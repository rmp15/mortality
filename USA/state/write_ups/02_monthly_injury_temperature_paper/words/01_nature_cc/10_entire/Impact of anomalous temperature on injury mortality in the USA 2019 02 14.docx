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4FAD375E" w:rsidR="0070176B" w:rsidRDefault="0070176B" w:rsidP="00FF023E">
      <w:pPr>
        <w:spacing w:line="480" w:lineRule="auto"/>
        <w:jc w:val="both"/>
        <w:rPr>
          <w:color w:val="000000" w:themeColor="text1"/>
        </w:rPr>
      </w:pPr>
      <w:r w:rsidRPr="005E22E4">
        <w:rPr>
          <w:color w:val="000000" w:themeColor="text1"/>
        </w:rPr>
        <w:t xml:space="preserve">James E Bennett: </w:t>
      </w:r>
      <w:r w:rsidR="00E7725C" w:rsidRPr="00ED1FD3">
        <w:rPr>
          <w:color w:val="000000" w:themeColor="text1"/>
        </w:rPr>
        <w:t>j.e.bennett@imperial.ac.uk</w:t>
      </w:r>
    </w:p>
    <w:p w14:paraId="3F951405" w14:textId="6E3A380E" w:rsidR="006E3A0C" w:rsidRPr="005E22E4" w:rsidRDefault="006E3A0C" w:rsidP="00FF023E">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00DE5766" w:rsidRPr="004D5CB9">
        <w:rPr>
          <w:color w:val="000000" w:themeColor="text1"/>
        </w:rPr>
        <w:t>v.kontis@imperial.ac.uk</w:t>
      </w:r>
    </w:p>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38F35AA4" w:rsidR="009717B2" w:rsidRDefault="009717B2" w:rsidP="00FF023E">
      <w:pPr>
        <w:spacing w:line="480" w:lineRule="auto"/>
        <w:jc w:val="both"/>
        <w:rPr>
          <w:b/>
          <w:color w:val="000000" w:themeColor="text1"/>
        </w:rPr>
      </w:pPr>
      <w:r>
        <w:rPr>
          <w:b/>
          <w:color w:val="000000" w:themeColor="text1"/>
        </w:rPr>
        <w:lastRenderedPageBreak/>
        <w:t>[[[</w:t>
      </w:r>
      <w:r w:rsidR="0032455E">
        <w:rPr>
          <w:b/>
          <w:color w:val="000000" w:themeColor="text1"/>
        </w:rPr>
        <w:t xml:space="preserve">Opening paragraph </w:t>
      </w:r>
      <w:r>
        <w:rPr>
          <w:b/>
          <w:color w:val="000000" w:themeColor="text1"/>
        </w:rPr>
        <w:t>goes here]]]</w:t>
      </w:r>
    </w:p>
    <w:p w14:paraId="41F3D791" w14:textId="77777777" w:rsidR="009717B2" w:rsidRDefault="009717B2" w:rsidP="00FF023E">
      <w:pPr>
        <w:spacing w:line="480" w:lineRule="auto"/>
        <w:jc w:val="both"/>
        <w:rPr>
          <w:color w:val="000000" w:themeColor="text1"/>
        </w:rPr>
      </w:pPr>
    </w:p>
    <w:p w14:paraId="571F2431" w14:textId="584053B2"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w:t>
      </w:r>
      <w:r w:rsidR="0083602B">
        <w:rPr>
          <w:color w:val="000000" w:themeColor="text1"/>
        </w:rPr>
        <w:t xml:space="preserve">and infectious </w:t>
      </w:r>
      <w:r w:rsidR="00F8041D">
        <w:rPr>
          <w:color w:val="000000" w:themeColor="text1"/>
        </w:rPr>
        <w:t>diseases and cardiorespiratory and other chronic diseases.</w:t>
      </w:r>
      <w:r w:rsidR="006E5EB6">
        <w:rPr>
          <w:color w:val="000000" w:themeColor="text1"/>
        </w:rPr>
        <w:fldChar w:fldCharType="begin" w:fldLock="1"/>
      </w:r>
      <w:r w:rsidR="002F0788">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E5EB6">
        <w:rPr>
          <w:color w:val="000000" w:themeColor="text1"/>
        </w:rPr>
        <w:fldChar w:fldCharType="separate"/>
      </w:r>
      <w:r w:rsidR="00C450F3" w:rsidRPr="00C450F3">
        <w:rPr>
          <w:noProof/>
          <w:color w:val="000000" w:themeColor="text1"/>
          <w:vertAlign w:val="superscript"/>
        </w:rPr>
        <w:t>1–6</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 xml:space="preserve">ess </w:t>
      </w:r>
      <w:r w:rsidR="004B5892">
        <w:rPr>
          <w:color w:val="000000" w:themeColor="text1"/>
        </w:rPr>
        <w:t xml:space="preserve">research </w:t>
      </w:r>
      <w:r w:rsidR="00A14690">
        <w:rPr>
          <w:color w:val="000000" w:themeColor="text1"/>
        </w:rPr>
        <w:t xml:space="preserve">has been </w:t>
      </w:r>
      <w:r w:rsidR="004B5892">
        <w:rPr>
          <w:color w:val="000000" w:themeColor="text1"/>
        </w:rPr>
        <w:t>conducted</w:t>
      </w:r>
      <w:r w:rsidR="00A14690">
        <w:rPr>
          <w:color w:val="000000" w:themeColor="text1"/>
        </w:rPr>
        <w:t xml:space="preserve"> on injuries</w:t>
      </w:r>
      <w:r w:rsidR="00FC32A2">
        <w:rPr>
          <w:color w:val="000000" w:themeColor="text1"/>
        </w:rPr>
        <w:t>,</w:t>
      </w:r>
      <w:r w:rsidR="00B31EA3">
        <w:rPr>
          <w:color w:val="000000" w:themeColor="text1"/>
        </w:rPr>
        <w:fldChar w:fldCharType="begin" w:fldLock="1"/>
      </w:r>
      <w:r w:rsidR="002F0788">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B31EA3">
        <w:rPr>
          <w:color w:val="000000" w:themeColor="text1"/>
        </w:rPr>
        <w:fldChar w:fldCharType="separate"/>
      </w:r>
      <w:r w:rsidR="00C450F3" w:rsidRPr="00C450F3">
        <w:rPr>
          <w:noProof/>
          <w:color w:val="000000" w:themeColor="text1"/>
          <w:vertAlign w:val="superscript"/>
        </w:rPr>
        <w:t>7–9</w:t>
      </w:r>
      <w:r w:rsidR="00B31EA3">
        <w:rPr>
          <w:color w:val="000000" w:themeColor="text1"/>
        </w:rPr>
        <w:fldChar w:fldCharType="end"/>
      </w:r>
      <w:r w:rsidR="00B31EA3">
        <w:t xml:space="preserve"> </w:t>
      </w:r>
      <w:del w:id="0" w:author="Ezzati, Majid" w:date="2019-02-12T08:57:00Z">
        <w:r w:rsidR="00A14690" w:rsidDel="00D812B2">
          <w:rPr>
            <w:color w:val="000000" w:themeColor="text1"/>
          </w:rPr>
          <w:delText xml:space="preserve"> </w:delText>
        </w:r>
      </w:del>
      <w:r w:rsidR="00A14690">
        <w:rPr>
          <w:color w:val="000000" w:themeColor="text1"/>
        </w:rPr>
        <w:t xml:space="preserve">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ED1FD3">
        <w:rPr>
          <w:color w:val="000000" w:themeColor="text1"/>
        </w:rPr>
        <w:t xml:space="preserve"> which means that temperature may play a role in their pathogenesis</w:t>
      </w:r>
      <w:r w:rsidR="00A14690">
        <w:rPr>
          <w:color w:val="000000" w:themeColor="text1"/>
        </w:rPr>
        <w:t>.</w:t>
      </w:r>
      <w:r w:rsidR="009B0FC8">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9B0FC8">
        <w:rPr>
          <w:color w:val="000000" w:themeColor="text1"/>
        </w:rPr>
        <w:fldChar w:fldCharType="separate"/>
      </w:r>
      <w:r w:rsidR="00C450F3" w:rsidRPr="00C450F3">
        <w:rPr>
          <w:noProof/>
          <w:color w:val="000000" w:themeColor="text1"/>
          <w:vertAlign w:val="superscript"/>
        </w:rPr>
        <w:t>10,11</w:t>
      </w:r>
      <w:r w:rsidR="009B0FC8">
        <w:rPr>
          <w:color w:val="000000" w:themeColor="text1"/>
        </w:rPr>
        <w:fldChar w:fldCharType="end"/>
      </w:r>
      <w:r w:rsidR="00D03B30">
        <w:rPr>
          <w:color w:val="000000" w:themeColor="text1"/>
        </w:rPr>
        <w:t xml:space="preserve"> Our aim was to </w:t>
      </w:r>
      <w:r w:rsidR="00ED1FD3">
        <w:rPr>
          <w:color w:val="000000" w:themeColor="text1"/>
        </w:rPr>
        <w:t>evaluate</w:t>
      </w:r>
      <w:r w:rsidR="00D03B30">
        <w:rPr>
          <w:color w:val="000000" w:themeColor="text1"/>
        </w:rPr>
        <w:t xml:space="preserve"> how deaths from</w:t>
      </w:r>
      <w:r w:rsidR="00ED1FD3">
        <w:rPr>
          <w:color w:val="000000" w:themeColor="text1"/>
        </w:rPr>
        <w:t xml:space="preserve"> various</w:t>
      </w:r>
      <w:r w:rsidR="00D03B30">
        <w:rPr>
          <w:color w:val="000000" w:themeColor="text1"/>
        </w:rPr>
        <w:t xml:space="preserve"> injuries may be affected by changes in temperature that </w:t>
      </w:r>
      <w:r w:rsidR="00B915CF">
        <w:rPr>
          <w:color w:val="000000" w:themeColor="text1"/>
        </w:rPr>
        <w:t xml:space="preserve">could </w:t>
      </w:r>
      <w:r w:rsidR="00D03B30">
        <w:rPr>
          <w:color w:val="000000" w:themeColor="text1"/>
        </w:rPr>
        <w:t>arise as a result of global climate change</w:t>
      </w:r>
      <w:r w:rsidR="005B238E">
        <w:rPr>
          <w:color w:val="000000" w:themeColor="text1"/>
        </w:rPr>
        <w:t xml:space="preserve"> in a national study</w:t>
      </w:r>
      <w:r w:rsidR="00D03B30">
        <w:rPr>
          <w:color w:val="000000" w:themeColor="text1"/>
        </w:rPr>
        <w:t>.</w:t>
      </w:r>
    </w:p>
    <w:p w14:paraId="04FB869F" w14:textId="7DDAAFD1" w:rsidR="00F8041D" w:rsidRDefault="00F8041D" w:rsidP="00FF023E">
      <w:pPr>
        <w:spacing w:line="480" w:lineRule="auto"/>
        <w:jc w:val="both"/>
        <w:rPr>
          <w:color w:val="000000" w:themeColor="text1"/>
        </w:rPr>
      </w:pPr>
    </w:p>
    <w:p w14:paraId="07657E41" w14:textId="30A821C9" w:rsidR="00EC109B" w:rsidRDefault="00262BFD" w:rsidP="00FF023E">
      <w:pPr>
        <w:spacing w:line="480" w:lineRule="auto"/>
        <w:jc w:val="both"/>
        <w:rPr>
          <w:color w:val="000000" w:themeColor="text1"/>
        </w:rPr>
      </w:pPr>
      <w:r w:rsidRPr="00262BFD">
        <w:rPr>
          <w:color w:val="000000" w:themeColor="text1"/>
        </w:rPr>
        <w:t xml:space="preserve">We used </w:t>
      </w:r>
      <w:r w:rsidR="00416A54" w:rsidRPr="00262BFD">
        <w:rPr>
          <w:color w:val="000000" w:themeColor="text1"/>
        </w:rPr>
        <w:t xml:space="preserve">vital registration </w:t>
      </w:r>
      <w:r w:rsidRPr="00262BFD">
        <w:rPr>
          <w:color w:val="000000" w:themeColor="text1"/>
        </w:rPr>
        <w:t>data on</w:t>
      </w:r>
      <w:r w:rsidR="005B238E">
        <w:rPr>
          <w:color w:val="000000" w:themeColor="text1"/>
        </w:rPr>
        <w:t xml:space="preserve"> all</w:t>
      </w:r>
      <w:r w:rsidRPr="00262BFD">
        <w:rPr>
          <w:color w:val="000000" w:themeColor="text1"/>
        </w:rPr>
        <w:t xml:space="preserve"> deaths</w:t>
      </w:r>
      <w:r w:rsidR="005B238E">
        <w:rPr>
          <w:color w:val="000000" w:themeColor="text1"/>
        </w:rPr>
        <w:t xml:space="preserve"> in the USA</w:t>
      </w:r>
      <w:r w:rsidR="00416A54" w:rsidRPr="00416A54">
        <w:t xml:space="preserve"> </w:t>
      </w:r>
      <w:r w:rsidR="00416A54">
        <w:rPr>
          <w:color w:val="000000" w:themeColor="text1"/>
        </w:rPr>
        <w:t>f</w:t>
      </w:r>
      <w:r w:rsidR="00416A54" w:rsidRPr="00416A54">
        <w:rPr>
          <w:color w:val="000000" w:themeColor="text1"/>
        </w:rPr>
        <w:t>rom 1980 to 2016</w:t>
      </w:r>
      <w:r w:rsidR="00416A54">
        <w:rPr>
          <w:color w:val="000000" w:themeColor="text1"/>
        </w:rPr>
        <w:t>,</w:t>
      </w:r>
      <w:r w:rsidRPr="00262BFD">
        <w:rPr>
          <w:color w:val="000000" w:themeColor="text1"/>
        </w:rPr>
        <w:t xml:space="preserve"> </w:t>
      </w:r>
      <w:r w:rsidR="00416A54">
        <w:rPr>
          <w:color w:val="000000" w:themeColor="text1"/>
        </w:rPr>
        <w:t>with information on</w:t>
      </w:r>
      <w:r w:rsidR="00416A54" w:rsidRPr="00262BFD">
        <w:rPr>
          <w:color w:val="000000" w:themeColor="text1"/>
        </w:rPr>
        <w:t xml:space="preserve"> </w:t>
      </w:r>
      <w:r w:rsidRPr="00262BFD">
        <w:rPr>
          <w:color w:val="000000" w:themeColor="text1"/>
        </w:rPr>
        <w:t>sex, age</w:t>
      </w:r>
      <w:r w:rsidR="00416A54">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sidR="005D6530">
        <w:rPr>
          <w:color w:val="000000" w:themeColor="text1"/>
        </w:rPr>
        <w:t xml:space="preserve">. </w:t>
      </w:r>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moveToRangeStart w:id="1" w:author="Ezzati, Majid" w:date="2019-02-12T08:59:00Z" w:name="move854383"/>
      <w:moveTo w:id="2" w:author="Ezzati, Majid" w:date="2019-02-12T08:59:00Z">
        <w:del w:id="3" w:author="Ezzati, Majid" w:date="2019-02-12T08:59:00Z">
          <w:r w:rsidR="00D812B2" w:rsidDel="00D812B2">
            <w:rPr>
              <w:color w:val="000000" w:themeColor="text1"/>
            </w:rPr>
            <w:delText>Fewer boys and girls below</w:delText>
          </w:r>
        </w:del>
      </w:moveTo>
      <w:ins w:id="4" w:author="Ezzati, Majid" w:date="2019-02-12T08:59:00Z">
        <w:r w:rsidR="00D812B2">
          <w:rPr>
            <w:color w:val="000000" w:themeColor="text1"/>
          </w:rPr>
          <w:t>XX% of male injury deaths and YY% of female injury deaths were in those</w:t>
        </w:r>
      </w:ins>
      <w:ins w:id="5" w:author="Ezzati, Majid" w:date="2019-02-12T09:00:00Z">
        <w:r w:rsidR="00D812B2">
          <w:rPr>
            <w:color w:val="000000" w:themeColor="text1"/>
          </w:rPr>
          <w:t xml:space="preserve"> aged</w:t>
        </w:r>
      </w:ins>
      <w:moveTo w:id="6" w:author="Ezzati, Majid" w:date="2019-02-12T08:59:00Z">
        <w:r w:rsidR="00D812B2">
          <w:rPr>
            <w:color w:val="000000" w:themeColor="text1"/>
          </w:rPr>
          <w:t xml:space="preserve"> 15 years </w:t>
        </w:r>
        <w:del w:id="7" w:author="Ezzati, Majid" w:date="2019-02-12T09:00:00Z">
          <w:r w:rsidR="00D812B2" w:rsidDel="00D812B2">
            <w:rPr>
              <w:color w:val="000000" w:themeColor="text1"/>
            </w:rPr>
            <w:delText>of age died from an injury than older adolescents and adults</w:delText>
          </w:r>
        </w:del>
      </w:moveTo>
      <w:ins w:id="8" w:author="Ezzati, Majid" w:date="2019-02-12T09:00:00Z">
        <w:r w:rsidR="00D812B2">
          <w:rPr>
            <w:color w:val="000000" w:themeColor="text1"/>
          </w:rPr>
          <w:t>and older (Figure 1)</w:t>
        </w:r>
      </w:ins>
      <w:moveTo w:id="9" w:author="Ezzati, Majid" w:date="2019-02-12T08:59:00Z">
        <w:r w:rsidR="00D812B2">
          <w:rPr>
            <w:color w:val="000000" w:themeColor="text1"/>
          </w:rPr>
          <w:t>.</w:t>
        </w:r>
      </w:moveTo>
      <w:moveToRangeEnd w:id="1"/>
      <w:ins w:id="10" w:author="Ezzati, Majid" w:date="2019-02-12T08:59:00Z">
        <w:r w:rsidR="00D812B2">
          <w:rPr>
            <w:color w:val="000000" w:themeColor="text1"/>
          </w:rPr>
          <w:t xml:space="preserve"> </w:t>
        </w:r>
      </w:ins>
      <w:r w:rsidR="00EA51F2">
        <w:rPr>
          <w:color w:val="000000" w:themeColor="text1"/>
        </w:rPr>
        <w:t>52.6% of male injury deaths were in those aged 15-44 years</w:t>
      </w:r>
      <w:del w:id="11" w:author="Ezzati, Majid" w:date="2019-02-12T08:58:00Z">
        <w:r w:rsidR="00EA51F2" w:rsidDel="00D812B2">
          <w:rPr>
            <w:color w:val="000000" w:themeColor="text1"/>
          </w:rPr>
          <w:delText>.</w:delText>
        </w:r>
      </w:del>
      <w:del w:id="12" w:author="Ezzati, Majid" w:date="2019-02-12T09:00:00Z">
        <w:r w:rsidR="00EA51F2" w:rsidDel="00D812B2">
          <w:rPr>
            <w:color w:val="000000" w:themeColor="text1"/>
          </w:rPr>
          <w:delText xml:space="preserve"> (Figure 1)</w:delText>
        </w:r>
      </w:del>
      <w:ins w:id="13" w:author="Ezzati, Majid" w:date="2019-02-12T08:58:00Z">
        <w:r w:rsidR="00D812B2">
          <w:rPr>
            <w:color w:val="000000" w:themeColor="text1"/>
          </w:rPr>
          <w:t>.</w:t>
        </w:r>
      </w:ins>
      <w:r w:rsidR="00EA51F2">
        <w:rPr>
          <w:color w:val="000000" w:themeColor="text1"/>
        </w:rPr>
        <w:t xml:space="preserve"> </w:t>
      </w:r>
      <w:moveFromRangeStart w:id="14" w:author="Ezzati, Majid" w:date="2019-02-12T08:59:00Z" w:name="move854383"/>
      <w:moveFrom w:id="15" w:author="Ezzati, Majid" w:date="2019-02-12T08:59:00Z">
        <w:r w:rsidR="00F53433" w:rsidDel="00D812B2">
          <w:rPr>
            <w:color w:val="000000" w:themeColor="text1"/>
          </w:rPr>
          <w:t>Fewer</w:t>
        </w:r>
        <w:r w:rsidR="002521A6" w:rsidDel="00D812B2">
          <w:rPr>
            <w:color w:val="000000" w:themeColor="text1"/>
          </w:rPr>
          <w:t xml:space="preserve"> boys and girls below 15 years of age</w:t>
        </w:r>
        <w:r w:rsidR="00F53433" w:rsidDel="00D812B2">
          <w:rPr>
            <w:color w:val="000000" w:themeColor="text1"/>
          </w:rPr>
          <w:t xml:space="preserve"> died from an injury</w:t>
        </w:r>
        <w:r w:rsidR="002521A6" w:rsidDel="00D812B2">
          <w:rPr>
            <w:color w:val="000000" w:themeColor="text1"/>
          </w:rPr>
          <w:t xml:space="preserve"> than older adolescents and adults</w:t>
        </w:r>
        <w:r w:rsidR="009F41EF" w:rsidDel="00D812B2">
          <w:rPr>
            <w:color w:val="000000" w:themeColor="text1"/>
          </w:rPr>
          <w:t xml:space="preserve">. </w:t>
        </w:r>
      </w:moveFrom>
      <w:moveFromRangeEnd w:id="14"/>
      <w:r w:rsidR="00DF2E9F">
        <w:rPr>
          <w:color w:val="000000" w:themeColor="text1"/>
        </w:rPr>
        <w:t>In contrast with males, t</w:t>
      </w:r>
      <w:r w:rsidR="009F41EF">
        <w:rPr>
          <w:color w:val="000000" w:themeColor="text1"/>
        </w:rPr>
        <w:t xml:space="preserve">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w:t>
      </w:r>
      <w:r w:rsidR="00AD69A5">
        <w:rPr>
          <w:color w:val="000000" w:themeColor="text1"/>
        </w:rPr>
        <w:t xml:space="preserve">injury </w:t>
      </w:r>
      <w:r w:rsidR="009F41EF">
        <w:rPr>
          <w:color w:val="000000" w:themeColor="text1"/>
        </w:rPr>
        <w:t>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113D2BC6" w:rsidR="00F34EC4" w:rsidRDefault="0006548B" w:rsidP="00FF023E">
      <w:pPr>
        <w:spacing w:line="480" w:lineRule="auto"/>
        <w:jc w:val="both"/>
      </w:pPr>
      <w:r>
        <w:rPr>
          <w:color w:val="000000" w:themeColor="text1"/>
        </w:rPr>
        <w:t>Transport-related injuries, falls, drowning</w:t>
      </w:r>
      <w:r w:rsidR="00AC0633">
        <w:rPr>
          <w:color w:val="000000" w:themeColor="text1"/>
        </w:rPr>
        <w:t>s</w:t>
      </w:r>
      <w:r>
        <w:rPr>
          <w:color w:val="000000" w:themeColor="text1"/>
        </w:rPr>
        <w:t xml:space="preserve">, assault, and intentional self-harm accounted for </w:t>
      </w:r>
      <w:r w:rsidR="00F53433">
        <w:rPr>
          <w:color w:val="000000" w:themeColor="text1"/>
        </w:rPr>
        <w:t>79.0% of injury deaths in males and 72.1% in</w:t>
      </w:r>
      <w:r>
        <w:rPr>
          <w:color w:val="000000" w:themeColor="text1"/>
        </w:rPr>
        <w:t xml:space="preserve"> females. T</w:t>
      </w:r>
      <w:r w:rsidR="00F53433">
        <w:rPr>
          <w:color w:val="000000" w:themeColor="text1"/>
        </w:rPr>
        <w:t xml:space="preserve">he remainder </w:t>
      </w:r>
      <w:r>
        <w:rPr>
          <w:color w:val="000000" w:themeColor="text1"/>
        </w:rPr>
        <w:t xml:space="preserve">were </w:t>
      </w:r>
      <w:r w:rsidR="00F53433">
        <w:rPr>
          <w:color w:val="000000" w:themeColor="text1"/>
        </w:rPr>
        <w:t xml:space="preserve">from a heterogeneous group of “other </w:t>
      </w:r>
      <w:r w:rsidR="008525D1">
        <w:rPr>
          <w:color w:val="000000" w:themeColor="text1"/>
        </w:rPr>
        <w:t xml:space="preserve">unintentional </w:t>
      </w:r>
      <w:r w:rsidR="00F53433">
        <w:rPr>
          <w:color w:val="000000" w:themeColor="text1"/>
        </w:rPr>
        <w:t xml:space="preserve">injuries” (Figure </w:t>
      </w:r>
      <w:r w:rsidR="00CB4D3C" w:rsidRPr="00214145">
        <w:rPr>
          <w:color w:val="000000" w:themeColor="text1"/>
        </w:rPr>
        <w:t>1</w:t>
      </w:r>
      <w:r w:rsidR="00F53433">
        <w:rPr>
          <w:color w:val="000000" w:themeColor="text1"/>
        </w:rPr>
        <w:t>)</w:t>
      </w:r>
      <w:r w:rsidR="00807EFC">
        <w:rPr>
          <w:color w:val="000000" w:themeColor="text1"/>
        </w:rPr>
        <w:t xml:space="preserve">, within which </w:t>
      </w:r>
      <w:r w:rsidR="00807EFC">
        <w:t>t</w:t>
      </w:r>
      <w:r w:rsidR="004D784E" w:rsidRPr="00091E0C">
        <w:t>he</w:t>
      </w:r>
      <w:r w:rsidR="00F53433">
        <w:t xml:space="preserve"> type of injury that led to death varied</w:t>
      </w:r>
      <w:r w:rsidR="00F53433" w:rsidRPr="00091E0C">
        <w:t xml:space="preserve"> </w:t>
      </w:r>
      <w:r w:rsidR="004D784E" w:rsidRPr="00091E0C">
        <w:t>by sex</w:t>
      </w:r>
      <w:r w:rsidR="00F53433" w:rsidRPr="00F53433">
        <w:t xml:space="preserve"> </w:t>
      </w:r>
      <w:r w:rsidR="00F53433" w:rsidRPr="00091E0C">
        <w:t>and age group</w:t>
      </w:r>
      <w:r w:rsidR="004D784E" w:rsidRPr="00091E0C">
        <w:t>.</w:t>
      </w:r>
      <w:r w:rsidR="00F53433">
        <w:t xml:space="preserve"> </w:t>
      </w:r>
      <w:r w:rsidR="00096862">
        <w:t>T</w:t>
      </w:r>
      <w:r w:rsidR="00F53433">
        <w:t xml:space="preserve">ransport was the leading injury cause of </w:t>
      </w:r>
      <w:r w:rsidR="00F53433">
        <w:lastRenderedPageBreak/>
        <w:t>death in women younger than 75 years and men younger than 35 years. Between 35 and 74 years</w:t>
      </w:r>
      <w:r w:rsidR="00CC2C8F">
        <w:t xml:space="preserve"> of age</w:t>
      </w:r>
      <w:r w:rsidR="00F53433">
        <w:t xml:space="preserve">, more men died of </w:t>
      </w:r>
      <w:r w:rsidR="00B33191">
        <w:t xml:space="preserve">intentional </w:t>
      </w:r>
      <w:r w:rsidR="00F53433">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255CA7F4" w:rsidR="0078091F" w:rsidRDefault="00F653F3" w:rsidP="00FF023E">
      <w:pPr>
        <w:spacing w:line="480" w:lineRule="auto"/>
        <w:jc w:val="both"/>
      </w:pPr>
      <w:r w:rsidRPr="003017A9">
        <w:t xml:space="preserve">There was a decline in </w:t>
      </w:r>
      <w:r w:rsidR="00056DE5">
        <w:t xml:space="preserve">age-standardised death rates of </w:t>
      </w:r>
      <w:r w:rsidRPr="003017A9">
        <w:t>three out of five</w:t>
      </w:r>
      <w:r w:rsidR="00B326E6">
        <w:t xml:space="preserve"> major</w:t>
      </w:r>
      <w:r w:rsidRPr="003017A9">
        <w:t xml:space="preserve"> injur</w:t>
      </w:r>
      <w:r w:rsidR="00FF023E">
        <w:t>ies</w:t>
      </w:r>
      <w:r w:rsidRPr="003017A9">
        <w:t xml:space="preserve"> (transport, drownings and assault) </w:t>
      </w:r>
      <w:r w:rsidR="00B326E6">
        <w:t>from 1980 to 2016</w:t>
      </w:r>
      <w:r w:rsidR="0087293C">
        <w:t xml:space="preserve"> (Figure 2)</w:t>
      </w:r>
      <w:r w:rsidR="00B326E6">
        <w:t>. I</w:t>
      </w:r>
      <w:r w:rsidRPr="003017A9">
        <w:t>n contrast</w:t>
      </w:r>
      <w:r w:rsidR="003221FD">
        <w:t>,</w:t>
      </w:r>
      <w:r w:rsidRPr="003017A9">
        <w:t xml:space="preserve"> </w:t>
      </w:r>
      <w:ins w:id="16" w:author="Ezzati, Majid" w:date="2019-02-12T09:01:00Z">
        <w:r w:rsidR="001A4434">
          <w:t>age-standardised death rates</w:t>
        </w:r>
      </w:ins>
      <w:del w:id="17" w:author="Ezzati, Majid" w:date="2019-02-12T09:01:00Z">
        <w:r w:rsidRPr="003017A9" w:rsidDel="001A4434">
          <w:delText>deaths</w:delText>
        </w:r>
      </w:del>
      <w:r w:rsidRPr="003017A9">
        <w:t xml:space="preserve"> from falls </w:t>
      </w:r>
      <w:r w:rsidR="00B326E6" w:rsidRPr="003017A9">
        <w:t>increas</w:t>
      </w:r>
      <w:r w:rsidR="00B326E6">
        <w:t>ed</w:t>
      </w:r>
      <w:r w:rsidR="00B326E6" w:rsidRPr="003017A9">
        <w:t xml:space="preserve"> </w:t>
      </w:r>
      <w:r w:rsidRPr="003017A9">
        <w:t xml:space="preserve">over time </w:t>
      </w:r>
      <w:r w:rsidR="002D4CC9">
        <w:t>while</w:t>
      </w:r>
      <w:r w:rsidR="002D4CC9" w:rsidRPr="003017A9">
        <w:t xml:space="preserve">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r w:rsidRPr="003017A9">
        <w:t>1980 levels.</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249B91FA" w14:textId="603650EF" w:rsidR="006A78C6" w:rsidRDefault="006A78C6" w:rsidP="006A78C6">
      <w:pPr>
        <w:spacing w:line="480" w:lineRule="auto"/>
        <w:jc w:val="both"/>
        <w:rPr>
          <w:color w:val="000000" w:themeColor="text1"/>
        </w:rPr>
      </w:pPr>
      <w:r>
        <w:rPr>
          <w:color w:val="000000" w:themeColor="text1"/>
        </w:rPr>
        <w:t>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7,12&lt;/sup&gt;","plainTextFormattedCitation":"7,12","previouslyFormattedCitation":"&lt;sup&gt;7,12&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7,12</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3,4,13–15&lt;/sup&gt;","plainTextFormattedCitation":"3,4,13–15","previouslyFormattedCitation":"&lt;sup&gt;3,4,13–15&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3,4,13–15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w:t>
      </w:r>
      <w:del w:id="18" w:author="Ezzati, Majid" w:date="2019-02-12T21:38:00Z">
        <w:r w:rsidDel="00820347">
          <w:rPr>
            <w:color w:val="000000" w:themeColor="text1"/>
          </w:rPr>
          <w:delText>used data on</w:delText>
        </w:r>
        <w:r w:rsidRPr="002B11C6" w:rsidDel="00820347">
          <w:rPr>
            <w:color w:val="000000" w:themeColor="text1"/>
          </w:rPr>
          <w:delText xml:space="preserve"> temperature and health</w:delText>
        </w:r>
        <w:r w:rsidDel="00820347">
          <w:rPr>
            <w:color w:val="000000" w:themeColor="text1"/>
          </w:rPr>
          <w:delText xml:space="preserve"> </w:delText>
        </w:r>
        <w:r w:rsidRPr="002B11C6" w:rsidDel="00820347">
          <w:rPr>
            <w:color w:val="000000" w:themeColor="text1"/>
          </w:rPr>
          <w:delText>in a large number of places</w:delText>
        </w:r>
        <w:r w:rsidRPr="00ED1FD3" w:rsidDel="00820347">
          <w:rPr>
            <w:color w:val="000000" w:themeColor="text1"/>
          </w:rPr>
          <w:delText xml:space="preserve"> </w:delText>
        </w:r>
        <w:r w:rsidDel="00820347">
          <w:rPr>
            <w:color w:val="000000" w:themeColor="text1"/>
          </w:rPr>
          <w:delText>throughout the USA,</w:delText>
        </w:r>
        <w:r w:rsidRPr="002B11C6" w:rsidDel="00820347">
          <w:rPr>
            <w:color w:val="000000" w:themeColor="text1"/>
          </w:rPr>
          <w:delText xml:space="preserve"> over a long period of time, and </w:delText>
        </w:r>
      </w:del>
      <w:r>
        <w:rPr>
          <w:color w:val="000000" w:themeColor="text1"/>
        </w:rPr>
        <w:t xml:space="preserve">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t>
      </w:r>
      <w:del w:id="19" w:author="Ezzati, Majid" w:date="2019-02-12T21:39:00Z">
        <w:r w:rsidDel="00820347">
          <w:rPr>
            <w:color w:val="000000" w:themeColor="text1"/>
          </w:rPr>
          <w:delText>weather</w:delText>
        </w:r>
        <w:r w:rsidRPr="002B11C6" w:rsidDel="00820347">
          <w:rPr>
            <w:color w:val="000000" w:themeColor="text1"/>
          </w:rPr>
          <w:delText xml:space="preserve"> </w:delText>
        </w:r>
      </w:del>
      <w:ins w:id="20" w:author="Ezzati, Majid" w:date="2019-02-12T21:39:00Z">
        <w:r w:rsidR="00820347">
          <w:rPr>
            <w:color w:val="000000" w:themeColor="text1"/>
          </w:rPr>
          <w:t>temperature</w:t>
        </w:r>
        <w:r w:rsidR="00820347" w:rsidRPr="002B11C6">
          <w:rPr>
            <w:color w:val="000000" w:themeColor="text1"/>
          </w:rPr>
          <w:t xml:space="preserve"> </w:t>
        </w:r>
      </w:ins>
      <w:r>
        <w:rPr>
          <w:color w:val="000000" w:themeColor="text1"/>
        </w:rPr>
        <w:t xml:space="preserve">may </w:t>
      </w:r>
      <w:r w:rsidRPr="002B11C6">
        <w:rPr>
          <w:color w:val="000000" w:themeColor="text1"/>
        </w:rPr>
        <w:t xml:space="preserve">impact </w:t>
      </w:r>
      <w:del w:id="21" w:author="Ezzati, Majid" w:date="2019-02-12T21:39:00Z">
        <w:r w:rsidRPr="002B11C6" w:rsidDel="00820347">
          <w:rPr>
            <w:color w:val="000000" w:themeColor="text1"/>
          </w:rPr>
          <w:delText>population health</w:delText>
        </w:r>
      </w:del>
      <w:ins w:id="22" w:author="Ezzati, Majid" w:date="2019-02-12T21:39:00Z">
        <w:r w:rsidR="00820347">
          <w:rPr>
            <w:color w:val="000000" w:themeColor="text1"/>
          </w:rPr>
          <w:t>injury death rates</w:t>
        </w:r>
      </w:ins>
      <w:r>
        <w:rPr>
          <w:color w:val="000000" w:themeColor="text1"/>
        </w:rPr>
        <w:t>.</w:t>
      </w:r>
      <w:r w:rsidRPr="002B11C6">
        <w:rPr>
          <w:color w:val="000000" w:themeColor="text1"/>
        </w:rPr>
        <w:t xml:space="preserve"> </w:t>
      </w:r>
    </w:p>
    <w:p w14:paraId="7F3BF843" w14:textId="77777777" w:rsidR="006A78C6" w:rsidRDefault="006A78C6" w:rsidP="006A78C6">
      <w:pPr>
        <w:spacing w:line="480" w:lineRule="auto"/>
        <w:jc w:val="both"/>
        <w:rPr>
          <w:color w:val="000000" w:themeColor="text1"/>
        </w:rPr>
      </w:pPr>
    </w:p>
    <w:p w14:paraId="4261BE98" w14:textId="227B5F53" w:rsidR="00971EAC" w:rsidDel="00811D83" w:rsidRDefault="00BF3738" w:rsidP="00FF023E">
      <w:pPr>
        <w:spacing w:line="480" w:lineRule="auto"/>
        <w:jc w:val="both"/>
        <w:rPr>
          <w:del w:id="23" w:author="Ezzati, Majid" w:date="2019-02-12T21:43:00Z"/>
          <w:color w:val="000000" w:themeColor="text1"/>
        </w:rPr>
      </w:pPr>
      <w:del w:id="24" w:author="Ezzati, Majid" w:date="2019-02-12T21:40:00Z">
        <w:r w:rsidDel="00E90C69">
          <w:rPr>
            <w:color w:val="000000" w:themeColor="text1"/>
          </w:rPr>
          <w:delText>We quantified</w:delText>
        </w:r>
        <w:r w:rsidR="00D03B30" w:rsidDel="00E90C69">
          <w:rPr>
            <w:color w:val="000000" w:themeColor="text1"/>
          </w:rPr>
          <w:delText xml:space="preserve"> the impact of deviation of temperature</w:delText>
        </w:r>
        <w:r w:rsidR="007D7797" w:rsidDel="00E90C69">
          <w:rPr>
            <w:color w:val="000000" w:themeColor="text1"/>
          </w:rPr>
          <w:delText xml:space="preserve"> </w:delText>
        </w:r>
        <w:r w:rsidR="00D03B30" w:rsidDel="00E90C69">
          <w:rPr>
            <w:color w:val="000000" w:themeColor="text1"/>
          </w:rPr>
          <w:delText xml:space="preserve">from long-term local </w:delText>
        </w:r>
        <w:r w:rsidR="001C6BC0" w:rsidDel="00E90C69">
          <w:rPr>
            <w:color w:val="000000" w:themeColor="text1"/>
          </w:rPr>
          <w:delText>norms</w:delText>
        </w:r>
        <w:r w:rsidR="007D7797" w:rsidDel="00E90C69">
          <w:rPr>
            <w:color w:val="000000" w:themeColor="text1"/>
          </w:rPr>
          <w:delText>, projected under climate change,</w:delText>
        </w:r>
        <w:r w:rsidR="007D7797" w:rsidDel="00E90C69">
          <w:rPr>
            <w:color w:val="000000" w:themeColor="text1"/>
          </w:rPr>
          <w:fldChar w:fldCharType="begin" w:fldLock="1"/>
        </w:r>
        <w:r w:rsidR="002F0788" w:rsidDel="00E90C69">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delInstrText>
        </w:r>
        <w:r w:rsidR="007D7797" w:rsidDel="00E90C69">
          <w:rPr>
            <w:color w:val="000000" w:themeColor="text1"/>
          </w:rPr>
          <w:fldChar w:fldCharType="separate"/>
        </w:r>
        <w:r w:rsidR="00C450F3" w:rsidRPr="00C450F3" w:rsidDel="00E90C69">
          <w:rPr>
            <w:noProof/>
            <w:color w:val="000000" w:themeColor="text1"/>
            <w:vertAlign w:val="superscript"/>
          </w:rPr>
          <w:delText>16</w:delText>
        </w:r>
        <w:r w:rsidR="007D7797" w:rsidDel="00E90C69">
          <w:rPr>
            <w:color w:val="000000" w:themeColor="text1"/>
          </w:rPr>
          <w:fldChar w:fldCharType="end"/>
        </w:r>
        <w:r w:rsidR="007D7797" w:rsidDel="00E90C69">
          <w:rPr>
            <w:color w:val="000000" w:themeColor="text1"/>
          </w:rPr>
          <w:delText xml:space="preserve"> </w:delText>
        </w:r>
        <w:r w:rsidR="00D03B30" w:rsidDel="00E90C69">
          <w:rPr>
            <w:color w:val="000000" w:themeColor="text1"/>
          </w:rPr>
          <w:delText xml:space="preserve">on injury mortality. </w:delText>
        </w:r>
      </w:del>
      <w:r w:rsidR="00D03B30">
        <w:rPr>
          <w:color w:val="000000" w:themeColor="text1"/>
        </w:rPr>
        <w:t xml:space="preserve">We first defined a measure </w:t>
      </w:r>
      <w:r w:rsidR="00A26C87">
        <w:rPr>
          <w:color w:val="000000" w:themeColor="text1"/>
        </w:rPr>
        <w:t>of</w:t>
      </w:r>
      <w:r w:rsidR="00D03B30">
        <w:rPr>
          <w:color w:val="000000" w:themeColor="text1"/>
        </w:rPr>
        <w:t xml:space="preserve"> anomalous temperature for each state and month compared to</w:t>
      </w:r>
      <w:r w:rsidR="00D03B30">
        <w:t xml:space="preserve"> </w:t>
      </w:r>
      <w:r w:rsidR="00D03B30" w:rsidRPr="00636C9B">
        <w:t xml:space="preserve">long-term </w:t>
      </w:r>
      <w:r w:rsidR="00A52D34">
        <w:t xml:space="preserve">norm </w:t>
      </w:r>
      <w:r w:rsidR="00D03B30" w:rsidRPr="00636C9B">
        <w:t>temperature</w:t>
      </w:r>
      <w:r w:rsidR="00D03B30">
        <w:t xml:space="preserve"> of the state in that month (Figure </w:t>
      </w:r>
      <w:r w:rsidR="00E566A6">
        <w:t>3</w:t>
      </w:r>
      <w:r w:rsidR="00D03B30">
        <w:t>)</w:t>
      </w:r>
      <w:r w:rsidR="00D03B30">
        <w:rPr>
          <w:color w:val="000000" w:themeColor="text1"/>
        </w:rPr>
        <w:t>.</w:t>
      </w:r>
      <w:r w:rsidR="00D03B30" w:rsidRPr="00636C9B">
        <w:rPr>
          <w:color w:val="000000" w:themeColor="text1"/>
        </w:rPr>
        <w:t xml:space="preserve"> </w:t>
      </w:r>
      <w:r w:rsidR="00D03B30">
        <w:rPr>
          <w:color w:val="000000" w:themeColor="text1"/>
        </w:rPr>
        <w:t xml:space="preserve">In this approach, a state with higher, but more stable, temperature in a specific month has smaller anomalies than one with lower but more inter-annually variable temperature. </w:t>
      </w:r>
      <w:commentRangeStart w:id="25"/>
      <w:r w:rsidR="00D03B30">
        <w:rPr>
          <w:color w:val="000000" w:themeColor="text1"/>
        </w:rPr>
        <w:t>W</w:t>
      </w:r>
      <w:r w:rsidR="00D03B30" w:rsidRPr="00636C9B">
        <w:rPr>
          <w:color w:val="000000" w:themeColor="text1"/>
        </w:rPr>
        <w:t>e</w:t>
      </w:r>
      <w:commentRangeEnd w:id="25"/>
      <w:r w:rsidR="00811D83">
        <w:rPr>
          <w:rStyle w:val="CommentReference"/>
          <w:rFonts w:asciiTheme="minorHAnsi" w:hAnsiTheme="minorHAnsi" w:cstheme="minorBidi"/>
          <w:lang w:eastAsia="en-US"/>
        </w:rPr>
        <w:commentReference w:id="25"/>
      </w:r>
      <w:r w:rsidR="00D03B30" w:rsidRPr="00636C9B">
        <w:rPr>
          <w:color w:val="000000" w:themeColor="text1"/>
        </w:rPr>
        <w:t xml:space="preserv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 xml:space="preserve">Analyses were done separately by </w:t>
      </w:r>
      <w:r w:rsidR="00D03B30">
        <w:rPr>
          <w:color w:val="000000" w:themeColor="text1"/>
        </w:rPr>
        <w:lastRenderedPageBreak/>
        <w:t>injury type, sex and age group.</w:t>
      </w:r>
      <w:r w:rsidR="00D03B30" w:rsidRPr="00636C9B">
        <w:rPr>
          <w:color w:val="000000" w:themeColor="text1"/>
        </w:rPr>
        <w:t xml:space="preserve"> </w:t>
      </w:r>
    </w:p>
    <w:p w14:paraId="48BE3CD3" w14:textId="77777777" w:rsidR="00971EAC" w:rsidDel="00811D83" w:rsidRDefault="00971EAC" w:rsidP="00FF023E">
      <w:pPr>
        <w:spacing w:line="480" w:lineRule="auto"/>
        <w:jc w:val="both"/>
        <w:rPr>
          <w:del w:id="26" w:author="Ezzati, Majid" w:date="2019-02-12T21:43:00Z"/>
          <w:color w:val="000000" w:themeColor="text1"/>
        </w:rPr>
      </w:pPr>
    </w:p>
    <w:p w14:paraId="177FB3F2" w14:textId="5E308861" w:rsidR="00811D83" w:rsidRDefault="00D03B30" w:rsidP="00FF023E">
      <w:pPr>
        <w:spacing w:line="480" w:lineRule="auto"/>
        <w:jc w:val="both"/>
        <w:rPr>
          <w:ins w:id="27" w:author="Ezzati, Majid" w:date="2019-02-12T21:43:00Z"/>
        </w:rPr>
      </w:pPr>
      <w:r w:rsidRPr="00636C9B">
        <w:rPr>
          <w:color w:val="000000" w:themeColor="text1"/>
        </w:rPr>
        <w:t xml:space="preserve">We used the </w:t>
      </w:r>
      <w:r>
        <w:rPr>
          <w:color w:val="000000" w:themeColor="text1"/>
        </w:rPr>
        <w:t>resultant risk estimates</w:t>
      </w:r>
      <w:r w:rsidR="0095118B">
        <w:rPr>
          <w:color w:val="000000" w:themeColor="text1"/>
        </w:rPr>
        <w:t xml:space="preserve"> (</w:t>
      </w:r>
      <w:commentRangeStart w:id="28"/>
      <w:r w:rsidR="0095118B">
        <w:rPr>
          <w:color w:val="000000" w:themeColor="text1"/>
        </w:rPr>
        <w:t>Supplementary Figure 1</w:t>
      </w:r>
      <w:commentRangeEnd w:id="28"/>
      <w:r w:rsidR="003A19DA">
        <w:rPr>
          <w:rStyle w:val="CommentReference"/>
          <w:rFonts w:asciiTheme="minorHAnsi" w:hAnsiTheme="minorHAnsi" w:cstheme="minorBidi"/>
          <w:lang w:eastAsia="en-US"/>
        </w:rPr>
        <w:commentReference w:id="28"/>
      </w:r>
      <w:r w:rsidR="0095118B">
        <w:rPr>
          <w:color w:val="000000" w:themeColor="text1"/>
        </w:rPr>
        <w:t>)</w:t>
      </w:r>
      <w:ins w:id="29" w:author="Ezzati, Majid" w:date="2019-02-12T21:44:00Z">
        <w:r w:rsidR="00811D83">
          <w:rPr>
            <w:color w:val="000000" w:themeColor="text1"/>
          </w:rPr>
          <w:t>, and the age-sex-specific death rates from each injury in 2016,</w:t>
        </w:r>
      </w:ins>
      <w:r>
        <w:rPr>
          <w:color w:val="000000" w:themeColor="text1"/>
        </w:rPr>
        <w:t xml:space="preserve"> to calculate </w:t>
      </w:r>
      <w:r w:rsidR="00153BED">
        <w:rPr>
          <w:color w:val="000000" w:themeColor="text1"/>
        </w:rPr>
        <w:t>additional</w:t>
      </w:r>
      <w:r>
        <w:rPr>
          <w:color w:val="000000" w:themeColor="text1"/>
        </w:rPr>
        <w:t xml:space="preserve"> </w:t>
      </w:r>
      <w:r w:rsidRPr="00636C9B">
        <w:rPr>
          <w:color w:val="000000" w:themeColor="text1"/>
        </w:rPr>
        <w:t>deaths</w:t>
      </w:r>
      <w:r w:rsidR="0082487B">
        <w:rPr>
          <w:color w:val="000000" w:themeColor="text1"/>
        </w:rPr>
        <w:t xml:space="preserve"> </w:t>
      </w:r>
      <w:del w:id="30" w:author="Ezzati, Majid" w:date="2019-02-12T21:44:00Z">
        <w:r w:rsidR="0082487B" w:rsidDel="00811D83">
          <w:rPr>
            <w:color w:val="000000" w:themeColor="text1"/>
          </w:rPr>
          <w:delText>in a year in which</w:delText>
        </w:r>
      </w:del>
      <w:ins w:id="31" w:author="Ezzati, Majid" w:date="2019-02-12T21:44:00Z">
        <w:r w:rsidR="00811D83">
          <w:rPr>
            <w:color w:val="000000" w:themeColor="text1"/>
          </w:rPr>
          <w:t>if</w:t>
        </w:r>
      </w:ins>
      <w:r w:rsidR="0082487B">
        <w:rPr>
          <w:color w:val="000000" w:themeColor="text1"/>
        </w:rPr>
        <w:t xml:space="preserve"> each month in each state were +</w:t>
      </w:r>
      <w:r w:rsidR="0082487B" w:rsidRPr="00636C9B">
        <w:rPr>
          <w:color w:val="000000" w:themeColor="text1"/>
        </w:rPr>
        <w:t>1</w:t>
      </w:r>
      <w:r w:rsidR="0082487B" w:rsidRPr="00636C9B">
        <w:rPr>
          <w:rFonts w:ascii="Arial" w:eastAsia="Times New Roman" w:hAnsi="Arial" w:cs="Arial"/>
          <w:bCs/>
          <w:color w:val="222222"/>
          <w:shd w:val="clear" w:color="auto" w:fill="FFFFFF"/>
        </w:rPr>
        <w:t>°</w:t>
      </w:r>
      <w:r w:rsidR="0082487B" w:rsidRPr="00636C9B">
        <w:rPr>
          <w:color w:val="000000" w:themeColor="text1"/>
        </w:rPr>
        <w:t>C</w:t>
      </w:r>
      <w:r w:rsidR="0082487B">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sidR="00971EAC">
        <w:t xml:space="preserve"> </w:t>
      </w:r>
    </w:p>
    <w:p w14:paraId="1481BFF9" w14:textId="77777777" w:rsidR="00811D83" w:rsidRDefault="00811D83" w:rsidP="00FF023E">
      <w:pPr>
        <w:spacing w:line="480" w:lineRule="auto"/>
        <w:jc w:val="both"/>
        <w:rPr>
          <w:ins w:id="32" w:author="Ezzati, Majid" w:date="2019-02-12T21:43:00Z"/>
        </w:rPr>
      </w:pPr>
    </w:p>
    <w:p w14:paraId="24D7051E" w14:textId="7EB93763" w:rsidR="00C21FFF" w:rsidRDefault="00971EAC" w:rsidP="00FF023E">
      <w:pPr>
        <w:spacing w:line="480" w:lineRule="auto"/>
        <w:jc w:val="both"/>
      </w:pPr>
      <w:r>
        <w:t>Based on these calculat</w:t>
      </w:r>
      <w:r w:rsidR="00FC4049">
        <w:t>ions</w:t>
      </w:r>
      <w:r>
        <w:t>,</w:t>
      </w:r>
      <w:r w:rsidR="00955652" w:rsidRPr="004326BD">
        <w:t xml:space="preserve"> there would be an </w:t>
      </w:r>
      <w:r>
        <w:t xml:space="preserve">estimated </w:t>
      </w:r>
      <w:r w:rsidR="00955652" w:rsidRPr="004326BD">
        <w:t>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w:t>
      </w:r>
      <w:r>
        <w:t xml:space="preserve">excess </w:t>
      </w:r>
      <w:r w:rsidR="00955652" w:rsidRPr="00C60C27">
        <w:t>injury deaths</w:t>
      </w:r>
      <w:del w:id="33" w:author="Ezzati, Majid" w:date="2019-02-12T21:43:00Z">
        <w:r w:rsidR="00955652" w:rsidRPr="00C60C27" w:rsidDel="00811D83">
          <w:delText xml:space="preserve"> </w:delText>
        </w:r>
        <w:r w:rsidR="00BF3738" w:rsidDel="00811D83">
          <w:delText xml:space="preserve">in a warm </w:delText>
        </w:r>
        <w:r w:rsidR="009953BB" w:rsidDel="00811D83">
          <w:delText>20</w:delText>
        </w:r>
        <w:r w:rsidR="00F805E8" w:rsidDel="00811D83">
          <w:delText>16</w:delText>
        </w:r>
      </w:del>
      <w:r w:rsidR="006D7FD3" w:rsidRPr="00C60C27">
        <w:t>,</w:t>
      </w:r>
      <w:r w:rsidR="00955652" w:rsidRPr="00C60C27">
        <w:t xml:space="preserve"> </w:t>
      </w:r>
      <w:r w:rsidR="00BF3738">
        <w:t>equ</w:t>
      </w:r>
      <w:r>
        <w:t>ivalent</w:t>
      </w:r>
      <w:r w:rsidR="00BF3738">
        <w:t xml:space="preserve"> to </w:t>
      </w:r>
      <w:r w:rsidR="00955652" w:rsidRPr="004326BD">
        <w:t>0.</w:t>
      </w:r>
      <w:r w:rsidR="002F29BA">
        <w:t>47</w:t>
      </w:r>
      <w:r w:rsidR="00955652" w:rsidRPr="004326BD">
        <w:t xml:space="preserve">% of </w:t>
      </w:r>
      <w:r w:rsidR="00256DE5">
        <w:t xml:space="preserve">all </w:t>
      </w:r>
      <w:r w:rsidR="00955652" w:rsidRPr="004326BD">
        <w:t xml:space="preserve">injury deaths in </w:t>
      </w:r>
      <w:del w:id="34" w:author="Ezzati, Majid" w:date="2019-02-12T21:43:00Z">
        <w:r w:rsidR="00F805E8" w:rsidDel="00811D83">
          <w:delText>that year</w:delText>
        </w:r>
      </w:del>
      <w:ins w:id="35" w:author="Ezzati, Majid" w:date="2019-02-12T21:43:00Z">
        <w:r w:rsidR="00811D83">
          <w:t>2016</w:t>
        </w:r>
      </w:ins>
      <w:ins w:id="36" w:author="Ezzati, Majid" w:date="2019-02-14T09:08:00Z">
        <w:r w:rsidR="009F201A">
          <w:t>,</w:t>
        </w:r>
        <w:r w:rsidR="009F201A" w:rsidRPr="009F201A">
          <w:rPr>
            <w:color w:val="000000" w:themeColor="text1"/>
          </w:rPr>
          <w:t xml:space="preserve"> </w:t>
        </w:r>
        <w:r w:rsidR="009F201A">
          <w:rPr>
            <w:color w:val="000000" w:themeColor="text1"/>
          </w:rPr>
          <w:t>if each month in each state were +</w:t>
        </w:r>
        <w:r w:rsidR="009F201A" w:rsidRPr="00636C9B">
          <w:rPr>
            <w:color w:val="000000" w:themeColor="text1"/>
          </w:rPr>
          <w:t>1</w:t>
        </w:r>
        <w:r w:rsidR="009F201A" w:rsidRPr="00636C9B">
          <w:rPr>
            <w:rFonts w:ascii="Arial" w:eastAsia="Times New Roman" w:hAnsi="Arial" w:cs="Arial"/>
            <w:bCs/>
            <w:color w:val="222222"/>
            <w:shd w:val="clear" w:color="auto" w:fill="FFFFFF"/>
          </w:rPr>
          <w:t>°</w:t>
        </w:r>
        <w:r w:rsidR="009F201A" w:rsidRPr="00636C9B">
          <w:rPr>
            <w:color w:val="000000" w:themeColor="text1"/>
          </w:rPr>
          <w:t>C</w:t>
        </w:r>
        <w:r w:rsidR="009F201A">
          <w:rPr>
            <w:color w:val="000000" w:themeColor="text1"/>
          </w:rPr>
          <w:t xml:space="preserve"> above its long-term norm</w:t>
        </w:r>
      </w:ins>
      <w:r w:rsidR="00F805E8" w:rsidRPr="004326BD">
        <w:t xml:space="preserve"> </w:t>
      </w:r>
      <w:r w:rsidR="00107AA8" w:rsidRPr="004326BD">
        <w:t>(</w:t>
      </w:r>
      <w:r w:rsidR="00107AA8" w:rsidRPr="00C60C27">
        <w:t xml:space="preserve">Figure </w:t>
      </w:r>
      <w:r w:rsidR="00B44620" w:rsidRPr="00214145">
        <w:t>4</w:t>
      </w:r>
      <w:r w:rsidR="00107AA8" w:rsidRPr="00C60C27">
        <w:t>)</w:t>
      </w:r>
      <w:r w:rsidR="00955652" w:rsidRPr="00C60C27">
        <w:t>.</w:t>
      </w:r>
      <w:r w:rsidRPr="00971EAC">
        <w:t xml:space="preserve"> </w:t>
      </w:r>
      <w:r>
        <w:t xml:space="preserve">Deaths from </w:t>
      </w:r>
      <w:r w:rsidR="00C82383">
        <w:t xml:space="preserve">drowning, transport injuries, </w:t>
      </w:r>
      <w:r w:rsidR="002669C7">
        <w:t>assault</w:t>
      </w:r>
      <w:r w:rsidR="00C82383">
        <w:t xml:space="preserve"> and</w:t>
      </w:r>
      <w:r w:rsidR="002669C7">
        <w:t xml:space="preserve"> intentional </w:t>
      </w:r>
      <w:r w:rsidR="00C82383">
        <w:t>self-harm</w:t>
      </w:r>
      <w:r>
        <w:t xml:space="preserve"> </w:t>
      </w:r>
      <w:r w:rsidR="00DD2223">
        <w:t>would be</w:t>
      </w:r>
      <w:r>
        <w:t xml:space="preserve"> predicted to increase, partly offset by a decline in </w:t>
      </w:r>
      <w:r w:rsidRPr="003017A9">
        <w:t>deaths from falls</w:t>
      </w:r>
      <w:del w:id="37" w:author="Ezzati, Majid" w:date="2019-02-12T21:46:00Z">
        <w:r w:rsidR="003221FD" w:rsidDel="005961EF">
          <w:delText>,</w:delText>
        </w:r>
      </w:del>
      <w:del w:id="38" w:author="Ezzati, Majid" w:date="2019-02-12T21:45:00Z">
        <w:r w:rsidR="003221FD" w:rsidDel="005961EF">
          <w:delText xml:space="preserve"> </w:delText>
        </w:r>
      </w:del>
      <w:del w:id="39" w:author="Ezzati, Majid" w:date="2019-02-12T21:46:00Z">
        <w:r w:rsidRPr="003017A9" w:rsidDel="005961EF">
          <w:delText xml:space="preserve"> </w:delText>
        </w:r>
        <w:r w:rsidDel="005961EF">
          <w:delText>mostly those</w:delText>
        </w:r>
      </w:del>
      <w:r>
        <w:t xml:space="preserve"> in</w:t>
      </w:r>
      <w:r w:rsidRPr="003017A9">
        <w:t xml:space="preserve"> middle and older ages</w:t>
      </w:r>
      <w:r>
        <w:t xml:space="preserve"> and in winter months</w:t>
      </w:r>
      <w:r w:rsidRPr="00535841">
        <w:t xml:space="preserve"> (F</w:t>
      </w:r>
      <w:r w:rsidRPr="00E440F0">
        <w:t>igure 4)</w:t>
      </w:r>
      <w:r w:rsidRPr="003017A9">
        <w:t>.</w:t>
      </w:r>
      <w:r w:rsidRPr="00535841">
        <w:t xml:space="preserve"> </w:t>
      </w:r>
      <w:r w:rsidR="001349B6" w:rsidRPr="00C60C27">
        <w:t xml:space="preserve"> </w:t>
      </w:r>
      <w:r w:rsidR="00A26C87" w:rsidRPr="003017A9">
        <w:t xml:space="preserve">Most </w:t>
      </w:r>
      <w:r w:rsidR="00A26C87">
        <w:t>excess</w:t>
      </w:r>
      <w:r w:rsidR="00A26C87" w:rsidRPr="003017A9">
        <w:t xml:space="preserve"> deaths </w:t>
      </w:r>
      <w:r w:rsidR="00A26C87">
        <w:t>would be</w:t>
      </w:r>
      <w:r w:rsidR="00A26C87" w:rsidRPr="003017A9">
        <w:t xml:space="preserve"> from transport</w:t>
      </w:r>
      <w:r w:rsidR="00A26C87">
        <w:t xml:space="preserve"> injuries</w:t>
      </w:r>
      <w:ins w:id="40" w:author="Ezzati, Majid" w:date="2019-02-13T08:56:00Z">
        <w:r w:rsidR="006F569A">
          <w:t xml:space="preserve"> (XX)</w:t>
        </w:r>
      </w:ins>
      <w:r w:rsidR="00A26C87">
        <w:t>,</w:t>
      </w:r>
      <w:r w:rsidR="00A26C87" w:rsidRPr="003017A9">
        <w:t xml:space="preserve"> followed by </w:t>
      </w:r>
      <w:r w:rsidR="009D01D0">
        <w:t xml:space="preserve">intentional </w:t>
      </w:r>
      <w:r w:rsidR="00A26C87" w:rsidRPr="003017A9">
        <w:t>self-harm</w:t>
      </w:r>
      <w:ins w:id="41" w:author="Ezzati, Majid" w:date="2019-02-13T08:57:00Z">
        <w:r w:rsidR="006F569A">
          <w:t xml:space="preserve"> (XX)</w:t>
        </w:r>
      </w:ins>
      <w:r w:rsidR="00A26C87" w:rsidRPr="003017A9">
        <w:t>.</w:t>
      </w:r>
      <w:r w:rsidR="00A26C87">
        <w:t xml:space="preserve"> </w:t>
      </w:r>
      <w:r w:rsidR="001349B6" w:rsidRPr="003017A9">
        <w:t xml:space="preserve">87% of </w:t>
      </w:r>
      <w:r w:rsidR="00A26C87">
        <w:t>the excess</w:t>
      </w:r>
      <w:r w:rsidR="00A26C87" w:rsidRPr="003017A9">
        <w:t xml:space="preserve"> </w:t>
      </w:r>
      <w:r w:rsidR="001349B6" w:rsidRPr="003017A9">
        <w:t xml:space="preserve">deaths </w:t>
      </w:r>
      <w:r w:rsidR="00430580">
        <w:t xml:space="preserve">would occur </w:t>
      </w:r>
      <w:r w:rsidR="001349B6" w:rsidRPr="003017A9">
        <w:t>in males and 13% in females.</w:t>
      </w:r>
      <w:r w:rsidR="006055C9">
        <w:t xml:space="preserve"> </w:t>
      </w:r>
      <w:r w:rsidR="00DC1E6C">
        <w:t>80</w:t>
      </w:r>
      <w:r w:rsidR="001349B6" w:rsidRPr="003017A9">
        <w:t>% of all</w:t>
      </w:r>
      <w:ins w:id="42" w:author="Ezzati, Majid" w:date="2019-02-13T08:57:00Z">
        <w:r w:rsidR="006F569A">
          <w:t xml:space="preserve"> male</w:t>
        </w:r>
      </w:ins>
      <w:r w:rsidR="00A26C87">
        <w:t xml:space="preserve"> excess deaths </w:t>
      </w:r>
      <w:del w:id="43" w:author="Ezzati, Majid" w:date="2019-02-13T08:57:00Z">
        <w:r w:rsidR="00A26C87" w:rsidDel="006F569A">
          <w:delText>among males</w:delText>
        </w:r>
        <w:r w:rsidR="001349B6" w:rsidRPr="003017A9" w:rsidDel="006F569A">
          <w:delText xml:space="preserve"> </w:delText>
        </w:r>
      </w:del>
      <w:r w:rsidR="00A26C87">
        <w:t>would occur in those aged</w:t>
      </w:r>
      <w:r w:rsidR="001349B6" w:rsidRPr="003017A9">
        <w:t xml:space="preserve"> </w:t>
      </w:r>
      <w:r w:rsidR="00C91B02" w:rsidRPr="003017A9">
        <w:t>15-64 years</w:t>
      </w:r>
      <w:r w:rsidR="007033D5">
        <w:t xml:space="preserve">, </w:t>
      </w:r>
      <w:del w:id="44" w:author="Ezzati, Majid" w:date="2019-02-13T08:57:00Z">
        <w:r w:rsidR="007033D5" w:rsidDel="006F569A">
          <w:delText xml:space="preserve">mostly due to </w:delText>
        </w:r>
        <w:r w:rsidR="00877B47" w:rsidDel="006F569A">
          <w:delText xml:space="preserve">the </w:delText>
        </w:r>
        <w:r w:rsidR="007033D5" w:rsidDel="006F569A">
          <w:delText>age gradient of</w:delText>
        </w:r>
      </w:del>
      <w:ins w:id="45" w:author="Ezzati, Majid" w:date="2019-02-13T08:58:00Z">
        <w:r w:rsidR="006F569A">
          <w:t>who have higher rates of deaths from</w:t>
        </w:r>
      </w:ins>
      <w:r w:rsidR="007033D5">
        <w:t xml:space="preserve"> transport injuries</w:t>
      </w:r>
      <w:r w:rsidR="004326BD" w:rsidRPr="003017A9">
        <w:t xml:space="preserve">. </w:t>
      </w:r>
      <w:r w:rsidR="00C82383">
        <w:t xml:space="preserve">In those aged </w:t>
      </w:r>
      <w:r w:rsidR="00901890">
        <w:t xml:space="preserve">85 </w:t>
      </w:r>
      <w:r w:rsidR="00C82383">
        <w:t xml:space="preserve">years and </w:t>
      </w:r>
      <w:ins w:id="46" w:author="Ezzati, Majid" w:date="2019-02-13T08:58:00Z">
        <w:r w:rsidR="006F569A">
          <w:t>older</w:t>
        </w:r>
      </w:ins>
      <w:del w:id="47" w:author="Ezzati, Majid" w:date="2019-02-13T08:58:00Z">
        <w:r w:rsidR="00C82383" w:rsidDel="006F569A">
          <w:delText>above</w:delText>
        </w:r>
      </w:del>
      <w:r w:rsidR="00C82383">
        <w:t xml:space="preserve">, there would be </w:t>
      </w:r>
      <w:del w:id="48" w:author="Ezzati, Majid" w:date="2019-02-13T08:58:00Z">
        <w:r w:rsidR="00C82383" w:rsidDel="006F569A">
          <w:delText>a predicted</w:delText>
        </w:r>
      </w:del>
      <w:ins w:id="49" w:author="Ezzati, Majid" w:date="2019-02-13T08:58:00Z">
        <w:r w:rsidR="006F569A">
          <w:t>an estimated</w:t>
        </w:r>
      </w:ins>
      <w:r w:rsidR="00C82383">
        <w:t xml:space="preserve"> decline in injury deaths, </w:t>
      </w:r>
      <w:del w:id="50" w:author="Ezzati, Majid" w:date="2019-02-13T08:58:00Z">
        <w:r w:rsidR="00C82383" w:rsidDel="006F569A">
          <w:delText>due to the predicted reduction in</w:delText>
        </w:r>
      </w:del>
      <w:ins w:id="51" w:author="Ezzati, Majid" w:date="2019-02-13T08:58:00Z">
        <w:r w:rsidR="006F569A">
          <w:t>because</w:t>
        </w:r>
      </w:ins>
      <w:r w:rsidR="00C82383">
        <w:t xml:space="preserve"> deaths from falls</w:t>
      </w:r>
      <w:ins w:id="52" w:author="Ezzati, Majid" w:date="2019-02-13T08:58:00Z">
        <w:r w:rsidR="006F569A">
          <w:t xml:space="preserve"> are estimated to </w:t>
        </w:r>
      </w:ins>
      <w:ins w:id="53" w:author="Ezzati, Majid" w:date="2019-02-14T09:09:00Z">
        <w:r w:rsidR="009F201A">
          <w:t xml:space="preserve">be </w:t>
        </w:r>
      </w:ins>
      <w:ins w:id="54" w:author="Ezzati, Majid" w:date="2019-02-14T09:14:00Z">
        <w:r w:rsidR="00556DC4">
          <w:t>decline in a warmer year</w:t>
        </w:r>
      </w:ins>
      <w:r w:rsidR="00156710" w:rsidRPr="003017A9">
        <w:t>.</w:t>
      </w:r>
      <w:r w:rsidR="00E440F0">
        <w:t xml:space="preserve"> </w:t>
      </w:r>
    </w:p>
    <w:p w14:paraId="5384350F" w14:textId="77777777" w:rsidR="00C21FFF" w:rsidRPr="00EF44EF" w:rsidRDefault="00C21FFF" w:rsidP="00FF023E">
      <w:pPr>
        <w:spacing w:line="480" w:lineRule="auto"/>
        <w:jc w:val="both"/>
      </w:pPr>
    </w:p>
    <w:p w14:paraId="52769223" w14:textId="7DA500B5" w:rsidR="00871CC0" w:rsidRDefault="00556DC4" w:rsidP="00FF023E">
      <w:pPr>
        <w:spacing w:line="480" w:lineRule="auto"/>
        <w:jc w:val="both"/>
      </w:pPr>
      <w:ins w:id="55" w:author="Ezzati, Majid" w:date="2019-02-14T09:14:00Z">
        <w:r>
          <w:t xml:space="preserve">Proportionally, </w:t>
        </w:r>
      </w:ins>
      <w:del w:id="56" w:author="Ezzati, Majid" w:date="2019-02-14T09:14:00Z">
        <w:r w:rsidR="00C21FFF" w:rsidRPr="00D06095" w:rsidDel="00556DC4">
          <w:delText>T</w:delText>
        </w:r>
        <w:r w:rsidR="0002049B" w:rsidRPr="00D06095" w:rsidDel="00556DC4">
          <w:delText xml:space="preserve">he </w:delText>
        </w:r>
        <w:r w:rsidR="00BF73B9" w:rsidRPr="00D06095" w:rsidDel="00556DC4">
          <w:delText>l</w:delText>
        </w:r>
        <w:r w:rsidR="00A83200" w:rsidRPr="00D06095" w:rsidDel="00556DC4">
          <w:delText xml:space="preserve">argest </w:delText>
        </w:r>
        <w:r w:rsidR="00C82383" w:rsidDel="00556DC4">
          <w:delText xml:space="preserve">predicted </w:delText>
        </w:r>
        <w:r w:rsidR="00520AA6" w:rsidRPr="00D06095" w:rsidDel="00556DC4">
          <w:delText>percent</w:delText>
        </w:r>
        <w:r w:rsidR="00A83200" w:rsidRPr="00D06095" w:rsidDel="00556DC4">
          <w:delText xml:space="preserve"> </w:delText>
        </w:r>
        <w:r w:rsidR="003B3A5E" w:rsidRPr="00D06095" w:rsidDel="00556DC4">
          <w:delText>increase</w:delText>
        </w:r>
        <w:r w:rsidR="00A83200" w:rsidRPr="00D06095" w:rsidDel="00556DC4">
          <w:delText xml:space="preserve"> </w:delText>
        </w:r>
        <w:r w:rsidR="00C82383" w:rsidDel="00556DC4">
          <w:delText xml:space="preserve">in </w:delText>
        </w:r>
      </w:del>
      <w:r w:rsidR="00C82383">
        <w:t xml:space="preserve">deaths </w:t>
      </w:r>
      <w:del w:id="57" w:author="Ezzati, Majid" w:date="2019-02-14T09:14:00Z">
        <w:r w:rsidR="00C82383" w:rsidDel="00556DC4">
          <w:delText>in a warm year was that</w:delText>
        </w:r>
        <w:r w:rsidR="00AC1365" w:rsidDel="00556DC4">
          <w:delText xml:space="preserve"> </w:delText>
        </w:r>
        <w:r w:rsidR="00C82383" w:rsidDel="00556DC4">
          <w:delText xml:space="preserve">of </w:delText>
        </w:r>
      </w:del>
      <w:ins w:id="58" w:author="Ezzati, Majid" w:date="2019-02-14T09:14:00Z">
        <w:r>
          <w:t xml:space="preserve">from </w:t>
        </w:r>
      </w:ins>
      <w:r w:rsidR="00A83200" w:rsidRPr="00D06095">
        <w:t>drownings</w:t>
      </w:r>
      <w:ins w:id="59" w:author="Ezzati, Majid" w:date="2019-02-14T09:14:00Z">
        <w:r>
          <w:t xml:space="preserve"> are predicted to increase more than those of other injury types</w:t>
        </w:r>
      </w:ins>
      <w:r w:rsidR="00C82383">
        <w:t xml:space="preserve">, </w:t>
      </w:r>
      <w:ins w:id="60" w:author="Ezzati, Majid" w:date="2019-02-14T09:15:00Z">
        <w:r>
          <w:t xml:space="preserve">by as much </w:t>
        </w:r>
      </w:ins>
      <w:r w:rsidR="00C82383">
        <w:t>8.3% (7.3</w:t>
      </w:r>
      <w:r w:rsidR="00E549EB">
        <w:t xml:space="preserve">, </w:t>
      </w:r>
      <w:r w:rsidR="00C82383" w:rsidRPr="00D06095">
        <w:t>9.3)</w:t>
      </w:r>
      <w:del w:id="61" w:author="Ezzati, Majid" w:date="2019-02-14T09:15:00Z">
        <w:r w:rsidR="00C82383" w:rsidDel="00556DC4">
          <w:delText>,</w:delText>
        </w:r>
      </w:del>
      <w:r w:rsidR="00A83200" w:rsidRPr="00D06095">
        <w:t xml:space="preserve"> in men aged 15</w:t>
      </w:r>
      <w:r w:rsidR="00C82383">
        <w:t>-</w:t>
      </w:r>
      <w:r w:rsidR="00A83200" w:rsidRPr="00D06095">
        <w:t xml:space="preserve">24 years </w:t>
      </w:r>
      <w:del w:id="62" w:author="Ezzati, Majid" w:date="2019-02-14T09:15:00Z">
        <w:r w:rsidR="00A83200" w:rsidRPr="00D06095" w:rsidDel="00556DC4">
          <w:delText xml:space="preserve">at </w:delText>
        </w:r>
        <w:r w:rsidR="002352BB" w:rsidRPr="00D06095" w:rsidDel="00556DC4">
          <w:delText xml:space="preserve"> </w:delText>
        </w:r>
      </w:del>
      <w:r w:rsidR="002352BB" w:rsidRPr="00D06095">
        <w:t>(</w:t>
      </w:r>
      <w:r w:rsidR="00E31C65">
        <w:t xml:space="preserve">Supplementary </w:t>
      </w:r>
      <w:r w:rsidR="002352BB" w:rsidRPr="00D06095">
        <w:t>Figure 1)</w:t>
      </w:r>
      <w:ins w:id="63" w:author="Ezzati, Majid" w:date="2019-02-14T09:15:00Z">
        <w:r>
          <w:t>; the smallest</w:t>
        </w:r>
      </w:ins>
      <w:r w:rsidR="00520AA6" w:rsidRPr="00D06095">
        <w:t xml:space="preserve"> </w:t>
      </w:r>
      <w:del w:id="64" w:author="Ezzati, Majid" w:date="2019-02-14T09:15:00Z">
        <w:r w:rsidR="00520AA6" w:rsidRPr="00D06095" w:rsidDel="00556DC4">
          <w:delText xml:space="preserve">and the smallest </w:delText>
        </w:r>
      </w:del>
      <w:ins w:id="65" w:author="Ezzati, Majid" w:date="2019-02-14T09:15:00Z">
        <w:r>
          <w:t xml:space="preserve">proportional increase was </w:t>
        </w:r>
      </w:ins>
      <w:r w:rsidR="00C82383">
        <w:t>that of</w:t>
      </w:r>
      <w:r w:rsidR="00C82383" w:rsidRPr="00D06095">
        <w:t xml:space="preserve"> </w:t>
      </w:r>
      <w:r w:rsidR="00520AA6" w:rsidRPr="00D06095">
        <w:t xml:space="preserve">assault and </w:t>
      </w:r>
      <w:r w:rsidR="00B33191">
        <w:t xml:space="preserve">intentional </w:t>
      </w:r>
      <w:r w:rsidR="00520AA6" w:rsidRPr="00D06095">
        <w:t>self-harm (less than 2%</w:t>
      </w:r>
      <w:r w:rsidR="00C82383">
        <w:t xml:space="preserve"> in all age and sex groups</w:t>
      </w:r>
      <w:r w:rsidR="00520AA6" w:rsidRPr="00D06095">
        <w:t>)</w:t>
      </w:r>
      <w:r w:rsidR="002352BB" w:rsidRPr="00D06095">
        <w:t>.</w:t>
      </w:r>
      <w:r w:rsidR="004B6DA1" w:rsidRPr="00D06095">
        <w:t xml:space="preserve"> </w:t>
      </w:r>
      <w:r w:rsidR="00F47C92">
        <w:t xml:space="preserve">There was a larger </w:t>
      </w:r>
      <w:r w:rsidR="00B90F20">
        <w:t>percent increase in</w:t>
      </w:r>
      <w:r w:rsidR="003B3A5E" w:rsidRPr="003017A9">
        <w:t xml:space="preserve"> transport </w:t>
      </w:r>
      <w:r w:rsidR="00B90F20">
        <w:t xml:space="preserve">deaths </w:t>
      </w:r>
      <w:r w:rsidR="00F47C92">
        <w:t xml:space="preserve">for males </w:t>
      </w:r>
      <w:del w:id="66" w:author="Ezzati, Majid" w:date="2019-02-14T09:15:00Z">
        <w:r w:rsidR="00F47C92" w:rsidDel="00556DC4">
          <w:delText>compared with</w:delText>
        </w:r>
      </w:del>
      <w:ins w:id="67" w:author="Ezzati, Majid" w:date="2019-02-14T09:15:00Z">
        <w:r>
          <w:t>than for</w:t>
        </w:r>
      </w:ins>
      <w:r w:rsidR="00F47C92">
        <w:t xml:space="preserve"> females, especially</w:t>
      </w:r>
      <w:r w:rsidR="001C52C0">
        <w:t xml:space="preserve"> </w:t>
      </w:r>
      <w:r w:rsidR="001C52C0" w:rsidRPr="00C0604B">
        <w:t xml:space="preserve">in young and middle-ages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w:t>
      </w:r>
      <w:ins w:id="68" w:author="Ezzati, Majid" w:date="2019-02-14T09:16:00Z">
        <w:r>
          <w:t xml:space="preserve">25-34 year old men </w:t>
        </w:r>
      </w:ins>
      <w:del w:id="69" w:author="Ezzati, Majid" w:date="2019-02-14T09:16:00Z">
        <w:r w:rsidR="00D06095" w:rsidDel="00556DC4">
          <w:delText xml:space="preserve">males of 25-34 years </w:delText>
        </w:r>
      </w:del>
      <w:r w:rsidR="00520AA6" w:rsidRPr="003017A9">
        <w:t xml:space="preserve">versus </w:t>
      </w:r>
      <w:r w:rsidR="00951C67">
        <w:t>0.23% (-0.28, 0.76</w:t>
      </w:r>
      <w:r w:rsidR="006D68DB">
        <w:t>)</w:t>
      </w:r>
      <w:r w:rsidR="00951C67">
        <w:t xml:space="preserve"> for </w:t>
      </w:r>
      <w:del w:id="70" w:author="Ezzati, Majid" w:date="2019-02-14T09:17:00Z">
        <w:r w:rsidR="00951C67" w:rsidDel="00556DC4">
          <w:delText xml:space="preserve">females </w:delText>
        </w:r>
      </w:del>
      <w:ins w:id="71" w:author="Ezzati, Majid" w:date="2019-02-14T09:17:00Z">
        <w:r>
          <w:t xml:space="preserve">women </w:t>
        </w:r>
      </w:ins>
      <w:r w:rsidR="00951C67">
        <w:t>of the same age</w:t>
      </w:r>
      <w:del w:id="72" w:author="Ezzati, Majid" w:date="2019-02-14T09:17:00Z">
        <w:r w:rsidR="00951C67" w:rsidDel="00556DC4">
          <w:delText xml:space="preserve"> group</w:delText>
        </w:r>
      </w:del>
      <w:r w:rsidR="004B6DA1" w:rsidRPr="003017A9">
        <w:t>)</w:t>
      </w:r>
      <w:r w:rsidR="00572C8F">
        <w:t xml:space="preserve"> (Supplementary Figure 1).</w:t>
      </w:r>
    </w:p>
    <w:p w14:paraId="45458504" w14:textId="77777777" w:rsidR="00852290" w:rsidRPr="00886AE3" w:rsidRDefault="00852290" w:rsidP="00FF023E">
      <w:pPr>
        <w:spacing w:line="480" w:lineRule="auto"/>
        <w:jc w:val="both"/>
        <w:rPr>
          <w:rFonts w:eastAsia="Times New Roman"/>
          <w:color w:val="000000"/>
        </w:rPr>
      </w:pPr>
    </w:p>
    <w:p w14:paraId="5D877F7D" w14:textId="5F2D4C4B" w:rsidR="00E84ADA" w:rsidRDefault="00C37613" w:rsidP="00FF023E">
      <w:pPr>
        <w:spacing w:line="480" w:lineRule="auto"/>
        <w:jc w:val="both"/>
      </w:pPr>
      <w:r>
        <w:t>While t</w:t>
      </w:r>
      <w:r w:rsidR="00335C7B">
        <w:t xml:space="preserve">here </w:t>
      </w:r>
      <w:r w:rsidR="0019399A">
        <w:t>are</w:t>
      </w:r>
      <w:r w:rsidR="00335C7B">
        <w:t xml:space="preserve"> no </w:t>
      </w:r>
      <w:r w:rsidR="00EC7025">
        <w:t xml:space="preserve">previous </w:t>
      </w:r>
      <w:r w:rsidR="00335C7B">
        <w:t xml:space="preserve">studies </w:t>
      </w:r>
      <w:r w:rsidR="0019399A">
        <w:t xml:space="preserve">of how </w:t>
      </w:r>
      <w:r w:rsidR="00335C7B">
        <w:t>temperature</w:t>
      </w:r>
      <w:r w:rsidR="00E84269">
        <w:t xml:space="preserve"> deviations from </w:t>
      </w:r>
      <w:r w:rsidR="0019399A">
        <w:t>long-term norm</w:t>
      </w:r>
      <w:r w:rsidR="000102A2">
        <w:t xml:space="preserve"> in each month</w:t>
      </w:r>
      <w:r w:rsidR="00E84269">
        <w:t xml:space="preserve"> are </w:t>
      </w:r>
      <w:r w:rsidR="0019399A">
        <w:t xml:space="preserve">associated </w:t>
      </w:r>
      <w:r w:rsidR="00335C7B">
        <w:t>with injury mortality, our result</w:t>
      </w:r>
      <w:r w:rsidR="00AE7E82">
        <w:t>s</w:t>
      </w:r>
      <w:r w:rsidR="00335C7B">
        <w:t xml:space="preserve"> are broadly in agreement with </w:t>
      </w:r>
      <w:r w:rsidR="0019399A">
        <w:t>those that have</w:t>
      </w:r>
      <w:r w:rsidR="00335C7B">
        <w:t xml:space="preserve"> </w:t>
      </w:r>
      <w:r w:rsidR="004C6917">
        <w:t>analyse</w:t>
      </w:r>
      <w:r w:rsidR="0019399A">
        <w:t>d</w:t>
      </w:r>
      <w:r w:rsidR="004C6917">
        <w:t xml:space="preserve"> associations with </w:t>
      </w:r>
      <w:del w:id="73" w:author="Ezzati, Majid" w:date="2019-02-14T09:18:00Z">
        <w:r w:rsidR="0019399A" w:rsidDel="004F125F">
          <w:delText xml:space="preserve">routine </w:delText>
        </w:r>
      </w:del>
      <w:r w:rsidR="004C6917">
        <w:t xml:space="preserve">absolute </w:t>
      </w:r>
      <w:r w:rsidR="00335C7B">
        <w:t>temperature</w:t>
      </w:r>
      <w:ins w:id="74" w:author="Ezzati, Majid" w:date="2019-02-14T09:18:00Z">
        <w:r w:rsidR="004F125F">
          <w:t xml:space="preserve"> and for specific injury types</w:t>
        </w:r>
      </w:ins>
      <w:r w:rsidR="00000104">
        <w:t>.</w:t>
      </w:r>
      <w:r w:rsidR="00F61428">
        <w:t xml:space="preserve"> </w:t>
      </w:r>
      <w:r w:rsidR="00451818">
        <w:t xml:space="preserve">A study </w:t>
      </w:r>
      <w:r w:rsidR="00451818">
        <w:lastRenderedPageBreak/>
        <w:t xml:space="preserve">of </w:t>
      </w:r>
      <w:r w:rsidR="00B47993">
        <w:t xml:space="preserve">suicide in </w:t>
      </w:r>
      <w:r w:rsidR="00451818">
        <w:t xml:space="preserve">US counties </w:t>
      </w:r>
      <w:r w:rsidR="002413EC">
        <w:t xml:space="preserve">over </w:t>
      </w:r>
      <w:r w:rsidR="00432AA1">
        <w:t>37</w:t>
      </w:r>
      <w:r w:rsidR="002413EC">
        <w:t xml:space="preserve"> </w:t>
      </w:r>
      <w:r w:rsidR="00432AA1">
        <w:t>years (1968-200</w:t>
      </w:r>
      <w:r w:rsidR="00BC2036">
        <w:t>4)</w:t>
      </w:r>
      <w:del w:id="75" w:author="Ezzati, Majid" w:date="2019-02-14T09:18:00Z">
        <w:r w:rsidR="00535628" w:rsidDel="00F45E44">
          <w:delText xml:space="preserve">, </w:delText>
        </w:r>
        <w:r w:rsidR="00A43F03" w:rsidRPr="00B97EC2" w:rsidDel="00F45E44">
          <w:delText xml:space="preserve">which examined effect size across an entire </w:delText>
        </w:r>
        <w:r w:rsidR="00A43F03" w:rsidRPr="0099491E" w:rsidDel="00F45E44">
          <w:delText>population</w:delText>
        </w:r>
        <w:r w:rsidR="00A43F03" w:rsidDel="00F45E44">
          <w:delText>,</w:delText>
        </w:r>
        <w:r w:rsidR="002413EC" w:rsidDel="00F45E44">
          <w:delText xml:space="preserve"> </w:delText>
        </w:r>
      </w:del>
      <w:r w:rsidR="000102A2">
        <w:t>estimated</w:t>
      </w:r>
      <w:r w:rsidR="0019399A">
        <w:t xml:space="preserve"> </w:t>
      </w:r>
      <w:r w:rsidR="00451818">
        <w:t xml:space="preserve">that </w:t>
      </w:r>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r w:rsidR="00774A8A">
        <w:rPr>
          <w:bCs/>
          <w:color w:val="000000" w:themeColor="text1"/>
        </w:rPr>
        <w:t xml:space="preserve">higher </w:t>
      </w:r>
      <w:r w:rsidR="00094D15">
        <w:rPr>
          <w:bCs/>
          <w:color w:val="000000" w:themeColor="text1"/>
        </w:rPr>
        <w:t xml:space="preserve">monthly </w:t>
      </w:r>
      <w:r w:rsidR="00451818">
        <w:rPr>
          <w:bCs/>
          <w:color w:val="000000" w:themeColor="text1"/>
        </w:rPr>
        <w:t xml:space="preserve">temperature </w:t>
      </w:r>
      <w:ins w:id="76" w:author="Ezzati, Majid" w:date="2019-02-14T09:18:00Z">
        <w:r w:rsidR="00F45E44">
          <w:rPr>
            <w:bCs/>
            <w:color w:val="000000" w:themeColor="text1"/>
          </w:rPr>
          <w:t xml:space="preserve">would </w:t>
        </w:r>
      </w:ins>
      <w:r w:rsidR="00451818">
        <w:rPr>
          <w:bCs/>
          <w:color w:val="000000" w:themeColor="text1"/>
        </w:rPr>
        <w:t>lead</w:t>
      </w:r>
      <w:del w:id="77" w:author="Ezzati, Majid" w:date="2019-02-14T09:18:00Z">
        <w:r w:rsidR="00451818" w:rsidDel="00F45E44">
          <w:rPr>
            <w:bCs/>
            <w:color w:val="000000" w:themeColor="text1"/>
          </w:rPr>
          <w:delText>s</w:delText>
        </w:r>
      </w:del>
      <w:r w:rsidR="00451818">
        <w:rPr>
          <w:bCs/>
          <w:color w:val="000000" w:themeColor="text1"/>
        </w:rPr>
        <w:t xml:space="preserve"> to </w:t>
      </w:r>
      <w:r w:rsidR="00E27804">
        <w:rPr>
          <w:bCs/>
          <w:color w:val="000000" w:themeColor="text1"/>
        </w:rPr>
        <w:t>a 0.7%</w:t>
      </w:r>
      <w:r w:rsidR="004B4DC2">
        <w:rPr>
          <w:bCs/>
          <w:color w:val="000000" w:themeColor="text1"/>
        </w:rPr>
        <w:t xml:space="preserve"> </w:t>
      </w:r>
      <w:r w:rsidR="00186BE6">
        <w:rPr>
          <w:bCs/>
          <w:color w:val="000000" w:themeColor="text1"/>
        </w:rPr>
        <w:t xml:space="preserve">rise </w:t>
      </w:r>
      <w:r w:rsidR="00E27804">
        <w:rPr>
          <w:bCs/>
          <w:color w:val="000000" w:themeColor="text1"/>
        </w:rPr>
        <w:t xml:space="preserve">in </w:t>
      </w:r>
      <w:r w:rsidR="00451818">
        <w:rPr>
          <w:bCs/>
          <w:color w:val="000000" w:themeColor="text1"/>
        </w:rPr>
        <w:t>suicide</w:t>
      </w:r>
      <w:r w:rsidR="00E27804">
        <w:rPr>
          <w:bCs/>
          <w:color w:val="000000" w:themeColor="text1"/>
        </w:rPr>
        <w:t>s</w:t>
      </w:r>
      <w:r w:rsidR="00451818">
        <w:rPr>
          <w:bCs/>
          <w:color w:val="000000" w:themeColor="text1"/>
        </w:rPr>
        <w:t>,</w:t>
      </w:r>
      <w:r w:rsidR="006003A1">
        <w:rPr>
          <w:bCs/>
          <w:color w:val="000000" w:themeColor="text1"/>
        </w:rPr>
        <w:fldChar w:fldCharType="begin" w:fldLock="1"/>
      </w:r>
      <w:r w:rsidR="002F0788">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006003A1">
        <w:rPr>
          <w:bCs/>
          <w:color w:val="000000" w:themeColor="text1"/>
        </w:rPr>
        <w:fldChar w:fldCharType="separate"/>
      </w:r>
      <w:r w:rsidR="00C450F3" w:rsidRPr="00C450F3">
        <w:rPr>
          <w:bCs/>
          <w:noProof/>
          <w:color w:val="000000" w:themeColor="text1"/>
          <w:vertAlign w:val="superscript"/>
        </w:rPr>
        <w:t>7</w:t>
      </w:r>
      <w:r w:rsidR="006003A1">
        <w:rPr>
          <w:bCs/>
          <w:color w:val="000000" w:themeColor="text1"/>
        </w:rPr>
        <w:fldChar w:fldCharType="end"/>
      </w:r>
      <w:r w:rsidR="00451818">
        <w:rPr>
          <w:bCs/>
          <w:color w:val="000000" w:themeColor="text1"/>
        </w:rPr>
        <w:t xml:space="preserve"> compared to</w:t>
      </w:r>
      <w:r w:rsidR="00C339CC">
        <w:rPr>
          <w:bCs/>
          <w:color w:val="000000" w:themeColor="text1"/>
        </w:rPr>
        <w:t xml:space="preserve"> our findings of</w:t>
      </w:r>
      <w:r w:rsidR="00451818">
        <w:rPr>
          <w:bCs/>
          <w:color w:val="000000" w:themeColor="text1"/>
        </w:rPr>
        <w:t xml:space="preserve"> </w:t>
      </w:r>
      <w:r w:rsidR="00BB73FD">
        <w:rPr>
          <w:bCs/>
          <w:color w:val="000000" w:themeColor="text1"/>
        </w:rPr>
        <w:t>0.44</w:t>
      </w:r>
      <w:del w:id="78" w:author="Ezzati, Majid" w:date="2019-02-14T09:18:00Z">
        <w:r w:rsidR="00BB73FD" w:rsidDel="00F45E44">
          <w:rPr>
            <w:bCs/>
            <w:color w:val="000000" w:themeColor="text1"/>
          </w:rPr>
          <w:delText xml:space="preserve">% </w:delText>
        </w:r>
        <w:r w:rsidR="00E549EB" w:rsidDel="00F45E44">
          <w:rPr>
            <w:bCs/>
            <w:color w:val="000000" w:themeColor="text1"/>
          </w:rPr>
          <w:delText>to</w:delText>
        </w:r>
      </w:del>
      <w:ins w:id="79" w:author="Ezzati, Majid" w:date="2019-02-14T09:19:00Z">
        <w:r w:rsidR="00F45E44">
          <w:rPr>
            <w:bCs/>
            <w:color w:val="000000" w:themeColor="text1"/>
          </w:rPr>
          <w:t>-</w:t>
        </w:r>
      </w:ins>
      <w:del w:id="80" w:author="Ezzati, Majid" w:date="2019-02-14T09:19:00Z">
        <w:r w:rsidR="00BB73FD" w:rsidDel="00F45E44">
          <w:rPr>
            <w:bCs/>
            <w:color w:val="000000" w:themeColor="text1"/>
          </w:rPr>
          <w:delText xml:space="preserve"> </w:delText>
        </w:r>
      </w:del>
      <w:r w:rsidR="00BB73FD">
        <w:rPr>
          <w:bCs/>
          <w:color w:val="000000" w:themeColor="text1"/>
        </w:rPr>
        <w:t>1% in males</w:t>
      </w:r>
      <w:del w:id="81" w:author="Ezzati, Majid" w:date="2019-02-14T09:19:00Z">
        <w:r w:rsidR="00BB73FD" w:rsidDel="00F45E44">
          <w:rPr>
            <w:bCs/>
            <w:color w:val="000000" w:themeColor="text1"/>
          </w:rPr>
          <w:delText xml:space="preserve"> across age groups</w:delText>
        </w:r>
      </w:del>
      <w:r w:rsidR="00BB73FD">
        <w:rPr>
          <w:bCs/>
          <w:color w:val="000000" w:themeColor="text1"/>
        </w:rPr>
        <w:t xml:space="preserve"> and </w:t>
      </w:r>
      <w:r w:rsidR="001648C7">
        <w:rPr>
          <w:bCs/>
          <w:color w:val="000000" w:themeColor="text1"/>
        </w:rPr>
        <w:t>0.39</w:t>
      </w:r>
      <w:del w:id="82" w:author="Ezzati, Majid" w:date="2019-02-14T09:19:00Z">
        <w:r w:rsidR="001648C7" w:rsidDel="00F45E44">
          <w:rPr>
            <w:bCs/>
            <w:color w:val="000000" w:themeColor="text1"/>
          </w:rPr>
          <w:delText xml:space="preserve">% </w:delText>
        </w:r>
        <w:r w:rsidR="00E549EB" w:rsidDel="00F45E44">
          <w:rPr>
            <w:bCs/>
            <w:color w:val="000000" w:themeColor="text1"/>
          </w:rPr>
          <w:delText>to</w:delText>
        </w:r>
        <w:r w:rsidR="001648C7" w:rsidDel="00F45E44">
          <w:rPr>
            <w:bCs/>
            <w:color w:val="000000" w:themeColor="text1"/>
          </w:rPr>
          <w:delText xml:space="preserve"> </w:delText>
        </w:r>
      </w:del>
      <w:ins w:id="83" w:author="Ezzati, Majid" w:date="2019-02-14T09:19:00Z">
        <w:r w:rsidR="00F45E44">
          <w:rPr>
            <w:bCs/>
            <w:color w:val="000000" w:themeColor="text1"/>
          </w:rPr>
          <w:t>-</w:t>
        </w:r>
      </w:ins>
      <w:r w:rsidR="001648C7">
        <w:rPr>
          <w:bCs/>
          <w:color w:val="000000" w:themeColor="text1"/>
        </w:rPr>
        <w:t>1.47% in females</w:t>
      </w:r>
      <w:ins w:id="84" w:author="Ezzati, Majid" w:date="2019-02-14T09:19:00Z">
        <w:r w:rsidR="00F45E44">
          <w:rPr>
            <w:bCs/>
            <w:color w:val="000000" w:themeColor="text1"/>
          </w:rPr>
          <w:t xml:space="preserve"> in different ages</w:t>
        </w:r>
      </w:ins>
      <w:del w:id="85" w:author="Ezzati, Majid" w:date="2019-02-14T09:19:00Z">
        <w:r w:rsidR="002E31AE" w:rsidDel="00F45E44">
          <w:rPr>
            <w:bCs/>
            <w:color w:val="000000" w:themeColor="text1"/>
          </w:rPr>
          <w:delText xml:space="preserve"> </w:delText>
        </w:r>
        <w:r w:rsidR="00322AD7" w:rsidDel="00F45E44">
          <w:rPr>
            <w:bCs/>
            <w:color w:val="000000" w:themeColor="text1"/>
          </w:rPr>
          <w:delText>(Supplementary Figure 1)</w:delText>
        </w:r>
        <w:r w:rsidR="000C0E2C" w:rsidDel="00F45E44">
          <w:rPr>
            <w:bCs/>
            <w:color w:val="000000" w:themeColor="text1"/>
          </w:rPr>
          <w:delText xml:space="preserve">, though our study design </w:delText>
        </w:r>
        <w:r w:rsidR="00A43F03" w:rsidDel="00F45E44">
          <w:rPr>
            <w:bCs/>
            <w:color w:val="000000" w:themeColor="text1"/>
          </w:rPr>
          <w:delText xml:space="preserve">examined </w:delText>
        </w:r>
        <w:r w:rsidR="00E84269" w:rsidDel="00F45E44">
          <w:rPr>
            <w:bCs/>
            <w:color w:val="000000" w:themeColor="text1"/>
          </w:rPr>
          <w:delText>multiple</w:delText>
        </w:r>
        <w:r w:rsidR="00A43F03" w:rsidDel="00F45E44">
          <w:rPr>
            <w:bCs/>
            <w:color w:val="000000" w:themeColor="text1"/>
          </w:rPr>
          <w:delText xml:space="preserve"> injuries as well as variations in effects by age and month</w:delText>
        </w:r>
        <w:r w:rsidR="00E740E5" w:rsidDel="00F45E44">
          <w:rPr>
            <w:bCs/>
            <w:color w:val="000000" w:themeColor="text1"/>
          </w:rPr>
          <w:delText xml:space="preserve"> (Figure 4)</w:delText>
        </w:r>
      </w:del>
      <w:r w:rsidR="002E31AE">
        <w:rPr>
          <w:bCs/>
          <w:color w:val="000000" w:themeColor="text1"/>
        </w:rPr>
        <w:t>.</w:t>
      </w:r>
      <w:r w:rsidR="000102A2">
        <w:rPr>
          <w:bCs/>
          <w:color w:val="000000" w:themeColor="text1"/>
        </w:rPr>
        <w:t xml:space="preserve"> </w:t>
      </w:r>
      <w:r w:rsidR="00A85099">
        <w:t xml:space="preserve">In a </w:t>
      </w:r>
      <w:r w:rsidR="002F3140">
        <w:t xml:space="preserve"> </w:t>
      </w:r>
      <w:r w:rsidR="00F36DC3">
        <w:t>study</w:t>
      </w:r>
      <w:r w:rsidR="005D2C7A">
        <w:t xml:space="preserve"> </w:t>
      </w:r>
      <w:r w:rsidR="00E84269">
        <w:t xml:space="preserve">of </w:t>
      </w:r>
      <w:del w:id="86" w:author="Ezzati, Majid" w:date="2019-02-14T09:19:00Z">
        <w:r w:rsidR="005D2C7A" w:rsidDel="00F45E44">
          <w:delText>death count ratios from</w:delText>
        </w:r>
        <w:r w:rsidR="0044605D" w:rsidDel="00F45E44">
          <w:delText xml:space="preserve"> </w:delText>
        </w:r>
      </w:del>
      <w:r w:rsidR="002F3140">
        <w:t xml:space="preserve">six </w:t>
      </w:r>
      <w:r w:rsidR="0044605D">
        <w:t>French heatwaves</w:t>
      </w:r>
      <w:r w:rsidR="002F3140">
        <w:t xml:space="preserve"> during 1971-2003</w:t>
      </w:r>
      <w:r w:rsidR="003017A9" w:rsidRPr="00886AE3">
        <w:t>,</w:t>
      </w:r>
      <w:r w:rsidR="00F36DC3">
        <w:t xml:space="preserve"> </w:t>
      </w:r>
      <w:r w:rsidR="006F43C8">
        <w:t>mortality from</w:t>
      </w:r>
      <w:r w:rsidR="00A85099">
        <w:t xml:space="preserve"> unintentional injuries </w:t>
      </w:r>
      <w:r w:rsidR="002F3140">
        <w:t>rose</w:t>
      </w:r>
      <w:r w:rsidR="00BC72E4">
        <w:t xml:space="preserve"> by up to</w:t>
      </w:r>
      <w:r w:rsidR="00D61244">
        <w:t xml:space="preserve"> 4% during a heatwave period compared to a non-heatwave baseline</w:t>
      </w:r>
      <w:r w:rsidR="003017A9" w:rsidRPr="00886AE3">
        <w:t>.</w:t>
      </w:r>
      <w:r w:rsidR="00D61244">
        <w:fldChar w:fldCharType="begin" w:fldLock="1"/>
      </w:r>
      <w:r w:rsidR="002F0788">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00D61244">
        <w:fldChar w:fldCharType="separate"/>
      </w:r>
      <w:r w:rsidR="00C450F3" w:rsidRPr="00C450F3">
        <w:rPr>
          <w:noProof/>
          <w:vertAlign w:val="superscript"/>
        </w:rPr>
        <w:t>8</w:t>
      </w:r>
      <w:r w:rsidR="00D61244">
        <w:fldChar w:fldCharType="end"/>
      </w:r>
      <w:r w:rsidR="007C7538">
        <w:t xml:space="preserve"> </w:t>
      </w:r>
      <w:del w:id="87" w:author="Ezzati, Majid" w:date="2019-02-14T09:20:00Z">
        <w:r w:rsidR="00A439F5" w:rsidDel="00F45E44">
          <w:delText>A</w:delText>
        </w:r>
        <w:r w:rsidR="00254F22" w:rsidDel="00F45E44">
          <w:delText xml:space="preserve">n unstratified </w:delText>
        </w:r>
        <w:r w:rsidR="00D603B2" w:rsidDel="00F45E44">
          <w:delText>Poisson model</w:delText>
        </w:r>
        <w:r w:rsidR="005D2C7A" w:rsidDel="00F45E44">
          <w:delText xml:space="preserve"> </w:delText>
        </w:r>
      </w:del>
      <w:ins w:id="88" w:author="Ezzati, Majid" w:date="2019-02-14T09:20:00Z">
        <w:r w:rsidR="00F45E44">
          <w:t xml:space="preserve">A </w:t>
        </w:r>
      </w:ins>
      <w:r w:rsidR="00A439F5">
        <w:t>s</w:t>
      </w:r>
      <w:r w:rsidR="000667D9">
        <w:t xml:space="preserve">tudy of </w:t>
      </w:r>
      <w:r w:rsidR="00543F50">
        <w:t xml:space="preserve">daily </w:t>
      </w:r>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mortality</w:t>
      </w:r>
      <w:r w:rsidR="00E25E1F">
        <w:t xml:space="preserve"> when daily maximum </w:t>
      </w:r>
      <w:r w:rsidR="002D660F">
        <w:t xml:space="preserve">temperature </w:t>
      </w:r>
      <w:r w:rsidR="00E25E1F">
        <w:t xml:space="preserve">went </w:t>
      </w:r>
      <w:r w:rsidR="00D01659">
        <w:t>from</w:t>
      </w:r>
      <w:r w:rsidR="00151034">
        <w:t xml:space="preserve"> the</w:t>
      </w:r>
      <w:r w:rsidR="002D660F">
        <w:t xml:space="preserve"> 75</w:t>
      </w:r>
      <w:r w:rsidR="002D660F" w:rsidRPr="00886AE3">
        <w:rPr>
          <w:vertAlign w:val="superscript"/>
        </w:rPr>
        <w:t>th</w:t>
      </w:r>
      <w:r w:rsidR="002D660F">
        <w:t xml:space="preserve"> </w:t>
      </w:r>
      <w:r w:rsidR="00D01659">
        <w:t>to</w:t>
      </w:r>
      <w:r w:rsidR="00F64D8C">
        <w:t xml:space="preserv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F0788">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00C922A9">
        <w:fldChar w:fldCharType="separate"/>
      </w:r>
      <w:r w:rsidR="00C450F3" w:rsidRPr="00C450F3">
        <w:rPr>
          <w:noProof/>
          <w:vertAlign w:val="superscript"/>
        </w:rPr>
        <w:t>9</w:t>
      </w:r>
      <w:r w:rsidR="00C922A9">
        <w:fldChar w:fldCharType="end"/>
      </w:r>
      <w:r w:rsidR="0099491E">
        <w:t xml:space="preserve"> </w:t>
      </w:r>
    </w:p>
    <w:p w14:paraId="3015B0C6" w14:textId="77777777" w:rsidR="00266429" w:rsidRDefault="00266429" w:rsidP="00FF023E">
      <w:pPr>
        <w:spacing w:line="480" w:lineRule="auto"/>
        <w:jc w:val="both"/>
        <w:rPr>
          <w:color w:val="000000" w:themeColor="text1"/>
        </w:rPr>
      </w:pPr>
    </w:p>
    <w:p w14:paraId="2F9BC8E8" w14:textId="1F6AC67A" w:rsidR="00A83B2D" w:rsidRDefault="007B0B98" w:rsidP="00A83B2D">
      <w:pPr>
        <w:spacing w:line="480" w:lineRule="auto"/>
        <w:jc w:val="both"/>
      </w:pPr>
      <w:r>
        <w:t>That anomalous</w:t>
      </w:r>
      <w:ins w:id="89" w:author="Ezzati, Majid" w:date="2019-02-14T09:23:00Z">
        <w:r w:rsidR="00FF521E">
          <w:t>ly</w:t>
        </w:r>
      </w:ins>
      <w:r>
        <w:t xml:space="preserve"> warm temperature influences deaths from drowning, although not previously quantified, is highly plausible</w:t>
      </w:r>
      <w:r w:rsidR="00A83B2D">
        <w:t xml:space="preserve"> because</w:t>
      </w:r>
      <w:r>
        <w:t xml:space="preserve"> swimming is </w:t>
      </w:r>
      <w:r w:rsidR="00E84269">
        <w:t>likely</w:t>
      </w:r>
      <w:ins w:id="90" w:author="Ezzati, Majid" w:date="2019-02-14T09:22:00Z">
        <w:r w:rsidR="00FF521E">
          <w:t xml:space="preserve"> to be</w:t>
        </w:r>
      </w:ins>
      <w:r w:rsidR="00E84269">
        <w:t xml:space="preserve"> more common</w:t>
      </w:r>
      <w:r w:rsidR="00D607C1">
        <w:t xml:space="preserve"> </w:t>
      </w:r>
      <w:del w:id="91" w:author="Ezzati, Majid" w:date="2019-02-14T09:22:00Z">
        <w:r w:rsidR="00D607C1" w:rsidDel="00FF521E">
          <w:delText>in a warmer year</w:delText>
        </w:r>
      </w:del>
      <w:ins w:id="92" w:author="Ezzati, Majid" w:date="2019-02-14T09:22:00Z">
        <w:r w:rsidR="00FF521E">
          <w:t>when monthly temperature is higher</w:t>
        </w:r>
      </w:ins>
      <w:r>
        <w:t xml:space="preserve">. </w:t>
      </w:r>
      <w:r w:rsidR="00443EC8">
        <w:t xml:space="preserve">The higher </w:t>
      </w:r>
      <w:r w:rsidR="0014370F">
        <w:t xml:space="preserve">relative and absolute impacts on men compared with women </w:t>
      </w:r>
      <w:del w:id="93" w:author="Ezzati, Majid" w:date="2019-02-14T09:23:00Z">
        <w:r w:rsidR="00967ED4" w:rsidDel="00FF521E">
          <w:delText xml:space="preserve">for drowning (Supplementary Figure 1) </w:delText>
        </w:r>
      </w:del>
      <w:r w:rsidR="00967ED4">
        <w:t xml:space="preserve">may reflect </w:t>
      </w:r>
      <w:del w:id="94" w:author="Ezzati, Majid" w:date="2019-02-14T09:23:00Z">
        <w:r w:rsidR="00967ED4" w:rsidDel="00FF521E">
          <w:delText xml:space="preserve">the difference in how </w:delText>
        </w:r>
        <w:r w:rsidR="00897065" w:rsidDel="00FF521E">
          <w:delText xml:space="preserve">additional </w:delText>
        </w:r>
        <w:r w:rsidR="00967ED4" w:rsidDel="00FF521E">
          <w:delText xml:space="preserve">drowning deaths </w:delText>
        </w:r>
        <w:r w:rsidR="000A342E" w:rsidDel="00FF521E">
          <w:delText xml:space="preserve">typically </w:delText>
        </w:r>
        <w:r w:rsidR="00967ED4" w:rsidDel="00FF521E">
          <w:delText xml:space="preserve">occur by </w:delText>
        </w:r>
        <w:r w:rsidR="00C65208" w:rsidDel="00FF521E">
          <w:delText>gender</w:delText>
        </w:r>
      </w:del>
      <w:ins w:id="95" w:author="Ezzati, Majid" w:date="2019-02-14T09:23:00Z">
        <w:r w:rsidR="00FF521E">
          <w:t>differences in behaviour</w:t>
        </w:r>
      </w:ins>
      <w:del w:id="96" w:author="Ezzati, Majid" w:date="2019-02-14T09:23:00Z">
        <w:r w:rsidR="0014370F" w:rsidDel="00FF521E">
          <w:delText>, with</w:delText>
        </w:r>
      </w:del>
      <w:ins w:id="97" w:author="Ezzati, Majid" w:date="2019-02-14T09:24:00Z">
        <w:r w:rsidR="00FF521E">
          <w:t>.</w:t>
        </w:r>
      </w:ins>
      <w:ins w:id="98" w:author="Ezzati, Majid" w:date="2019-02-14T09:23:00Z">
        <w:r w:rsidR="00FF521E">
          <w:t xml:space="preserve"> </w:t>
        </w:r>
      </w:ins>
      <w:ins w:id="99" w:author="Ezzati, Majid" w:date="2019-02-14T09:24:00Z">
        <w:r w:rsidR="00FF521E">
          <w:t>F</w:t>
        </w:r>
      </w:ins>
      <w:ins w:id="100" w:author="Ezzati, Majid" w:date="2019-02-14T09:23:00Z">
        <w:r w:rsidR="00FF521E">
          <w:t xml:space="preserve">or example </w:t>
        </w:r>
      </w:ins>
      <w:del w:id="101" w:author="Ezzati, Majid" w:date="2019-02-14T09:23:00Z">
        <w:r w:rsidR="0014370F" w:rsidDel="00FF521E">
          <w:delText xml:space="preserve"> </w:delText>
        </w:r>
        <w:r w:rsidRPr="00636C9B" w:rsidDel="00FF521E">
          <w:delText>52.7%</w:delText>
        </w:r>
      </w:del>
      <w:ins w:id="102" w:author="Ezzati, Majid" w:date="2019-02-14T09:23:00Z">
        <w:r w:rsidR="00FF521E">
          <w:t xml:space="preserve">over half of the male </w:t>
        </w:r>
      </w:ins>
      <w:ins w:id="103" w:author="Ezzati, Majid" w:date="2019-02-14T09:24:00Z">
        <w:r w:rsidR="00FF521E">
          <w:t>swimming</w:t>
        </w:r>
      </w:ins>
      <w:ins w:id="104" w:author="Ezzati, Majid" w:date="2019-02-14T09:23:00Z">
        <w:r w:rsidR="00FF521E">
          <w:t xml:space="preserve"> </w:t>
        </w:r>
      </w:ins>
      <w:ins w:id="105" w:author="Ezzati, Majid" w:date="2019-02-14T09:24:00Z">
        <w:r w:rsidR="00FF521E">
          <w:t>deaths</w:t>
        </w:r>
      </w:ins>
      <w:r w:rsidRPr="00636C9B">
        <w:t xml:space="preserve"> </w:t>
      </w:r>
      <w:r w:rsidR="0014370F">
        <w:t xml:space="preserve">for males </w:t>
      </w:r>
      <w:ins w:id="106" w:author="Ezzati, Majid" w:date="2019-02-14T09:24:00Z">
        <w:r w:rsidR="00FF521E">
          <w:t xml:space="preserve">occur </w:t>
        </w:r>
      </w:ins>
      <w:r w:rsidR="0014370F">
        <w:t>i</w:t>
      </w:r>
      <w:r w:rsidRPr="00636C9B">
        <w:t xml:space="preserve">n natural water, </w:t>
      </w:r>
      <w:del w:id="107" w:author="Ezzati, Majid" w:date="2019-02-14T09:24:00Z">
        <w:r w:rsidR="0014370F" w:rsidDel="00FF521E">
          <w:delText>and</w:delText>
        </w:r>
        <w:r w:rsidRPr="00636C9B" w:rsidDel="00FF521E">
          <w:delText xml:space="preserve"> </w:delText>
        </w:r>
        <w:r w:rsidDel="00FF521E">
          <w:delText>only</w:delText>
        </w:r>
      </w:del>
      <w:ins w:id="108" w:author="Ezzati, Majid" w:date="2019-02-14T09:24:00Z">
        <w:r w:rsidR="00FF521E">
          <w:t>compared to about quarter</w:t>
        </w:r>
      </w:ins>
      <w:r>
        <w:t xml:space="preserve"> </w:t>
      </w:r>
      <w:del w:id="109" w:author="Ezzati, Majid" w:date="2019-02-14T09:24:00Z">
        <w:r w:rsidRPr="00636C9B" w:rsidDel="00FF521E">
          <w:delText>25.9</w:delText>
        </w:r>
        <w:r w:rsidDel="00FF521E">
          <w:delText>%</w:delText>
        </w:r>
        <w:r w:rsidRPr="00636C9B" w:rsidDel="00FF521E">
          <w:delText xml:space="preserve"> </w:delText>
        </w:r>
      </w:del>
      <w:r w:rsidRPr="00636C9B">
        <w:t>for females (1999-2010)</w:t>
      </w:r>
      <w:r w:rsidR="00B2744D">
        <w:t>,</w:t>
      </w:r>
      <w:r w:rsidRPr="00636C9B">
        <w:fldChar w:fldCharType="begin" w:fldLock="1"/>
      </w:r>
      <w:r w:rsidR="002F078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17&lt;/sup&gt;","plainTextFormattedCitation":"17","previouslyFormattedCitation":"&lt;sup&gt;17&lt;/sup&gt;"},"properties":{"noteIndex":0},"schema":"https://github.com/citation-style-language/schema/raw/master/csl-citation.json"}</w:instrText>
      </w:r>
      <w:r w:rsidRPr="00636C9B">
        <w:fldChar w:fldCharType="separate"/>
      </w:r>
      <w:r w:rsidR="00C450F3" w:rsidRPr="00C450F3">
        <w:rPr>
          <w:noProof/>
          <w:vertAlign w:val="superscript"/>
        </w:rPr>
        <w:t>17</w:t>
      </w:r>
      <w:r w:rsidRPr="00636C9B">
        <w:fldChar w:fldCharType="end"/>
      </w:r>
      <w:r w:rsidR="000A342E">
        <w:t xml:space="preserve"> </w:t>
      </w:r>
      <w:del w:id="110" w:author="Ezzati, Majid" w:date="2019-02-14T09:25:00Z">
        <w:r w:rsidR="00107857" w:rsidDel="00FF521E">
          <w:delText>insinuating</w:delText>
        </w:r>
        <w:r w:rsidR="00B2744D" w:rsidDel="00FF521E">
          <w:delText xml:space="preserve"> that f</w:delText>
        </w:r>
        <w:r w:rsidR="000A342E" w:rsidDel="00FF521E">
          <w:delText>urthe</w:delText>
        </w:r>
        <w:r w:rsidR="00B2744D" w:rsidDel="00FF521E">
          <w:delText>r</w:delText>
        </w:r>
        <w:r w:rsidR="000A342E" w:rsidDel="00FF521E">
          <w:delText xml:space="preserve"> drowning deaths in males </w:delText>
        </w:r>
        <w:r w:rsidR="00107857" w:rsidDel="00FF521E">
          <w:delText>may</w:delText>
        </w:r>
        <w:r w:rsidR="000A342E" w:rsidDel="00FF521E">
          <w:delText xml:space="preserve"> therefore be </w:delText>
        </w:r>
        <w:r w:rsidR="00661FA6" w:rsidDel="00FF521E">
          <w:delText xml:space="preserve">due to </w:delText>
        </w:r>
        <w:r w:rsidR="003553E2" w:rsidDel="00FF521E">
          <w:delText xml:space="preserve">males </w:delText>
        </w:r>
        <w:r w:rsidR="00661FA6" w:rsidDel="00FF521E">
          <w:delText>swimming in more</w:delText>
        </w:r>
        <w:r w:rsidR="000A342E" w:rsidDel="00FF521E">
          <w:delText xml:space="preserve"> dangerous waters</w:delText>
        </w:r>
        <w:r w:rsidR="00661FA6" w:rsidDel="00FF521E">
          <w:delText xml:space="preserve"> than females generally do</w:delText>
        </w:r>
      </w:del>
      <w:ins w:id="111" w:author="Ezzati, Majid" w:date="2019-02-14T09:25:00Z">
        <w:r w:rsidR="00FF521E">
          <w:t>which may lead to a relatively rise in the former in warmer weather</w:t>
        </w:r>
      </w:ins>
      <w:r w:rsidR="000A342E">
        <w:t xml:space="preserve">. </w:t>
      </w:r>
      <w:r w:rsidR="00D607C1">
        <w:t xml:space="preserve">Similarly, the decline in deaths from falls, which are mostly in older ages, </w:t>
      </w:r>
      <w:del w:id="112" w:author="Ezzati, Majid" w:date="2019-02-14T09:26:00Z">
        <w:r w:rsidR="00D607C1" w:rsidDel="00FF521E">
          <w:delText>is likely</w:delText>
        </w:r>
      </w:del>
      <w:ins w:id="113" w:author="Ezzati, Majid" w:date="2019-02-14T09:26:00Z">
        <w:r w:rsidR="00FF521E">
          <w:t>may be</w:t>
        </w:r>
      </w:ins>
      <w:r w:rsidR="00D607C1">
        <w:t xml:space="preserve"> because </w:t>
      </w:r>
      <w:r w:rsidR="00A83B2D">
        <w:t>falls in</w:t>
      </w:r>
      <w:r w:rsidR="00A83B2D" w:rsidRPr="00636C9B">
        <w:t xml:space="preserve"> older people</w:t>
      </w:r>
      <w:r w:rsidR="00A83B2D">
        <w:t xml:space="preserve"> </w:t>
      </w:r>
      <w:r w:rsidR="00D607C1">
        <w:t xml:space="preserve">are </w:t>
      </w:r>
      <w:del w:id="114" w:author="Ezzati, Majid" w:date="2019-02-14T09:26:00Z">
        <w:r w:rsidR="00D607C1" w:rsidDel="00FF521E">
          <w:delText xml:space="preserve">partly </w:delText>
        </w:r>
      </w:del>
      <w:ins w:id="115" w:author="Ezzati, Majid" w:date="2019-02-14T09:26:00Z">
        <w:r w:rsidR="00FF521E">
          <w:t xml:space="preserve">more likely to be </w:t>
        </w:r>
      </w:ins>
      <w:r w:rsidR="00D607C1">
        <w:t>due to</w:t>
      </w:r>
      <w:r w:rsidR="00A83B2D">
        <w:t xml:space="preserve"> </w:t>
      </w:r>
      <w:r w:rsidR="00B0580D">
        <w:t>slipping on ice</w:t>
      </w:r>
      <w:ins w:id="116" w:author="Ezzati, Majid" w:date="2019-02-14T09:26:00Z">
        <w:r w:rsidR="00FF521E">
          <w:t xml:space="preserve"> than in younger ages</w:t>
        </w:r>
      </w:ins>
      <w:r w:rsidR="008F546C">
        <w:t>.</w:t>
      </w:r>
      <w:r w:rsidR="008F546C">
        <w:fldChar w:fldCharType="begin" w:fldLock="1"/>
      </w:r>
      <w:r w:rsidR="002F078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20&lt;/sup&gt;","plainTextFormattedCitation":"18–20","previouslyFormattedCitation":"&lt;sup&gt;18–20&lt;/sup&gt;"},"properties":{"noteIndex":0},"schema":"https://github.com/citation-style-language/schema/raw/master/csl-citation.json"}</w:instrText>
      </w:r>
      <w:r w:rsidR="008F546C">
        <w:fldChar w:fldCharType="separate"/>
      </w:r>
      <w:r w:rsidR="00C450F3" w:rsidRPr="00C450F3">
        <w:rPr>
          <w:noProof/>
          <w:vertAlign w:val="superscript"/>
        </w:rPr>
        <w:t>18–20</w:t>
      </w:r>
      <w:r w:rsidR="008F546C">
        <w:fldChar w:fldCharType="end"/>
      </w:r>
    </w:p>
    <w:p w14:paraId="565F111C" w14:textId="77777777" w:rsidR="00A83B2D" w:rsidRDefault="00A83B2D" w:rsidP="00FF023E">
      <w:pPr>
        <w:spacing w:line="480" w:lineRule="auto"/>
        <w:jc w:val="both"/>
      </w:pPr>
    </w:p>
    <w:p w14:paraId="787F372A" w14:textId="52F04D34" w:rsidR="00AB5EE2" w:rsidRPr="00214145" w:rsidRDefault="00A83B2D" w:rsidP="00FF023E">
      <w:pPr>
        <w:spacing w:line="480" w:lineRule="auto"/>
        <w:jc w:val="both"/>
      </w:pPr>
      <w:r>
        <w:t xml:space="preserve">The pathways </w:t>
      </w:r>
      <w:r w:rsidR="00C52B41">
        <w:t>from anomalous temperature to</w:t>
      </w:r>
      <w:r>
        <w:t xml:space="preserve"> </w:t>
      </w:r>
      <w:r w:rsidR="00C52B41">
        <w:t>transport</w:t>
      </w:r>
      <w:r>
        <w:t xml:space="preserve"> injur</w:t>
      </w:r>
      <w:r w:rsidR="00C52B41">
        <w:t xml:space="preserve">y </w:t>
      </w:r>
      <w:del w:id="117" w:author="Ezzati, Majid" w:date="2019-02-14T09:27:00Z">
        <w:r w:rsidR="00C52B41" w:rsidDel="005700FE">
          <w:delText>deaths</w:delText>
        </w:r>
        <w:r w:rsidDel="005700FE">
          <w:delText xml:space="preserve"> </w:delText>
        </w:r>
      </w:del>
      <w:r>
        <w:t>are more varied.</w:t>
      </w:r>
      <w:r w:rsidR="007B0B98">
        <w:t xml:space="preserve"> </w:t>
      </w:r>
      <w:r w:rsidR="004E0579">
        <w:t xml:space="preserve"> </w:t>
      </w:r>
      <w:ins w:id="118" w:author="Ezzati, Majid" w:date="2019-02-14T09:28:00Z">
        <w:r w:rsidR="005700FE">
          <w:t xml:space="preserve">Firstly, </w:t>
        </w:r>
      </w:ins>
      <w:del w:id="119" w:author="Ezzati, Majid" w:date="2019-02-14T09:28:00Z">
        <w:r w:rsidR="00E55FAE" w:rsidDel="005700FE">
          <w:delText>D</w:delText>
        </w:r>
      </w:del>
      <w:ins w:id="120" w:author="Ezzati, Majid" w:date="2019-02-14T09:28:00Z">
        <w:r w:rsidR="005700FE">
          <w:t>d</w:t>
        </w:r>
      </w:ins>
      <w:r w:rsidR="007E25B1">
        <w:t>riving performance deteriorates at higher temperatures</w:t>
      </w:r>
      <w:del w:id="121" w:author="Ezzati, Majid" w:date="2019-02-14T09:28:00Z">
        <w:r w:rsidR="00BE7826" w:rsidDel="005700FE">
          <w:delText>,</w:delText>
        </w:r>
        <w:r w:rsidR="004324D8" w:rsidDel="005700FE">
          <w:delText xml:space="preserve"> affecting the ability of drivers to perceive risks and dangers on the road during anomalously high temperatures</w:delText>
        </w:r>
      </w:del>
      <w:r w:rsidR="00066E8B">
        <w:t>.</w:t>
      </w:r>
      <w:r w:rsidR="007E25B1">
        <w:fldChar w:fldCharType="begin" w:fldLock="1"/>
      </w:r>
      <w:r w:rsidR="002F0788">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21–24&lt;/sup&gt;","plainTextFormattedCitation":"21–24","previouslyFormattedCitation":"&lt;sup&gt;21–24&lt;/sup&gt;"},"properties":{"noteIndex":0},"schema":"https://github.com/citation-style-language/schema/raw/master/csl-citation.json"}</w:instrText>
      </w:r>
      <w:r w:rsidR="007E25B1">
        <w:fldChar w:fldCharType="separate"/>
      </w:r>
      <w:r w:rsidR="00C450F3" w:rsidRPr="00C450F3">
        <w:rPr>
          <w:noProof/>
          <w:vertAlign w:val="superscript"/>
        </w:rPr>
        <w:t>21–24</w:t>
      </w:r>
      <w:r w:rsidR="007E25B1">
        <w:fldChar w:fldCharType="end"/>
      </w:r>
      <w:r w:rsidR="00066E8B">
        <w:t xml:space="preserve"> </w:t>
      </w:r>
      <w:del w:id="122" w:author="Ezzati, Majid" w:date="2019-02-14T09:28:00Z">
        <w:r w:rsidR="00E55FAE" w:rsidDel="005700FE">
          <w:delText>In addition</w:delText>
        </w:r>
      </w:del>
      <w:ins w:id="123" w:author="Ezzati, Majid" w:date="2019-02-14T09:28:00Z">
        <w:r w:rsidR="005700FE">
          <w:t>Further</w:t>
        </w:r>
      </w:ins>
      <w:r w:rsidR="00E55FAE">
        <w:t xml:space="preserve">, </w:t>
      </w:r>
      <w:r w:rsidR="00240B13">
        <w:t>a</w:t>
      </w:r>
      <w:r w:rsidR="00F331B7">
        <w:t xml:space="preserve">lcohol consumption increases </w:t>
      </w:r>
      <w:r w:rsidR="00B90B76">
        <w:t>during</w:t>
      </w:r>
      <w:r w:rsidR="00F331B7">
        <w:t xml:space="preserve"> </w:t>
      </w:r>
      <w:del w:id="124" w:author="Ezzati, Majid" w:date="2019-02-14T09:28:00Z">
        <w:r w:rsidR="002D7F86" w:rsidDel="005700FE">
          <w:delText xml:space="preserve">positive </w:delText>
        </w:r>
      </w:del>
      <w:ins w:id="125" w:author="Ezzati, Majid" w:date="2019-02-14T09:28:00Z">
        <w:r w:rsidR="005700FE">
          <w:t xml:space="preserve">warm </w:t>
        </w:r>
      </w:ins>
      <w:r w:rsidR="00F331B7">
        <w:t>temperature anomal</w:t>
      </w:r>
      <w:r w:rsidR="00B90B76">
        <w:t>ies</w:t>
      </w:r>
      <w:r w:rsidR="00066E8B">
        <w:t>,</w:t>
      </w:r>
      <w:r w:rsidR="00F331B7">
        <w:fldChar w:fldCharType="begin" w:fldLock="1"/>
      </w:r>
      <w:r w:rsidR="002F07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331B7">
        <w:fldChar w:fldCharType="separate"/>
      </w:r>
      <w:r w:rsidR="00C450F3" w:rsidRPr="00C450F3">
        <w:rPr>
          <w:noProof/>
          <w:vertAlign w:val="superscript"/>
        </w:rPr>
        <w:t>25</w:t>
      </w:r>
      <w:r w:rsidR="00F331B7">
        <w:fldChar w:fldCharType="end"/>
      </w:r>
      <w:r w:rsidR="00FA40C6">
        <w:t xml:space="preserve"> potentially</w:t>
      </w:r>
      <w:r w:rsidR="00F331B7">
        <w:t xml:space="preserve"> </w:t>
      </w:r>
      <w:ins w:id="126" w:author="Ezzati, Majid" w:date="2019-02-14T09:28:00Z">
        <w:r w:rsidR="009D48D4">
          <w:t xml:space="preserve">also </w:t>
        </w:r>
      </w:ins>
      <w:r w:rsidR="00F331B7">
        <w:t>explain</w:t>
      </w:r>
      <w:r w:rsidR="00066E8B">
        <w:t>ing</w:t>
      </w:r>
      <w:r w:rsidR="00F331B7">
        <w:t xml:space="preserve"> why </w:t>
      </w:r>
      <w:r w:rsidR="00207F3E" w:rsidRPr="00362889">
        <w:t>teenagers</w:t>
      </w:r>
      <w:r w:rsidR="00066E8B">
        <w:t xml:space="preserve">, </w:t>
      </w:r>
      <w:commentRangeStart w:id="127"/>
      <w:r w:rsidR="00186114">
        <w:t xml:space="preserve">who are more likely than other age groups to crash while </w:t>
      </w:r>
      <w:del w:id="128" w:author="Ezzati, Majid" w:date="2019-02-14T09:29:00Z">
        <w:r w:rsidR="00186114" w:rsidDel="009D48D4">
          <w:delText xml:space="preserve">driving when </w:delText>
        </w:r>
      </w:del>
      <w:r w:rsidR="00186114">
        <w:t>intoxicated,</w:t>
      </w:r>
      <w:commentRangeEnd w:id="127"/>
      <w:r w:rsidR="009D48D4">
        <w:rPr>
          <w:rStyle w:val="CommentReference"/>
          <w:rFonts w:asciiTheme="minorHAnsi" w:hAnsiTheme="minorHAnsi" w:cstheme="minorBidi"/>
          <w:lang w:eastAsia="en-US"/>
        </w:rPr>
        <w:commentReference w:id="127"/>
      </w:r>
      <w:r w:rsidR="006704CC">
        <w:fldChar w:fldCharType="begin" w:fldLock="1"/>
      </w:r>
      <w:r w:rsidR="002F0788">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26&lt;/sup&gt;","plainTextFormattedCitation":"26","previouslyFormattedCitation":"&lt;sup&gt;26&lt;/sup&gt;"},"properties":{"noteIndex":0},"schema":"https://github.com/citation-style-language/schema/raw/master/csl-citation.json"}</w:instrText>
      </w:r>
      <w:r w:rsidR="006704CC">
        <w:fldChar w:fldCharType="separate"/>
      </w:r>
      <w:r w:rsidR="00C450F3" w:rsidRPr="00C450F3">
        <w:rPr>
          <w:noProof/>
          <w:vertAlign w:val="superscript"/>
        </w:rPr>
        <w:t>26</w:t>
      </w:r>
      <w:r w:rsidR="006704CC">
        <w:fldChar w:fldCharType="end"/>
      </w:r>
      <w:r w:rsidR="00207F3E" w:rsidRPr="00362889">
        <w:t xml:space="preserve"> </w:t>
      </w:r>
      <w:ins w:id="129" w:author="Ezzati, Majid" w:date="2019-02-14T09:30:00Z">
        <w:r w:rsidR="009D48D4">
          <w:t>experience a larger proportional rise in</w:t>
        </w:r>
      </w:ins>
      <w:del w:id="130" w:author="Ezzati, Majid" w:date="2019-02-14T09:30:00Z">
        <w:r w:rsidR="00FD3259" w:rsidDel="009D48D4">
          <w:delText xml:space="preserve">are </w:delText>
        </w:r>
        <w:r w:rsidR="00F331B7" w:rsidDel="009D48D4">
          <w:delText>at more risk of dying from</w:delText>
        </w:r>
      </w:del>
      <w:r w:rsidR="00F331B7">
        <w:t xml:space="preserve"> transport</w:t>
      </w:r>
      <w:r w:rsidR="00B90B76">
        <w:t>-related</w:t>
      </w:r>
      <w:r w:rsidR="00F331B7">
        <w:t xml:space="preserve"> injuries</w:t>
      </w:r>
      <w:r w:rsidR="00207F3E" w:rsidRPr="00283E06">
        <w:t xml:space="preserve"> than older ages</w:t>
      </w:r>
      <w:r w:rsidR="006704CC">
        <w:t xml:space="preserve"> when temperatures are anomalously warm.</w:t>
      </w:r>
      <w:r w:rsidR="00E55FAE">
        <w:t xml:space="preserve"> </w:t>
      </w:r>
      <w:r w:rsidR="007B37C7">
        <w:t xml:space="preserve">Lastly, </w:t>
      </w:r>
      <w:del w:id="131" w:author="Ezzati, Majid" w:date="2019-02-14T09:30:00Z">
        <w:r w:rsidR="007B37C7" w:rsidDel="009D48D4">
          <w:delText>h</w:delText>
        </w:r>
        <w:r w:rsidR="00E55FAE" w:rsidDel="009D48D4">
          <w:delText>igher anomalous</w:delText>
        </w:r>
      </w:del>
      <w:ins w:id="132" w:author="Ezzati, Majid" w:date="2019-02-14T09:30:00Z">
        <w:r w:rsidR="009D48D4">
          <w:t>warmer</w:t>
        </w:r>
      </w:ins>
      <w:r w:rsidR="00E55FAE">
        <w:t xml:space="preserve"> temperatures </w:t>
      </w:r>
      <w:r w:rsidR="005F3A66">
        <w:t xml:space="preserve">generally </w:t>
      </w:r>
      <w:r w:rsidR="00B04E34">
        <w:t>increas</w:t>
      </w:r>
      <w:r w:rsidR="001A1E76">
        <w:t>e road traffic</w:t>
      </w:r>
      <w:r w:rsidR="00B04E34">
        <w:t xml:space="preserve"> </w:t>
      </w:r>
      <w:r w:rsidR="00E55FAE">
        <w:t xml:space="preserve">in </w:t>
      </w:r>
      <w:r w:rsidR="009445A8">
        <w:t>North America</w:t>
      </w:r>
      <w:del w:id="133" w:author="Ezzati, Majid" w:date="2019-02-14T09:31:00Z">
        <w:r w:rsidR="00484EC5" w:rsidDel="009D48D4">
          <w:delText>,</w:delText>
        </w:r>
      </w:del>
      <w:ins w:id="134" w:author="Ezzati, Majid" w:date="2019-02-14T09:31:00Z">
        <w:r w:rsidR="009D48D4">
          <w:t>;</w:t>
        </w:r>
      </w:ins>
      <w:r w:rsidR="001A1E76">
        <w:fldChar w:fldCharType="begin" w:fldLock="1"/>
      </w:r>
      <w:r w:rsidR="002F07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1A1E76">
        <w:fldChar w:fldCharType="separate"/>
      </w:r>
      <w:r w:rsidR="00C450F3" w:rsidRPr="00C450F3">
        <w:rPr>
          <w:noProof/>
          <w:vertAlign w:val="superscript"/>
        </w:rPr>
        <w:t>27–30</w:t>
      </w:r>
      <w:r w:rsidR="001A1E76">
        <w:fldChar w:fldCharType="end"/>
      </w:r>
      <w:del w:id="135" w:author="Ezzati, Majid" w:date="2019-02-14T09:31:00Z">
        <w:r w:rsidR="006D2CBB" w:rsidDel="009D48D4">
          <w:delText>.</w:delText>
        </w:r>
      </w:del>
      <w:r w:rsidR="006D2CBB">
        <w:t xml:space="preserve"> With more people</w:t>
      </w:r>
      <w:r w:rsidR="00575AEF">
        <w:t xml:space="preserve"> generally</w:t>
      </w:r>
      <w:r w:rsidR="006D2CBB">
        <w:t xml:space="preserve"> outdoors in warmer weather,</w:t>
      </w:r>
      <w:r w:rsidR="009C4527">
        <w:fldChar w:fldCharType="begin" w:fldLock="1"/>
      </w:r>
      <w:r w:rsidR="002F0788">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009C4527">
        <w:fldChar w:fldCharType="separate"/>
      </w:r>
      <w:r w:rsidR="00C450F3" w:rsidRPr="00C450F3">
        <w:rPr>
          <w:noProof/>
          <w:vertAlign w:val="superscript"/>
        </w:rPr>
        <w:t>31</w:t>
      </w:r>
      <w:r w:rsidR="009C4527">
        <w:fldChar w:fldCharType="end"/>
      </w:r>
      <w:r w:rsidR="006D2CBB">
        <w:t xml:space="preserve"> this</w:t>
      </w:r>
      <w:r w:rsidR="00484EC5">
        <w:t xml:space="preserve"> could lead to more </w:t>
      </w:r>
      <w:ins w:id="136" w:author="Ezzati, Majid" w:date="2019-02-14T09:31:00Z">
        <w:r w:rsidR="009D48D4">
          <w:t xml:space="preserve">fatal </w:t>
        </w:r>
      </w:ins>
      <w:r w:rsidR="00484EC5">
        <w:t>collisions</w:t>
      </w:r>
      <w:del w:id="137" w:author="Ezzati, Majid" w:date="2019-02-14T09:31:00Z">
        <w:r w:rsidR="00484EC5" w:rsidDel="009D48D4">
          <w:delText xml:space="preserve"> and ultimately more traffic deaths</w:delText>
        </w:r>
      </w:del>
      <w:r w:rsidR="00484EC5">
        <w:t>.</w:t>
      </w:r>
    </w:p>
    <w:p w14:paraId="3AFBA133" w14:textId="77777777" w:rsidR="005773FB" w:rsidRDefault="005773FB" w:rsidP="00FF023E">
      <w:pPr>
        <w:spacing w:line="480" w:lineRule="auto"/>
        <w:jc w:val="both"/>
      </w:pPr>
    </w:p>
    <w:p w14:paraId="46FF7E36" w14:textId="1C467C2E" w:rsidR="00701866" w:rsidRPr="00542390" w:rsidRDefault="005773FB" w:rsidP="00D92F3C">
      <w:pPr>
        <w:spacing w:line="480" w:lineRule="auto"/>
        <w:jc w:val="both"/>
        <w:rPr>
          <w:i/>
          <w:color w:val="000000" w:themeColor="text1"/>
        </w:rPr>
      </w:pPr>
      <w:del w:id="138" w:author="Ezzati, Majid" w:date="2019-02-14T10:29:00Z">
        <w:r w:rsidDel="00BE5F0E">
          <w:lastRenderedPageBreak/>
          <w:delText xml:space="preserve">Less clear are </w:delText>
        </w:r>
        <w:r w:rsidR="00B90B76" w:rsidDel="00BE5F0E">
          <w:delText xml:space="preserve">the </w:delText>
        </w:r>
        <w:r w:rsidDel="00BE5F0E">
          <w:delText>p</w:delText>
        </w:r>
      </w:del>
      <w:ins w:id="139" w:author="Ezzati, Majid" w:date="2019-02-14T10:29:00Z">
        <w:r w:rsidR="00BE5F0E">
          <w:t>P</w:t>
        </w:r>
      </w:ins>
      <w:r>
        <w:t xml:space="preserve">athways </w:t>
      </w:r>
      <w:r w:rsidR="00B90B76">
        <w:t xml:space="preserve">linking </w:t>
      </w:r>
      <w:r>
        <w:t>anomalously high temperatures and deaths from assault</w:t>
      </w:r>
      <w:ins w:id="140" w:author="Ezzati, Majid" w:date="2019-02-14T10:29:00Z">
        <w:r w:rsidR="00BE5F0E">
          <w:t xml:space="preserve"> and self-harm are less established</w:t>
        </w:r>
      </w:ins>
      <w:r>
        <w:t xml:space="preserve">. </w:t>
      </w:r>
      <w:r w:rsidR="00060831">
        <w:t xml:space="preserve">One </w:t>
      </w:r>
      <w:del w:id="141" w:author="Ezzati, Majid" w:date="2019-02-14T10:30:00Z">
        <w:r w:rsidR="00060831" w:rsidDel="005D41A4">
          <w:delText xml:space="preserve">theory </w:delText>
        </w:r>
      </w:del>
      <w:ins w:id="142" w:author="Ezzati, Majid" w:date="2019-02-14T10:30:00Z">
        <w:r w:rsidR="005D41A4">
          <w:t xml:space="preserve">hypothesis </w:t>
        </w:r>
      </w:ins>
      <w:r w:rsidR="00060831">
        <w:t>is that</w:t>
      </w:r>
      <w:r w:rsidR="00887243">
        <w:t>, similar</w:t>
      </w:r>
      <w:del w:id="143" w:author="Ezzati, Majid" w:date="2019-02-14T10:31:00Z">
        <w:r w:rsidR="00887243" w:rsidDel="006023C5">
          <w:delText>ly</w:delText>
        </w:r>
      </w:del>
      <w:r w:rsidR="00887243">
        <w:t xml:space="preserve"> to transport</w:t>
      </w:r>
      <w:ins w:id="144" w:author="Ezzati, Majid" w:date="2019-02-14T10:31:00Z">
        <w:r w:rsidR="006023C5">
          <w:t>,</w:t>
        </w:r>
      </w:ins>
      <w:r w:rsidR="00887243">
        <w:t xml:space="preserve"> </w:t>
      </w:r>
      <w:del w:id="145" w:author="Ezzati, Majid" w:date="2019-02-14T10:31:00Z">
        <w:r w:rsidR="00060831" w:rsidDel="005D41A4">
          <w:delText xml:space="preserve"> </w:delText>
        </w:r>
      </w:del>
      <w:r w:rsidR="005F20AD">
        <w:t xml:space="preserve">more time spent outdoors in anomalously warmer temperatures </w:t>
      </w:r>
      <w:r w:rsidR="009F36AB">
        <w:t xml:space="preserve">leads </w:t>
      </w:r>
      <w:r w:rsidR="005F20AD">
        <w:t xml:space="preserve">to an increased number of face-to-face interactions, and </w:t>
      </w:r>
      <w:proofErr w:type="spellStart"/>
      <w:r w:rsidR="005F20AD">
        <w:t>hence</w:t>
      </w:r>
      <w:del w:id="146" w:author="Ezzati, Majid" w:date="2019-02-14T10:32:00Z">
        <w:r w:rsidR="005F20AD" w:rsidDel="006023C5">
          <w:delText xml:space="preserve"> numbers of </w:delText>
        </w:r>
      </w:del>
      <w:r w:rsidR="005F20AD">
        <w:t>arguments</w:t>
      </w:r>
      <w:proofErr w:type="spellEnd"/>
      <w:r w:rsidR="005F20AD">
        <w:t xml:space="preserve">, confrontations, and ultimately </w:t>
      </w:r>
      <w:del w:id="147" w:author="Ezzati, Majid" w:date="2019-02-14T10:32:00Z">
        <w:r w:rsidR="005F20AD" w:rsidDel="00134D6A">
          <w:delText xml:space="preserve">deaths from </w:delText>
        </w:r>
      </w:del>
      <w:r w:rsidR="005F20AD">
        <w:t>assault</w:t>
      </w:r>
      <w:ins w:id="148" w:author="Ezzati, Majid" w:date="2019-02-14T10:32:00Z">
        <w:r w:rsidR="00134D6A">
          <w:t>s</w:t>
        </w:r>
      </w:ins>
      <w:r w:rsidR="002D7F86">
        <w:t>.</w:t>
      </w:r>
      <w:r w:rsidR="005F20AD">
        <w:fldChar w:fldCharType="begin" w:fldLock="1"/>
      </w:r>
      <w:r w:rsidR="002F0788">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005F20AD">
        <w:fldChar w:fldCharType="separate"/>
      </w:r>
      <w:r w:rsidR="00C450F3" w:rsidRPr="00C450F3">
        <w:rPr>
          <w:noProof/>
          <w:vertAlign w:val="superscript"/>
        </w:rPr>
        <w:t>32,33</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2F0788">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34,35&lt;/sup&gt;","plainTextFormattedCitation":"34,35","previouslyFormattedCitation":"&lt;sup&gt;34,35&lt;/sup&gt;"},"properties":{"noteIndex":0},"schema":"https://github.com/citation-style-language/schema/raw/master/csl-citation.json"}</w:instrText>
      </w:r>
      <w:r w:rsidR="005F20AD" w:rsidRPr="00A27E88">
        <w:fldChar w:fldCharType="separate"/>
      </w:r>
      <w:r w:rsidR="00C450F3" w:rsidRPr="00C450F3">
        <w:rPr>
          <w:noProof/>
          <w:vertAlign w:val="superscript"/>
        </w:rPr>
        <w:t>34,35</w:t>
      </w:r>
      <w:r w:rsidR="005F20AD" w:rsidRPr="00A27E88">
        <w:fldChar w:fldCharType="end"/>
      </w:r>
      <w:r w:rsidR="00AB562C">
        <w:t xml:space="preserve">Regarding intentional self-harm, </w:t>
      </w:r>
      <w:ins w:id="149" w:author="Ezzati, Majid" w:date="2019-02-14T10:33:00Z">
        <w:r w:rsidR="005031B9">
          <w:t xml:space="preserve">higher </w:t>
        </w:r>
      </w:ins>
      <w:r w:rsidR="00681A5F">
        <w:t>temperature</w:t>
      </w:r>
      <w:del w:id="150" w:author="Ezzati, Majid" w:date="2019-02-14T10:33:00Z">
        <w:r w:rsidR="00681A5F" w:rsidDel="005031B9">
          <w:delText>s</w:delText>
        </w:r>
      </w:del>
      <w:r w:rsidR="00681A5F">
        <w:t xml:space="preserve"> ha</w:t>
      </w:r>
      <w:ins w:id="151" w:author="Ezzati, Majid" w:date="2019-02-14T10:33:00Z">
        <w:r w:rsidR="005031B9">
          <w:t>s</w:t>
        </w:r>
      </w:ins>
      <w:del w:id="152" w:author="Ezzati, Majid" w:date="2019-02-14T10:33:00Z">
        <w:r w:rsidR="00681A5F" w:rsidDel="005031B9">
          <w:delText>ve</w:delText>
        </w:r>
      </w:del>
      <w:r w:rsidR="00681A5F">
        <w:t xml:space="preserve"> </w:t>
      </w:r>
      <w:del w:id="153" w:author="Ezzati, Majid" w:date="2019-02-14T10:33:00Z">
        <w:r w:rsidR="00681A5F" w:rsidDel="005031B9">
          <w:delText xml:space="preserve">also </w:delText>
        </w:r>
      </w:del>
      <w:r w:rsidR="00681A5F">
        <w:t xml:space="preserve">been </w:t>
      </w:r>
      <w:commentRangeStart w:id="154"/>
      <w:r w:rsidR="00681A5F">
        <w:t>associated</w:t>
      </w:r>
      <w:commentRangeEnd w:id="154"/>
      <w:r w:rsidR="00B45A6F">
        <w:rPr>
          <w:rStyle w:val="CommentReference"/>
          <w:rFonts w:asciiTheme="minorHAnsi" w:hAnsiTheme="minorHAnsi" w:cstheme="minorBidi"/>
          <w:lang w:eastAsia="en-US"/>
        </w:rPr>
        <w:commentReference w:id="154"/>
      </w:r>
      <w:r w:rsidR="00681A5F">
        <w:t xml:space="preserve"> with higher levels of distress in younger people</w:t>
      </w:r>
      <w:r w:rsidR="00DB43E9">
        <w:t>.</w:t>
      </w:r>
      <w:r w:rsidR="00681A5F">
        <w:fldChar w:fldCharType="begin" w:fldLock="1"/>
      </w:r>
      <w:r w:rsidR="002F0788">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36&lt;/sup&gt;","plainTextFormattedCitation":"36","previouslyFormattedCitation":"&lt;sup&gt;36&lt;/sup&gt;"},"properties":{"noteIndex":0},"schema":"https://github.com/citation-style-language/schema/raw/master/csl-citation.json"}</w:instrText>
      </w:r>
      <w:r w:rsidR="00681A5F">
        <w:fldChar w:fldCharType="separate"/>
      </w:r>
      <w:r w:rsidR="00C450F3" w:rsidRPr="00C450F3">
        <w:rPr>
          <w:noProof/>
          <w:vertAlign w:val="superscript"/>
        </w:rPr>
        <w:t>36</w:t>
      </w:r>
      <w:r w:rsidR="00681A5F">
        <w:fldChar w:fldCharType="end"/>
      </w:r>
      <w:r w:rsidR="00681A5F">
        <w:t xml:space="preserve"> </w:t>
      </w:r>
      <w:r w:rsidR="00DB43E9">
        <w:t xml:space="preserve">However, </w:t>
      </w:r>
      <w:del w:id="155" w:author="Ezzati, Majid" w:date="2019-02-14T10:34:00Z">
        <w:r w:rsidR="00DB43E9" w:rsidDel="00B45A6F">
          <w:delText>a</w:delText>
        </w:r>
        <w:r w:rsidR="00681A5F" w:rsidDel="00B45A6F">
          <w:delText xml:space="preserve">s </w:delText>
        </w:r>
      </w:del>
      <w:r w:rsidR="00681A5F">
        <w:t xml:space="preserve">links between </w:t>
      </w:r>
      <w:ins w:id="156" w:author="Ezzati, Majid" w:date="2019-02-14T10:34:00Z">
        <w:r w:rsidR="00B45A6F">
          <w:t xml:space="preserve">temperature and </w:t>
        </w:r>
      </w:ins>
      <w:r w:rsidR="00681A5F">
        <w:t xml:space="preserve">mental health </w:t>
      </w:r>
      <w:del w:id="157" w:author="Ezzati, Majid" w:date="2019-02-14T10:34:00Z">
        <w:r w:rsidR="00681A5F" w:rsidDel="00B45A6F">
          <w:delText>and rising temperatures are not fully established, r</w:delText>
        </w:r>
        <w:r w:rsidR="00B94EA3" w:rsidRPr="004633E5" w:rsidDel="00B45A6F">
          <w:delText xml:space="preserve">esearchers recognise the need for more research into </w:delText>
        </w:r>
        <w:r w:rsidR="00B94EA3" w:rsidDel="00B45A6F">
          <w:delText>rising temperatures, climate change</w:delText>
        </w:r>
        <w:r w:rsidR="00B94EA3" w:rsidRPr="004633E5" w:rsidDel="00B45A6F">
          <w:delText xml:space="preserve"> and mental health</w:delText>
        </w:r>
      </w:del>
      <w:ins w:id="158" w:author="Ezzati, Majid" w:date="2019-02-14T10:34:00Z">
        <w:r w:rsidR="00B45A6F">
          <w:t>requires further investigation</w:t>
        </w:r>
      </w:ins>
      <w:ins w:id="159" w:author="Ezzati, Majid" w:date="2019-02-14T10:35:00Z">
        <w:r w:rsidR="00B45A6F">
          <w:t>,</w:t>
        </w:r>
      </w:ins>
      <w:del w:id="160" w:author="Ezzati, Majid" w:date="2019-02-14T10:35:00Z">
        <w:r w:rsidR="00B94EA3" w:rsidRPr="004633E5" w:rsidDel="00B45A6F">
          <w:delText>.</w:delText>
        </w:r>
      </w:del>
      <w:r w:rsidR="00B94EA3" w:rsidRPr="004633E5">
        <w:fldChar w:fldCharType="begin" w:fldLock="1"/>
      </w:r>
      <w:r w:rsidR="002F0788">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37&lt;/sup&gt;","plainTextFormattedCitation":"37","previouslyFormattedCitation":"&lt;sup&gt;37&lt;/sup&gt;"},"properties":{"noteIndex":0},"schema":"https://github.com/citation-style-language/schema/raw/master/csl-citation.json"}</w:instrText>
      </w:r>
      <w:r w:rsidR="00B94EA3" w:rsidRPr="004633E5">
        <w:fldChar w:fldCharType="separate"/>
      </w:r>
      <w:r w:rsidR="00C450F3" w:rsidRPr="00C450F3">
        <w:rPr>
          <w:noProof/>
          <w:vertAlign w:val="superscript"/>
        </w:rPr>
        <w:t>37</w:t>
      </w:r>
      <w:r w:rsidR="00B94EA3" w:rsidRPr="004633E5">
        <w:fldChar w:fldCharType="end"/>
      </w:r>
      <w:r w:rsidR="00245B0A">
        <w:t xml:space="preserve"> </w:t>
      </w:r>
      <w:ins w:id="161" w:author="Ezzati, Majid" w:date="2019-02-14T10:35:00Z">
        <w:r w:rsidR="00B45A6F">
          <w:t>including whether the relationship varies by age and gender, as indicated by our results.</w:t>
        </w:r>
      </w:ins>
      <w:del w:id="162" w:author="Ezzati, Majid" w:date="2019-02-14T10:35:00Z">
        <w:r w:rsidR="00B878F7" w:rsidDel="00B45A6F">
          <w:delText>This study</w:delText>
        </w:r>
        <w:r w:rsidR="00245B0A" w:rsidDel="00B45A6F">
          <w:delText xml:space="preserve"> helps to identify groups which are particularly at risk</w:delText>
        </w:r>
        <w:r w:rsidR="004A6AF0" w:rsidDel="00B45A6F">
          <w:delText>.</w:delText>
        </w:r>
      </w:del>
    </w:p>
    <w:p w14:paraId="1733C77D" w14:textId="77777777" w:rsidR="00701866" w:rsidRDefault="00701866" w:rsidP="00FF023E">
      <w:pPr>
        <w:spacing w:line="480" w:lineRule="auto"/>
        <w:jc w:val="both"/>
        <w:rPr>
          <w:i/>
        </w:rPr>
      </w:pPr>
    </w:p>
    <w:p w14:paraId="0612ADBF" w14:textId="3FE4C399" w:rsidR="00701866" w:rsidRPr="002A2E8D" w:rsidRDefault="003D6B63" w:rsidP="00FF023E">
      <w:pPr>
        <w:spacing w:line="480" w:lineRule="auto"/>
        <w:jc w:val="both"/>
      </w:pPr>
      <w:r>
        <w:t xml:space="preserve">The major strength of our </w:t>
      </w:r>
      <w:r w:rsidR="00701866">
        <w:t xml:space="preserve">study </w:t>
      </w:r>
      <w:r>
        <w:t xml:space="preserve">is that we </w:t>
      </w:r>
      <w:r w:rsidR="00177480">
        <w:t xml:space="preserve">have </w:t>
      </w:r>
      <w:r w:rsidR="00701866">
        <w:t>comprehensive</w:t>
      </w:r>
      <w:r>
        <w:t>ly</w:t>
      </w:r>
      <w:r w:rsidR="00701866">
        <w:t xml:space="preserve"> </w:t>
      </w:r>
      <w:r>
        <w:t>modelled</w:t>
      </w:r>
      <w:r w:rsidR="00701866">
        <w:t xml:space="preserve"> </w:t>
      </w:r>
      <w:r>
        <w:t>the</w:t>
      </w:r>
      <w:r w:rsidR="00701866">
        <w:t xml:space="preserve"> association of temperature anomaly with injury by type of injury, </w:t>
      </w:r>
      <w:r w:rsidR="00E715F2">
        <w:t>month</w:t>
      </w:r>
      <w:r w:rsidR="000307CB">
        <w:t>,</w:t>
      </w:r>
      <w:r w:rsidR="00E715F2">
        <w:t xml:space="preserve"> </w:t>
      </w:r>
      <w:r w:rsidR="00701866">
        <w:t>age group and sex.</w:t>
      </w:r>
      <w:r w:rsidR="00676372">
        <w:t xml:space="preserve"> </w:t>
      </w:r>
      <w:del w:id="163" w:author="Ezzati, Majid" w:date="2019-02-14T10:26:00Z">
        <w:r w:rsidR="00676372" w:rsidDel="000931BC">
          <w:delText xml:space="preserve">This allowed </w:delText>
        </w:r>
        <w:r w:rsidR="00FF262C" w:rsidDel="000931BC">
          <w:rPr>
            <w:color w:val="000000" w:themeColor="text1"/>
          </w:rPr>
          <w:delText>the additional annual injury deaths for the 2016 US population in a year in which each month was +</w:delText>
        </w:r>
        <w:r w:rsidR="00FF262C" w:rsidRPr="00843ACB" w:rsidDel="000931BC">
          <w:rPr>
            <w:rFonts w:ascii="Helvetica" w:eastAsia="Times New Roman" w:hAnsi="Helvetica"/>
            <w:bCs/>
            <w:color w:val="222222"/>
            <w:sz w:val="21"/>
            <w:szCs w:val="21"/>
            <w:shd w:val="clear" w:color="auto" w:fill="FFFFFF"/>
          </w:rPr>
          <w:delText>1</w:delText>
        </w:r>
        <w:r w:rsidR="00FF262C" w:rsidRPr="00843ACB" w:rsidDel="000931BC">
          <w:rPr>
            <w:bCs/>
            <w:color w:val="000000" w:themeColor="text1"/>
          </w:rPr>
          <w:delText>°</w:delText>
        </w:r>
        <w:r w:rsidR="00FF262C" w:rsidDel="000931BC">
          <w:rPr>
            <w:bCs/>
            <w:color w:val="000000" w:themeColor="text1"/>
          </w:rPr>
          <w:delText>C</w:delText>
        </w:r>
        <w:r w:rsidR="00FF262C" w:rsidDel="000931BC">
          <w:rPr>
            <w:color w:val="000000" w:themeColor="text1"/>
          </w:rPr>
          <w:delText xml:space="preserve"> compared with 1980-2009 </w:delText>
        </w:r>
        <w:r w:rsidR="001039F1" w:rsidDel="000931BC">
          <w:rPr>
            <w:color w:val="000000" w:themeColor="text1"/>
          </w:rPr>
          <w:delText>norm</w:delText>
        </w:r>
        <w:r w:rsidR="00FF262C" w:rsidDel="000931BC">
          <w:rPr>
            <w:color w:val="000000" w:themeColor="text1"/>
          </w:rPr>
          <w:delText xml:space="preserve"> temperatures </w:delText>
        </w:r>
        <w:r w:rsidR="00FF262C" w:rsidRPr="00636C9B" w:rsidDel="000931BC">
          <w:rPr>
            <w:color w:val="000000" w:themeColor="text1"/>
          </w:rPr>
          <w:delText xml:space="preserve">by </w:delText>
        </w:r>
        <w:r w:rsidR="00FF262C" w:rsidDel="000931BC">
          <w:rPr>
            <w:color w:val="000000" w:themeColor="text1"/>
          </w:rPr>
          <w:delText>type</w:delText>
        </w:r>
        <w:r w:rsidR="00FF262C" w:rsidRPr="00636C9B" w:rsidDel="000931BC">
          <w:rPr>
            <w:color w:val="000000" w:themeColor="text1"/>
          </w:rPr>
          <w:delText xml:space="preserve"> of injury</w:delText>
        </w:r>
        <w:r w:rsidR="00FF262C" w:rsidDel="000931BC">
          <w:rPr>
            <w:color w:val="000000" w:themeColor="text1"/>
          </w:rPr>
          <w:delText>, sex</w:delText>
        </w:r>
        <w:r w:rsidR="00FF262C" w:rsidRPr="00636C9B" w:rsidDel="000931BC">
          <w:rPr>
            <w:color w:val="000000" w:themeColor="text1"/>
          </w:rPr>
          <w:delText xml:space="preserve"> and age group</w:delText>
        </w:r>
        <w:r w:rsidR="00FF262C" w:rsidDel="000931BC">
          <w:rPr>
            <w:color w:val="000000" w:themeColor="text1"/>
          </w:rPr>
          <w:delText xml:space="preserve"> (Figure 4).</w:delText>
        </w:r>
        <w:r w:rsidR="00FF262C" w:rsidRPr="00636C9B" w:rsidDel="000931BC">
          <w:rPr>
            <w:color w:val="000000" w:themeColor="text1"/>
          </w:rPr>
          <w:delText xml:space="preserve"> </w:delText>
        </w:r>
        <w:r w:rsidR="00701866" w:rsidDel="000931BC">
          <w:delText>We defined a concept of</w:delText>
        </w:r>
      </w:del>
      <w:ins w:id="164" w:author="Ezzati, Majid" w:date="2019-02-14T10:26:00Z">
        <w:r w:rsidR="000931BC">
          <w:t xml:space="preserve">Our </w:t>
        </w:r>
        <w:proofErr w:type="spellStart"/>
        <w:r w:rsidR="000931BC">
          <w:t>measyre</w:t>
        </w:r>
        <w:proofErr w:type="spellEnd"/>
        <w:r w:rsidR="000931BC">
          <w:t xml:space="preserve"> if</w:t>
        </w:r>
      </w:ins>
      <w:r w:rsidR="00701866">
        <w:t xml:space="preserve"> temperature anomaly </w:t>
      </w:r>
      <w:del w:id="165" w:author="Ezzati, Majid" w:date="2019-02-14T10:26:00Z">
        <w:r w:rsidR="00701866" w:rsidDel="000931BC">
          <w:delText xml:space="preserve">that </w:delText>
        </w:r>
      </w:del>
      <w:r w:rsidR="00701866">
        <w:t xml:space="preserve">internalises long-term historical experience </w:t>
      </w:r>
      <w:ins w:id="166" w:author="Ezzati, Majid" w:date="2019-02-14T10:27:00Z">
        <w:r w:rsidR="000931BC">
          <w:t>of each state</w:t>
        </w:r>
      </w:ins>
      <w:del w:id="167" w:author="Ezzati, Majid" w:date="2019-02-14T10:27:00Z">
        <w:r w:rsidR="00701866" w:rsidDel="000931BC">
          <w:delText>by month and state</w:delText>
        </w:r>
      </w:del>
      <w:r w:rsidR="00701866">
        <w:t xml:space="preserve">, and is closer to what climate change may bring about than solely examining </w:t>
      </w:r>
      <w:del w:id="168" w:author="Ezzati, Majid" w:date="2019-02-14T10:27:00Z">
        <w:r w:rsidR="00701866" w:rsidDel="000931BC">
          <w:delText>single or multi-day</w:delText>
        </w:r>
      </w:del>
      <w:ins w:id="169" w:author="Ezzati, Majid" w:date="2019-02-14T10:27:00Z">
        <w:r w:rsidR="000931BC">
          <w:t>daily</w:t>
        </w:r>
      </w:ins>
      <w:r w:rsidR="00701866">
        <w:t xml:space="preserve"> episodes</w:t>
      </w:r>
      <w:ins w:id="170" w:author="Ezzati, Majid" w:date="2019-02-14T10:27:00Z">
        <w:r w:rsidR="000931BC">
          <w:t>, or average temperature to which people have adapted</w:t>
        </w:r>
      </w:ins>
      <w:r w:rsidR="00701866">
        <w:t xml:space="preserve">. </w:t>
      </w:r>
      <w:ins w:id="171" w:author="Ezzati, Majid" w:date="2019-02-14T10:27:00Z">
        <w:r w:rsidR="000931BC">
          <w:t xml:space="preserve">To utilise this metric, </w:t>
        </w:r>
      </w:ins>
      <w:ins w:id="172" w:author="Ezzati, Majid" w:date="2019-02-14T10:28:00Z">
        <w:r w:rsidR="000931BC">
          <w:t>w</w:t>
        </w:r>
      </w:ins>
      <w:del w:id="173" w:author="Ezzati, Majid" w:date="2019-02-14T10:28:00Z">
        <w:r w:rsidR="00701866" w:rsidDel="000931BC">
          <w:delText>W</w:delText>
        </w:r>
      </w:del>
      <w:r w:rsidR="00701866">
        <w:t xml:space="preserve">e </w:t>
      </w:r>
      <w:del w:id="174" w:author="Ezzati, Majid" w:date="2019-02-14T10:28:00Z">
        <w:r w:rsidR="00701866" w:rsidDel="00753F96">
          <w:delText xml:space="preserve">have managed to couple </w:delText>
        </w:r>
      </w:del>
      <w:ins w:id="175" w:author="Ezzati, Majid" w:date="2019-02-14T10:28:00Z">
        <w:r w:rsidR="00753F96">
          <w:t xml:space="preserve">integrated </w:t>
        </w:r>
      </w:ins>
      <w:r w:rsidR="00701866">
        <w:t xml:space="preserve">two </w:t>
      </w:r>
      <w:r w:rsidR="009049A1">
        <w:t xml:space="preserve">massive </w:t>
      </w:r>
      <w:r w:rsidR="00701866">
        <w:t xml:space="preserve">disparate </w:t>
      </w:r>
      <w:ins w:id="176" w:author="Ezzati, Majid" w:date="2019-02-14T10:28:00Z">
        <w:r w:rsidR="00753F96">
          <w:t xml:space="preserve">national </w:t>
        </w:r>
      </w:ins>
      <w:r w:rsidR="00701866">
        <w:t xml:space="preserve">datasets </w:t>
      </w:r>
      <w:ins w:id="177" w:author="Ezzati, Majid" w:date="2019-02-14T10:28:00Z">
        <w:r w:rsidR="00753F96">
          <w:t>on</w:t>
        </w:r>
      </w:ins>
      <w:del w:id="178" w:author="Ezzati, Majid" w:date="2019-02-14T10:28:00Z">
        <w:r w:rsidR="00701866" w:rsidDel="00753F96">
          <w:delText>from</w:delText>
        </w:r>
      </w:del>
      <w:r w:rsidR="00701866">
        <w:t xml:space="preserve"> mortality </w:t>
      </w:r>
      <w:r w:rsidR="004D2D69">
        <w:t>(</w:t>
      </w:r>
      <w:r w:rsidR="0007339A">
        <w:t xml:space="preserve">US </w:t>
      </w:r>
      <w:r w:rsidR="000A0410">
        <w:t>vital statistics</w:t>
      </w:r>
      <w:r w:rsidR="004D2D69">
        <w:t xml:space="preserve">) </w:t>
      </w:r>
      <w:r w:rsidR="00701866">
        <w:t xml:space="preserve">and meteorology </w:t>
      </w:r>
      <w:r w:rsidR="00E512AF">
        <w:t>(ERA-Interim</w:t>
      </w:r>
      <w:r w:rsidR="009C2BC0"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9C2BC0" w:rsidRPr="00636C9B">
        <w:fldChar w:fldCharType="separate"/>
      </w:r>
      <w:r w:rsidR="00C450F3" w:rsidRPr="00C450F3">
        <w:rPr>
          <w:noProof/>
          <w:vertAlign w:val="superscript"/>
        </w:rPr>
        <w:t>38</w:t>
      </w:r>
      <w:r w:rsidR="009C2BC0" w:rsidRPr="00636C9B">
        <w:fldChar w:fldCharType="end"/>
      </w:r>
      <w:r w:rsidR="00E512AF">
        <w:t>)</w:t>
      </w:r>
      <w:ins w:id="179" w:author="Ezzati, Majid" w:date="2019-02-14T10:28:00Z">
        <w:r w:rsidR="00753F96">
          <w:t>, and developed a bespoke</w:t>
        </w:r>
      </w:ins>
      <w:r w:rsidR="00E512AF">
        <w:t xml:space="preserve"> </w:t>
      </w:r>
      <w:del w:id="180" w:author="Ezzati, Majid" w:date="2019-02-14T10:28:00Z">
        <w:r w:rsidR="00701866" w:rsidDel="00753F96">
          <w:delText xml:space="preserve">with </w:delText>
        </w:r>
        <w:r w:rsidR="00F2181C" w:rsidDel="00753F96">
          <w:delText>a</w:delText>
        </w:r>
        <w:r w:rsidR="009049A1" w:rsidDel="00753F96">
          <w:delText>n innovative</w:delText>
        </w:r>
        <w:r w:rsidR="00F2181C" w:rsidDel="00753F96">
          <w:delText xml:space="preserve"> </w:delText>
        </w:r>
      </w:del>
      <w:r w:rsidR="00F2181C">
        <w:t>Bayesian spatio-temporal model</w:t>
      </w:r>
      <w:r w:rsidR="00701866">
        <w:t>.</w:t>
      </w:r>
      <w:r w:rsidR="006011A5">
        <w:t xml:space="preserve"> </w:t>
      </w:r>
      <w:r w:rsidR="00701866">
        <w:t>A limitation of our study is that, like all observation studies, we cannot rule out confounding</w:t>
      </w:r>
      <w:ins w:id="181" w:author="Ezzati, Majid" w:date="2019-02-14T10:29:00Z">
        <w:r w:rsidR="00BE5F0E">
          <w:t xml:space="preserve"> of results due to other factors</w:t>
        </w:r>
      </w:ins>
      <w:r w:rsidR="00701866">
        <w:t xml:space="preserve">, although it is unlikely that </w:t>
      </w:r>
      <w:ins w:id="182" w:author="Ezzati, Majid" w:date="2019-02-14T10:29:00Z">
        <w:r w:rsidR="00BE5F0E">
          <w:t>such</w:t>
        </w:r>
      </w:ins>
      <w:del w:id="183" w:author="Ezzati, Majid" w:date="2019-02-14T10:29:00Z">
        <w:r w:rsidR="00701866" w:rsidDel="00BE5F0E">
          <w:delText>other</w:delText>
        </w:r>
      </w:del>
      <w:r w:rsidR="00701866">
        <w:t xml:space="preserve">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1EEA2645" w:rsidR="00F76D4F" w:rsidRPr="00254463" w:rsidRDefault="00735673" w:rsidP="00FF023E">
      <w:pPr>
        <w:spacing w:line="480" w:lineRule="auto"/>
        <w:jc w:val="both"/>
      </w:pPr>
      <w:r w:rsidRPr="00254463">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w:t>
      </w:r>
      <w:ins w:id="184" w:author="Ezzati, Majid" w:date="2019-02-14T10:38:00Z">
        <w:r w:rsidR="00447981">
          <w:t xml:space="preserve">phenomena such as </w:t>
        </w:r>
      </w:ins>
      <w:r>
        <w:t>climate change</w:t>
      </w:r>
      <w:ins w:id="185" w:author="Ezzati, Majid" w:date="2019-02-14T10:38:00Z">
        <w:r w:rsidR="00447981">
          <w:t>, unless countered by social and health system interventions</w:t>
        </w:r>
      </w:ins>
      <w:ins w:id="186" w:author="Ezzati, Majid" w:date="2019-02-14T10:42:00Z">
        <w:r w:rsidR="00092B09">
          <w:t xml:space="preserve"> that mitigate these impacts</w:t>
        </w:r>
      </w:ins>
      <w:r>
        <w:t>.</w:t>
      </w:r>
      <w:r w:rsidR="006652B3">
        <w:t xml:space="preserve"> </w:t>
      </w:r>
      <w:del w:id="187" w:author="Ezzati, Majid" w:date="2019-02-14T10:39:00Z">
        <w:r w:rsidR="006652B3" w:rsidDel="00447981">
          <w:delText>Our novel study design</w:delText>
        </w:r>
        <w:r w:rsidR="004B0C9B" w:rsidDel="00447981">
          <w:delText>, in comparison to previous studies which have treated the population as a whole or split into only a few strata,</w:delText>
        </w:r>
        <w:r w:rsidR="006652B3" w:rsidDel="00447981">
          <w:delText xml:space="preserve"> allowed us to </w:delText>
        </w:r>
        <w:r w:rsidR="004B0C9B" w:rsidDel="00447981">
          <w:delText>show that t</w:delText>
        </w:r>
        <w:r w:rsidR="00580B4F" w:rsidDel="00447981">
          <w:delText>hese additional deaths</w:delText>
        </w:r>
        <w:r w:rsidR="00A76C09" w:rsidDel="00447981">
          <w:delText xml:space="preserve"> will be </w:delText>
        </w:r>
        <w:r w:rsidR="00F375B0" w:rsidDel="00447981">
          <w:delText>concentrated</w:delText>
        </w:r>
        <w:r w:rsidR="00A76C09" w:rsidDel="00447981">
          <w:delText xml:space="preserve"> </w:delText>
        </w:r>
        <w:r w:rsidR="00F375B0" w:rsidDel="00447981">
          <w:delText>in</w:delText>
        </w:r>
      </w:del>
      <w:del w:id="188" w:author="Ezzati, Majid" w:date="2019-02-14T10:41:00Z">
        <w:r w:rsidR="00F375B0" w:rsidDel="00A74766">
          <w:delText xml:space="preserve"> young to middle-age</w:delText>
        </w:r>
      </w:del>
      <w:del w:id="189" w:author="Ezzati, Majid" w:date="2019-02-14T10:39:00Z">
        <w:r w:rsidR="00F375B0" w:rsidDel="00447981">
          <w:delText>d males</w:delText>
        </w:r>
      </w:del>
      <w:del w:id="190" w:author="Ezzati, Majid" w:date="2019-02-14T10:41:00Z">
        <w:r w:rsidR="004B0C9B" w:rsidDel="00A74766">
          <w:delText>.</w:delText>
        </w:r>
        <w:r w:rsidR="006652B3" w:rsidDel="00A74766">
          <w:delText xml:space="preserve"> </w:delText>
        </w:r>
      </w:del>
      <w:r w:rsidR="000B4B68">
        <w:t>Though absolute impacts o</w:t>
      </w:r>
      <w:ins w:id="191" w:author="Ezzati, Majid" w:date="2019-02-14T10:40:00Z">
        <w:r w:rsidR="00A74766">
          <w:t>n</w:t>
        </w:r>
      </w:ins>
      <w:del w:id="192" w:author="Ezzati, Majid" w:date="2019-02-14T10:40:00Z">
        <w:r w:rsidR="000B4B68" w:rsidDel="00A74766">
          <w:delText>f</w:delText>
        </w:r>
      </w:del>
      <w:r w:rsidR="000B4B68">
        <w:t xml:space="preserve"> mortality are</w:t>
      </w:r>
      <w:ins w:id="193" w:author="Ezzati, Majid" w:date="2019-02-14T10:41:00Z">
        <w:r w:rsidR="00A74766">
          <w:t xml:space="preserve"> modest</w:t>
        </w:r>
      </w:ins>
      <w:del w:id="194" w:author="Ezzati, Majid" w:date="2019-02-14T10:41:00Z">
        <w:r w:rsidR="000B4B68" w:rsidDel="00A74766">
          <w:delText xml:space="preserve"> </w:delText>
        </w:r>
        <w:r w:rsidR="009049A1" w:rsidDel="00A74766">
          <w:delText>rather</w:delText>
        </w:r>
        <w:r w:rsidR="000B4B68" w:rsidDel="00A74766">
          <w:delText xml:space="preserve"> small</w:delText>
        </w:r>
        <w:r w:rsidR="009049A1" w:rsidDel="00A74766">
          <w:delText xml:space="preserve"> (i.e., </w:delText>
        </w:r>
        <w:r w:rsidR="00CB2273" w:rsidDel="00A74766">
          <w:delText xml:space="preserve">increase in injury deaths by 0.47% in 2016 if </w:delText>
        </w:r>
        <w:r w:rsidR="00CB2273" w:rsidDel="00A74766">
          <w:rPr>
            <w:color w:val="000000" w:themeColor="text1"/>
          </w:rPr>
          <w:delText>each month in each state were +</w:delText>
        </w:r>
        <w:r w:rsidR="00CB2273" w:rsidRPr="00636C9B" w:rsidDel="00A74766">
          <w:rPr>
            <w:color w:val="000000" w:themeColor="text1"/>
          </w:rPr>
          <w:delText>1</w:delText>
        </w:r>
        <w:r w:rsidR="00CB2273" w:rsidRPr="00636C9B" w:rsidDel="00A74766">
          <w:rPr>
            <w:rFonts w:ascii="Arial" w:eastAsia="Times New Roman" w:hAnsi="Arial" w:cs="Arial"/>
            <w:bCs/>
            <w:color w:val="222222"/>
            <w:shd w:val="clear" w:color="auto" w:fill="FFFFFF"/>
          </w:rPr>
          <w:delText>°</w:delText>
        </w:r>
        <w:r w:rsidR="00CB2273" w:rsidRPr="00636C9B" w:rsidDel="00A74766">
          <w:rPr>
            <w:color w:val="000000" w:themeColor="text1"/>
          </w:rPr>
          <w:delText>C</w:delText>
        </w:r>
        <w:r w:rsidR="00CB2273" w:rsidDel="00A74766">
          <w:rPr>
            <w:color w:val="000000" w:themeColor="text1"/>
          </w:rPr>
          <w:delText xml:space="preserve"> above its long-term norm</w:delText>
        </w:r>
        <w:r w:rsidR="009049A1" w:rsidDel="00A74766">
          <w:delText>)</w:delText>
        </w:r>
      </w:del>
      <w:r w:rsidR="000B4B68">
        <w:t xml:space="preserve">, </w:t>
      </w:r>
      <w:ins w:id="195" w:author="Ezzati, Majid" w:date="2019-02-14T10:41:00Z">
        <w:r w:rsidR="00A74766">
          <w:t xml:space="preserve">those, especially men, in young to middle-ages will experience the largest impacts. </w:t>
        </w:r>
      </w:ins>
      <w:del w:id="196" w:author="Ezzati, Majid" w:date="2019-02-14T10:41:00Z">
        <w:r w:rsidR="00DF7A3C" w:rsidDel="00A74766">
          <w:delText>our findings</w:delText>
        </w:r>
        <w:r w:rsidR="000B4B68" w:rsidDel="00A74766">
          <w:delText xml:space="preserve"> </w:delText>
        </w:r>
        <w:r w:rsidR="00DF7A3C" w:rsidDel="00A74766">
          <w:delText xml:space="preserve">highlight the importance </w:delText>
        </w:r>
        <w:r w:rsidR="00656AA1" w:rsidDel="00A74766">
          <w:delText>of designing studies to understand the impact of anomalous temperature and climate change by age group and sex.</w:delText>
        </w:r>
        <w:r w:rsidR="00DF7A3C" w:rsidDel="00A74766">
          <w:delText xml:space="preserve"> </w:delText>
        </w:r>
        <w:r w:rsidR="000B4B68" w:rsidDel="00A74766">
          <w:delText xml:space="preserve"> </w:delText>
        </w:r>
      </w:del>
      <w:del w:id="197" w:author="Ezzati, Majid" w:date="2019-02-14T10:43:00Z">
        <w:r w:rsidR="0069377A" w:rsidDel="00584490">
          <w:delText xml:space="preserve">Based on our work, </w:delText>
        </w:r>
        <w:r w:rsidR="007B6420" w:rsidDel="00584490">
          <w:delText xml:space="preserve">there may be opportunities to </w:delText>
        </w:r>
        <w:r w:rsidR="003C122B" w:rsidDel="00584490">
          <w:delText xml:space="preserve">focus on </w:delText>
        </w:r>
        <w:r w:rsidR="007B6420" w:rsidDel="00584490">
          <w:delText>younger males</w:delText>
        </w:r>
        <w:r w:rsidR="003C122B" w:rsidDel="00584490">
          <w:delText xml:space="preserve"> for interventions</w:delText>
        </w:r>
        <w:r w:rsidR="00625807" w:rsidDel="00584490">
          <w:delText xml:space="preserve"> during anomalously high temperature periods</w:delText>
        </w:r>
        <w:r w:rsidR="003C122B" w:rsidDel="00584490">
          <w:delText>.</w:delText>
        </w:r>
      </w:del>
      <w:ins w:id="198" w:author="Ezzati, Majid" w:date="2019-02-14T10:43:00Z">
        <w:r w:rsidR="00584490">
          <w:t xml:space="preserve">This group currently experiences disproportionately large burden of injuries. Therefore a </w:t>
        </w:r>
        <w:r w:rsidR="00584490">
          <w:lastRenderedPageBreak/>
          <w:t xml:space="preserve">combination of public health interventions that broadly target injuries in these groups </w:t>
        </w:r>
      </w:ins>
      <w:ins w:id="199" w:author="Ezzati, Majid" w:date="2019-02-14T10:44:00Z">
        <w:r w:rsidR="00584490">
          <w:t>–</w:t>
        </w:r>
      </w:ins>
      <w:ins w:id="200" w:author="Ezzati, Majid" w:date="2019-02-14T10:43:00Z">
        <w:r w:rsidR="00584490">
          <w:t xml:space="preserve"> for </w:t>
        </w:r>
      </w:ins>
      <w:ins w:id="201" w:author="Ezzati, Majid" w:date="2019-02-14T10:44:00Z">
        <w:r w:rsidR="00584490">
          <w:t>example XXXXX –</w:t>
        </w:r>
      </w:ins>
      <w:ins w:id="202" w:author="Ezzati, Majid" w:date="2019-02-14T10:43:00Z">
        <w:r w:rsidR="00584490">
          <w:t xml:space="preserve"> </w:t>
        </w:r>
      </w:ins>
      <w:ins w:id="203" w:author="Ezzati, Majid" w:date="2019-02-14T10:44:00Z">
        <w:r w:rsidR="00584490">
          <w:t xml:space="preserve">and those that trigger in relation to forecasted high temperature periods </w:t>
        </w:r>
      </w:ins>
      <w:ins w:id="204" w:author="Ezzati, Majid" w:date="2019-02-14T10:45:00Z">
        <w:r w:rsidR="00584490">
          <w:t>–</w:t>
        </w:r>
      </w:ins>
      <w:ins w:id="205" w:author="Ezzati, Majid" w:date="2019-02-14T10:44:00Z">
        <w:r w:rsidR="00584490">
          <w:t xml:space="preserve"> for </w:t>
        </w:r>
      </w:ins>
      <w:ins w:id="206" w:author="Ezzati, Majid" w:date="2019-02-14T10:45:00Z">
        <w:r w:rsidR="00584490">
          <w:t xml:space="preserve">example </w:t>
        </w:r>
      </w:ins>
      <w:commentRangeStart w:id="207"/>
      <w:ins w:id="208" w:author="Ezzati, Majid" w:date="2019-02-14T10:46:00Z">
        <w:r w:rsidR="00584490">
          <w:t>XXXX</w:t>
        </w:r>
        <w:commentRangeEnd w:id="207"/>
        <w:r w:rsidR="00584490">
          <w:rPr>
            <w:rStyle w:val="CommentReference"/>
            <w:rFonts w:asciiTheme="minorHAnsi" w:hAnsiTheme="minorHAnsi" w:cstheme="minorBidi"/>
            <w:lang w:eastAsia="en-US"/>
          </w:rPr>
          <w:commentReference w:id="207"/>
        </w:r>
        <w:r w:rsidR="00584490">
          <w:t xml:space="preserve"> </w:t>
        </w:r>
      </w:ins>
      <w:ins w:id="209" w:author="Ezzati, Majid" w:date="2019-02-14T10:45:00Z">
        <w:r w:rsidR="00584490">
          <w:t>– should be a public hea</w:t>
        </w:r>
      </w:ins>
      <w:ins w:id="210" w:author="Ezzati, Majid" w:date="2019-02-14T10:47:00Z">
        <w:r w:rsidR="00584490">
          <w:t>lth priority</w:t>
        </w:r>
      </w:ins>
      <w:r w:rsidR="003C122B">
        <w:t xml:space="preserve"> </w:t>
      </w:r>
      <w:del w:id="211" w:author="Ezzati, Majid" w:date="2019-02-14T10:45:00Z">
        <w:r w:rsidR="003C122B" w:rsidDel="00584490">
          <w:delText xml:space="preserve">This could be through targeted messaging </w:delText>
        </w:r>
        <w:r w:rsidR="00212615" w:rsidDel="00584490">
          <w:delText>following</w:delText>
        </w:r>
        <w:r w:rsidR="003C122B" w:rsidDel="00584490">
          <w:delText xml:space="preserve"> forecasts of anomalously warm months or through </w:delText>
        </w:r>
        <w:r w:rsidR="00566932" w:rsidDel="00584490">
          <w:delText xml:space="preserve">general education of the potential added mental health, violence, and driving risks that are </w:delText>
        </w:r>
        <w:r w:rsidR="00B90B76" w:rsidDel="00584490">
          <w:delText>present in</w:delText>
        </w:r>
        <w:r w:rsidR="00566932" w:rsidDel="00584490">
          <w:delText xml:space="preserve"> anomalously warm temperature</w:delText>
        </w:r>
      </w:del>
      <w:r w:rsidR="00566932">
        <w:t>.</w:t>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5F537320" w14:textId="42CAEA61" w:rsidR="001E0C8D" w:rsidRPr="00636C9B" w:rsidRDefault="00FA3851" w:rsidP="00FF023E">
      <w:pPr>
        <w:spacing w:line="480" w:lineRule="auto"/>
        <w:jc w:val="both"/>
        <w:outlineLvl w:val="0"/>
        <w:rPr>
          <w:i/>
          <w:color w:val="000000" w:themeColor="text1"/>
        </w:rPr>
      </w:pPr>
      <w:r>
        <w:rPr>
          <w:i/>
          <w:color w:val="000000" w:themeColor="text1"/>
        </w:rPr>
        <w:t>Data sources</w:t>
      </w: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06FD19F1"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w:t>
      </w:r>
      <w:r w:rsidR="00A269BD">
        <w:rPr>
          <w:rStyle w:val="apple-style-span"/>
          <w:color w:val="000000" w:themeColor="text1"/>
        </w:rPr>
        <w:t xml:space="preserve"> an aggregate set of</w:t>
      </w:r>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r w:rsidR="00A269BD">
        <w:rPr>
          <w:rStyle w:val="apple-style-span"/>
          <w:color w:val="000000" w:themeColor="text1"/>
        </w:rPr>
        <w:t>this aggregate group</w:t>
      </w:r>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3F81B7EF" w14:textId="20A823A4" w:rsidR="00211211" w:rsidRDefault="00FA31D5" w:rsidP="00FF023E">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9A708A">
        <w:rPr>
          <w:color w:val="000000" w:themeColor="text1"/>
        </w:rPr>
        <w:t>.</w:t>
      </w:r>
      <w:r w:rsidR="00EC6676"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EC6676" w:rsidRPr="00636C9B">
        <w:fldChar w:fldCharType="separate"/>
      </w:r>
      <w:r w:rsidR="00C450F3" w:rsidRPr="00C450F3">
        <w:rPr>
          <w:noProof/>
          <w:vertAlign w:val="superscript"/>
        </w:rPr>
        <w:t>38</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23BFE92D" w14:textId="77777777" w:rsidR="00211211" w:rsidRDefault="00211211" w:rsidP="00FF023E">
      <w:pPr>
        <w:spacing w:line="480" w:lineRule="auto"/>
        <w:jc w:val="both"/>
        <w:rPr>
          <w:color w:val="000000" w:themeColor="text1"/>
        </w:rPr>
      </w:pPr>
    </w:p>
    <w:p w14:paraId="38D2D09C" w14:textId="70F4BC4D" w:rsidR="00211211" w:rsidRPr="00D92F3C" w:rsidRDefault="00A269BD" w:rsidP="00FF023E">
      <w:pPr>
        <w:spacing w:line="480" w:lineRule="auto"/>
        <w:jc w:val="both"/>
        <w:rPr>
          <w:i/>
        </w:rPr>
      </w:pPr>
      <w:r w:rsidRPr="00D92F3C">
        <w:rPr>
          <w:i/>
        </w:rPr>
        <w:t>Anomalous temperature metric</w:t>
      </w:r>
    </w:p>
    <w:p w14:paraId="20500304" w14:textId="4DBBD328" w:rsidR="00FA3851" w:rsidRPr="002C6C20" w:rsidRDefault="00BA1F28" w:rsidP="00FF023E">
      <w:pPr>
        <w:spacing w:line="480" w:lineRule="auto"/>
        <w:jc w:val="both"/>
        <w:rPr>
          <w:color w:val="000000" w:themeColor="text1"/>
        </w:rPr>
      </w:pPr>
      <w:r>
        <w:t xml:space="preserve">To calculate the </w:t>
      </w:r>
      <w:r w:rsidR="00A269BD">
        <w:t xml:space="preserve">magnitude </w:t>
      </w:r>
      <w:r>
        <w:t xml:space="preserve">of temperature anomaly by state and month, we first </w:t>
      </w:r>
      <w:r w:rsidR="00FA3851" w:rsidRPr="00636C9B">
        <w:t xml:space="preserve">calculated </w:t>
      </w:r>
      <w:r w:rsidR="00F46237">
        <w:t>30-year</w:t>
      </w:r>
      <w:r w:rsidR="00CE550D">
        <w:t xml:space="preserve"> (long-term)</w:t>
      </w:r>
      <w:r w:rsidR="00FA3851">
        <w:t xml:space="preserve"> </w:t>
      </w:r>
      <w:r w:rsidR="00976397">
        <w:t xml:space="preserve">norm </w:t>
      </w:r>
      <w:r w:rsidR="00FA3851">
        <w:t>temperatures</w:t>
      </w:r>
      <w:r w:rsidR="002407A3">
        <w:t xml:space="preserve"> </w:t>
      </w:r>
      <w:r w:rsidR="002407A3" w:rsidRPr="00636C9B">
        <w:t>(</w:t>
      </w:r>
      <w:r w:rsidR="002407A3">
        <w:t>from</w:t>
      </w:r>
      <w:r w:rsidR="002407A3" w:rsidRPr="00636C9B">
        <w:t xml:space="preserve"> 1980-2009)</w:t>
      </w:r>
      <w:r w:rsidR="002407A3">
        <w:t xml:space="preserve"> for </w:t>
      </w:r>
      <w:r w:rsidR="00D741AA">
        <w:t xml:space="preserve">each </w:t>
      </w:r>
      <w:r w:rsidR="002407A3">
        <w:t>month in each state</w:t>
      </w:r>
      <w:r>
        <w:t xml:space="preserve">. We </w:t>
      </w:r>
      <w:r w:rsidR="00D741AA">
        <w:t xml:space="preserve">calculated </w:t>
      </w:r>
      <w:r w:rsidR="00A04808">
        <w:t>for</w:t>
      </w:r>
      <w:r w:rsidR="00D741AA">
        <w:t xml:space="preserve"> </w:t>
      </w:r>
      <w:r>
        <w:t xml:space="preserve">30 years </w:t>
      </w:r>
      <w:r w:rsidR="00EF0593">
        <w:t>because it is</w:t>
      </w:r>
      <w:r w:rsidR="00FA3851">
        <w:t xml:space="preserve"> </w:t>
      </w:r>
      <w:r w:rsidR="00A04808">
        <w:t xml:space="preserve">the </w:t>
      </w:r>
      <w:r w:rsidR="009E1B52">
        <w:t>duration</w:t>
      </w:r>
      <w:r w:rsidR="00FA3851">
        <w:t xml:space="preserve"> used in climate assessment</w:t>
      </w:r>
      <w:r w:rsidR="009E1B52">
        <w:t>s</w:t>
      </w:r>
      <w:r w:rsidR="00FA3851" w:rsidRPr="00636C9B">
        <w:t>.</w:t>
      </w:r>
      <w:r w:rsidR="00FA3851" w:rsidRPr="00636C9B">
        <w:fldChar w:fldCharType="begin" w:fldLock="1"/>
      </w:r>
      <w:r w:rsidR="002F0788">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39&lt;/sup&gt;","plainTextFormattedCitation":"39","previouslyFormattedCitation":"&lt;sup&gt;39&lt;/sup&gt;"},"properties":{"noteIndex":0},"schema":"https://github.com/citation-style-language/schema/raw/master/csl-citation.json"}</w:instrText>
      </w:r>
      <w:r w:rsidR="00FA3851" w:rsidRPr="00636C9B">
        <w:fldChar w:fldCharType="separate"/>
      </w:r>
      <w:r w:rsidR="00C450F3" w:rsidRPr="00C450F3">
        <w:rPr>
          <w:noProof/>
          <w:vertAlign w:val="superscript"/>
        </w:rPr>
        <w:t>39</w:t>
      </w:r>
      <w:r w:rsidR="00FA3851" w:rsidRPr="00636C9B">
        <w:fldChar w:fldCharType="end"/>
      </w:r>
      <w:r w:rsidR="009E1B52">
        <w:t xml:space="preserve"> </w:t>
      </w:r>
      <w:r w:rsidR="00FA3851" w:rsidRPr="00636C9B">
        <w:t>We subtracted th</w:t>
      </w:r>
      <w:r w:rsidR="00FA3851">
        <w:t>ese</w:t>
      </w:r>
      <w:r w:rsidR="00FA3851" w:rsidRPr="00636C9B">
        <w:t xml:space="preserve"> long-term </w:t>
      </w:r>
      <w:r w:rsidR="009F005A">
        <w:t>norm</w:t>
      </w:r>
      <w:r w:rsidR="009F005A" w:rsidRPr="00636C9B">
        <w:t xml:space="preserve"> </w:t>
      </w:r>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r w:rsidR="009E1B52">
        <w:t xml:space="preserve"> and year</w:t>
      </w:r>
      <w:r w:rsidR="00FA3851" w:rsidRPr="00636C9B">
        <w:t xml:space="preserve"> in each state (Figure</w:t>
      </w:r>
      <w:r w:rsidR="0044781A">
        <w:t xml:space="preserve"> </w:t>
      </w:r>
      <w:r w:rsidR="006902ED">
        <w:t>3</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r w:rsidR="001039F1">
        <w:t>norm</w:t>
      </w:r>
      <w:r w:rsidR="00FA3851">
        <w:t xml:space="preserve"> to which the population of each state has acclimatised. These values can be different </w:t>
      </w:r>
      <w:del w:id="212" w:author="Ezzati, Majid" w:date="2019-02-14T10:50:00Z">
        <w:r w:rsidR="00FA3851" w:rsidDel="001F1B90">
          <w:delText xml:space="preserve">even </w:delText>
        </w:r>
      </w:del>
      <w:r w:rsidR="00FA3851">
        <w:t>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2A4BA802"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w:t>
      </w:r>
      <w:r w:rsidR="0059344D">
        <w:rPr>
          <w:color w:val="000000" w:themeColor="text1"/>
        </w:rPr>
        <w:t xml:space="preserve">0-4 years, </w:t>
      </w:r>
      <w:r>
        <w:rPr>
          <w:color w:val="000000" w:themeColor="text1"/>
        </w:rPr>
        <w:t>10-year age groups from 5 to 84 years,</w:t>
      </w:r>
      <w:r w:rsidR="0059344D">
        <w:rPr>
          <w:color w:val="000000" w:themeColor="text1"/>
        </w:rPr>
        <w:t xml:space="preserve"> and 85+ years</w:t>
      </w:r>
      <w:r>
        <w:rPr>
          <w:color w:val="000000" w:themeColor="text1"/>
        </w:rPr>
        <w:t>) because injury deaths rates vary by age group and sex,</w:t>
      </w:r>
      <w:r w:rsidR="0051156D">
        <w:rPr>
          <w:color w:val="000000" w:themeColor="text1"/>
        </w:rPr>
        <w:fldChar w:fldCharType="begin" w:fldLock="1"/>
      </w:r>
      <w:r w:rsidR="002F0788">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10,11,40&lt;/sup&gt;","plainTextFormattedCitation":"10,11,40","previouslyFormattedCitation":"&lt;sup&gt;10,11,40&lt;/sup&gt;"},"properties":{"noteIndex":0},"schema":"https://github.com/citation-style-language/schema/raw/master/csl-citation.json"}</w:instrText>
      </w:r>
      <w:r w:rsidR="0051156D">
        <w:rPr>
          <w:color w:val="000000" w:themeColor="text1"/>
        </w:rPr>
        <w:fldChar w:fldCharType="separate"/>
      </w:r>
      <w:r w:rsidR="00C450F3" w:rsidRPr="00C450F3">
        <w:rPr>
          <w:noProof/>
          <w:color w:val="000000" w:themeColor="text1"/>
          <w:vertAlign w:val="superscript"/>
        </w:rPr>
        <w:t>10,11,40</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54600047" w:rsidR="00FA3851" w:rsidRPr="00636C9B" w:rsidRDefault="00FA3851" w:rsidP="00FF023E">
      <w:pPr>
        <w:spacing w:line="480" w:lineRule="auto"/>
        <w:jc w:val="both"/>
        <w:outlineLvl w:val="0"/>
        <w:rPr>
          <w:color w:val="000000" w:themeColor="text1"/>
        </w:rPr>
      </w:pPr>
      <w:r>
        <w:rPr>
          <w:color w:val="000000" w:themeColor="text1"/>
        </w:rPr>
        <w:t>We modelled</w:t>
      </w:r>
      <w:r w:rsidR="00FD4AE6">
        <w:rPr>
          <w:color w:val="000000" w:themeColor="text1"/>
        </w:rPr>
        <w:t xml:space="preserve"> </w:t>
      </w:r>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location (state) of death, month of year</w:t>
      </w:r>
      <w:r w:rsidR="00901447">
        <w:rPr>
          <w:color w:val="000000" w:themeColor="text1"/>
        </w:rPr>
        <w:t>,</w:t>
      </w:r>
      <w:r>
        <w:rPr>
          <w:color w:val="000000" w:themeColor="text1"/>
        </w:rPr>
        <w:t xml:space="preserve"> </w:t>
      </w:r>
      <w:r w:rsidR="00901447">
        <w:rPr>
          <w:color w:val="000000" w:themeColor="text1"/>
        </w:rPr>
        <w:t xml:space="preserve">overall time (month and year) and </w:t>
      </w:r>
      <w:r>
        <w:rPr>
          <w:color w:val="000000" w:themeColor="text1"/>
        </w:rPr>
        <w:t xml:space="preserve">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w:t>
      </w:r>
      <w:ins w:id="213" w:author="Ezzati, Majid" w:date="2019-02-14T10:51:00Z">
        <w:r w:rsidR="001F1B90">
          <w:rPr>
            <w:color w:val="000000" w:themeColor="text1"/>
          </w:rPr>
          <w:t xml:space="preserve">do so </w:t>
        </w:r>
      </w:ins>
      <w:r>
        <w:rPr>
          <w:color w:val="000000" w:themeColor="text1"/>
        </w:rPr>
        <w:t xml:space="preserve">smoothly </w:t>
      </w:r>
      <w:del w:id="214" w:author="Ezzati, Majid" w:date="2019-02-14T10:51:00Z">
        <w:r w:rsidR="00343047" w:rsidDel="001F1B90">
          <w:rPr>
            <w:color w:val="000000" w:themeColor="text1"/>
          </w:rPr>
          <w:delText xml:space="preserve">do so </w:delText>
        </w:r>
      </w:del>
      <w:r>
        <w:rPr>
          <w:color w:val="000000" w:themeColor="text1"/>
        </w:rPr>
        <w:t xml:space="preserve">across </w:t>
      </w:r>
      <w:r w:rsidR="0032455E">
        <w:rPr>
          <w:color w:val="000000" w:themeColor="text1"/>
        </w:rPr>
        <w:t>adjacent</w:t>
      </w:r>
      <w:r w:rsidR="0032455E" w:rsidRPr="00636C9B">
        <w:rPr>
          <w:color w:val="000000" w:themeColor="text1"/>
        </w:rPr>
        <w:t xml:space="preserve"> </w:t>
      </w:r>
      <w:r w:rsidRPr="00636C9B">
        <w:rPr>
          <w:color w:val="000000" w:themeColor="text1"/>
        </w:rPr>
        <w:t>months.</w:t>
      </w:r>
      <w:r w:rsidRPr="00636C9B">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10</w:t>
      </w:r>
      <w:r w:rsidRPr="00636C9B">
        <w:rPr>
          <w:color w:val="000000" w:themeColor="text1"/>
        </w:rPr>
        <w:fldChar w:fldCharType="end"/>
      </w:r>
      <w:r w:rsidRPr="00636C9B">
        <w:rPr>
          <w:color w:val="000000" w:themeColor="text1"/>
        </w:rPr>
        <w:t xml:space="preserve"> Therefore</w:t>
      </w:r>
      <w:r w:rsidR="00646A5C">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w:t>
      </w:r>
      <w:r w:rsidR="00133FDE">
        <w:lastRenderedPageBreak/>
        <w:t xml:space="preserve">slopes </w:t>
      </w:r>
      <w:r w:rsidRPr="00F0573E">
        <w:t>for log-transformed death rates</w:t>
      </w:r>
      <w:r w:rsidRPr="00636C9B">
        <w:rPr>
          <w:color w:val="000000" w:themeColor="text1"/>
        </w:rPr>
        <w:t xml:space="preserve">. We used a random walk for </w:t>
      </w:r>
      <w:r w:rsidR="0032455E">
        <w:rPr>
          <w:color w:val="000000" w:themeColor="text1"/>
        </w:rPr>
        <w:t>the</w:t>
      </w:r>
      <w:r w:rsidR="0032455E" w:rsidRPr="00636C9B">
        <w:rPr>
          <w:color w:val="000000" w:themeColor="text1"/>
        </w:rPr>
        <w:t xml:space="preserve"> </w:t>
      </w:r>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00C450F3" w:rsidRPr="00C450F3">
        <w:rPr>
          <w:noProof/>
          <w:vertAlign w:val="superscript"/>
        </w:rPr>
        <w:t>41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sidR="00857BE0">
        <w:rPr>
          <w:color w:val="000000" w:themeColor="text1"/>
        </w:rPr>
        <w:t>was adjacent to</w:t>
      </w:r>
      <w:r w:rsidR="00857BE0" w:rsidRPr="00636C9B">
        <w:rPr>
          <w:color w:val="000000" w:themeColor="text1"/>
        </w:rPr>
        <w:t xml:space="preserve"> </w:t>
      </w:r>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71AD5ADF" w:rsidR="00FA3851" w:rsidRPr="00D92F3C" w:rsidRDefault="00FA3851" w:rsidP="00FF023E">
      <w:pPr>
        <w:spacing w:line="480" w:lineRule="auto"/>
        <w:jc w:val="both"/>
        <w:outlineLvl w:val="0"/>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r w:rsidR="0032455E">
        <w:rPr>
          <w:color w:val="000000" w:themeColor="text1"/>
        </w:rPr>
        <w:t xml:space="preserve">. </w:t>
      </w:r>
      <w:r w:rsidR="0032455E" w:rsidRPr="00C7759C">
        <w:rPr>
          <w:color w:val="000000" w:themeColor="text1"/>
        </w:rPr>
        <w:t xml:space="preserve">These terms measure </w:t>
      </w:r>
      <w:r w:rsidR="00222C76" w:rsidRPr="00D92F3C">
        <w:rPr>
          <w:color w:val="000000" w:themeColor="text1"/>
        </w:rPr>
        <w:t xml:space="preserve">deviations of each state from </w:t>
      </w:r>
      <w:del w:id="215" w:author="Ezzati, Majid" w:date="2019-02-14T10:51:00Z">
        <w:r w:rsidR="00222C76" w:rsidRPr="00D92F3C" w:rsidDel="001F1B90">
          <w:rPr>
            <w:color w:val="000000" w:themeColor="text1"/>
          </w:rPr>
          <w:delText xml:space="preserve">the </w:delText>
        </w:r>
      </w:del>
      <w:r w:rsidR="00222C76" w:rsidRPr="00D92F3C">
        <w:rPr>
          <w:color w:val="000000" w:themeColor="text1"/>
        </w:rPr>
        <w:t>national value</w:t>
      </w:r>
      <w:ins w:id="216" w:author="Ezzati, Majid" w:date="2019-02-14T10:52:00Z">
        <w:r w:rsidR="001F1B90">
          <w:rPr>
            <w:color w:val="000000" w:themeColor="text1"/>
          </w:rPr>
          <w:t>s</w:t>
        </w:r>
      </w:ins>
      <w:r w:rsidRPr="00C7759C">
        <w:rPr>
          <w:color w:val="000000" w:themeColor="text1"/>
        </w:rPr>
        <w:t xml:space="preserve"> to allow variation</w:t>
      </w:r>
      <w:r w:rsidR="0032455E" w:rsidRPr="00C7759C">
        <w:rPr>
          <w:color w:val="000000" w:themeColor="text1"/>
        </w:rPr>
        <w:t xml:space="preserve"> in level and trend in mortality</w:t>
      </w:r>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2F0788">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42&lt;/sup&gt;","plainTextFormattedCitation":"42","previouslyFormattedCitation":"&lt;sup&gt;42&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42</w:t>
      </w:r>
      <w:r w:rsidRPr="00636C9B">
        <w:rPr>
          <w:color w:val="000000" w:themeColor="text1"/>
        </w:rPr>
        <w:fldChar w:fldCharType="end"/>
      </w:r>
      <w:r w:rsidRPr="00636C9B">
        <w:rPr>
          <w:color w:val="000000" w:themeColor="text1"/>
        </w:rPr>
        <w:t xml:space="preserve"> This allows </w:t>
      </w:r>
      <w:r w:rsidR="001D5199">
        <w:rPr>
          <w:color w:val="000000" w:themeColor="text1"/>
        </w:rPr>
        <w:t>mortality levels</w:t>
      </w:r>
      <w:r w:rsidRPr="00636C9B">
        <w:rPr>
          <w:color w:val="000000" w:themeColor="text1"/>
        </w:rPr>
        <w:t xml:space="preserve"> and trends of state</w:t>
      </w:r>
      <w:r w:rsidR="001D5199">
        <w:rPr>
          <w:color w:val="000000" w:themeColor="text1"/>
        </w:rPr>
        <w:t xml:space="preserve">s </w:t>
      </w:r>
      <w:r w:rsidRPr="00636C9B">
        <w:rPr>
          <w:color w:val="000000" w:themeColor="text1"/>
        </w:rPr>
        <w:t xml:space="preserve">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depends on the uncertainty of death rates in a state and the empirical similarity of </w:t>
      </w:r>
      <w:r w:rsidR="00A04808">
        <w:rPr>
          <w:color w:val="000000" w:themeColor="text1"/>
        </w:rPr>
        <w:t xml:space="preserve">death rates in </w:t>
      </w:r>
      <w:r w:rsidRPr="00636C9B">
        <w:rPr>
          <w:color w:val="000000" w:themeColor="text1"/>
        </w:rPr>
        <w:t>neighbouring states.</w:t>
      </w:r>
      <w:r w:rsidR="002A16CF">
        <w:t xml:space="preserve"> </w:t>
      </w:r>
      <w:r w:rsidRPr="00F0573E">
        <w:t xml:space="preserve">Non-linear </w:t>
      </w:r>
      <w:del w:id="217" w:author="Ezzati, Majid" w:date="2019-02-14T10:54:00Z">
        <w:r w:rsidRPr="00F0573E" w:rsidDel="00FE259D">
          <w:delText xml:space="preserve">trends </w:delText>
        </w:r>
      </w:del>
      <w:ins w:id="218" w:author="Ezzati, Majid" w:date="2019-02-14T10:54:00Z">
        <w:r w:rsidR="00FE259D">
          <w:t xml:space="preserve">change </w:t>
        </w:r>
      </w:ins>
      <w:r w:rsidR="00996FF3">
        <w:t>over ti</w:t>
      </w:r>
      <w:r w:rsidR="00D33297">
        <w:t>m</w:t>
      </w:r>
      <w:r w:rsidR="00996FF3">
        <w:t xml:space="preserve">e </w:t>
      </w:r>
      <w:r w:rsidRPr="00F0573E">
        <w:t xml:space="preserve">were captured by a </w:t>
      </w:r>
      <w:commentRangeStart w:id="219"/>
      <w:del w:id="220" w:author="Ezzati, Majid" w:date="2019-02-14T10:54:00Z">
        <w:r w:rsidR="00E83932" w:rsidDel="00FE259D">
          <w:delText xml:space="preserve">national </w:delText>
        </w:r>
      </w:del>
      <w:commentRangeEnd w:id="219"/>
      <w:r w:rsidR="00FE259D">
        <w:rPr>
          <w:rStyle w:val="CommentReference"/>
          <w:rFonts w:asciiTheme="minorHAnsi" w:hAnsiTheme="minorHAnsi" w:cstheme="minorBidi"/>
          <w:lang w:eastAsia="en-US"/>
        </w:rPr>
        <w:commentReference w:id="219"/>
      </w:r>
      <w:r w:rsidRPr="00F0573E">
        <w:t>first-order random walk.</w:t>
      </w:r>
      <w:r w:rsidR="00C7759C">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00C7759C">
        <w:fldChar w:fldCharType="separate"/>
      </w:r>
      <w:r w:rsidR="00C450F3" w:rsidRPr="00C450F3">
        <w:rPr>
          <w:noProof/>
          <w:vertAlign w:val="superscript"/>
        </w:rPr>
        <w:t>41</w:t>
      </w:r>
      <w:r w:rsidR="00C7759C">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w:t>
      </w:r>
      <w:del w:id="221" w:author="Ezzati, Majid" w:date="2019-02-14T10:55:00Z">
        <w:r w:rsidRPr="00A46B9A" w:rsidDel="00FE259D">
          <w:rPr>
            <w:color w:val="000000" w:themeColor="text1"/>
            <w:lang w:val="en-US"/>
          </w:rPr>
          <w:delText xml:space="preserve">and is </w:delText>
        </w:r>
      </w:del>
      <w:r w:rsidRPr="00A46B9A">
        <w:rPr>
          <w:color w:val="000000" w:themeColor="text1"/>
          <w:lang w:val="en-US"/>
        </w:rPr>
        <w:t xml:space="preserve">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63E27B0A" w:rsidR="002A16CF" w:rsidRPr="00843ACB" w:rsidRDefault="00FA3851" w:rsidP="000F6C72">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r w:rsidR="00553545">
        <w:rPr>
          <w:color w:val="000000" w:themeColor="text1"/>
        </w:rPr>
        <w:t>The</w:t>
      </w:r>
      <w:r w:rsidR="00553545">
        <w:t xml:space="preserve"> coefficient of this term </w:t>
      </w:r>
      <w:r w:rsidR="00553545" w:rsidRPr="00843ACB">
        <w:t>represen</w:t>
      </w:r>
      <w:r w:rsidR="00553545">
        <w:t>ts</w:t>
      </w:r>
      <w:r w:rsidR="00553545" w:rsidRPr="00843ACB">
        <w:t xml:space="preserve"> the logarithm of the rate ratio per 1°C increase in anomaly</w:t>
      </w:r>
      <w:r w:rsidR="00553545" w:rsidRPr="00284EE0">
        <w:rPr>
          <w:color w:val="000000" w:themeColor="text1"/>
        </w:rPr>
        <w:t xml:space="preserve">. </w:t>
      </w:r>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w:t>
      </w:r>
      <w:r w:rsidR="001D6971">
        <w:rPr>
          <w:color w:val="000000" w:themeColor="text1"/>
        </w:rPr>
        <w:t xml:space="preserve">an </w:t>
      </w:r>
      <w:r w:rsidR="002A16CF">
        <w:rPr>
          <w:color w:val="000000" w:themeColor="text1"/>
        </w:rPr>
        <w:t xml:space="preserve">anomaly </w:t>
      </w:r>
      <w:r w:rsidR="001D6971">
        <w:rPr>
          <w:color w:val="000000" w:themeColor="text1"/>
        </w:rPr>
        <w:t xml:space="preserve">of the same magnitude </w:t>
      </w:r>
      <w:r w:rsidR="002A16CF">
        <w:rPr>
          <w:color w:val="000000" w:themeColor="text1"/>
        </w:rPr>
        <w:t xml:space="preserve">could have different </w:t>
      </w:r>
      <w:del w:id="222" w:author="Ezzati, Majid" w:date="2019-02-14T10:56:00Z">
        <w:r w:rsidR="002A16CF" w:rsidDel="000F6C72">
          <w:rPr>
            <w:color w:val="000000" w:themeColor="text1"/>
          </w:rPr>
          <w:delText>effect</w:delText>
        </w:r>
        <w:r w:rsidR="006C798F" w:rsidDel="000F6C72">
          <w:rPr>
            <w:color w:val="000000" w:themeColor="text1"/>
          </w:rPr>
          <w:delText>s</w:delText>
        </w:r>
        <w:r w:rsidR="002A16CF" w:rsidDel="000F6C72">
          <w:rPr>
            <w:color w:val="000000" w:themeColor="text1"/>
          </w:rPr>
          <w:delText xml:space="preserve"> </w:delText>
        </w:r>
      </w:del>
      <w:ins w:id="223" w:author="Ezzati, Majid" w:date="2019-02-14T10:56:00Z">
        <w:r w:rsidR="000F6C72">
          <w:rPr>
            <w:color w:val="000000" w:themeColor="text1"/>
          </w:rPr>
          <w:t xml:space="preserve">associations with </w:t>
        </w:r>
      </w:ins>
      <w:del w:id="224" w:author="Ezzati, Majid" w:date="2019-02-14T10:55:00Z">
        <w:r w:rsidR="001D6971" w:rsidDel="000F6C72">
          <w:rPr>
            <w:color w:val="000000" w:themeColor="text1"/>
          </w:rPr>
          <w:delText xml:space="preserve">on a type of </w:delText>
        </w:r>
      </w:del>
      <w:r w:rsidR="001D6971">
        <w:rPr>
          <w:color w:val="000000" w:themeColor="text1"/>
        </w:rPr>
        <w:t xml:space="preserve">injury mortality </w:t>
      </w:r>
      <w:r w:rsidR="002A16CF">
        <w:rPr>
          <w:color w:val="000000" w:themeColor="text1"/>
        </w:rPr>
        <w:t>in different months</w:t>
      </w:r>
      <w:r w:rsidR="005C09A4">
        <w:rPr>
          <w:color w:val="000000" w:themeColor="text1"/>
        </w:rPr>
        <w:t xml:space="preserve">. </w:t>
      </w:r>
      <w:r w:rsidR="00676965">
        <w:rPr>
          <w:color w:val="000000" w:themeColor="text1"/>
        </w:rPr>
        <w:t>As with the month-specific intercepts and trends, w</w:t>
      </w:r>
      <w:r w:rsidR="00676965" w:rsidRPr="00284EE0">
        <w:rPr>
          <w:color w:val="000000" w:themeColor="text1"/>
        </w:rPr>
        <w:t xml:space="preserve">e </w:t>
      </w:r>
      <w:r w:rsidRPr="00284EE0">
        <w:rPr>
          <w:color w:val="000000" w:themeColor="text1"/>
        </w:rPr>
        <w:t xml:space="preserve">used </w:t>
      </w:r>
      <w:r w:rsidR="007606C1">
        <w:rPr>
          <w:color w:val="000000" w:themeColor="text1"/>
        </w:rPr>
        <w:t>a</w:t>
      </w:r>
      <w:r w:rsidR="0085020E">
        <w:rPr>
          <w:color w:val="000000" w:themeColor="text1"/>
        </w:rPr>
        <w:t xml:space="preserve"> cyclic</w:t>
      </w:r>
      <w:r w:rsidR="007606C1">
        <w:rPr>
          <w:color w:val="000000" w:themeColor="text1"/>
        </w:rPr>
        <w:t xml:space="preserve"> </w:t>
      </w:r>
      <w:r w:rsidRPr="00284EE0">
        <w:rPr>
          <w:color w:val="000000" w:themeColor="text1"/>
        </w:rPr>
        <w:t xml:space="preserve">random walk </w:t>
      </w:r>
      <w:r w:rsidR="002A16CF">
        <w:rPr>
          <w:color w:val="000000" w:themeColor="text1"/>
        </w:rPr>
        <w:t>to smooth the coefficient of the temperature anomaly</w:t>
      </w:r>
      <w:r w:rsidR="00553545">
        <w:rPr>
          <w:color w:val="000000" w:themeColor="text1"/>
        </w:rPr>
        <w:t xml:space="preserve"> across </w:t>
      </w:r>
      <w:r w:rsidR="00676965">
        <w:rPr>
          <w:color w:val="000000" w:themeColor="text1"/>
        </w:rPr>
        <w:t>months</w:t>
      </w:r>
      <w:r w:rsidRPr="00284EE0">
        <w:rPr>
          <w:color w:val="000000" w:themeColor="text1"/>
        </w:rPr>
        <w:t>.</w:t>
      </w:r>
      <w:moveFromRangeStart w:id="225" w:author="Ezzati, Majid" w:date="2019-02-14T10:57:00Z" w:name="move1034247"/>
      <w:moveFrom w:id="226" w:author="Ezzati, Majid" w:date="2019-02-14T10:57:00Z">
        <w:r w:rsidR="002A16CF" w:rsidRPr="002A16CF" w:rsidDel="000F6C72">
          <w:rPr>
            <w:color w:val="000000" w:themeColor="text1"/>
            <w:lang w:val="en-US"/>
          </w:rPr>
          <w:t xml:space="preserve"> </w:t>
        </w:r>
        <w:r w:rsidR="00C628E2" w:rsidDel="000F6C72">
          <w:rPr>
            <w:color w:val="000000" w:themeColor="text1"/>
            <w:lang w:val="en-US"/>
          </w:rPr>
          <w:t>The role of temperature anomaly was therefore allowed to differ for different</w:t>
        </w:r>
        <w:r w:rsidR="00A45602" w:rsidDel="000F6C72">
          <w:rPr>
            <w:color w:val="000000" w:themeColor="text1"/>
            <w:lang w:val="en-US"/>
          </w:rPr>
          <w:t xml:space="preserve"> months, types of</w:t>
        </w:r>
        <w:r w:rsidR="00C628E2" w:rsidDel="000F6C72">
          <w:rPr>
            <w:color w:val="000000" w:themeColor="text1"/>
            <w:lang w:val="en-US"/>
          </w:rPr>
          <w:t xml:space="preserve"> injur</w:t>
        </w:r>
        <w:r w:rsidR="00A45602" w:rsidDel="000F6C72">
          <w:rPr>
            <w:color w:val="000000" w:themeColor="text1"/>
            <w:lang w:val="en-US"/>
          </w:rPr>
          <w:t>y</w:t>
        </w:r>
        <w:r w:rsidR="00C628E2" w:rsidDel="000F6C72">
          <w:rPr>
            <w:color w:val="000000" w:themeColor="text1"/>
            <w:lang w:val="en-US"/>
          </w:rPr>
          <w:t>, men and women, and different age groups.</w:t>
        </w:r>
      </w:moveFrom>
      <w:moveFromRangeEnd w:id="225"/>
      <w:r w:rsidR="00D72140">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2F078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43&lt;/sup&gt;","plainTextFormattedCitation":"43","previouslyFormattedCitation":"&lt;sup&gt;43&lt;/sup&gt;"},"properties":{"noteIndex":0},"schema":"https://github.com/citation-style-language/schema/raw/master/csl-citation.json"}</w:instrText>
      </w:r>
      <w:r w:rsidR="002A16CF">
        <w:rPr>
          <w:color w:val="000000" w:themeColor="text1"/>
          <w:lang w:val="en-US"/>
        </w:rPr>
        <w:fldChar w:fldCharType="separate"/>
      </w:r>
      <w:r w:rsidR="00C450F3" w:rsidRPr="00C450F3">
        <w:rPr>
          <w:noProof/>
          <w:color w:val="000000" w:themeColor="text1"/>
          <w:vertAlign w:val="superscript"/>
          <w:lang w:val="en-US"/>
        </w:rPr>
        <w:t>43</w:t>
      </w:r>
      <w:r w:rsidR="002A16CF">
        <w:rPr>
          <w:color w:val="000000" w:themeColor="text1"/>
          <w:lang w:val="en-US"/>
        </w:rPr>
        <w:fldChar w:fldCharType="end"/>
      </w:r>
      <w:r w:rsidR="002A16CF">
        <w:rPr>
          <w:color w:val="000000" w:themeColor="text1"/>
          <w:lang w:val="en-US"/>
        </w:rPr>
        <w:t xml:space="preserve"> </w:t>
      </w:r>
      <w:ins w:id="227" w:author="Ezzati, Majid" w:date="2019-02-14T11:00:00Z">
        <w:r w:rsidR="0079130D">
          <w:rPr>
            <w:color w:val="000000" w:themeColor="text1"/>
            <w:lang w:val="en-US"/>
          </w:rPr>
          <w:t xml:space="preserve">All </w:t>
        </w:r>
        <w:proofErr w:type="spellStart"/>
        <w:r w:rsidR="0079130D">
          <w:rPr>
            <w:color w:val="000000" w:themeColor="text1"/>
            <w:lang w:val="en-US"/>
          </w:rPr>
          <w:t>analysese</w:t>
        </w:r>
        <w:proofErr w:type="spellEnd"/>
        <w:r w:rsidR="0079130D">
          <w:rPr>
            <w:color w:val="000000" w:themeColor="text1"/>
            <w:lang w:val="en-US"/>
          </w:rPr>
          <w:t xml:space="preserve"> were done separately by </w:t>
        </w:r>
      </w:ins>
      <w:moveToRangeStart w:id="228" w:author="Ezzati, Majid" w:date="2019-02-14T10:57:00Z" w:name="move1034247"/>
      <w:moveTo w:id="229" w:author="Ezzati, Majid" w:date="2019-02-14T10:57:00Z">
        <w:del w:id="230" w:author="Ezzati, Majid" w:date="2019-02-14T11:00:00Z">
          <w:r w:rsidR="000F6C72" w:rsidDel="0079130D">
            <w:rPr>
              <w:color w:val="000000" w:themeColor="text1"/>
              <w:lang w:val="en-US"/>
            </w:rPr>
            <w:delText xml:space="preserve">The role of temperature anomaly was therefore allowed to differ for different months, </w:delText>
          </w:r>
        </w:del>
        <w:r w:rsidR="000F6C72">
          <w:rPr>
            <w:color w:val="000000" w:themeColor="text1"/>
            <w:lang w:val="en-US"/>
          </w:rPr>
          <w:t>type</w:t>
        </w:r>
        <w:del w:id="231" w:author="Ezzati, Majid" w:date="2019-02-14T11:00:00Z">
          <w:r w:rsidR="000F6C72" w:rsidDel="0079130D">
            <w:rPr>
              <w:color w:val="000000" w:themeColor="text1"/>
              <w:lang w:val="en-US"/>
            </w:rPr>
            <w:delText>s</w:delText>
          </w:r>
        </w:del>
        <w:r w:rsidR="000F6C72">
          <w:rPr>
            <w:color w:val="000000" w:themeColor="text1"/>
            <w:lang w:val="en-US"/>
          </w:rPr>
          <w:t xml:space="preserve"> of injury, </w:t>
        </w:r>
        <w:del w:id="232" w:author="Ezzati, Majid" w:date="2019-02-14T11:00:00Z">
          <w:r w:rsidR="000F6C72" w:rsidDel="0079130D">
            <w:rPr>
              <w:color w:val="000000" w:themeColor="text1"/>
              <w:lang w:val="en-US"/>
            </w:rPr>
            <w:delText>men and women</w:delText>
          </w:r>
        </w:del>
      </w:moveTo>
      <w:ins w:id="233" w:author="Ezzati, Majid" w:date="2019-02-14T11:00:00Z">
        <w:r w:rsidR="0079130D">
          <w:rPr>
            <w:color w:val="000000" w:themeColor="text1"/>
            <w:lang w:val="en-US"/>
          </w:rPr>
          <w:t>gender</w:t>
        </w:r>
      </w:ins>
      <w:moveTo w:id="234" w:author="Ezzati, Majid" w:date="2019-02-14T10:57:00Z">
        <w:r w:rsidR="000F6C72">
          <w:rPr>
            <w:color w:val="000000" w:themeColor="text1"/>
            <w:lang w:val="en-US"/>
          </w:rPr>
          <w:t xml:space="preserve">, and </w:t>
        </w:r>
        <w:del w:id="235" w:author="Ezzati, Majid" w:date="2019-02-14T11:00:00Z">
          <w:r w:rsidR="000F6C72" w:rsidDel="0079130D">
            <w:rPr>
              <w:color w:val="000000" w:themeColor="text1"/>
              <w:lang w:val="en-US"/>
            </w:rPr>
            <w:delText xml:space="preserve">different </w:delText>
          </w:r>
        </w:del>
        <w:r w:rsidR="000F6C72">
          <w:rPr>
            <w:color w:val="000000" w:themeColor="text1"/>
            <w:lang w:val="en-US"/>
          </w:rPr>
          <w:t>age group</w:t>
        </w:r>
      </w:moveTo>
      <w:ins w:id="236" w:author="Ezzati, Majid" w:date="2019-02-14T11:00:00Z">
        <w:r w:rsidR="0079130D">
          <w:rPr>
            <w:color w:val="000000" w:themeColor="text1"/>
            <w:lang w:val="en-US"/>
          </w:rPr>
          <w:t>, allowing associations with temperature to vary by injury type and demography</w:t>
        </w:r>
      </w:ins>
      <w:moveTo w:id="237" w:author="Ezzati, Majid" w:date="2019-02-14T10:57:00Z">
        <w:del w:id="238" w:author="Ezzati, Majid" w:date="2019-02-14T11:00:00Z">
          <w:r w:rsidR="000F6C72" w:rsidDel="0079130D">
            <w:rPr>
              <w:color w:val="000000" w:themeColor="text1"/>
              <w:lang w:val="en-US"/>
            </w:rPr>
            <w:delText>s</w:delText>
          </w:r>
        </w:del>
        <w:r w:rsidR="000F6C72">
          <w:rPr>
            <w:color w:val="000000" w:themeColor="text1"/>
            <w:lang w:val="en-US"/>
          </w:rPr>
          <w:t>.</w:t>
        </w:r>
      </w:moveTo>
      <w:moveToRangeEnd w:id="228"/>
    </w:p>
    <w:p w14:paraId="0F49453D" w14:textId="77777777" w:rsidR="00FA3851" w:rsidRPr="00636C9B" w:rsidRDefault="00FA3851" w:rsidP="000F6C72">
      <w:pPr>
        <w:spacing w:line="480" w:lineRule="auto"/>
        <w:jc w:val="both"/>
        <w:outlineLvl w:val="0"/>
        <w:rPr>
          <w:color w:val="000000" w:themeColor="text1"/>
        </w:rPr>
      </w:pPr>
    </w:p>
    <w:p w14:paraId="3CFEB974" w14:textId="00775280" w:rsidR="00701866" w:rsidRDefault="003351F5" w:rsidP="00FF023E">
      <w:pPr>
        <w:spacing w:line="480" w:lineRule="auto"/>
        <w:jc w:val="both"/>
        <w:outlineLvl w:val="0"/>
        <w:rPr>
          <w:color w:val="000000" w:themeColor="text1"/>
        </w:rPr>
      </w:pPr>
      <w:r>
        <w:rPr>
          <w:color w:val="000000" w:themeColor="text1"/>
        </w:rPr>
        <w:lastRenderedPageBreak/>
        <w:t xml:space="preserve">We estimated the mortality impact </w:t>
      </w:r>
      <w:r w:rsidR="00504C5A">
        <w:rPr>
          <w:color w:val="000000" w:themeColor="text1"/>
        </w:rPr>
        <w:t xml:space="preserve">of </w:t>
      </w:r>
      <w:r w:rsidR="004A2FCB">
        <w:rPr>
          <w:color w:val="000000" w:themeColor="text1"/>
        </w:rPr>
        <w:t>a national year-round temperature anomaly</w:t>
      </w:r>
      <w:ins w:id="239" w:author="Ezzati, Majid" w:date="2019-02-14T11:06:00Z">
        <w:r w:rsidR="00D25232" w:rsidRPr="00D25232">
          <w:rPr>
            <w:color w:val="000000" w:themeColor="text1"/>
          </w:rPr>
          <w:t xml:space="preserve"> </w:t>
        </w:r>
        <w:r w:rsidR="00D25232" w:rsidRPr="00636C9B">
          <w:rPr>
            <w:color w:val="000000" w:themeColor="text1"/>
          </w:rPr>
          <w:t xml:space="preserve">of 1°C in each month and state, </w:t>
        </w:r>
        <w:r w:rsidR="00D25232">
          <w:t>realistic in our lifetimes under current projections of global climate change.</w:t>
        </w:r>
        <w:r w:rsidR="00D25232">
          <w:rPr>
            <w:color w:val="000000" w:themeColor="text1"/>
          </w:rPr>
          <w:fldChar w:fldCharType="begin" w:fldLock="1"/>
        </w:r>
        <w:r w:rsidR="00D25232">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r w:rsidR="00D25232">
          <w:rPr>
            <w:color w:val="000000" w:themeColor="text1"/>
          </w:rPr>
          <w:fldChar w:fldCharType="separate"/>
        </w:r>
        <w:r w:rsidR="00D25232" w:rsidRPr="00C450F3">
          <w:rPr>
            <w:noProof/>
            <w:color w:val="000000" w:themeColor="text1"/>
            <w:vertAlign w:val="superscript"/>
          </w:rPr>
          <w:t>16</w:t>
        </w:r>
        <w:r w:rsidR="00D25232">
          <w:rPr>
            <w:color w:val="000000" w:themeColor="text1"/>
          </w:rPr>
          <w:fldChar w:fldCharType="end"/>
        </w:r>
      </w:ins>
      <w:del w:id="240" w:author="Ezzati, Majid" w:date="2019-02-14T11:06:00Z">
        <w:r w:rsidDel="00D25232">
          <w:delText>,</w:delText>
        </w:r>
      </w:del>
      <w:r w:rsidR="00FC4726">
        <w:t xml:space="preserve"> </w:t>
      </w:r>
      <w:del w:id="241" w:author="Ezzati, Majid" w:date="2019-02-14T11:07:00Z">
        <w:r w:rsidDel="00D25232">
          <w:delText>using the population of the last year in our period of analysis</w:delText>
        </w:r>
        <w:r w:rsidR="00CB4164" w:rsidDel="00D25232">
          <w:delText xml:space="preserve">, </w:delText>
        </w:r>
        <w:r w:rsidDel="00D25232">
          <w:delText>2016</w:delText>
        </w:r>
        <w:r w:rsidR="00CB4164" w:rsidDel="00D25232">
          <w:delText xml:space="preserve"> (Figure 4)</w:delText>
        </w:r>
        <w:r w:rsidRPr="00636C9B" w:rsidDel="00D25232">
          <w:rPr>
            <w:color w:val="000000" w:themeColor="text1"/>
          </w:rPr>
          <w:delText>.</w:delText>
        </w:r>
        <w:r w:rsidR="00CB4164" w:rsidDel="00D25232">
          <w:rPr>
            <w:color w:val="000000" w:themeColor="text1"/>
          </w:rPr>
          <w:delText xml:space="preserve"> </w:delText>
        </w:r>
      </w:del>
      <w:r w:rsidR="001B594D">
        <w:rPr>
          <w:color w:val="000000" w:themeColor="text1"/>
        </w:rPr>
        <w:t>To achieve this</w:t>
      </w:r>
      <w:r w:rsidR="00CB4164" w:rsidRPr="00636C9B">
        <w:rPr>
          <w:color w:val="000000" w:themeColor="text1"/>
        </w:rPr>
        <w:t xml:space="preserve">, we multiplied the actual death counts </w:t>
      </w:r>
      <w:ins w:id="242" w:author="Ezzati, Majid" w:date="2019-02-14T11:03:00Z">
        <w:r w:rsidR="00D25232">
          <w:rPr>
            <w:color w:val="000000" w:themeColor="text1"/>
          </w:rPr>
          <w:t xml:space="preserve">for each month, sex, state and age group </w:t>
        </w:r>
      </w:ins>
      <w:r w:rsidR="00CB4164" w:rsidRPr="00636C9B">
        <w:rPr>
          <w:color w:val="000000" w:themeColor="text1"/>
        </w:rPr>
        <w:t xml:space="preserve">in 2016 by the </w:t>
      </w:r>
      <w:proofErr w:type="spellStart"/>
      <w:ins w:id="243" w:author="Ezzati, Majid" w:date="2019-02-14T11:04:00Z">
        <w:r w:rsidR="00D25232">
          <w:rPr>
            <w:color w:val="000000" w:themeColor="text1"/>
          </w:rPr>
          <w:t>the</w:t>
        </w:r>
        <w:proofErr w:type="spellEnd"/>
        <w:r w:rsidR="00D25232">
          <w:rPr>
            <w:color w:val="000000" w:themeColor="text1"/>
          </w:rPr>
          <w:t xml:space="preserve"> corresponding</w:t>
        </w:r>
        <w:r w:rsidR="00D25232" w:rsidRPr="00636C9B">
          <w:rPr>
            <w:color w:val="000000" w:themeColor="text1"/>
          </w:rPr>
          <w:t xml:space="preserve"> </w:t>
        </w:r>
      </w:ins>
      <w:r w:rsidR="00CB4164" w:rsidRPr="00636C9B">
        <w:rPr>
          <w:color w:val="000000" w:themeColor="text1"/>
        </w:rPr>
        <w:t xml:space="preserve">excess </w:t>
      </w:r>
      <w:ins w:id="244" w:author="Ezzati, Majid" w:date="2019-02-14T11:01:00Z">
        <w:r w:rsidR="0079130D">
          <w:rPr>
            <w:color w:val="000000" w:themeColor="text1"/>
          </w:rPr>
          <w:t xml:space="preserve">relative </w:t>
        </w:r>
      </w:ins>
      <w:r w:rsidR="00CB4164" w:rsidRPr="00636C9B">
        <w:rPr>
          <w:color w:val="000000" w:themeColor="text1"/>
        </w:rPr>
        <w:t xml:space="preserve">risk </w:t>
      </w:r>
      <w:del w:id="245" w:author="Ezzati, Majid" w:date="2019-02-14T11:04:00Z">
        <w:r w:rsidR="00CB4164" w:rsidRPr="00636C9B" w:rsidDel="00D25232">
          <w:rPr>
            <w:color w:val="000000" w:themeColor="text1"/>
          </w:rPr>
          <w:delText xml:space="preserve">of </w:delText>
        </w:r>
      </w:del>
      <w:del w:id="246" w:author="Ezzati, Majid" w:date="2019-02-14T11:03:00Z">
        <w:r w:rsidR="00CB4164" w:rsidRPr="00636C9B" w:rsidDel="00D25232">
          <w:rPr>
            <w:color w:val="000000" w:themeColor="text1"/>
          </w:rPr>
          <w:delText xml:space="preserve">each </w:delText>
        </w:r>
      </w:del>
      <w:del w:id="247" w:author="Ezzati, Majid" w:date="2019-02-14T11:04:00Z">
        <w:r w:rsidR="00CB4164" w:rsidRPr="00636C9B" w:rsidDel="00D25232">
          <w:rPr>
            <w:color w:val="000000" w:themeColor="text1"/>
          </w:rPr>
          <w:delText>monthly</w:delText>
        </w:r>
      </w:del>
      <w:r w:rsidR="00CB4164" w:rsidRPr="00636C9B">
        <w:rPr>
          <w:color w:val="000000" w:themeColor="text1"/>
        </w:rPr>
        <w:t xml:space="preserve"> </w:t>
      </w:r>
      <w:del w:id="248" w:author="Ezzati, Majid" w:date="2019-02-14T11:05:00Z">
        <w:r w:rsidR="00CB4164" w:rsidRPr="00636C9B" w:rsidDel="00D25232">
          <w:rPr>
            <w:color w:val="000000" w:themeColor="text1"/>
          </w:rPr>
          <w:delText>temperature anomaly term</w:delText>
        </w:r>
      </w:del>
      <w:ins w:id="249" w:author="Ezzati, Majid" w:date="2019-02-14T11:04:00Z">
        <w:r w:rsidR="00D25232">
          <w:rPr>
            <w:color w:val="000000" w:themeColor="text1"/>
          </w:rPr>
          <w:t>(i.e. which is equivalent to the exponential of the coefficient of</w:t>
        </w:r>
      </w:ins>
      <w:ins w:id="250" w:author="Ezzati, Majid" w:date="2019-02-14T11:05:00Z">
        <w:r w:rsidR="00D25232">
          <w:rPr>
            <w:color w:val="000000" w:themeColor="text1"/>
          </w:rPr>
          <w:t xml:space="preserve"> the</w:t>
        </w:r>
      </w:ins>
      <w:ins w:id="251" w:author="Ezzati, Majid" w:date="2019-02-14T11:04:00Z">
        <w:r w:rsidR="00D25232">
          <w:rPr>
            <w:color w:val="000000" w:themeColor="text1"/>
          </w:rPr>
          <w:t xml:space="preserve"> </w:t>
        </w:r>
      </w:ins>
      <w:ins w:id="252" w:author="Ezzati, Majid" w:date="2019-02-14T11:05:00Z">
        <w:r w:rsidR="00D25232" w:rsidRPr="00636C9B">
          <w:rPr>
            <w:color w:val="000000" w:themeColor="text1"/>
          </w:rPr>
          <w:t>temperature anomaly term</w:t>
        </w:r>
        <w:r w:rsidR="00D25232">
          <w:rPr>
            <w:color w:val="000000" w:themeColor="text1"/>
          </w:rPr>
          <w:t xml:space="preserve"> from the above analysis)</w:t>
        </w:r>
      </w:ins>
      <w:r w:rsidR="00CB4164" w:rsidRPr="00636C9B">
        <w:rPr>
          <w:color w:val="000000" w:themeColor="text1"/>
        </w:rPr>
        <w:t xml:space="preserve">. </w:t>
      </w:r>
      <w:del w:id="253" w:author="Ezzati, Majid" w:date="2019-02-14T11:07:00Z">
        <w:r w:rsidR="00CB4164" w:rsidRPr="00636C9B" w:rsidDel="00D25232">
          <w:rPr>
            <w:color w:val="000000" w:themeColor="text1"/>
          </w:rPr>
          <w:delText xml:space="preserve">We then obtained an estimate of the change in deaths for a uniform increase </w:delText>
        </w:r>
      </w:del>
      <w:del w:id="254" w:author="Ezzati, Majid" w:date="2019-02-14T11:06:00Z">
        <w:r w:rsidR="00CB4164" w:rsidRPr="00636C9B" w:rsidDel="00D25232">
          <w:rPr>
            <w:color w:val="000000" w:themeColor="text1"/>
          </w:rPr>
          <w:delText xml:space="preserve">of 1°C in each month and state, </w:delText>
        </w:r>
        <w:r w:rsidR="004731A0" w:rsidDel="00D25232">
          <w:delText xml:space="preserve">realistic </w:delText>
        </w:r>
        <w:r w:rsidR="00C3554B" w:rsidDel="00D25232">
          <w:delText xml:space="preserve">in our lifetimes </w:delText>
        </w:r>
        <w:r w:rsidR="004731A0" w:rsidDel="00D25232">
          <w:delText>under current projections of global climate change,</w:delText>
        </w:r>
        <w:r w:rsidR="004731A0" w:rsidDel="00D25232">
          <w:rPr>
            <w:color w:val="000000" w:themeColor="text1"/>
          </w:rPr>
          <w:fldChar w:fldCharType="begin" w:fldLock="1"/>
        </w:r>
        <w:r w:rsidR="002F0788" w:rsidDel="00D25232">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delInstrText>
        </w:r>
        <w:r w:rsidR="004731A0" w:rsidDel="00D25232">
          <w:rPr>
            <w:color w:val="000000" w:themeColor="text1"/>
          </w:rPr>
          <w:fldChar w:fldCharType="separate"/>
        </w:r>
        <w:r w:rsidR="00C450F3" w:rsidRPr="00C450F3" w:rsidDel="00D25232">
          <w:rPr>
            <w:noProof/>
            <w:color w:val="000000" w:themeColor="text1"/>
            <w:vertAlign w:val="superscript"/>
          </w:rPr>
          <w:delText>16</w:delText>
        </w:r>
        <w:r w:rsidR="004731A0" w:rsidDel="00D25232">
          <w:rPr>
            <w:color w:val="000000" w:themeColor="text1"/>
          </w:rPr>
          <w:fldChar w:fldCharType="end"/>
        </w:r>
        <w:r w:rsidR="004731A0" w:rsidDel="00D25232">
          <w:rPr>
            <w:color w:val="000000" w:themeColor="text1"/>
          </w:rPr>
          <w:delText xml:space="preserve"> </w:delText>
        </w:r>
      </w:del>
      <w:del w:id="255" w:author="Ezzati, Majid" w:date="2019-02-14T11:07:00Z">
        <w:r w:rsidR="00CB4164" w:rsidRPr="00636C9B" w:rsidDel="00D25232">
          <w:rPr>
            <w:color w:val="000000" w:themeColor="text1"/>
          </w:rPr>
          <w:delText xml:space="preserve">which we summarised by </w:delText>
        </w:r>
        <w:r w:rsidR="00CB4164" w:rsidDel="00D25232">
          <w:rPr>
            <w:color w:val="000000" w:themeColor="text1"/>
          </w:rPr>
          <w:delText>type</w:delText>
        </w:r>
        <w:r w:rsidR="00CB4164" w:rsidRPr="00636C9B" w:rsidDel="00D25232">
          <w:rPr>
            <w:color w:val="000000" w:themeColor="text1"/>
          </w:rPr>
          <w:delText xml:space="preserve"> of injury death, sex and age.</w:delText>
        </w:r>
      </w:del>
    </w:p>
    <w:p w14:paraId="5CCEBD7B" w14:textId="3428A3B9" w:rsidR="003E1C82" w:rsidRDefault="003E1C82" w:rsidP="00FF023E">
      <w:pPr>
        <w:spacing w:line="480" w:lineRule="auto"/>
        <w:jc w:val="both"/>
        <w:outlineLvl w:val="0"/>
        <w:rPr>
          <w:color w:val="000000" w:themeColor="text1"/>
        </w:rPr>
      </w:pPr>
    </w:p>
    <w:p w14:paraId="54B92FD0" w14:textId="2B4CDF6F" w:rsidR="003E1C82" w:rsidRDefault="003E1C82" w:rsidP="00FF023E">
      <w:pPr>
        <w:spacing w:line="480" w:lineRule="auto"/>
        <w:jc w:val="both"/>
        <w:outlineLvl w:val="0"/>
        <w:rPr>
          <w:i/>
          <w:color w:val="000000" w:themeColor="text1"/>
        </w:rPr>
      </w:pPr>
      <w:r>
        <w:rPr>
          <w:i/>
          <w:color w:val="000000" w:themeColor="text1"/>
        </w:rPr>
        <w:t>Sensitivity analysis</w:t>
      </w:r>
    </w:p>
    <w:p w14:paraId="71A1733B" w14:textId="3947185A" w:rsidR="003E1C82" w:rsidRPr="003E1C82" w:rsidRDefault="003E1C82" w:rsidP="00D92F3C">
      <w:pPr>
        <w:spacing w:line="480" w:lineRule="auto"/>
        <w:jc w:val="both"/>
        <w:rPr>
          <w:i/>
          <w:color w:val="000000" w:themeColor="text1"/>
        </w:rPr>
      </w:pPr>
      <w:r w:rsidRPr="00EF44EF">
        <w:t xml:space="preserve">We conducted sensitivity analyses to ensure that our results were robust to </w:t>
      </w:r>
      <w:r w:rsidRPr="000921D6">
        <w:t xml:space="preserve">how we measured anomalous </w:t>
      </w:r>
      <w:r w:rsidR="00D44AB8">
        <w:t>temperature</w:t>
      </w:r>
      <w:r w:rsidRPr="000921D6">
        <w:t>.</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del w:id="256" w:author="Ezzati, Majid" w:date="2019-02-14T11:07:00Z">
        <w:r w:rsidR="00FA3C30" w:rsidDel="00D25232">
          <w:delText>based these on</w:delText>
        </w:r>
      </w:del>
      <w:ins w:id="257" w:author="Ezzati, Majid" w:date="2019-02-14T11:07:00Z">
        <w:r w:rsidR="00D25232">
          <w:t>used</w:t>
        </w:r>
      </w:ins>
      <w:r w:rsidRPr="00EF44EF">
        <w:t xml:space="preserve"> daily maxim</w:t>
      </w:r>
      <w:r w:rsidR="00FA3C30">
        <w:t>a</w:t>
      </w:r>
      <w:r>
        <w:t xml:space="preserve"> and </w:t>
      </w:r>
      <w:r w:rsidRPr="00EF44EF">
        <w:t>minim</w:t>
      </w:r>
      <w:r w:rsidR="00FA3C30">
        <w:t>a</w:t>
      </w:r>
      <w:r w:rsidRPr="000921D6">
        <w:t>.</w:t>
      </w:r>
      <w:r w:rsidRPr="00D06095">
        <w:t xml:space="preserve"> </w:t>
      </w:r>
      <w:r w:rsidR="00FA3C30">
        <w:t>These</w:t>
      </w:r>
      <w:r w:rsidRPr="00D06095">
        <w:t xml:space="preserve"> measures</w:t>
      </w:r>
      <w:del w:id="258" w:author="Ezzati, Majid" w:date="2019-02-14T11:07:00Z">
        <w:r w:rsidR="00FA3C30" w:rsidDel="00D25232">
          <w:delText>, not presented here,</w:delText>
        </w:r>
      </w:del>
      <w:r w:rsidRPr="00D06095">
        <w:t xml:space="preserve"> </w:t>
      </w:r>
      <w:commentRangeStart w:id="259"/>
      <w:r>
        <w:t>were strongly correlated</w:t>
      </w:r>
      <w:r w:rsidRPr="00EF44EF">
        <w:t xml:space="preserve"> to those</w:t>
      </w:r>
      <w:r w:rsidRPr="003017A9">
        <w:t xml:space="preserve"> generated</w:t>
      </w:r>
      <w:r w:rsidRPr="00EF44EF">
        <w:t xml:space="preserve"> from daily mean</w:t>
      </w:r>
      <w:r>
        <w:t>s</w:t>
      </w:r>
      <w:r w:rsidRPr="00EF44EF">
        <w:t xml:space="preserve">. </w:t>
      </w:r>
      <w:commentRangeEnd w:id="259"/>
      <w:r w:rsidR="00D25232">
        <w:rPr>
          <w:rStyle w:val="CommentReference"/>
          <w:rFonts w:asciiTheme="minorHAnsi" w:hAnsiTheme="minorHAnsi" w:cstheme="minorBidi"/>
          <w:lang w:eastAsia="en-US"/>
        </w:rPr>
        <w:commentReference w:id="259"/>
      </w:r>
      <w:r w:rsidR="00FA3C30">
        <w:t xml:space="preserve">We also included </w:t>
      </w:r>
      <w:r w:rsidRPr="00052DDD">
        <w:t xml:space="preserve">more than one </w:t>
      </w:r>
      <w:ins w:id="261" w:author="Ezzati, Majid" w:date="2019-02-14T11:13:00Z">
        <w:r w:rsidR="00970E3F">
          <w:t xml:space="preserve">measure of </w:t>
        </w:r>
      </w:ins>
      <w:r w:rsidRPr="00052DDD">
        <w:t xml:space="preserve">temperature </w:t>
      </w:r>
      <w:del w:id="262" w:author="Ezzati, Majid" w:date="2019-02-14T11:13:00Z">
        <w:r w:rsidDel="00970E3F">
          <w:delText>summary</w:delText>
        </w:r>
        <w:r w:rsidRPr="00052DDD" w:rsidDel="00970E3F">
          <w:delText xml:space="preserve"> </w:delText>
        </w:r>
      </w:del>
      <w:ins w:id="263" w:author="Ezzati, Majid" w:date="2019-02-14T11:13:00Z">
        <w:r w:rsidR="00970E3F">
          <w:t>anomaly</w:t>
        </w:r>
        <w:r w:rsidR="00970E3F" w:rsidRPr="00052DDD">
          <w:t xml:space="preserve"> </w:t>
        </w:r>
      </w:ins>
      <w:r w:rsidRPr="00052DDD">
        <w:t>in the model</w:t>
      </w:r>
      <w:ins w:id="264" w:author="Ezzati, Majid" w:date="2019-02-14T11:13:00Z">
        <w:r w:rsidR="00970E3F">
          <w:t>. The additional measures included:</w:t>
        </w:r>
      </w:ins>
      <w:del w:id="265" w:author="Ezzati, Majid" w:date="2019-02-14T11:13:00Z">
        <w:r w:rsidDel="00970E3F">
          <w:delText>,</w:delText>
        </w:r>
      </w:del>
      <w:del w:id="266" w:author="Ezzati, Majid" w:date="2019-02-14T11:14:00Z">
        <w:r w:rsidRPr="00052DDD" w:rsidDel="00970E3F">
          <w:delText xml:space="preserve"> such as</w:delText>
        </w:r>
      </w:del>
      <w:r w:rsidRPr="00052DDD">
        <w:t xml:space="preserve"> </w:t>
      </w:r>
      <w:r>
        <w:t xml:space="preserve">monthly temperature </w:t>
      </w:r>
      <w:r w:rsidRPr="00052DDD">
        <w:t>standard deviation</w:t>
      </w:r>
      <w:ins w:id="267" w:author="Ezzati, Majid" w:date="2019-02-14T11:14:00Z">
        <w:r w:rsidR="00970E3F">
          <w:t>;</w:t>
        </w:r>
      </w:ins>
      <w:r w:rsidR="00FA3C30">
        <w:t xml:space="preserve"> </w:t>
      </w:r>
      <w:del w:id="268" w:author="Ezzati, Majid" w:date="2019-02-14T11:14:00Z">
        <w:r w:rsidR="00FA3C30" w:rsidDel="00970E3F">
          <w:delText>or</w:delText>
        </w:r>
        <w:r w:rsidRPr="00052DDD" w:rsidDel="00970E3F">
          <w:delText xml:space="preserve"> </w:delText>
        </w:r>
      </w:del>
      <w:ins w:id="269" w:author="Ezzati, Majid" w:date="2019-02-14T11:15:00Z">
        <w:r w:rsidR="00970E3F">
          <w:t xml:space="preserve">four </w:t>
        </w:r>
      </w:ins>
      <w:ins w:id="270" w:author="Ezzati, Majid" w:date="2019-02-14T11:14:00Z">
        <w:r w:rsidR="00970E3F">
          <w:t xml:space="preserve"> measures of</w:t>
        </w:r>
        <w:r w:rsidR="00970E3F" w:rsidRPr="00052DDD">
          <w:t xml:space="preserve"> </w:t>
        </w:r>
      </w:ins>
      <w:r w:rsidRPr="00052DDD">
        <w:t>heat wave</w:t>
      </w:r>
      <w:ins w:id="271" w:author="Ezzati, Majid" w:date="2019-02-14T11:14:00Z">
        <w:r w:rsidR="00970E3F">
          <w:t>:</w:t>
        </w:r>
      </w:ins>
      <w:r w:rsidRPr="00052DDD">
        <w:t xml:space="preserve"> </w:t>
      </w:r>
      <w:del w:id="272" w:author="Ezzati, Majid" w:date="2019-02-14T11:14:00Z">
        <w:r w:rsidRPr="00052DDD" w:rsidDel="00970E3F">
          <w:delText xml:space="preserve">measures, including the </w:delText>
        </w:r>
      </w:del>
      <w:r w:rsidRPr="00052DDD">
        <w:t>number of days in a month above the 90</w:t>
      </w:r>
      <w:r w:rsidRPr="00052DDD">
        <w:rPr>
          <w:vertAlign w:val="superscript"/>
        </w:rPr>
        <w:t>th</w:t>
      </w:r>
      <w:r w:rsidRPr="00052DDD">
        <w:t xml:space="preserve"> percentile or above an absolute threshold of 30°C</w:t>
      </w:r>
      <w:r w:rsidR="007A732C">
        <w:t xml:space="preserve"> </w:t>
      </w:r>
      <w:r w:rsidR="007A732C" w:rsidRPr="00052DDD">
        <w:t>(</w:t>
      </w:r>
      <w:r w:rsidR="007A732C">
        <w:t xml:space="preserve">both </w:t>
      </w:r>
      <w:r w:rsidR="007A732C" w:rsidRPr="00052DDD">
        <w:t>adjusted for length of month)</w:t>
      </w:r>
      <w:r w:rsidR="007A732C">
        <w:t>,</w:t>
      </w:r>
      <w:r w:rsidR="007A732C" w:rsidRPr="00052DDD">
        <w:t xml:space="preserve"> </w:t>
      </w:r>
      <w:r w:rsidR="00C22EC3">
        <w:t xml:space="preserve"> </w:t>
      </w:r>
      <w:del w:id="273" w:author="Ezzati, Majid" w:date="2019-02-14T11:15:00Z">
        <w:r w:rsidR="00C22EC3" w:rsidDel="00970E3F">
          <w:delText>either in total or counted only when they occur at least for three days in a row</w:delText>
        </w:r>
      </w:del>
      <w:ins w:id="274" w:author="Ezzati, Majid" w:date="2019-02-14T11:15:00Z">
        <w:r w:rsidR="00970E3F">
          <w:t>and number of three-day episodes above these thresholds</w:t>
        </w:r>
      </w:ins>
      <w:r w:rsidR="00FA3C30">
        <w:t>.</w:t>
      </w:r>
      <w:r w:rsidRPr="00052DDD">
        <w:t xml:space="preserve"> </w:t>
      </w:r>
      <w:r w:rsidR="00FA3C30">
        <w:t>T</w:t>
      </w:r>
      <w:r w:rsidRPr="00052DDD">
        <w:t>he</w:t>
      </w:r>
      <w:del w:id="275" w:author="Ezzati, Majid" w:date="2019-02-14T11:16:00Z">
        <w:r w:rsidRPr="00052DDD" w:rsidDel="00970E3F">
          <w:delText xml:space="preserve"> additional deaths</w:delText>
        </w:r>
      </w:del>
      <w:ins w:id="276" w:author="Ezzati, Majid" w:date="2019-02-14T11:16:00Z">
        <w:r w:rsidR="00970E3F">
          <w:t xml:space="preserve"> estimated number of excess deaths</w:t>
        </w:r>
      </w:ins>
      <w:r w:rsidRPr="00052DDD">
        <w:t xml:space="preserve"> </w:t>
      </w:r>
      <w:del w:id="277" w:author="Ezzati, Majid" w:date="2019-02-14T11:16:00Z">
        <w:r w:rsidRPr="00052DDD" w:rsidDel="00970E3F">
          <w:delText>result remained</w:delText>
        </w:r>
      </w:del>
      <w:ins w:id="278" w:author="Ezzati, Majid" w:date="2019-02-14T11:16:00Z">
        <w:r w:rsidR="00970E3F">
          <w:t>in these sensitivity analyses were</w:t>
        </w:r>
      </w:ins>
      <w:r w:rsidRPr="00052DDD">
        <w:t xml:space="preserve"> similar to the </w:t>
      </w:r>
      <w:del w:id="279" w:author="Ezzati, Majid" w:date="2019-02-14T11:16:00Z">
        <w:r w:rsidRPr="00052DDD" w:rsidDel="00970E3F">
          <w:delText xml:space="preserve">single variable </w:delText>
        </w:r>
      </w:del>
      <w:r w:rsidRPr="00052DDD">
        <w:t>model</w:t>
      </w:r>
      <w:ins w:id="280" w:author="Ezzati, Majid" w:date="2019-02-14T11:16:00Z">
        <w:r w:rsidR="00970E3F">
          <w:t xml:space="preserve"> with anomaly </w:t>
        </w:r>
        <w:r w:rsidR="00272975">
          <w:t>in mean temperature alone</w:t>
        </w:r>
      </w:ins>
      <w:r w:rsidRPr="00052DDD">
        <w:t xml:space="preserve">, </w:t>
      </w:r>
      <w:del w:id="281" w:author="Ezzati, Majid" w:date="2019-02-14T11:18:00Z">
        <w:r w:rsidRPr="00052DDD" w:rsidDel="00272975">
          <w:delText xml:space="preserve">due to the collinearity of </w:delText>
        </w:r>
        <w:r w:rsidR="004B3FBB" w:rsidDel="00272975">
          <w:delText>other</w:delText>
        </w:r>
        <w:r w:rsidR="00B53567" w:rsidDel="00272975">
          <w:delText xml:space="preserve"> temperature</w:delText>
        </w:r>
        <w:r w:rsidRPr="00052DDD" w:rsidDel="00272975">
          <w:delText xml:space="preserve"> </w:delText>
        </w:r>
        <w:r w:rsidR="004B3FBB" w:rsidDel="00272975">
          <w:delText xml:space="preserve">statistics </w:delText>
        </w:r>
        <w:r w:rsidR="00B53567" w:rsidDel="00272975">
          <w:delText>and heatwave variables</w:delText>
        </w:r>
        <w:r w:rsidRPr="00052DDD" w:rsidDel="00272975">
          <w:delText xml:space="preserve"> with mean monthly temperature</w:delText>
        </w:r>
      </w:del>
      <w:ins w:id="282" w:author="Ezzati, Majid" w:date="2019-02-14T11:18:00Z">
        <w:r w:rsidR="00272975">
          <w:t>possibly because the different measures of anomaly are correlated</w:t>
        </w:r>
      </w:ins>
      <w:r w:rsidRPr="00052DDD">
        <w:t>.</w:t>
      </w:r>
      <w:r>
        <w:t xml:space="preserve"> </w:t>
      </w: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2E6341D8" w:rsidR="00843A73" w:rsidRPr="00636C9B" w:rsidRDefault="00843A73" w:rsidP="00FF023E">
      <w:pPr>
        <w:spacing w:line="480" w:lineRule="auto"/>
        <w:jc w:val="both"/>
      </w:pPr>
      <w:r w:rsidRPr="00636C9B">
        <w:t xml:space="preserve">Robbie Parks is supported by a Wellcome Trust ISSF Studentship. </w:t>
      </w:r>
      <w:moveFromRangeStart w:id="283" w:author="Ezzati, Majid" w:date="2019-02-14T10:57:00Z" w:name="move1034281"/>
      <w:moveFrom w:id="284" w:author="Ezzati, Majid" w:date="2019-02-14T10:57:00Z">
        <w:r w:rsidRPr="00636C9B" w:rsidDel="000F6C72">
          <w:t>Work on the US mortality data is supported by a grant from US Environmental Protection Agency.</w:t>
        </w:r>
        <w:r w:rsidR="003575A7" w:rsidRPr="003575A7" w:rsidDel="000F6C72">
          <w:t xml:space="preserve"> </w:t>
        </w:r>
      </w:moveFrom>
      <w:moveFromRangeEnd w:id="283"/>
      <w:r w:rsidR="00773AEC">
        <w:t xml:space="preserve">The development of statistical methods is supported by grants from the Wellcome Trust </w:t>
      </w:r>
      <w:r w:rsidR="00773AEC" w:rsidRPr="00B95DCD">
        <w:t>(</w:t>
      </w:r>
      <w:r w:rsidR="00773AEC" w:rsidRPr="00C2602B">
        <w:t>grants 205208/Z/16/Z and 209376/Z/17/Z</w:t>
      </w:r>
      <w:del w:id="285" w:author="Ezzati, Majid" w:date="2019-02-14T10:57:00Z">
        <w:r w:rsidR="00773AEC" w:rsidRPr="00C2602B" w:rsidDel="000F6C72">
          <w:delText xml:space="preserve"> and Institutional Strategic Support Fund</w:delText>
        </w:r>
      </w:del>
      <w:r w:rsidR="00773AEC" w:rsidRPr="00C2602B">
        <w:t>)</w:t>
      </w:r>
      <w:r w:rsidR="00773AEC">
        <w:t xml:space="preserve">. </w:t>
      </w:r>
      <w:moveToRangeStart w:id="286" w:author="Ezzati, Majid" w:date="2019-02-14T10:57:00Z" w:name="move1034281"/>
      <w:moveTo w:id="287" w:author="Ezzati, Majid" w:date="2019-02-14T10:57:00Z">
        <w:r w:rsidR="000F6C72" w:rsidRPr="00636C9B">
          <w:t>Work on the US mortality data is supported by a grant from US Environmental Protection Agency.</w:t>
        </w:r>
        <w:r w:rsidR="000F6C72" w:rsidRPr="003575A7">
          <w:t xml:space="preserve"> </w:t>
        </w:r>
      </w:moveTo>
      <w:moveToRangeEnd w:id="286"/>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3803A1A9"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8325CD">
        <w:t xml:space="preserve">, </w:t>
      </w:r>
      <w:r w:rsidR="00C8394A" w:rsidRPr="00636C9B">
        <w:t>HTW</w:t>
      </w:r>
      <w:r w:rsidR="008325CD">
        <w:t xml:space="preserve"> and RT</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commentRangeStart w:id="288"/>
      <w:commentRangeStart w:id="289"/>
      <w:r w:rsidRPr="00636C9B">
        <w:rPr>
          <w:b/>
        </w:rPr>
        <w:lastRenderedPageBreak/>
        <w:t>References</w:t>
      </w:r>
      <w:commentRangeEnd w:id="288"/>
      <w:r w:rsidR="00C96434">
        <w:rPr>
          <w:rStyle w:val="CommentReference"/>
          <w:rFonts w:asciiTheme="minorHAnsi" w:hAnsiTheme="minorHAnsi" w:cstheme="minorBidi"/>
          <w:lang w:eastAsia="en-US"/>
        </w:rPr>
        <w:commentReference w:id="288"/>
      </w:r>
      <w:commentRangeEnd w:id="289"/>
      <w:r w:rsidR="00E2601B">
        <w:rPr>
          <w:rStyle w:val="CommentReference"/>
          <w:rFonts w:asciiTheme="minorHAnsi" w:hAnsiTheme="minorHAnsi" w:cstheme="minorBidi"/>
          <w:lang w:eastAsia="en-US"/>
        </w:rPr>
        <w:commentReference w:id="289"/>
      </w:r>
    </w:p>
    <w:p w14:paraId="3A9C6E40" w14:textId="2DEAA483" w:rsidR="002F0788" w:rsidRPr="002F0788" w:rsidRDefault="00A55581" w:rsidP="002F0788">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2F0788" w:rsidRPr="002F0788">
        <w:rPr>
          <w:noProof/>
          <w:lang w:val="en-US"/>
        </w:rPr>
        <w:t>1.</w:t>
      </w:r>
      <w:r w:rsidR="002F0788" w:rsidRPr="002F0788">
        <w:rPr>
          <w:noProof/>
          <w:lang w:val="en-US"/>
        </w:rPr>
        <w:tab/>
        <w:t xml:space="preserve">Watts, N. </w:t>
      </w:r>
      <w:r w:rsidR="002F0788" w:rsidRPr="002F0788">
        <w:rPr>
          <w:i/>
          <w:iCs/>
          <w:noProof/>
          <w:lang w:val="en-US"/>
        </w:rPr>
        <w:t>et al.</w:t>
      </w:r>
      <w:r w:rsidR="002F0788" w:rsidRPr="002F0788">
        <w:rPr>
          <w:noProof/>
          <w:lang w:val="en-US"/>
        </w:rPr>
        <w:t xml:space="preserve"> The 2018 report of the Lancet Countdown on health and climate change: shaping health of nations for centuries to come. </w:t>
      </w:r>
      <w:r w:rsidR="002F0788" w:rsidRPr="002F0788">
        <w:rPr>
          <w:i/>
          <w:iCs/>
          <w:noProof/>
          <w:lang w:val="en-US"/>
        </w:rPr>
        <w:t>Lancet</w:t>
      </w:r>
      <w:r w:rsidR="002F0788" w:rsidRPr="002F0788">
        <w:rPr>
          <w:noProof/>
          <w:lang w:val="en-US"/>
        </w:rPr>
        <w:t xml:space="preserve"> </w:t>
      </w:r>
      <w:r w:rsidR="002F0788" w:rsidRPr="002F0788">
        <w:rPr>
          <w:b/>
          <w:bCs/>
          <w:noProof/>
          <w:lang w:val="en-US"/>
        </w:rPr>
        <w:t>6736,</w:t>
      </w:r>
      <w:r w:rsidR="002F0788" w:rsidRPr="002F0788">
        <w:rPr>
          <w:noProof/>
          <w:lang w:val="en-US"/>
        </w:rPr>
        <w:t xml:space="preserve"> 1–4 (2018).</w:t>
      </w:r>
    </w:p>
    <w:p w14:paraId="1E3E60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w:t>
      </w:r>
      <w:r w:rsidRPr="002F0788">
        <w:rPr>
          <w:noProof/>
          <w:lang w:val="en-US"/>
        </w:rPr>
        <w:tab/>
        <w:t xml:space="preserve">McMichael, A. J., Woodruff, R. E. &amp; Hales, S. Climate change and human health: Present and future risks. </w:t>
      </w:r>
      <w:r w:rsidRPr="002F0788">
        <w:rPr>
          <w:i/>
          <w:iCs/>
          <w:noProof/>
          <w:lang w:val="en-US"/>
        </w:rPr>
        <w:t>Lancet</w:t>
      </w:r>
      <w:r w:rsidRPr="002F0788">
        <w:rPr>
          <w:noProof/>
          <w:lang w:val="en-US"/>
        </w:rPr>
        <w:t xml:space="preserve"> (2006). doi:10.1016/S0140-6736(06)68079-3</w:t>
      </w:r>
    </w:p>
    <w:p w14:paraId="5A1439E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w:t>
      </w:r>
      <w:r w:rsidRPr="002F0788">
        <w:rPr>
          <w:noProof/>
          <w:lang w:val="en-US"/>
        </w:rPr>
        <w:tab/>
        <w:t xml:space="preserve">Huang, C. </w:t>
      </w:r>
      <w:r w:rsidRPr="002F0788">
        <w:rPr>
          <w:i/>
          <w:iCs/>
          <w:noProof/>
          <w:lang w:val="en-US"/>
        </w:rPr>
        <w:t>et al.</w:t>
      </w:r>
      <w:r w:rsidRPr="002F0788">
        <w:rPr>
          <w:noProof/>
          <w:lang w:val="en-US"/>
        </w:rPr>
        <w:t xml:space="preserve"> Projecting Future heat-related mortality under climate change scenarios: A systematic review. </w:t>
      </w:r>
      <w:r w:rsidRPr="002F0788">
        <w:rPr>
          <w:i/>
          <w:iCs/>
          <w:noProof/>
          <w:lang w:val="en-US"/>
        </w:rPr>
        <w:t>Environmental Health Perspectives</w:t>
      </w:r>
      <w:r w:rsidRPr="002F0788">
        <w:rPr>
          <w:noProof/>
          <w:lang w:val="en-US"/>
        </w:rPr>
        <w:t xml:space="preserve"> (2011). doi:10.1289/ehp.1103456</w:t>
      </w:r>
    </w:p>
    <w:p w14:paraId="54FDBA1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w:t>
      </w:r>
      <w:r w:rsidRPr="002F0788">
        <w:rPr>
          <w:noProof/>
          <w:lang w:val="en-US"/>
        </w:rPr>
        <w:tab/>
        <w:t xml:space="preserve">Gasparrini, A. </w:t>
      </w:r>
      <w:r w:rsidRPr="002F0788">
        <w:rPr>
          <w:i/>
          <w:iCs/>
          <w:noProof/>
          <w:lang w:val="en-US"/>
        </w:rPr>
        <w:t>et al.</w:t>
      </w:r>
      <w:r w:rsidRPr="002F0788">
        <w:rPr>
          <w:noProof/>
          <w:lang w:val="en-US"/>
        </w:rPr>
        <w:t xml:space="preserve"> Projections of temperature-related excess mortality under climate change scenarios. </w:t>
      </w:r>
      <w:r w:rsidRPr="002F0788">
        <w:rPr>
          <w:i/>
          <w:iCs/>
          <w:noProof/>
          <w:lang w:val="en-US"/>
        </w:rPr>
        <w:t>Lancet Planet. Heal.</w:t>
      </w:r>
      <w:r w:rsidRPr="002F0788">
        <w:rPr>
          <w:noProof/>
          <w:lang w:val="en-US"/>
        </w:rPr>
        <w:t xml:space="preserve"> (2017). doi:10.1016/S2542-5196(17)30156-0</w:t>
      </w:r>
    </w:p>
    <w:p w14:paraId="24D9E6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5.</w:t>
      </w:r>
      <w:r w:rsidRPr="002F0788">
        <w:rPr>
          <w:noProof/>
          <w:lang w:val="en-US"/>
        </w:rPr>
        <w:tab/>
        <w:t xml:space="preserve">Smith, K. R. </w:t>
      </w:r>
      <w:r w:rsidRPr="002F0788">
        <w:rPr>
          <w:i/>
          <w:iCs/>
          <w:noProof/>
          <w:lang w:val="en-US"/>
        </w:rPr>
        <w:t>et al.</w:t>
      </w:r>
      <w:r w:rsidRPr="002F0788">
        <w:rPr>
          <w:noProof/>
          <w:lang w:val="en-US"/>
        </w:rPr>
        <w:t xml:space="preserve"> Human health: Impacts, adaptation, and co-benefits. in </w:t>
      </w:r>
      <w:r w:rsidRPr="002F0788">
        <w:rPr>
          <w:i/>
          <w:iCs/>
          <w:noProof/>
          <w:lang w:val="en-US"/>
        </w:rPr>
        <w:t>Climate Change 2014 Impacts, Adaptation and Vulnerability: Part A: Global and Sectoral Aspects</w:t>
      </w:r>
      <w:r w:rsidRPr="002F0788">
        <w:rPr>
          <w:noProof/>
          <w:lang w:val="en-US"/>
        </w:rPr>
        <w:t xml:space="preserve"> (2015). doi:10.1017/CBO9781107415379.016</w:t>
      </w:r>
    </w:p>
    <w:p w14:paraId="565A0E7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6.</w:t>
      </w:r>
      <w:r w:rsidRPr="002F0788">
        <w:rPr>
          <w:noProof/>
          <w:lang w:val="en-US"/>
        </w:rPr>
        <w:tab/>
        <w:t xml:space="preserve">Haines, A. &amp; Ebi, K. The Imperative for Climate Action to Protect Health. </w:t>
      </w:r>
      <w:r w:rsidRPr="002F0788">
        <w:rPr>
          <w:i/>
          <w:iCs/>
          <w:noProof/>
          <w:lang w:val="en-US"/>
        </w:rPr>
        <w:t>N. Engl. J. Med.</w:t>
      </w:r>
      <w:r w:rsidRPr="002F0788">
        <w:rPr>
          <w:noProof/>
          <w:lang w:val="en-US"/>
        </w:rPr>
        <w:t xml:space="preserve"> 263–273 (2019).</w:t>
      </w:r>
    </w:p>
    <w:p w14:paraId="57EA55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7.</w:t>
      </w:r>
      <w:r w:rsidRPr="002F0788">
        <w:rPr>
          <w:noProof/>
          <w:lang w:val="en-US"/>
        </w:rPr>
        <w:tab/>
        <w:t xml:space="preserve">Burke, M. </w:t>
      </w:r>
      <w:r w:rsidRPr="002F0788">
        <w:rPr>
          <w:i/>
          <w:iCs/>
          <w:noProof/>
          <w:lang w:val="en-US"/>
        </w:rPr>
        <w:t>et al.</w:t>
      </w:r>
      <w:r w:rsidRPr="002F0788">
        <w:rPr>
          <w:noProof/>
          <w:lang w:val="en-US"/>
        </w:rPr>
        <w:t xml:space="preserve"> Higher temperatures increase suicide rates in the United States and Mexico. </w:t>
      </w:r>
      <w:r w:rsidRPr="002F0788">
        <w:rPr>
          <w:i/>
          <w:iCs/>
          <w:noProof/>
          <w:lang w:val="en-US"/>
        </w:rPr>
        <w:t>Nat. Clim. Chang.</w:t>
      </w:r>
      <w:r w:rsidRPr="002F0788">
        <w:rPr>
          <w:noProof/>
          <w:lang w:val="en-US"/>
        </w:rPr>
        <w:t xml:space="preserve"> (2018). doi:10.1038/s41558-018-0222-x</w:t>
      </w:r>
    </w:p>
    <w:p w14:paraId="53D1BC8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8.</w:t>
      </w:r>
      <w:r w:rsidRPr="002F0788">
        <w:rPr>
          <w:noProof/>
          <w:lang w:val="en-US"/>
        </w:rPr>
        <w:tab/>
        <w:t xml:space="preserve">Rey, G. </w:t>
      </w:r>
      <w:r w:rsidRPr="002F0788">
        <w:rPr>
          <w:i/>
          <w:iCs/>
          <w:noProof/>
          <w:lang w:val="en-US"/>
        </w:rPr>
        <w:t>et al.</w:t>
      </w:r>
      <w:r w:rsidRPr="002F0788">
        <w:rPr>
          <w:noProof/>
          <w:lang w:val="en-US"/>
        </w:rPr>
        <w:t xml:space="preserve"> The impact of major heat waves on all-cause and cause-specific mortality in France from 1971 to 2003. </w:t>
      </w:r>
      <w:r w:rsidRPr="002F0788">
        <w:rPr>
          <w:i/>
          <w:iCs/>
          <w:noProof/>
          <w:lang w:val="en-US"/>
        </w:rPr>
        <w:t>Int. Arch. Occup. Environ. Health</w:t>
      </w:r>
      <w:r w:rsidRPr="002F0788">
        <w:rPr>
          <w:noProof/>
          <w:lang w:val="en-US"/>
        </w:rPr>
        <w:t xml:space="preserve"> (2007). doi:10.1007/s00420-007-0173-4</w:t>
      </w:r>
    </w:p>
    <w:p w14:paraId="3039FD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9.</w:t>
      </w:r>
      <w:r w:rsidRPr="002F0788">
        <w:rPr>
          <w:noProof/>
          <w:lang w:val="en-US"/>
        </w:rPr>
        <w:tab/>
        <w:t xml:space="preserve">Orru, H. &amp; Åström, D. O. Increases in external cause mortality due to high and low temperatures: evidence from northeastern Europe. </w:t>
      </w:r>
      <w:r w:rsidRPr="002F0788">
        <w:rPr>
          <w:i/>
          <w:iCs/>
          <w:noProof/>
          <w:lang w:val="en-US"/>
        </w:rPr>
        <w:t>Int. J. Biometeorol.</w:t>
      </w:r>
      <w:r w:rsidRPr="002F0788">
        <w:rPr>
          <w:noProof/>
          <w:lang w:val="en-US"/>
        </w:rPr>
        <w:t xml:space="preserve"> (2017). doi:10.1007/s00484-016-1270-4</w:t>
      </w:r>
    </w:p>
    <w:p w14:paraId="3BC89AD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10.</w:t>
      </w:r>
      <w:r w:rsidRPr="002F0788">
        <w:rPr>
          <w:noProof/>
          <w:lang w:val="en-US"/>
        </w:rPr>
        <w:tab/>
        <w:t xml:space="preserve">Parks, R. M., Bennett, J. E., Foreman, K. J., Toumi, R. &amp; Ezzati, M. National and regional seasonal dynamics of all-cause and cause-specific mortality in the USA from 1980 to 2016. </w:t>
      </w:r>
      <w:r w:rsidRPr="002F0788">
        <w:rPr>
          <w:i/>
          <w:iCs/>
          <w:noProof/>
          <w:lang w:val="en-US"/>
        </w:rPr>
        <w:t>Elife</w:t>
      </w:r>
      <w:r w:rsidRPr="002F0788">
        <w:rPr>
          <w:noProof/>
          <w:lang w:val="en-US"/>
        </w:rPr>
        <w:t xml:space="preserve"> </w:t>
      </w:r>
      <w:r w:rsidRPr="002F0788">
        <w:rPr>
          <w:b/>
          <w:bCs/>
          <w:noProof/>
          <w:lang w:val="en-US"/>
        </w:rPr>
        <w:t>7,</w:t>
      </w:r>
      <w:r w:rsidRPr="002F0788">
        <w:rPr>
          <w:noProof/>
          <w:lang w:val="en-US"/>
        </w:rPr>
        <w:t xml:space="preserve"> (2018).</w:t>
      </w:r>
    </w:p>
    <w:p w14:paraId="19EA3AF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11.</w:t>
      </w:r>
      <w:r w:rsidRPr="002F0788">
        <w:rPr>
          <w:noProof/>
          <w:lang w:val="en-US"/>
        </w:rPr>
        <w:tab/>
        <w:t xml:space="preserve">Rau, R. Seasonality in Human Mortality.  A Demographic Approach. </w:t>
      </w:r>
      <w:r w:rsidRPr="002F0788">
        <w:rPr>
          <w:i/>
          <w:iCs/>
          <w:noProof/>
          <w:lang w:val="en-US"/>
        </w:rPr>
        <w:t>Wirtschafts- und Sozialwissenschaftlichen Fak.</w:t>
      </w:r>
      <w:r w:rsidRPr="002F0788">
        <w:rPr>
          <w:noProof/>
          <w:lang w:val="en-US"/>
        </w:rPr>
        <w:t xml:space="preserve"> </w:t>
      </w:r>
      <w:r w:rsidRPr="002F0788">
        <w:rPr>
          <w:b/>
          <w:bCs/>
          <w:noProof/>
          <w:lang w:val="en-US"/>
        </w:rPr>
        <w:t>PhD,</w:t>
      </w:r>
      <w:r w:rsidRPr="002F0788">
        <w:rPr>
          <w:noProof/>
          <w:lang w:val="en-US"/>
        </w:rPr>
        <w:t xml:space="preserve"> 361 (2004).</w:t>
      </w:r>
    </w:p>
    <w:p w14:paraId="49E533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12.</w:t>
      </w:r>
      <w:r w:rsidRPr="002F0788">
        <w:rPr>
          <w:noProof/>
          <w:lang w:val="en-US"/>
        </w:rPr>
        <w:tab/>
        <w:t xml:space="preserve">Shi, L., Kloog, I., Zanobetti, A., Liu, P. &amp; Schwartz, J. D. Impacts of temperature and its variability on mortality in New England. </w:t>
      </w:r>
      <w:r w:rsidRPr="002F0788">
        <w:rPr>
          <w:i/>
          <w:iCs/>
          <w:noProof/>
          <w:lang w:val="en-US"/>
        </w:rPr>
        <w:t>Nat. Clim. Chang.</w:t>
      </w:r>
      <w:r w:rsidRPr="002F0788">
        <w:rPr>
          <w:noProof/>
          <w:lang w:val="en-US"/>
        </w:rPr>
        <w:t xml:space="preserve"> </w:t>
      </w:r>
      <w:r w:rsidRPr="002F0788">
        <w:rPr>
          <w:b/>
          <w:bCs/>
          <w:noProof/>
          <w:lang w:val="en-US"/>
        </w:rPr>
        <w:t>5,</w:t>
      </w:r>
      <w:r w:rsidRPr="002F0788">
        <w:rPr>
          <w:noProof/>
          <w:lang w:val="en-US"/>
        </w:rPr>
        <w:t xml:space="preserve"> 988–991 (2015).</w:t>
      </w:r>
    </w:p>
    <w:p w14:paraId="78FF50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13.</w:t>
      </w:r>
      <w:r w:rsidRPr="002F0788">
        <w:rPr>
          <w:noProof/>
          <w:lang w:val="en-US"/>
        </w:rPr>
        <w:tab/>
        <w:t xml:space="preserve">Gasparrini, A. </w:t>
      </w:r>
      <w:r w:rsidRPr="002F0788">
        <w:rPr>
          <w:i/>
          <w:iCs/>
          <w:noProof/>
          <w:lang w:val="en-US"/>
        </w:rPr>
        <w:t>et al.</w:t>
      </w:r>
      <w:r w:rsidRPr="002F0788">
        <w:rPr>
          <w:noProof/>
          <w:lang w:val="en-US"/>
        </w:rPr>
        <w:t xml:space="preserve"> Mortality risk attributable to high and low ambient temperature: A multicountry observational study. </w:t>
      </w:r>
      <w:r w:rsidRPr="002F0788">
        <w:rPr>
          <w:i/>
          <w:iCs/>
          <w:noProof/>
          <w:lang w:val="en-US"/>
        </w:rPr>
        <w:t>Lancet</w:t>
      </w:r>
      <w:r w:rsidRPr="002F0788">
        <w:rPr>
          <w:noProof/>
          <w:lang w:val="en-US"/>
        </w:rPr>
        <w:t xml:space="preserve"> </w:t>
      </w:r>
      <w:r w:rsidRPr="002F0788">
        <w:rPr>
          <w:b/>
          <w:bCs/>
          <w:noProof/>
          <w:lang w:val="en-US"/>
        </w:rPr>
        <w:t>386,</w:t>
      </w:r>
      <w:r w:rsidRPr="002F0788">
        <w:rPr>
          <w:noProof/>
          <w:lang w:val="en-US"/>
        </w:rPr>
        <w:t xml:space="preserve"> 369–375 (2015).</w:t>
      </w:r>
    </w:p>
    <w:p w14:paraId="75ADD90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14.</w:t>
      </w:r>
      <w:r w:rsidRPr="002F0788">
        <w:rPr>
          <w:noProof/>
          <w:lang w:val="en-US"/>
        </w:rPr>
        <w:tab/>
        <w:t xml:space="preserve">Ye, X. </w:t>
      </w:r>
      <w:r w:rsidRPr="002F0788">
        <w:rPr>
          <w:i/>
          <w:iCs/>
          <w:noProof/>
          <w:lang w:val="en-US"/>
        </w:rPr>
        <w:t>et al.</w:t>
      </w:r>
      <w:r w:rsidRPr="002F0788">
        <w:rPr>
          <w:noProof/>
          <w:lang w:val="en-US"/>
        </w:rPr>
        <w:t xml:space="preserve"> Ambient temperature and morbidity: a review of epidemiological evidence. </w:t>
      </w:r>
      <w:r w:rsidRPr="002F0788">
        <w:rPr>
          <w:i/>
          <w:iCs/>
          <w:noProof/>
          <w:lang w:val="en-US"/>
        </w:rPr>
        <w:t>Environ. Health Perspect.</w:t>
      </w:r>
      <w:r w:rsidRPr="002F0788">
        <w:rPr>
          <w:noProof/>
          <w:lang w:val="en-US"/>
        </w:rPr>
        <w:t xml:space="preserve"> </w:t>
      </w:r>
      <w:r w:rsidRPr="002F0788">
        <w:rPr>
          <w:b/>
          <w:bCs/>
          <w:noProof/>
          <w:lang w:val="en-US"/>
        </w:rPr>
        <w:t>120,</w:t>
      </w:r>
      <w:r w:rsidRPr="002F0788">
        <w:rPr>
          <w:noProof/>
          <w:lang w:val="en-US"/>
        </w:rPr>
        <w:t xml:space="preserve"> 19–28 (2012).</w:t>
      </w:r>
    </w:p>
    <w:p w14:paraId="296B120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15.</w:t>
      </w:r>
      <w:r w:rsidRPr="002F0788">
        <w:rPr>
          <w:noProof/>
          <w:lang w:val="en-US"/>
        </w:rPr>
        <w:tab/>
        <w:t xml:space="preserve">Basu, R. High ambient temperature and mortality: A review of epidemiologic studies from 2001 to 2008. </w:t>
      </w:r>
      <w:r w:rsidRPr="002F0788">
        <w:rPr>
          <w:i/>
          <w:iCs/>
          <w:noProof/>
          <w:lang w:val="en-US"/>
        </w:rPr>
        <w:t>Environ. Heal. A Glob. Access Sci. Source</w:t>
      </w:r>
      <w:r w:rsidRPr="002F0788">
        <w:rPr>
          <w:noProof/>
          <w:lang w:val="en-US"/>
        </w:rPr>
        <w:t xml:space="preserve"> </w:t>
      </w:r>
      <w:r w:rsidRPr="002F0788">
        <w:rPr>
          <w:b/>
          <w:bCs/>
          <w:noProof/>
          <w:lang w:val="en-US"/>
        </w:rPr>
        <w:t>8,</w:t>
      </w:r>
      <w:r w:rsidRPr="002F0788">
        <w:rPr>
          <w:noProof/>
          <w:lang w:val="en-US"/>
        </w:rPr>
        <w:t xml:space="preserve"> 40 (2009).</w:t>
      </w:r>
    </w:p>
    <w:p w14:paraId="0BA014A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16.</w:t>
      </w:r>
      <w:r w:rsidRPr="002F0788">
        <w:rPr>
          <w:noProof/>
          <w:lang w:val="en-US"/>
        </w:rPr>
        <w:tab/>
        <w:t>IPCC. IPCC special report on the impacts of global warming of 1.5 °C - Summary for policy makers. (2018).</w:t>
      </w:r>
    </w:p>
    <w:p w14:paraId="174415C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17.</w:t>
      </w:r>
      <w:r w:rsidRPr="002F0788">
        <w:rPr>
          <w:noProof/>
          <w:lang w:val="en-US"/>
        </w:rPr>
        <w:tab/>
        <w:t xml:space="preserve">Xu, J. Unintentional drowning deaths in the United States, 1999-2010. </w:t>
      </w:r>
      <w:r w:rsidRPr="002F0788">
        <w:rPr>
          <w:i/>
          <w:iCs/>
          <w:noProof/>
          <w:lang w:val="en-US"/>
        </w:rPr>
        <w:t>NCHS Data Brief</w:t>
      </w:r>
      <w:r w:rsidRPr="002F0788">
        <w:rPr>
          <w:noProof/>
          <w:lang w:val="en-US"/>
        </w:rPr>
        <w:t xml:space="preserve"> (2014).</w:t>
      </w:r>
    </w:p>
    <w:p w14:paraId="2A04D4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18.</w:t>
      </w:r>
      <w:r w:rsidRPr="002F0788">
        <w:rPr>
          <w:noProof/>
          <w:lang w:val="en-US"/>
        </w:rPr>
        <w:tab/>
        <w:t xml:space="preserve">Ambrose, A. F., Paul, G. &amp; Hausdorff, J. M. Risk factors for falls among older adults: A review of the literature. </w:t>
      </w:r>
      <w:r w:rsidRPr="002F0788">
        <w:rPr>
          <w:i/>
          <w:iCs/>
          <w:noProof/>
          <w:lang w:val="en-US"/>
        </w:rPr>
        <w:t>Maturitas</w:t>
      </w:r>
      <w:r w:rsidRPr="002F0788">
        <w:rPr>
          <w:noProof/>
          <w:lang w:val="en-US"/>
        </w:rPr>
        <w:t xml:space="preserve"> (2013). doi:10.1016/j.maturitas.2013.02.009</w:t>
      </w:r>
    </w:p>
    <w:p w14:paraId="164BB9F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19.</w:t>
      </w:r>
      <w:r w:rsidRPr="002F0788">
        <w:rPr>
          <w:noProof/>
          <w:lang w:val="en-US"/>
        </w:rPr>
        <w:tab/>
        <w:t xml:space="preserve">Bobb, J. F. </w:t>
      </w:r>
      <w:r w:rsidRPr="002F0788">
        <w:rPr>
          <w:i/>
          <w:iCs/>
          <w:noProof/>
          <w:lang w:val="en-US"/>
        </w:rPr>
        <w:t>et al.</w:t>
      </w:r>
      <w:r w:rsidRPr="002F0788">
        <w:rPr>
          <w:noProof/>
          <w:lang w:val="en-US"/>
        </w:rPr>
        <w:t xml:space="preserve"> Time-Course of Cause-Specific Hospital Admissions During Snowstorms : An Analysis of Electronic Medical Records From Major Hospitals in Boston, Massachusetts. </w:t>
      </w:r>
      <w:r w:rsidRPr="002F0788">
        <w:rPr>
          <w:i/>
          <w:iCs/>
          <w:noProof/>
          <w:lang w:val="en-US"/>
        </w:rPr>
        <w:t>Am. J. Epidemiol.</w:t>
      </w:r>
      <w:r w:rsidRPr="002F0788">
        <w:rPr>
          <w:noProof/>
          <w:lang w:val="en-US"/>
        </w:rPr>
        <w:t xml:space="preserve"> </w:t>
      </w:r>
      <w:r w:rsidRPr="002F0788">
        <w:rPr>
          <w:b/>
          <w:bCs/>
          <w:noProof/>
          <w:lang w:val="en-US"/>
        </w:rPr>
        <w:t>185,</w:t>
      </w:r>
      <w:r w:rsidRPr="002F0788">
        <w:rPr>
          <w:noProof/>
          <w:lang w:val="en-US"/>
        </w:rPr>
        <w:t xml:space="preserve"> 283–294 (2017).</w:t>
      </w:r>
    </w:p>
    <w:p w14:paraId="722A958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20.</w:t>
      </w:r>
      <w:r w:rsidRPr="002F0788">
        <w:rPr>
          <w:noProof/>
          <w:lang w:val="en-US"/>
        </w:rPr>
        <w:tab/>
        <w:t xml:space="preserve">Kelsey, J. L. </w:t>
      </w:r>
      <w:r w:rsidRPr="002F0788">
        <w:rPr>
          <w:i/>
          <w:iCs/>
          <w:noProof/>
          <w:lang w:val="en-US"/>
        </w:rPr>
        <w:t>et al.</w:t>
      </w:r>
      <w:r w:rsidRPr="002F0788">
        <w:rPr>
          <w:noProof/>
          <w:lang w:val="en-US"/>
        </w:rPr>
        <w:t xml:space="preserve"> Indoor and outdoor falls in older adults are different: The maintenance of balance, independent living, intellect, and zest in the elderly of boston study. </w:t>
      </w:r>
      <w:r w:rsidRPr="002F0788">
        <w:rPr>
          <w:i/>
          <w:iCs/>
          <w:noProof/>
          <w:lang w:val="en-US"/>
        </w:rPr>
        <w:t>J. Am. Geriatr. Soc.</w:t>
      </w:r>
      <w:r w:rsidRPr="002F0788">
        <w:rPr>
          <w:noProof/>
          <w:lang w:val="en-US"/>
        </w:rPr>
        <w:t xml:space="preserve"> (2010). doi:10.1111/j.1532-5415.2010.03062.x</w:t>
      </w:r>
    </w:p>
    <w:p w14:paraId="66B7DA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21.</w:t>
      </w:r>
      <w:r w:rsidRPr="002F0788">
        <w:rPr>
          <w:noProof/>
          <w:lang w:val="en-US"/>
        </w:rPr>
        <w:tab/>
        <w:t xml:space="preserve">Daanen, H. A. M., Van De Vliert, E. &amp; Huang, X. Driving performance in cold, warm, and thermoneutral environments. </w:t>
      </w:r>
      <w:r w:rsidRPr="002F0788">
        <w:rPr>
          <w:i/>
          <w:iCs/>
          <w:noProof/>
          <w:lang w:val="en-US"/>
        </w:rPr>
        <w:t>Appl. Ergon.</w:t>
      </w:r>
      <w:r w:rsidRPr="002F0788">
        <w:rPr>
          <w:noProof/>
          <w:lang w:val="en-US"/>
        </w:rPr>
        <w:t xml:space="preserve"> (2003). doi:10.1016/S0003-6870(03)00055-3</w:t>
      </w:r>
    </w:p>
    <w:p w14:paraId="364BF48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22.</w:t>
      </w:r>
      <w:r w:rsidRPr="002F0788">
        <w:rPr>
          <w:noProof/>
          <w:lang w:val="en-US"/>
        </w:rPr>
        <w:tab/>
        <w:t xml:space="preserve">Zlatoper, T. J. Determinants of motor vehicle deaths in the United States: A cross-sectional analysis. </w:t>
      </w:r>
      <w:r w:rsidRPr="002F0788">
        <w:rPr>
          <w:i/>
          <w:iCs/>
          <w:noProof/>
          <w:lang w:val="en-US"/>
        </w:rPr>
        <w:t>Accid. Anal. Prev.</w:t>
      </w:r>
      <w:r w:rsidRPr="002F0788">
        <w:rPr>
          <w:noProof/>
          <w:lang w:val="en-US"/>
        </w:rPr>
        <w:t xml:space="preserve"> (1991). doi:10.1016/0001-4575(91)90062-A</w:t>
      </w:r>
    </w:p>
    <w:p w14:paraId="1AF10A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23.</w:t>
      </w:r>
      <w:r w:rsidRPr="002F0788">
        <w:rPr>
          <w:noProof/>
          <w:lang w:val="en-US"/>
        </w:rPr>
        <w:tab/>
        <w:t xml:space="preserve">Mackie, R. R. &amp; Hanlon, J. F. . O. A study of the combined effects of extented driving and heat stress on driver arousal and performance. in </w:t>
      </w:r>
      <w:r w:rsidRPr="002F0788">
        <w:rPr>
          <w:i/>
          <w:iCs/>
          <w:noProof/>
          <w:lang w:val="en-US"/>
        </w:rPr>
        <w:t>Symposium on relationships among theory, physiological correlates, and operational performance</w:t>
      </w:r>
      <w:r w:rsidRPr="002F0788">
        <w:rPr>
          <w:noProof/>
          <w:lang w:val="en-US"/>
        </w:rPr>
        <w:t xml:space="preserve"> (1976). doi:10.1007/978-1-4684-2529-1_25</w:t>
      </w:r>
    </w:p>
    <w:p w14:paraId="2C319AA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24.</w:t>
      </w:r>
      <w:r w:rsidRPr="002F0788">
        <w:rPr>
          <w:noProof/>
          <w:lang w:val="en-US"/>
        </w:rPr>
        <w:tab/>
        <w:t xml:space="preserve">Wyon, D. P., Wyon, I. &amp; Norin, F. Effects of moderate heat stress on driver vigilance in a moving vehicle. </w:t>
      </w:r>
      <w:r w:rsidRPr="002F0788">
        <w:rPr>
          <w:i/>
          <w:iCs/>
          <w:noProof/>
          <w:lang w:val="en-US"/>
        </w:rPr>
        <w:t>Ergonomics</w:t>
      </w:r>
      <w:r w:rsidRPr="002F0788">
        <w:rPr>
          <w:noProof/>
          <w:lang w:val="en-US"/>
        </w:rPr>
        <w:t xml:space="preserve"> (1996). doi:10.1080/00140139608964434</w:t>
      </w:r>
    </w:p>
    <w:p w14:paraId="0607D70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25.</w:t>
      </w:r>
      <w:r w:rsidRPr="002F0788">
        <w:rPr>
          <w:noProof/>
          <w:lang w:val="en-US"/>
        </w:rPr>
        <w:tab/>
        <w:t xml:space="preserve">Opinium. Brits drink more alcohol in warmer weather. </w:t>
      </w:r>
      <w:r w:rsidRPr="002F0788">
        <w:rPr>
          <w:i/>
          <w:iCs/>
          <w:noProof/>
          <w:lang w:val="en-US"/>
        </w:rPr>
        <w:t>Opinium.co.uk</w:t>
      </w:r>
      <w:r w:rsidRPr="002F0788">
        <w:rPr>
          <w:noProof/>
          <w:lang w:val="en-US"/>
        </w:rPr>
        <w:t xml:space="preserve"> (2018). Available at: https://www.opinium.co.uk/brits-drink-more-alcohol-in-warmer-weather/. (Accessed: 10th January 2019)</w:t>
      </w:r>
    </w:p>
    <w:p w14:paraId="75D1353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26.</w:t>
      </w:r>
      <w:r w:rsidRPr="002F0788">
        <w:rPr>
          <w:noProof/>
          <w:lang w:val="en-US"/>
        </w:rPr>
        <w:tab/>
        <w:t xml:space="preserve">Voas, R. B., Torres, P., Romano, E. &amp; Lacey, J. H. Alcohol-Related Risk of Driver Fatalities: An Update Using 2007 Data. </w:t>
      </w:r>
      <w:r w:rsidRPr="002F0788">
        <w:rPr>
          <w:i/>
          <w:iCs/>
          <w:noProof/>
          <w:lang w:val="en-US"/>
        </w:rPr>
        <w:t>J. Stud. Alcohol Drugs</w:t>
      </w:r>
      <w:r w:rsidRPr="002F0788">
        <w:rPr>
          <w:noProof/>
          <w:lang w:val="en-US"/>
        </w:rPr>
        <w:t xml:space="preserve"> (2012). doi:10.15288/jsad.2012.73.341</w:t>
      </w:r>
    </w:p>
    <w:p w14:paraId="75F404C7"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27.</w:t>
      </w:r>
      <w:r w:rsidRPr="002F0788">
        <w:rPr>
          <w:noProof/>
          <w:lang w:val="en-US"/>
        </w:rPr>
        <w:tab/>
        <w:t xml:space="preserve">Datla, S., Sahu, P., Roh, H.-J. &amp; Sharma, S. A comprehensive analysis of the association of highway traffic with winter weather conditions. </w:t>
      </w:r>
      <w:r w:rsidRPr="002F0788">
        <w:rPr>
          <w:i/>
          <w:iCs/>
          <w:noProof/>
          <w:lang w:val="en-US"/>
        </w:rPr>
        <w:t>Procedia - Soc. Behav. Sci.</w:t>
      </w:r>
      <w:r w:rsidRPr="002F0788">
        <w:rPr>
          <w:noProof/>
          <w:lang w:val="en-US"/>
        </w:rPr>
        <w:t xml:space="preserve"> (2013). doi:10.1016/j.sbspro.2013.11.143</w:t>
      </w:r>
    </w:p>
    <w:p w14:paraId="2D68394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28.</w:t>
      </w:r>
      <w:r w:rsidRPr="002F0788">
        <w:rPr>
          <w:noProof/>
          <w:lang w:val="en-US"/>
        </w:rPr>
        <w:tab/>
        <w:t xml:space="preserve">Roh, H.-J., Sahu, P. K., Sharma, S., Datla, S. &amp; Mehran, B. Statistical Investigations of Snowfall and Temperature Interaction with Passenger Car and Truck Traffic on Primary Highways in Canada. </w:t>
      </w:r>
      <w:r w:rsidRPr="002F0788">
        <w:rPr>
          <w:i/>
          <w:iCs/>
          <w:noProof/>
          <w:lang w:val="en-US"/>
        </w:rPr>
        <w:t>J. Cold Reg. Eng.</w:t>
      </w:r>
      <w:r w:rsidRPr="002F0788">
        <w:rPr>
          <w:noProof/>
          <w:lang w:val="en-US"/>
        </w:rPr>
        <w:t xml:space="preserve"> (2016). doi:10.1061/(ASCE)CR.1943-5495.0000099</w:t>
      </w:r>
    </w:p>
    <w:p w14:paraId="126B5E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29.</w:t>
      </w:r>
      <w:r w:rsidRPr="002F0788">
        <w:rPr>
          <w:noProof/>
          <w:lang w:val="en-US"/>
        </w:rPr>
        <w:tab/>
        <w:t xml:space="preserve">Roh, H.-J., Datla, S. &amp; Sharma, S. Effect of snow, temperature and their interaction on highway truck traffic. </w:t>
      </w:r>
      <w:r w:rsidRPr="002F0788">
        <w:rPr>
          <w:i/>
          <w:iCs/>
          <w:noProof/>
          <w:lang w:val="en-US"/>
        </w:rPr>
        <w:t>J. Transp. Techn.</w:t>
      </w:r>
      <w:r w:rsidRPr="002F0788">
        <w:rPr>
          <w:noProof/>
          <w:lang w:val="en-US"/>
        </w:rPr>
        <w:t xml:space="preserve"> (2013). doi:10.4236/jtts.2013.31003</w:t>
      </w:r>
    </w:p>
    <w:p w14:paraId="3C1ABCB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30.</w:t>
      </w:r>
      <w:r w:rsidRPr="002F0788">
        <w:rPr>
          <w:noProof/>
          <w:lang w:val="en-US"/>
        </w:rPr>
        <w:tab/>
        <w:t xml:space="preserve">Roh, H. J., Sharma, S. &amp; Sahu, P. K. Modeling snow and cold effects for classified highway traffic volumes. </w:t>
      </w:r>
      <w:r w:rsidRPr="002F0788">
        <w:rPr>
          <w:i/>
          <w:iCs/>
          <w:noProof/>
          <w:lang w:val="en-US"/>
        </w:rPr>
        <w:t>KSCE J. Civ. Eng.</w:t>
      </w:r>
      <w:r w:rsidRPr="002F0788">
        <w:rPr>
          <w:noProof/>
          <w:lang w:val="en-US"/>
        </w:rPr>
        <w:t xml:space="preserve"> (2016). doi:10.1007/s12205-015-0236-0</w:t>
      </w:r>
    </w:p>
    <w:p w14:paraId="68C61A4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31.</w:t>
      </w:r>
      <w:r w:rsidRPr="002F0788">
        <w:rPr>
          <w:noProof/>
          <w:lang w:val="en-US"/>
        </w:rPr>
        <w:tab/>
        <w:t xml:space="preserve">Graff Zivin, J. &amp; Neidell, M. Temperature and the Allocation of Time: Implications for Climate Change. </w:t>
      </w:r>
      <w:r w:rsidRPr="002F0788">
        <w:rPr>
          <w:i/>
          <w:iCs/>
          <w:noProof/>
          <w:lang w:val="en-US"/>
        </w:rPr>
        <w:t>J. Labor Econ.</w:t>
      </w:r>
      <w:r w:rsidRPr="002F0788">
        <w:rPr>
          <w:noProof/>
          <w:lang w:val="en-US"/>
        </w:rPr>
        <w:t xml:space="preserve"> (2014). doi:10.1086/671766</w:t>
      </w:r>
    </w:p>
    <w:p w14:paraId="12EB34A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32.</w:t>
      </w:r>
      <w:r w:rsidRPr="002F0788">
        <w:rPr>
          <w:noProof/>
          <w:lang w:val="en-US"/>
        </w:rPr>
        <w:tab/>
        <w:t xml:space="preserve">Glaeser, E. L., Sacerdote, B. &amp; Scheinkman, J. A. Crime and social interactions. </w:t>
      </w:r>
      <w:r w:rsidRPr="002F0788">
        <w:rPr>
          <w:i/>
          <w:iCs/>
          <w:noProof/>
          <w:lang w:val="en-US"/>
        </w:rPr>
        <w:t>Q. J. Econ.</w:t>
      </w:r>
      <w:r w:rsidRPr="002F0788">
        <w:rPr>
          <w:noProof/>
          <w:lang w:val="en-US"/>
        </w:rPr>
        <w:t xml:space="preserve"> (1996). doi:10.2307/2946686</w:t>
      </w:r>
    </w:p>
    <w:p w14:paraId="644F546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33.</w:t>
      </w:r>
      <w:r w:rsidRPr="002F0788">
        <w:rPr>
          <w:noProof/>
          <w:lang w:val="en-US"/>
        </w:rPr>
        <w:tab/>
        <w:t xml:space="preserve">Rotton, J. &amp; Cohn, E. G. Global warming and U.S. crime rates: An application of routine activity theory. </w:t>
      </w:r>
      <w:r w:rsidRPr="002F0788">
        <w:rPr>
          <w:i/>
          <w:iCs/>
          <w:noProof/>
          <w:lang w:val="en-US"/>
        </w:rPr>
        <w:t>Environ. Behav.</w:t>
      </w:r>
      <w:r w:rsidRPr="002F0788">
        <w:rPr>
          <w:noProof/>
          <w:lang w:val="en-US"/>
        </w:rPr>
        <w:t xml:space="preserve"> (2003). doi:10.1177/0013916503255565</w:t>
      </w:r>
    </w:p>
    <w:p w14:paraId="5266425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34.</w:t>
      </w:r>
      <w:r w:rsidRPr="002F0788">
        <w:rPr>
          <w:noProof/>
          <w:lang w:val="en-US"/>
        </w:rPr>
        <w:tab/>
        <w:t xml:space="preserve">Anderson, C. A. Temperature and aggression: Ubiquitous effects of heat on occurrence of human violence. </w:t>
      </w:r>
      <w:r w:rsidRPr="002F0788">
        <w:rPr>
          <w:i/>
          <w:iCs/>
          <w:noProof/>
          <w:lang w:val="en-US"/>
        </w:rPr>
        <w:t>Psychol. Bull.</w:t>
      </w:r>
      <w:r w:rsidRPr="002F0788">
        <w:rPr>
          <w:noProof/>
          <w:lang w:val="en-US"/>
        </w:rPr>
        <w:t xml:space="preserve"> (1989). doi:10.1037/0033-2909.106.1.74</w:t>
      </w:r>
    </w:p>
    <w:p w14:paraId="380D0483"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35.</w:t>
      </w:r>
      <w:r w:rsidRPr="002F0788">
        <w:rPr>
          <w:noProof/>
          <w:lang w:val="en-US"/>
        </w:rPr>
        <w:tab/>
        <w:t xml:space="preserve">Baron, R. A. &amp; Bell, P. A. Aggression and heat: The influence of ambient temperature, negative affect, and a cooling drink on physical aggression. </w:t>
      </w:r>
      <w:r w:rsidRPr="002F0788">
        <w:rPr>
          <w:i/>
          <w:iCs/>
          <w:noProof/>
          <w:lang w:val="en-US"/>
        </w:rPr>
        <w:t>J. Pers. Soc. Psychol.</w:t>
      </w:r>
      <w:r w:rsidRPr="002F0788">
        <w:rPr>
          <w:noProof/>
          <w:lang w:val="en-US"/>
        </w:rPr>
        <w:t xml:space="preserve"> (1976). doi:10.1037/0022-3514.33.3.245</w:t>
      </w:r>
    </w:p>
    <w:p w14:paraId="6672F2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36.</w:t>
      </w:r>
      <w:r w:rsidRPr="002F0788">
        <w:rPr>
          <w:noProof/>
          <w:lang w:val="en-US"/>
        </w:rPr>
        <w:tab/>
        <w:t xml:space="preserve">Majeed, H. &amp; Lee, J. The impact of climate change on youth depression and mental health. </w:t>
      </w:r>
      <w:r w:rsidRPr="002F0788">
        <w:rPr>
          <w:i/>
          <w:iCs/>
          <w:noProof/>
          <w:lang w:val="en-US"/>
        </w:rPr>
        <w:t>Lancet Planet. Heal.</w:t>
      </w:r>
      <w:r w:rsidRPr="002F0788">
        <w:rPr>
          <w:noProof/>
          <w:lang w:val="en-US"/>
        </w:rPr>
        <w:t xml:space="preserve"> </w:t>
      </w:r>
      <w:r w:rsidRPr="002F0788">
        <w:rPr>
          <w:b/>
          <w:bCs/>
          <w:noProof/>
          <w:lang w:val="en-US"/>
        </w:rPr>
        <w:t>1,</w:t>
      </w:r>
      <w:r w:rsidRPr="002F0788">
        <w:rPr>
          <w:noProof/>
          <w:lang w:val="en-US"/>
        </w:rPr>
        <w:t xml:space="preserve"> e94–e95 (2017).</w:t>
      </w:r>
    </w:p>
    <w:p w14:paraId="62D97AD0" w14:textId="679D9A86" w:rsidR="002F0788" w:rsidRDefault="002F0788" w:rsidP="002F0788">
      <w:pPr>
        <w:widowControl w:val="0"/>
        <w:autoSpaceDE w:val="0"/>
        <w:autoSpaceDN w:val="0"/>
        <w:adjustRightInd w:val="0"/>
        <w:ind w:left="640" w:hanging="640"/>
        <w:rPr>
          <w:noProof/>
          <w:lang w:val="en-US"/>
        </w:rPr>
      </w:pPr>
      <w:r w:rsidRPr="002F0788">
        <w:rPr>
          <w:noProof/>
          <w:lang w:val="en-US"/>
        </w:rPr>
        <w:t>37.</w:t>
      </w:r>
      <w:r w:rsidRPr="002F0788">
        <w:rPr>
          <w:noProof/>
          <w:lang w:val="en-US"/>
        </w:rPr>
        <w:tab/>
        <w:t xml:space="preserve">Berry, H. L., Waite, T. D., Dear, K. B. G., Capon, A. G. &amp; Murray, V. The case for systems thinking about climate change and mental health. </w:t>
      </w:r>
      <w:r w:rsidRPr="002F0788">
        <w:rPr>
          <w:i/>
          <w:iCs/>
          <w:noProof/>
          <w:lang w:val="en-US"/>
        </w:rPr>
        <w:t>Nature Climate Change</w:t>
      </w:r>
      <w:r w:rsidRPr="002F0788">
        <w:rPr>
          <w:noProof/>
          <w:lang w:val="en-US"/>
        </w:rPr>
        <w:t xml:space="preserve"> (2018). doi:10.1038/s41558-018-0102-4</w:t>
      </w:r>
    </w:p>
    <w:p w14:paraId="243DE1CB" w14:textId="30D1576E" w:rsidR="007258FE" w:rsidRDefault="007258FE" w:rsidP="002F0788">
      <w:pPr>
        <w:widowControl w:val="0"/>
        <w:autoSpaceDE w:val="0"/>
        <w:autoSpaceDN w:val="0"/>
        <w:adjustRightInd w:val="0"/>
        <w:ind w:left="640" w:hanging="640"/>
        <w:rPr>
          <w:noProof/>
          <w:lang w:val="en-US"/>
        </w:rPr>
      </w:pPr>
    </w:p>
    <w:p w14:paraId="6A13E1D0" w14:textId="5CC808F0" w:rsidR="007258FE" w:rsidRPr="00D92F3C" w:rsidRDefault="007258FE" w:rsidP="002F0788">
      <w:pPr>
        <w:widowControl w:val="0"/>
        <w:autoSpaceDE w:val="0"/>
        <w:autoSpaceDN w:val="0"/>
        <w:adjustRightInd w:val="0"/>
        <w:ind w:left="640" w:hanging="640"/>
        <w:rPr>
          <w:b/>
          <w:noProof/>
          <w:lang w:val="en-US"/>
        </w:rPr>
      </w:pPr>
      <w:r>
        <w:rPr>
          <w:b/>
          <w:noProof/>
          <w:lang w:val="en-US"/>
        </w:rPr>
        <w:t>Methods</w:t>
      </w:r>
    </w:p>
    <w:p w14:paraId="6B932E5A" w14:textId="77777777" w:rsidR="007258FE" w:rsidRPr="002F0788" w:rsidRDefault="007258FE" w:rsidP="002F0788">
      <w:pPr>
        <w:widowControl w:val="0"/>
        <w:autoSpaceDE w:val="0"/>
        <w:autoSpaceDN w:val="0"/>
        <w:adjustRightInd w:val="0"/>
        <w:ind w:left="640" w:hanging="640"/>
        <w:rPr>
          <w:noProof/>
          <w:lang w:val="en-US"/>
        </w:rPr>
      </w:pPr>
    </w:p>
    <w:p w14:paraId="4C495D5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38.</w:t>
      </w:r>
      <w:r w:rsidRPr="002F0788">
        <w:rPr>
          <w:noProof/>
          <w:lang w:val="en-US"/>
        </w:rPr>
        <w:tab/>
        <w:t xml:space="preserve">Dee, D. P. </w:t>
      </w:r>
      <w:r w:rsidRPr="002F0788">
        <w:rPr>
          <w:i/>
          <w:iCs/>
          <w:noProof/>
          <w:lang w:val="en-US"/>
        </w:rPr>
        <w:t>et al.</w:t>
      </w:r>
      <w:r w:rsidRPr="002F0788">
        <w:rPr>
          <w:noProof/>
          <w:lang w:val="en-US"/>
        </w:rPr>
        <w:t xml:space="preserve"> The ERA-Interim reanalysis: configuration and performance of the data assimilation system. </w:t>
      </w:r>
      <w:r w:rsidRPr="002F0788">
        <w:rPr>
          <w:i/>
          <w:iCs/>
          <w:noProof/>
          <w:lang w:val="en-US"/>
        </w:rPr>
        <w:t>Q. J. R. Meteorol. Soc.</w:t>
      </w:r>
      <w:r w:rsidRPr="002F0788">
        <w:rPr>
          <w:noProof/>
          <w:lang w:val="en-US"/>
        </w:rPr>
        <w:t xml:space="preserve"> </w:t>
      </w:r>
      <w:r w:rsidRPr="002F0788">
        <w:rPr>
          <w:b/>
          <w:bCs/>
          <w:noProof/>
          <w:lang w:val="en-US"/>
        </w:rPr>
        <w:t>137,</w:t>
      </w:r>
      <w:r w:rsidRPr="002F0788">
        <w:rPr>
          <w:noProof/>
          <w:lang w:val="en-US"/>
        </w:rPr>
        <w:t xml:space="preserve"> 553–597 (2011).</w:t>
      </w:r>
    </w:p>
    <w:p w14:paraId="358DF1E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39.</w:t>
      </w:r>
      <w:r w:rsidRPr="002F0788">
        <w:rPr>
          <w:noProof/>
          <w:lang w:val="en-US"/>
        </w:rPr>
        <w:tab/>
        <w:t xml:space="preserve">Wallace, J. M. &amp; Hobbs, P. V. </w:t>
      </w:r>
      <w:r w:rsidRPr="002F0788">
        <w:rPr>
          <w:i/>
          <w:iCs/>
          <w:noProof/>
          <w:lang w:val="en-US"/>
        </w:rPr>
        <w:t>Atmospheric Science: An Introductory Survey: Second Edition</w:t>
      </w:r>
      <w:r w:rsidRPr="002F0788">
        <w:rPr>
          <w:noProof/>
          <w:lang w:val="en-US"/>
        </w:rPr>
        <w:t xml:space="preserve">. </w:t>
      </w:r>
      <w:r w:rsidRPr="002F0788">
        <w:rPr>
          <w:i/>
          <w:iCs/>
          <w:noProof/>
          <w:lang w:val="en-US"/>
        </w:rPr>
        <w:t>Atmospheric Science: An Introductory Survey: Second Edition</w:t>
      </w:r>
      <w:r w:rsidRPr="002F0788">
        <w:rPr>
          <w:noProof/>
          <w:lang w:val="en-US"/>
        </w:rPr>
        <w:t xml:space="preserve"> (2006). doi:10.1016/C2009-0-00034-8</w:t>
      </w:r>
    </w:p>
    <w:p w14:paraId="2184E51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40.</w:t>
      </w:r>
      <w:r w:rsidRPr="002F0788">
        <w:rPr>
          <w:noProof/>
          <w:lang w:val="en-US"/>
        </w:rPr>
        <w:tab/>
        <w:t xml:space="preserve">Lozano, R. </w:t>
      </w:r>
      <w:r w:rsidRPr="002F0788">
        <w:rPr>
          <w:i/>
          <w:iCs/>
          <w:noProof/>
          <w:lang w:val="en-US"/>
        </w:rPr>
        <w:t>et al.</w:t>
      </w:r>
      <w:r w:rsidRPr="002F0788">
        <w:rPr>
          <w:noProof/>
          <w:lang w:val="en-US"/>
        </w:rPr>
        <w:t xml:space="preserve"> Global and regional mortality from 235 causes of death for 20 age groups in 1990 and 2010: A systematic analysis for the Global Burden of Disease Study 2010. </w:t>
      </w:r>
      <w:r w:rsidRPr="002F0788">
        <w:rPr>
          <w:i/>
          <w:iCs/>
          <w:noProof/>
          <w:lang w:val="en-US"/>
        </w:rPr>
        <w:t>Lancet</w:t>
      </w:r>
      <w:r w:rsidRPr="002F0788">
        <w:rPr>
          <w:noProof/>
          <w:lang w:val="en-US"/>
        </w:rPr>
        <w:t xml:space="preserve"> (2012). doi:10.1016/S0140-6736(12)61728-0</w:t>
      </w:r>
    </w:p>
    <w:p w14:paraId="025628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41.</w:t>
      </w:r>
      <w:r w:rsidRPr="002F0788">
        <w:rPr>
          <w:noProof/>
          <w:lang w:val="en-US"/>
        </w:rPr>
        <w:tab/>
        <w:t xml:space="preserve">Rue, H. &amp; Held, L. </w:t>
      </w:r>
      <w:r w:rsidRPr="002F0788">
        <w:rPr>
          <w:i/>
          <w:iCs/>
          <w:noProof/>
          <w:lang w:val="en-US"/>
        </w:rPr>
        <w:t>Gaussian Markov random fields. Theory and applications</w:t>
      </w:r>
      <w:r w:rsidRPr="002F0788">
        <w:rPr>
          <w:noProof/>
          <w:lang w:val="en-US"/>
        </w:rPr>
        <w:t xml:space="preserve">. </w:t>
      </w:r>
      <w:r w:rsidRPr="002F0788">
        <w:rPr>
          <w:i/>
          <w:iCs/>
          <w:noProof/>
          <w:lang w:val="en-US"/>
        </w:rPr>
        <w:t>Chapman &amp; Hall</w:t>
      </w:r>
      <w:r w:rsidRPr="002F0788">
        <w:rPr>
          <w:noProof/>
          <w:lang w:val="en-US"/>
        </w:rPr>
        <w:t xml:space="preserve"> (2005). doi:10.1007/s00184-007-0162-3</w:t>
      </w:r>
    </w:p>
    <w:p w14:paraId="3E6190F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42.</w:t>
      </w:r>
      <w:r w:rsidRPr="002F0788">
        <w:rPr>
          <w:noProof/>
          <w:lang w:val="en-US"/>
        </w:rPr>
        <w:tab/>
        <w:t xml:space="preserve">Besag, J. Spatial interaction and the statistical snalysis of lattice systems. </w:t>
      </w:r>
      <w:r w:rsidRPr="002F0788">
        <w:rPr>
          <w:i/>
          <w:iCs/>
          <w:noProof/>
          <w:lang w:val="en-US"/>
        </w:rPr>
        <w:t>J. R. Stat. Soc. Ser. B (Statistical Methodol.</w:t>
      </w:r>
      <w:r w:rsidRPr="002F0788">
        <w:rPr>
          <w:noProof/>
          <w:lang w:val="en-US"/>
        </w:rPr>
        <w:t xml:space="preserve"> (1974). doi:10.2307/2984812</w:t>
      </w:r>
    </w:p>
    <w:p w14:paraId="400228F9" w14:textId="77777777" w:rsidR="002F0788" w:rsidRPr="002F0788" w:rsidRDefault="002F0788" w:rsidP="002F0788">
      <w:pPr>
        <w:widowControl w:val="0"/>
        <w:autoSpaceDE w:val="0"/>
        <w:autoSpaceDN w:val="0"/>
        <w:adjustRightInd w:val="0"/>
        <w:ind w:left="640" w:hanging="640"/>
        <w:rPr>
          <w:noProof/>
        </w:rPr>
      </w:pPr>
      <w:r w:rsidRPr="002F0788">
        <w:rPr>
          <w:noProof/>
          <w:lang w:val="en-US"/>
        </w:rPr>
        <w:t>43.</w:t>
      </w:r>
      <w:r w:rsidRPr="002F0788">
        <w:rPr>
          <w:noProof/>
          <w:lang w:val="en-US"/>
        </w:rPr>
        <w:tab/>
        <w:t xml:space="preserve">Rue, H., Martino, S. &amp; Chopin, N. Approximate Bayesian inference for latent Gaussian models by using integrated nested Laplace approximations. </w:t>
      </w:r>
      <w:r w:rsidRPr="002F0788">
        <w:rPr>
          <w:i/>
          <w:iCs/>
          <w:noProof/>
          <w:lang w:val="en-US"/>
        </w:rPr>
        <w:t>J. R. Stat. Soc. Ser. B Stat. Methodol.</w:t>
      </w:r>
      <w:r w:rsidRPr="002F0788">
        <w:rPr>
          <w:noProof/>
          <w:lang w:val="en-US"/>
        </w:rPr>
        <w:t xml:space="preserve"> (2009). doi:10.1111/j.1467-9868.2008.00700.x</w:t>
      </w:r>
    </w:p>
    <w:p w14:paraId="2F3991B5" w14:textId="7E5D9074" w:rsidR="006A3229" w:rsidRDefault="00A55581" w:rsidP="00D92F3C">
      <w:pPr>
        <w:widowControl w:val="0"/>
        <w:autoSpaceDE w:val="0"/>
        <w:autoSpaceDN w:val="0"/>
        <w:adjustRightInd w:val="0"/>
        <w:ind w:left="640" w:hanging="640"/>
        <w:rPr>
          <w:b/>
        </w:rPr>
      </w:pPr>
      <w:r w:rsidRPr="00636C9B">
        <w:rPr>
          <w:b/>
        </w:rPr>
        <w:fldChar w:fldCharType="end"/>
      </w:r>
    </w:p>
    <w:p w14:paraId="3569960B" w14:textId="77777777" w:rsidR="002F0788" w:rsidRDefault="002F0788">
      <w:pPr>
        <w:rPr>
          <w:b/>
          <w:color w:val="000000" w:themeColor="text1"/>
        </w:rPr>
      </w:pPr>
      <w:r>
        <w:rPr>
          <w:b/>
          <w:color w:val="000000" w:themeColor="text1"/>
        </w:rPr>
        <w:br w:type="page"/>
      </w:r>
    </w:p>
    <w:p w14:paraId="36419E9D" w14:textId="2BEE68C3"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r w:rsidR="00553545">
        <w:rPr>
          <w:color w:val="000000" w:themeColor="text1"/>
        </w:rPr>
        <w:t>,</w:t>
      </w:r>
      <w:r w:rsidR="002D1396">
        <w:rPr>
          <w:color w:val="000000" w:themeColor="text1"/>
        </w:rPr>
        <w:t xml:space="preserve"> drownings</w:t>
      </w:r>
      <w:r w:rsidR="00553545">
        <w:rPr>
          <w:color w:val="000000" w:themeColor="text1"/>
        </w:rPr>
        <w:t>, and other</w:t>
      </w:r>
      <w:r w:rsidR="002D1396">
        <w:rPr>
          <w:color w:val="000000" w:themeColor="text1"/>
        </w:rPr>
        <w:t>)</w:t>
      </w:r>
      <w:r w:rsidR="00553545">
        <w:rPr>
          <w:color w:val="000000" w:themeColor="text1"/>
        </w:rPr>
        <w:t xml:space="preserve"> and</w:t>
      </w:r>
      <w:r w:rsidR="002D1396">
        <w:rPr>
          <w:color w:val="000000" w:themeColor="text1"/>
        </w:rPr>
        <w:t xml:space="preserve"> </w:t>
      </w:r>
      <w:r>
        <w:rPr>
          <w:color w:val="000000" w:themeColor="text1"/>
        </w:rPr>
        <w:t>intentional (assault and intentional self-harm) injury,</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0215B975"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w:t>
      </w:r>
      <w:r w:rsidR="009F6FFA">
        <w:rPr>
          <w:color w:val="000000" w:themeColor="text1"/>
        </w:rPr>
        <w:t xml:space="preserve">(top right) </w:t>
      </w:r>
      <w:r>
        <w:rPr>
          <w:color w:val="000000" w:themeColor="text1"/>
        </w:rPr>
        <w:t>can have less inter-annual variation in a particular month (here, July) compared with a cooler state like Washington</w:t>
      </w:r>
      <w:r w:rsidR="009F6FFA">
        <w:rPr>
          <w:color w:val="000000" w:themeColor="text1"/>
        </w:rPr>
        <w:t xml:space="preserve"> (bottom right)</w:t>
      </w:r>
      <w:r>
        <w:rPr>
          <w:color w:val="000000" w:themeColor="text1"/>
        </w:rPr>
        <w:t>.</w:t>
      </w:r>
    </w:p>
    <w:p w14:paraId="4E11C231" w14:textId="77777777" w:rsidR="00685021" w:rsidRPr="00214145" w:rsidRDefault="00685021" w:rsidP="00FF023E">
      <w:pPr>
        <w:spacing w:line="480" w:lineRule="auto"/>
        <w:jc w:val="both"/>
        <w:rPr>
          <w:color w:val="000000" w:themeColor="text1"/>
        </w:rPr>
      </w:pPr>
    </w:p>
    <w:p w14:paraId="19085F5E" w14:textId="590A950D" w:rsidR="00D04A37" w:rsidRPr="00182A4C" w:rsidRDefault="00D70938" w:rsidP="007133B2">
      <w:pPr>
        <w:spacing w:line="480" w:lineRule="auto"/>
        <w:jc w:val="both"/>
        <w:rPr>
          <w:color w:val="000000" w:themeColor="text1"/>
          <w:sz w:val="18"/>
          <w:szCs w:val="18"/>
        </w:rPr>
      </w:pPr>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w:t>
      </w:r>
      <w:r w:rsidR="001039F1">
        <w:rPr>
          <w:color w:val="000000" w:themeColor="text1"/>
        </w:rPr>
        <w:t xml:space="preserve">norm </w:t>
      </w:r>
      <w:r>
        <w:rPr>
          <w:color w:val="000000" w:themeColor="text1"/>
        </w:rPr>
        <w:t xml:space="preserve">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sectPr w:rsidR="00D04A37" w:rsidRPr="00182A4C" w:rsidSect="00D92F3C">
      <w:footerReference w:type="even" r:id="rId16"/>
      <w:footerReference w:type="default" r:id="rId17"/>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5" w:author="Ezzati, Majid" w:date="2019-02-12T21:42:00Z" w:initials="EM">
    <w:p w14:paraId="34ED82A6" w14:textId="574ED0AC" w:rsidR="00811D83" w:rsidRDefault="00811D83">
      <w:pPr>
        <w:pStyle w:val="CommentText"/>
      </w:pPr>
      <w:r>
        <w:rPr>
          <w:rStyle w:val="CommentReference"/>
        </w:rPr>
        <w:annotationRef/>
      </w:r>
      <w:r>
        <w:t>Let’s discuss if we can give a ba</w:t>
      </w:r>
      <w:r w:rsidR="000956FC">
        <w:t xml:space="preserve">sic idea of extent of anomalies including in </w:t>
      </w:r>
      <w:r w:rsidR="00B26F79">
        <w:t>relation to month</w:t>
      </w:r>
    </w:p>
    <w:p w14:paraId="05A82803" w14:textId="5739EFCE" w:rsidR="00B26F79" w:rsidRDefault="00B26F79">
      <w:pPr>
        <w:pStyle w:val="CommentText"/>
      </w:pPr>
    </w:p>
    <w:p w14:paraId="64B18814" w14:textId="4141A0D6" w:rsidR="00B26F79" w:rsidRDefault="00B26F79">
      <w:pPr>
        <w:pStyle w:val="CommentText"/>
      </w:pPr>
      <w:r>
        <w:t>Can you try a graph that somehow shows range/distribution of anomalies – for the entire state-month period but also separately by month (state may be harder but we can discuss what may be possible)</w:t>
      </w:r>
    </w:p>
  </w:comment>
  <w:comment w:id="28" w:author="Ezzati, Majid" w:date="2019-02-14T12:04:00Z" w:initials="EM">
    <w:p w14:paraId="007AEC1E" w14:textId="28D445C6" w:rsidR="003A19DA" w:rsidRDefault="003A19DA">
      <w:pPr>
        <w:pStyle w:val="CommentText"/>
      </w:pPr>
      <w:r>
        <w:rPr>
          <w:rStyle w:val="CommentReference"/>
        </w:rPr>
        <w:annotationRef/>
      </w:r>
      <w:r>
        <w:t>Supplement 1 is not the risk estimates. Those would be the heat maps.</w:t>
      </w:r>
    </w:p>
    <w:p w14:paraId="728573C6" w14:textId="599AEB8C" w:rsidR="003A19DA" w:rsidRDefault="003A19DA">
      <w:pPr>
        <w:pStyle w:val="CommentText"/>
      </w:pPr>
    </w:p>
    <w:p w14:paraId="17B4230A" w14:textId="21B3CC66" w:rsidR="003A19DA" w:rsidRDefault="003A19DA">
      <w:pPr>
        <w:pStyle w:val="CommentText"/>
      </w:pPr>
      <w:r>
        <w:t>To discuss including on Monday (and a way to show uncertainty; Jon Wakefield had something and we have tried things too)</w:t>
      </w:r>
    </w:p>
    <w:p w14:paraId="09B51802" w14:textId="5C045A0B" w:rsidR="003A19DA" w:rsidRDefault="003A19DA">
      <w:pPr>
        <w:pStyle w:val="CommentText"/>
      </w:pPr>
    </w:p>
    <w:p w14:paraId="2DFF36DB" w14:textId="75A2453A" w:rsidR="003A19DA" w:rsidRDefault="003A19DA">
      <w:pPr>
        <w:pStyle w:val="CommentText"/>
      </w:pPr>
      <w:r>
        <w:t>The others then get shifted</w:t>
      </w:r>
    </w:p>
    <w:p w14:paraId="6D46C0FF" w14:textId="65A5C4F1" w:rsidR="003A19DA" w:rsidRDefault="003A19DA">
      <w:pPr>
        <w:pStyle w:val="CommentText"/>
      </w:pPr>
    </w:p>
    <w:p w14:paraId="23814731" w14:textId="77777777" w:rsidR="003A19DA" w:rsidRDefault="003A19DA">
      <w:pPr>
        <w:pStyle w:val="CommentText"/>
      </w:pPr>
    </w:p>
  </w:comment>
  <w:comment w:id="127" w:author="Ezzati, Majid" w:date="2019-02-14T09:29:00Z" w:initials="EM">
    <w:p w14:paraId="38852238" w14:textId="3EF3808D" w:rsidR="009D48D4" w:rsidRDefault="009D48D4">
      <w:pPr>
        <w:pStyle w:val="CommentText"/>
      </w:pPr>
      <w:r>
        <w:rPr>
          <w:rStyle w:val="CommentReference"/>
        </w:rPr>
        <w:annotationRef/>
      </w:r>
      <w:r>
        <w:t xml:space="preserve">Should this be </w:t>
      </w:r>
      <w:r w:rsidR="00B26F79">
        <w:t>“</w:t>
      </w:r>
      <w:r>
        <w:t>more likely to be intoxicated when they crash</w:t>
      </w:r>
      <w:r w:rsidR="00B26F79">
        <w:t>”</w:t>
      </w:r>
      <w:r>
        <w:t xml:space="preserve"> (so age doesn’t make intoxication better/worse but it makes it more likely)</w:t>
      </w:r>
    </w:p>
  </w:comment>
  <w:comment w:id="154" w:author="Ezzati, Majid" w:date="2019-02-14T10:33:00Z" w:initials="EM">
    <w:p w14:paraId="160FB463" w14:textId="51FCAD34" w:rsidR="00B45A6F" w:rsidRDefault="00B45A6F">
      <w:pPr>
        <w:pStyle w:val="CommentText"/>
      </w:pPr>
      <w:r>
        <w:rPr>
          <w:rStyle w:val="CommentReference"/>
        </w:rPr>
        <w:annotationRef/>
      </w:r>
      <w:r>
        <w:t>Associated or hypothesised? Is there an empirical study of association with proper measurement and design?</w:t>
      </w:r>
    </w:p>
  </w:comment>
  <w:comment w:id="207" w:author="Ezzati, Majid" w:date="2019-02-14T10:46:00Z" w:initials="EM">
    <w:p w14:paraId="1B7C3399" w14:textId="06CD840F" w:rsidR="00584490" w:rsidRDefault="00584490">
      <w:pPr>
        <w:pStyle w:val="CommentText"/>
      </w:pPr>
      <w:r>
        <w:rPr>
          <w:rStyle w:val="CommentReference"/>
        </w:rPr>
        <w:annotationRef/>
      </w:r>
      <w:r>
        <w:t xml:space="preserve">What more life guards; changes in speed limits or more checks for alcohol; or … </w:t>
      </w:r>
    </w:p>
    <w:p w14:paraId="154FD851" w14:textId="3365C445" w:rsidR="00584490" w:rsidRDefault="00584490">
      <w:pPr>
        <w:pStyle w:val="CommentText"/>
      </w:pPr>
    </w:p>
    <w:p w14:paraId="62275099" w14:textId="4867059C" w:rsidR="00584490" w:rsidRDefault="00584490">
      <w:pPr>
        <w:pStyle w:val="CommentText"/>
      </w:pPr>
      <w:r>
        <w:t>To discuss how to end</w:t>
      </w:r>
    </w:p>
  </w:comment>
  <w:comment w:id="219" w:author="Ezzati, Majid" w:date="2019-02-14T10:55:00Z" w:initials="EM">
    <w:p w14:paraId="313E2C2F" w14:textId="677D6367" w:rsidR="00FE259D" w:rsidRDefault="00FE259D">
      <w:pPr>
        <w:pStyle w:val="CommentText"/>
      </w:pPr>
      <w:r>
        <w:rPr>
          <w:rStyle w:val="CommentReference"/>
        </w:rPr>
        <w:annotationRef/>
      </w:r>
      <w:r>
        <w:t>Was it only at national level or did it have only one variance? To discuss</w:t>
      </w:r>
    </w:p>
  </w:comment>
  <w:comment w:id="259" w:author="Ezzati, Majid" w:date="2019-02-14T11:07:00Z" w:initials="EM">
    <w:p w14:paraId="37C35846" w14:textId="7B9C1F3C" w:rsidR="00D25232" w:rsidRDefault="00D25232">
      <w:pPr>
        <w:pStyle w:val="CommentText"/>
      </w:pPr>
      <w:r>
        <w:rPr>
          <w:rStyle w:val="CommentReference"/>
        </w:rPr>
        <w:annotationRef/>
      </w:r>
      <w:r>
        <w:t>Can you please have a clear either graph or table for this for Monday. If the correlation is within each state/month (or state-month) have a range of correlation coefficients</w:t>
      </w:r>
      <w:bookmarkStart w:id="260" w:name="_GoBack"/>
      <w:bookmarkEnd w:id="260"/>
      <w:r>
        <w:t xml:space="preserve"> in a table. Something that can show in a very clear way that this is credible. We can then add that as a supplement or something perhaps</w:t>
      </w:r>
    </w:p>
  </w:comment>
  <w:comment w:id="288" w:author="Robbie Parks" w:date="2019-01-24T16:41:00Z" w:initials="RP">
    <w:p w14:paraId="487E5543" w14:textId="1841BDB2" w:rsidR="00C96434" w:rsidRDefault="00C96434">
      <w:pPr>
        <w:pStyle w:val="CommentText"/>
      </w:pPr>
      <w:r>
        <w:rPr>
          <w:rStyle w:val="CommentReference"/>
        </w:rPr>
        <w:annotationRef/>
      </w:r>
      <w:r>
        <w:t>We are allowed 30 in the main set of references  for Letters (i.e., not including references in Methods). I left them in here in case you want to have your say on which ones to cut.</w:t>
      </w:r>
    </w:p>
  </w:comment>
  <w:comment w:id="289" w:author="Ezzati, Majid" w:date="2019-02-14T11:19:00Z" w:initials="EM">
    <w:p w14:paraId="5BD83841" w14:textId="3F7113BE" w:rsidR="00E2601B" w:rsidRDefault="00E2601B">
      <w:pPr>
        <w:pStyle w:val="CommentText"/>
      </w:pPr>
      <w:r>
        <w:rPr>
          <w:rStyle w:val="CommentReference"/>
        </w:rPr>
        <w:annotationRef/>
      </w:r>
      <w:r>
        <w:t>This is respectable for first submission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4B18814" w15:done="0"/>
  <w15:commentEx w15:paraId="23814731" w15:done="0"/>
  <w15:commentEx w15:paraId="38852238" w15:done="0"/>
  <w15:commentEx w15:paraId="160FB463" w15:done="0"/>
  <w15:commentEx w15:paraId="62275099" w15:done="0"/>
  <w15:commentEx w15:paraId="313E2C2F" w15:done="0"/>
  <w15:commentEx w15:paraId="37C35846" w15:done="0"/>
  <w15:commentEx w15:paraId="487E5543" w15:done="0"/>
  <w15:commentEx w15:paraId="5BD83841" w15:paraIdParent="487E554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4B18814" w16cid:durableId="200FD9C7"/>
  <w16cid:commentId w16cid:paraId="23814731" w16cid:durableId="200FD9C8"/>
  <w16cid:commentId w16cid:paraId="38852238" w16cid:durableId="200FD9C9"/>
  <w16cid:commentId w16cid:paraId="160FB463" w16cid:durableId="200FD9CA"/>
  <w16cid:commentId w16cid:paraId="62275099" w16cid:durableId="200FD9CB"/>
  <w16cid:commentId w16cid:paraId="313E2C2F" w16cid:durableId="200FD9CC"/>
  <w16cid:commentId w16cid:paraId="37C35846" w16cid:durableId="200FD9CD"/>
  <w16cid:commentId w16cid:paraId="487E5543" w16cid:durableId="1FF46935"/>
  <w16cid:commentId w16cid:paraId="5BD83841" w16cid:durableId="200FD9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ABAB97" w14:textId="77777777" w:rsidR="00FB2A0C" w:rsidRDefault="00FB2A0C">
      <w:r>
        <w:separator/>
      </w:r>
    </w:p>
  </w:endnote>
  <w:endnote w:type="continuationSeparator" w:id="0">
    <w:p w14:paraId="0B9405D5" w14:textId="77777777" w:rsidR="00FB2A0C" w:rsidRDefault="00FB2A0C">
      <w:r>
        <w:continuationSeparator/>
      </w:r>
    </w:p>
  </w:endnote>
  <w:endnote w:type="continuationNotice" w:id="1">
    <w:p w14:paraId="35C27F15" w14:textId="77777777" w:rsidR="00FB2A0C" w:rsidRDefault="00FB2A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C450F3" w:rsidRDefault="00C450F3"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C450F3" w:rsidRDefault="00C450F3"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632BBDF" w:rsidR="00C450F3" w:rsidRDefault="00C450F3"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A19DA">
      <w:rPr>
        <w:rStyle w:val="PageNumber"/>
        <w:noProof/>
      </w:rPr>
      <w:t>4</w:t>
    </w:r>
    <w:r>
      <w:rPr>
        <w:rStyle w:val="PageNumber"/>
      </w:rPr>
      <w:fldChar w:fldCharType="end"/>
    </w:r>
  </w:p>
  <w:p w14:paraId="3F8F309C" w14:textId="77777777" w:rsidR="00C450F3" w:rsidRDefault="00C450F3"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1FE39D" w14:textId="77777777" w:rsidR="00FB2A0C" w:rsidRDefault="00FB2A0C">
      <w:r>
        <w:separator/>
      </w:r>
    </w:p>
  </w:footnote>
  <w:footnote w:type="continuationSeparator" w:id="0">
    <w:p w14:paraId="778A4F6E" w14:textId="77777777" w:rsidR="00FB2A0C" w:rsidRDefault="00FB2A0C">
      <w:r>
        <w:continuationSeparator/>
      </w:r>
    </w:p>
  </w:footnote>
  <w:footnote w:type="continuationNotice" w:id="1">
    <w:p w14:paraId="3D3EDA0A" w14:textId="77777777" w:rsidR="00FB2A0C" w:rsidRDefault="00FB2A0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389F"/>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56DE5"/>
    <w:rsid w:val="00060054"/>
    <w:rsid w:val="00060831"/>
    <w:rsid w:val="0006109E"/>
    <w:rsid w:val="00061E82"/>
    <w:rsid w:val="000632BD"/>
    <w:rsid w:val="00064EEB"/>
    <w:rsid w:val="000651A2"/>
    <w:rsid w:val="0006548B"/>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2B09"/>
    <w:rsid w:val="000931BC"/>
    <w:rsid w:val="000937AB"/>
    <w:rsid w:val="0009383B"/>
    <w:rsid w:val="000938C0"/>
    <w:rsid w:val="00093B58"/>
    <w:rsid w:val="00093E1B"/>
    <w:rsid w:val="00093F25"/>
    <w:rsid w:val="00094D15"/>
    <w:rsid w:val="00094F74"/>
    <w:rsid w:val="00095490"/>
    <w:rsid w:val="000956FC"/>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3769"/>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C72"/>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857"/>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4D6A"/>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034"/>
    <w:rsid w:val="0015113F"/>
    <w:rsid w:val="0015161E"/>
    <w:rsid w:val="00151901"/>
    <w:rsid w:val="001519F2"/>
    <w:rsid w:val="00152658"/>
    <w:rsid w:val="00152F5E"/>
    <w:rsid w:val="00153BED"/>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0A1A"/>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90108"/>
    <w:rsid w:val="001910F8"/>
    <w:rsid w:val="0019142A"/>
    <w:rsid w:val="00191688"/>
    <w:rsid w:val="00192959"/>
    <w:rsid w:val="001937F9"/>
    <w:rsid w:val="00193968"/>
    <w:rsid w:val="0019399A"/>
    <w:rsid w:val="00194384"/>
    <w:rsid w:val="00194696"/>
    <w:rsid w:val="00194A92"/>
    <w:rsid w:val="001950B3"/>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434"/>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3C3C"/>
    <w:rsid w:val="001D450B"/>
    <w:rsid w:val="001D5083"/>
    <w:rsid w:val="001D5199"/>
    <w:rsid w:val="001D52C0"/>
    <w:rsid w:val="001D54A6"/>
    <w:rsid w:val="001D5918"/>
    <w:rsid w:val="001D59EC"/>
    <w:rsid w:val="001D5B42"/>
    <w:rsid w:val="001D695A"/>
    <w:rsid w:val="001D6971"/>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1B90"/>
    <w:rsid w:val="001F21E6"/>
    <w:rsid w:val="001F2C80"/>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2975"/>
    <w:rsid w:val="00273234"/>
    <w:rsid w:val="00273273"/>
    <w:rsid w:val="002733F3"/>
    <w:rsid w:val="002736F5"/>
    <w:rsid w:val="002738C3"/>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04C"/>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CC9"/>
    <w:rsid w:val="002D4EED"/>
    <w:rsid w:val="002D660F"/>
    <w:rsid w:val="002D7AC2"/>
    <w:rsid w:val="002D7F86"/>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0788"/>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090"/>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1FD"/>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371E8"/>
    <w:rsid w:val="00340E83"/>
    <w:rsid w:val="00341053"/>
    <w:rsid w:val="00341789"/>
    <w:rsid w:val="00343047"/>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19DA"/>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4628"/>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A54"/>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394"/>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981"/>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96BE5"/>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3FBB"/>
    <w:rsid w:val="004B40CB"/>
    <w:rsid w:val="004B4687"/>
    <w:rsid w:val="004B4DC2"/>
    <w:rsid w:val="004B5345"/>
    <w:rsid w:val="004B5892"/>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5FB1"/>
    <w:rsid w:val="004E61B1"/>
    <w:rsid w:val="004E697F"/>
    <w:rsid w:val="004E6C06"/>
    <w:rsid w:val="004E7ADB"/>
    <w:rsid w:val="004E7DE8"/>
    <w:rsid w:val="004F0E54"/>
    <w:rsid w:val="004F125F"/>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73B"/>
    <w:rsid w:val="005028B3"/>
    <w:rsid w:val="00502DC7"/>
    <w:rsid w:val="005031B9"/>
    <w:rsid w:val="00503875"/>
    <w:rsid w:val="00503D85"/>
    <w:rsid w:val="00503DE0"/>
    <w:rsid w:val="00504C5A"/>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4"/>
    <w:rsid w:val="00556DC9"/>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00FE"/>
    <w:rsid w:val="00571365"/>
    <w:rsid w:val="00571673"/>
    <w:rsid w:val="0057228F"/>
    <w:rsid w:val="00572C2D"/>
    <w:rsid w:val="00572C8F"/>
    <w:rsid w:val="005738F2"/>
    <w:rsid w:val="00574DE0"/>
    <w:rsid w:val="00575AEF"/>
    <w:rsid w:val="00576F95"/>
    <w:rsid w:val="005773FB"/>
    <w:rsid w:val="00577AB6"/>
    <w:rsid w:val="00577C4A"/>
    <w:rsid w:val="00580277"/>
    <w:rsid w:val="00580B4F"/>
    <w:rsid w:val="0058211A"/>
    <w:rsid w:val="00582B8F"/>
    <w:rsid w:val="0058338A"/>
    <w:rsid w:val="00584286"/>
    <w:rsid w:val="0058439A"/>
    <w:rsid w:val="00584490"/>
    <w:rsid w:val="00584D18"/>
    <w:rsid w:val="00584EF8"/>
    <w:rsid w:val="00585001"/>
    <w:rsid w:val="005864E5"/>
    <w:rsid w:val="0058684E"/>
    <w:rsid w:val="005870DD"/>
    <w:rsid w:val="00587150"/>
    <w:rsid w:val="00587C72"/>
    <w:rsid w:val="0059184B"/>
    <w:rsid w:val="00592A7C"/>
    <w:rsid w:val="00592D17"/>
    <w:rsid w:val="005932B1"/>
    <w:rsid w:val="0059344D"/>
    <w:rsid w:val="00593592"/>
    <w:rsid w:val="0059388A"/>
    <w:rsid w:val="00593EAA"/>
    <w:rsid w:val="0059432A"/>
    <w:rsid w:val="0059454C"/>
    <w:rsid w:val="0059496D"/>
    <w:rsid w:val="00594B8C"/>
    <w:rsid w:val="005950DE"/>
    <w:rsid w:val="00595146"/>
    <w:rsid w:val="00595227"/>
    <w:rsid w:val="00595DD1"/>
    <w:rsid w:val="00596138"/>
    <w:rsid w:val="005961EF"/>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38E"/>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2C7A"/>
    <w:rsid w:val="005D379A"/>
    <w:rsid w:val="005D41A4"/>
    <w:rsid w:val="005D421A"/>
    <w:rsid w:val="005D4926"/>
    <w:rsid w:val="005D5BB7"/>
    <w:rsid w:val="005D6530"/>
    <w:rsid w:val="005D73D0"/>
    <w:rsid w:val="005D73FB"/>
    <w:rsid w:val="005D75D9"/>
    <w:rsid w:val="005D7922"/>
    <w:rsid w:val="005D7A85"/>
    <w:rsid w:val="005E0155"/>
    <w:rsid w:val="005E039F"/>
    <w:rsid w:val="005E0E67"/>
    <w:rsid w:val="005E22E4"/>
    <w:rsid w:val="005E2E4E"/>
    <w:rsid w:val="005E329F"/>
    <w:rsid w:val="005E32A5"/>
    <w:rsid w:val="005E3707"/>
    <w:rsid w:val="005E4001"/>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3C5"/>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08A4"/>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6B63"/>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6B"/>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A78C6"/>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5DA2"/>
    <w:rsid w:val="006C74C1"/>
    <w:rsid w:val="006C781B"/>
    <w:rsid w:val="006C7884"/>
    <w:rsid w:val="006C798F"/>
    <w:rsid w:val="006C7C0B"/>
    <w:rsid w:val="006D0B0D"/>
    <w:rsid w:val="006D0DFC"/>
    <w:rsid w:val="006D115E"/>
    <w:rsid w:val="006D11E2"/>
    <w:rsid w:val="006D1A39"/>
    <w:rsid w:val="006D1CDB"/>
    <w:rsid w:val="006D1D5D"/>
    <w:rsid w:val="006D1F52"/>
    <w:rsid w:val="006D2083"/>
    <w:rsid w:val="006D2494"/>
    <w:rsid w:val="006D2882"/>
    <w:rsid w:val="006D2CBB"/>
    <w:rsid w:val="006D2DB9"/>
    <w:rsid w:val="006D2E75"/>
    <w:rsid w:val="006D3143"/>
    <w:rsid w:val="006D410D"/>
    <w:rsid w:val="006D42B5"/>
    <w:rsid w:val="006D4982"/>
    <w:rsid w:val="006D4EC4"/>
    <w:rsid w:val="006D68DB"/>
    <w:rsid w:val="006D7888"/>
    <w:rsid w:val="006D7A1E"/>
    <w:rsid w:val="006D7E94"/>
    <w:rsid w:val="006D7FD3"/>
    <w:rsid w:val="006E0233"/>
    <w:rsid w:val="006E0C35"/>
    <w:rsid w:val="006E1126"/>
    <w:rsid w:val="006E17A8"/>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6C"/>
    <w:rsid w:val="006E730D"/>
    <w:rsid w:val="006F0E88"/>
    <w:rsid w:val="006F1EA9"/>
    <w:rsid w:val="006F3684"/>
    <w:rsid w:val="006F382C"/>
    <w:rsid w:val="006F43C8"/>
    <w:rsid w:val="006F4CA6"/>
    <w:rsid w:val="006F53FA"/>
    <w:rsid w:val="006F569A"/>
    <w:rsid w:val="006F56D4"/>
    <w:rsid w:val="006F59ED"/>
    <w:rsid w:val="006F5C3F"/>
    <w:rsid w:val="006F64B8"/>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8FE"/>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504B4"/>
    <w:rsid w:val="00750B80"/>
    <w:rsid w:val="007514AC"/>
    <w:rsid w:val="00752388"/>
    <w:rsid w:val="00752BA5"/>
    <w:rsid w:val="00752E5A"/>
    <w:rsid w:val="0075393E"/>
    <w:rsid w:val="00753F96"/>
    <w:rsid w:val="007548DC"/>
    <w:rsid w:val="007560E4"/>
    <w:rsid w:val="00756E96"/>
    <w:rsid w:val="00757AB9"/>
    <w:rsid w:val="007606C1"/>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4AB7"/>
    <w:rsid w:val="00785965"/>
    <w:rsid w:val="00785C4C"/>
    <w:rsid w:val="007862FA"/>
    <w:rsid w:val="00786405"/>
    <w:rsid w:val="00786B69"/>
    <w:rsid w:val="00786C9A"/>
    <w:rsid w:val="00787227"/>
    <w:rsid w:val="00787EAD"/>
    <w:rsid w:val="007902A9"/>
    <w:rsid w:val="00791079"/>
    <w:rsid w:val="0079130D"/>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A732C"/>
    <w:rsid w:val="007B0103"/>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797"/>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07EFC"/>
    <w:rsid w:val="00810754"/>
    <w:rsid w:val="0081140B"/>
    <w:rsid w:val="008118D5"/>
    <w:rsid w:val="0081196C"/>
    <w:rsid w:val="00811D83"/>
    <w:rsid w:val="00811E91"/>
    <w:rsid w:val="008125BE"/>
    <w:rsid w:val="00813355"/>
    <w:rsid w:val="00813ABC"/>
    <w:rsid w:val="00814199"/>
    <w:rsid w:val="00815405"/>
    <w:rsid w:val="00815650"/>
    <w:rsid w:val="00815C28"/>
    <w:rsid w:val="00816655"/>
    <w:rsid w:val="0081748C"/>
    <w:rsid w:val="00820347"/>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87B"/>
    <w:rsid w:val="00824AE3"/>
    <w:rsid w:val="008250CC"/>
    <w:rsid w:val="008257E2"/>
    <w:rsid w:val="00825D81"/>
    <w:rsid w:val="00825E91"/>
    <w:rsid w:val="0082697A"/>
    <w:rsid w:val="00827D08"/>
    <w:rsid w:val="00827D1A"/>
    <w:rsid w:val="0083019B"/>
    <w:rsid w:val="008307F7"/>
    <w:rsid w:val="008312D3"/>
    <w:rsid w:val="00831E60"/>
    <w:rsid w:val="008325CD"/>
    <w:rsid w:val="0083265B"/>
    <w:rsid w:val="008327BB"/>
    <w:rsid w:val="00832F80"/>
    <w:rsid w:val="00833E99"/>
    <w:rsid w:val="008349F2"/>
    <w:rsid w:val="00835A76"/>
    <w:rsid w:val="00835CCE"/>
    <w:rsid w:val="0083602B"/>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20E"/>
    <w:rsid w:val="0085055E"/>
    <w:rsid w:val="00850FD2"/>
    <w:rsid w:val="00851625"/>
    <w:rsid w:val="00851793"/>
    <w:rsid w:val="00852290"/>
    <w:rsid w:val="008522E2"/>
    <w:rsid w:val="008525D1"/>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B47"/>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87243"/>
    <w:rsid w:val="0089054C"/>
    <w:rsid w:val="00890869"/>
    <w:rsid w:val="008916F4"/>
    <w:rsid w:val="00891E4E"/>
    <w:rsid w:val="00892B0F"/>
    <w:rsid w:val="00893E86"/>
    <w:rsid w:val="008943E5"/>
    <w:rsid w:val="00894665"/>
    <w:rsid w:val="008952F7"/>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6E96"/>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25"/>
    <w:rsid w:val="008F6163"/>
    <w:rsid w:val="008F6F54"/>
    <w:rsid w:val="008F7845"/>
    <w:rsid w:val="008F7DEA"/>
    <w:rsid w:val="009008B3"/>
    <w:rsid w:val="00900B83"/>
    <w:rsid w:val="009011C5"/>
    <w:rsid w:val="00901409"/>
    <w:rsid w:val="00901447"/>
    <w:rsid w:val="009015A8"/>
    <w:rsid w:val="00901890"/>
    <w:rsid w:val="009021A4"/>
    <w:rsid w:val="00902214"/>
    <w:rsid w:val="0090240D"/>
    <w:rsid w:val="00903C59"/>
    <w:rsid w:val="00903EED"/>
    <w:rsid w:val="00903F16"/>
    <w:rsid w:val="009049A1"/>
    <w:rsid w:val="00904AE6"/>
    <w:rsid w:val="009054E9"/>
    <w:rsid w:val="00905A03"/>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743"/>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0E3F"/>
    <w:rsid w:val="00971006"/>
    <w:rsid w:val="009717B2"/>
    <w:rsid w:val="00971906"/>
    <w:rsid w:val="00971EAC"/>
    <w:rsid w:val="0097273E"/>
    <w:rsid w:val="009727C2"/>
    <w:rsid w:val="00973147"/>
    <w:rsid w:val="0097410E"/>
    <w:rsid w:val="00974E5E"/>
    <w:rsid w:val="0097561D"/>
    <w:rsid w:val="00975ED8"/>
    <w:rsid w:val="00976397"/>
    <w:rsid w:val="00976958"/>
    <w:rsid w:val="00976F0A"/>
    <w:rsid w:val="0097710E"/>
    <w:rsid w:val="00977303"/>
    <w:rsid w:val="00977311"/>
    <w:rsid w:val="009777B8"/>
    <w:rsid w:val="00977C56"/>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3BB"/>
    <w:rsid w:val="00995DC6"/>
    <w:rsid w:val="00996578"/>
    <w:rsid w:val="00996A29"/>
    <w:rsid w:val="00996FF3"/>
    <w:rsid w:val="009972A7"/>
    <w:rsid w:val="0099753F"/>
    <w:rsid w:val="00997E51"/>
    <w:rsid w:val="009A08A6"/>
    <w:rsid w:val="009A096C"/>
    <w:rsid w:val="009A0CFD"/>
    <w:rsid w:val="009A1883"/>
    <w:rsid w:val="009A226B"/>
    <w:rsid w:val="009A2664"/>
    <w:rsid w:val="009A2BA1"/>
    <w:rsid w:val="009A2E6F"/>
    <w:rsid w:val="009A36CE"/>
    <w:rsid w:val="009A3B16"/>
    <w:rsid w:val="009A3C25"/>
    <w:rsid w:val="009A421A"/>
    <w:rsid w:val="009A442F"/>
    <w:rsid w:val="009A4603"/>
    <w:rsid w:val="009A475F"/>
    <w:rsid w:val="009A536F"/>
    <w:rsid w:val="009A5D28"/>
    <w:rsid w:val="009A6892"/>
    <w:rsid w:val="009A708A"/>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ADE"/>
    <w:rsid w:val="009C2BC0"/>
    <w:rsid w:val="009C2CAA"/>
    <w:rsid w:val="009C2FC1"/>
    <w:rsid w:val="009C3975"/>
    <w:rsid w:val="009C3C23"/>
    <w:rsid w:val="009C3D92"/>
    <w:rsid w:val="009C4527"/>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8D4"/>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F005A"/>
    <w:rsid w:val="009F0AD7"/>
    <w:rsid w:val="009F0BE9"/>
    <w:rsid w:val="009F0E6E"/>
    <w:rsid w:val="009F13D7"/>
    <w:rsid w:val="009F14CD"/>
    <w:rsid w:val="009F16DD"/>
    <w:rsid w:val="009F201A"/>
    <w:rsid w:val="009F2476"/>
    <w:rsid w:val="009F2FE1"/>
    <w:rsid w:val="009F36AB"/>
    <w:rsid w:val="009F3F56"/>
    <w:rsid w:val="009F41EF"/>
    <w:rsid w:val="009F41F2"/>
    <w:rsid w:val="009F4257"/>
    <w:rsid w:val="009F4AEC"/>
    <w:rsid w:val="009F507F"/>
    <w:rsid w:val="009F5192"/>
    <w:rsid w:val="009F59F0"/>
    <w:rsid w:val="009F6FFA"/>
    <w:rsid w:val="00A0012C"/>
    <w:rsid w:val="00A00400"/>
    <w:rsid w:val="00A005BB"/>
    <w:rsid w:val="00A00953"/>
    <w:rsid w:val="00A00F47"/>
    <w:rsid w:val="00A01638"/>
    <w:rsid w:val="00A0222A"/>
    <w:rsid w:val="00A02BF6"/>
    <w:rsid w:val="00A03DE2"/>
    <w:rsid w:val="00A03F69"/>
    <w:rsid w:val="00A04808"/>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5DCA"/>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602"/>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970"/>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4766"/>
    <w:rsid w:val="00A756E6"/>
    <w:rsid w:val="00A75713"/>
    <w:rsid w:val="00A75BB0"/>
    <w:rsid w:val="00A75F06"/>
    <w:rsid w:val="00A7691F"/>
    <w:rsid w:val="00A76C09"/>
    <w:rsid w:val="00A7775D"/>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63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9A5"/>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087"/>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AEA"/>
    <w:rsid w:val="00B20CE8"/>
    <w:rsid w:val="00B21DE1"/>
    <w:rsid w:val="00B23634"/>
    <w:rsid w:val="00B24751"/>
    <w:rsid w:val="00B2488E"/>
    <w:rsid w:val="00B24BE3"/>
    <w:rsid w:val="00B25024"/>
    <w:rsid w:val="00B2527A"/>
    <w:rsid w:val="00B2545E"/>
    <w:rsid w:val="00B2547D"/>
    <w:rsid w:val="00B26293"/>
    <w:rsid w:val="00B26764"/>
    <w:rsid w:val="00B26B68"/>
    <w:rsid w:val="00B26F79"/>
    <w:rsid w:val="00B2744D"/>
    <w:rsid w:val="00B31207"/>
    <w:rsid w:val="00B31621"/>
    <w:rsid w:val="00B3191E"/>
    <w:rsid w:val="00B31D70"/>
    <w:rsid w:val="00B31EA3"/>
    <w:rsid w:val="00B326E6"/>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5A6F"/>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3567"/>
    <w:rsid w:val="00B53582"/>
    <w:rsid w:val="00B53ABA"/>
    <w:rsid w:val="00B542D1"/>
    <w:rsid w:val="00B54B23"/>
    <w:rsid w:val="00B54E6E"/>
    <w:rsid w:val="00B54EF3"/>
    <w:rsid w:val="00B54F55"/>
    <w:rsid w:val="00B5786D"/>
    <w:rsid w:val="00B57B74"/>
    <w:rsid w:val="00B602D1"/>
    <w:rsid w:val="00B6054D"/>
    <w:rsid w:val="00B60ACD"/>
    <w:rsid w:val="00B61232"/>
    <w:rsid w:val="00B61943"/>
    <w:rsid w:val="00B61FF3"/>
    <w:rsid w:val="00B629C2"/>
    <w:rsid w:val="00B62E74"/>
    <w:rsid w:val="00B6332B"/>
    <w:rsid w:val="00B63430"/>
    <w:rsid w:val="00B636F6"/>
    <w:rsid w:val="00B637BD"/>
    <w:rsid w:val="00B642A0"/>
    <w:rsid w:val="00B64523"/>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9D"/>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70A"/>
    <w:rsid w:val="00B90B76"/>
    <w:rsid w:val="00B90F20"/>
    <w:rsid w:val="00B9109F"/>
    <w:rsid w:val="00B91584"/>
    <w:rsid w:val="00B915CF"/>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036"/>
    <w:rsid w:val="00BC2412"/>
    <w:rsid w:val="00BC291C"/>
    <w:rsid w:val="00BC2A9E"/>
    <w:rsid w:val="00BC308E"/>
    <w:rsid w:val="00BC36A6"/>
    <w:rsid w:val="00BC3CC9"/>
    <w:rsid w:val="00BC3F26"/>
    <w:rsid w:val="00BC4DCA"/>
    <w:rsid w:val="00BC4EF5"/>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5F0E"/>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2EC3"/>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9CC"/>
    <w:rsid w:val="00C33FFB"/>
    <w:rsid w:val="00C3413F"/>
    <w:rsid w:val="00C345AC"/>
    <w:rsid w:val="00C34B7F"/>
    <w:rsid w:val="00C34DD3"/>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0F3"/>
    <w:rsid w:val="00C456A7"/>
    <w:rsid w:val="00C45C83"/>
    <w:rsid w:val="00C45EE7"/>
    <w:rsid w:val="00C46331"/>
    <w:rsid w:val="00C4665D"/>
    <w:rsid w:val="00C46876"/>
    <w:rsid w:val="00C47C10"/>
    <w:rsid w:val="00C504FA"/>
    <w:rsid w:val="00C50974"/>
    <w:rsid w:val="00C50DB0"/>
    <w:rsid w:val="00C51557"/>
    <w:rsid w:val="00C5158E"/>
    <w:rsid w:val="00C52535"/>
    <w:rsid w:val="00C52AF6"/>
    <w:rsid w:val="00C52B41"/>
    <w:rsid w:val="00C52F46"/>
    <w:rsid w:val="00C52FAB"/>
    <w:rsid w:val="00C540BA"/>
    <w:rsid w:val="00C542A6"/>
    <w:rsid w:val="00C55079"/>
    <w:rsid w:val="00C55816"/>
    <w:rsid w:val="00C56F01"/>
    <w:rsid w:val="00C574BA"/>
    <w:rsid w:val="00C5765A"/>
    <w:rsid w:val="00C57A90"/>
    <w:rsid w:val="00C60B60"/>
    <w:rsid w:val="00C60C27"/>
    <w:rsid w:val="00C61364"/>
    <w:rsid w:val="00C61B9D"/>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434"/>
    <w:rsid w:val="00C969BF"/>
    <w:rsid w:val="00C970B6"/>
    <w:rsid w:val="00C974B6"/>
    <w:rsid w:val="00C97EBE"/>
    <w:rsid w:val="00CA01C4"/>
    <w:rsid w:val="00CA0B8B"/>
    <w:rsid w:val="00CA0FA0"/>
    <w:rsid w:val="00CA1682"/>
    <w:rsid w:val="00CA1DE2"/>
    <w:rsid w:val="00CA2FE9"/>
    <w:rsid w:val="00CA3C2B"/>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2C8F"/>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90"/>
    <w:rsid w:val="00CD43E4"/>
    <w:rsid w:val="00CD4CC4"/>
    <w:rsid w:val="00CD5FB0"/>
    <w:rsid w:val="00CD6295"/>
    <w:rsid w:val="00CD6F26"/>
    <w:rsid w:val="00CD71F4"/>
    <w:rsid w:val="00CD7E87"/>
    <w:rsid w:val="00CE03A3"/>
    <w:rsid w:val="00CE0E7A"/>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232"/>
    <w:rsid w:val="00D257FF"/>
    <w:rsid w:val="00D259CD"/>
    <w:rsid w:val="00D2681B"/>
    <w:rsid w:val="00D26D29"/>
    <w:rsid w:val="00D26F74"/>
    <w:rsid w:val="00D27515"/>
    <w:rsid w:val="00D279C1"/>
    <w:rsid w:val="00D309F1"/>
    <w:rsid w:val="00D31674"/>
    <w:rsid w:val="00D31D63"/>
    <w:rsid w:val="00D31F7F"/>
    <w:rsid w:val="00D323B7"/>
    <w:rsid w:val="00D32C6C"/>
    <w:rsid w:val="00D33297"/>
    <w:rsid w:val="00D34088"/>
    <w:rsid w:val="00D341CD"/>
    <w:rsid w:val="00D349E0"/>
    <w:rsid w:val="00D34A10"/>
    <w:rsid w:val="00D35581"/>
    <w:rsid w:val="00D35E80"/>
    <w:rsid w:val="00D35FA1"/>
    <w:rsid w:val="00D3784D"/>
    <w:rsid w:val="00D37EEA"/>
    <w:rsid w:val="00D41C09"/>
    <w:rsid w:val="00D422D0"/>
    <w:rsid w:val="00D424E6"/>
    <w:rsid w:val="00D435B3"/>
    <w:rsid w:val="00D44595"/>
    <w:rsid w:val="00D44AA8"/>
    <w:rsid w:val="00D44AB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1AA"/>
    <w:rsid w:val="00D74744"/>
    <w:rsid w:val="00D74BA2"/>
    <w:rsid w:val="00D74F32"/>
    <w:rsid w:val="00D7511D"/>
    <w:rsid w:val="00D75325"/>
    <w:rsid w:val="00D75A68"/>
    <w:rsid w:val="00D76DF7"/>
    <w:rsid w:val="00D76E6B"/>
    <w:rsid w:val="00D80F68"/>
    <w:rsid w:val="00D8106F"/>
    <w:rsid w:val="00D811E5"/>
    <w:rsid w:val="00D812B2"/>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2F3C"/>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223"/>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2E9F"/>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22"/>
    <w:rsid w:val="00E22C3E"/>
    <w:rsid w:val="00E24CAF"/>
    <w:rsid w:val="00E252C8"/>
    <w:rsid w:val="00E25E1F"/>
    <w:rsid w:val="00E2601B"/>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B90"/>
    <w:rsid w:val="00E45FE8"/>
    <w:rsid w:val="00E45FED"/>
    <w:rsid w:val="00E47949"/>
    <w:rsid w:val="00E5064B"/>
    <w:rsid w:val="00E50E8E"/>
    <w:rsid w:val="00E51263"/>
    <w:rsid w:val="00E512AF"/>
    <w:rsid w:val="00E52A70"/>
    <w:rsid w:val="00E531D1"/>
    <w:rsid w:val="00E54236"/>
    <w:rsid w:val="00E5452D"/>
    <w:rsid w:val="00E54738"/>
    <w:rsid w:val="00E549EB"/>
    <w:rsid w:val="00E5509B"/>
    <w:rsid w:val="00E55B0A"/>
    <w:rsid w:val="00E55FAE"/>
    <w:rsid w:val="00E561D0"/>
    <w:rsid w:val="00E563EB"/>
    <w:rsid w:val="00E566A6"/>
    <w:rsid w:val="00E56B94"/>
    <w:rsid w:val="00E6043D"/>
    <w:rsid w:val="00E60F2F"/>
    <w:rsid w:val="00E61186"/>
    <w:rsid w:val="00E6231C"/>
    <w:rsid w:val="00E623F8"/>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7725C"/>
    <w:rsid w:val="00E800B4"/>
    <w:rsid w:val="00E8041A"/>
    <w:rsid w:val="00E80659"/>
    <w:rsid w:val="00E806D9"/>
    <w:rsid w:val="00E80BC8"/>
    <w:rsid w:val="00E8127C"/>
    <w:rsid w:val="00E81EF7"/>
    <w:rsid w:val="00E827DA"/>
    <w:rsid w:val="00E82AC6"/>
    <w:rsid w:val="00E82BDA"/>
    <w:rsid w:val="00E82FE9"/>
    <w:rsid w:val="00E83932"/>
    <w:rsid w:val="00E839B1"/>
    <w:rsid w:val="00E84269"/>
    <w:rsid w:val="00E844E2"/>
    <w:rsid w:val="00E849C3"/>
    <w:rsid w:val="00E84ADA"/>
    <w:rsid w:val="00E85A6C"/>
    <w:rsid w:val="00E85B65"/>
    <w:rsid w:val="00E85CDA"/>
    <w:rsid w:val="00E85E29"/>
    <w:rsid w:val="00E86386"/>
    <w:rsid w:val="00E86F1B"/>
    <w:rsid w:val="00E878C3"/>
    <w:rsid w:val="00E879D2"/>
    <w:rsid w:val="00E908B1"/>
    <w:rsid w:val="00E90C69"/>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1F2"/>
    <w:rsid w:val="00EA579D"/>
    <w:rsid w:val="00EA6E37"/>
    <w:rsid w:val="00EA7116"/>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1FD3"/>
    <w:rsid w:val="00ED2482"/>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63BC"/>
    <w:rsid w:val="00EF68CB"/>
    <w:rsid w:val="00EF69FE"/>
    <w:rsid w:val="00EF7736"/>
    <w:rsid w:val="00EF7C6E"/>
    <w:rsid w:val="00F009C1"/>
    <w:rsid w:val="00F00CDC"/>
    <w:rsid w:val="00F01090"/>
    <w:rsid w:val="00F01639"/>
    <w:rsid w:val="00F0166A"/>
    <w:rsid w:val="00F018AF"/>
    <w:rsid w:val="00F01B41"/>
    <w:rsid w:val="00F02772"/>
    <w:rsid w:val="00F03638"/>
    <w:rsid w:val="00F03BCA"/>
    <w:rsid w:val="00F043F7"/>
    <w:rsid w:val="00F04E33"/>
    <w:rsid w:val="00F04E91"/>
    <w:rsid w:val="00F04F26"/>
    <w:rsid w:val="00F054CB"/>
    <w:rsid w:val="00F056CD"/>
    <w:rsid w:val="00F0641C"/>
    <w:rsid w:val="00F07326"/>
    <w:rsid w:val="00F07C04"/>
    <w:rsid w:val="00F07D09"/>
    <w:rsid w:val="00F07D5B"/>
    <w:rsid w:val="00F07EFE"/>
    <w:rsid w:val="00F07FF5"/>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DEC"/>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5E44"/>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09"/>
    <w:rsid w:val="00F60ED8"/>
    <w:rsid w:val="00F61428"/>
    <w:rsid w:val="00F61D07"/>
    <w:rsid w:val="00F61E34"/>
    <w:rsid w:val="00F62450"/>
    <w:rsid w:val="00F62C99"/>
    <w:rsid w:val="00F636D9"/>
    <w:rsid w:val="00F63B6B"/>
    <w:rsid w:val="00F63E43"/>
    <w:rsid w:val="00F646E8"/>
    <w:rsid w:val="00F64D54"/>
    <w:rsid w:val="00F64D8C"/>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5E8"/>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3C30"/>
    <w:rsid w:val="00FA40C6"/>
    <w:rsid w:val="00FA5554"/>
    <w:rsid w:val="00FA5998"/>
    <w:rsid w:val="00FA60A0"/>
    <w:rsid w:val="00FA6227"/>
    <w:rsid w:val="00FA6273"/>
    <w:rsid w:val="00FA65A5"/>
    <w:rsid w:val="00FA6B87"/>
    <w:rsid w:val="00FB0CB1"/>
    <w:rsid w:val="00FB162A"/>
    <w:rsid w:val="00FB18C1"/>
    <w:rsid w:val="00FB2A0C"/>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59D"/>
    <w:rsid w:val="00FE2D7C"/>
    <w:rsid w:val="00FE30FF"/>
    <w:rsid w:val="00FE3811"/>
    <w:rsid w:val="00FE3EF4"/>
    <w:rsid w:val="00FE46A6"/>
    <w:rsid w:val="00FE47A8"/>
    <w:rsid w:val="00FE4975"/>
    <w:rsid w:val="00FE5FE6"/>
    <w:rsid w:val="00FE67B7"/>
    <w:rsid w:val="00FE7683"/>
    <w:rsid w:val="00FF023E"/>
    <w:rsid w:val="00FF1578"/>
    <w:rsid w:val="00FF2107"/>
    <w:rsid w:val="00FF262C"/>
    <w:rsid w:val="00FF3A97"/>
    <w:rsid w:val="00FF4470"/>
    <w:rsid w:val="00FF479A"/>
    <w:rsid w:val="00FF521E"/>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UnresolvedMention1">
    <w:name w:val="Unresolved Mention1"/>
    <w:basedOn w:val="DefaultParagraphFont"/>
    <w:uiPriority w:val="99"/>
    <w:semiHidden/>
    <w:unhideWhenUsed/>
    <w:rsid w:val="006E3A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dvs_data_release.ht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www.census.gov/data/tables/time-series/demo/popest/1980s-county.html)"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dc.gov/nchs/nvss/bridged_rac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BA6D80A-603F-4048-AAE5-02086FF57144}">
  <ds:schemaRefs>
    <ds:schemaRef ds:uri="http://schemas.openxmlformats.org/officeDocument/2006/bibliography"/>
  </ds:schemaRefs>
</ds:datastoreItem>
</file>

<file path=customXml/itemProps2.xml><?xml version="1.0" encoding="utf-8"?>
<ds:datastoreItem xmlns:ds="http://schemas.openxmlformats.org/officeDocument/2006/customXml" ds:itemID="{F1DE4222-884F-5B4B-AB02-4E5F1E6C7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30521</Words>
  <Characters>173971</Characters>
  <Application>Microsoft Office Word</Application>
  <DocSecurity>0</DocSecurity>
  <Lines>1449</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cp:lastPrinted>2019-01-21T19:46:00Z</cp:lastPrinted>
  <dcterms:created xsi:type="dcterms:W3CDTF">2019-02-14T12:15:00Z</dcterms:created>
  <dcterms:modified xsi:type="dcterms:W3CDTF">2019-02-14T12:15:00Z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