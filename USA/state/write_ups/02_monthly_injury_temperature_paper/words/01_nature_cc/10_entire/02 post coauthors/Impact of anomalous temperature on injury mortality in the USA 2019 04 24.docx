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D835E" w14:textId="6BCF6AFE" w:rsidR="00613BCB" w:rsidRPr="00866E93" w:rsidRDefault="00613BCB" w:rsidP="00613BCB">
      <w:pPr>
        <w:spacing w:line="480" w:lineRule="auto"/>
        <w:jc w:val="both"/>
        <w:outlineLvl w:val="0"/>
        <w:rPr>
          <w:ins w:id="0" w:author="Robbie Parks" w:date="2019-04-24T16:27:00Z"/>
          <w:b/>
          <w:color w:val="000000" w:themeColor="text1"/>
        </w:rPr>
      </w:pPr>
      <w:ins w:id="1" w:author="Robbie Parks" w:date="2019-04-24T16:27:00Z">
        <w:r w:rsidRPr="001E5B16">
          <w:rPr>
            <w:b/>
            <w:color w:val="000000" w:themeColor="text1"/>
          </w:rPr>
          <w:t xml:space="preserve">Anomalous temperature and injury mortality in the USA: age-, sex- and </w:t>
        </w:r>
        <w:r w:rsidRPr="00866E93">
          <w:rPr>
            <w:b/>
            <w:color w:val="000000" w:themeColor="text1"/>
          </w:rPr>
          <w:t>injury-specific impacts</w:t>
        </w:r>
      </w:ins>
    </w:p>
    <w:p w14:paraId="7AE59AB1" w14:textId="150DB9FF" w:rsidR="00613BCB" w:rsidRPr="00866E93" w:rsidRDefault="00613BCB" w:rsidP="00613BCB">
      <w:pPr>
        <w:spacing w:line="480" w:lineRule="auto"/>
        <w:jc w:val="both"/>
        <w:outlineLvl w:val="0"/>
        <w:rPr>
          <w:ins w:id="2" w:author="Robbie Parks" w:date="2019-04-24T16:27:00Z"/>
          <w:color w:val="000000" w:themeColor="text1"/>
          <w:lang w:val="it-IT"/>
        </w:rPr>
      </w:pPr>
      <w:ins w:id="3" w:author="Robbie Parks" w:date="2019-04-24T16:27:00Z">
        <w:r w:rsidRPr="00866E93">
          <w:rPr>
            <w:color w:val="000000" w:themeColor="text1"/>
            <w:lang w:val="it-IT"/>
          </w:rPr>
          <w:t>Robbie M Parks</w:t>
        </w:r>
        <w:r w:rsidRPr="00866E93">
          <w:rPr>
            <w:color w:val="000000" w:themeColor="text1"/>
            <w:vertAlign w:val="superscript"/>
            <w:lang w:val="it-IT"/>
          </w:rPr>
          <w:t>1,2</w:t>
        </w:r>
        <w:r w:rsidRPr="00866E93">
          <w:rPr>
            <w:color w:val="000000" w:themeColor="text1"/>
            <w:lang w:val="it-IT"/>
          </w:rPr>
          <w:t>, James E Bennett</w:t>
        </w:r>
        <w:r w:rsidRPr="00866E93">
          <w:rPr>
            <w:color w:val="000000" w:themeColor="text1"/>
            <w:vertAlign w:val="superscript"/>
            <w:lang w:val="it-IT"/>
          </w:rPr>
          <w:t>1,2</w:t>
        </w:r>
        <w:r w:rsidRPr="00866E93">
          <w:rPr>
            <w:color w:val="000000" w:themeColor="text1"/>
            <w:lang w:val="it-IT"/>
          </w:rPr>
          <w:t>, Helen Tamura-Wicks</w:t>
        </w:r>
        <w:r w:rsidRPr="00866E93">
          <w:rPr>
            <w:color w:val="000000" w:themeColor="text1"/>
            <w:vertAlign w:val="superscript"/>
            <w:lang w:val="it-IT"/>
          </w:rPr>
          <w:t>1,2</w:t>
        </w:r>
        <w:r w:rsidRPr="00866E93">
          <w:rPr>
            <w:color w:val="000000" w:themeColor="text1"/>
            <w:lang w:val="it-IT"/>
          </w:rPr>
          <w:t>, Vasilis Kontis</w:t>
        </w:r>
        <w:r w:rsidRPr="00866E93">
          <w:rPr>
            <w:color w:val="000000" w:themeColor="text1"/>
            <w:vertAlign w:val="superscript"/>
            <w:lang w:val="it-IT"/>
          </w:rPr>
          <w:t>1,2</w:t>
        </w:r>
        <w:r w:rsidRPr="00866E93">
          <w:rPr>
            <w:color w:val="000000" w:themeColor="text1"/>
            <w:lang w:val="it-IT"/>
          </w:rPr>
          <w:t>, Ralf Toumi</w:t>
        </w:r>
        <w:r w:rsidRPr="00866E93">
          <w:rPr>
            <w:color w:val="000000" w:themeColor="text1"/>
            <w:vertAlign w:val="superscript"/>
            <w:lang w:val="it-IT"/>
          </w:rPr>
          <w:t>3</w:t>
        </w:r>
        <w:r w:rsidRPr="00866E93">
          <w:rPr>
            <w:color w:val="000000" w:themeColor="text1"/>
            <w:lang w:val="it-IT"/>
          </w:rPr>
          <w:t>, Goodarz Danaei</w:t>
        </w:r>
        <w:r w:rsidRPr="00866E93">
          <w:rPr>
            <w:color w:val="000000" w:themeColor="text1"/>
            <w:vertAlign w:val="superscript"/>
            <w:lang w:val="it-IT"/>
          </w:rPr>
          <w:t>4</w:t>
        </w:r>
      </w:ins>
      <w:ins w:id="4" w:author="Robbie Parks" w:date="2019-04-24T16:28:00Z">
        <w:r w:rsidR="00E82E03">
          <w:rPr>
            <w:color w:val="000000" w:themeColor="text1"/>
            <w:lang w:val="it-IT"/>
          </w:rPr>
          <w:t>,</w:t>
        </w:r>
        <w:r w:rsidR="00A77C36" w:rsidRPr="00A77C36">
          <w:rPr>
            <w:color w:val="000000" w:themeColor="text1"/>
            <w:lang w:val="it-IT"/>
            <w:rPrChange w:id="5" w:author="Robbie Parks" w:date="2019-04-24T16:28:00Z">
              <w:rPr>
                <w:color w:val="000000" w:themeColor="text1"/>
                <w:vertAlign w:val="superscript"/>
                <w:lang w:val="it-IT"/>
              </w:rPr>
            </w:rPrChange>
          </w:rPr>
          <w:t xml:space="preserve"> </w:t>
        </w:r>
      </w:ins>
      <w:ins w:id="6" w:author="Robbie Parks" w:date="2019-04-24T16:27:00Z">
        <w:r w:rsidRPr="00866E93">
          <w:rPr>
            <w:color w:val="000000" w:themeColor="text1"/>
            <w:lang w:val="it-IT"/>
          </w:rPr>
          <w:t>Majid Ezzati</w:t>
        </w:r>
        <w:r w:rsidRPr="00866E93">
          <w:rPr>
            <w:color w:val="000000" w:themeColor="text1"/>
            <w:vertAlign w:val="superscript"/>
            <w:lang w:val="it-IT"/>
          </w:rPr>
          <w:t>1,2,5*</w:t>
        </w:r>
      </w:ins>
    </w:p>
    <w:p w14:paraId="556C6791" w14:textId="77777777" w:rsidR="00613BCB" w:rsidRPr="00866E93" w:rsidRDefault="00613BCB" w:rsidP="00613BCB">
      <w:pPr>
        <w:spacing w:line="480" w:lineRule="auto"/>
        <w:jc w:val="both"/>
        <w:rPr>
          <w:ins w:id="7" w:author="Robbie Parks" w:date="2019-04-24T16:27:00Z"/>
          <w:color w:val="000000" w:themeColor="text1"/>
        </w:rPr>
      </w:pPr>
      <w:ins w:id="8" w:author="Robbie Parks" w:date="2019-04-24T16:27:00Z">
        <w:r w:rsidRPr="00866E93">
          <w:rPr>
            <w:color w:val="000000" w:themeColor="text1"/>
            <w:vertAlign w:val="superscript"/>
          </w:rPr>
          <w:t>1</w:t>
        </w:r>
        <w:r w:rsidRPr="00866E93">
          <w:rPr>
            <w:color w:val="000000" w:themeColor="text1"/>
          </w:rPr>
          <w:t>MRC-PHE Centre for Environment and Health, Imperial College London, London, United Kingdom</w:t>
        </w:r>
      </w:ins>
    </w:p>
    <w:p w14:paraId="3ACE1BD7" w14:textId="77777777" w:rsidR="00613BCB" w:rsidRPr="00866E93" w:rsidRDefault="00613BCB" w:rsidP="00613BCB">
      <w:pPr>
        <w:spacing w:line="480" w:lineRule="auto"/>
        <w:jc w:val="both"/>
        <w:rPr>
          <w:ins w:id="9" w:author="Robbie Parks" w:date="2019-04-24T16:27:00Z"/>
          <w:color w:val="000000" w:themeColor="text1"/>
        </w:rPr>
      </w:pPr>
      <w:ins w:id="10" w:author="Robbie Parks" w:date="2019-04-24T16:27:00Z">
        <w:r w:rsidRPr="00866E93">
          <w:rPr>
            <w:color w:val="000000" w:themeColor="text1"/>
            <w:vertAlign w:val="superscript"/>
          </w:rPr>
          <w:t>2</w:t>
        </w:r>
        <w:r w:rsidRPr="00866E93">
          <w:rPr>
            <w:color w:val="000000" w:themeColor="text1"/>
          </w:rPr>
          <w:t>Department of Epidemiology and Biostatistics, School of Public Health, Imperial College London, London, United Kingdom</w:t>
        </w:r>
      </w:ins>
    </w:p>
    <w:p w14:paraId="100ECBBE" w14:textId="77777777" w:rsidR="00613BCB" w:rsidRPr="00866E93" w:rsidRDefault="00613BCB" w:rsidP="00613BCB">
      <w:pPr>
        <w:spacing w:line="480" w:lineRule="auto"/>
        <w:jc w:val="both"/>
        <w:rPr>
          <w:ins w:id="11" w:author="Robbie Parks" w:date="2019-04-24T16:27:00Z"/>
          <w:color w:val="000000" w:themeColor="text1"/>
        </w:rPr>
      </w:pPr>
      <w:ins w:id="12" w:author="Robbie Parks" w:date="2019-04-24T16:27:00Z">
        <w:r w:rsidRPr="00866E93">
          <w:rPr>
            <w:color w:val="000000" w:themeColor="text1"/>
            <w:vertAlign w:val="superscript"/>
          </w:rPr>
          <w:t>3</w:t>
        </w:r>
        <w:r w:rsidRPr="00866E93">
          <w:rPr>
            <w:color w:val="000000" w:themeColor="text1"/>
          </w:rPr>
          <w:t>Space and Atmospheric Physics, Imperial College London, London, United Kingdom</w:t>
        </w:r>
      </w:ins>
    </w:p>
    <w:p w14:paraId="22AAFA30" w14:textId="77777777" w:rsidR="00613BCB" w:rsidRPr="00866E93" w:rsidRDefault="00613BCB" w:rsidP="00613BCB">
      <w:pPr>
        <w:spacing w:line="480" w:lineRule="auto"/>
        <w:jc w:val="both"/>
        <w:rPr>
          <w:ins w:id="13" w:author="Robbie Parks" w:date="2019-04-24T16:27:00Z"/>
          <w:color w:val="000000" w:themeColor="text1"/>
        </w:rPr>
      </w:pPr>
      <w:ins w:id="14" w:author="Robbie Parks" w:date="2019-04-24T16:27:00Z">
        <w:r w:rsidRPr="00866E93">
          <w:rPr>
            <w:color w:val="000000" w:themeColor="text1"/>
            <w:vertAlign w:val="superscript"/>
            <w:lang w:val="it-IT"/>
          </w:rPr>
          <w:t>4</w:t>
        </w:r>
        <w:r w:rsidRPr="00866E93">
          <w:rPr>
            <w:color w:val="000000" w:themeColor="text1"/>
          </w:rPr>
          <w:t>Harvard T.H. Chan School of Public Health, Boston, Massachusetts, USA.</w:t>
        </w:r>
      </w:ins>
    </w:p>
    <w:p w14:paraId="144CC5D4" w14:textId="77777777" w:rsidR="00613BCB" w:rsidRPr="00866E93" w:rsidRDefault="00613BCB" w:rsidP="00613BCB">
      <w:pPr>
        <w:spacing w:line="480" w:lineRule="auto"/>
        <w:jc w:val="both"/>
        <w:rPr>
          <w:ins w:id="15" w:author="Robbie Parks" w:date="2019-04-24T16:27:00Z"/>
          <w:color w:val="000000" w:themeColor="text1"/>
        </w:rPr>
      </w:pPr>
      <w:ins w:id="16" w:author="Robbie Parks" w:date="2019-04-24T16:27:00Z">
        <w:r w:rsidRPr="00866E93">
          <w:rPr>
            <w:color w:val="000000" w:themeColor="text1"/>
            <w:vertAlign w:val="superscript"/>
          </w:rPr>
          <w:t>5</w:t>
        </w:r>
        <w:r w:rsidRPr="00866E93">
          <w:rPr>
            <w:color w:val="000000" w:themeColor="text1"/>
          </w:rPr>
          <w:t>WHO Collaborating Centre on NCD Surveillance and Epidemiology, Imperial College London, London, United Kingdom</w:t>
        </w:r>
      </w:ins>
    </w:p>
    <w:p w14:paraId="604E06F1" w14:textId="77777777" w:rsidR="00613BCB" w:rsidRPr="00866E93" w:rsidRDefault="00613BCB" w:rsidP="00613BCB">
      <w:pPr>
        <w:spacing w:line="480" w:lineRule="auto"/>
        <w:jc w:val="both"/>
        <w:rPr>
          <w:ins w:id="17" w:author="Robbie Parks" w:date="2019-04-24T16:27:00Z"/>
          <w:color w:val="000000" w:themeColor="text1"/>
        </w:rPr>
      </w:pPr>
    </w:p>
    <w:p w14:paraId="2C6D3CD8" w14:textId="77777777" w:rsidR="00613BCB" w:rsidRPr="00866E93" w:rsidRDefault="00613BCB" w:rsidP="00613BCB">
      <w:pPr>
        <w:spacing w:line="480" w:lineRule="auto"/>
        <w:jc w:val="both"/>
        <w:rPr>
          <w:ins w:id="18" w:author="Robbie Parks" w:date="2019-04-24T16:27:00Z"/>
          <w:color w:val="000000" w:themeColor="text1"/>
        </w:rPr>
      </w:pPr>
      <w:ins w:id="19" w:author="Robbie Parks" w:date="2019-04-24T16:27:00Z">
        <w:r w:rsidRPr="00866E93">
          <w:rPr>
            <w:color w:val="000000" w:themeColor="text1"/>
          </w:rPr>
          <w:t>Robbie M Parks: robbie.parks@imperial.ac.uk</w:t>
        </w:r>
      </w:ins>
    </w:p>
    <w:p w14:paraId="75C3F685" w14:textId="77777777" w:rsidR="00613BCB" w:rsidRPr="00866E93" w:rsidRDefault="00613BCB" w:rsidP="00613BCB">
      <w:pPr>
        <w:spacing w:line="480" w:lineRule="auto"/>
        <w:jc w:val="both"/>
        <w:rPr>
          <w:ins w:id="20" w:author="Robbie Parks" w:date="2019-04-24T16:27:00Z"/>
          <w:color w:val="000000" w:themeColor="text1"/>
        </w:rPr>
      </w:pPr>
      <w:ins w:id="21" w:author="Robbie Parks" w:date="2019-04-24T16:27:00Z">
        <w:r w:rsidRPr="00866E93">
          <w:rPr>
            <w:color w:val="000000" w:themeColor="text1"/>
          </w:rPr>
          <w:t>James E Bennett: j.e.bennett@imperial.ac.uk</w:t>
        </w:r>
      </w:ins>
    </w:p>
    <w:p w14:paraId="79D5342A" w14:textId="77777777" w:rsidR="00613BCB" w:rsidRPr="00866E93" w:rsidRDefault="00613BCB" w:rsidP="00613BCB">
      <w:pPr>
        <w:spacing w:line="480" w:lineRule="auto"/>
        <w:jc w:val="both"/>
        <w:rPr>
          <w:ins w:id="22" w:author="Robbie Parks" w:date="2019-04-24T16:27:00Z"/>
          <w:color w:val="000000" w:themeColor="text1"/>
        </w:rPr>
      </w:pPr>
      <w:ins w:id="23" w:author="Robbie Parks" w:date="2019-04-24T16:27:00Z">
        <w:r w:rsidRPr="00866E93">
          <w:rPr>
            <w:color w:val="000000" w:themeColor="text1"/>
          </w:rPr>
          <w:t>Helen Tamura-Wicks: helen.tamura-wicks07@imperial.ac.uk</w:t>
        </w:r>
      </w:ins>
    </w:p>
    <w:p w14:paraId="033F262C" w14:textId="77777777" w:rsidR="00613BCB" w:rsidRPr="00866E93" w:rsidRDefault="00613BCB" w:rsidP="00613BCB">
      <w:pPr>
        <w:spacing w:line="480" w:lineRule="auto"/>
        <w:jc w:val="both"/>
        <w:rPr>
          <w:ins w:id="24" w:author="Robbie Parks" w:date="2019-04-24T16:27:00Z"/>
          <w:color w:val="000000" w:themeColor="text1"/>
        </w:rPr>
      </w:pPr>
      <w:ins w:id="25" w:author="Robbie Parks" w:date="2019-04-24T16:27:00Z">
        <w:r w:rsidRPr="00866E93">
          <w:rPr>
            <w:color w:val="000000" w:themeColor="text1"/>
          </w:rPr>
          <w:t xml:space="preserve">Vasilis </w:t>
        </w:r>
        <w:proofErr w:type="spellStart"/>
        <w:r w:rsidRPr="00866E93">
          <w:rPr>
            <w:color w:val="000000" w:themeColor="text1"/>
          </w:rPr>
          <w:t>Kontis</w:t>
        </w:r>
        <w:proofErr w:type="spellEnd"/>
        <w:r w:rsidRPr="00866E93">
          <w:rPr>
            <w:color w:val="000000" w:themeColor="text1"/>
          </w:rPr>
          <w:t>: v.kontis@imperial.ac.uk</w:t>
        </w:r>
      </w:ins>
    </w:p>
    <w:p w14:paraId="28A823A7" w14:textId="77777777" w:rsidR="00613BCB" w:rsidRPr="00866E93" w:rsidRDefault="00613BCB" w:rsidP="00613BCB">
      <w:pPr>
        <w:spacing w:line="480" w:lineRule="auto"/>
        <w:jc w:val="both"/>
        <w:rPr>
          <w:ins w:id="26" w:author="Robbie Parks" w:date="2019-04-24T16:27:00Z"/>
          <w:color w:val="000000" w:themeColor="text1"/>
        </w:rPr>
      </w:pPr>
      <w:ins w:id="27" w:author="Robbie Parks" w:date="2019-04-24T16:27:00Z">
        <w:r w:rsidRPr="00866E93">
          <w:rPr>
            <w:color w:val="000000" w:themeColor="text1"/>
          </w:rPr>
          <w:t>Ralf Toumi: r.toumi@imperial.ac.uk</w:t>
        </w:r>
      </w:ins>
    </w:p>
    <w:p w14:paraId="556C83F4" w14:textId="77777777" w:rsidR="00613BCB" w:rsidRPr="00866E93" w:rsidRDefault="00613BCB" w:rsidP="00613BCB">
      <w:pPr>
        <w:spacing w:line="480" w:lineRule="auto"/>
        <w:jc w:val="both"/>
        <w:rPr>
          <w:ins w:id="28" w:author="Robbie Parks" w:date="2019-04-24T16:27:00Z"/>
          <w:color w:val="000000" w:themeColor="text1"/>
        </w:rPr>
      </w:pPr>
      <w:proofErr w:type="spellStart"/>
      <w:ins w:id="29" w:author="Robbie Parks" w:date="2019-04-24T16:27:00Z">
        <w:r w:rsidRPr="00866E93">
          <w:rPr>
            <w:color w:val="000000" w:themeColor="text1"/>
          </w:rPr>
          <w:t>Goodarz</w:t>
        </w:r>
        <w:proofErr w:type="spellEnd"/>
        <w:r w:rsidRPr="00866E93">
          <w:rPr>
            <w:color w:val="000000" w:themeColor="text1"/>
          </w:rPr>
          <w:t xml:space="preserve"> </w:t>
        </w:r>
        <w:proofErr w:type="spellStart"/>
        <w:r w:rsidRPr="00866E93">
          <w:rPr>
            <w:color w:val="000000" w:themeColor="text1"/>
          </w:rPr>
          <w:t>Danaei</w:t>
        </w:r>
        <w:proofErr w:type="spellEnd"/>
        <w:r w:rsidRPr="00866E93">
          <w:rPr>
            <w:color w:val="000000" w:themeColor="text1"/>
          </w:rPr>
          <w:t>: gdanaei@hsph.harvard.edu</w:t>
        </w:r>
      </w:ins>
    </w:p>
    <w:p w14:paraId="3F0F00A8" w14:textId="77777777" w:rsidR="00613BCB" w:rsidRDefault="00613BCB" w:rsidP="00613BCB">
      <w:pPr>
        <w:spacing w:line="480" w:lineRule="auto"/>
        <w:jc w:val="both"/>
        <w:rPr>
          <w:ins w:id="30" w:author="Robbie Parks" w:date="2019-04-24T16:27:00Z"/>
          <w:color w:val="000000" w:themeColor="text1"/>
        </w:rPr>
      </w:pPr>
      <w:ins w:id="31" w:author="Robbie Parks" w:date="2019-04-24T16:27:00Z">
        <w:r w:rsidRPr="00866E93">
          <w:rPr>
            <w:color w:val="000000" w:themeColor="text1"/>
          </w:rPr>
          <w:t>Majid Ezzati: majid.ezzati@imperial.ac.uk</w:t>
        </w:r>
      </w:ins>
    </w:p>
    <w:p w14:paraId="3D98FEC7" w14:textId="77777777" w:rsidR="00613BCB" w:rsidRPr="00866E93" w:rsidRDefault="00613BCB" w:rsidP="00613BCB">
      <w:pPr>
        <w:spacing w:line="480" w:lineRule="auto"/>
        <w:jc w:val="both"/>
        <w:rPr>
          <w:ins w:id="32" w:author="Robbie Parks" w:date="2019-04-24T16:27:00Z"/>
          <w:color w:val="000000" w:themeColor="text1"/>
        </w:rPr>
      </w:pPr>
    </w:p>
    <w:p w14:paraId="3172F8A7" w14:textId="77777777" w:rsidR="00613BCB" w:rsidRPr="00866E93" w:rsidRDefault="00613BCB" w:rsidP="00613BCB">
      <w:pPr>
        <w:spacing w:line="480" w:lineRule="auto"/>
        <w:jc w:val="both"/>
        <w:rPr>
          <w:ins w:id="33" w:author="Robbie Parks" w:date="2019-04-24T16:27:00Z"/>
          <w:color w:val="000000" w:themeColor="text1"/>
        </w:rPr>
      </w:pPr>
      <w:ins w:id="34" w:author="Robbie Parks" w:date="2019-04-24T16:27:00Z">
        <w:r w:rsidRPr="00866E93">
          <w:rPr>
            <w:color w:val="000000" w:themeColor="text1"/>
          </w:rPr>
          <w:t>*corresponding author:</w:t>
        </w:r>
      </w:ins>
    </w:p>
    <w:p w14:paraId="22B9E8C6" w14:textId="77777777" w:rsidR="00613BCB" w:rsidRPr="00866E93" w:rsidRDefault="00613BCB" w:rsidP="00613BCB">
      <w:pPr>
        <w:spacing w:line="480" w:lineRule="auto"/>
        <w:jc w:val="both"/>
        <w:rPr>
          <w:ins w:id="35" w:author="Robbie Parks" w:date="2019-04-24T16:27:00Z"/>
          <w:color w:val="000000" w:themeColor="text1"/>
        </w:rPr>
      </w:pPr>
      <w:ins w:id="36" w:author="Robbie Parks" w:date="2019-04-24T16:27:00Z">
        <w:r w:rsidRPr="00866E93">
          <w:rPr>
            <w:color w:val="000000" w:themeColor="text1"/>
          </w:rPr>
          <w:t>Majid Ezzati</w:t>
        </w:r>
      </w:ins>
    </w:p>
    <w:p w14:paraId="5123C00E" w14:textId="77777777" w:rsidR="00613BCB" w:rsidRPr="00866E93" w:rsidRDefault="00613BCB" w:rsidP="00613BCB">
      <w:pPr>
        <w:spacing w:line="480" w:lineRule="auto"/>
        <w:jc w:val="both"/>
        <w:rPr>
          <w:ins w:id="37" w:author="Robbie Parks" w:date="2019-04-24T16:27:00Z"/>
          <w:color w:val="000000" w:themeColor="text1"/>
        </w:rPr>
      </w:pPr>
      <w:ins w:id="38" w:author="Robbie Parks" w:date="2019-04-24T16:27:00Z">
        <w:r w:rsidRPr="00866E93">
          <w:rPr>
            <w:color w:val="000000" w:themeColor="text1"/>
          </w:rPr>
          <w:t>Imperial College London</w:t>
        </w:r>
        <w:r>
          <w:rPr>
            <w:color w:val="000000" w:themeColor="text1"/>
          </w:rPr>
          <w:t xml:space="preserve">, </w:t>
        </w:r>
        <w:r w:rsidRPr="00866E93">
          <w:rPr>
            <w:color w:val="000000" w:themeColor="text1"/>
          </w:rPr>
          <w:t>Norfolk Place</w:t>
        </w:r>
        <w:r>
          <w:rPr>
            <w:color w:val="000000" w:themeColor="text1"/>
          </w:rPr>
          <w:t xml:space="preserve">, </w:t>
        </w:r>
        <w:r w:rsidRPr="00866E93">
          <w:rPr>
            <w:color w:val="000000" w:themeColor="text1"/>
          </w:rPr>
          <w:t>London W2 1PG, UK</w:t>
        </w:r>
      </w:ins>
    </w:p>
    <w:p w14:paraId="638BC7E7" w14:textId="77777777" w:rsidR="00613BCB" w:rsidRDefault="00613BCB" w:rsidP="00613BCB">
      <w:pPr>
        <w:spacing w:line="480" w:lineRule="auto"/>
        <w:jc w:val="both"/>
        <w:rPr>
          <w:ins w:id="39" w:author="Robbie Parks" w:date="2019-04-24T16:27:00Z"/>
          <w:color w:val="000000" w:themeColor="text1"/>
        </w:rPr>
      </w:pPr>
      <w:ins w:id="40" w:author="Robbie Parks" w:date="2019-04-24T16:27:00Z">
        <w:r w:rsidRPr="00866E93">
          <w:rPr>
            <w:color w:val="000000" w:themeColor="text1"/>
          </w:rPr>
          <w:t>Tel: +44 (0)20 7594 0767</w:t>
        </w:r>
      </w:ins>
    </w:p>
    <w:p w14:paraId="6787F08B" w14:textId="14B43590" w:rsidR="0065196B" w:rsidRPr="001E5B16" w:rsidDel="00613BCB" w:rsidRDefault="004878EC" w:rsidP="0065196B">
      <w:pPr>
        <w:spacing w:line="480" w:lineRule="auto"/>
        <w:jc w:val="both"/>
        <w:outlineLvl w:val="0"/>
        <w:rPr>
          <w:del w:id="41" w:author="Robbie Parks" w:date="2019-04-24T16:27:00Z"/>
          <w:b/>
          <w:color w:val="000000" w:themeColor="text1"/>
          <w:rPrChange w:id="42" w:author="Robbie Parks" w:date="2019-04-24T15:23:00Z">
            <w:rPr>
              <w:del w:id="43" w:author="Robbie Parks" w:date="2019-04-24T16:27:00Z"/>
              <w:b/>
              <w:color w:val="000000" w:themeColor="text1"/>
            </w:rPr>
          </w:rPrChange>
        </w:rPr>
      </w:pPr>
      <w:del w:id="44" w:author="Robbie Parks" w:date="2019-04-24T16:27:00Z">
        <w:r w:rsidRPr="001E5B16" w:rsidDel="00613BCB">
          <w:rPr>
            <w:b/>
            <w:color w:val="000000" w:themeColor="text1"/>
          </w:rPr>
          <w:lastRenderedPageBreak/>
          <w:delText>A</w:delText>
        </w:r>
        <w:r w:rsidR="0065196B" w:rsidRPr="001E5B16" w:rsidDel="00613BCB">
          <w:rPr>
            <w:b/>
            <w:color w:val="000000" w:themeColor="text1"/>
          </w:rPr>
          <w:delText>nomalous temperature and injury mortality in the USA</w:delText>
        </w:r>
        <w:r w:rsidRPr="001E5B16" w:rsidDel="00613BCB">
          <w:rPr>
            <w:b/>
            <w:color w:val="000000" w:themeColor="text1"/>
          </w:rPr>
          <w:delText>: age-, sex- and state</w:delText>
        </w:r>
      </w:del>
      <w:ins w:id="45" w:author="Ezzati, Majid" w:date="2019-04-18T16:39:00Z">
        <w:del w:id="46" w:author="Robbie Parks" w:date="2019-04-24T16:27:00Z">
          <w:r w:rsidR="007E4368" w:rsidRPr="001E5B16" w:rsidDel="00613BCB">
            <w:rPr>
              <w:b/>
              <w:color w:val="000000" w:themeColor="text1"/>
              <w:rPrChange w:id="47" w:author="Robbie Parks" w:date="2019-04-24T15:23:00Z">
                <w:rPr>
                  <w:b/>
                  <w:color w:val="000000" w:themeColor="text1"/>
                </w:rPr>
              </w:rPrChange>
            </w:rPr>
            <w:delText>injur</w:delText>
          </w:r>
          <w:r w:rsidR="00BE6AF6" w:rsidRPr="001E5B16" w:rsidDel="00613BCB">
            <w:rPr>
              <w:b/>
              <w:color w:val="000000" w:themeColor="text1"/>
              <w:rPrChange w:id="48" w:author="Robbie Parks" w:date="2019-04-24T15:23:00Z">
                <w:rPr>
                  <w:b/>
                  <w:color w:val="000000" w:themeColor="text1"/>
                </w:rPr>
              </w:rPrChange>
            </w:rPr>
            <w:delText>y</w:delText>
          </w:r>
        </w:del>
      </w:ins>
      <w:del w:id="49" w:author="Robbie Parks" w:date="2019-04-24T16:27:00Z">
        <w:r w:rsidRPr="001E5B16" w:rsidDel="00613BCB">
          <w:rPr>
            <w:b/>
            <w:color w:val="000000" w:themeColor="text1"/>
            <w:rPrChange w:id="50" w:author="Robbie Parks" w:date="2019-04-24T15:23:00Z">
              <w:rPr>
                <w:b/>
                <w:color w:val="000000" w:themeColor="text1"/>
              </w:rPr>
            </w:rPrChange>
          </w:rPr>
          <w:delText>-specific impacts</w:delText>
        </w:r>
      </w:del>
    </w:p>
    <w:p w14:paraId="6523E2D4" w14:textId="79FF074C" w:rsidR="0065196B" w:rsidRPr="001E5B16" w:rsidDel="00613BCB" w:rsidRDefault="0065196B" w:rsidP="0065196B">
      <w:pPr>
        <w:spacing w:line="480" w:lineRule="auto"/>
        <w:jc w:val="both"/>
        <w:outlineLvl w:val="0"/>
        <w:rPr>
          <w:del w:id="51" w:author="Robbie Parks" w:date="2019-04-24T16:27:00Z"/>
          <w:color w:val="000000" w:themeColor="text1"/>
          <w:lang w:val="it-IT"/>
          <w:rPrChange w:id="52" w:author="Robbie Parks" w:date="2019-04-24T15:23:00Z">
            <w:rPr>
              <w:del w:id="53" w:author="Robbie Parks" w:date="2019-04-24T16:27:00Z"/>
              <w:color w:val="000000" w:themeColor="text1"/>
              <w:lang w:val="it-IT"/>
            </w:rPr>
          </w:rPrChange>
        </w:rPr>
      </w:pPr>
      <w:del w:id="54" w:author="Robbie Parks" w:date="2019-04-24T16:27:00Z">
        <w:r w:rsidRPr="001E5B16" w:rsidDel="00613BCB">
          <w:rPr>
            <w:color w:val="000000" w:themeColor="text1"/>
            <w:lang w:val="it-IT"/>
            <w:rPrChange w:id="55" w:author="Robbie Parks" w:date="2019-04-24T15:23:00Z">
              <w:rPr>
                <w:color w:val="000000" w:themeColor="text1"/>
                <w:lang w:val="it-IT"/>
              </w:rPr>
            </w:rPrChange>
          </w:rPr>
          <w:delText>Robbie M Parks</w:delText>
        </w:r>
        <w:r w:rsidRPr="001E5B16" w:rsidDel="00613BCB">
          <w:rPr>
            <w:color w:val="000000" w:themeColor="text1"/>
            <w:vertAlign w:val="superscript"/>
            <w:lang w:val="it-IT"/>
            <w:rPrChange w:id="56" w:author="Robbie Parks" w:date="2019-04-24T15:23:00Z">
              <w:rPr>
                <w:color w:val="000000" w:themeColor="text1"/>
                <w:vertAlign w:val="superscript"/>
                <w:lang w:val="it-IT"/>
              </w:rPr>
            </w:rPrChange>
          </w:rPr>
          <w:delText>1,2</w:delText>
        </w:r>
        <w:r w:rsidRPr="001E5B16" w:rsidDel="00613BCB">
          <w:rPr>
            <w:color w:val="000000" w:themeColor="text1"/>
            <w:lang w:val="it-IT"/>
            <w:rPrChange w:id="57" w:author="Robbie Parks" w:date="2019-04-24T15:23:00Z">
              <w:rPr>
                <w:color w:val="000000" w:themeColor="text1"/>
                <w:lang w:val="it-IT"/>
              </w:rPr>
            </w:rPrChange>
          </w:rPr>
          <w:delText>, James E Bennett</w:delText>
        </w:r>
        <w:r w:rsidRPr="001E5B16" w:rsidDel="00613BCB">
          <w:rPr>
            <w:color w:val="000000" w:themeColor="text1"/>
            <w:vertAlign w:val="superscript"/>
            <w:lang w:val="it-IT"/>
            <w:rPrChange w:id="58" w:author="Robbie Parks" w:date="2019-04-24T15:23:00Z">
              <w:rPr>
                <w:color w:val="000000" w:themeColor="text1"/>
                <w:vertAlign w:val="superscript"/>
                <w:lang w:val="it-IT"/>
              </w:rPr>
            </w:rPrChange>
          </w:rPr>
          <w:delText>1,2</w:delText>
        </w:r>
        <w:r w:rsidRPr="001E5B16" w:rsidDel="00613BCB">
          <w:rPr>
            <w:color w:val="000000" w:themeColor="text1"/>
            <w:lang w:val="it-IT"/>
            <w:rPrChange w:id="59" w:author="Robbie Parks" w:date="2019-04-24T15:23:00Z">
              <w:rPr>
                <w:color w:val="000000" w:themeColor="text1"/>
                <w:lang w:val="it-IT"/>
              </w:rPr>
            </w:rPrChange>
          </w:rPr>
          <w:delText>, Helen Tamura-Wicks</w:delText>
        </w:r>
        <w:r w:rsidRPr="001E5B16" w:rsidDel="00613BCB">
          <w:rPr>
            <w:color w:val="000000" w:themeColor="text1"/>
            <w:vertAlign w:val="superscript"/>
            <w:lang w:val="it-IT"/>
            <w:rPrChange w:id="60" w:author="Robbie Parks" w:date="2019-04-24T15:23:00Z">
              <w:rPr>
                <w:color w:val="000000" w:themeColor="text1"/>
                <w:vertAlign w:val="superscript"/>
                <w:lang w:val="it-IT"/>
              </w:rPr>
            </w:rPrChange>
          </w:rPr>
          <w:delText>1,2</w:delText>
        </w:r>
        <w:r w:rsidRPr="001E5B16" w:rsidDel="00613BCB">
          <w:rPr>
            <w:color w:val="000000" w:themeColor="text1"/>
            <w:lang w:val="it-IT"/>
            <w:rPrChange w:id="61" w:author="Robbie Parks" w:date="2019-04-24T15:23:00Z">
              <w:rPr>
                <w:color w:val="000000" w:themeColor="text1"/>
                <w:lang w:val="it-IT"/>
              </w:rPr>
            </w:rPrChange>
          </w:rPr>
          <w:delText>, Vasilis Kontis</w:delText>
        </w:r>
        <w:r w:rsidRPr="001E5B16" w:rsidDel="00613BCB">
          <w:rPr>
            <w:color w:val="000000" w:themeColor="text1"/>
            <w:vertAlign w:val="superscript"/>
            <w:lang w:val="it-IT"/>
            <w:rPrChange w:id="62" w:author="Robbie Parks" w:date="2019-04-24T15:23:00Z">
              <w:rPr>
                <w:color w:val="000000" w:themeColor="text1"/>
                <w:vertAlign w:val="superscript"/>
                <w:lang w:val="it-IT"/>
              </w:rPr>
            </w:rPrChange>
          </w:rPr>
          <w:delText>1,2</w:delText>
        </w:r>
        <w:r w:rsidRPr="001E5B16" w:rsidDel="00613BCB">
          <w:rPr>
            <w:color w:val="000000" w:themeColor="text1"/>
            <w:lang w:val="it-IT"/>
            <w:rPrChange w:id="63" w:author="Robbie Parks" w:date="2019-04-24T15:23:00Z">
              <w:rPr>
                <w:color w:val="000000" w:themeColor="text1"/>
                <w:lang w:val="it-IT"/>
              </w:rPr>
            </w:rPrChange>
          </w:rPr>
          <w:delText>, Ralf Toumi</w:delText>
        </w:r>
        <w:r w:rsidRPr="001E5B16" w:rsidDel="00613BCB">
          <w:rPr>
            <w:color w:val="000000" w:themeColor="text1"/>
            <w:vertAlign w:val="superscript"/>
            <w:lang w:val="it-IT"/>
            <w:rPrChange w:id="64" w:author="Robbie Parks" w:date="2019-04-24T15:23:00Z">
              <w:rPr>
                <w:color w:val="000000" w:themeColor="text1"/>
                <w:vertAlign w:val="superscript"/>
                <w:lang w:val="it-IT"/>
              </w:rPr>
            </w:rPrChange>
          </w:rPr>
          <w:delText>3</w:delText>
        </w:r>
        <w:r w:rsidRPr="001E5B16" w:rsidDel="00613BCB">
          <w:rPr>
            <w:color w:val="000000" w:themeColor="text1"/>
            <w:lang w:val="it-IT"/>
            <w:rPrChange w:id="65" w:author="Robbie Parks" w:date="2019-04-24T15:23:00Z">
              <w:rPr>
                <w:color w:val="000000" w:themeColor="text1"/>
                <w:lang w:val="it-IT"/>
              </w:rPr>
            </w:rPrChange>
          </w:rPr>
          <w:delText>, Majid Ezzati</w:delText>
        </w:r>
        <w:r w:rsidRPr="001E5B16" w:rsidDel="00613BCB">
          <w:rPr>
            <w:color w:val="000000" w:themeColor="text1"/>
            <w:vertAlign w:val="superscript"/>
            <w:lang w:val="it-IT"/>
            <w:rPrChange w:id="66" w:author="Robbie Parks" w:date="2019-04-24T15:23:00Z">
              <w:rPr>
                <w:color w:val="000000" w:themeColor="text1"/>
                <w:vertAlign w:val="superscript"/>
                <w:lang w:val="it-IT"/>
              </w:rPr>
            </w:rPrChange>
          </w:rPr>
          <w:delText>1,2,</w:delText>
        </w:r>
      </w:del>
      <w:del w:id="67" w:author="Robbie Parks" w:date="2019-04-23T22:57:00Z">
        <w:r w:rsidRPr="001E5B16" w:rsidDel="00267923">
          <w:rPr>
            <w:color w:val="000000" w:themeColor="text1"/>
            <w:vertAlign w:val="superscript"/>
            <w:lang w:val="it-IT"/>
            <w:rPrChange w:id="68" w:author="Robbie Parks" w:date="2019-04-24T15:23:00Z">
              <w:rPr>
                <w:color w:val="000000" w:themeColor="text1"/>
                <w:vertAlign w:val="superscript"/>
                <w:lang w:val="it-IT"/>
              </w:rPr>
            </w:rPrChange>
          </w:rPr>
          <w:delText>4</w:delText>
        </w:r>
      </w:del>
      <w:del w:id="69" w:author="Robbie Parks" w:date="2019-04-24T16:27:00Z">
        <w:r w:rsidRPr="001E5B16" w:rsidDel="00613BCB">
          <w:rPr>
            <w:color w:val="000000" w:themeColor="text1"/>
            <w:vertAlign w:val="superscript"/>
            <w:lang w:val="it-IT"/>
            <w:rPrChange w:id="70" w:author="Robbie Parks" w:date="2019-04-24T15:23:00Z">
              <w:rPr>
                <w:color w:val="000000" w:themeColor="text1"/>
                <w:vertAlign w:val="superscript"/>
                <w:lang w:val="it-IT"/>
              </w:rPr>
            </w:rPrChange>
          </w:rPr>
          <w:delText>*</w:delText>
        </w:r>
      </w:del>
    </w:p>
    <w:p w14:paraId="2CC1D328" w14:textId="7E396965" w:rsidR="0065196B" w:rsidRPr="001E5B16" w:rsidDel="00613BCB" w:rsidRDefault="0065196B" w:rsidP="0065196B">
      <w:pPr>
        <w:spacing w:line="480" w:lineRule="auto"/>
        <w:jc w:val="both"/>
        <w:rPr>
          <w:del w:id="71" w:author="Robbie Parks" w:date="2019-04-24T16:27:00Z"/>
          <w:color w:val="000000" w:themeColor="text1"/>
          <w:rPrChange w:id="72" w:author="Robbie Parks" w:date="2019-04-24T15:23:00Z">
            <w:rPr>
              <w:del w:id="73" w:author="Robbie Parks" w:date="2019-04-24T16:27:00Z"/>
              <w:color w:val="000000" w:themeColor="text1"/>
            </w:rPr>
          </w:rPrChange>
        </w:rPr>
      </w:pPr>
      <w:del w:id="74" w:author="Robbie Parks" w:date="2019-04-24T16:27:00Z">
        <w:r w:rsidRPr="001E5B16" w:rsidDel="00613BCB">
          <w:rPr>
            <w:color w:val="000000" w:themeColor="text1"/>
            <w:vertAlign w:val="superscript"/>
            <w:rPrChange w:id="75" w:author="Robbie Parks" w:date="2019-04-24T15:23:00Z">
              <w:rPr>
                <w:color w:val="000000" w:themeColor="text1"/>
                <w:vertAlign w:val="superscript"/>
              </w:rPr>
            </w:rPrChange>
          </w:rPr>
          <w:delText>1</w:delText>
        </w:r>
        <w:r w:rsidRPr="001E5B16" w:rsidDel="00613BCB">
          <w:rPr>
            <w:color w:val="000000" w:themeColor="text1"/>
            <w:rPrChange w:id="76" w:author="Robbie Parks" w:date="2019-04-24T15:23:00Z">
              <w:rPr>
                <w:color w:val="000000" w:themeColor="text1"/>
              </w:rPr>
            </w:rPrChange>
          </w:rPr>
          <w:delText>MRC-PHE Centre for Environment and Health, Imperial College London, London, United Kingdom</w:delText>
        </w:r>
      </w:del>
    </w:p>
    <w:p w14:paraId="22CE6DD7" w14:textId="4F1631DC" w:rsidR="0065196B" w:rsidRPr="001E5B16" w:rsidDel="00613BCB" w:rsidRDefault="0065196B" w:rsidP="0065196B">
      <w:pPr>
        <w:spacing w:line="480" w:lineRule="auto"/>
        <w:jc w:val="both"/>
        <w:rPr>
          <w:del w:id="77" w:author="Robbie Parks" w:date="2019-04-24T16:27:00Z"/>
          <w:color w:val="000000" w:themeColor="text1"/>
          <w:rPrChange w:id="78" w:author="Robbie Parks" w:date="2019-04-24T15:23:00Z">
            <w:rPr>
              <w:del w:id="79" w:author="Robbie Parks" w:date="2019-04-24T16:27:00Z"/>
              <w:color w:val="000000" w:themeColor="text1"/>
            </w:rPr>
          </w:rPrChange>
        </w:rPr>
      </w:pPr>
      <w:del w:id="80" w:author="Robbie Parks" w:date="2019-04-24T16:27:00Z">
        <w:r w:rsidRPr="001E5B16" w:rsidDel="00613BCB">
          <w:rPr>
            <w:color w:val="000000" w:themeColor="text1"/>
            <w:vertAlign w:val="superscript"/>
            <w:rPrChange w:id="81" w:author="Robbie Parks" w:date="2019-04-24T15:23:00Z">
              <w:rPr>
                <w:color w:val="000000" w:themeColor="text1"/>
                <w:vertAlign w:val="superscript"/>
              </w:rPr>
            </w:rPrChange>
          </w:rPr>
          <w:delText>2</w:delText>
        </w:r>
        <w:r w:rsidRPr="001E5B16" w:rsidDel="00613BCB">
          <w:rPr>
            <w:color w:val="000000" w:themeColor="text1"/>
            <w:rPrChange w:id="82" w:author="Robbie Parks" w:date="2019-04-24T15:23:00Z">
              <w:rPr>
                <w:color w:val="000000" w:themeColor="text1"/>
              </w:rPr>
            </w:rPrChange>
          </w:rPr>
          <w:delText>Department of Epidemiology and Biostatistics, School of Public Health, Imperial College London, London, United Kingdom</w:delText>
        </w:r>
      </w:del>
    </w:p>
    <w:p w14:paraId="5DBB0B66" w14:textId="2F9925F5" w:rsidR="00267923" w:rsidRPr="001E5B16" w:rsidDel="00613BCB" w:rsidRDefault="0065196B" w:rsidP="0065196B">
      <w:pPr>
        <w:spacing w:line="480" w:lineRule="auto"/>
        <w:jc w:val="both"/>
        <w:rPr>
          <w:del w:id="83" w:author="Robbie Parks" w:date="2019-04-24T16:27:00Z"/>
          <w:color w:val="000000" w:themeColor="text1"/>
          <w:rPrChange w:id="84" w:author="Robbie Parks" w:date="2019-04-24T15:23:00Z">
            <w:rPr>
              <w:del w:id="85" w:author="Robbie Parks" w:date="2019-04-24T16:27:00Z"/>
              <w:color w:val="000000" w:themeColor="text1"/>
            </w:rPr>
          </w:rPrChange>
        </w:rPr>
      </w:pPr>
      <w:del w:id="86" w:author="Robbie Parks" w:date="2019-04-24T16:27:00Z">
        <w:r w:rsidRPr="001E5B16" w:rsidDel="00613BCB">
          <w:rPr>
            <w:color w:val="000000" w:themeColor="text1"/>
            <w:vertAlign w:val="superscript"/>
            <w:rPrChange w:id="87" w:author="Robbie Parks" w:date="2019-04-24T15:23:00Z">
              <w:rPr>
                <w:color w:val="000000" w:themeColor="text1"/>
                <w:vertAlign w:val="superscript"/>
              </w:rPr>
            </w:rPrChange>
          </w:rPr>
          <w:delText>3</w:delText>
        </w:r>
        <w:r w:rsidRPr="001E5B16" w:rsidDel="00613BCB">
          <w:rPr>
            <w:color w:val="000000" w:themeColor="text1"/>
            <w:rPrChange w:id="88" w:author="Robbie Parks" w:date="2019-04-24T15:23:00Z">
              <w:rPr>
                <w:color w:val="000000" w:themeColor="text1"/>
              </w:rPr>
            </w:rPrChange>
          </w:rPr>
          <w:delText>Space and Atmospheric Physics, Imperial College London, London, United Kingdom</w:delText>
        </w:r>
      </w:del>
    </w:p>
    <w:p w14:paraId="3483E70D" w14:textId="3736BD64" w:rsidR="0065196B" w:rsidRPr="001E5B16" w:rsidDel="00613BCB" w:rsidRDefault="0065196B" w:rsidP="0065196B">
      <w:pPr>
        <w:spacing w:line="480" w:lineRule="auto"/>
        <w:jc w:val="both"/>
        <w:rPr>
          <w:del w:id="89" w:author="Robbie Parks" w:date="2019-04-24T16:27:00Z"/>
          <w:color w:val="000000" w:themeColor="text1"/>
          <w:rPrChange w:id="90" w:author="Robbie Parks" w:date="2019-04-24T15:23:00Z">
            <w:rPr>
              <w:del w:id="91" w:author="Robbie Parks" w:date="2019-04-24T16:27:00Z"/>
              <w:color w:val="000000" w:themeColor="text1"/>
            </w:rPr>
          </w:rPrChange>
        </w:rPr>
      </w:pPr>
      <w:del w:id="92" w:author="Robbie Parks" w:date="2019-04-23T22:57:00Z">
        <w:r w:rsidRPr="001E5B16" w:rsidDel="00267923">
          <w:rPr>
            <w:color w:val="000000" w:themeColor="text1"/>
            <w:vertAlign w:val="superscript"/>
            <w:rPrChange w:id="93" w:author="Robbie Parks" w:date="2019-04-24T15:23:00Z">
              <w:rPr>
                <w:color w:val="000000" w:themeColor="text1"/>
                <w:vertAlign w:val="superscript"/>
              </w:rPr>
            </w:rPrChange>
          </w:rPr>
          <w:delText>4</w:delText>
        </w:r>
      </w:del>
      <w:del w:id="94" w:author="Robbie Parks" w:date="2019-04-24T16:27:00Z">
        <w:r w:rsidRPr="001E5B16" w:rsidDel="00613BCB">
          <w:rPr>
            <w:color w:val="000000" w:themeColor="text1"/>
            <w:rPrChange w:id="95" w:author="Robbie Parks" w:date="2019-04-24T15:23:00Z">
              <w:rPr>
                <w:color w:val="000000" w:themeColor="text1"/>
              </w:rPr>
            </w:rPrChange>
          </w:rPr>
          <w:delText>WHO Collaborating Centre on NCD Surveillance and Epidemiology, Imperial College London, London, United Kingdom</w:delText>
        </w:r>
      </w:del>
    </w:p>
    <w:p w14:paraId="4343A102" w14:textId="4A0C6FA8" w:rsidR="0065196B" w:rsidRPr="001E5B16" w:rsidDel="00613BCB" w:rsidRDefault="0065196B" w:rsidP="0065196B">
      <w:pPr>
        <w:spacing w:line="480" w:lineRule="auto"/>
        <w:jc w:val="both"/>
        <w:rPr>
          <w:del w:id="96" w:author="Robbie Parks" w:date="2019-04-24T16:27:00Z"/>
          <w:color w:val="000000" w:themeColor="text1"/>
          <w:rPrChange w:id="97" w:author="Robbie Parks" w:date="2019-04-24T15:23:00Z">
            <w:rPr>
              <w:del w:id="98" w:author="Robbie Parks" w:date="2019-04-24T16:27:00Z"/>
              <w:color w:val="000000" w:themeColor="text1"/>
            </w:rPr>
          </w:rPrChange>
        </w:rPr>
      </w:pPr>
    </w:p>
    <w:p w14:paraId="1484A7EA" w14:textId="40AC8545" w:rsidR="0065196B" w:rsidRPr="001E5B16" w:rsidDel="00613BCB" w:rsidRDefault="0065196B" w:rsidP="0065196B">
      <w:pPr>
        <w:spacing w:line="480" w:lineRule="auto"/>
        <w:jc w:val="both"/>
        <w:rPr>
          <w:del w:id="99" w:author="Robbie Parks" w:date="2019-04-24T16:27:00Z"/>
          <w:color w:val="000000" w:themeColor="text1"/>
          <w:rPrChange w:id="100" w:author="Robbie Parks" w:date="2019-04-24T15:23:00Z">
            <w:rPr>
              <w:del w:id="101" w:author="Robbie Parks" w:date="2019-04-24T16:27:00Z"/>
              <w:color w:val="000000" w:themeColor="text1"/>
            </w:rPr>
          </w:rPrChange>
        </w:rPr>
      </w:pPr>
      <w:del w:id="102" w:author="Robbie Parks" w:date="2019-04-24T16:27:00Z">
        <w:r w:rsidRPr="001E5B16" w:rsidDel="00613BCB">
          <w:rPr>
            <w:color w:val="000000" w:themeColor="text1"/>
            <w:rPrChange w:id="103" w:author="Robbie Parks" w:date="2019-04-24T15:23:00Z">
              <w:rPr>
                <w:color w:val="000000" w:themeColor="text1"/>
              </w:rPr>
            </w:rPrChange>
          </w:rPr>
          <w:delText>Robbie M Parks: robbie.parks@imperial.ac.uk</w:delText>
        </w:r>
      </w:del>
    </w:p>
    <w:p w14:paraId="402A7BD9" w14:textId="4284486C" w:rsidR="0065196B" w:rsidRPr="001E5B16" w:rsidDel="00613BCB" w:rsidRDefault="0065196B" w:rsidP="0065196B">
      <w:pPr>
        <w:spacing w:line="480" w:lineRule="auto"/>
        <w:jc w:val="both"/>
        <w:rPr>
          <w:del w:id="104" w:author="Robbie Parks" w:date="2019-04-24T16:27:00Z"/>
          <w:color w:val="000000" w:themeColor="text1"/>
          <w:rPrChange w:id="105" w:author="Robbie Parks" w:date="2019-04-24T15:23:00Z">
            <w:rPr>
              <w:del w:id="106" w:author="Robbie Parks" w:date="2019-04-24T16:27:00Z"/>
              <w:color w:val="000000" w:themeColor="text1"/>
            </w:rPr>
          </w:rPrChange>
        </w:rPr>
      </w:pPr>
      <w:del w:id="107" w:author="Robbie Parks" w:date="2019-04-24T16:27:00Z">
        <w:r w:rsidRPr="001E5B16" w:rsidDel="00613BCB">
          <w:rPr>
            <w:color w:val="000000" w:themeColor="text1"/>
            <w:rPrChange w:id="108" w:author="Robbie Parks" w:date="2019-04-24T15:23:00Z">
              <w:rPr>
                <w:color w:val="000000" w:themeColor="text1"/>
              </w:rPr>
            </w:rPrChange>
          </w:rPr>
          <w:delText>James E Bennett: j.e.bennett@imperial.ac.uk</w:delText>
        </w:r>
      </w:del>
    </w:p>
    <w:p w14:paraId="38DE0461" w14:textId="5DEE0378" w:rsidR="0065196B" w:rsidRPr="001E5B16" w:rsidDel="00613BCB" w:rsidRDefault="0065196B" w:rsidP="0065196B">
      <w:pPr>
        <w:spacing w:line="480" w:lineRule="auto"/>
        <w:jc w:val="both"/>
        <w:rPr>
          <w:del w:id="109" w:author="Robbie Parks" w:date="2019-04-24T16:27:00Z"/>
          <w:color w:val="000000" w:themeColor="text1"/>
          <w:rPrChange w:id="110" w:author="Robbie Parks" w:date="2019-04-24T15:23:00Z">
            <w:rPr>
              <w:del w:id="111" w:author="Robbie Parks" w:date="2019-04-24T16:27:00Z"/>
              <w:color w:val="000000" w:themeColor="text1"/>
            </w:rPr>
          </w:rPrChange>
        </w:rPr>
      </w:pPr>
      <w:del w:id="112" w:author="Robbie Parks" w:date="2019-04-24T16:27:00Z">
        <w:r w:rsidRPr="001E5B16" w:rsidDel="00613BCB">
          <w:rPr>
            <w:color w:val="000000" w:themeColor="text1"/>
            <w:rPrChange w:id="113" w:author="Robbie Parks" w:date="2019-04-24T15:23:00Z">
              <w:rPr>
                <w:color w:val="000000" w:themeColor="text1"/>
              </w:rPr>
            </w:rPrChange>
          </w:rPr>
          <w:delText>Helen Tamura-Wicks: helen.tamura-wicks07@imperial.ac.uk</w:delText>
        </w:r>
      </w:del>
    </w:p>
    <w:p w14:paraId="385AE132" w14:textId="43083651" w:rsidR="0065196B" w:rsidRPr="001E5B16" w:rsidDel="00613BCB" w:rsidRDefault="0065196B" w:rsidP="0065196B">
      <w:pPr>
        <w:spacing w:line="480" w:lineRule="auto"/>
        <w:jc w:val="both"/>
        <w:rPr>
          <w:del w:id="114" w:author="Robbie Parks" w:date="2019-04-24T16:27:00Z"/>
          <w:color w:val="000000" w:themeColor="text1"/>
          <w:rPrChange w:id="115" w:author="Robbie Parks" w:date="2019-04-24T15:23:00Z">
            <w:rPr>
              <w:del w:id="116" w:author="Robbie Parks" w:date="2019-04-24T16:27:00Z"/>
              <w:color w:val="000000" w:themeColor="text1"/>
            </w:rPr>
          </w:rPrChange>
        </w:rPr>
      </w:pPr>
      <w:del w:id="117" w:author="Robbie Parks" w:date="2019-04-24T16:27:00Z">
        <w:r w:rsidRPr="001E5B16" w:rsidDel="00613BCB">
          <w:rPr>
            <w:color w:val="000000" w:themeColor="text1"/>
            <w:rPrChange w:id="118" w:author="Robbie Parks" w:date="2019-04-24T15:23:00Z">
              <w:rPr>
                <w:color w:val="000000" w:themeColor="text1"/>
              </w:rPr>
            </w:rPrChange>
          </w:rPr>
          <w:delText>Vasilis Kontis: v.kontis@imperial.ac.uk</w:delText>
        </w:r>
      </w:del>
    </w:p>
    <w:p w14:paraId="316FFDBD" w14:textId="4B8513F9" w:rsidR="007A6F39" w:rsidRPr="001E5B16" w:rsidDel="00613BCB" w:rsidRDefault="0065196B" w:rsidP="0065196B">
      <w:pPr>
        <w:spacing w:line="480" w:lineRule="auto"/>
        <w:jc w:val="both"/>
        <w:rPr>
          <w:del w:id="119" w:author="Robbie Parks" w:date="2019-04-24T16:27:00Z"/>
          <w:color w:val="000000" w:themeColor="text1"/>
          <w:rPrChange w:id="120" w:author="Robbie Parks" w:date="2019-04-24T15:23:00Z">
            <w:rPr>
              <w:del w:id="121" w:author="Robbie Parks" w:date="2019-04-24T16:27:00Z"/>
              <w:color w:val="000000" w:themeColor="text1"/>
            </w:rPr>
          </w:rPrChange>
        </w:rPr>
      </w:pPr>
      <w:del w:id="122" w:author="Robbie Parks" w:date="2019-04-24T16:27:00Z">
        <w:r w:rsidRPr="001E5B16" w:rsidDel="00613BCB">
          <w:rPr>
            <w:color w:val="000000" w:themeColor="text1"/>
            <w:rPrChange w:id="123" w:author="Robbie Parks" w:date="2019-04-24T15:23:00Z">
              <w:rPr>
                <w:color w:val="000000" w:themeColor="text1"/>
              </w:rPr>
            </w:rPrChange>
          </w:rPr>
          <w:delText xml:space="preserve">Ralf Toumi: </w:delText>
        </w:r>
      </w:del>
    </w:p>
    <w:p w14:paraId="5C5EF2A9" w14:textId="12ADB21B" w:rsidR="00820276" w:rsidRPr="001E5B16" w:rsidDel="00613BCB" w:rsidRDefault="0065196B" w:rsidP="0065196B">
      <w:pPr>
        <w:spacing w:line="480" w:lineRule="auto"/>
        <w:jc w:val="both"/>
        <w:rPr>
          <w:del w:id="124" w:author="Robbie Parks" w:date="2019-04-24T16:27:00Z"/>
          <w:color w:val="000000" w:themeColor="text1"/>
          <w:rPrChange w:id="125" w:author="Robbie Parks" w:date="2019-04-24T15:23:00Z">
            <w:rPr>
              <w:del w:id="126" w:author="Robbie Parks" w:date="2019-04-24T16:27:00Z"/>
              <w:color w:val="000000" w:themeColor="text1"/>
            </w:rPr>
          </w:rPrChange>
        </w:rPr>
      </w:pPr>
      <w:del w:id="127" w:author="Robbie Parks" w:date="2019-04-24T16:27:00Z">
        <w:r w:rsidRPr="001E5B16" w:rsidDel="00613BCB">
          <w:rPr>
            <w:color w:val="000000" w:themeColor="text1"/>
            <w:rPrChange w:id="128" w:author="Robbie Parks" w:date="2019-04-24T15:23:00Z">
              <w:rPr>
                <w:color w:val="000000" w:themeColor="text1"/>
              </w:rPr>
            </w:rPrChange>
          </w:rPr>
          <w:delText xml:space="preserve">Majid Ezzati: </w:delText>
        </w:r>
      </w:del>
    </w:p>
    <w:p w14:paraId="7A5884D6" w14:textId="23826DFA" w:rsidR="0065196B" w:rsidRPr="001E5B16" w:rsidDel="00613BCB" w:rsidRDefault="0065196B" w:rsidP="0065196B">
      <w:pPr>
        <w:spacing w:line="480" w:lineRule="auto"/>
        <w:jc w:val="both"/>
        <w:rPr>
          <w:del w:id="129" w:author="Robbie Parks" w:date="2019-04-24T16:27:00Z"/>
          <w:color w:val="000000" w:themeColor="text1"/>
          <w:rPrChange w:id="130" w:author="Robbie Parks" w:date="2019-04-24T15:23:00Z">
            <w:rPr>
              <w:del w:id="131" w:author="Robbie Parks" w:date="2019-04-24T16:27:00Z"/>
              <w:color w:val="000000" w:themeColor="text1"/>
            </w:rPr>
          </w:rPrChange>
        </w:rPr>
      </w:pPr>
      <w:del w:id="132" w:author="Robbie Parks" w:date="2019-04-24T16:27:00Z">
        <w:r w:rsidRPr="001E5B16" w:rsidDel="00613BCB">
          <w:rPr>
            <w:color w:val="000000" w:themeColor="text1"/>
            <w:rPrChange w:id="133" w:author="Robbie Parks" w:date="2019-04-24T15:23:00Z">
              <w:rPr>
                <w:color w:val="000000" w:themeColor="text1"/>
              </w:rPr>
            </w:rPrChange>
          </w:rPr>
          <w:delText>*corresponding author:</w:delText>
        </w:r>
      </w:del>
    </w:p>
    <w:p w14:paraId="30ED0AE4" w14:textId="3DA0AF40" w:rsidR="0065196B" w:rsidRPr="001E5B16" w:rsidDel="00BC52D8" w:rsidRDefault="0065196B" w:rsidP="0065196B">
      <w:pPr>
        <w:spacing w:line="480" w:lineRule="auto"/>
        <w:jc w:val="both"/>
        <w:rPr>
          <w:del w:id="134" w:author="Robbie Parks" w:date="2019-04-24T15:25:00Z"/>
          <w:color w:val="000000" w:themeColor="text1"/>
          <w:rPrChange w:id="135" w:author="Robbie Parks" w:date="2019-04-24T15:23:00Z">
            <w:rPr>
              <w:del w:id="136" w:author="Robbie Parks" w:date="2019-04-24T15:25:00Z"/>
              <w:color w:val="000000" w:themeColor="text1"/>
            </w:rPr>
          </w:rPrChange>
        </w:rPr>
      </w:pPr>
      <w:del w:id="137" w:author="Robbie Parks" w:date="2019-04-24T16:27:00Z">
        <w:r w:rsidRPr="001E5B16" w:rsidDel="00613BCB">
          <w:rPr>
            <w:color w:val="000000" w:themeColor="text1"/>
            <w:rPrChange w:id="138" w:author="Robbie Parks" w:date="2019-04-24T15:23:00Z">
              <w:rPr>
                <w:color w:val="000000" w:themeColor="text1"/>
              </w:rPr>
            </w:rPrChange>
          </w:rPr>
          <w:delText>Majid Ezzati</w:delText>
        </w:r>
      </w:del>
    </w:p>
    <w:p w14:paraId="10C79E21" w14:textId="5BCFBE3C" w:rsidR="0065196B" w:rsidRPr="001E5B16" w:rsidDel="00613BCB" w:rsidRDefault="0065196B" w:rsidP="0065196B">
      <w:pPr>
        <w:spacing w:line="480" w:lineRule="auto"/>
        <w:jc w:val="both"/>
        <w:rPr>
          <w:del w:id="139" w:author="Robbie Parks" w:date="2019-04-24T16:27:00Z"/>
          <w:color w:val="000000" w:themeColor="text1"/>
          <w:rPrChange w:id="140" w:author="Robbie Parks" w:date="2019-04-24T15:23:00Z">
            <w:rPr>
              <w:del w:id="141" w:author="Robbie Parks" w:date="2019-04-24T16:27:00Z"/>
              <w:color w:val="000000" w:themeColor="text1"/>
            </w:rPr>
          </w:rPrChange>
        </w:rPr>
      </w:pPr>
      <w:del w:id="142" w:author="Robbie Parks" w:date="2019-04-24T16:27:00Z">
        <w:r w:rsidRPr="001E5B16" w:rsidDel="00613BCB">
          <w:rPr>
            <w:color w:val="000000" w:themeColor="text1"/>
            <w:rPrChange w:id="143" w:author="Robbie Parks" w:date="2019-04-24T15:23:00Z">
              <w:rPr>
                <w:color w:val="000000" w:themeColor="text1"/>
              </w:rPr>
            </w:rPrChange>
          </w:rPr>
          <w:delText>Imperial College London</w:delText>
        </w:r>
      </w:del>
    </w:p>
    <w:p w14:paraId="550A0E89" w14:textId="5DA484C3" w:rsidR="0065196B" w:rsidRPr="001E5B16" w:rsidDel="00BC52D8" w:rsidRDefault="0065196B" w:rsidP="0065196B">
      <w:pPr>
        <w:spacing w:line="480" w:lineRule="auto"/>
        <w:jc w:val="both"/>
        <w:rPr>
          <w:del w:id="144" w:author="Robbie Parks" w:date="2019-04-24T15:25:00Z"/>
          <w:color w:val="000000" w:themeColor="text1"/>
          <w:rPrChange w:id="145" w:author="Robbie Parks" w:date="2019-04-24T15:23:00Z">
            <w:rPr>
              <w:del w:id="146" w:author="Robbie Parks" w:date="2019-04-24T15:25:00Z"/>
              <w:color w:val="000000" w:themeColor="text1"/>
            </w:rPr>
          </w:rPrChange>
        </w:rPr>
      </w:pPr>
      <w:del w:id="147" w:author="Robbie Parks" w:date="2019-04-24T16:27:00Z">
        <w:r w:rsidRPr="001E5B16" w:rsidDel="00613BCB">
          <w:rPr>
            <w:color w:val="000000" w:themeColor="text1"/>
            <w:rPrChange w:id="148" w:author="Robbie Parks" w:date="2019-04-24T15:23:00Z">
              <w:rPr>
                <w:color w:val="000000" w:themeColor="text1"/>
              </w:rPr>
            </w:rPrChange>
          </w:rPr>
          <w:delText>Norfolk Place</w:delText>
        </w:r>
      </w:del>
    </w:p>
    <w:p w14:paraId="7DDC8099" w14:textId="32251714" w:rsidR="0065196B" w:rsidRPr="001E5B16" w:rsidDel="00613BCB" w:rsidRDefault="0065196B" w:rsidP="0065196B">
      <w:pPr>
        <w:spacing w:line="480" w:lineRule="auto"/>
        <w:jc w:val="both"/>
        <w:rPr>
          <w:del w:id="149" w:author="Robbie Parks" w:date="2019-04-24T16:27:00Z"/>
          <w:color w:val="000000" w:themeColor="text1"/>
          <w:rPrChange w:id="150" w:author="Robbie Parks" w:date="2019-04-24T15:23:00Z">
            <w:rPr>
              <w:del w:id="151" w:author="Robbie Parks" w:date="2019-04-24T16:27:00Z"/>
              <w:color w:val="000000" w:themeColor="text1"/>
            </w:rPr>
          </w:rPrChange>
        </w:rPr>
      </w:pPr>
      <w:del w:id="152" w:author="Robbie Parks" w:date="2019-04-24T16:27:00Z">
        <w:r w:rsidRPr="001E5B16" w:rsidDel="00613BCB">
          <w:rPr>
            <w:color w:val="000000" w:themeColor="text1"/>
            <w:rPrChange w:id="153" w:author="Robbie Parks" w:date="2019-04-24T15:23:00Z">
              <w:rPr>
                <w:color w:val="000000" w:themeColor="text1"/>
              </w:rPr>
            </w:rPrChange>
          </w:rPr>
          <w:delText>London W2 1PG, UK</w:delText>
        </w:r>
      </w:del>
    </w:p>
    <w:p w14:paraId="0F3E5DD4" w14:textId="0344A517" w:rsidR="0065196B" w:rsidRPr="001E5B16" w:rsidDel="00613BCB" w:rsidRDefault="0065196B" w:rsidP="0065196B">
      <w:pPr>
        <w:spacing w:line="480" w:lineRule="auto"/>
        <w:jc w:val="both"/>
        <w:rPr>
          <w:del w:id="154" w:author="Robbie Parks" w:date="2019-04-24T16:27:00Z"/>
          <w:color w:val="000000" w:themeColor="text1"/>
          <w:rPrChange w:id="155" w:author="Robbie Parks" w:date="2019-04-24T15:23:00Z">
            <w:rPr>
              <w:del w:id="156" w:author="Robbie Parks" w:date="2019-04-24T16:27:00Z"/>
              <w:color w:val="000000" w:themeColor="text1"/>
            </w:rPr>
          </w:rPrChange>
        </w:rPr>
      </w:pPr>
      <w:del w:id="157" w:author="Robbie Parks" w:date="2019-04-24T16:27:00Z">
        <w:r w:rsidRPr="001E5B16" w:rsidDel="00613BCB">
          <w:rPr>
            <w:color w:val="000000" w:themeColor="text1"/>
            <w:rPrChange w:id="158" w:author="Robbie Parks" w:date="2019-04-24T15:23:00Z">
              <w:rPr>
                <w:color w:val="000000" w:themeColor="text1"/>
              </w:rPr>
            </w:rPrChange>
          </w:rPr>
          <w:delText xml:space="preserve">E-mail: </w:delText>
        </w:r>
      </w:del>
      <w:del w:id="159" w:author="Robbie Parks" w:date="2019-04-24T15:25:00Z">
        <w:r w:rsidR="002E4AD3" w:rsidRPr="001E5B16" w:rsidDel="00BC52D8">
          <w:rPr>
            <w:rPrChange w:id="160" w:author="Robbie Parks" w:date="2019-04-24T15:23:00Z">
              <w:rPr/>
            </w:rPrChange>
          </w:rPr>
          <w:fldChar w:fldCharType="begin"/>
        </w:r>
        <w:r w:rsidR="002E4AD3" w:rsidRPr="00613BCB" w:rsidDel="00BC52D8">
          <w:rPr>
            <w:rPrChange w:id="161" w:author="Robbie Parks" w:date="2019-04-24T16:27:00Z">
              <w:rPr/>
            </w:rPrChange>
          </w:rPr>
          <w:delInstrText xml:space="preserve"> HYPERLINK "mailto:majid.ezzati@imperial.ac.uk" </w:delInstrText>
        </w:r>
        <w:r w:rsidR="002E4AD3" w:rsidRPr="001E5B16" w:rsidDel="00BC52D8">
          <w:rPr>
            <w:rPrChange w:id="162" w:author="Robbie Parks" w:date="2019-04-24T15:23:00Z">
              <w:rPr>
                <w:rStyle w:val="Hyperlink"/>
              </w:rPr>
            </w:rPrChange>
          </w:rPr>
          <w:fldChar w:fldCharType="separate"/>
        </w:r>
        <w:r w:rsidRPr="00BC52D8" w:rsidDel="00BC52D8">
          <w:rPr>
            <w:rPrChange w:id="163" w:author="Robbie Parks" w:date="2019-04-24T15:25:00Z">
              <w:rPr>
                <w:rStyle w:val="Hyperlink"/>
              </w:rPr>
            </w:rPrChange>
          </w:rPr>
          <w:delText>majid.ezzati@imperial.ac.uk</w:delText>
        </w:r>
        <w:r w:rsidR="002E4AD3" w:rsidRPr="001E5B16" w:rsidDel="00BC52D8">
          <w:rPr>
            <w:rStyle w:val="Hyperlink"/>
            <w:rPrChange w:id="164" w:author="Robbie Parks" w:date="2019-04-24T15:23:00Z">
              <w:rPr>
                <w:rStyle w:val="Hyperlink"/>
              </w:rPr>
            </w:rPrChange>
          </w:rPr>
          <w:fldChar w:fldCharType="end"/>
        </w:r>
      </w:del>
    </w:p>
    <w:p w14:paraId="66A24563" w14:textId="6728BD39" w:rsidR="0065196B" w:rsidRPr="00636C9B" w:rsidDel="00267923" w:rsidRDefault="0065196B" w:rsidP="0065196B">
      <w:pPr>
        <w:spacing w:line="480" w:lineRule="auto"/>
        <w:jc w:val="both"/>
        <w:rPr>
          <w:del w:id="165" w:author="Robbie Parks" w:date="2019-04-23T22:57:00Z"/>
          <w:color w:val="000000" w:themeColor="text1"/>
        </w:rPr>
      </w:pPr>
      <w:del w:id="166" w:author="Robbie Parks" w:date="2019-04-24T16:27:00Z">
        <w:r w:rsidRPr="001E5B16" w:rsidDel="00613BCB">
          <w:rPr>
            <w:color w:val="000000" w:themeColor="text1"/>
            <w:rPrChange w:id="167" w:author="Robbie Parks" w:date="2019-04-24T15:23:00Z">
              <w:rPr>
                <w:color w:val="000000" w:themeColor="text1"/>
              </w:rPr>
            </w:rPrChange>
          </w:rPr>
          <w:delText>Tel: +44 (0)20 7594 0767</w:delText>
        </w:r>
      </w:del>
      <w:del w:id="168" w:author="Robbie Parks" w:date="2019-04-23T22:57:00Z">
        <w:r w:rsidRPr="00636C9B" w:rsidDel="00267923">
          <w:rPr>
            <w:color w:val="000000" w:themeColor="text1"/>
          </w:rPr>
          <w:br w:type="page"/>
        </w:r>
      </w:del>
    </w:p>
    <w:p w14:paraId="0561B245" w14:textId="204759F8" w:rsidR="003B10FF" w:rsidRPr="009A2853" w:rsidRDefault="00140DB8" w:rsidP="00140DB8">
      <w:pPr>
        <w:spacing w:line="480" w:lineRule="auto"/>
        <w:jc w:val="both"/>
        <w:rPr>
          <w:rFonts w:eastAsia="Times New Roman"/>
          <w:b/>
        </w:rPr>
      </w:pPr>
      <w:r>
        <w:rPr>
          <w:rFonts w:eastAsia="Times New Roman"/>
          <w:b/>
        </w:rPr>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ins w:id="169" w:author="Robbie Parks" w:date="2019-04-23T23:15:00Z">
        <w:r w:rsidR="009071DF">
          <w:rPr>
            <w:rFonts w:eastAsia="Times New Roman"/>
            <w:b/>
          </w:rPr>
          <w:fldChar w:fldCharType="begin" w:fldLock="1"/>
        </w:r>
      </w:ins>
      <w:r w:rsidR="00CD4D45">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lt;sup&gt;1–4&lt;/sup&gt;","plainTextFormattedCitation":"1–4","previouslyFormattedCitation":"&lt;sup&gt;1–4&lt;/sup&gt;"},"properties":{"noteIndex":0},"schema":"https://github.com/citation-style-language/schema/raw/master/csl-citation.json"}</w:instrText>
      </w:r>
      <w:r w:rsidR="009071DF">
        <w:rPr>
          <w:rFonts w:eastAsia="Times New Roman"/>
          <w:b/>
        </w:rPr>
        <w:fldChar w:fldCharType="separate"/>
      </w:r>
      <w:r w:rsidR="009071DF" w:rsidRPr="009071DF">
        <w:rPr>
          <w:rFonts w:eastAsia="Times New Roman"/>
          <w:noProof/>
          <w:vertAlign w:val="superscript"/>
        </w:rPr>
        <w:t>1–4</w:t>
      </w:r>
      <w:ins w:id="170" w:author="Robbie Parks" w:date="2019-04-23T23:15:00Z">
        <w:r w:rsidR="009071DF">
          <w:rPr>
            <w:rFonts w:eastAsia="Times New Roman"/>
            <w:b/>
          </w:rPr>
          <w:fldChar w:fldCharType="end"/>
        </w:r>
      </w:ins>
      <w:del w:id="171" w:author="Robbie Parks" w:date="2019-04-23T23:15:00Z">
        <w:r w:rsidR="00283342" w:rsidDel="009071DF">
          <w:rPr>
            <w:rFonts w:eastAsia="Times New Roman"/>
            <w:b/>
          </w:rPr>
          <w:fldChar w:fldCharType="begin" w:fldLock="1"/>
        </w:r>
        <w:r w:rsidR="0081585C" w:rsidRPr="009071DF" w:rsidDel="009071DF">
          <w:rPr>
            <w:rFonts w:eastAsia="Times New Roman"/>
            <w:b/>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delInstrText>
        </w:r>
        <w:r w:rsidR="00283342" w:rsidDel="009071DF">
          <w:rPr>
            <w:rFonts w:eastAsia="Times New Roman"/>
            <w:b/>
          </w:rPr>
          <w:fldChar w:fldCharType="separate"/>
        </w:r>
        <w:r w:rsidR="00283342" w:rsidRPr="005C694B" w:rsidDel="009071DF">
          <w:rPr>
            <w:rFonts w:eastAsia="Times New Roman"/>
            <w:noProof/>
            <w:vertAlign w:val="superscript"/>
          </w:rPr>
          <w:delText>1</w:delText>
        </w:r>
        <w:r w:rsidR="00283342" w:rsidDel="009071DF">
          <w:rPr>
            <w:rFonts w:eastAsia="Times New Roman"/>
            <w:b/>
          </w:rPr>
          <w:fldChar w:fldCharType="end"/>
        </w:r>
      </w:del>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06815">
        <w:rPr>
          <w:rFonts w:eastAsia="Times New Roman"/>
          <w:b/>
        </w:rPr>
        <w:t xml:space="preserve"> in</w:t>
      </w:r>
      <w:r w:rsidR="006F2FEB">
        <w:rPr>
          <w:rFonts w:eastAsia="Times New Roman"/>
          <w:b/>
        </w:rPr>
        <w:t xml:space="preserve"> </w:t>
      </w:r>
      <w:r w:rsidR="002B4DCB">
        <w:rPr>
          <w:rFonts w:eastAsia="Times New Roman"/>
          <w:b/>
        </w:rPr>
        <w:t xml:space="preserve">the </w:t>
      </w:r>
      <w:r w:rsidR="002C2EDC">
        <w:rPr>
          <w:rFonts w:eastAsia="Times New Roman"/>
          <w:b/>
        </w:rPr>
        <w:t xml:space="preserve">entire </w:t>
      </w:r>
      <w:r w:rsidR="002B4DCB">
        <w:rPr>
          <w:rFonts w:eastAsia="Times New Roman"/>
          <w:b/>
        </w:rPr>
        <w:t xml:space="preserve">contiguous </w:t>
      </w:r>
      <w:r w:rsidR="00C34D69">
        <w:rPr>
          <w:rFonts w:eastAsia="Times New Roman"/>
          <w:b/>
        </w:rPr>
        <w:t>USA</w:t>
      </w:r>
      <w:r w:rsidR="00106815">
        <w:rPr>
          <w:rFonts w:eastAsia="Times New Roman"/>
          <w:b/>
        </w:rPr>
        <w:t xml:space="preserve"> and</w:t>
      </w:r>
      <w:r w:rsidRPr="009A2853">
        <w:rPr>
          <w:rFonts w:eastAsia="Times New Roman"/>
          <w:b/>
        </w:rPr>
        <w:t xml:space="preserve"> formulated a Bayesian spatio</w:t>
      </w:r>
      <w:r w:rsidR="00A502C2">
        <w:rPr>
          <w:rFonts w:eastAsia="Times New Roman"/>
          <w:b/>
        </w:rPr>
        <w:t>-</w:t>
      </w:r>
      <w:r w:rsidRPr="009A2853">
        <w:rPr>
          <w:rFonts w:eastAsia="Times New Roman"/>
          <w:b/>
        </w:rPr>
        <w:t xml:space="preserve">temporal model to estimate how </w:t>
      </w:r>
      <w:r w:rsidR="00C34D69">
        <w:rPr>
          <w:rFonts w:eastAsia="Times New Roman"/>
          <w:b/>
        </w:rPr>
        <w:t>anomalous temperatures, defined as</w:t>
      </w:r>
      <w:r w:rsidR="00C34D69" w:rsidRPr="009A2853">
        <w:rPr>
          <w:rFonts w:eastAsia="Times New Roman"/>
          <w:b/>
        </w:rPr>
        <w:t xml:space="preserve"> </w:t>
      </w:r>
      <w:r w:rsidRPr="009A2853">
        <w:rPr>
          <w:rFonts w:eastAsia="Times New Roman"/>
          <w:b/>
        </w:rPr>
        <w:t xml:space="preserve">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monthly temperature</w:t>
      </w:r>
      <w:r w:rsidR="00C34D69">
        <w:rPr>
          <w:rFonts w:eastAsia="Times New Roman"/>
          <w:b/>
        </w:rPr>
        <w:t>,</w:t>
      </w:r>
      <w:r w:rsidRPr="009A2853">
        <w:rPr>
          <w:rFonts w:eastAsia="Times New Roman"/>
          <w:b/>
        </w:rPr>
        <w:t xml:space="preserve"> affect </w:t>
      </w:r>
      <w:r w:rsidR="00BD5426">
        <w:rPr>
          <w:rFonts w:eastAsia="Times New Roman"/>
          <w:b/>
        </w:rPr>
        <w:t xml:space="preserve">deaths from </w:t>
      </w:r>
      <w:r w:rsidR="00106815">
        <w:rPr>
          <w:rFonts w:eastAsia="Times New Roman"/>
          <w:b/>
        </w:rPr>
        <w:t xml:space="preserve">different </w:t>
      </w:r>
      <w:ins w:id="172" w:author="Ezzati, Majid" w:date="2019-04-18T17:02:00Z">
        <w:r w:rsidR="00F57C38">
          <w:rPr>
            <w:rFonts w:eastAsia="Times New Roman"/>
            <w:b/>
          </w:rPr>
          <w:t>intentional (</w:t>
        </w:r>
      </w:ins>
      <w:ins w:id="173" w:author="Robbie Parks" w:date="2019-04-23T23:18:00Z">
        <w:r w:rsidR="009071DF" w:rsidRPr="009071DF">
          <w:rPr>
            <w:rFonts w:eastAsia="Times New Roman"/>
            <w:b/>
          </w:rPr>
          <w:t>transport, falls</w:t>
        </w:r>
      </w:ins>
      <w:ins w:id="174" w:author="Robbie Parks" w:date="2019-04-23T23:19:00Z">
        <w:r w:rsidR="009071DF">
          <w:rPr>
            <w:rFonts w:eastAsia="Times New Roman"/>
            <w:b/>
          </w:rPr>
          <w:t xml:space="preserve"> and </w:t>
        </w:r>
      </w:ins>
      <w:ins w:id="175" w:author="Robbie Parks" w:date="2019-04-23T23:18:00Z">
        <w:r w:rsidR="009071DF" w:rsidRPr="009071DF">
          <w:rPr>
            <w:rFonts w:eastAsia="Times New Roman"/>
            <w:b/>
          </w:rPr>
          <w:t>drownings</w:t>
        </w:r>
        <w:r w:rsidR="009071DF">
          <w:rPr>
            <w:rFonts w:eastAsia="Times New Roman"/>
            <w:b/>
          </w:rPr>
          <w:t xml:space="preserve">) </w:t>
        </w:r>
      </w:ins>
      <w:ins w:id="176" w:author="Ezzati, Majid" w:date="2019-04-18T17:02:00Z">
        <w:del w:id="177" w:author="Robbie Parks" w:date="2019-04-23T23:18:00Z">
          <w:r w:rsidR="00F57C38" w:rsidDel="009071DF">
            <w:rPr>
              <w:rFonts w:eastAsia="Times New Roman"/>
              <w:b/>
            </w:rPr>
            <w:delText xml:space="preserve">[[[list as we do in the main paper]]] </w:delText>
          </w:r>
        </w:del>
        <w:r w:rsidR="00F57C38">
          <w:rPr>
            <w:rFonts w:eastAsia="Times New Roman"/>
            <w:b/>
          </w:rPr>
          <w:t>and unintentional (</w:t>
        </w:r>
      </w:ins>
      <w:ins w:id="178" w:author="Robbie Parks" w:date="2019-04-23T23:19:00Z">
        <w:r w:rsidR="009071DF" w:rsidRPr="009071DF">
          <w:rPr>
            <w:rFonts w:eastAsia="Times New Roman"/>
            <w:b/>
          </w:rPr>
          <w:t>assault and intentional self-harm</w:t>
        </w:r>
      </w:ins>
      <w:ins w:id="179" w:author="Ezzati, Majid" w:date="2019-04-18T17:02:00Z">
        <w:del w:id="180" w:author="Robbie Parks" w:date="2019-04-23T23:19:00Z">
          <w:r w:rsidR="00F57C38" w:rsidDel="009071DF">
            <w:rPr>
              <w:rFonts w:eastAsia="Times New Roman"/>
              <w:b/>
            </w:rPr>
            <w:delText>[[[list]]]</w:delText>
          </w:r>
        </w:del>
        <w:r w:rsidR="00F57C38">
          <w:rPr>
            <w:rFonts w:eastAsia="Times New Roman"/>
            <w:b/>
          </w:rPr>
          <w:t xml:space="preserve">) </w:t>
        </w:r>
      </w:ins>
      <w:r w:rsidRPr="009A2853">
        <w:rPr>
          <w:rFonts w:eastAsia="Times New Roman"/>
          <w:b/>
        </w:rPr>
        <w:t>injur</w:t>
      </w:r>
      <w:r w:rsidR="00BD5426">
        <w:rPr>
          <w:rFonts w:eastAsia="Times New Roman"/>
          <w:b/>
        </w:rPr>
        <w:t>ies</w:t>
      </w:r>
      <w:r w:rsidR="00106815">
        <w:rPr>
          <w:rFonts w:eastAsia="Times New Roman"/>
          <w:b/>
        </w:rPr>
        <w:t xml:space="preserve"> by age groups and sex</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C34D69">
        <w:rPr>
          <w:rFonts w:eastAsia="Times New Roman"/>
          <w:b/>
        </w:rPr>
        <w:t>-</w:t>
      </w:r>
      <w:r w:rsidR="009C48DE">
        <w:rPr>
          <w:rFonts w:eastAsia="Times New Roman"/>
          <w:b/>
        </w:rPr>
        <w:t>1</w:t>
      </w:r>
      <w:ins w:id="181" w:author="Robbie Parks" w:date="2019-04-24T16:03:00Z">
        <w:r w:rsidR="006C3BDB">
          <w:rPr>
            <w:rFonts w:eastAsia="Times New Roman"/>
            <w:b/>
          </w:rPr>
          <w:t>,</w:t>
        </w:r>
      </w:ins>
      <w:r w:rsidR="009C48DE">
        <w:rPr>
          <w:rFonts w:eastAsia="Times New Roman"/>
          <w:b/>
        </w:rPr>
        <w:t>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C34D69">
        <w:rPr>
          <w:rFonts w:eastAsia="Times New Roman"/>
          <w:b/>
        </w:rPr>
        <w:t xml:space="preserve"> in the contiguous USA</w:t>
      </w:r>
      <w:r w:rsidR="00283342">
        <w:rPr>
          <w:rFonts w:eastAsia="Times New Roman"/>
          <w:b/>
        </w:rPr>
        <w:t xml:space="preserve">. </w:t>
      </w:r>
      <w:r w:rsidR="008717EE">
        <w:rPr>
          <w:rFonts w:eastAsia="Times New Roman"/>
          <w:b/>
        </w:rPr>
        <w:t xml:space="preserve">87% </w:t>
      </w:r>
      <w:r w:rsidR="007617BF">
        <w:rPr>
          <w:rFonts w:eastAsia="Times New Roman"/>
          <w:b/>
        </w:rPr>
        <w:t>of deaths</w:t>
      </w:r>
      <w:r w:rsidR="00C34D69">
        <w:rPr>
          <w:rFonts w:eastAsia="Times New Roman"/>
          <w:b/>
        </w:rPr>
        <w:t xml:space="preserve"> would occur</w:t>
      </w:r>
      <w:r w:rsidR="007617BF">
        <w:rPr>
          <w:rFonts w:eastAsia="Times New Roman"/>
          <w:b/>
        </w:rPr>
        <w:t xml:space="preserve"> </w:t>
      </w:r>
      <w:r w:rsidR="008717EE">
        <w:rPr>
          <w:rFonts w:eastAsia="Times New Roman"/>
          <w:b/>
        </w:rPr>
        <w:t>in males</w:t>
      </w:r>
      <w:r w:rsidR="00C34D69">
        <w:rPr>
          <w:rFonts w:eastAsia="Times New Roman"/>
          <w:b/>
        </w:rPr>
        <w:t>,</w:t>
      </w:r>
      <w:r w:rsidR="00D006C2">
        <w:rPr>
          <w:rFonts w:eastAsia="Times New Roman"/>
          <w:b/>
        </w:rPr>
        <w:t xml:space="preserve"> </w:t>
      </w:r>
      <w:r w:rsidR="005C3355">
        <w:rPr>
          <w:rFonts w:eastAsia="Times New Roman"/>
          <w:b/>
        </w:rPr>
        <w:t>concentrated</w:t>
      </w:r>
      <w:r w:rsidR="00C34D69">
        <w:rPr>
          <w:rFonts w:eastAsia="Times New Roman"/>
          <w:b/>
        </w:rPr>
        <w:t xml:space="preserve"> mostly</w:t>
      </w:r>
      <w:r w:rsidR="005C3355">
        <w:rPr>
          <w:rFonts w:eastAsia="Times New Roman"/>
          <w:b/>
        </w:rPr>
        <w:t xml:space="preserve">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comprise of increases in drowning, transport injuries, assault and intentional self-harm</w:t>
      </w:r>
      <w:r w:rsidR="00C34D69">
        <w:rPr>
          <w:rFonts w:eastAsia="Times New Roman"/>
          <w:b/>
        </w:rPr>
        <w:t>,</w:t>
      </w:r>
      <w:r w:rsidR="00D25AD3">
        <w:rPr>
          <w:rFonts w:eastAsia="Times New Roman"/>
          <w:b/>
        </w:rPr>
        <w:t xml:space="preserve"> offset </w:t>
      </w:r>
      <w:r w:rsidR="00106815">
        <w:rPr>
          <w:rFonts w:eastAsia="Times New Roman"/>
          <w:b/>
        </w:rPr>
        <w:t xml:space="preserve">partly </w:t>
      </w:r>
      <w:r w:rsidR="00D25AD3">
        <w:rPr>
          <w:rFonts w:eastAsia="Times New Roman"/>
          <w:b/>
        </w:rPr>
        <w:t>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C34D69">
        <w:rPr>
          <w:rFonts w:eastAsia="Times New Roman"/>
          <w:b/>
        </w:rPr>
        <w:t xml:space="preserve">deaths from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106815">
        <w:rPr>
          <w:rFonts w:eastAsia="Times New Roman"/>
          <w:b/>
        </w:rPr>
        <w:t>, especially as these episodes increase with global climate change</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29BC4D13"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ins w:id="182" w:author="Robbie Parks" w:date="2019-04-23T23:24:00Z">
        <w:r w:rsidR="00CD4D45">
          <w:rPr>
            <w:rFonts w:eastAsia="Times New Roman"/>
            <w:b/>
          </w:rPr>
          <w:fldChar w:fldCharType="begin" w:fldLock="1"/>
        </w:r>
      </w:ins>
      <w:r w:rsidR="00CD4D45">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operties":{"noteIndex":0},"schema":"https://github.com/citation-style-language/schema/raw/master/csl-citation.json"}</w:instrText>
      </w:r>
      <w:r w:rsidR="00CD4D45">
        <w:rPr>
          <w:rFonts w:eastAsia="Times New Roman"/>
          <w:b/>
        </w:rPr>
        <w:fldChar w:fldCharType="separate"/>
      </w:r>
      <w:r w:rsidR="00CD4D45" w:rsidRPr="00CD4D45">
        <w:rPr>
          <w:rFonts w:eastAsia="Times New Roman"/>
          <w:noProof/>
          <w:vertAlign w:val="superscript"/>
        </w:rPr>
        <w:t>3–5</w:t>
      </w:r>
      <w:ins w:id="183" w:author="Robbie Parks" w:date="2019-04-23T23:24:00Z">
        <w:r w:rsidR="00CD4D45">
          <w:rPr>
            <w:rFonts w:eastAsia="Times New Roman"/>
            <w:b/>
          </w:rPr>
          <w:fldChar w:fldCharType="end"/>
        </w:r>
      </w:ins>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4EA5E0C9"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2858AD3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w:t>
      </w:r>
      <w:ins w:id="184" w:author="Ezzati, Majid" w:date="2019-04-18T10:42:00Z">
        <w:r w:rsidR="00624F5B">
          <w:t xml:space="preserve">, although assault deaths </w:t>
        </w:r>
        <w:del w:id="185" w:author="Robbie Parks" w:date="2019-04-24T00:15:00Z">
          <w:r w:rsidR="00624F5B" w:rsidDel="00984FB4">
            <w:delText xml:space="preserve">may </w:delText>
          </w:r>
        </w:del>
        <w:r w:rsidR="00624F5B">
          <w:t>have shown</w:t>
        </w:r>
      </w:ins>
      <w:ins w:id="186" w:author="Ezzati, Majid" w:date="2019-04-18T10:43:00Z">
        <w:r w:rsidR="00624F5B">
          <w:t xml:space="preserve"> a recent increase since 20</w:t>
        </w:r>
      </w:ins>
      <w:ins w:id="187" w:author="Robbie Parks" w:date="2019-04-23T23:34:00Z">
        <w:r w:rsidR="000A6CF4">
          <w:t>14</w:t>
        </w:r>
      </w:ins>
      <w:ins w:id="188" w:author="Ezzati, Majid" w:date="2019-04-18T10:43:00Z">
        <w:del w:id="189" w:author="Robbie Parks" w:date="2019-04-23T23:34:00Z">
          <w:r w:rsidR="00624F5B" w:rsidDel="000A6CF4">
            <w:delText>XX</w:delText>
          </w:r>
        </w:del>
      </w:ins>
      <w:r>
        <w:t xml:space="preserve">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 xml:space="preserve">which </w:t>
      </w:r>
      <w:r>
        <w:lastRenderedPageBreak/>
        <w:t>declined by over</w:t>
      </w:r>
      <w:r w:rsidRPr="003017A9">
        <w:t xml:space="preserve"> 50% from 1980</w:t>
      </w:r>
      <w:r>
        <w:t xml:space="preserve"> to </w:t>
      </w:r>
      <w:r w:rsidRPr="003017A9">
        <w:t>2016. Age-standardised death rates for transport</w:t>
      </w:r>
      <w:r w:rsidR="009B7D89">
        <w:t xml:space="preserve"> injuries</w:t>
      </w:r>
      <w:r w:rsidRPr="003017A9">
        <w:t xml:space="preserve">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6B74068D"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CD4D45">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1,6,7,14,15&lt;/sup&gt;","plainTextFormattedCitation":"1,6,7,14,15","previouslyFormattedCitation":"&lt;sup&gt;1,6,7,14,15&lt;/sup&gt;"},"properties":{"noteIndex":0},"schema":"https://github.com/citation-style-language/schema/raw/master/csl-citation.json"}</w:instrText>
      </w:r>
      <w:r w:rsidRPr="00636C9B">
        <w:rPr>
          <w:color w:val="000000" w:themeColor="text1"/>
        </w:rPr>
        <w:fldChar w:fldCharType="separate"/>
      </w:r>
      <w:r w:rsidR="00CD4D45" w:rsidRPr="00CD4D45">
        <w:rPr>
          <w:noProof/>
          <w:color w:val="000000" w:themeColor="text1"/>
          <w:vertAlign w:val="superscript"/>
        </w:rPr>
        <w:t>1,6,7,14,15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28152D05" w14:textId="77777777" w:rsidR="00DD4894" w:rsidRDefault="00DD4894" w:rsidP="00DD4894">
      <w:pPr>
        <w:spacing w:line="480" w:lineRule="auto"/>
        <w:jc w:val="both"/>
        <w:rPr>
          <w:color w:val="000000" w:themeColor="text1"/>
        </w:rPr>
      </w:pPr>
      <w:r>
        <w:rPr>
          <w:color w:val="000000" w:themeColor="text1"/>
        </w:rPr>
        <w:t>We first defined a measure of anomalous temperature for each state and month relative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F6CD49C" w14:textId="77777777" w:rsidR="00DD4894" w:rsidRDefault="00DD4894" w:rsidP="00DD4894">
      <w:pPr>
        <w:spacing w:line="480" w:lineRule="auto"/>
        <w:jc w:val="both"/>
        <w:rPr>
          <w:color w:val="000000" w:themeColor="text1"/>
        </w:rPr>
      </w:pPr>
    </w:p>
    <w:p w14:paraId="1D253C91" w14:textId="77777777" w:rsidR="00DD4894" w:rsidRDefault="00DD4894" w:rsidP="00DD4894">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w:t>
      </w:r>
      <w:r>
        <w:rPr>
          <w:color w:val="000000" w:themeColor="text1"/>
        </w:rPr>
        <w:lastRenderedPageBreak/>
        <w:t>month-specific random intercepts, and for their long-term trends. These terms together remove the effects of space and time varying factors other than temperature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38913CA0" w14:textId="77777777" w:rsidR="00DD4894" w:rsidRDefault="00DD4894" w:rsidP="00DD4894">
      <w:pPr>
        <w:spacing w:line="480" w:lineRule="auto"/>
        <w:jc w:val="both"/>
      </w:pPr>
    </w:p>
    <w:p w14:paraId="36CF9793" w14:textId="77777777" w:rsidR="00DD4894" w:rsidRDefault="00DD4894" w:rsidP="00DD4894">
      <w:pPr>
        <w:spacing w:line="480" w:lineRule="auto"/>
        <w:jc w:val="both"/>
      </w:pPr>
      <w:r>
        <w:t>Based on these calculations,</w:t>
      </w:r>
      <w:r w:rsidRPr="004326BD">
        <w:t xml:space="preserve"> there would be an </w:t>
      </w:r>
      <w:r>
        <w:t xml:space="preserve">estimated </w:t>
      </w:r>
      <w:r w:rsidRPr="004326BD">
        <w:t>941 (</w:t>
      </w:r>
      <w:r w:rsidRPr="00C60C27">
        <w:t xml:space="preserve">95% </w:t>
      </w:r>
      <w:r w:rsidRPr="000A651A">
        <w:t>credible interval</w:t>
      </w:r>
      <w:r w:rsidRPr="00C60C27">
        <w:t xml:space="preserve"> 831, 1</w:t>
      </w:r>
      <w:r>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in each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expected to decline in a warmer year</w:t>
      </w:r>
      <w:r w:rsidRPr="003017A9">
        <w:t>.</w:t>
      </w:r>
      <w:r>
        <w:t xml:space="preserve"> </w:t>
      </w:r>
    </w:p>
    <w:p w14:paraId="54F6A6E3" w14:textId="77777777" w:rsidR="00DD4894" w:rsidRPr="00EF44EF" w:rsidRDefault="00DD4894" w:rsidP="00DD4894">
      <w:pPr>
        <w:spacing w:line="480" w:lineRule="auto"/>
        <w:jc w:val="both"/>
      </w:pPr>
    </w:p>
    <w:p w14:paraId="156D2D0E" w14:textId="77777777" w:rsidR="00DD4894" w:rsidRDefault="00DD4894" w:rsidP="00DD4894">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18663CB8" w14:textId="77777777" w:rsidR="00DD4894" w:rsidRPr="00886AE3" w:rsidRDefault="00DD4894" w:rsidP="00DD4894">
      <w:pPr>
        <w:spacing w:line="480" w:lineRule="auto"/>
        <w:jc w:val="both"/>
        <w:rPr>
          <w:rFonts w:eastAsia="Times New Roman"/>
          <w:color w:val="000000"/>
        </w:rPr>
      </w:pPr>
    </w:p>
    <w:p w14:paraId="25340F06" w14:textId="77777777" w:rsidR="00DD4894" w:rsidRDefault="00DD4894" w:rsidP="00DD4894">
      <w:pPr>
        <w:spacing w:line="480" w:lineRule="auto"/>
        <w:jc w:val="both"/>
      </w:pPr>
      <w:r>
        <w:lastRenderedPageBreak/>
        <w:t>While there are no previous studies of how deviations</w:t>
      </w:r>
      <w:r w:rsidRPr="004D0AE0">
        <w:t xml:space="preserve"> </w:t>
      </w:r>
      <w:r>
        <w:t xml:space="preserve">of monthly temperature from long-term norm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Pr="005C694B">
        <w:rPr>
          <w:noProof/>
          <w:vertAlign w:val="superscript"/>
        </w:rPr>
        <w:t>10</w:t>
      </w:r>
      <w:r>
        <w:fldChar w:fldCharType="end"/>
      </w:r>
      <w:r>
        <w:t xml:space="preserve"> </w:t>
      </w:r>
    </w:p>
    <w:p w14:paraId="59312B26" w14:textId="77777777" w:rsidR="00DD4894" w:rsidRDefault="00DD4894" w:rsidP="00DD4894">
      <w:pPr>
        <w:spacing w:line="480" w:lineRule="auto"/>
        <w:jc w:val="both"/>
        <w:rPr>
          <w:color w:val="000000" w:themeColor="text1"/>
        </w:rPr>
      </w:pPr>
    </w:p>
    <w:p w14:paraId="4E514611" w14:textId="77777777" w:rsidR="00DD4894" w:rsidRDefault="00DD4894" w:rsidP="00DD4894">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w:t>
      </w:r>
      <w:r w:rsidRPr="00636C9B">
        <w:t xml:space="preserve"> </w:t>
      </w:r>
      <w:r>
        <w:t>for males occur i</w:t>
      </w:r>
      <w:r w:rsidRPr="00636C9B">
        <w:t xml:space="preserve">n natural water, </w:t>
      </w:r>
      <w:r>
        <w:t xml:space="preserve">compared to about quarter </w:t>
      </w:r>
      <w:r w:rsidRPr="00636C9B">
        <w:t>for females</w:t>
      </w:r>
      <w:r>
        <w:t>,</w:t>
      </w:r>
      <w:r w:rsidRPr="00636C9B">
        <w:fldChar w:fldCharType="begin" w:fldLock="1"/>
      </w:r>
      <w: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Pr="005C694B">
        <w:rPr>
          <w:noProof/>
          <w:vertAlign w:val="superscript"/>
        </w:rPr>
        <w:t>16</w:t>
      </w:r>
      <w:r w:rsidRPr="00636C9B">
        <w:fldChar w:fldCharType="end"/>
      </w:r>
      <w:r>
        <w:t xml:space="preserve"> which may lead to a larger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Pr="005C694B">
        <w:rPr>
          <w:noProof/>
          <w:vertAlign w:val="superscript"/>
        </w:rPr>
        <w:t>17–19</w:t>
      </w:r>
      <w:r>
        <w:fldChar w:fldCharType="end"/>
      </w:r>
    </w:p>
    <w:p w14:paraId="1EF9DE48" w14:textId="77777777" w:rsidR="00DD4894" w:rsidRDefault="00DD4894" w:rsidP="00DD4894">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t>
      </w:r>
      <w:r>
        <w:lastRenderedPageBreak/>
        <w:t>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Regarding 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6216237D"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w:t>
      </w:r>
      <w:r w:rsidR="00C822C2">
        <w:t>des,</w:t>
      </w:r>
      <w:r>
        <w:t xml:space="preserve">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00CBCD26" w:rsidR="0065196B" w:rsidRPr="00254463" w:rsidRDefault="0065196B" w:rsidP="0065196B">
      <w:pPr>
        <w:spacing w:line="480" w:lineRule="auto"/>
        <w:jc w:val="both"/>
      </w:pPr>
      <w:r w:rsidRPr="00254463">
        <w:lastRenderedPageBreak/>
        <w:t xml:space="preserve">Our work </w:t>
      </w:r>
      <w:r>
        <w:t xml:space="preserve">highlights how deaths from injuries are currently susceptible to temperature anomalies </w:t>
      </w:r>
      <w:r w:rsidR="00C822C2">
        <w:t>and</w:t>
      </w:r>
      <w: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29965F2A"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8"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9"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0" w:history="1">
        <w:r w:rsidR="00F16DFE" w:rsidRPr="00F16DFE">
          <w:rPr>
            <w:rStyle w:val="Hyperlink"/>
            <w:noProof/>
            <w:lang w:val="en-US"/>
          </w:rPr>
          <w:t>https://www.census.gov/data/tables/time-series/demo/popest/1980s-county.html</w:t>
        </w:r>
      </w:hyperlink>
      <w:r w:rsidR="00F16DFE" w:rsidRPr="00F16DFE">
        <w:rPr>
          <w:rStyle w:val="Hyperlink"/>
          <w:color w:val="auto"/>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w:t>
      </w:r>
      <w:r>
        <w:rPr>
          <w:rStyle w:val="apple-style-span"/>
          <w:color w:val="000000" w:themeColor="text1"/>
        </w:rPr>
        <w:lastRenderedPageBreak/>
        <w:t>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3F66691A"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w:t>
      </w:r>
      <w:r w:rsidR="005717FC">
        <w:t>different</w:t>
      </w:r>
      <w:r>
        <w:t xml:space="preserve"> months in the same state, and </w:t>
      </w:r>
      <w:r w:rsidR="005717FC">
        <w:t>different</w:t>
      </w:r>
      <w:r>
        <w:t xml:space="preserve">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4966D774"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F0193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64C1A8A6" w:rsidR="0065196B" w:rsidRDefault="001C15E5" w:rsidP="0065196B">
      <w:pPr>
        <w:jc w:val="both"/>
        <w:outlineLvl w:val="0"/>
        <w:rPr>
          <w:color w:val="000000" w:themeColor="text1"/>
        </w:rPr>
      </w:pPr>
      <m:oMathPara>
        <m:oMath>
          <m:sSub>
            <m:sSubPr>
              <m:ctrlPr>
                <w:ins w:id="190" w:author="Robbie Parks" w:date="2019-04-24T11:01:00Z">
                  <w:rPr>
                    <w:rFonts w:ascii="Cambria Math" w:hAnsi="Cambria Math"/>
                    <w:i/>
                    <w:color w:val="000000" w:themeColor="text1"/>
                  </w:rPr>
                </w:ins>
              </m:ctrlPr>
            </m:sSubPr>
            <m:e>
              <m:r>
                <w:rPr>
                  <w:rFonts w:ascii="Cambria Math" w:hAnsi="Cambria Math"/>
                  <w:color w:val="000000" w:themeColor="text1"/>
                </w:rPr>
                <m:t>deaths</m:t>
              </m:r>
            </m:e>
            <m:sub>
              <m:r>
                <w:rPr>
                  <w:rFonts w:ascii="Cambria Math" w:hAnsi="Cambria Math"/>
                  <w:color w:val="000000" w:themeColor="text1"/>
                </w:rPr>
                <m:t>state-</m:t>
              </m:r>
              <m:r>
                <w:del w:id="191" w:author="Robbie Parks" w:date="2019-04-24T16:11:00Z">
                  <w:rPr>
                    <w:rFonts w:ascii="Cambria Math" w:hAnsi="Cambria Math"/>
                    <w:color w:val="000000" w:themeColor="text1"/>
                  </w:rPr>
                  <m:t>month-year</m:t>
                </w:del>
              </m:r>
              <m:r>
                <w:ins w:id="192" w:author="Robbie Parks" w:date="2019-04-24T16:11:00Z">
                  <w:rPr>
                    <w:rFonts w:ascii="Cambria Math" w:hAnsi="Cambria Math"/>
                    <w:color w:val="000000" w:themeColor="text1"/>
                  </w:rPr>
                  <m:t>time</m:t>
                </w:ins>
              </m:r>
            </m:sub>
          </m:sSub>
          <m:r>
            <w:rPr>
              <w:rFonts w:ascii="Cambria Math" w:hAnsi="Cambria Math"/>
              <w:color w:val="000000" w:themeColor="text1"/>
            </w:rPr>
            <m:t xml:space="preserve"> ~ Poisson(</m:t>
          </m:r>
          <m:sSub>
            <m:sSubPr>
              <m:ctrlPr>
                <w:ins w:id="193" w:author="Robbie Parks" w:date="2019-04-24T11:01:00Z">
                  <w:rPr>
                    <w:rFonts w:ascii="Cambria Math" w:hAnsi="Cambria Math"/>
                    <w:i/>
                    <w:color w:val="000000" w:themeColor="text1"/>
                  </w:rPr>
                </w:ins>
              </m:ctrlPr>
            </m:sSubPr>
            <m:e>
              <m:r>
                <w:rPr>
                  <w:rFonts w:ascii="Cambria Math" w:hAnsi="Cambria Math"/>
                  <w:color w:val="000000" w:themeColor="text1"/>
                </w:rPr>
                <m:t>death rate</m:t>
              </m:r>
            </m:e>
            <m:sub>
              <m:r>
                <w:rPr>
                  <w:rFonts w:ascii="Cambria Math" w:hAnsi="Cambria Math"/>
                  <w:color w:val="000000" w:themeColor="text1"/>
                </w:rPr>
                <m:t>state-</m:t>
              </m:r>
              <m:r>
                <w:del w:id="194" w:author="Robbie Parks" w:date="2019-04-24T16:11:00Z">
                  <w:rPr>
                    <w:rFonts w:ascii="Cambria Math" w:hAnsi="Cambria Math"/>
                    <w:color w:val="000000" w:themeColor="text1"/>
                  </w:rPr>
                  <m:t>month-year</m:t>
                </w:del>
              </m:r>
              <m:r>
                <w:ins w:id="195" w:author="Robbie Parks" w:date="2019-04-24T16:11:00Z">
                  <w:rPr>
                    <w:rFonts w:ascii="Cambria Math" w:hAnsi="Cambria Math"/>
                    <w:color w:val="000000" w:themeColor="text1"/>
                  </w:rPr>
                  <m:t>time</m:t>
                </w:ins>
              </m:r>
            </m:sub>
          </m:sSub>
          <m:r>
            <w:rPr>
              <w:rFonts w:ascii="Cambria Math" w:hAnsi="Cambria Math"/>
              <w:color w:val="000000" w:themeColor="text1"/>
            </w:rPr>
            <m:t xml:space="preserve"> . </m:t>
          </m:r>
          <m:sSub>
            <m:sSubPr>
              <m:ctrlPr>
                <w:ins w:id="196" w:author="Robbie Parks" w:date="2019-04-24T11:01:00Z">
                  <w:rPr>
                    <w:rFonts w:ascii="Cambria Math" w:hAnsi="Cambria Math"/>
                    <w:i/>
                    <w:color w:val="000000" w:themeColor="text1"/>
                  </w:rPr>
                </w:ins>
              </m:ctrlPr>
            </m:sSubPr>
            <m:e>
              <m:r>
                <w:rPr>
                  <w:rFonts w:ascii="Cambria Math" w:hAnsi="Cambria Math"/>
                  <w:color w:val="000000" w:themeColor="text1"/>
                </w:rPr>
                <m:t>population</m:t>
              </m:r>
            </m:e>
            <m:sub>
              <m:r>
                <w:rPr>
                  <w:rFonts w:ascii="Cambria Math" w:hAnsi="Cambria Math"/>
                  <w:color w:val="000000" w:themeColor="text1"/>
                </w:rPr>
                <m:t>state-</m:t>
              </m:r>
              <m:r>
                <w:del w:id="197" w:author="Robbie Parks" w:date="2019-04-24T16:11:00Z">
                  <w:rPr>
                    <w:rFonts w:ascii="Cambria Math" w:hAnsi="Cambria Math"/>
                    <w:color w:val="000000" w:themeColor="text1"/>
                  </w:rPr>
                  <m:t>month-year</m:t>
                </w:del>
              </m:r>
              <m:r>
                <w:ins w:id="198" w:author="Robbie Parks" w:date="2019-04-24T16:11:00Z">
                  <w:rPr>
                    <w:rFonts w:ascii="Cambria Math" w:hAnsi="Cambria Math"/>
                    <w:color w:val="000000" w:themeColor="text1"/>
                  </w:rPr>
                  <m:t>time</m:t>
                </w:ins>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68EE2AF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w:t>
      </w:r>
      <w:r w:rsidRPr="00E9717B">
        <w:rPr>
          <w:color w:val="000000" w:themeColor="text1"/>
          <w:rPrChange w:id="199" w:author="Robbie Parks" w:date="2019-04-24T16:13:00Z">
            <w:rPr>
              <w:color w:val="000000" w:themeColor="text1"/>
            </w:rPr>
          </w:rPrChange>
        </w:rPr>
        <w:t>state</w:t>
      </w:r>
      <w:r>
        <w:rPr>
          <w:color w:val="000000" w:themeColor="text1"/>
        </w:rPr>
        <w:t>) of death, month of year, overall time</w:t>
      </w:r>
      <w:del w:id="200" w:author="Robbie Parks" w:date="2019-04-24T16:13:00Z">
        <w:r w:rsidDel="00E9717B">
          <w:rPr>
            <w:color w:val="000000" w:themeColor="text1"/>
          </w:rPr>
          <w:delText xml:space="preserve"> </w:delText>
        </w:r>
      </w:del>
      <w:del w:id="201" w:author="Robbie Parks" w:date="2019-04-24T16:11:00Z">
        <w:r w:rsidDel="00CD636A">
          <w:rPr>
            <w:color w:val="000000" w:themeColor="text1"/>
          </w:rPr>
          <w:delText>(</w:delText>
        </w:r>
      </w:del>
      <w:del w:id="202" w:author="Robbie Parks" w:date="2019-04-23T23:38:00Z">
        <w:r w:rsidDel="009F1573">
          <w:rPr>
            <w:color w:val="000000" w:themeColor="text1"/>
          </w:rPr>
          <w:delText>month and year</w:delText>
        </w:r>
      </w:del>
      <w:del w:id="203" w:author="Robbie Parks" w:date="2019-04-24T16:11:00Z">
        <w:r w:rsidDel="00CD636A">
          <w:rPr>
            <w:color w:val="000000" w:themeColor="text1"/>
          </w:rPr>
          <w:delText>)</w:delText>
        </w:r>
      </w:del>
      <w:r>
        <w:rPr>
          <w:color w:val="000000" w:themeColor="text1"/>
        </w:rPr>
        <w:t xml:space="preserve"> and temperature anomaly:</w:t>
      </w:r>
    </w:p>
    <w:p w14:paraId="43074064" w14:textId="77777777" w:rsidR="0065196B" w:rsidRDefault="0065196B" w:rsidP="0065196B">
      <w:pPr>
        <w:jc w:val="both"/>
        <w:outlineLvl w:val="0"/>
        <w:rPr>
          <w:color w:val="000000" w:themeColor="text1"/>
        </w:rPr>
      </w:pPr>
    </w:p>
    <w:p w14:paraId="525250DE" w14:textId="714F2B23" w:rsidR="0065196B" w:rsidRDefault="001C15E5" w:rsidP="0065196B">
      <w:pPr>
        <w:jc w:val="both"/>
        <w:outlineLvl w:val="0"/>
        <w:rPr>
          <w:color w:val="000000" w:themeColor="text1"/>
        </w:rPr>
      </w:pPr>
      <m:oMathPara>
        <m:oMath>
          <m:func>
            <m:funcPr>
              <m:ctrlPr>
                <w:ins w:id="204" w:author="Robbie Parks" w:date="2019-04-24T11:01:00Z">
                  <w:rPr>
                    <w:rFonts w:ascii="Cambria Math" w:hAnsi="Cambria Math"/>
                    <w:i/>
                    <w:color w:val="000000" w:themeColor="text1"/>
                  </w:rPr>
                </w:ins>
              </m:ctrlPr>
            </m:funcPr>
            <m:fName>
              <m:r>
                <m:rPr>
                  <m:sty m:val="p"/>
                </m:rPr>
                <w:rPr>
                  <w:rFonts w:ascii="Cambria Math" w:hAnsi="Cambria Math"/>
                  <w:color w:val="000000" w:themeColor="text1"/>
                </w:rPr>
                <m:t>log</m:t>
              </m:r>
            </m:fName>
            <m:e>
              <m:d>
                <m:dPr>
                  <m:ctrlPr>
                    <w:ins w:id="205" w:author="Robbie Parks" w:date="2019-04-24T11:01:00Z">
                      <w:rPr>
                        <w:rFonts w:ascii="Cambria Math" w:hAnsi="Cambria Math"/>
                        <w:i/>
                        <w:color w:val="000000" w:themeColor="text1"/>
                      </w:rPr>
                    </w:ins>
                  </m:ctrlPr>
                </m:dPr>
                <m:e>
                  <m:sSub>
                    <m:sSubPr>
                      <m:ctrlPr>
                        <w:ins w:id="206" w:author="Robbie Parks" w:date="2019-04-24T16:43:00Z">
                          <w:rPr>
                            <w:rFonts w:ascii="Cambria Math" w:hAnsi="Cambria Math"/>
                            <w:i/>
                            <w:color w:val="000000" w:themeColor="text1"/>
                          </w:rPr>
                        </w:ins>
                      </m:ctrlPr>
                    </m:sSubPr>
                    <m:e>
                      <m:r>
                        <w:ins w:id="207" w:author="Robbie Parks" w:date="2019-04-24T16:43:00Z">
                          <w:rPr>
                            <w:rFonts w:ascii="Cambria Math" w:hAnsi="Cambria Math"/>
                            <w:color w:val="000000" w:themeColor="text1"/>
                          </w:rPr>
                          <m:t>deaths</m:t>
                        </w:ins>
                      </m:r>
                    </m:e>
                    <m:sub>
                      <m:r>
                        <w:ins w:id="208" w:author="Robbie Parks" w:date="2019-04-24T16:43:00Z">
                          <w:rPr>
                            <w:rFonts w:ascii="Cambria Math" w:hAnsi="Cambria Math"/>
                            <w:color w:val="000000" w:themeColor="text1"/>
                          </w:rPr>
                          <m:t>state-time</m:t>
                        </w:ins>
                      </m:r>
                    </m:sub>
                  </m:sSub>
                  <m:r>
                    <w:del w:id="209" w:author="Robbie Parks" w:date="2019-04-24T16:43:00Z">
                      <w:rPr>
                        <w:rFonts w:ascii="Cambria Math" w:hAnsi="Cambria Math"/>
                        <w:color w:val="000000" w:themeColor="text1"/>
                      </w:rPr>
                      <m:t xml:space="preserve"> </m:t>
                    </w:del>
                  </m:r>
                </m:e>
              </m:d>
            </m:e>
          </m:func>
          <m:r>
            <w:rPr>
              <w:rFonts w:ascii="Cambria Math" w:hAnsi="Cambria Math"/>
              <w:color w:val="000000" w:themeColor="text1"/>
            </w:rPr>
            <m:t xml:space="preserve">= </m:t>
          </m:r>
          <m:r>
            <m:rPr>
              <m:sty m:val="p"/>
            </m:rPr>
            <w:rPr>
              <w:rFonts w:ascii="Cambria Math" w:hAnsi="Cambria Math"/>
              <w:color w:val="000000" w:themeColor="text1"/>
            </w:rPr>
            <w:br/>
          </m:r>
        </m:oMath>
        <m:oMath>
          <m:sSub>
            <m:sSubPr>
              <m:ctrlPr>
                <w:ins w:id="210" w:author="Robbie Parks" w:date="2019-04-24T11:01:00Z">
                  <w:rPr>
                    <w:rFonts w:ascii="Cambria Math" w:hAnsi="Cambria Math"/>
                    <w:i/>
                  </w:rPr>
                </w:ins>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ins w:id="211" w:author="Robbie Parks" w:date="2019-04-24T11:01:00Z">
                  <w:rPr>
                    <w:rFonts w:ascii="Cambria Math" w:hAnsi="Cambria Math"/>
                    <w:i/>
                  </w:rPr>
                </w:ins>
              </m:ctrlPr>
            </m:sSubPr>
            <m:e>
              <m:r>
                <w:rPr>
                  <w:rFonts w:ascii="Cambria Math" w:hAnsi="Cambria Math"/>
                </w:rPr>
                <m:t>β</m:t>
              </m:r>
            </m:e>
            <m:sub>
              <m:r>
                <w:rPr>
                  <w:rFonts w:ascii="Cambria Math" w:hAnsi="Cambria Math"/>
                </w:rPr>
                <m:t>0</m:t>
              </m:r>
            </m:sub>
          </m:sSub>
          <m:r>
            <w:rPr>
              <w:rFonts w:ascii="Cambria Math" w:hAnsi="Cambria Math"/>
            </w:rPr>
            <m:t>·</m:t>
          </m:r>
          <m:d>
            <m:dPr>
              <m:ctrlPr>
                <w:ins w:id="212" w:author="Robbie Parks" w:date="2019-04-24T11:01:00Z">
                  <w:del w:id="213" w:author="Robbie Parks" w:date="2019-04-23T23:37:00Z">
                    <w:rPr>
                      <w:rFonts w:ascii="Cambria Math" w:hAnsi="Cambria Math"/>
                      <w:i/>
                    </w:rPr>
                  </w:del>
                </w:ins>
              </m:ctrlPr>
            </m:dPr>
            <m:e>
              <m:r>
                <w:del w:id="214" w:author="Robbie Parks" w:date="2019-04-23T23:37:00Z">
                  <w:rPr>
                    <w:rFonts w:ascii="Cambria Math" w:hAnsi="Cambria Math"/>
                  </w:rPr>
                  <m:t>month</m:t>
                </w:del>
              </m:r>
              <m:r>
                <w:del w:id="215" w:author="Robbie Parks" w:date="2019-04-23T23:37:00Z">
                  <w:rPr>
                    <w:rFonts w:ascii="Cambria Math" w:hAnsi="Cambria Math"/>
                    <w:color w:val="000000" w:themeColor="text1"/>
                  </w:rPr>
                  <m:t>-</m:t>
                </w:del>
              </m:r>
              <m:r>
                <w:del w:id="216" w:author="Robbie Parks" w:date="2019-04-23T23:37:00Z">
                  <w:rPr>
                    <w:rFonts w:ascii="Cambria Math" w:hAnsi="Cambria Math"/>
                  </w:rPr>
                  <m:t>year</m:t>
                </w:del>
              </m:r>
            </m:e>
          </m:d>
          <m:r>
            <w:ins w:id="217" w:author="Robbie Parks" w:date="2019-04-23T23:37:00Z">
              <w:rPr>
                <w:rFonts w:ascii="Cambria Math" w:hAnsi="Cambria Math"/>
              </w:rPr>
              <m:t>t</m:t>
            </w:ins>
          </m:r>
          <m:r>
            <w:ins w:id="218" w:author="Robbie Parks" w:date="2019-04-24T16:11:00Z">
              <w:rPr>
                <w:rFonts w:ascii="Cambria Math" w:hAnsi="Cambria Math"/>
              </w:rPr>
              <m:t>ime</m:t>
            </w:ins>
          </m:r>
          <m:r>
            <m:rPr>
              <m:sty m:val="p"/>
              <m:aln/>
            </m:rPr>
            <w:rPr>
              <w:rFonts w:ascii="Cambria Math" w:hAnsi="Cambria Math"/>
            </w:rPr>
            <m:t>+</m:t>
          </m:r>
          <m:r>
            <m:rPr>
              <m:sty m:val="p"/>
            </m:rPr>
            <w:rPr>
              <w:rFonts w:ascii="Cambria Math" w:hAnsi="Cambria Math"/>
              <w:color w:val="000000" w:themeColor="text1"/>
            </w:rPr>
            <w:br/>
          </m:r>
        </m:oMath>
        <m:oMath>
          <m:sSub>
            <m:sSubPr>
              <m:ctrlPr>
                <w:ins w:id="219" w:author="Robbie Parks" w:date="2019-04-24T11:01:00Z">
                  <w:rPr>
                    <w:rFonts w:ascii="Cambria Math" w:hAnsi="Cambria Math"/>
                    <w:i/>
                  </w:rPr>
                </w:ins>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ins w:id="220" w:author="Robbie Parks" w:date="2019-04-24T11:01:00Z">
                  <w:rPr>
                    <w:rFonts w:ascii="Cambria Math" w:hAnsi="Cambria Math"/>
                    <w:i/>
                  </w:rPr>
                </w:ins>
              </m:ctrlPr>
            </m:sSubPr>
            <m:e>
              <m:r>
                <w:rPr>
                  <w:rFonts w:ascii="Cambria Math" w:hAnsi="Cambria Math"/>
                </w:rPr>
                <m:t>β</m:t>
              </m:r>
            </m:e>
            <m:sub>
              <m:r>
                <w:rPr>
                  <w:rFonts w:ascii="Cambria Math" w:hAnsi="Cambria Math"/>
                </w:rPr>
                <m:t>state</m:t>
              </m:r>
            </m:sub>
          </m:sSub>
          <m:r>
            <w:rPr>
              <w:rFonts w:ascii="Cambria Math" w:hAnsi="Cambria Math"/>
            </w:rPr>
            <m:t>·</m:t>
          </m:r>
          <m:d>
            <m:dPr>
              <m:ctrlPr>
                <w:ins w:id="221" w:author="Robbie Parks" w:date="2019-04-24T11:01:00Z">
                  <w:del w:id="222" w:author="Robbie Parks" w:date="2019-04-23T23:37:00Z">
                    <w:rPr>
                      <w:rFonts w:ascii="Cambria Math" w:hAnsi="Cambria Math"/>
                      <w:i/>
                    </w:rPr>
                  </w:del>
                </w:ins>
              </m:ctrlPr>
            </m:dPr>
            <m:e>
              <m:r>
                <w:del w:id="223" w:author="Robbie Parks" w:date="2019-04-23T23:37:00Z">
                  <w:rPr>
                    <w:rFonts w:ascii="Cambria Math" w:hAnsi="Cambria Math"/>
                  </w:rPr>
                  <m:t>month-year</m:t>
                </w:del>
              </m:r>
            </m:e>
          </m:d>
          <m:r>
            <w:ins w:id="224" w:author="Robbie Parks" w:date="2019-04-23T23:37:00Z">
              <w:rPr>
                <w:rFonts w:ascii="Cambria Math" w:hAnsi="Cambria Math"/>
              </w:rPr>
              <m:t>t</m:t>
            </w:ins>
          </m:r>
          <m:r>
            <w:ins w:id="225" w:author="Robbie Parks" w:date="2019-04-24T16:11:00Z">
              <w:rPr>
                <w:rFonts w:ascii="Cambria Math" w:hAnsi="Cambria Math"/>
              </w:rPr>
              <m:t>ime</m:t>
            </w:ins>
          </m:r>
          <m:r>
            <m:rPr>
              <m:sty m:val="p"/>
              <m:aln/>
            </m:rPr>
            <w:rPr>
              <w:rFonts w:ascii="Cambria Math" w:hAnsi="Cambria Math"/>
            </w:rPr>
            <m:t>+</m:t>
          </m:r>
          <m:r>
            <m:rPr>
              <m:sty m:val="p"/>
            </m:rPr>
            <w:rPr>
              <w:rFonts w:ascii="Cambria Math" w:hAnsi="Cambria Math"/>
              <w:color w:val="000000" w:themeColor="text1"/>
            </w:rPr>
            <w:br/>
          </m:r>
        </m:oMath>
        <m:oMath>
          <m:sSub>
            <m:sSubPr>
              <m:ctrlPr>
                <w:ins w:id="226" w:author="Robbie Parks" w:date="2019-04-24T11:01:00Z">
                  <w:rPr>
                    <w:rFonts w:ascii="Cambria Math" w:hAnsi="Cambria Math"/>
                    <w:i/>
                  </w:rPr>
                </w:ins>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ins w:id="227" w:author="Robbie Parks" w:date="2019-04-24T11:01:00Z">
                  <w:rPr>
                    <w:rFonts w:ascii="Cambria Math" w:hAnsi="Cambria Math"/>
                    <w:i/>
                  </w:rPr>
                </w:ins>
              </m:ctrlPr>
            </m:sSubPr>
            <m:e>
              <m:r>
                <w:rPr>
                  <w:rFonts w:ascii="Cambria Math" w:hAnsi="Cambria Math"/>
                </w:rPr>
                <m:t>β</m:t>
              </m:r>
            </m:e>
            <m:sub>
              <m:r>
                <w:rPr>
                  <w:rFonts w:ascii="Cambria Math" w:hAnsi="Cambria Math"/>
                </w:rPr>
                <m:t>month</m:t>
              </m:r>
            </m:sub>
          </m:sSub>
          <m:r>
            <w:rPr>
              <w:rFonts w:ascii="Cambria Math" w:hAnsi="Cambria Math"/>
            </w:rPr>
            <m:t>·</m:t>
          </m:r>
          <m:d>
            <m:dPr>
              <m:ctrlPr>
                <w:ins w:id="228" w:author="Robbie Parks" w:date="2019-04-24T11:01:00Z">
                  <w:del w:id="229" w:author="Robbie Parks" w:date="2019-04-23T23:37:00Z">
                    <w:rPr>
                      <w:rFonts w:ascii="Cambria Math" w:hAnsi="Cambria Math"/>
                      <w:i/>
                    </w:rPr>
                  </w:del>
                </w:ins>
              </m:ctrlPr>
            </m:dPr>
            <m:e>
              <m:r>
                <w:del w:id="230" w:author="Robbie Parks" w:date="2019-04-23T23:37:00Z">
                  <w:rPr>
                    <w:rFonts w:ascii="Cambria Math" w:hAnsi="Cambria Math"/>
                  </w:rPr>
                  <m:t>month-year</m:t>
                </w:del>
              </m:r>
            </m:e>
          </m:d>
          <m:r>
            <w:ins w:id="231" w:author="Robbie Parks" w:date="2019-04-23T23:37:00Z">
              <w:rPr>
                <w:rFonts w:ascii="Cambria Math" w:hAnsi="Cambria Math"/>
              </w:rPr>
              <m:t>t</m:t>
            </w:ins>
          </m:r>
          <m:r>
            <w:ins w:id="232" w:author="Robbie Parks" w:date="2019-04-24T16:11:00Z">
              <w:rPr>
                <w:rFonts w:ascii="Cambria Math" w:hAnsi="Cambria Math"/>
              </w:rPr>
              <m:t>ime</m:t>
            </w:ins>
          </m:r>
          <m:r>
            <m:rPr>
              <m:sty m:val="p"/>
              <m:aln/>
            </m:rPr>
            <w:rPr>
              <w:rFonts w:ascii="Cambria Math" w:hAnsi="Cambria Math"/>
            </w:rPr>
            <m:t>+</m:t>
          </m:r>
          <m:r>
            <m:rPr>
              <m:sty m:val="p"/>
            </m:rPr>
            <w:rPr>
              <w:rFonts w:ascii="Cambria Math" w:hAnsi="Cambria Math"/>
              <w:color w:val="000000" w:themeColor="text1"/>
            </w:rPr>
            <w:br/>
          </m:r>
        </m:oMath>
        <m:oMath>
          <m:sSub>
            <m:sSubPr>
              <m:ctrlPr>
                <w:ins w:id="233" w:author="Robbie Parks" w:date="2019-04-24T11:01:00Z">
                  <w:rPr>
                    <w:rFonts w:ascii="Cambria Math" w:hAnsi="Cambria Math"/>
                    <w:i/>
                    <w:color w:val="000000" w:themeColor="text1"/>
                  </w:rPr>
                </w:ins>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w:bookmarkStart w:id="234" w:name="_GoBack"/>
        <w:bookmarkEnd w:id="234"/>
        <m:oMath>
          <m:sSub>
            <m:sSubPr>
              <m:ctrlPr>
                <w:ins w:id="235" w:author="Robbie Parks" w:date="2019-04-24T11:01:00Z">
                  <w:rPr>
                    <w:rFonts w:ascii="Cambria Math" w:hAnsi="Cambria Math"/>
                    <w:i/>
                  </w:rPr>
                </w:ins>
              </m:ctrlPr>
            </m:sSubPr>
            <m:e>
              <m:r>
                <w:rPr>
                  <w:rFonts w:ascii="Cambria Math" w:hAnsi="Cambria Math"/>
                </w:rPr>
                <m:t>ν</m:t>
              </m:r>
            </m:e>
            <m:sub>
              <m:r>
                <w:del w:id="236" w:author="Robbie Parks" w:date="2019-04-24T16:13:00Z">
                  <w:rPr>
                    <w:rFonts w:ascii="Cambria Math" w:hAnsi="Cambria Math"/>
                  </w:rPr>
                  <m:t>month-year</m:t>
                </w:del>
              </m:r>
              <m:r>
                <w:ins w:id="237" w:author="Robbie Parks" w:date="2019-04-24T16:13:00Z">
                  <w:rPr>
                    <w:rFonts w:ascii="Cambria Math" w:hAnsi="Cambria Math"/>
                  </w:rPr>
                  <m:t>time</m:t>
                </w:ins>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ins w:id="238" w:author="Robbie Parks" w:date="2019-04-24T11:01:00Z">
                  <w:del w:id="239" w:author="Robbie Parks" w:date="2019-04-23T23:36:00Z">
                    <w:rPr>
                      <w:rFonts w:ascii="Cambria Math" w:hAnsi="Cambria Math"/>
                      <w:i/>
                    </w:rPr>
                  </w:del>
                </w:ins>
              </m:ctrlPr>
            </m:sSubPr>
            <m:e>
              <m:r>
                <w:del w:id="240" w:author="Robbie Parks" w:date="2019-04-23T23:36:00Z">
                  <w:rPr>
                    <w:rFonts w:ascii="Cambria Math" w:hAnsi="Cambria Math"/>
                  </w:rPr>
                  <m:t>ɛ</m:t>
                </w:del>
              </m:r>
            </m:e>
            <m:sub>
              <m:r>
                <w:del w:id="241" w:author="Robbie Parks" w:date="2019-04-23T23:36:00Z">
                  <w:rPr>
                    <w:rFonts w:ascii="Cambria Math" w:hAnsi="Cambria Math"/>
                    <w:vertAlign w:val="subscript"/>
                  </w:rPr>
                  <m:t>state-month-year</m:t>
                </w:del>
              </m:r>
            </m:sub>
          </m:sSub>
          <m:r>
            <w:del w:id="242" w:author="Robbie Parks" w:date="2019-04-23T23:36:00Z">
              <m:rPr>
                <m:aln/>
              </m:rPr>
              <w:rPr>
                <w:rFonts w:ascii="Cambria Math" w:hAnsi="Cambria Math"/>
                <w:color w:val="000000" w:themeColor="text1"/>
              </w:rPr>
              <m:t>+</m:t>
            </w:del>
          </m:r>
          <m:r>
            <w:del w:id="243" w:author="Robbie Parks" w:date="2019-04-23T23:36:00Z">
              <m:rPr>
                <m:sty m:val="p"/>
              </m:rPr>
              <w:rPr>
                <w:rFonts w:ascii="Cambria Math" w:hAnsi="Cambria Math"/>
                <w:color w:val="000000" w:themeColor="text1"/>
              </w:rPr>
              <w:br/>
            </w:del>
          </m:r>
        </m:oMath>
        <m:oMath>
          <m:sSub>
            <m:sSubPr>
              <m:ctrlPr>
                <w:ins w:id="244" w:author="Robbie Parks" w:date="2019-04-24T11:01:00Z">
                  <w:rPr>
                    <w:rFonts w:ascii="Cambria Math" w:hAnsi="Cambria Math"/>
                    <w:sz w:val="22"/>
                    <w:szCs w:val="22"/>
                  </w:rPr>
                </w:ins>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ins w:id="245" w:author="Robbie Parks" w:date="2019-04-24T11:01:00Z">
                  <w:rPr>
                    <w:rFonts w:ascii="Cambria Math" w:hAnsi="Cambria Math"/>
                    <w:i/>
                    <w:sz w:val="22"/>
                    <w:szCs w:val="22"/>
                  </w:rPr>
                </w:ins>
              </m:ctrlPr>
            </m:sSubPr>
            <m:e>
              <m:r>
                <w:rPr>
                  <w:rFonts w:ascii="Cambria Math" w:hAnsi="Cambria Math"/>
                  <w:sz w:val="22"/>
                  <w:szCs w:val="22"/>
                </w:rPr>
                <m:t>Anomaly</m:t>
              </m:r>
            </m:e>
            <m:sub>
              <m:r>
                <w:rPr>
                  <w:rFonts w:ascii="Cambria Math" w:hAnsi="Cambria Math"/>
                  <w:sz w:val="22"/>
                  <w:szCs w:val="22"/>
                  <w:vertAlign w:val="subscript"/>
                </w:rPr>
                <m:t>state-</m:t>
              </m:r>
              <m:r>
                <w:del w:id="246" w:author="Robbie Parks" w:date="2019-04-24T16:13:00Z">
                  <w:rPr>
                    <w:rFonts w:ascii="Cambria Math" w:hAnsi="Cambria Math"/>
                    <w:sz w:val="22"/>
                    <w:szCs w:val="22"/>
                    <w:vertAlign w:val="subscript"/>
                  </w:rPr>
                  <m:t>month-year</m:t>
                </w:del>
              </m:r>
              <m:r>
                <w:ins w:id="247" w:author="Robbie Parks" w:date="2019-04-24T16:13:00Z">
                  <w:rPr>
                    <w:rFonts w:ascii="Cambria Math" w:hAnsi="Cambria Math"/>
                    <w:sz w:val="22"/>
                    <w:szCs w:val="22"/>
                    <w:vertAlign w:val="subscript"/>
                  </w:rPr>
                  <m:t>time</m:t>
                </w:ins>
              </m:r>
            </m:sub>
          </m:sSub>
          <m:r>
            <m:rPr>
              <m:aln/>
            </m:rPr>
            <w:rPr>
              <w:rFonts w:ascii="Cambria Math" w:eastAsiaTheme="minorEastAsia" w:hAnsi="Cambria Math"/>
              <w:sz w:val="22"/>
              <w:szCs w:val="22"/>
              <w:rPrChange w:id="248" w:author="Robbie Parks" w:date="2019-04-23T23:36:00Z">
                <w:rPr>
                  <w:rFonts w:ascii="Cambria Math" w:eastAsiaTheme="minorEastAsia" w:hAnsi="Cambria Math"/>
                  <w:color w:val="FFFFFF" w:themeColor="background1"/>
                  <w:sz w:val="22"/>
                  <w:szCs w:val="22"/>
                </w:rPr>
              </w:rPrChange>
            </w:rPr>
            <m:t>+</m:t>
          </m:r>
          <m:r>
            <w:ins w:id="249" w:author="Robbie Parks" w:date="2019-04-23T23:36:00Z">
              <m:rPr>
                <m:sty m:val="p"/>
              </m:rPr>
              <w:rPr>
                <w:rFonts w:ascii="Cambria Math" w:eastAsiaTheme="minorEastAsia" w:hAnsi="Cambria Math"/>
                <w:color w:val="FFFFFF" w:themeColor="background1"/>
                <w:sz w:val="22"/>
                <w:szCs w:val="22"/>
                <w:rPrChange w:id="250" w:author="Robbie Parks" w:date="2019-04-23T23:36:00Z">
                  <w:rPr>
                    <w:rFonts w:ascii="Cambria Math" w:eastAsiaTheme="minorEastAsia" w:hAnsi="Cambria Math"/>
                    <w:color w:val="FFFFFF" w:themeColor="background1"/>
                    <w:sz w:val="22"/>
                    <w:szCs w:val="22"/>
                  </w:rPr>
                </w:rPrChange>
              </w:rPr>
              <w:br/>
            </w:ins>
          </m:r>
        </m:oMath>
        <m:oMath>
          <m:sSub>
            <m:sSubPr>
              <m:ctrlPr>
                <w:ins w:id="251" w:author="Robbie Parks" w:date="2019-04-23T23:36:00Z">
                  <w:rPr>
                    <w:rFonts w:ascii="Cambria Math" w:hAnsi="Cambria Math"/>
                    <w:i/>
                  </w:rPr>
                </w:ins>
              </m:ctrlPr>
            </m:sSubPr>
            <m:e>
              <m:r>
                <w:ins w:id="252" w:author="Robbie Parks" w:date="2019-04-23T23:36:00Z">
                  <w:rPr>
                    <w:rFonts w:ascii="Cambria Math" w:hAnsi="Cambria Math"/>
                  </w:rPr>
                  <m:t>ɛ</m:t>
                </w:ins>
              </m:r>
            </m:e>
            <m:sub>
              <m:r>
                <w:ins w:id="253" w:author="Robbie Parks" w:date="2019-04-23T23:36:00Z">
                  <w:rPr>
                    <w:rFonts w:ascii="Cambria Math" w:hAnsi="Cambria Math"/>
                    <w:vertAlign w:val="subscript"/>
                  </w:rPr>
                  <m:t>state-</m:t>
                </w:ins>
              </m:r>
              <m:r>
                <w:ins w:id="254" w:author="Robbie Parks" w:date="2019-04-24T16:13:00Z">
                  <w:rPr>
                    <w:rFonts w:ascii="Cambria Math" w:hAnsi="Cambria Math"/>
                    <w:vertAlign w:val="subscript"/>
                  </w:rPr>
                  <m:t>time</m:t>
                </w:ins>
              </m:r>
            </m:sub>
          </m:sSub>
          <m:r>
            <w:ins w:id="255" w:author="Robbie Parks" w:date="2019-04-23T23:36:00Z">
              <m:rPr>
                <m:aln/>
              </m:rPr>
              <w:rPr>
                <w:rFonts w:ascii="Cambria Math" w:hAnsi="Cambria Math"/>
                <w:color w:val="FFFFFF" w:themeColor="background1"/>
                <w:rPrChange w:id="256" w:author="Robbie Parks" w:date="2019-04-23T23:36:00Z">
                  <w:rPr>
                    <w:rFonts w:ascii="Cambria Math" w:hAnsi="Cambria Math"/>
                    <w:color w:val="000000" w:themeColor="text1"/>
                  </w:rPr>
                </w:rPrChange>
              </w:rPr>
              <m:t>+</m:t>
            </w:ins>
          </m:r>
        </m:oMath>
      </m:oMathPara>
    </w:p>
    <w:p w14:paraId="3AF53BC0" w14:textId="77777777" w:rsidR="0065196B" w:rsidRDefault="0065196B" w:rsidP="0065196B">
      <w:pPr>
        <w:spacing w:line="480" w:lineRule="auto"/>
        <w:jc w:val="both"/>
        <w:outlineLvl w:val="0"/>
      </w:pPr>
    </w:p>
    <w:p w14:paraId="6D020C30" w14:textId="0BD68218"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ins w:id="257" w:author="Robbie Parks" w:date="2019-04-24T11:01:00Z">
                <w:rPr>
                  <w:rFonts w:ascii="Cambria Math" w:hAnsi="Cambria Math"/>
                  <w:i/>
                </w:rPr>
              </w:ins>
            </m:ctrlPr>
          </m:sSubPr>
          <m:e>
            <m:r>
              <w:rPr>
                <w:rFonts w:ascii="Cambria Math" w:hAnsi="Cambria Math"/>
              </w:rPr>
              <m:t>α</m:t>
            </m:r>
          </m:e>
          <m:sub>
            <m:r>
              <w:rPr>
                <w:rFonts w:ascii="Cambria Math" w:hAnsi="Cambria Math"/>
              </w:rPr>
              <m:t>0</m:t>
            </m:r>
          </m:sub>
        </m:sSub>
      </m:oMath>
      <w:r>
        <w:rPr>
          <w:rFonts w:eastAsiaTheme="minorEastAsia"/>
        </w:rPr>
        <w:t xml:space="preserve"> as the common intercept and </w:t>
      </w:r>
      <m:oMath>
        <m:sSub>
          <m:sSubPr>
            <m:ctrlPr>
              <w:ins w:id="258" w:author="Robbie Parks" w:date="2019-04-24T11:01:00Z">
                <w:rPr>
                  <w:rFonts w:ascii="Cambria Math" w:hAnsi="Cambria Math"/>
                  <w:i/>
                </w:rPr>
              </w:ins>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w:t>
      </w:r>
      <w:r w:rsidR="005717FC">
        <w:rPr>
          <w:color w:val="000000" w:themeColor="text1"/>
        </w:rPr>
        <w:t xml:space="preserve">monthly </w:t>
      </w:r>
      <w:r w:rsidR="007870AF">
        <w:rPr>
          <w:color w:val="000000" w:themeColor="text1"/>
        </w:rPr>
        <w:t>factors; monthly variations</w:t>
      </w:r>
      <w:r w:rsidRPr="00636C9B">
        <w:rPr>
          <w:color w:val="000000" w:themeColor="text1"/>
        </w:rPr>
        <w:t xml:space="preserve"> </w:t>
      </w:r>
      <w:r>
        <w:rPr>
          <w:color w:val="000000" w:themeColor="text1"/>
        </w:rPr>
        <w:t xml:space="preserve">tend to </w:t>
      </w:r>
      <w:r w:rsidR="007870AF">
        <w:rPr>
          <w:color w:val="000000" w:themeColor="text1"/>
        </w:rPr>
        <w:t>be smooth</w:t>
      </w:r>
      <w:r>
        <w:rPr>
          <w:color w:val="000000" w:themeColor="text1"/>
        </w:rPr>
        <w:t xml:space="preserve">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ins w:id="259" w:author="Robbie Parks" w:date="2019-04-24T11:01:00Z">
                <w:rPr>
                  <w:rFonts w:ascii="Cambria Math" w:hAnsi="Cambria Math"/>
                  <w:i/>
                </w:rPr>
              </w:ins>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and </w:t>
      </w:r>
      <m:oMath>
        <m:sSub>
          <m:sSubPr>
            <m:ctrlPr>
              <w:ins w:id="260" w:author="Robbie Parks" w:date="2019-04-24T11:01:00Z">
                <w:rPr>
                  <w:rFonts w:ascii="Cambria Math" w:hAnsi="Cambria Math"/>
                  <w:i/>
                </w:rPr>
              </w:ins>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1133BB7F"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ins w:id="261" w:author="Robbie Parks" w:date="2019-04-24T11:01:00Z">
                <w:rPr>
                  <w:rFonts w:ascii="Cambria Math" w:hAnsi="Cambria Math"/>
                  <w:i/>
                </w:rPr>
              </w:ins>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and </w:t>
      </w:r>
      <m:oMath>
        <m:sSub>
          <m:sSubPr>
            <m:ctrlPr>
              <w:ins w:id="262" w:author="Robbie Parks" w:date="2019-04-24T11:01:00Z">
                <w:rPr>
                  <w:rFonts w:ascii="Cambria Math" w:hAnsi="Cambria Math"/>
                  <w:i/>
                </w:rPr>
              </w:ins>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xml:space="preserve">, </w:t>
      </w:r>
      <w:r w:rsidR="00BE7222">
        <w:rPr>
          <w:color w:val="000000" w:themeColor="text1"/>
        </w:rPr>
        <w:t>modelled</w:t>
      </w:r>
      <w:r>
        <w:rPr>
          <w:color w:val="000000" w:themeColor="text1"/>
        </w:rPr>
        <w:t xml:space="preserve">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 xml:space="preserve">mortality </w:t>
      </w:r>
      <w:r>
        <w:rPr>
          <w:color w:val="000000" w:themeColor="text1"/>
        </w:rPr>
        <w:lastRenderedPageBreak/>
        <w:t>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ins w:id="263" w:author="Robbie Parks" w:date="2019-04-24T11:01:00Z">
                <w:rPr>
                  <w:rFonts w:ascii="Cambria Math" w:hAnsi="Cambria Math"/>
                  <w:i/>
                  <w:color w:val="000000" w:themeColor="text1"/>
                </w:rPr>
              </w:ins>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ins w:id="264" w:author="Robbie Parks" w:date="2019-04-24T11:01:00Z">
                <w:rPr>
                  <w:rFonts w:ascii="Cambria Math" w:hAnsi="Cambria Math"/>
                  <w:i/>
                </w:rPr>
              </w:ins>
            </m:ctrlPr>
          </m:sSubPr>
          <m:e>
            <m:r>
              <w:rPr>
                <w:rFonts w:ascii="Cambria Math" w:hAnsi="Cambria Math"/>
              </w:rPr>
              <m:t>ν</m:t>
            </m:r>
          </m:e>
          <m:sub>
            <m:r>
              <w:del w:id="265" w:author="Robbie Parks" w:date="2019-04-24T16:14:00Z">
                <w:rPr>
                  <w:rFonts w:ascii="Cambria Math" w:hAnsi="Cambria Math"/>
                </w:rPr>
                <m:t>month-year</m:t>
              </w:del>
            </m:r>
            <m:r>
              <w:ins w:id="266" w:author="Robbie Parks" w:date="2019-04-24T16:14:00Z">
                <w:rPr>
                  <w:rFonts w:ascii="Cambria Math" w:hAnsi="Cambria Math"/>
                </w:rPr>
                <m:t>time</m:t>
              </w:ins>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p>
    <w:p w14:paraId="438E35CE" w14:textId="77777777" w:rsidR="0065196B" w:rsidRPr="00636C9B" w:rsidRDefault="0065196B" w:rsidP="0065196B">
      <w:pPr>
        <w:spacing w:line="480" w:lineRule="auto"/>
        <w:jc w:val="both"/>
        <w:outlineLvl w:val="0"/>
        <w:rPr>
          <w:color w:val="000000" w:themeColor="text1"/>
        </w:rPr>
      </w:pPr>
    </w:p>
    <w:p w14:paraId="41B2F807" w14:textId="12D7BF57" w:rsidR="0065196B" w:rsidRPr="00843ACB" w:rsidRDefault="0065196B" w:rsidP="007870AF">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ins w:id="267" w:author="Robbie Parks" w:date="2019-04-24T11:01:00Z">
                <w:rPr>
                  <w:rFonts w:ascii="Cambria Math" w:hAnsi="Cambria Math"/>
                  <w:sz w:val="22"/>
                  <w:szCs w:val="22"/>
                </w:rPr>
              </w:ins>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ins w:id="268" w:author="Robbie Parks" w:date="2019-04-24T11:01:00Z">
                <w:rPr>
                  <w:rFonts w:ascii="Cambria Math" w:hAnsi="Cambria Math"/>
                  <w:i/>
                  <w:sz w:val="22"/>
                  <w:szCs w:val="22"/>
                </w:rPr>
              </w:ins>
            </m:ctrlPr>
          </m:sSubPr>
          <m:e>
            <m:r>
              <w:rPr>
                <w:rFonts w:ascii="Cambria Math" w:hAnsi="Cambria Math"/>
                <w:sz w:val="22"/>
                <w:szCs w:val="22"/>
              </w:rPr>
              <m:t>Anomaly</m:t>
            </m:r>
          </m:e>
          <m:sub>
            <m:r>
              <w:rPr>
                <w:rFonts w:ascii="Cambria Math" w:hAnsi="Cambria Math"/>
                <w:sz w:val="22"/>
                <w:szCs w:val="22"/>
                <w:vertAlign w:val="subscript"/>
              </w:rPr>
              <m:t>state-</m:t>
            </m:r>
            <m:r>
              <w:del w:id="269" w:author="Robbie Parks" w:date="2019-04-24T16:15:00Z">
                <w:rPr>
                  <w:rFonts w:ascii="Cambria Math" w:hAnsi="Cambria Math"/>
                  <w:sz w:val="22"/>
                  <w:szCs w:val="22"/>
                  <w:vertAlign w:val="subscript"/>
                </w:rPr>
                <m:t>month</m:t>
              </w:del>
            </m:r>
            <m:r>
              <w:ins w:id="270" w:author="Robbie Parks" w:date="2019-04-24T16:15:00Z">
                <w:rPr>
                  <w:rFonts w:ascii="Cambria Math" w:hAnsi="Cambria Math"/>
                  <w:sz w:val="22"/>
                  <w:szCs w:val="22"/>
                  <w:vertAlign w:val="subscript"/>
                </w:rPr>
                <m:t>time</m:t>
              </w:ins>
            </m:r>
          </m:sub>
        </m:sSub>
      </m:oMath>
      <w:r>
        <w:rPr>
          <w:color w:val="000000" w:themeColor="text1"/>
        </w:rPr>
        <w:t>. The</w:t>
      </w:r>
      <w:r>
        <w:t xml:space="preserve"> coefficients of </w:t>
      </w:r>
      <m:oMath>
        <m:sSub>
          <m:sSubPr>
            <m:ctrlPr>
              <w:ins w:id="271" w:author="Robbie Parks" w:date="2019-04-24T11:01:00Z">
                <w:rPr>
                  <w:rFonts w:ascii="Cambria Math" w:hAnsi="Cambria Math"/>
                  <w:sz w:val="22"/>
                  <w:szCs w:val="22"/>
                </w:rPr>
              </w:ins>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w:t>
      </w:r>
      <w:r w:rsidR="007870AF">
        <w:t xml:space="preserve"> monthly death</w:t>
      </w:r>
      <w:r w:rsidRPr="00843ACB">
        <w:t xml:space="preserve"> rate ratio per 1°C increase in anomaly</w:t>
      </w:r>
      <w:r w:rsidR="007870AF">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007870AF">
        <w:rPr>
          <w:color w:val="000000" w:themeColor="text1"/>
          <w:lang w:val="en-US"/>
        </w:rPr>
        <w:t xml:space="preserve">An </w:t>
      </w:r>
      <w:r w:rsidR="007870AF" w:rsidRPr="00A46B9A">
        <w:rPr>
          <w:color w:val="000000" w:themeColor="text1"/>
          <w:lang w:val="en-US"/>
        </w:rPr>
        <w:t>over-dispersion ter</w:t>
      </w:r>
      <w:r w:rsidR="007870AF">
        <w:rPr>
          <w:color w:val="000000" w:themeColor="text1"/>
          <w:lang w:val="en-US"/>
        </w:rPr>
        <w:t>m (</w:t>
      </w:r>
      <m:oMath>
        <m:sSub>
          <m:sSubPr>
            <m:ctrlPr>
              <w:ins w:id="272" w:author="Robbie Parks" w:date="2019-04-24T11:01:00Z">
                <w:rPr>
                  <w:rFonts w:ascii="Cambria Math" w:hAnsi="Cambria Math"/>
                  <w:i/>
                </w:rPr>
              </w:ins>
            </m:ctrlPr>
          </m:sSubPr>
          <m:e>
            <m:r>
              <w:rPr>
                <w:rFonts w:ascii="Cambria Math" w:hAnsi="Cambria Math"/>
              </w:rPr>
              <m:t>ɛ</m:t>
            </m:r>
          </m:e>
          <m:sub>
            <m:r>
              <w:rPr>
                <w:rFonts w:ascii="Cambria Math" w:hAnsi="Cambria Math"/>
                <w:vertAlign w:val="subscript"/>
              </w:rPr>
              <m:t>state-</m:t>
            </m:r>
            <m:r>
              <w:ins w:id="273" w:author="Robbie Parks" w:date="2019-04-24T16:15:00Z">
                <w:rPr>
                  <w:rFonts w:ascii="Cambria Math" w:hAnsi="Cambria Math"/>
                  <w:vertAlign w:val="subscript"/>
                </w:rPr>
                <m:t>time</m:t>
              </w:ins>
            </m:r>
            <m:r>
              <w:del w:id="274" w:author="Robbie Parks" w:date="2019-04-24T16:15:00Z">
                <w:rPr>
                  <w:rFonts w:ascii="Cambria Math" w:hAnsi="Cambria Math"/>
                  <w:vertAlign w:val="subscript"/>
                </w:rPr>
                <m:t>month-year</m:t>
              </w:del>
            </m:r>
          </m:sub>
        </m:sSub>
      </m:oMath>
      <w:r w:rsidR="007870AF">
        <w:rPr>
          <w:color w:val="000000" w:themeColor="text1"/>
          <w:lang w:val="en-US"/>
        </w:rPr>
        <w:t>) captured</w:t>
      </w:r>
      <w:r w:rsidR="007870AF" w:rsidRPr="00A46B9A">
        <w:rPr>
          <w:color w:val="000000" w:themeColor="text1"/>
          <w:lang w:val="en-US"/>
        </w:rPr>
        <w:t xml:space="preserve"> the variation unaccounted for by other terms in the model, modelled as </w:t>
      </w:r>
      <w:r w:rsidR="007870AF" w:rsidRPr="00A46B9A">
        <w:rPr>
          <w:i/>
          <w:color w:val="000000" w:themeColor="text1"/>
          <w:lang w:val="en-US"/>
        </w:rPr>
        <w:t>N</w:t>
      </w:r>
      <w:r w:rsidR="007870AF" w:rsidRPr="00A46B9A">
        <w:rPr>
          <w:color w:val="000000" w:themeColor="text1"/>
          <w:lang w:val="en-US"/>
        </w:rPr>
        <w:t>(0,</w:t>
      </w:r>
      <m:oMath>
        <m:sSubSup>
          <m:sSubSupPr>
            <m:ctrlPr>
              <w:ins w:id="275" w:author="Robbie Parks" w:date="2019-04-24T11:01:00Z">
                <w:rPr>
                  <w:rFonts w:ascii="Cambria Math" w:hAnsi="Cambria Math"/>
                  <w:i/>
                  <w:color w:val="000000" w:themeColor="text1"/>
                  <w:lang w:val="en-US"/>
                </w:rPr>
              </w:ins>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007870AF" w:rsidRPr="00A46B9A">
        <w:rPr>
          <w:color w:val="000000" w:themeColor="text1"/>
          <w:lang w:val="en-US"/>
        </w:rPr>
        <w:t>).</w:t>
      </w:r>
      <w:r w:rsidR="007870AF" w:rsidRPr="007870AF">
        <w:rPr>
          <w:color w:val="000000" w:themeColor="text1"/>
          <w:lang w:val="en-US"/>
        </w:rPr>
        <w:t xml:space="preserve"> </w:t>
      </w:r>
      <w:r w:rsidR="007870AF" w:rsidRPr="00A86D9D">
        <w:rPr>
          <w:color w:val="000000" w:themeColor="text1"/>
          <w:lang w:val="en-US"/>
        </w:rPr>
        <w:t>We fitted the models using integrated nested Laplace approximation (INLA), using the R-INLA software</w:t>
      </w:r>
      <w:r w:rsidR="007870AF">
        <w:rPr>
          <w:color w:val="000000" w:themeColor="text1"/>
          <w:lang w:val="en-US"/>
        </w:rPr>
        <w:t>, which offers orders of computational efficiency improvement in Bayesian inference compared to traditional MCMC</w:t>
      </w:r>
      <w:del w:id="276" w:author="Robbie Parks" w:date="2019-04-23T23:46:00Z">
        <w:r w:rsidR="007870AF" w:rsidDel="00695536">
          <w:rPr>
            <w:color w:val="000000" w:themeColor="text1"/>
            <w:lang w:val="en-US"/>
          </w:rPr>
          <w:delText xml:space="preserve"> for latent Gaussian models</w:delText>
        </w:r>
      </w:del>
      <w:r w:rsidR="007870AF" w:rsidRPr="00A86D9D">
        <w:rPr>
          <w:color w:val="000000" w:themeColor="text1"/>
          <w:lang w:val="en-US"/>
        </w:rPr>
        <w:t>.</w:t>
      </w:r>
      <w:r w:rsidR="007870AF">
        <w:rPr>
          <w:color w:val="000000" w:themeColor="text1"/>
          <w:lang w:val="en-US"/>
        </w:rPr>
        <w:fldChar w:fldCharType="begin" w:fldLock="1"/>
      </w:r>
      <w:r w:rsidR="007870AF">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sidR="007870AF">
        <w:rPr>
          <w:color w:val="000000" w:themeColor="text1"/>
          <w:lang w:val="en-US"/>
        </w:rPr>
        <w:fldChar w:fldCharType="separate"/>
      </w:r>
      <w:r w:rsidR="007870AF" w:rsidRPr="005C694B">
        <w:rPr>
          <w:noProof/>
          <w:color w:val="000000" w:themeColor="text1"/>
          <w:vertAlign w:val="superscript"/>
          <w:lang w:val="en-US"/>
        </w:rPr>
        <w:t>42</w:t>
      </w:r>
      <w:r w:rsidR="007870AF">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78343DD1" w14:textId="39A12058" w:rsidR="0065196B" w:rsidRPr="009F1115"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sidR="00460727">
        <w:rPr>
          <w:color w:val="000000" w:themeColor="text1"/>
        </w:rPr>
        <w:t xml:space="preserve">which was calculated as </w:t>
      </w:r>
      <w:r>
        <w:rPr>
          <w:color w:val="000000" w:themeColor="text1"/>
        </w:rPr>
        <w:t xml:space="preserve">the </w:t>
      </w:r>
      <w:r>
        <w:rPr>
          <w:color w:val="000000" w:themeColor="text1"/>
        </w:rPr>
        <w:lastRenderedPageBreak/>
        <w:t xml:space="preserve">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r w:rsidR="00460727">
        <w:rPr>
          <w:color w:val="000000" w:themeColor="text1"/>
        </w:rPr>
        <w:t xml:space="preserve"> </w:t>
      </w: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w:t>
      </w:r>
      <w:r w:rsidR="00460727">
        <w:rPr>
          <w:color w:val="000000" w:themeColor="text1"/>
        </w:rPr>
        <w:t>elative risk. The reported 95% credible intervals</w:t>
      </w:r>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6A02801C" w:rsidR="0065196B" w:rsidRPr="00111115" w:rsidRDefault="00BE2421" w:rsidP="00AE1180">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w:t>
      </w:r>
      <w:r w:rsidR="00460727">
        <w:t xml:space="preserve">more </w:t>
      </w:r>
      <w:r w:rsidR="0065196B" w:rsidRPr="00790EA3">
        <w:t xml:space="preserve">extreme anomalous </w:t>
      </w:r>
      <w:r w:rsidR="00460727">
        <w:t>situations</w:t>
      </w:r>
      <w:r w:rsidR="00D077B9">
        <w:t>:</w:t>
      </w:r>
    </w:p>
    <w:p w14:paraId="5E8AC7A2" w14:textId="64525244" w:rsidR="00984C48" w:rsidRPr="00111115" w:rsidRDefault="00F36612">
      <w:pPr>
        <w:pStyle w:val="ListParagraph"/>
        <w:numPr>
          <w:ilvl w:val="1"/>
          <w:numId w:val="14"/>
        </w:numPr>
        <w:spacing w:after="0" w:line="480" w:lineRule="auto"/>
        <w:jc w:val="both"/>
        <w:rPr>
          <w:rFonts w:ascii="Times New Roman" w:hAnsi="Times New Roman"/>
          <w:i/>
          <w:color w:val="000000" w:themeColor="text1"/>
          <w:sz w:val="24"/>
          <w:szCs w:val="24"/>
        </w:rPr>
        <w:pPrChange w:id="277" w:author="Ezzati, Majid" w:date="2019-04-18T16:20:00Z">
          <w:pPr>
            <w:pStyle w:val="ListParagraph"/>
            <w:numPr>
              <w:ilvl w:val="1"/>
              <w:numId w:val="14"/>
            </w:numPr>
            <w:spacing w:line="480" w:lineRule="auto"/>
            <w:ind w:left="357" w:hanging="357"/>
            <w:jc w:val="both"/>
          </w:pPr>
        </w:pPrChange>
      </w:pPr>
      <w:r w:rsidRPr="00F36612">
        <w:rPr>
          <w:rFonts w:ascii="Times New Roman" w:hAnsi="Times New Roman"/>
          <w:color w:val="000000" w:themeColor="text1"/>
          <w:sz w:val="24"/>
          <w:szCs w:val="24"/>
        </w:rPr>
        <w:t xml:space="preserve">temperature anomaly </w:t>
      </w:r>
      <w:r w:rsidR="00AE1180">
        <w:rPr>
          <w:rFonts w:ascii="Times New Roman" w:hAnsi="Times New Roman"/>
          <w:color w:val="000000" w:themeColor="text1"/>
          <w:sz w:val="24"/>
          <w:szCs w:val="24"/>
        </w:rPr>
        <w:t xml:space="preserve">calculated </w:t>
      </w:r>
      <w:r w:rsidRPr="00F36612">
        <w:rPr>
          <w:rFonts w:ascii="Times New Roman" w:hAnsi="Times New Roman"/>
          <w:color w:val="000000" w:themeColor="text1"/>
          <w:sz w:val="24"/>
          <w:szCs w:val="24"/>
        </w:rPr>
        <w:t>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4674A8EA" w:rsidR="0065196B" w:rsidRPr="00D077B9" w:rsidRDefault="0065196B">
      <w:pPr>
        <w:pStyle w:val="ListParagraph"/>
        <w:numPr>
          <w:ilvl w:val="1"/>
          <w:numId w:val="14"/>
        </w:numPr>
        <w:spacing w:after="0" w:line="480" w:lineRule="auto"/>
        <w:jc w:val="both"/>
        <w:rPr>
          <w:rFonts w:ascii="Times New Roman" w:hAnsi="Times New Roman"/>
          <w:i/>
          <w:color w:val="000000" w:themeColor="text1"/>
          <w:sz w:val="24"/>
          <w:szCs w:val="24"/>
        </w:rPr>
        <w:pPrChange w:id="278" w:author="Ezzati, Majid" w:date="2019-04-18T16:20:00Z">
          <w:pPr>
            <w:pStyle w:val="ListParagraph"/>
            <w:numPr>
              <w:ilvl w:val="1"/>
              <w:numId w:val="14"/>
            </w:numPr>
            <w:spacing w:line="480" w:lineRule="auto"/>
            <w:ind w:left="357" w:hanging="357"/>
            <w:jc w:val="both"/>
          </w:pPr>
        </w:pPrChange>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ins w:id="279" w:author="Ezzati, Majid" w:date="2019-04-18T16:19:00Z">
        <w:r w:rsidR="00AE1180" w:rsidRPr="00D077B9">
          <w:rPr>
            <w:rFonts w:ascii="Times New Roman" w:hAnsi="Times New Roman"/>
            <w:color w:val="000000" w:themeColor="text1"/>
            <w:sz w:val="24"/>
            <w:szCs w:val="24"/>
          </w:rPr>
          <w:t>for each state and month</w:t>
        </w:r>
        <w:r w:rsidR="00AE1180" w:rsidRPr="008B4CDA">
          <w:rPr>
            <w:rFonts w:ascii="Times New Roman" w:hAnsi="Times New Roman"/>
            <w:sz w:val="24"/>
            <w:szCs w:val="24"/>
          </w:rPr>
          <w:t xml:space="preserve"> </w:t>
        </w:r>
      </w:ins>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29E919DB" w:rsidR="0065196B" w:rsidRPr="00790EA3" w:rsidRDefault="0065196B">
      <w:pPr>
        <w:pStyle w:val="ListParagraph"/>
        <w:numPr>
          <w:ilvl w:val="1"/>
          <w:numId w:val="14"/>
        </w:numPr>
        <w:spacing w:after="0" w:line="480" w:lineRule="auto"/>
        <w:jc w:val="both"/>
        <w:rPr>
          <w:rFonts w:ascii="Times New Roman" w:hAnsi="Times New Roman"/>
          <w:i/>
          <w:color w:val="000000" w:themeColor="text1"/>
          <w:sz w:val="24"/>
          <w:szCs w:val="24"/>
        </w:rPr>
        <w:pPrChange w:id="280" w:author="Ezzati, Majid" w:date="2019-04-18T16:20:00Z">
          <w:pPr>
            <w:pStyle w:val="ListParagraph"/>
            <w:numPr>
              <w:ilvl w:val="1"/>
              <w:numId w:val="14"/>
            </w:numPr>
            <w:spacing w:line="480" w:lineRule="auto"/>
            <w:ind w:left="357" w:hanging="357"/>
            <w:jc w:val="both"/>
          </w:pPr>
        </w:pPrChange>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ins w:id="281" w:author="Ezzati, Majid" w:date="2019-04-18T16:19:00Z">
        <w:r w:rsidR="00AE1180" w:rsidRPr="00D077B9">
          <w:rPr>
            <w:rFonts w:ascii="Times New Roman" w:hAnsi="Times New Roman"/>
            <w:color w:val="000000" w:themeColor="text1"/>
            <w:sz w:val="24"/>
            <w:szCs w:val="24"/>
          </w:rPr>
          <w:t>for each state and month</w:t>
        </w:r>
        <w:r w:rsidR="00AE1180" w:rsidRPr="00283213">
          <w:rPr>
            <w:rFonts w:ascii="Times New Roman" w:hAnsi="Times New Roman"/>
            <w:sz w:val="24"/>
            <w:szCs w:val="24"/>
          </w:rPr>
          <w:t xml:space="preserve"> </w:t>
        </w:r>
      </w:ins>
      <w:r w:rsidR="00D077B9" w:rsidRPr="00283213">
        <w:rPr>
          <w:rFonts w:ascii="Times New Roman" w:hAnsi="Times New Roman"/>
          <w:sz w:val="24"/>
          <w:szCs w:val="24"/>
        </w:rPr>
        <w:t>(adjusted for length of month)</w:t>
      </w:r>
    </w:p>
    <w:p w14:paraId="12A59CC5" w14:textId="77777777" w:rsidR="00AE1180" w:rsidRDefault="00AE1180" w:rsidP="00AE1180">
      <w:pPr>
        <w:spacing w:line="480" w:lineRule="auto"/>
        <w:jc w:val="both"/>
        <w:rPr>
          <w:ins w:id="282" w:author="Ezzati, Majid" w:date="2019-04-18T16:20:00Z"/>
        </w:rPr>
      </w:pPr>
    </w:p>
    <w:p w14:paraId="2CBD98B9" w14:textId="160B93D9" w:rsidR="0065196B" w:rsidRDefault="00D965F8" w:rsidP="00AE1180">
      <w:pPr>
        <w:spacing w:line="480" w:lineRule="auto"/>
        <w:jc w:val="both"/>
      </w:pPr>
      <w:r>
        <w:t>The correlations among the</w:t>
      </w:r>
      <w:ins w:id="283" w:author="Ezzati, Majid" w:date="2019-04-18T16:20:00Z">
        <w:r w:rsidR="00AE1180">
          <w:t>se</w:t>
        </w:r>
      </w:ins>
      <w:r>
        <w:t xml:space="preserve"> variables and anomaly based on mean were between 0.6</w:t>
      </w:r>
      <w:ins w:id="284" w:author="Ezzati, Majid" w:date="2019-04-18T16:20:00Z">
        <w:r w:rsidR="00AE1180">
          <w:t>0</w:t>
        </w:r>
      </w:ins>
      <w:r>
        <w:t xml:space="preserve">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w:t>
      </w:r>
      <w:r w:rsidR="005922A2">
        <w:lastRenderedPageBreak/>
        <w:t xml:space="preserve">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1D09883D"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00AE1180">
        <w:t xml:space="preserve"> This paper</w:t>
      </w:r>
      <w:r w:rsidRPr="003575A7">
        <w:t xml:space="preserve">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5A8B7ADC" w:rsidR="0065196B" w:rsidRDefault="0065196B" w:rsidP="0065196B">
      <w:pPr>
        <w:spacing w:line="480" w:lineRule="auto"/>
        <w:jc w:val="both"/>
      </w:pPr>
      <w:r w:rsidRPr="00636C9B">
        <w:t>All authors contributed to study concept, analytical approach, and interpretation of results. RP</w:t>
      </w:r>
      <w:r w:rsidR="00AE1180">
        <w:t>, GD</w:t>
      </w:r>
      <w:r w:rsidRPr="00636C9B">
        <w:t xml:space="preserve"> and ME collated and organised mortality files. RP performed the analysis, with input from </w:t>
      </w:r>
      <w:r w:rsidR="00AE1180">
        <w:t>other authors</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0BAFB163" w14:textId="69FA4F0A" w:rsidR="00CD4D45" w:rsidRPr="00CD4D45" w:rsidRDefault="0065196B" w:rsidP="00CD4D45">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CD4D45" w:rsidRPr="00CD4D45">
        <w:rPr>
          <w:noProof/>
          <w:lang w:val="en-US"/>
        </w:rPr>
        <w:t>1.</w:t>
      </w:r>
      <w:r w:rsidR="00CD4D45" w:rsidRPr="00CD4D45">
        <w:rPr>
          <w:noProof/>
          <w:lang w:val="en-US"/>
        </w:rPr>
        <w:tab/>
        <w:t xml:space="preserve">Gasparrini, A. </w:t>
      </w:r>
      <w:r w:rsidR="00CD4D45" w:rsidRPr="00CD4D45">
        <w:rPr>
          <w:i/>
          <w:iCs/>
          <w:noProof/>
          <w:lang w:val="en-US"/>
        </w:rPr>
        <w:t>et al.</w:t>
      </w:r>
      <w:r w:rsidR="00CD4D45" w:rsidRPr="00CD4D45">
        <w:rPr>
          <w:noProof/>
          <w:lang w:val="en-US"/>
        </w:rPr>
        <w:t xml:space="preserve"> Mortality risk attributable to high and low ambient temperature: A multicountry observational study. </w:t>
      </w:r>
      <w:r w:rsidR="00CD4D45" w:rsidRPr="00CD4D45">
        <w:rPr>
          <w:i/>
          <w:iCs/>
          <w:noProof/>
          <w:lang w:val="en-US"/>
        </w:rPr>
        <w:t>Lancet</w:t>
      </w:r>
      <w:r w:rsidR="00CD4D45" w:rsidRPr="00CD4D45">
        <w:rPr>
          <w:noProof/>
          <w:lang w:val="en-US"/>
        </w:rPr>
        <w:t xml:space="preserve"> </w:t>
      </w:r>
      <w:r w:rsidR="00CD4D45" w:rsidRPr="00CD4D45">
        <w:rPr>
          <w:b/>
          <w:bCs/>
          <w:noProof/>
          <w:lang w:val="en-US"/>
        </w:rPr>
        <w:t>386,</w:t>
      </w:r>
      <w:r w:rsidR="00CD4D45" w:rsidRPr="00CD4D45">
        <w:rPr>
          <w:noProof/>
          <w:lang w:val="en-US"/>
        </w:rPr>
        <w:t xml:space="preserve"> 369–375 (2015).</w:t>
      </w:r>
    </w:p>
    <w:p w14:paraId="6E34D55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w:t>
      </w:r>
      <w:r w:rsidRPr="00CD4D45">
        <w:rPr>
          <w:noProof/>
          <w:lang w:val="en-US"/>
        </w:rPr>
        <w:tab/>
        <w:t xml:space="preserve">Watts, N. </w:t>
      </w:r>
      <w:r w:rsidRPr="00CD4D45">
        <w:rPr>
          <w:i/>
          <w:iCs/>
          <w:noProof/>
          <w:lang w:val="en-US"/>
        </w:rPr>
        <w:t>et al.</w:t>
      </w:r>
      <w:r w:rsidRPr="00CD4D45">
        <w:rPr>
          <w:noProof/>
          <w:lang w:val="en-US"/>
        </w:rPr>
        <w:t xml:space="preserve"> The 2018 report of the Lancet Countdown on health and climate change: shaping health of nations for centuries to come. </w:t>
      </w:r>
      <w:r w:rsidRPr="00CD4D45">
        <w:rPr>
          <w:i/>
          <w:iCs/>
          <w:noProof/>
          <w:lang w:val="en-US"/>
        </w:rPr>
        <w:t>Lancet</w:t>
      </w:r>
      <w:r w:rsidRPr="00CD4D45">
        <w:rPr>
          <w:noProof/>
          <w:lang w:val="en-US"/>
        </w:rPr>
        <w:t xml:space="preserve"> </w:t>
      </w:r>
      <w:r w:rsidRPr="00CD4D45">
        <w:rPr>
          <w:b/>
          <w:bCs/>
          <w:noProof/>
          <w:lang w:val="en-US"/>
        </w:rPr>
        <w:t>6736,</w:t>
      </w:r>
      <w:r w:rsidRPr="00CD4D45">
        <w:rPr>
          <w:noProof/>
          <w:lang w:val="en-US"/>
        </w:rPr>
        <w:t xml:space="preserve"> 1–4 (2018).</w:t>
      </w:r>
    </w:p>
    <w:p w14:paraId="7BE860A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w:t>
      </w:r>
      <w:r w:rsidRPr="00CD4D45">
        <w:rPr>
          <w:noProof/>
          <w:lang w:val="en-US"/>
        </w:rPr>
        <w:tab/>
        <w:t xml:space="preserve">McMichael, A. J., Woodruff, R. E. &amp; Hales, S. Climate change and human health: Present and future risks. </w:t>
      </w:r>
      <w:r w:rsidRPr="00CD4D45">
        <w:rPr>
          <w:i/>
          <w:iCs/>
          <w:noProof/>
          <w:lang w:val="en-US"/>
        </w:rPr>
        <w:t>Lancet</w:t>
      </w:r>
      <w:r w:rsidRPr="00CD4D45">
        <w:rPr>
          <w:noProof/>
          <w:lang w:val="en-US"/>
        </w:rPr>
        <w:t xml:space="preserve"> (2006). doi:10.1016/S0140-6736(06)68079-3</w:t>
      </w:r>
    </w:p>
    <w:p w14:paraId="1CD1245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w:t>
      </w:r>
      <w:r w:rsidRPr="00CD4D45">
        <w:rPr>
          <w:noProof/>
          <w:lang w:val="en-US"/>
        </w:rPr>
        <w:tab/>
        <w:t xml:space="preserve">Haines, A. &amp; Ebi, K. The imperative for climate action to protect health. </w:t>
      </w:r>
      <w:r w:rsidRPr="00CD4D45">
        <w:rPr>
          <w:i/>
          <w:iCs/>
          <w:noProof/>
          <w:lang w:val="en-US"/>
        </w:rPr>
        <w:t>N. Engl. J. Med.</w:t>
      </w:r>
      <w:r w:rsidRPr="00CD4D45">
        <w:rPr>
          <w:noProof/>
          <w:lang w:val="en-US"/>
        </w:rPr>
        <w:t xml:space="preserve"> 263–273 (2019).</w:t>
      </w:r>
    </w:p>
    <w:p w14:paraId="1E6AE0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5.</w:t>
      </w:r>
      <w:r w:rsidRPr="00CD4D45">
        <w:rPr>
          <w:noProof/>
          <w:lang w:val="en-US"/>
        </w:rPr>
        <w:tab/>
        <w:t xml:space="preserve">Smith, K. R. </w:t>
      </w:r>
      <w:r w:rsidRPr="00CD4D45">
        <w:rPr>
          <w:i/>
          <w:iCs/>
          <w:noProof/>
          <w:lang w:val="en-US"/>
        </w:rPr>
        <w:t>et al.</w:t>
      </w:r>
      <w:r w:rsidRPr="00CD4D45">
        <w:rPr>
          <w:noProof/>
          <w:lang w:val="en-US"/>
        </w:rPr>
        <w:t xml:space="preserve"> Human health: Impacts, adaptation, and co-benefits. in </w:t>
      </w:r>
      <w:r w:rsidRPr="00CD4D45">
        <w:rPr>
          <w:i/>
          <w:iCs/>
          <w:noProof/>
          <w:lang w:val="en-US"/>
        </w:rPr>
        <w:t>Climate Change 2014 Impacts, Adaptation and Vulnerability: Part A: Global and Sectoral Aspects</w:t>
      </w:r>
      <w:r w:rsidRPr="00CD4D45">
        <w:rPr>
          <w:noProof/>
          <w:lang w:val="en-US"/>
        </w:rPr>
        <w:t xml:space="preserve"> (2015). doi:10.1017/CBO9781107415379.016</w:t>
      </w:r>
    </w:p>
    <w:p w14:paraId="053B832F"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6.</w:t>
      </w:r>
      <w:r w:rsidRPr="00CD4D45">
        <w:rPr>
          <w:noProof/>
          <w:lang w:val="en-US"/>
        </w:rPr>
        <w:tab/>
        <w:t xml:space="preserve">Huang, C. </w:t>
      </w:r>
      <w:r w:rsidRPr="00CD4D45">
        <w:rPr>
          <w:i/>
          <w:iCs/>
          <w:noProof/>
          <w:lang w:val="en-US"/>
        </w:rPr>
        <w:t>et al.</w:t>
      </w:r>
      <w:r w:rsidRPr="00CD4D45">
        <w:rPr>
          <w:noProof/>
          <w:lang w:val="en-US"/>
        </w:rPr>
        <w:t xml:space="preserve"> Projecting future heat-related mortality under climate change scenarios: A systematic review. </w:t>
      </w:r>
      <w:r w:rsidRPr="00CD4D45">
        <w:rPr>
          <w:i/>
          <w:iCs/>
          <w:noProof/>
          <w:lang w:val="en-US"/>
        </w:rPr>
        <w:t>Environmental Health Perspectives</w:t>
      </w:r>
      <w:r w:rsidRPr="00CD4D45">
        <w:rPr>
          <w:noProof/>
          <w:lang w:val="en-US"/>
        </w:rPr>
        <w:t xml:space="preserve"> (2011). doi:10.1289/ehp.1103456</w:t>
      </w:r>
    </w:p>
    <w:p w14:paraId="5724461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7.</w:t>
      </w:r>
      <w:r w:rsidRPr="00CD4D45">
        <w:rPr>
          <w:noProof/>
          <w:lang w:val="en-US"/>
        </w:rPr>
        <w:tab/>
        <w:t xml:space="preserve">Gasparrini, A. </w:t>
      </w:r>
      <w:r w:rsidRPr="00CD4D45">
        <w:rPr>
          <w:i/>
          <w:iCs/>
          <w:noProof/>
          <w:lang w:val="en-US"/>
        </w:rPr>
        <w:t>et al.</w:t>
      </w:r>
      <w:r w:rsidRPr="00CD4D45">
        <w:rPr>
          <w:noProof/>
          <w:lang w:val="en-US"/>
        </w:rPr>
        <w:t xml:space="preserve"> Projections of temperature-related excess mortality under climate change scenarios. </w:t>
      </w:r>
      <w:r w:rsidRPr="00CD4D45">
        <w:rPr>
          <w:i/>
          <w:iCs/>
          <w:noProof/>
          <w:lang w:val="en-US"/>
        </w:rPr>
        <w:t>Lancet Planet. Heal.</w:t>
      </w:r>
      <w:r w:rsidRPr="00CD4D45">
        <w:rPr>
          <w:noProof/>
          <w:lang w:val="en-US"/>
        </w:rPr>
        <w:t xml:space="preserve"> (2017). doi:10.1016/S2542-5196(17)30156-0</w:t>
      </w:r>
    </w:p>
    <w:p w14:paraId="25A2AE8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8.</w:t>
      </w:r>
      <w:r w:rsidRPr="00CD4D45">
        <w:rPr>
          <w:noProof/>
          <w:lang w:val="en-US"/>
        </w:rPr>
        <w:tab/>
        <w:t xml:space="preserve">Burke, M. </w:t>
      </w:r>
      <w:r w:rsidRPr="00CD4D45">
        <w:rPr>
          <w:i/>
          <w:iCs/>
          <w:noProof/>
          <w:lang w:val="en-US"/>
        </w:rPr>
        <w:t>et al.</w:t>
      </w:r>
      <w:r w:rsidRPr="00CD4D45">
        <w:rPr>
          <w:noProof/>
          <w:lang w:val="en-US"/>
        </w:rPr>
        <w:t xml:space="preserve"> Higher temperatures increase suicide rates in the United States and Mexico. </w:t>
      </w:r>
      <w:r w:rsidRPr="00CD4D45">
        <w:rPr>
          <w:i/>
          <w:iCs/>
          <w:noProof/>
          <w:lang w:val="en-US"/>
        </w:rPr>
        <w:t>Nat. Clim. Chang.</w:t>
      </w:r>
      <w:r w:rsidRPr="00CD4D45">
        <w:rPr>
          <w:noProof/>
          <w:lang w:val="en-US"/>
        </w:rPr>
        <w:t xml:space="preserve"> (2018). doi:10.1038/s41558-018-0222-x</w:t>
      </w:r>
    </w:p>
    <w:p w14:paraId="6D0E9C1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9.</w:t>
      </w:r>
      <w:r w:rsidRPr="00CD4D45">
        <w:rPr>
          <w:noProof/>
          <w:lang w:val="en-US"/>
        </w:rPr>
        <w:tab/>
        <w:t xml:space="preserve">Rey, G. </w:t>
      </w:r>
      <w:r w:rsidRPr="00CD4D45">
        <w:rPr>
          <w:i/>
          <w:iCs/>
          <w:noProof/>
          <w:lang w:val="en-US"/>
        </w:rPr>
        <w:t>et al.</w:t>
      </w:r>
      <w:r w:rsidRPr="00CD4D45">
        <w:rPr>
          <w:noProof/>
          <w:lang w:val="en-US"/>
        </w:rPr>
        <w:t xml:space="preserve"> The impact of major heat waves on all-cause and cause-specific mortality in France from 1971 to 2003. </w:t>
      </w:r>
      <w:r w:rsidRPr="00CD4D45">
        <w:rPr>
          <w:i/>
          <w:iCs/>
          <w:noProof/>
          <w:lang w:val="en-US"/>
        </w:rPr>
        <w:t>Int. Arch. Occup. Environ. Health</w:t>
      </w:r>
      <w:r w:rsidRPr="00CD4D45">
        <w:rPr>
          <w:noProof/>
          <w:lang w:val="en-US"/>
        </w:rPr>
        <w:t xml:space="preserve"> (2007). doi:10.1007/s00420-007-0173-4</w:t>
      </w:r>
    </w:p>
    <w:p w14:paraId="6487859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10.</w:t>
      </w:r>
      <w:r w:rsidRPr="00CD4D45">
        <w:rPr>
          <w:noProof/>
          <w:lang w:val="en-US"/>
        </w:rPr>
        <w:tab/>
        <w:t xml:space="preserve">Orru, H. &amp; Åström, D. O. Increases in external cause mortality due to high and low temperatures: evidence from northeastern Europe. </w:t>
      </w:r>
      <w:r w:rsidRPr="00CD4D45">
        <w:rPr>
          <w:i/>
          <w:iCs/>
          <w:noProof/>
          <w:lang w:val="en-US"/>
        </w:rPr>
        <w:t>Int. J. Biometeorol.</w:t>
      </w:r>
      <w:r w:rsidRPr="00CD4D45">
        <w:rPr>
          <w:noProof/>
          <w:lang w:val="en-US"/>
        </w:rPr>
        <w:t xml:space="preserve"> (2017). doi:10.1007/s00484-016-1270-4</w:t>
      </w:r>
    </w:p>
    <w:p w14:paraId="3E1C93F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11.</w:t>
      </w:r>
      <w:r w:rsidRPr="00CD4D45">
        <w:rPr>
          <w:noProof/>
          <w:lang w:val="en-US"/>
        </w:rPr>
        <w:tab/>
        <w:t xml:space="preserve">Parks, R. M., Bennett, J. E., Foreman, K. J., Toumi, R. &amp; Ezzati, M. National and regional seasonal dynamics of all-cause and cause-specific mortality in the USA from 1980 to 2016. </w:t>
      </w:r>
      <w:r w:rsidRPr="00CD4D45">
        <w:rPr>
          <w:i/>
          <w:iCs/>
          <w:noProof/>
          <w:lang w:val="en-US"/>
        </w:rPr>
        <w:t>Elife</w:t>
      </w:r>
      <w:r w:rsidRPr="00CD4D45">
        <w:rPr>
          <w:noProof/>
          <w:lang w:val="en-US"/>
        </w:rPr>
        <w:t xml:space="preserve"> </w:t>
      </w:r>
      <w:r w:rsidRPr="00CD4D45">
        <w:rPr>
          <w:b/>
          <w:bCs/>
          <w:noProof/>
          <w:lang w:val="en-US"/>
        </w:rPr>
        <w:t>7,</w:t>
      </w:r>
      <w:r w:rsidRPr="00CD4D45">
        <w:rPr>
          <w:noProof/>
          <w:lang w:val="en-US"/>
        </w:rPr>
        <w:t xml:space="preserve"> (2018).</w:t>
      </w:r>
    </w:p>
    <w:p w14:paraId="69649D8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12.</w:t>
      </w:r>
      <w:r w:rsidRPr="00CD4D45">
        <w:rPr>
          <w:noProof/>
          <w:lang w:val="en-US"/>
        </w:rPr>
        <w:tab/>
        <w:t xml:space="preserve">Rau, R. Seasonality in human mortality. A demographic approach. </w:t>
      </w:r>
      <w:r w:rsidRPr="00CD4D45">
        <w:rPr>
          <w:i/>
          <w:iCs/>
          <w:noProof/>
          <w:lang w:val="en-US"/>
        </w:rPr>
        <w:t>Wirtschafts- und Sozialwissenschaftlichen Fak.</w:t>
      </w:r>
      <w:r w:rsidRPr="00CD4D45">
        <w:rPr>
          <w:noProof/>
          <w:lang w:val="en-US"/>
        </w:rPr>
        <w:t xml:space="preserve"> </w:t>
      </w:r>
      <w:r w:rsidRPr="00CD4D45">
        <w:rPr>
          <w:b/>
          <w:bCs/>
          <w:noProof/>
          <w:lang w:val="en-US"/>
        </w:rPr>
        <w:t>PhD,</w:t>
      </w:r>
      <w:r w:rsidRPr="00CD4D45">
        <w:rPr>
          <w:noProof/>
          <w:lang w:val="en-US"/>
        </w:rPr>
        <w:t xml:space="preserve"> 361 (2004).</w:t>
      </w:r>
    </w:p>
    <w:p w14:paraId="53FD26F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13.</w:t>
      </w:r>
      <w:r w:rsidRPr="00CD4D45">
        <w:rPr>
          <w:noProof/>
          <w:lang w:val="en-US"/>
        </w:rPr>
        <w:tab/>
        <w:t xml:space="preserve">Shi, L., Kloog, I., Zanobetti, A., Liu, P. &amp; Schwartz, J. D. Impacts of temperature and its variability on mortality in New England. </w:t>
      </w:r>
      <w:r w:rsidRPr="00CD4D45">
        <w:rPr>
          <w:i/>
          <w:iCs/>
          <w:noProof/>
          <w:lang w:val="en-US"/>
        </w:rPr>
        <w:t>Nat. Clim. Chang.</w:t>
      </w:r>
      <w:r w:rsidRPr="00CD4D45">
        <w:rPr>
          <w:noProof/>
          <w:lang w:val="en-US"/>
        </w:rPr>
        <w:t xml:space="preserve"> </w:t>
      </w:r>
      <w:r w:rsidRPr="00CD4D45">
        <w:rPr>
          <w:b/>
          <w:bCs/>
          <w:noProof/>
          <w:lang w:val="en-US"/>
        </w:rPr>
        <w:t>5,</w:t>
      </w:r>
      <w:r w:rsidRPr="00CD4D45">
        <w:rPr>
          <w:noProof/>
          <w:lang w:val="en-US"/>
        </w:rPr>
        <w:t xml:space="preserve"> 988–991 (2015).</w:t>
      </w:r>
    </w:p>
    <w:p w14:paraId="31CD2F38"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14.</w:t>
      </w:r>
      <w:r w:rsidRPr="00CD4D45">
        <w:rPr>
          <w:noProof/>
          <w:lang w:val="en-US"/>
        </w:rPr>
        <w:tab/>
        <w:t xml:space="preserve">Ye, X. </w:t>
      </w:r>
      <w:r w:rsidRPr="00CD4D45">
        <w:rPr>
          <w:i/>
          <w:iCs/>
          <w:noProof/>
          <w:lang w:val="en-US"/>
        </w:rPr>
        <w:t>et al.</w:t>
      </w:r>
      <w:r w:rsidRPr="00CD4D45">
        <w:rPr>
          <w:noProof/>
          <w:lang w:val="en-US"/>
        </w:rPr>
        <w:t xml:space="preserve"> Ambient temperature and morbidity: a review of epidemiological evidence. </w:t>
      </w:r>
      <w:r w:rsidRPr="00CD4D45">
        <w:rPr>
          <w:i/>
          <w:iCs/>
          <w:noProof/>
          <w:lang w:val="en-US"/>
        </w:rPr>
        <w:t>Environ. Health Perspect.</w:t>
      </w:r>
      <w:r w:rsidRPr="00CD4D45">
        <w:rPr>
          <w:noProof/>
          <w:lang w:val="en-US"/>
        </w:rPr>
        <w:t xml:space="preserve"> </w:t>
      </w:r>
      <w:r w:rsidRPr="00CD4D45">
        <w:rPr>
          <w:b/>
          <w:bCs/>
          <w:noProof/>
          <w:lang w:val="en-US"/>
        </w:rPr>
        <w:t>120,</w:t>
      </w:r>
      <w:r w:rsidRPr="00CD4D45">
        <w:rPr>
          <w:noProof/>
          <w:lang w:val="en-US"/>
        </w:rPr>
        <w:t xml:space="preserve"> 19–28 (2012).</w:t>
      </w:r>
    </w:p>
    <w:p w14:paraId="27994E7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15.</w:t>
      </w:r>
      <w:r w:rsidRPr="00CD4D45">
        <w:rPr>
          <w:noProof/>
          <w:lang w:val="en-US"/>
        </w:rPr>
        <w:tab/>
        <w:t xml:space="preserve">Basu, R. High ambient temperature and mortality: A review of epidemiologic studies from 2001 to 2008. </w:t>
      </w:r>
      <w:r w:rsidRPr="00CD4D45">
        <w:rPr>
          <w:i/>
          <w:iCs/>
          <w:noProof/>
          <w:lang w:val="en-US"/>
        </w:rPr>
        <w:t>Environ. Heal. A Glob. Access Sci. Source</w:t>
      </w:r>
      <w:r w:rsidRPr="00CD4D45">
        <w:rPr>
          <w:noProof/>
          <w:lang w:val="en-US"/>
        </w:rPr>
        <w:t xml:space="preserve"> </w:t>
      </w:r>
      <w:r w:rsidRPr="00CD4D45">
        <w:rPr>
          <w:b/>
          <w:bCs/>
          <w:noProof/>
          <w:lang w:val="en-US"/>
        </w:rPr>
        <w:t>8,</w:t>
      </w:r>
      <w:r w:rsidRPr="00CD4D45">
        <w:rPr>
          <w:noProof/>
          <w:lang w:val="en-US"/>
        </w:rPr>
        <w:t xml:space="preserve"> 40 (2009).</w:t>
      </w:r>
    </w:p>
    <w:p w14:paraId="3F64CE6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16.</w:t>
      </w:r>
      <w:r w:rsidRPr="00CD4D45">
        <w:rPr>
          <w:noProof/>
          <w:lang w:val="en-US"/>
        </w:rPr>
        <w:tab/>
        <w:t xml:space="preserve">Xu, J. Unintentional drowning deaths in the United States, 1999-2010. </w:t>
      </w:r>
      <w:r w:rsidRPr="00CD4D45">
        <w:rPr>
          <w:i/>
          <w:iCs/>
          <w:noProof/>
          <w:lang w:val="en-US"/>
        </w:rPr>
        <w:t>NCHS Data Brief</w:t>
      </w:r>
      <w:r w:rsidRPr="00CD4D45">
        <w:rPr>
          <w:noProof/>
          <w:lang w:val="en-US"/>
        </w:rPr>
        <w:t xml:space="preserve"> (2014).</w:t>
      </w:r>
    </w:p>
    <w:p w14:paraId="194F19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17.</w:t>
      </w:r>
      <w:r w:rsidRPr="00CD4D45">
        <w:rPr>
          <w:noProof/>
          <w:lang w:val="en-US"/>
        </w:rPr>
        <w:tab/>
        <w:t xml:space="preserve">Ambrose, A. F., Paul, G. &amp; Hausdorff, J. M. Risk factors for falls among older adults: A review of the literature. </w:t>
      </w:r>
      <w:r w:rsidRPr="00CD4D45">
        <w:rPr>
          <w:i/>
          <w:iCs/>
          <w:noProof/>
          <w:lang w:val="en-US"/>
        </w:rPr>
        <w:t>Maturitas</w:t>
      </w:r>
      <w:r w:rsidRPr="00CD4D45">
        <w:rPr>
          <w:noProof/>
          <w:lang w:val="en-US"/>
        </w:rPr>
        <w:t xml:space="preserve"> (2013). doi:10.1016/j.maturitas.2013.02.009</w:t>
      </w:r>
    </w:p>
    <w:p w14:paraId="0A9A423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18.</w:t>
      </w:r>
      <w:r w:rsidRPr="00CD4D45">
        <w:rPr>
          <w:noProof/>
          <w:lang w:val="en-US"/>
        </w:rPr>
        <w:tab/>
        <w:t xml:space="preserve">Bobb, J. F. </w:t>
      </w:r>
      <w:r w:rsidRPr="00CD4D45">
        <w:rPr>
          <w:i/>
          <w:iCs/>
          <w:noProof/>
          <w:lang w:val="en-US"/>
        </w:rPr>
        <w:t>et al.</w:t>
      </w:r>
      <w:r w:rsidRPr="00CD4D45">
        <w:rPr>
          <w:noProof/>
          <w:lang w:val="en-US"/>
        </w:rPr>
        <w:t xml:space="preserve"> Time-course of cause-specific hospital admissions during snowstorms : An analysis of electronic medical records from major hospitals in Boston, Massachusetts. </w:t>
      </w:r>
      <w:r w:rsidRPr="00CD4D45">
        <w:rPr>
          <w:i/>
          <w:iCs/>
          <w:noProof/>
          <w:lang w:val="en-US"/>
        </w:rPr>
        <w:t>Am. J. Epidemiol.</w:t>
      </w:r>
      <w:r w:rsidRPr="00CD4D45">
        <w:rPr>
          <w:noProof/>
          <w:lang w:val="en-US"/>
        </w:rPr>
        <w:t xml:space="preserve"> </w:t>
      </w:r>
      <w:r w:rsidRPr="00CD4D45">
        <w:rPr>
          <w:b/>
          <w:bCs/>
          <w:noProof/>
          <w:lang w:val="en-US"/>
        </w:rPr>
        <w:t>185,</w:t>
      </w:r>
      <w:r w:rsidRPr="00CD4D45">
        <w:rPr>
          <w:noProof/>
          <w:lang w:val="en-US"/>
        </w:rPr>
        <w:t xml:space="preserve"> 283–294 (2017).</w:t>
      </w:r>
    </w:p>
    <w:p w14:paraId="5AEB35C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19.</w:t>
      </w:r>
      <w:r w:rsidRPr="00CD4D45">
        <w:rPr>
          <w:noProof/>
          <w:lang w:val="en-US"/>
        </w:rPr>
        <w:tab/>
        <w:t xml:space="preserve">Kelsey, J. L. </w:t>
      </w:r>
      <w:r w:rsidRPr="00CD4D45">
        <w:rPr>
          <w:i/>
          <w:iCs/>
          <w:noProof/>
          <w:lang w:val="en-US"/>
        </w:rPr>
        <w:t>et al.</w:t>
      </w:r>
      <w:r w:rsidRPr="00CD4D45">
        <w:rPr>
          <w:noProof/>
          <w:lang w:val="en-US"/>
        </w:rPr>
        <w:t xml:space="preserve"> Indoor and outdoor falls in older adults are different: The maintenance of balance, independent living, intellect, and zest in the elderly of boston study. </w:t>
      </w:r>
      <w:r w:rsidRPr="00CD4D45">
        <w:rPr>
          <w:i/>
          <w:iCs/>
          <w:noProof/>
          <w:lang w:val="en-US"/>
        </w:rPr>
        <w:t>J. Am. Geriatr. Soc.</w:t>
      </w:r>
      <w:r w:rsidRPr="00CD4D45">
        <w:rPr>
          <w:noProof/>
          <w:lang w:val="en-US"/>
        </w:rPr>
        <w:t xml:space="preserve"> (2010). doi:10.1111/j.1532-5415.2010.03062.x</w:t>
      </w:r>
    </w:p>
    <w:p w14:paraId="0C7B38E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20.</w:t>
      </w:r>
      <w:r w:rsidRPr="00CD4D45">
        <w:rPr>
          <w:noProof/>
          <w:lang w:val="en-US"/>
        </w:rPr>
        <w:tab/>
        <w:t xml:space="preserve">Daanen, H. A. M., Van De Vliert, E. &amp; Huang, X. Driving performance in cold, warm, and thermoneutral environments. </w:t>
      </w:r>
      <w:r w:rsidRPr="00CD4D45">
        <w:rPr>
          <w:i/>
          <w:iCs/>
          <w:noProof/>
          <w:lang w:val="en-US"/>
        </w:rPr>
        <w:t>Appl. Ergon.</w:t>
      </w:r>
      <w:r w:rsidRPr="00CD4D45">
        <w:rPr>
          <w:noProof/>
          <w:lang w:val="en-US"/>
        </w:rPr>
        <w:t xml:space="preserve"> (2003). doi:10.1016/S0003-6870(03)00055-3</w:t>
      </w:r>
    </w:p>
    <w:p w14:paraId="6E42204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lastRenderedPageBreak/>
        <w:t>21.</w:t>
      </w:r>
      <w:r w:rsidRPr="00CD4D45">
        <w:rPr>
          <w:noProof/>
          <w:lang w:val="en-US"/>
        </w:rPr>
        <w:tab/>
        <w:t xml:space="preserve">Zlatoper, T. J. Determinants of motor vehicle deaths in the United States: A cross-sectional analysis. </w:t>
      </w:r>
      <w:r w:rsidRPr="00CD4D45">
        <w:rPr>
          <w:i/>
          <w:iCs/>
          <w:noProof/>
          <w:lang w:val="en-US"/>
        </w:rPr>
        <w:t>Accid. Anal. Prev.</w:t>
      </w:r>
      <w:r w:rsidRPr="00CD4D45">
        <w:rPr>
          <w:noProof/>
          <w:lang w:val="en-US"/>
        </w:rPr>
        <w:t xml:space="preserve"> (1991). doi:10.1016/0001-4575(91)90062-A</w:t>
      </w:r>
    </w:p>
    <w:p w14:paraId="79DD060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22.</w:t>
      </w:r>
      <w:r w:rsidRPr="00CD4D45">
        <w:rPr>
          <w:noProof/>
          <w:lang w:val="en-US"/>
        </w:rPr>
        <w:tab/>
        <w:t xml:space="preserve">Mackie, R. R. &amp; Hanlon, J. F. . O. A study of the combined effects of extented driving and heat stress on driver arousal and performance. in </w:t>
      </w:r>
      <w:r w:rsidRPr="00CD4D45">
        <w:rPr>
          <w:i/>
          <w:iCs/>
          <w:noProof/>
          <w:lang w:val="en-US"/>
        </w:rPr>
        <w:t>Symposium on relationships among theory, physiological correlates, and operational performance</w:t>
      </w:r>
      <w:r w:rsidRPr="00CD4D45">
        <w:rPr>
          <w:noProof/>
          <w:lang w:val="en-US"/>
        </w:rPr>
        <w:t xml:space="preserve"> (1976). doi:10.1007/978-1-4684-2529-1_25</w:t>
      </w:r>
    </w:p>
    <w:p w14:paraId="2F3D2A4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23.</w:t>
      </w:r>
      <w:r w:rsidRPr="00CD4D45">
        <w:rPr>
          <w:noProof/>
          <w:lang w:val="en-US"/>
        </w:rPr>
        <w:tab/>
        <w:t xml:space="preserve">Wyon, D. P., Wyon, I. &amp; Norin, F. Effects of moderate heat stress on driver vigilance in a moving vehicle. </w:t>
      </w:r>
      <w:r w:rsidRPr="00CD4D45">
        <w:rPr>
          <w:i/>
          <w:iCs/>
          <w:noProof/>
          <w:lang w:val="en-US"/>
        </w:rPr>
        <w:t>Ergonomics</w:t>
      </w:r>
      <w:r w:rsidRPr="00CD4D45">
        <w:rPr>
          <w:noProof/>
          <w:lang w:val="en-US"/>
        </w:rPr>
        <w:t xml:space="preserve"> (1996). doi:10.1080/00140139608964434</w:t>
      </w:r>
    </w:p>
    <w:p w14:paraId="588B1F9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24.</w:t>
      </w:r>
      <w:r w:rsidRPr="00CD4D45">
        <w:rPr>
          <w:noProof/>
          <w:lang w:val="en-US"/>
        </w:rPr>
        <w:tab/>
        <w:t xml:space="preserve">Opinium. Brits drink more alcohol in warmer weather. </w:t>
      </w:r>
      <w:r w:rsidRPr="00CD4D45">
        <w:rPr>
          <w:i/>
          <w:iCs/>
          <w:noProof/>
          <w:lang w:val="en-US"/>
        </w:rPr>
        <w:t>Opinium.co.uk</w:t>
      </w:r>
      <w:r w:rsidRPr="00CD4D45">
        <w:rPr>
          <w:noProof/>
          <w:lang w:val="en-US"/>
        </w:rPr>
        <w:t xml:space="preserve"> (2018). Available at: https://www.opinium.co.uk/brits-drink-more-alcohol-in-warmer-weather/. (Accessed: 10th January 2019)</w:t>
      </w:r>
    </w:p>
    <w:p w14:paraId="6C478FC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25.</w:t>
      </w:r>
      <w:r w:rsidRPr="00CD4D45">
        <w:rPr>
          <w:noProof/>
          <w:lang w:val="en-US"/>
        </w:rPr>
        <w:tab/>
        <w:t xml:space="preserve">Voas, R. B., Torres, P., Romano, E. &amp; Lacey, J. H. Alcohol-related risk of driver fatalities: An update using 2007 data. </w:t>
      </w:r>
      <w:r w:rsidRPr="00CD4D45">
        <w:rPr>
          <w:i/>
          <w:iCs/>
          <w:noProof/>
          <w:lang w:val="en-US"/>
        </w:rPr>
        <w:t>J. Stud. Alcohol Drugs</w:t>
      </w:r>
      <w:r w:rsidRPr="00CD4D45">
        <w:rPr>
          <w:noProof/>
          <w:lang w:val="en-US"/>
        </w:rPr>
        <w:t xml:space="preserve"> (2012). doi:10.15288/jsad.2012.73.341</w:t>
      </w:r>
    </w:p>
    <w:p w14:paraId="1063169E"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26.</w:t>
      </w:r>
      <w:r w:rsidRPr="00CD4D45">
        <w:rPr>
          <w:noProof/>
          <w:lang w:val="en-US"/>
        </w:rPr>
        <w:tab/>
        <w:t xml:space="preserve">Datla, S., Sahu, P., Roh, H.-J. &amp; Sharma, S. A comprehensive analysis of the association of highway traffic with winter weather conditions. </w:t>
      </w:r>
      <w:r w:rsidRPr="00CD4D45">
        <w:rPr>
          <w:i/>
          <w:iCs/>
          <w:noProof/>
          <w:lang w:val="en-US"/>
        </w:rPr>
        <w:t>Procedia - Soc. Behav. Sci.</w:t>
      </w:r>
      <w:r w:rsidRPr="00CD4D45">
        <w:rPr>
          <w:noProof/>
          <w:lang w:val="en-US"/>
        </w:rPr>
        <w:t xml:space="preserve"> (2013). doi:10.1016/j.sbspro.2013.11.143</w:t>
      </w:r>
    </w:p>
    <w:p w14:paraId="446758B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27.</w:t>
      </w:r>
      <w:r w:rsidRPr="00CD4D45">
        <w:rPr>
          <w:noProof/>
          <w:lang w:val="en-US"/>
        </w:rPr>
        <w:tab/>
        <w:t xml:space="preserve">Roh, H.-J., Sahu, P. K., Sharma, S., Datla, S. &amp; Mehran, B. Statistical investigations of snowfall and temperature interaction with passenger car and truck traffic on primary highways in Canada. </w:t>
      </w:r>
      <w:r w:rsidRPr="00CD4D45">
        <w:rPr>
          <w:i/>
          <w:iCs/>
          <w:noProof/>
          <w:lang w:val="en-US"/>
        </w:rPr>
        <w:t>J. Cold Reg. Eng.</w:t>
      </w:r>
      <w:r w:rsidRPr="00CD4D45">
        <w:rPr>
          <w:noProof/>
          <w:lang w:val="en-US"/>
        </w:rPr>
        <w:t xml:space="preserve"> (2016). doi:10.1061/(ASCE)CR.1943-5495.0000099</w:t>
      </w:r>
    </w:p>
    <w:p w14:paraId="4BC3D3A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28.</w:t>
      </w:r>
      <w:r w:rsidRPr="00CD4D45">
        <w:rPr>
          <w:noProof/>
          <w:lang w:val="en-US"/>
        </w:rPr>
        <w:tab/>
        <w:t xml:space="preserve">Roh, H.-J., Datla, S. &amp; Sharma, S. Effect of snow, temperature and their interaction on highway truck traffic. </w:t>
      </w:r>
      <w:r w:rsidRPr="00CD4D45">
        <w:rPr>
          <w:i/>
          <w:iCs/>
          <w:noProof/>
          <w:lang w:val="en-US"/>
        </w:rPr>
        <w:t>J. Transp. Techn.</w:t>
      </w:r>
      <w:r w:rsidRPr="00CD4D45">
        <w:rPr>
          <w:noProof/>
          <w:lang w:val="en-US"/>
        </w:rPr>
        <w:t xml:space="preserve"> (2013). doi:10.4236/jtts.2013.31003</w:t>
      </w:r>
    </w:p>
    <w:p w14:paraId="329B7F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29.</w:t>
      </w:r>
      <w:r w:rsidRPr="00CD4D45">
        <w:rPr>
          <w:noProof/>
          <w:lang w:val="en-US"/>
        </w:rPr>
        <w:tab/>
        <w:t xml:space="preserve">Roh, H. J., Sharma, S. &amp; Sahu, P. K. Modeling snow and cold effects for classified highway traffic volumes. </w:t>
      </w:r>
      <w:r w:rsidRPr="00CD4D45">
        <w:rPr>
          <w:i/>
          <w:iCs/>
          <w:noProof/>
          <w:lang w:val="en-US"/>
        </w:rPr>
        <w:t>KSCE J. Civ. Eng.</w:t>
      </w:r>
      <w:r w:rsidRPr="00CD4D45">
        <w:rPr>
          <w:noProof/>
          <w:lang w:val="en-US"/>
        </w:rPr>
        <w:t xml:space="preserve"> (2016). doi:10.1007/s12205-015-0236-0</w:t>
      </w:r>
    </w:p>
    <w:p w14:paraId="127F655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30.</w:t>
      </w:r>
      <w:r w:rsidRPr="00CD4D45">
        <w:rPr>
          <w:noProof/>
          <w:lang w:val="en-US"/>
        </w:rPr>
        <w:tab/>
        <w:t xml:space="preserve">Graff Zivin, J. &amp; Neidell, M. Temperature and the allocation of time: Implications for climate change. </w:t>
      </w:r>
      <w:r w:rsidRPr="00CD4D45">
        <w:rPr>
          <w:i/>
          <w:iCs/>
          <w:noProof/>
          <w:lang w:val="en-US"/>
        </w:rPr>
        <w:t>J. Labor Econ.</w:t>
      </w:r>
      <w:r w:rsidRPr="00CD4D45">
        <w:rPr>
          <w:noProof/>
          <w:lang w:val="en-US"/>
        </w:rPr>
        <w:t xml:space="preserve"> (2014). doi:10.1086/671766</w:t>
      </w:r>
    </w:p>
    <w:p w14:paraId="3C5FE751"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31.</w:t>
      </w:r>
      <w:r w:rsidRPr="00CD4D45">
        <w:rPr>
          <w:noProof/>
          <w:lang w:val="en-US"/>
        </w:rPr>
        <w:tab/>
        <w:t xml:space="preserve">Glaeser, E. L., Sacerdote, B. &amp; Scheinkman, J. A. Crime and social interactions. </w:t>
      </w:r>
      <w:r w:rsidRPr="00CD4D45">
        <w:rPr>
          <w:i/>
          <w:iCs/>
          <w:noProof/>
          <w:lang w:val="en-US"/>
        </w:rPr>
        <w:t>Q. J. Econ.</w:t>
      </w:r>
      <w:r w:rsidRPr="00CD4D45">
        <w:rPr>
          <w:noProof/>
          <w:lang w:val="en-US"/>
        </w:rPr>
        <w:t xml:space="preserve"> (1996). doi:10.2307/2946686</w:t>
      </w:r>
    </w:p>
    <w:p w14:paraId="4639DC0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32.</w:t>
      </w:r>
      <w:r w:rsidRPr="00CD4D45">
        <w:rPr>
          <w:noProof/>
          <w:lang w:val="en-US"/>
        </w:rPr>
        <w:tab/>
        <w:t xml:space="preserve">Rotton, J. &amp; Cohn, E. G. Global warming and U.S. crime rates: An application of routine activity theory. </w:t>
      </w:r>
      <w:r w:rsidRPr="00CD4D45">
        <w:rPr>
          <w:i/>
          <w:iCs/>
          <w:noProof/>
          <w:lang w:val="en-US"/>
        </w:rPr>
        <w:t>Environ. Behav.</w:t>
      </w:r>
      <w:r w:rsidRPr="00CD4D45">
        <w:rPr>
          <w:noProof/>
          <w:lang w:val="en-US"/>
        </w:rPr>
        <w:t xml:space="preserve"> (2003). doi:10.1177/0013916503255565</w:t>
      </w:r>
    </w:p>
    <w:p w14:paraId="34BBBF7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33.</w:t>
      </w:r>
      <w:r w:rsidRPr="00CD4D45">
        <w:rPr>
          <w:noProof/>
          <w:lang w:val="en-US"/>
        </w:rPr>
        <w:tab/>
        <w:t xml:space="preserve">Anderson, C. A. Temperature and aggression: Ubiquitous effects of heat on occurrence of human violence. </w:t>
      </w:r>
      <w:r w:rsidRPr="00CD4D45">
        <w:rPr>
          <w:i/>
          <w:iCs/>
          <w:noProof/>
          <w:lang w:val="en-US"/>
        </w:rPr>
        <w:t>Psychol. Bull.</w:t>
      </w:r>
      <w:r w:rsidRPr="00CD4D45">
        <w:rPr>
          <w:noProof/>
          <w:lang w:val="en-US"/>
        </w:rPr>
        <w:t xml:space="preserve"> (1989). doi:10.1037/0033-2909.106.1.74</w:t>
      </w:r>
    </w:p>
    <w:p w14:paraId="21ACB21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34.</w:t>
      </w:r>
      <w:r w:rsidRPr="00CD4D45">
        <w:rPr>
          <w:noProof/>
          <w:lang w:val="en-US"/>
        </w:rPr>
        <w:tab/>
        <w:t xml:space="preserve">Baron, R. A. &amp; Bell, P. A. Aggression and heat: The influence of ambient temperature, negative affect, and a cooling drink on physical aggression. </w:t>
      </w:r>
      <w:r w:rsidRPr="00CD4D45">
        <w:rPr>
          <w:i/>
          <w:iCs/>
          <w:noProof/>
          <w:lang w:val="en-US"/>
        </w:rPr>
        <w:t>J. Pers. Soc. Psychol.</w:t>
      </w:r>
      <w:r w:rsidRPr="00CD4D45">
        <w:rPr>
          <w:noProof/>
          <w:lang w:val="en-US"/>
        </w:rPr>
        <w:t xml:space="preserve"> (1976). doi:10.1037/0022-3514.33.3.245</w:t>
      </w:r>
    </w:p>
    <w:p w14:paraId="7938D3E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35.</w:t>
      </w:r>
      <w:r w:rsidRPr="00CD4D45">
        <w:rPr>
          <w:noProof/>
          <w:lang w:val="en-US"/>
        </w:rPr>
        <w:tab/>
        <w:t xml:space="preserve">Majeed, H. &amp; Lee, J. The impact of climate change on youth depression and mental health. </w:t>
      </w:r>
      <w:r w:rsidRPr="00CD4D45">
        <w:rPr>
          <w:i/>
          <w:iCs/>
          <w:noProof/>
          <w:lang w:val="en-US"/>
        </w:rPr>
        <w:t>Lancet Planet. Heal.</w:t>
      </w:r>
      <w:r w:rsidRPr="00CD4D45">
        <w:rPr>
          <w:noProof/>
          <w:lang w:val="en-US"/>
        </w:rPr>
        <w:t xml:space="preserve"> </w:t>
      </w:r>
      <w:r w:rsidRPr="00CD4D45">
        <w:rPr>
          <w:b/>
          <w:bCs/>
          <w:noProof/>
          <w:lang w:val="en-US"/>
        </w:rPr>
        <w:t>1,</w:t>
      </w:r>
      <w:r w:rsidRPr="00CD4D45">
        <w:rPr>
          <w:noProof/>
          <w:lang w:val="en-US"/>
        </w:rPr>
        <w:t xml:space="preserve"> e94–e95 (2017).</w:t>
      </w:r>
    </w:p>
    <w:p w14:paraId="14252912"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36.</w:t>
      </w:r>
      <w:r w:rsidRPr="00CD4D45">
        <w:rPr>
          <w:noProof/>
          <w:lang w:val="en-US"/>
        </w:rPr>
        <w:tab/>
        <w:t xml:space="preserve">Berry, H. L., Waite, T. D., Dear, K. B. G., Capon, A. G. &amp; Murray, V. The case for systems thinking about climate change and mental health. </w:t>
      </w:r>
      <w:r w:rsidRPr="00CD4D45">
        <w:rPr>
          <w:i/>
          <w:iCs/>
          <w:noProof/>
          <w:lang w:val="en-US"/>
        </w:rPr>
        <w:t>Nature Climate Change</w:t>
      </w:r>
      <w:r w:rsidRPr="00CD4D45">
        <w:rPr>
          <w:noProof/>
          <w:lang w:val="en-US"/>
        </w:rPr>
        <w:t xml:space="preserve"> (2018). doi:10.1038/s41558-018-0102-4</w:t>
      </w:r>
    </w:p>
    <w:p w14:paraId="70A5523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37.</w:t>
      </w:r>
      <w:r w:rsidRPr="00CD4D45">
        <w:rPr>
          <w:noProof/>
          <w:lang w:val="en-US"/>
        </w:rPr>
        <w:tab/>
        <w:t xml:space="preserve">Dee, D. P. </w:t>
      </w:r>
      <w:r w:rsidRPr="00CD4D45">
        <w:rPr>
          <w:i/>
          <w:iCs/>
          <w:noProof/>
          <w:lang w:val="en-US"/>
        </w:rPr>
        <w:t>et al.</w:t>
      </w:r>
      <w:r w:rsidRPr="00CD4D45">
        <w:rPr>
          <w:noProof/>
          <w:lang w:val="en-US"/>
        </w:rPr>
        <w:t xml:space="preserve"> The ERA-Interim reanalysis: configuration and performance of the data assimilation system. </w:t>
      </w:r>
      <w:r w:rsidRPr="00CD4D45">
        <w:rPr>
          <w:i/>
          <w:iCs/>
          <w:noProof/>
          <w:lang w:val="en-US"/>
        </w:rPr>
        <w:t>Q. J. R. Meteorol. Soc.</w:t>
      </w:r>
      <w:r w:rsidRPr="00CD4D45">
        <w:rPr>
          <w:noProof/>
          <w:lang w:val="en-US"/>
        </w:rPr>
        <w:t xml:space="preserve"> </w:t>
      </w:r>
      <w:r w:rsidRPr="00CD4D45">
        <w:rPr>
          <w:b/>
          <w:bCs/>
          <w:noProof/>
          <w:lang w:val="en-US"/>
        </w:rPr>
        <w:t>137,</w:t>
      </w:r>
      <w:r w:rsidRPr="00CD4D45">
        <w:rPr>
          <w:noProof/>
          <w:lang w:val="en-US"/>
        </w:rPr>
        <w:t xml:space="preserve"> 553–597 (2011).</w:t>
      </w:r>
    </w:p>
    <w:p w14:paraId="114F9DB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38.</w:t>
      </w:r>
      <w:r w:rsidRPr="00CD4D45">
        <w:rPr>
          <w:noProof/>
          <w:lang w:val="en-US"/>
        </w:rPr>
        <w:tab/>
        <w:t xml:space="preserve">Wallace, J. M. &amp; Hobbs, P. V. </w:t>
      </w:r>
      <w:r w:rsidRPr="00CD4D45">
        <w:rPr>
          <w:i/>
          <w:iCs/>
          <w:noProof/>
          <w:lang w:val="en-US"/>
        </w:rPr>
        <w:t>Atmospheric science: An introductory survey: Second edition</w:t>
      </w:r>
      <w:r w:rsidRPr="00CD4D45">
        <w:rPr>
          <w:noProof/>
          <w:lang w:val="en-US"/>
        </w:rPr>
        <w:t xml:space="preserve">. </w:t>
      </w:r>
      <w:r w:rsidRPr="00CD4D45">
        <w:rPr>
          <w:i/>
          <w:iCs/>
          <w:noProof/>
          <w:lang w:val="en-US"/>
        </w:rPr>
        <w:t>Atmospheric Science: An Introductory Survey: Second Edition</w:t>
      </w:r>
      <w:r w:rsidRPr="00CD4D45">
        <w:rPr>
          <w:noProof/>
          <w:lang w:val="en-US"/>
        </w:rPr>
        <w:t xml:space="preserve"> (2006). doi:10.1016/C2009-0-00034-8</w:t>
      </w:r>
    </w:p>
    <w:p w14:paraId="36621CA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39.</w:t>
      </w:r>
      <w:r w:rsidRPr="00CD4D45">
        <w:rPr>
          <w:noProof/>
          <w:lang w:val="en-US"/>
        </w:rPr>
        <w:tab/>
        <w:t xml:space="preserve">Lozano, R. </w:t>
      </w:r>
      <w:r w:rsidRPr="00CD4D45">
        <w:rPr>
          <w:i/>
          <w:iCs/>
          <w:noProof/>
          <w:lang w:val="en-US"/>
        </w:rPr>
        <w:t>et al.</w:t>
      </w:r>
      <w:r w:rsidRPr="00CD4D45">
        <w:rPr>
          <w:noProof/>
          <w:lang w:val="en-US"/>
        </w:rPr>
        <w:t xml:space="preserve"> Global and regional mortality from 235 causes of death for 20 age groups in 1990 and 2010: A systematic analysis for the Global Burden of Disease Study 2010. </w:t>
      </w:r>
      <w:r w:rsidRPr="00CD4D45">
        <w:rPr>
          <w:i/>
          <w:iCs/>
          <w:noProof/>
          <w:lang w:val="en-US"/>
        </w:rPr>
        <w:t>Lancet</w:t>
      </w:r>
      <w:r w:rsidRPr="00CD4D45">
        <w:rPr>
          <w:noProof/>
          <w:lang w:val="en-US"/>
        </w:rPr>
        <w:t xml:space="preserve"> (2012). doi:10.1016/S0140-6736(12)61728-0</w:t>
      </w:r>
    </w:p>
    <w:p w14:paraId="6CF2A5E2"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40.</w:t>
      </w:r>
      <w:r w:rsidRPr="00CD4D45">
        <w:rPr>
          <w:noProof/>
          <w:lang w:val="en-US"/>
        </w:rPr>
        <w:tab/>
        <w:t xml:space="preserve">Rue, H. &amp; Held, L. </w:t>
      </w:r>
      <w:r w:rsidRPr="00CD4D45">
        <w:rPr>
          <w:i/>
          <w:iCs/>
          <w:noProof/>
          <w:lang w:val="en-US"/>
        </w:rPr>
        <w:t>Gaussian Markov random fields. Theory and applications</w:t>
      </w:r>
      <w:r w:rsidRPr="00CD4D45">
        <w:rPr>
          <w:noProof/>
          <w:lang w:val="en-US"/>
        </w:rPr>
        <w:t xml:space="preserve">. </w:t>
      </w:r>
      <w:r w:rsidRPr="00CD4D45">
        <w:rPr>
          <w:i/>
          <w:iCs/>
          <w:noProof/>
          <w:lang w:val="en-US"/>
        </w:rPr>
        <w:lastRenderedPageBreak/>
        <w:t>Chapman &amp; Hall</w:t>
      </w:r>
      <w:r w:rsidRPr="00CD4D45">
        <w:rPr>
          <w:noProof/>
          <w:lang w:val="en-US"/>
        </w:rPr>
        <w:t xml:space="preserve"> (2005). doi:10.1007/s00184-007-0162-3</w:t>
      </w:r>
    </w:p>
    <w:p w14:paraId="33D2C02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41.</w:t>
      </w:r>
      <w:r w:rsidRPr="00CD4D45">
        <w:rPr>
          <w:noProof/>
          <w:lang w:val="en-US"/>
        </w:rPr>
        <w:tab/>
        <w:t xml:space="preserve">Besag, J. Spatial interaction and the statistical snalysis of lattice systems. </w:t>
      </w:r>
      <w:r w:rsidRPr="00CD4D45">
        <w:rPr>
          <w:i/>
          <w:iCs/>
          <w:noProof/>
          <w:lang w:val="en-US"/>
        </w:rPr>
        <w:t>J. R. Stat. Soc. Ser. B (Statistical Methodol.</w:t>
      </w:r>
      <w:r w:rsidRPr="00CD4D45">
        <w:rPr>
          <w:noProof/>
          <w:lang w:val="en-US"/>
        </w:rPr>
        <w:t xml:space="preserve"> (1974). doi:10.2307/2984812</w:t>
      </w:r>
    </w:p>
    <w:p w14:paraId="37230F3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42.</w:t>
      </w:r>
      <w:r w:rsidRPr="00CD4D45">
        <w:rPr>
          <w:noProof/>
          <w:lang w:val="en-US"/>
        </w:rPr>
        <w:tab/>
        <w:t xml:space="preserve">Rue, H., Martino, S. &amp; Chopin, N. Approximate Bayesian inference for latent Gaussian models by using integrated nested Laplace approximations. </w:t>
      </w:r>
      <w:r w:rsidRPr="00CD4D45">
        <w:rPr>
          <w:i/>
          <w:iCs/>
          <w:noProof/>
          <w:lang w:val="en-US"/>
        </w:rPr>
        <w:t>J. R. Stat. Soc. Ser. B Stat. Methodol.</w:t>
      </w:r>
      <w:r w:rsidRPr="00CD4D45">
        <w:rPr>
          <w:noProof/>
          <w:lang w:val="en-US"/>
        </w:rPr>
        <w:t xml:space="preserve"> (2009). doi:10.1111/j.1467-9868.2008.00700.x</w:t>
      </w:r>
    </w:p>
    <w:p w14:paraId="570B3912" w14:textId="77777777" w:rsidR="00CD4D45" w:rsidRPr="00CD4D45" w:rsidRDefault="00CD4D45" w:rsidP="00CD4D45">
      <w:pPr>
        <w:widowControl w:val="0"/>
        <w:autoSpaceDE w:val="0"/>
        <w:autoSpaceDN w:val="0"/>
        <w:adjustRightInd w:val="0"/>
        <w:ind w:left="640" w:hanging="640"/>
        <w:rPr>
          <w:noProof/>
        </w:rPr>
      </w:pPr>
      <w:r w:rsidRPr="00CD4D45">
        <w:rPr>
          <w:noProof/>
          <w:lang w:val="en-US"/>
        </w:rPr>
        <w:t>43.</w:t>
      </w:r>
      <w:r w:rsidRPr="00CD4D45">
        <w:rPr>
          <w:noProof/>
          <w:lang w:val="en-US"/>
        </w:rPr>
        <w:tab/>
        <w:t>IPCC. IPCC special report on the impacts of global warming of 1.5 °C - Summary for policy makers. (2018).</w:t>
      </w:r>
    </w:p>
    <w:p w14:paraId="7D509FBC" w14:textId="5D2C3B91" w:rsidR="0065196B" w:rsidDel="00D378F4" w:rsidRDefault="0065196B" w:rsidP="00CD4D45">
      <w:pPr>
        <w:widowControl w:val="0"/>
        <w:autoSpaceDE w:val="0"/>
        <w:autoSpaceDN w:val="0"/>
        <w:adjustRightInd w:val="0"/>
        <w:ind w:left="640" w:hanging="640"/>
        <w:rPr>
          <w:del w:id="285" w:author="Robbie Parks" w:date="2019-04-23T23:48:00Z"/>
          <w:b/>
        </w:rPr>
      </w:pPr>
      <w:r w:rsidRPr="00636C9B">
        <w:rPr>
          <w:b/>
        </w:rPr>
        <w:fldChar w:fldCharType="end"/>
      </w:r>
    </w:p>
    <w:p w14:paraId="190CF69F" w14:textId="77777777" w:rsidR="0065196B" w:rsidRDefault="0065196B">
      <w:pPr>
        <w:widowControl w:val="0"/>
        <w:autoSpaceDE w:val="0"/>
        <w:autoSpaceDN w:val="0"/>
        <w:adjustRightInd w:val="0"/>
        <w:ind w:left="640" w:hanging="640"/>
        <w:rPr>
          <w:b/>
          <w:color w:val="000000" w:themeColor="text1"/>
        </w:rPr>
        <w:pPrChange w:id="286" w:author="Robbie Parks" w:date="2019-04-23T23:48:00Z">
          <w:pPr/>
        </w:pPrChange>
      </w:pPr>
      <w:r>
        <w:rPr>
          <w:b/>
          <w:color w:val="000000" w:themeColor="text1"/>
        </w:rPr>
        <w:br w:type="page"/>
      </w:r>
    </w:p>
    <w:p w14:paraId="4D8CBCE2" w14:textId="73603525" w:rsidR="00A2681D" w:rsidRDefault="0065196B" w:rsidP="006D1D0F">
      <w:pPr>
        <w:spacing w:line="480" w:lineRule="auto"/>
        <w:jc w:val="both"/>
        <w:rPr>
          <w:ins w:id="287" w:author="Robbie Parks" w:date="2019-04-24T16:16:00Z"/>
          <w:color w:val="000000" w:themeColor="text1"/>
        </w:rPr>
        <w:sectPr w:rsidR="00A2681D" w:rsidSect="0094745E">
          <w:footerReference w:type="even" r:id="rId11"/>
          <w:footerReference w:type="default" r:id="rId12"/>
          <w:pgSz w:w="11900" w:h="16840"/>
          <w:pgMar w:top="1440" w:right="1440" w:bottom="1440" w:left="1440" w:header="720" w:footer="720" w:gutter="0"/>
          <w:lnNumType w:countBy="1" w:restart="continuous"/>
          <w:cols w:space="720"/>
          <w:docGrid w:linePitch="360"/>
        </w:sectPr>
        <w:pPrChange w:id="288" w:author="Robbie Parks" w:date="2019-04-24T16:24:00Z">
          <w:pPr>
            <w:spacing w:line="480" w:lineRule="auto"/>
            <w:jc w:val="both"/>
          </w:pPr>
        </w:pPrChange>
      </w:pPr>
      <w:r w:rsidRPr="00D378F4">
        <w:rPr>
          <w:b/>
          <w:color w:val="000000" w:themeColor="text1"/>
        </w:rPr>
        <w:lastRenderedPageBreak/>
        <w:t>Figure 1</w:t>
      </w:r>
      <w:r w:rsidRPr="00984FB4">
        <w:rPr>
          <w:b/>
          <w:color w:val="000000" w:themeColor="text1"/>
        </w:rPr>
        <w:t xml:space="preserve">. </w:t>
      </w:r>
      <w:r w:rsidRPr="00984FB4">
        <w:rPr>
          <w:color w:val="000000" w:themeColor="text1"/>
        </w:rPr>
        <w:t>Number</w:t>
      </w:r>
      <w:r w:rsidRPr="00E8171C">
        <w:rPr>
          <w:color w:val="000000" w:themeColor="text1"/>
        </w:rPr>
        <w:t xml:space="preserve"> of</w:t>
      </w:r>
      <w:r w:rsidRPr="00F02882">
        <w:rPr>
          <w:color w:val="000000" w:themeColor="text1"/>
        </w:rPr>
        <w:t xml:space="preserve"> injury deaths, by</w:t>
      </w:r>
      <w:r w:rsidRPr="00145575">
        <w:rPr>
          <w:color w:val="000000" w:themeColor="text1"/>
        </w:rPr>
        <w:t xml:space="preserve"> </w:t>
      </w:r>
      <w:r w:rsidRPr="00D378F4">
        <w:rPr>
          <w:color w:val="000000" w:themeColor="text1"/>
        </w:rPr>
        <w:t>type of unintentional (transport, falls, drownings, and other) and intentional (assault and intentional self-harm) injury, by sex and age group in the contiguous USA for 1980-2016</w:t>
      </w:r>
      <w:ins w:id="289" w:author="Robbie Parks" w:date="2019-04-24T16:24:00Z">
        <w:r w:rsidR="006D1D0F">
          <w:rPr>
            <w:color w:val="000000" w:themeColor="text1"/>
          </w:rPr>
          <w:t>.</w:t>
        </w:r>
        <w:r w:rsidR="006D1D0F" w:rsidRPr="00D378F4" w:rsidDel="006D1D0F">
          <w:rPr>
            <w:color w:val="000000" w:themeColor="text1"/>
          </w:rPr>
          <w:t xml:space="preserve"> </w:t>
        </w:r>
      </w:ins>
      <w:del w:id="290" w:author="Robbie Parks" w:date="2019-04-24T16:23:00Z">
        <w:r w:rsidRPr="00D378F4" w:rsidDel="006D1D0F">
          <w:rPr>
            <w:color w:val="000000" w:themeColor="text1"/>
          </w:rPr>
          <w:delText>.</w:delText>
        </w:r>
      </w:del>
    </w:p>
    <w:p w14:paraId="215DE70A" w14:textId="4FC9CF83" w:rsidR="0065196B" w:rsidRPr="00D378F4" w:rsidDel="00D378F4" w:rsidRDefault="001C15E5" w:rsidP="00AC771A">
      <w:pPr>
        <w:suppressLineNumbers/>
        <w:spacing w:line="480" w:lineRule="auto"/>
        <w:jc w:val="both"/>
        <w:rPr>
          <w:del w:id="291" w:author="Robbie Parks" w:date="2019-04-23T23:48:00Z"/>
          <w:color w:val="000000" w:themeColor="text1"/>
        </w:rPr>
        <w:pPrChange w:id="292" w:author="Robbie Parks" w:date="2019-04-24T16:19:00Z">
          <w:pPr>
            <w:spacing w:line="480" w:lineRule="auto"/>
            <w:jc w:val="both"/>
          </w:pPr>
        </w:pPrChange>
      </w:pPr>
      <w:ins w:id="293" w:author="Robbie Parks" w:date="2019-04-24T16:24:00Z">
        <w:r>
          <w:rPr>
            <w:noProof/>
            <w:color w:val="000000" w:themeColor="text1"/>
          </w:rPr>
          <w:lastRenderedPageBreak/>
          <w:pict w14:anchorId="59D93D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Users/rmiparks/git/mortality/USA/state/write_ups/02_monthly_injury_temperature_paper/figures/01_nature_climate_change/Figures 2019 04 24/Figure1 2019 02 27.pdf" style="width:738pt;height:522pt;mso-width-percent:0;mso-height-percent:0;mso-width-percent:0;mso-height-percent:0">
              <v:imagedata r:id="rId13" o:title="Figure1 2019 02 27"/>
            </v:shape>
          </w:pict>
        </w:r>
      </w:ins>
    </w:p>
    <w:p w14:paraId="4F49C20A" w14:textId="05A85E76" w:rsidR="00A2681D" w:rsidRDefault="0065196B" w:rsidP="00AC771A">
      <w:pPr>
        <w:suppressLineNumbers/>
        <w:spacing w:line="480" w:lineRule="auto"/>
        <w:jc w:val="both"/>
        <w:rPr>
          <w:ins w:id="294" w:author="Robbie Parks" w:date="2019-04-24T16:16:00Z"/>
          <w:color w:val="000000" w:themeColor="text1"/>
        </w:rPr>
        <w:sectPr w:rsidR="00A2681D" w:rsidSect="00AC771A">
          <w:pgSz w:w="16840" w:h="11900" w:orient="landscape"/>
          <w:pgMar w:top="720" w:right="720" w:bottom="720" w:left="720" w:header="720" w:footer="720" w:gutter="0"/>
          <w:lnNumType w:countBy="1" w:restart="continuous"/>
          <w:cols w:space="720"/>
          <w:docGrid w:linePitch="360"/>
          <w:sectPrChange w:id="295" w:author="Robbie Parks" w:date="2019-04-24T16:18:00Z">
            <w:sectPr w:rsidR="00A2681D" w:rsidSect="00AC771A">
              <w:pgSz w:w="11900" w:h="16840" w:orient="portrait"/>
              <w:pgMar w:top="1440" w:right="1440" w:bottom="1440" w:left="1440" w:header="720" w:footer="720" w:gutter="0"/>
            </w:sectPr>
          </w:sectPrChange>
        </w:sectPr>
        <w:pPrChange w:id="296" w:author="Robbie Parks" w:date="2019-04-24T16:19:00Z">
          <w:pPr>
            <w:spacing w:line="480" w:lineRule="auto"/>
            <w:jc w:val="both"/>
          </w:pPr>
        </w:pPrChange>
      </w:pPr>
      <w:del w:id="297" w:author="Robbie Parks" w:date="2019-04-24T16:23:00Z">
        <w:r w:rsidRPr="00D378F4" w:rsidDel="006D1D0F">
          <w:rPr>
            <w:color w:val="000000" w:themeColor="text1"/>
          </w:rPr>
          <w:br w:type="page"/>
        </w:r>
      </w:del>
    </w:p>
    <w:p w14:paraId="2A7523BB" w14:textId="2ED8D400" w:rsidR="0065196B" w:rsidRPr="00D378F4" w:rsidDel="00A2681D" w:rsidRDefault="0065196B">
      <w:pPr>
        <w:spacing w:line="480" w:lineRule="auto"/>
        <w:jc w:val="both"/>
        <w:rPr>
          <w:del w:id="298" w:author="Robbie Parks" w:date="2019-04-24T16:16:00Z"/>
          <w:color w:val="000000" w:themeColor="text1"/>
        </w:rPr>
        <w:pPrChange w:id="299" w:author="Robbie Parks" w:date="2019-04-23T23:48:00Z">
          <w:pPr/>
        </w:pPrChange>
      </w:pPr>
    </w:p>
    <w:p w14:paraId="3B20E121" w14:textId="77777777" w:rsidR="00597A2E" w:rsidRDefault="0065196B" w:rsidP="0065196B">
      <w:pPr>
        <w:spacing w:line="480" w:lineRule="auto"/>
        <w:jc w:val="both"/>
        <w:rPr>
          <w:ins w:id="300" w:author="Robbie Parks" w:date="2019-04-24T16:16:00Z"/>
          <w:color w:val="000000" w:themeColor="text1"/>
        </w:rPr>
        <w:sectPr w:rsidR="00597A2E"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t xml:space="preserve">Figure 2. </w:t>
      </w:r>
      <w:r w:rsidRPr="00D378F4">
        <w:rPr>
          <w:color w:val="000000" w:themeColor="text1"/>
        </w:rPr>
        <w:t>National age-standardised death rates from 1980 to 2016, by type of injury and month.</w:t>
      </w:r>
    </w:p>
    <w:p w14:paraId="6B9F2ED4" w14:textId="66DC63E5" w:rsidR="00597A2E" w:rsidRDefault="001C15E5" w:rsidP="00E94BF5">
      <w:pPr>
        <w:suppressLineNumbers/>
        <w:spacing w:line="480" w:lineRule="auto"/>
        <w:jc w:val="both"/>
        <w:rPr>
          <w:ins w:id="301" w:author="Robbie Parks" w:date="2019-04-24T16:16:00Z"/>
          <w:b/>
          <w:color w:val="000000" w:themeColor="text1"/>
        </w:rPr>
        <w:sectPr w:rsidR="00597A2E" w:rsidSect="00371197">
          <w:pgSz w:w="16840" w:h="11900" w:orient="landscape"/>
          <w:pgMar w:top="720" w:right="720" w:bottom="720" w:left="720" w:header="720" w:footer="720" w:gutter="0"/>
          <w:lnNumType w:countBy="1" w:restart="continuous"/>
          <w:cols w:space="720"/>
          <w:docGrid w:linePitch="360"/>
          <w:sectPrChange w:id="302" w:author="Robbie Parks" w:date="2019-04-24T16:22:00Z">
            <w:sectPr w:rsidR="00597A2E" w:rsidSect="00371197">
              <w:pgSz w:w="11900" w:h="16840" w:orient="portrait"/>
              <w:pgMar w:top="1440" w:right="1440" w:bottom="1440" w:left="1440" w:header="720" w:footer="720" w:gutter="0"/>
            </w:sectPr>
          </w:sectPrChange>
        </w:sectPr>
        <w:pPrChange w:id="303" w:author="Robbie Parks" w:date="2019-04-24T16:25:00Z">
          <w:pPr>
            <w:spacing w:line="480" w:lineRule="auto"/>
            <w:jc w:val="both"/>
          </w:pPr>
        </w:pPrChange>
      </w:pPr>
      <w:ins w:id="304" w:author="Robbie Parks" w:date="2019-04-24T16:22:00Z">
        <w:r>
          <w:rPr>
            <w:b/>
            <w:noProof/>
            <w:color w:val="000000" w:themeColor="text1"/>
          </w:rPr>
          <w:lastRenderedPageBreak/>
          <w:pict w14:anchorId="5AB4801A">
            <v:shape id="_x0000_i1028" type="#_x0000_t75" alt="/Users/rmiparks/git/mortality/USA/state/write_ups/02_monthly_injury_temperature_paper/figures/01_nature_climate_change/Figures 2019 04 24/Figure2 2019 02 27.pdf" style="width:738pt;height:522pt;mso-width-percent:0;mso-height-percent:0;mso-width-percent:0;mso-height-percent:0">
              <v:imagedata r:id="rId14" o:title="Figure2 2019 02 27"/>
            </v:shape>
          </w:pict>
        </w:r>
      </w:ins>
    </w:p>
    <w:p w14:paraId="6AE88024" w14:textId="1A4F3489" w:rsidR="0065196B" w:rsidRPr="00D378F4" w:rsidDel="00597A2E" w:rsidRDefault="0065196B" w:rsidP="0065196B">
      <w:pPr>
        <w:spacing w:line="480" w:lineRule="auto"/>
        <w:jc w:val="both"/>
        <w:rPr>
          <w:del w:id="305" w:author="Robbie Parks" w:date="2019-04-24T16:16:00Z"/>
          <w:b/>
          <w:color w:val="000000" w:themeColor="text1"/>
        </w:rPr>
      </w:pPr>
      <w:del w:id="306" w:author="Robbie Parks" w:date="2019-04-24T16:16:00Z">
        <w:r w:rsidRPr="00D378F4" w:rsidDel="00597A2E">
          <w:rPr>
            <w:b/>
            <w:color w:val="000000" w:themeColor="text1"/>
          </w:rPr>
          <w:lastRenderedPageBreak/>
          <w:br w:type="page"/>
        </w:r>
      </w:del>
    </w:p>
    <w:p w14:paraId="7DC367F5" w14:textId="77777777" w:rsidR="00597A2E" w:rsidRDefault="0065196B">
      <w:pPr>
        <w:spacing w:line="480" w:lineRule="auto"/>
        <w:jc w:val="both"/>
        <w:rPr>
          <w:ins w:id="307" w:author="Robbie Parks" w:date="2019-04-24T16:16:00Z"/>
          <w:color w:val="000000" w:themeColor="text1"/>
        </w:rPr>
        <w:sectPr w:rsidR="00597A2E"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t xml:space="preserve">Figure 3. </w:t>
      </w:r>
      <w:r w:rsidRPr="00D378F4">
        <w:rPr>
          <w:color w:val="000000" w:themeColor="text1"/>
        </w:rPr>
        <w:t>Graphic representation of</w:t>
      </w:r>
      <w:r w:rsidRPr="00D378F4">
        <w:rPr>
          <w:b/>
          <w:color w:val="000000" w:themeColor="text1"/>
        </w:rPr>
        <w:t xml:space="preserve"> </w:t>
      </w:r>
      <w:r w:rsidRPr="00D378F4">
        <w:rPr>
          <w:color w:val="000000" w:themeColor="text1"/>
        </w:rPr>
        <w:t xml:space="preserve">temperature anomaly measure used in the analysis. The graph shows how monthly temperatures in July two example states (Florida </w:t>
      </w:r>
      <w:r w:rsidR="00E512CF" w:rsidRPr="00D378F4">
        <w:rPr>
          <w:color w:val="000000" w:themeColor="text1"/>
        </w:rPr>
        <w:t xml:space="preserve">in red </w:t>
      </w:r>
      <w:r w:rsidRPr="00D378F4">
        <w:rPr>
          <w:color w:val="000000" w:themeColor="text1"/>
        </w:rPr>
        <w:t xml:space="preserve">and </w:t>
      </w:r>
      <w:r w:rsidR="00710E1D" w:rsidRPr="00D378F4">
        <w:rPr>
          <w:color w:val="000000" w:themeColor="text1"/>
        </w:rPr>
        <w:t>Minnesota</w:t>
      </w:r>
      <w:r w:rsidR="00E512CF" w:rsidRPr="00D378F4">
        <w:rPr>
          <w:color w:val="000000" w:themeColor="text1"/>
        </w:rPr>
        <w:t xml:space="preserve"> in blue</w:t>
      </w:r>
      <w:r w:rsidRPr="00D378F4">
        <w:rPr>
          <w:color w:val="000000" w:themeColor="text1"/>
        </w:rPr>
        <w:t>) (left panel) for 1980-2016 are used to calculate temperature anomalies. As seen, a warmer state like F</w:t>
      </w:r>
      <w:r w:rsidR="001B2697" w:rsidRPr="00D378F4">
        <w:rPr>
          <w:color w:val="000000" w:themeColor="text1"/>
        </w:rPr>
        <w:t>lorida (top right) can have a smaller</w:t>
      </w:r>
      <w:r w:rsidRPr="00D378F4">
        <w:rPr>
          <w:color w:val="000000" w:themeColor="text1"/>
        </w:rPr>
        <w:t xml:space="preserve"> inter-annual variation in a particular month (here, July) compared with a cooler state like </w:t>
      </w:r>
      <w:r w:rsidR="00710E1D" w:rsidRPr="00D378F4">
        <w:rPr>
          <w:color w:val="000000" w:themeColor="text1"/>
        </w:rPr>
        <w:t xml:space="preserve">Minnesota </w:t>
      </w:r>
      <w:r w:rsidRPr="00D378F4">
        <w:rPr>
          <w:color w:val="000000" w:themeColor="text1"/>
        </w:rPr>
        <w:t>(bottom right).</w:t>
      </w:r>
    </w:p>
    <w:p w14:paraId="0C15AB50" w14:textId="16395AA8" w:rsidR="00597A2E" w:rsidRDefault="001C15E5" w:rsidP="00E94BF5">
      <w:pPr>
        <w:suppressLineNumbers/>
        <w:spacing w:line="480" w:lineRule="auto"/>
        <w:jc w:val="both"/>
        <w:rPr>
          <w:ins w:id="308" w:author="Robbie Parks" w:date="2019-04-24T16:16:00Z"/>
          <w:color w:val="000000" w:themeColor="text1"/>
        </w:rPr>
        <w:sectPr w:rsidR="00597A2E" w:rsidSect="00AF1F5F">
          <w:pgSz w:w="16840" w:h="11900" w:orient="landscape"/>
          <w:pgMar w:top="720" w:right="720" w:bottom="720" w:left="720" w:header="720" w:footer="720" w:gutter="0"/>
          <w:lnNumType w:countBy="1" w:restart="continuous"/>
          <w:cols w:space="720"/>
          <w:docGrid w:linePitch="360"/>
          <w:sectPrChange w:id="309" w:author="Robbie Parks" w:date="2019-04-24T16:20:00Z">
            <w:sectPr w:rsidR="00597A2E" w:rsidSect="00AF1F5F">
              <w:pgSz w:w="11900" w:h="16840" w:orient="portrait"/>
              <w:pgMar w:top="1440" w:right="1440" w:bottom="1440" w:left="1440" w:header="720" w:footer="720" w:gutter="0"/>
            </w:sectPr>
          </w:sectPrChange>
        </w:sectPr>
        <w:pPrChange w:id="310" w:author="Robbie Parks" w:date="2019-04-24T16:24:00Z">
          <w:pPr>
            <w:spacing w:line="480" w:lineRule="auto"/>
            <w:jc w:val="both"/>
          </w:pPr>
        </w:pPrChange>
      </w:pPr>
      <w:ins w:id="311" w:author="Robbie Parks" w:date="2019-04-24T16:21:00Z">
        <w:r>
          <w:rPr>
            <w:noProof/>
            <w:color w:val="000000" w:themeColor="text1"/>
          </w:rPr>
          <w:lastRenderedPageBreak/>
          <w:pict w14:anchorId="047F1686">
            <v:shape id="_x0000_i1027" type="#_x0000_t75" alt="/Users/rmiparks/git/mortality/USA/state/write_ups/02_monthly_injury_temperature_paper/figures/01_nature_climate_change/Figures 2019 04 24/Figure3 2019 03 05.pdf" style="width:738pt;height:522pt;mso-width-percent:0;mso-height-percent:0;mso-width-percent:0;mso-height-percent:0">
              <v:imagedata r:id="rId15" o:title="Figure3 2019 03 05"/>
            </v:shape>
          </w:pict>
        </w:r>
      </w:ins>
    </w:p>
    <w:p w14:paraId="7488E2A8" w14:textId="68D9F194" w:rsidR="0065196B" w:rsidRPr="00D378F4" w:rsidDel="00D378F4" w:rsidRDefault="0065196B" w:rsidP="0065196B">
      <w:pPr>
        <w:spacing w:line="480" w:lineRule="auto"/>
        <w:jc w:val="both"/>
        <w:rPr>
          <w:del w:id="312" w:author="Robbie Parks" w:date="2019-04-23T23:48:00Z"/>
          <w:color w:val="000000" w:themeColor="text1"/>
        </w:rPr>
      </w:pPr>
    </w:p>
    <w:p w14:paraId="426C315B" w14:textId="77777777" w:rsidR="0065196B" w:rsidRPr="00D378F4" w:rsidDel="00597A2E" w:rsidRDefault="0065196B">
      <w:pPr>
        <w:spacing w:line="480" w:lineRule="auto"/>
        <w:jc w:val="both"/>
        <w:rPr>
          <w:del w:id="313" w:author="Robbie Parks" w:date="2019-04-24T16:16:00Z"/>
          <w:b/>
          <w:color w:val="000000" w:themeColor="text1"/>
        </w:rPr>
        <w:pPrChange w:id="314" w:author="Robbie Parks" w:date="2019-04-23T23:48:00Z">
          <w:pPr/>
        </w:pPrChange>
      </w:pPr>
      <w:del w:id="315" w:author="Robbie Parks" w:date="2019-04-24T16:17:00Z">
        <w:r w:rsidRPr="00D378F4" w:rsidDel="00597A2E">
          <w:rPr>
            <w:b/>
            <w:color w:val="000000" w:themeColor="text1"/>
          </w:rPr>
          <w:br w:type="page"/>
        </w:r>
      </w:del>
    </w:p>
    <w:p w14:paraId="05ADD035" w14:textId="77777777" w:rsidR="008E66EB" w:rsidRDefault="0065196B" w:rsidP="00D378F4">
      <w:pPr>
        <w:spacing w:line="480" w:lineRule="auto"/>
        <w:jc w:val="both"/>
        <w:rPr>
          <w:ins w:id="316" w:author="Robbie Parks" w:date="2019-04-24T16:17:00Z"/>
          <w:color w:val="000000" w:themeColor="text1"/>
        </w:rPr>
        <w:sectPr w:rsidR="008E66EB"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t xml:space="preserve">Figure 4. </w:t>
      </w:r>
      <w:r w:rsidRPr="00D378F4">
        <w:rPr>
          <w:color w:val="000000" w:themeColor="text1"/>
        </w:rPr>
        <w:t>Average size of temperature anomaly (</w:t>
      </w:r>
      <w:r w:rsidRPr="00D378F4">
        <w:rPr>
          <w:bCs/>
          <w:color w:val="000000" w:themeColor="text1"/>
        </w:rPr>
        <w:t>°C)</w:t>
      </w:r>
      <w:r w:rsidR="00C1740D" w:rsidRPr="00D378F4">
        <w:rPr>
          <w:color w:val="000000" w:themeColor="text1"/>
        </w:rPr>
        <w:t xml:space="preserve"> from 1980 to 2016,</w:t>
      </w:r>
      <w:r w:rsidRPr="00D378F4">
        <w:rPr>
          <w:color w:val="000000" w:themeColor="text1"/>
        </w:rPr>
        <w:t xml:space="preserve"> by state and month.</w:t>
      </w:r>
      <w:r w:rsidR="00B05E64" w:rsidRPr="00D378F4">
        <w:rPr>
          <w:color w:val="000000" w:themeColor="text1"/>
        </w:rPr>
        <w:t xml:space="preserve"> The </w:t>
      </w:r>
      <w:r w:rsidR="0084099F" w:rsidRPr="00D378F4">
        <w:rPr>
          <w:color w:val="000000" w:themeColor="text1"/>
        </w:rPr>
        <w:t xml:space="preserve">value </w:t>
      </w:r>
      <w:r w:rsidR="00B05E64" w:rsidRPr="00D378F4">
        <w:rPr>
          <w:color w:val="000000" w:themeColor="text1"/>
        </w:rPr>
        <w:t xml:space="preserve">for each state and month is </w:t>
      </w:r>
      <w:r w:rsidR="005608E9" w:rsidRPr="00D378F4">
        <w:rPr>
          <w:color w:val="000000" w:themeColor="text1"/>
        </w:rPr>
        <w:t>the</w:t>
      </w:r>
      <w:r w:rsidR="00B05E64" w:rsidRPr="00D378F4">
        <w:rPr>
          <w:color w:val="000000" w:themeColor="text1"/>
        </w:rPr>
        <w:t xml:space="preserve"> </w:t>
      </w:r>
      <w:r w:rsidR="006B1683" w:rsidRPr="00D378F4">
        <w:rPr>
          <w:color w:val="000000" w:themeColor="text1"/>
        </w:rPr>
        <w:t>mean</w:t>
      </w:r>
      <w:r w:rsidR="00B05E64" w:rsidRPr="00D378F4">
        <w:rPr>
          <w:color w:val="000000" w:themeColor="text1"/>
        </w:rPr>
        <w:t xml:space="preserve"> of the </w:t>
      </w:r>
      <w:r w:rsidR="0084099F" w:rsidRPr="00D378F4">
        <w:rPr>
          <w:color w:val="000000" w:themeColor="text1"/>
        </w:rPr>
        <w:t xml:space="preserve">absolute </w:t>
      </w:r>
      <w:r w:rsidR="00D07F9F" w:rsidRPr="00D378F4">
        <w:rPr>
          <w:color w:val="000000" w:themeColor="text1"/>
        </w:rPr>
        <w:t>size</w:t>
      </w:r>
      <w:r w:rsidR="00C06426" w:rsidRPr="00D378F4">
        <w:rPr>
          <w:color w:val="000000" w:themeColor="text1"/>
        </w:rPr>
        <w:t xml:space="preserve"> </w:t>
      </w:r>
      <w:r w:rsidR="00D07F9F" w:rsidRPr="00D378F4">
        <w:rPr>
          <w:color w:val="000000" w:themeColor="text1"/>
        </w:rPr>
        <w:t xml:space="preserve">of </w:t>
      </w:r>
      <w:r w:rsidR="0084099F" w:rsidRPr="00D378F4">
        <w:rPr>
          <w:color w:val="000000" w:themeColor="text1"/>
        </w:rPr>
        <w:t>anomaly</w:t>
      </w:r>
      <w:r w:rsidR="00EC1B4B" w:rsidRPr="00D378F4">
        <w:rPr>
          <w:color w:val="000000" w:themeColor="text1"/>
        </w:rPr>
        <w:t>,</w:t>
      </w:r>
      <w:r w:rsidR="0084099F" w:rsidRPr="00D378F4">
        <w:rPr>
          <w:color w:val="000000" w:themeColor="text1"/>
        </w:rPr>
        <w:t xml:space="preserve"> be it cold or warm,</w:t>
      </w:r>
      <w:r w:rsidR="00EC1B4B" w:rsidRPr="00D378F4">
        <w:rPr>
          <w:color w:val="000000" w:themeColor="text1"/>
        </w:rPr>
        <w:t xml:space="preserve"> </w:t>
      </w:r>
      <w:r w:rsidR="0084099F" w:rsidRPr="00D378F4">
        <w:rPr>
          <w:color w:val="000000" w:themeColor="text1"/>
        </w:rPr>
        <w:t xml:space="preserve">and hence </w:t>
      </w:r>
      <w:r w:rsidR="00EC1B4B" w:rsidRPr="00D378F4">
        <w:rPr>
          <w:color w:val="000000" w:themeColor="text1"/>
        </w:rPr>
        <w:t>giv</w:t>
      </w:r>
      <w:r w:rsidR="0084099F" w:rsidRPr="00D378F4">
        <w:rPr>
          <w:color w:val="000000" w:themeColor="text1"/>
        </w:rPr>
        <w:t>es</w:t>
      </w:r>
      <w:r w:rsidR="00EC1B4B" w:rsidRPr="00D378F4">
        <w:rPr>
          <w:color w:val="000000" w:themeColor="text1"/>
        </w:rPr>
        <w:t xml:space="preserve"> an indication of the </w:t>
      </w:r>
      <w:r w:rsidR="00803C13" w:rsidRPr="00D378F4">
        <w:rPr>
          <w:color w:val="000000" w:themeColor="text1"/>
        </w:rPr>
        <w:t xml:space="preserve">scale of </w:t>
      </w:r>
      <w:r w:rsidR="0084099F" w:rsidRPr="00D378F4">
        <w:rPr>
          <w:color w:val="000000" w:themeColor="text1"/>
        </w:rPr>
        <w:t>anom</w:t>
      </w:r>
      <w:r w:rsidR="00695719" w:rsidRPr="00D378F4">
        <w:rPr>
          <w:color w:val="000000" w:themeColor="text1"/>
        </w:rPr>
        <w:t>a</w:t>
      </w:r>
      <w:r w:rsidR="0084099F" w:rsidRPr="00D378F4">
        <w:rPr>
          <w:color w:val="000000" w:themeColor="text1"/>
        </w:rPr>
        <w:t>lies</w:t>
      </w:r>
      <w:r w:rsidR="0026389E" w:rsidRPr="00D378F4">
        <w:rPr>
          <w:color w:val="000000" w:themeColor="text1"/>
        </w:rPr>
        <w:t xml:space="preserve"> </w:t>
      </w:r>
      <w:r w:rsidR="00D07F9F" w:rsidRPr="00D378F4">
        <w:rPr>
          <w:color w:val="000000" w:themeColor="text1"/>
        </w:rPr>
        <w:t>around the</w:t>
      </w:r>
      <w:r w:rsidR="00164CC4" w:rsidRPr="00D378F4">
        <w:rPr>
          <w:color w:val="000000" w:themeColor="text1"/>
        </w:rPr>
        <w:t xml:space="preserve"> norm</w:t>
      </w:r>
      <w:r w:rsidR="005C2A42" w:rsidRPr="00D378F4">
        <w:rPr>
          <w:color w:val="000000" w:themeColor="text1"/>
        </w:rPr>
        <w:t xml:space="preserve"> local</w:t>
      </w:r>
      <w:r w:rsidR="00164CC4" w:rsidRPr="00D378F4">
        <w:rPr>
          <w:color w:val="000000" w:themeColor="text1"/>
        </w:rPr>
        <w:t xml:space="preserve"> temperatures.</w:t>
      </w:r>
    </w:p>
    <w:p w14:paraId="3B8182D6" w14:textId="17D8DDFF" w:rsidR="008E66EB" w:rsidRDefault="001C15E5" w:rsidP="00E94BF5">
      <w:pPr>
        <w:suppressLineNumbers/>
        <w:spacing w:line="480" w:lineRule="auto"/>
        <w:jc w:val="both"/>
        <w:rPr>
          <w:ins w:id="317" w:author="Robbie Parks" w:date="2019-04-24T16:17:00Z"/>
          <w:b/>
          <w:color w:val="000000" w:themeColor="text1"/>
        </w:rPr>
        <w:sectPr w:rsidR="008E66EB" w:rsidSect="00AF1F5F">
          <w:pgSz w:w="11900" w:h="16840"/>
          <w:pgMar w:top="720" w:right="720" w:bottom="720" w:left="720" w:header="720" w:footer="720" w:gutter="0"/>
          <w:lnNumType w:countBy="1" w:restart="continuous"/>
          <w:cols w:space="720"/>
          <w:docGrid w:linePitch="360"/>
          <w:sectPrChange w:id="318" w:author="Robbie Parks" w:date="2019-04-24T16:20:00Z">
            <w:sectPr w:rsidR="008E66EB" w:rsidSect="00AF1F5F">
              <w:pgMar w:top="1440" w:right="1440" w:bottom="1440" w:left="1440" w:header="720" w:footer="720" w:gutter="0"/>
            </w:sectPr>
          </w:sectPrChange>
        </w:sectPr>
        <w:pPrChange w:id="319" w:author="Robbie Parks" w:date="2019-04-24T16:24:00Z">
          <w:pPr>
            <w:spacing w:line="480" w:lineRule="auto"/>
            <w:jc w:val="both"/>
          </w:pPr>
        </w:pPrChange>
      </w:pPr>
      <w:ins w:id="320" w:author="Robbie Parks" w:date="2019-04-24T16:21:00Z">
        <w:r>
          <w:rPr>
            <w:b/>
            <w:noProof/>
            <w:color w:val="000000" w:themeColor="text1"/>
          </w:rPr>
          <w:lastRenderedPageBreak/>
          <w:pict w14:anchorId="79DE9318">
            <v:shape id="_x0000_i1026" type="#_x0000_t75" alt="/Users/rmiparks/git/mortality/USA/state/write_ups/02_monthly_injury_temperature_paper/figures/01_nature_climate_change/Figures 2019 04 24/Figure4 2019 02 27.pdf" style="width:522pt;height:738pt;mso-width-percent:0;mso-height-percent:0;mso-width-percent:0;mso-height-percent:0">
              <v:imagedata r:id="rId16" o:title="Figure4 2019 02 27"/>
            </v:shape>
          </w:pict>
        </w:r>
      </w:ins>
    </w:p>
    <w:p w14:paraId="76E5DEC7" w14:textId="62B4572F" w:rsidR="0065196B" w:rsidRPr="00D378F4" w:rsidDel="008E66EB" w:rsidRDefault="0065196B" w:rsidP="00D378F4">
      <w:pPr>
        <w:spacing w:line="480" w:lineRule="auto"/>
        <w:jc w:val="both"/>
        <w:rPr>
          <w:del w:id="321" w:author="Robbie Parks" w:date="2019-04-24T16:17:00Z"/>
          <w:b/>
          <w:color w:val="000000" w:themeColor="text1"/>
        </w:rPr>
      </w:pPr>
      <w:del w:id="322" w:author="Robbie Parks" w:date="2019-04-24T16:17:00Z">
        <w:r w:rsidRPr="00D378F4" w:rsidDel="008E66EB">
          <w:rPr>
            <w:b/>
            <w:color w:val="000000" w:themeColor="text1"/>
          </w:rPr>
          <w:lastRenderedPageBreak/>
          <w:br w:type="page"/>
        </w:r>
      </w:del>
    </w:p>
    <w:p w14:paraId="3DCB3395" w14:textId="77777777" w:rsidR="008E66EB" w:rsidRDefault="00DD4894">
      <w:pPr>
        <w:spacing w:line="480" w:lineRule="auto"/>
        <w:jc w:val="both"/>
        <w:rPr>
          <w:ins w:id="323" w:author="Robbie Parks" w:date="2019-04-24T16:17:00Z"/>
          <w:color w:val="000000" w:themeColor="text1"/>
        </w:rPr>
        <w:sectPr w:rsidR="008E66EB"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t>Figure 5.</w:t>
      </w:r>
      <w:r w:rsidRPr="00D378F4">
        <w:rPr>
          <w:color w:val="000000" w:themeColor="text1"/>
        </w:rPr>
        <w:t xml:space="preserve"> Additional annual injury deaths for the 2016 US population in year in which each month was +</w:t>
      </w:r>
      <w:r w:rsidRPr="00D378F4">
        <w:rPr>
          <w:rFonts w:eastAsia="Times New Roman"/>
          <w:bCs/>
          <w:color w:val="222222"/>
          <w:shd w:val="clear" w:color="auto" w:fill="FFFFFF"/>
          <w:rPrChange w:id="324" w:author="Robbie Parks" w:date="2019-04-23T23:48:00Z">
            <w:rPr>
              <w:rFonts w:ascii="Helvetica" w:eastAsia="Times New Roman" w:hAnsi="Helvetica"/>
              <w:bCs/>
              <w:color w:val="222222"/>
              <w:sz w:val="21"/>
              <w:szCs w:val="21"/>
              <w:shd w:val="clear" w:color="auto" w:fill="FFFFFF"/>
            </w:rPr>
          </w:rPrChange>
        </w:rPr>
        <w:t>1</w:t>
      </w:r>
      <w:r w:rsidRPr="00D378F4">
        <w:rPr>
          <w:bCs/>
          <w:color w:val="000000" w:themeColor="text1"/>
        </w:rPr>
        <w:t>°C</w:t>
      </w:r>
      <w:r w:rsidRPr="00D378F4">
        <w:rPr>
          <w:color w:val="000000" w:themeColor="text1"/>
        </w:rPr>
        <w:t xml:space="preserve"> </w:t>
      </w:r>
      <w:r w:rsidR="00607AE4" w:rsidRPr="00D378F4">
        <w:rPr>
          <w:color w:val="000000" w:themeColor="text1"/>
        </w:rPr>
        <w:t xml:space="preserve">warmer </w:t>
      </w:r>
      <w:r w:rsidRPr="00D378F4">
        <w:rPr>
          <w:color w:val="000000" w:themeColor="text1"/>
        </w:rPr>
        <w:t>compared with 1980-20</w:t>
      </w:r>
      <w:r w:rsidRPr="00BF04CA">
        <w:rPr>
          <w:color w:val="000000" w:themeColor="text1"/>
        </w:rPr>
        <w:t xml:space="preserve">09 norm temperatures. </w:t>
      </w:r>
      <w:r w:rsidRPr="00D378F4">
        <w:rPr>
          <w:color w:val="000000" w:themeColor="text1"/>
        </w:rPr>
        <w:t>The top row shows breakdown by type of injury, sex and age group. The bottom row shows the break down by type of injury, sex and month. Black dots represent net changes in deaths for each set of bars.</w:t>
      </w:r>
    </w:p>
    <w:p w14:paraId="3C45049F" w14:textId="33041B80" w:rsidR="00DD4894" w:rsidRPr="00D378F4" w:rsidDel="004D1F37" w:rsidRDefault="001C15E5" w:rsidP="00E94BF5">
      <w:pPr>
        <w:suppressLineNumbers/>
        <w:spacing w:line="480" w:lineRule="auto"/>
        <w:jc w:val="both"/>
        <w:rPr>
          <w:del w:id="325" w:author="Robbie Parks" w:date="2019-04-23T23:47:00Z"/>
          <w:color w:val="000000" w:themeColor="text1"/>
        </w:rPr>
        <w:pPrChange w:id="326" w:author="Robbie Parks" w:date="2019-04-24T16:25:00Z">
          <w:pPr>
            <w:spacing w:line="480" w:lineRule="auto"/>
            <w:jc w:val="both"/>
          </w:pPr>
        </w:pPrChange>
      </w:pPr>
      <w:ins w:id="327" w:author="Robbie Parks" w:date="2019-04-24T16:21:00Z">
        <w:r>
          <w:rPr>
            <w:noProof/>
            <w:color w:val="000000" w:themeColor="text1"/>
          </w:rPr>
          <w:lastRenderedPageBreak/>
          <w:pict w14:anchorId="6A43FD41">
            <v:shape id="_x0000_i1025" type="#_x0000_t75" alt="/Users/rmiparks/git/mortality/USA/state/write_ups/02_monthly_injury_temperature_paper/figures/01_nature_climate_change/Figures 2019 04 24/Figure5 2019 04 24.pdf" style="width:738pt;height:522pt;mso-width-percent:0;mso-height-percent:0;mso-width-percent:0;mso-height-percent:0">
              <v:imagedata r:id="rId17" o:title="Figure5 2019 04 24"/>
            </v:shape>
          </w:pict>
        </w:r>
      </w:ins>
    </w:p>
    <w:p w14:paraId="4B372A35" w14:textId="77777777" w:rsidR="00C16BDD" w:rsidRPr="00D378F4" w:rsidRDefault="00C16BDD" w:rsidP="00E94BF5">
      <w:pPr>
        <w:suppressLineNumbers/>
        <w:spacing w:line="480" w:lineRule="auto"/>
        <w:jc w:val="both"/>
        <w:pPrChange w:id="328" w:author="Robbie Parks" w:date="2019-04-24T16:25:00Z">
          <w:pPr/>
        </w:pPrChange>
      </w:pPr>
    </w:p>
    <w:sectPr w:rsidR="00C16BDD" w:rsidRPr="00D378F4" w:rsidSect="005430F7">
      <w:pgSz w:w="16840" w:h="11900" w:orient="landscape"/>
      <w:pgMar w:top="720" w:right="720" w:bottom="720" w:left="720" w:header="720" w:footer="720" w:gutter="0"/>
      <w:lnNumType w:countBy="1" w:restart="continuous"/>
      <w:cols w:space="720"/>
      <w:docGrid w:linePitch="360"/>
      <w:sectPrChange w:id="329" w:author="Robbie Parks" w:date="2019-04-24T16:20:00Z">
        <w:sectPr w:rsidR="00C16BDD" w:rsidRPr="00D378F4" w:rsidSect="005430F7">
          <w:pgSz w:w="11900" w:h="16840" w:orient="portrait"/>
          <w:pgMar w:top="1440" w:right="1440" w:bottom="1440" w:left="144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2D1C4A" w14:textId="77777777" w:rsidR="001C15E5" w:rsidRDefault="001C15E5">
      <w:r>
        <w:separator/>
      </w:r>
    </w:p>
  </w:endnote>
  <w:endnote w:type="continuationSeparator" w:id="0">
    <w:p w14:paraId="7577FE96" w14:textId="77777777" w:rsidR="001C15E5" w:rsidRDefault="001C15E5">
      <w:r>
        <w:continuationSeparator/>
      </w:r>
    </w:p>
  </w:endnote>
  <w:endnote w:type="continuationNotice" w:id="1">
    <w:p w14:paraId="0D98AD36" w14:textId="77777777" w:rsidR="001C15E5" w:rsidRDefault="001C15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DCB88E9"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534B3">
      <w:rPr>
        <w:rStyle w:val="PageNumber"/>
        <w:noProof/>
      </w:rPr>
      <w:t>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F7C316" w14:textId="77777777" w:rsidR="001C15E5" w:rsidRDefault="001C15E5">
      <w:r>
        <w:separator/>
      </w:r>
    </w:p>
  </w:footnote>
  <w:footnote w:type="continuationSeparator" w:id="0">
    <w:p w14:paraId="1A41CB87" w14:textId="77777777" w:rsidR="001C15E5" w:rsidRDefault="001C15E5">
      <w:r>
        <w:continuationSeparator/>
      </w:r>
    </w:p>
  </w:footnote>
  <w:footnote w:type="continuationNotice" w:id="1">
    <w:p w14:paraId="001D8B8B" w14:textId="77777777" w:rsidR="001C15E5" w:rsidRDefault="001C15E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40AAF"/>
    <w:rsid w:val="000607DA"/>
    <w:rsid w:val="00063068"/>
    <w:rsid w:val="0006486C"/>
    <w:rsid w:val="00064A53"/>
    <w:rsid w:val="0007192B"/>
    <w:rsid w:val="000737EB"/>
    <w:rsid w:val="00073D01"/>
    <w:rsid w:val="0007772A"/>
    <w:rsid w:val="0008456B"/>
    <w:rsid w:val="00092EE2"/>
    <w:rsid w:val="0009546B"/>
    <w:rsid w:val="00097561"/>
    <w:rsid w:val="000A0D93"/>
    <w:rsid w:val="000A355E"/>
    <w:rsid w:val="000A6CF4"/>
    <w:rsid w:val="000C2776"/>
    <w:rsid w:val="000C53C0"/>
    <w:rsid w:val="000C563B"/>
    <w:rsid w:val="000D39DD"/>
    <w:rsid w:val="000D54C5"/>
    <w:rsid w:val="00100D87"/>
    <w:rsid w:val="00106815"/>
    <w:rsid w:val="00110076"/>
    <w:rsid w:val="00111115"/>
    <w:rsid w:val="00112A57"/>
    <w:rsid w:val="00123774"/>
    <w:rsid w:val="001241AE"/>
    <w:rsid w:val="00134649"/>
    <w:rsid w:val="00140DB8"/>
    <w:rsid w:val="0014511F"/>
    <w:rsid w:val="00145575"/>
    <w:rsid w:val="001535E0"/>
    <w:rsid w:val="00154645"/>
    <w:rsid w:val="00155518"/>
    <w:rsid w:val="001578B7"/>
    <w:rsid w:val="001647AD"/>
    <w:rsid w:val="00164CC4"/>
    <w:rsid w:val="00165E04"/>
    <w:rsid w:val="0017009F"/>
    <w:rsid w:val="00172B5B"/>
    <w:rsid w:val="00175B70"/>
    <w:rsid w:val="00180ECA"/>
    <w:rsid w:val="001A3D0C"/>
    <w:rsid w:val="001A752D"/>
    <w:rsid w:val="001B2697"/>
    <w:rsid w:val="001C15E5"/>
    <w:rsid w:val="001C45B6"/>
    <w:rsid w:val="001D2042"/>
    <w:rsid w:val="001D43B8"/>
    <w:rsid w:val="001D648D"/>
    <w:rsid w:val="001E3D7C"/>
    <w:rsid w:val="001E5B16"/>
    <w:rsid w:val="001E6A53"/>
    <w:rsid w:val="001E7BDE"/>
    <w:rsid w:val="001F307A"/>
    <w:rsid w:val="001F3A6B"/>
    <w:rsid w:val="001F3CCB"/>
    <w:rsid w:val="001F4AAB"/>
    <w:rsid w:val="001F57EB"/>
    <w:rsid w:val="001F77F3"/>
    <w:rsid w:val="0021470F"/>
    <w:rsid w:val="002323F2"/>
    <w:rsid w:val="00241EB9"/>
    <w:rsid w:val="0026389E"/>
    <w:rsid w:val="00267923"/>
    <w:rsid w:val="002769D0"/>
    <w:rsid w:val="00283342"/>
    <w:rsid w:val="002B4DCB"/>
    <w:rsid w:val="002C2EDC"/>
    <w:rsid w:val="002D042A"/>
    <w:rsid w:val="002D3F38"/>
    <w:rsid w:val="002E038D"/>
    <w:rsid w:val="002E3D60"/>
    <w:rsid w:val="002E4AD3"/>
    <w:rsid w:val="00310E7E"/>
    <w:rsid w:val="00326ABE"/>
    <w:rsid w:val="003317ED"/>
    <w:rsid w:val="00371197"/>
    <w:rsid w:val="00393366"/>
    <w:rsid w:val="003953FB"/>
    <w:rsid w:val="003B10FF"/>
    <w:rsid w:val="003C6749"/>
    <w:rsid w:val="003D3E4E"/>
    <w:rsid w:val="003D575B"/>
    <w:rsid w:val="003D77F4"/>
    <w:rsid w:val="003F11C1"/>
    <w:rsid w:val="00431D95"/>
    <w:rsid w:val="00437D42"/>
    <w:rsid w:val="00447303"/>
    <w:rsid w:val="00460727"/>
    <w:rsid w:val="00460D94"/>
    <w:rsid w:val="004630FC"/>
    <w:rsid w:val="0047749E"/>
    <w:rsid w:val="00477F0B"/>
    <w:rsid w:val="00484E3B"/>
    <w:rsid w:val="004878EC"/>
    <w:rsid w:val="004D148F"/>
    <w:rsid w:val="004D1F37"/>
    <w:rsid w:val="004E30F3"/>
    <w:rsid w:val="004F1977"/>
    <w:rsid w:val="004F54F9"/>
    <w:rsid w:val="004F617A"/>
    <w:rsid w:val="004F761B"/>
    <w:rsid w:val="005036D2"/>
    <w:rsid w:val="0050578C"/>
    <w:rsid w:val="00516255"/>
    <w:rsid w:val="00537426"/>
    <w:rsid w:val="005430F7"/>
    <w:rsid w:val="00551EAA"/>
    <w:rsid w:val="00554C76"/>
    <w:rsid w:val="00556C33"/>
    <w:rsid w:val="005608E9"/>
    <w:rsid w:val="00562F3E"/>
    <w:rsid w:val="005717FC"/>
    <w:rsid w:val="005725C8"/>
    <w:rsid w:val="00574DB7"/>
    <w:rsid w:val="00587168"/>
    <w:rsid w:val="00591920"/>
    <w:rsid w:val="005922A2"/>
    <w:rsid w:val="00597846"/>
    <w:rsid w:val="00597A2E"/>
    <w:rsid w:val="005A15DC"/>
    <w:rsid w:val="005A38E3"/>
    <w:rsid w:val="005B15FA"/>
    <w:rsid w:val="005B7992"/>
    <w:rsid w:val="005C2A42"/>
    <w:rsid w:val="005C3355"/>
    <w:rsid w:val="005C694B"/>
    <w:rsid w:val="005D4C0F"/>
    <w:rsid w:val="00607AE4"/>
    <w:rsid w:val="00613BCB"/>
    <w:rsid w:val="006174C6"/>
    <w:rsid w:val="00624F5B"/>
    <w:rsid w:val="0063135F"/>
    <w:rsid w:val="00644811"/>
    <w:rsid w:val="0064666D"/>
    <w:rsid w:val="0065196B"/>
    <w:rsid w:val="00674412"/>
    <w:rsid w:val="00684591"/>
    <w:rsid w:val="0069074B"/>
    <w:rsid w:val="00691CB8"/>
    <w:rsid w:val="00693003"/>
    <w:rsid w:val="00695536"/>
    <w:rsid w:val="00695719"/>
    <w:rsid w:val="006A2CB8"/>
    <w:rsid w:val="006A4E8B"/>
    <w:rsid w:val="006A5716"/>
    <w:rsid w:val="006B0D2B"/>
    <w:rsid w:val="006B156A"/>
    <w:rsid w:val="006B1683"/>
    <w:rsid w:val="006C3BDB"/>
    <w:rsid w:val="006C63BE"/>
    <w:rsid w:val="006D0C0A"/>
    <w:rsid w:val="006D1D0F"/>
    <w:rsid w:val="006E2025"/>
    <w:rsid w:val="006E40F1"/>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870AF"/>
    <w:rsid w:val="00790EA3"/>
    <w:rsid w:val="007A6F39"/>
    <w:rsid w:val="007A74F0"/>
    <w:rsid w:val="007B498A"/>
    <w:rsid w:val="007B75A7"/>
    <w:rsid w:val="007C09DB"/>
    <w:rsid w:val="007D2592"/>
    <w:rsid w:val="007D40BA"/>
    <w:rsid w:val="007E4368"/>
    <w:rsid w:val="007F57D1"/>
    <w:rsid w:val="007F58E8"/>
    <w:rsid w:val="00801CD8"/>
    <w:rsid w:val="00803C13"/>
    <w:rsid w:val="00810B18"/>
    <w:rsid w:val="0081585C"/>
    <w:rsid w:val="00820276"/>
    <w:rsid w:val="0084099F"/>
    <w:rsid w:val="0084627B"/>
    <w:rsid w:val="00851BBD"/>
    <w:rsid w:val="008538B4"/>
    <w:rsid w:val="00860B34"/>
    <w:rsid w:val="00861DBA"/>
    <w:rsid w:val="00867956"/>
    <w:rsid w:val="00870E85"/>
    <w:rsid w:val="008717EE"/>
    <w:rsid w:val="0088548E"/>
    <w:rsid w:val="008B092C"/>
    <w:rsid w:val="008B1803"/>
    <w:rsid w:val="008B4CDA"/>
    <w:rsid w:val="008B6D92"/>
    <w:rsid w:val="008C723E"/>
    <w:rsid w:val="008E26B6"/>
    <w:rsid w:val="008E66EB"/>
    <w:rsid w:val="008E6D79"/>
    <w:rsid w:val="008F2D1C"/>
    <w:rsid w:val="00900550"/>
    <w:rsid w:val="00901608"/>
    <w:rsid w:val="009037EA"/>
    <w:rsid w:val="00903AF7"/>
    <w:rsid w:val="009046BB"/>
    <w:rsid w:val="009071DF"/>
    <w:rsid w:val="00911F35"/>
    <w:rsid w:val="00916914"/>
    <w:rsid w:val="009175BD"/>
    <w:rsid w:val="009256AE"/>
    <w:rsid w:val="0094745E"/>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70D9"/>
    <w:rsid w:val="009D4505"/>
    <w:rsid w:val="009E1F47"/>
    <w:rsid w:val="009E4AAC"/>
    <w:rsid w:val="009E6662"/>
    <w:rsid w:val="009F1115"/>
    <w:rsid w:val="009F1573"/>
    <w:rsid w:val="009F642C"/>
    <w:rsid w:val="00A20069"/>
    <w:rsid w:val="00A2681D"/>
    <w:rsid w:val="00A35816"/>
    <w:rsid w:val="00A36FD9"/>
    <w:rsid w:val="00A427C1"/>
    <w:rsid w:val="00A502C2"/>
    <w:rsid w:val="00A51774"/>
    <w:rsid w:val="00A67CDD"/>
    <w:rsid w:val="00A7105A"/>
    <w:rsid w:val="00A77C36"/>
    <w:rsid w:val="00A825E1"/>
    <w:rsid w:val="00A8623B"/>
    <w:rsid w:val="00A9112D"/>
    <w:rsid w:val="00AA1499"/>
    <w:rsid w:val="00AA3C2D"/>
    <w:rsid w:val="00AA4C93"/>
    <w:rsid w:val="00AC771A"/>
    <w:rsid w:val="00AD1556"/>
    <w:rsid w:val="00AE1180"/>
    <w:rsid w:val="00AE1F14"/>
    <w:rsid w:val="00AF1F5F"/>
    <w:rsid w:val="00AF43DE"/>
    <w:rsid w:val="00B03876"/>
    <w:rsid w:val="00B05E64"/>
    <w:rsid w:val="00B1048B"/>
    <w:rsid w:val="00B16F19"/>
    <w:rsid w:val="00B16FA1"/>
    <w:rsid w:val="00B178F9"/>
    <w:rsid w:val="00B27D4F"/>
    <w:rsid w:val="00B34BDE"/>
    <w:rsid w:val="00B3612C"/>
    <w:rsid w:val="00B52E63"/>
    <w:rsid w:val="00B534B3"/>
    <w:rsid w:val="00B56605"/>
    <w:rsid w:val="00B57911"/>
    <w:rsid w:val="00B57AAA"/>
    <w:rsid w:val="00B66C01"/>
    <w:rsid w:val="00B74A65"/>
    <w:rsid w:val="00B77DF4"/>
    <w:rsid w:val="00BB01F9"/>
    <w:rsid w:val="00BB3506"/>
    <w:rsid w:val="00BB74F7"/>
    <w:rsid w:val="00BC52D8"/>
    <w:rsid w:val="00BC73AB"/>
    <w:rsid w:val="00BC74E6"/>
    <w:rsid w:val="00BD5426"/>
    <w:rsid w:val="00BD6674"/>
    <w:rsid w:val="00BE0385"/>
    <w:rsid w:val="00BE0D53"/>
    <w:rsid w:val="00BE2421"/>
    <w:rsid w:val="00BE6AF6"/>
    <w:rsid w:val="00BE7222"/>
    <w:rsid w:val="00BF04CA"/>
    <w:rsid w:val="00C01729"/>
    <w:rsid w:val="00C06426"/>
    <w:rsid w:val="00C123A7"/>
    <w:rsid w:val="00C16BDD"/>
    <w:rsid w:val="00C1740D"/>
    <w:rsid w:val="00C237CE"/>
    <w:rsid w:val="00C25FF5"/>
    <w:rsid w:val="00C34D69"/>
    <w:rsid w:val="00C45D42"/>
    <w:rsid w:val="00C60D3C"/>
    <w:rsid w:val="00C6277D"/>
    <w:rsid w:val="00C731BA"/>
    <w:rsid w:val="00C73D02"/>
    <w:rsid w:val="00C775D5"/>
    <w:rsid w:val="00C822C2"/>
    <w:rsid w:val="00C94C31"/>
    <w:rsid w:val="00C976A4"/>
    <w:rsid w:val="00CA28D9"/>
    <w:rsid w:val="00CC7AAE"/>
    <w:rsid w:val="00CD4D45"/>
    <w:rsid w:val="00CD636A"/>
    <w:rsid w:val="00CF3412"/>
    <w:rsid w:val="00CF6AE6"/>
    <w:rsid w:val="00CF7F2F"/>
    <w:rsid w:val="00D00652"/>
    <w:rsid w:val="00D006C2"/>
    <w:rsid w:val="00D0309A"/>
    <w:rsid w:val="00D03977"/>
    <w:rsid w:val="00D077B9"/>
    <w:rsid w:val="00D07F9F"/>
    <w:rsid w:val="00D136F7"/>
    <w:rsid w:val="00D25AD3"/>
    <w:rsid w:val="00D32F3C"/>
    <w:rsid w:val="00D36637"/>
    <w:rsid w:val="00D378F4"/>
    <w:rsid w:val="00D447B4"/>
    <w:rsid w:val="00D450FB"/>
    <w:rsid w:val="00D55813"/>
    <w:rsid w:val="00D60A71"/>
    <w:rsid w:val="00D72DCF"/>
    <w:rsid w:val="00D80EC0"/>
    <w:rsid w:val="00D86244"/>
    <w:rsid w:val="00D91594"/>
    <w:rsid w:val="00D965F8"/>
    <w:rsid w:val="00DA13D7"/>
    <w:rsid w:val="00DA3EFF"/>
    <w:rsid w:val="00DB2CBB"/>
    <w:rsid w:val="00DC0A97"/>
    <w:rsid w:val="00DC71BA"/>
    <w:rsid w:val="00DD4894"/>
    <w:rsid w:val="00DE2268"/>
    <w:rsid w:val="00DF6AC4"/>
    <w:rsid w:val="00DF7FDE"/>
    <w:rsid w:val="00E15CE2"/>
    <w:rsid w:val="00E3013D"/>
    <w:rsid w:val="00E40851"/>
    <w:rsid w:val="00E512CF"/>
    <w:rsid w:val="00E605FC"/>
    <w:rsid w:val="00E72AD6"/>
    <w:rsid w:val="00E8171C"/>
    <w:rsid w:val="00E82A06"/>
    <w:rsid w:val="00E82E03"/>
    <w:rsid w:val="00E82FFA"/>
    <w:rsid w:val="00E94BF5"/>
    <w:rsid w:val="00E9717B"/>
    <w:rsid w:val="00E9761E"/>
    <w:rsid w:val="00EA78C3"/>
    <w:rsid w:val="00EA7E0B"/>
    <w:rsid w:val="00EB05BC"/>
    <w:rsid w:val="00EB2FAA"/>
    <w:rsid w:val="00EC0F11"/>
    <w:rsid w:val="00EC1B4B"/>
    <w:rsid w:val="00EC54F7"/>
    <w:rsid w:val="00ED2C27"/>
    <w:rsid w:val="00EE5907"/>
    <w:rsid w:val="00EE59A1"/>
    <w:rsid w:val="00F0193A"/>
    <w:rsid w:val="00F02882"/>
    <w:rsid w:val="00F04592"/>
    <w:rsid w:val="00F07509"/>
    <w:rsid w:val="00F13C7A"/>
    <w:rsid w:val="00F1584A"/>
    <w:rsid w:val="00F16DFE"/>
    <w:rsid w:val="00F24F6F"/>
    <w:rsid w:val="00F36612"/>
    <w:rsid w:val="00F4164E"/>
    <w:rsid w:val="00F52C65"/>
    <w:rsid w:val="00F55AC7"/>
    <w:rsid w:val="00F57C38"/>
    <w:rsid w:val="00F712EE"/>
    <w:rsid w:val="00F95910"/>
    <w:rsid w:val="00FA29A5"/>
    <w:rsid w:val="00FA4114"/>
    <w:rsid w:val="00FA429F"/>
    <w:rsid w:val="00FB2929"/>
    <w:rsid w:val="00FD048A"/>
    <w:rsid w:val="00FD7797"/>
    <w:rsid w:val="00FE43A4"/>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styleId="UnresolvedMention">
    <w:name w:val="Unresolved Mention"/>
    <w:basedOn w:val="DefaultParagraphFont"/>
    <w:uiPriority w:val="99"/>
    <w:semiHidden/>
    <w:unhideWhenUsed/>
    <w:rsid w:val="00D00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image" Target="media/image1.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wmf"/><Relationship Id="rId10" Type="http://schemas.openxmlformats.org/officeDocument/2006/relationships/hyperlink" Target="https://www.census.gov/data/tables/time-series/demo/popest/1980s-county.html"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64FA6-D616-EF45-9BCA-5BC2DB662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27</Pages>
  <Words>33897</Words>
  <Characters>193215</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51</cp:revision>
  <cp:lastPrinted>2019-03-11T13:02:00Z</cp:lastPrinted>
  <dcterms:created xsi:type="dcterms:W3CDTF">2019-04-23T23:20:00Z</dcterms:created>
  <dcterms:modified xsi:type="dcterms:W3CDTF">2019-04-24T15:43:00Z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