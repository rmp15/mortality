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commentRangeStart w:id="0"/>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commentRangeEnd w:id="0"/>
      <w:r w:rsidR="00D136F7">
        <w:rPr>
          <w:rStyle w:val="CommentReference"/>
          <w:rFonts w:asciiTheme="minorHAnsi" w:hAnsiTheme="minorHAnsi" w:cstheme="minorBidi"/>
          <w:lang w:eastAsia="en-US"/>
        </w:rPr>
        <w:commentReference w:id="0"/>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11"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8627E5D"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w:t>
      </w:r>
      <w:del w:id="1" w:author="Robbie Parks" w:date="2019-03-25T12:19:00Z">
        <w:r w:rsidR="00283342">
          <w:rPr>
            <w:rFonts w:eastAsia="Times New Roman"/>
            <w:b/>
          </w:rPr>
          <w:delText xml:space="preserve">and </w:delText>
        </w:r>
      </w:del>
      <w:r w:rsidR="00283342">
        <w:rPr>
          <w:rFonts w:eastAsia="Times New Roman"/>
          <w:b/>
        </w:rPr>
        <w:t>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w:t>
      </w:r>
      <w:commentRangeStart w:id="2"/>
      <w:r w:rsidR="00D25AD3">
        <w:rPr>
          <w:rFonts w:eastAsia="Times New Roman"/>
          <w:b/>
        </w:rPr>
        <w:t>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commentRangeEnd w:id="2"/>
      <w:r w:rsidR="00F55AC7">
        <w:rPr>
          <w:rStyle w:val="CommentReference"/>
          <w:rFonts w:asciiTheme="minorHAnsi" w:hAnsiTheme="minorHAnsi" w:cstheme="minorBidi"/>
          <w:lang w:eastAsia="en-US"/>
        </w:rPr>
        <w:commentReference w:id="2"/>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commentRangeStart w:id="3"/>
      <w:r w:rsidRPr="00636C9B">
        <w:rPr>
          <w:b/>
          <w:color w:val="000000" w:themeColor="text1"/>
        </w:rPr>
        <w:lastRenderedPageBreak/>
        <w:t>Methods</w:t>
      </w:r>
      <w:commentRangeEnd w:id="3"/>
      <w:r w:rsidR="00393366">
        <w:rPr>
          <w:rStyle w:val="CommentReference"/>
          <w:rFonts w:asciiTheme="minorHAnsi" w:hAnsiTheme="minorHAnsi" w:cstheme="minorBidi"/>
          <w:lang w:eastAsia="en-US"/>
        </w:rPr>
        <w:commentReference w:id="3"/>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bookmarkStart w:id="4" w:name="_GoBack"/>
      <w:bookmarkEnd w:id="4"/>
    </w:p>
    <w:p w14:paraId="46D6236E" w14:textId="543C736D" w:rsidR="0065196B" w:rsidRPr="00987AD8" w:rsidRDefault="0065196B" w:rsidP="0065196B">
      <w:pPr>
        <w:spacing w:line="480" w:lineRule="auto"/>
        <w:jc w:val="both"/>
        <w:rPr>
          <w:rStyle w:val="apple-style-span"/>
          <w:color w:val="0563C1" w:themeColor="hyperlink"/>
          <w:u w:val="single"/>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00987AD8" w:rsidRPr="00987AD8">
          <w:rPr>
            <w:rStyle w:val="Hyperlink"/>
          </w:rPr>
          <w:t>https://www.census.gov/data/developers/data-sets/popest-popproj/popest.html</w:t>
        </w:r>
      </w:hyperlink>
      <w:r w:rsidRPr="00987AD8">
        <w:rPr>
          <w:rStyle w:val="Hyperlink"/>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44AD54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026BC5"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026BC5"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47A92FC0"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 xml:space="preserve">rate </w:t>
      </w:r>
      <w:del w:id="5" w:author="Robbie Parks" w:date="2019-03-25T12:19:00Z">
        <w:r>
          <w:delText>rations</w:delText>
        </w:r>
      </w:del>
      <w:ins w:id="6" w:author="Robbie Parks" w:date="2019-03-25T12:19:00Z">
        <w:r>
          <w:t>ratios</w:t>
        </w:r>
      </w:ins>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4099C685"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 xml:space="preserve">Huang C, Barnett AG, Wang X, Vaneckova P, Fitzgerald G, Tong S. Projecting </w:t>
      </w:r>
      <w:del w:id="7" w:author="Robbie Parks" w:date="2019-03-25T12:19:00Z">
        <w:r w:rsidR="005C694B" w:rsidRPr="005C694B">
          <w:rPr>
            <w:noProof/>
            <w:lang w:val="en-US"/>
          </w:rPr>
          <w:delText>Future</w:delText>
        </w:r>
      </w:del>
      <w:ins w:id="8" w:author="Robbie Parks" w:date="2019-03-25T12:19:00Z">
        <w:r w:rsidRPr="00447303">
          <w:rPr>
            <w:noProof/>
            <w:lang w:val="en-US"/>
          </w:rPr>
          <w:t>future</w:t>
        </w:r>
      </w:ins>
      <w:r w:rsidRPr="00447303">
        <w:rPr>
          <w:noProof/>
          <w:lang w:val="en-US"/>
        </w:rPr>
        <w:t xml:space="preserv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6074067C"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w:t>
      </w:r>
      <w:del w:id="9" w:author="Robbie Parks" w:date="2019-03-25T12:19:00Z">
        <w:r w:rsidR="005C694B" w:rsidRPr="005C694B">
          <w:rPr>
            <w:noProof/>
            <w:lang w:val="en-US"/>
          </w:rPr>
          <w:delText>Imperative</w:delText>
        </w:r>
      </w:del>
      <w:ins w:id="10" w:author="Robbie Parks" w:date="2019-03-25T12:19:00Z">
        <w:r w:rsidRPr="00447303">
          <w:rPr>
            <w:noProof/>
            <w:lang w:val="en-US"/>
          </w:rPr>
          <w:t>imperative</w:t>
        </w:r>
      </w:ins>
      <w:r w:rsidRPr="00447303">
        <w:rPr>
          <w:noProof/>
          <w:lang w:val="en-US"/>
        </w:rPr>
        <w:t xml:space="preserve"> for </w:t>
      </w:r>
      <w:del w:id="11" w:author="Robbie Parks" w:date="2019-03-25T12:19:00Z">
        <w:r w:rsidR="005C694B" w:rsidRPr="005C694B">
          <w:rPr>
            <w:noProof/>
            <w:lang w:val="en-US"/>
          </w:rPr>
          <w:delText>Climate Action</w:delText>
        </w:r>
      </w:del>
      <w:ins w:id="12" w:author="Robbie Parks" w:date="2019-03-25T12:19:00Z">
        <w:r w:rsidRPr="00447303">
          <w:rPr>
            <w:noProof/>
            <w:lang w:val="en-US"/>
          </w:rPr>
          <w:t>climate action</w:t>
        </w:r>
      </w:ins>
      <w:r w:rsidRPr="00447303">
        <w:rPr>
          <w:noProof/>
          <w:lang w:val="en-US"/>
        </w:rPr>
        <w:t xml:space="preserve"> to </w:t>
      </w:r>
      <w:del w:id="13" w:author="Robbie Parks" w:date="2019-03-25T12:19:00Z">
        <w:r w:rsidR="005C694B" w:rsidRPr="005C694B">
          <w:rPr>
            <w:noProof/>
            <w:lang w:val="en-US"/>
          </w:rPr>
          <w:delText>Protect Health</w:delText>
        </w:r>
      </w:del>
      <w:ins w:id="14" w:author="Robbie Parks" w:date="2019-03-25T12:19:00Z">
        <w:r w:rsidRPr="00447303">
          <w:rPr>
            <w:noProof/>
            <w:lang w:val="en-US"/>
          </w:rPr>
          <w:t>protect health</w:t>
        </w:r>
      </w:ins>
      <w:r w:rsidRPr="00447303">
        <w:rPr>
          <w:noProof/>
          <w:lang w:val="en-US"/>
        </w:rPr>
        <w:t xml:space="preserve">.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7EB0B3E8"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w:t>
      </w:r>
      <w:del w:id="15" w:author="Robbie Parks" w:date="2019-03-25T12:19:00Z">
        <w:r w:rsidR="005C694B" w:rsidRPr="005C694B">
          <w:rPr>
            <w:noProof/>
            <w:lang w:val="en-US"/>
          </w:rPr>
          <w:delText xml:space="preserve">Human Mortality. </w:delText>
        </w:r>
      </w:del>
      <w:ins w:id="16" w:author="Robbie Parks" w:date="2019-03-25T12:19:00Z">
        <w:r w:rsidRPr="00447303">
          <w:rPr>
            <w:noProof/>
            <w:lang w:val="en-US"/>
          </w:rPr>
          <w:t>human mortality.</w:t>
        </w:r>
      </w:ins>
      <w:r w:rsidRPr="00447303">
        <w:rPr>
          <w:noProof/>
          <w:lang w:val="en-US"/>
        </w:rPr>
        <w:t xml:space="preserve"> A </w:t>
      </w:r>
      <w:del w:id="17" w:author="Robbie Parks" w:date="2019-03-25T12:19:00Z">
        <w:r w:rsidR="005C694B" w:rsidRPr="005C694B">
          <w:rPr>
            <w:noProof/>
            <w:lang w:val="en-US"/>
          </w:rPr>
          <w:delText>Demographic Approach</w:delText>
        </w:r>
      </w:del>
      <w:ins w:id="18" w:author="Robbie Parks" w:date="2019-03-25T12:19:00Z">
        <w:r w:rsidRPr="00447303">
          <w:rPr>
            <w:noProof/>
            <w:lang w:val="en-US"/>
          </w:rPr>
          <w:t>demographic approach</w:t>
        </w:r>
      </w:ins>
      <w:r w:rsidRPr="00447303">
        <w:rPr>
          <w:noProof/>
          <w:lang w:val="en-US"/>
        </w:rPr>
        <w:t xml:space="preserve">.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689A10C1"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w:t>
      </w:r>
      <w:del w:id="19" w:author="Robbie Parks" w:date="2019-03-25T12:19:00Z">
        <w:r w:rsidR="005C694B" w:rsidRPr="005C694B">
          <w:rPr>
            <w:noProof/>
            <w:lang w:val="en-US"/>
          </w:rPr>
          <w:delText>Course</w:delText>
        </w:r>
      </w:del>
      <w:ins w:id="20" w:author="Robbie Parks" w:date="2019-03-25T12:19:00Z">
        <w:r w:rsidRPr="00447303">
          <w:rPr>
            <w:noProof/>
            <w:lang w:val="en-US"/>
          </w:rPr>
          <w:t>course</w:t>
        </w:r>
      </w:ins>
      <w:r w:rsidRPr="00447303">
        <w:rPr>
          <w:noProof/>
          <w:lang w:val="en-US"/>
        </w:rPr>
        <w:t xml:space="preserve"> of </w:t>
      </w:r>
      <w:del w:id="21" w:author="Robbie Parks" w:date="2019-03-25T12:19:00Z">
        <w:r w:rsidR="005C694B" w:rsidRPr="005C694B">
          <w:rPr>
            <w:noProof/>
            <w:lang w:val="en-US"/>
          </w:rPr>
          <w:delText>Cause-Specific Hospital Admissions During Snowstorms </w:delText>
        </w:r>
      </w:del>
      <w:ins w:id="22" w:author="Robbie Parks" w:date="2019-03-25T12:19:00Z">
        <w:r w:rsidRPr="00447303">
          <w:rPr>
            <w:noProof/>
            <w:lang w:val="en-US"/>
          </w:rPr>
          <w:t>cause-specific hospital admissions during snowstorms </w:t>
        </w:r>
      </w:ins>
      <w:r w:rsidRPr="00447303">
        <w:rPr>
          <w:noProof/>
          <w:lang w:val="en-US"/>
        </w:rPr>
        <w:t xml:space="preserve">: An </w:t>
      </w:r>
      <w:del w:id="23" w:author="Robbie Parks" w:date="2019-03-25T12:19:00Z">
        <w:r w:rsidR="005C694B" w:rsidRPr="005C694B">
          <w:rPr>
            <w:noProof/>
            <w:lang w:val="en-US"/>
          </w:rPr>
          <w:delText>Analysis</w:delText>
        </w:r>
      </w:del>
      <w:ins w:id="24" w:author="Robbie Parks" w:date="2019-03-25T12:19:00Z">
        <w:r w:rsidRPr="00447303">
          <w:rPr>
            <w:noProof/>
            <w:lang w:val="en-US"/>
          </w:rPr>
          <w:t>analysis</w:t>
        </w:r>
      </w:ins>
      <w:r w:rsidRPr="00447303">
        <w:rPr>
          <w:noProof/>
          <w:lang w:val="en-US"/>
        </w:rPr>
        <w:t xml:space="preserve"> of </w:t>
      </w:r>
      <w:del w:id="25" w:author="Robbie Parks" w:date="2019-03-25T12:19:00Z">
        <w:r w:rsidR="005C694B" w:rsidRPr="005C694B">
          <w:rPr>
            <w:noProof/>
            <w:lang w:val="en-US"/>
          </w:rPr>
          <w:delText>Electronic Medical Records From Major Hospitals</w:delText>
        </w:r>
      </w:del>
      <w:ins w:id="26" w:author="Robbie Parks" w:date="2019-03-25T12:19:00Z">
        <w:r w:rsidRPr="00447303">
          <w:rPr>
            <w:noProof/>
            <w:lang w:val="en-US"/>
          </w:rPr>
          <w:t>electronic medical records from major hospitals</w:t>
        </w:r>
      </w:ins>
      <w:r w:rsidRPr="00447303">
        <w:rPr>
          <w:noProof/>
          <w:lang w:val="en-US"/>
        </w:rPr>
        <w:t xml:space="preserve">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376AA43E"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Voas RB, Torres P, Romano E, Lacey JH. Alcohol-</w:t>
      </w:r>
      <w:del w:id="27" w:author="Robbie Parks" w:date="2019-03-25T12:19:00Z">
        <w:r w:rsidR="005C694B" w:rsidRPr="005C694B">
          <w:rPr>
            <w:noProof/>
            <w:lang w:val="en-US"/>
          </w:rPr>
          <w:delText>Related Risk</w:delText>
        </w:r>
      </w:del>
      <w:ins w:id="28" w:author="Robbie Parks" w:date="2019-03-25T12:19:00Z">
        <w:r w:rsidRPr="00447303">
          <w:rPr>
            <w:noProof/>
            <w:lang w:val="en-US"/>
          </w:rPr>
          <w:t>related risk</w:t>
        </w:r>
      </w:ins>
      <w:r w:rsidRPr="00447303">
        <w:rPr>
          <w:noProof/>
          <w:lang w:val="en-US"/>
        </w:rPr>
        <w:t xml:space="preserve"> of </w:t>
      </w:r>
      <w:del w:id="29" w:author="Robbie Parks" w:date="2019-03-25T12:19:00Z">
        <w:r w:rsidR="005C694B" w:rsidRPr="005C694B">
          <w:rPr>
            <w:noProof/>
            <w:lang w:val="en-US"/>
          </w:rPr>
          <w:delText>Driver Fatalities</w:delText>
        </w:r>
      </w:del>
      <w:ins w:id="30" w:author="Robbie Parks" w:date="2019-03-25T12:19:00Z">
        <w:r w:rsidRPr="00447303">
          <w:rPr>
            <w:noProof/>
            <w:lang w:val="en-US"/>
          </w:rPr>
          <w:t>driver fatalities</w:t>
        </w:r>
      </w:ins>
      <w:r w:rsidRPr="00447303">
        <w:rPr>
          <w:noProof/>
          <w:lang w:val="en-US"/>
        </w:rPr>
        <w:t xml:space="preserve">: An </w:t>
      </w:r>
      <w:del w:id="31" w:author="Robbie Parks" w:date="2019-03-25T12:19:00Z">
        <w:r w:rsidR="005C694B" w:rsidRPr="005C694B">
          <w:rPr>
            <w:noProof/>
            <w:lang w:val="en-US"/>
          </w:rPr>
          <w:delText>Update Using</w:delText>
        </w:r>
      </w:del>
      <w:ins w:id="32" w:author="Robbie Parks" w:date="2019-03-25T12:19:00Z">
        <w:r w:rsidRPr="00447303">
          <w:rPr>
            <w:noProof/>
            <w:lang w:val="en-US"/>
          </w:rPr>
          <w:t>update using</w:t>
        </w:r>
      </w:ins>
      <w:r w:rsidRPr="00447303">
        <w:rPr>
          <w:noProof/>
          <w:lang w:val="en-US"/>
        </w:rPr>
        <w:t xml:space="preserve"> 2007 </w:t>
      </w:r>
      <w:del w:id="33" w:author="Robbie Parks" w:date="2019-03-25T12:19:00Z">
        <w:r w:rsidR="005C694B" w:rsidRPr="005C694B">
          <w:rPr>
            <w:noProof/>
            <w:lang w:val="en-US"/>
          </w:rPr>
          <w:delText>Data</w:delText>
        </w:r>
      </w:del>
      <w:ins w:id="34" w:author="Robbie Parks" w:date="2019-03-25T12:19:00Z">
        <w:r w:rsidRPr="00447303">
          <w:rPr>
            <w:noProof/>
            <w:lang w:val="en-US"/>
          </w:rPr>
          <w:t>data</w:t>
        </w:r>
      </w:ins>
      <w:r w:rsidRPr="00447303">
        <w:rPr>
          <w:noProof/>
          <w:lang w:val="en-US"/>
        </w:rPr>
        <w:t xml:space="preserve">.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126211D3"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w:t>
      </w:r>
      <w:del w:id="35" w:author="Robbie Parks" w:date="2019-03-25T12:19:00Z">
        <w:r w:rsidR="005C694B" w:rsidRPr="005C694B">
          <w:rPr>
            <w:noProof/>
            <w:lang w:val="en-US"/>
          </w:rPr>
          <w:delText>Investigations</w:delText>
        </w:r>
      </w:del>
      <w:ins w:id="36" w:author="Robbie Parks" w:date="2019-03-25T12:19:00Z">
        <w:r w:rsidRPr="00447303">
          <w:rPr>
            <w:noProof/>
            <w:lang w:val="en-US"/>
          </w:rPr>
          <w:t>investigations</w:t>
        </w:r>
      </w:ins>
      <w:r w:rsidRPr="00447303">
        <w:rPr>
          <w:noProof/>
          <w:lang w:val="en-US"/>
        </w:rPr>
        <w:t xml:space="preserve"> of </w:t>
      </w:r>
      <w:del w:id="37" w:author="Robbie Parks" w:date="2019-03-25T12:19:00Z">
        <w:r w:rsidR="005C694B" w:rsidRPr="005C694B">
          <w:rPr>
            <w:noProof/>
            <w:lang w:val="en-US"/>
          </w:rPr>
          <w:delText>Snowfall</w:delText>
        </w:r>
      </w:del>
      <w:ins w:id="38" w:author="Robbie Parks" w:date="2019-03-25T12:19:00Z">
        <w:r w:rsidRPr="00447303">
          <w:rPr>
            <w:noProof/>
            <w:lang w:val="en-US"/>
          </w:rPr>
          <w:t>snowfall</w:t>
        </w:r>
      </w:ins>
      <w:r w:rsidRPr="00447303">
        <w:rPr>
          <w:noProof/>
          <w:lang w:val="en-US"/>
        </w:rPr>
        <w:t xml:space="preserve"> and </w:t>
      </w:r>
      <w:del w:id="39" w:author="Robbie Parks" w:date="2019-03-25T12:19:00Z">
        <w:r w:rsidR="005C694B" w:rsidRPr="005C694B">
          <w:rPr>
            <w:noProof/>
            <w:lang w:val="en-US"/>
          </w:rPr>
          <w:delText>Temperature Interaction</w:delText>
        </w:r>
      </w:del>
      <w:ins w:id="40" w:author="Robbie Parks" w:date="2019-03-25T12:19:00Z">
        <w:r w:rsidRPr="00447303">
          <w:rPr>
            <w:noProof/>
            <w:lang w:val="en-US"/>
          </w:rPr>
          <w:t>temperature interaction</w:t>
        </w:r>
      </w:ins>
      <w:r w:rsidRPr="00447303">
        <w:rPr>
          <w:noProof/>
          <w:lang w:val="en-US"/>
        </w:rPr>
        <w:t xml:space="preserve"> with </w:t>
      </w:r>
      <w:del w:id="41" w:author="Robbie Parks" w:date="2019-03-25T12:19:00Z">
        <w:r w:rsidR="005C694B" w:rsidRPr="005C694B">
          <w:rPr>
            <w:noProof/>
            <w:lang w:val="en-US"/>
          </w:rPr>
          <w:delText>Passenger Car</w:delText>
        </w:r>
      </w:del>
      <w:ins w:id="42" w:author="Robbie Parks" w:date="2019-03-25T12:19:00Z">
        <w:r w:rsidRPr="00447303">
          <w:rPr>
            <w:noProof/>
            <w:lang w:val="en-US"/>
          </w:rPr>
          <w:t>passenger car</w:t>
        </w:r>
      </w:ins>
      <w:r w:rsidRPr="00447303">
        <w:rPr>
          <w:noProof/>
          <w:lang w:val="en-US"/>
        </w:rPr>
        <w:t xml:space="preserve"> and </w:t>
      </w:r>
      <w:del w:id="43" w:author="Robbie Parks" w:date="2019-03-25T12:19:00Z">
        <w:r w:rsidR="005C694B" w:rsidRPr="005C694B">
          <w:rPr>
            <w:noProof/>
            <w:lang w:val="en-US"/>
          </w:rPr>
          <w:delText>Truck Traffic</w:delText>
        </w:r>
      </w:del>
      <w:ins w:id="44" w:author="Robbie Parks" w:date="2019-03-25T12:19:00Z">
        <w:r w:rsidRPr="00447303">
          <w:rPr>
            <w:noProof/>
            <w:lang w:val="en-US"/>
          </w:rPr>
          <w:t>truck traffic</w:t>
        </w:r>
      </w:ins>
      <w:r w:rsidRPr="00447303">
        <w:rPr>
          <w:noProof/>
          <w:lang w:val="en-US"/>
        </w:rPr>
        <w:t xml:space="preserve"> on </w:t>
      </w:r>
      <w:del w:id="45" w:author="Robbie Parks" w:date="2019-03-25T12:19:00Z">
        <w:r w:rsidR="005C694B" w:rsidRPr="005C694B">
          <w:rPr>
            <w:noProof/>
            <w:lang w:val="en-US"/>
          </w:rPr>
          <w:delText>Primary Highways</w:delText>
        </w:r>
      </w:del>
      <w:ins w:id="46" w:author="Robbie Parks" w:date="2019-03-25T12:19:00Z">
        <w:r w:rsidRPr="00447303">
          <w:rPr>
            <w:noProof/>
            <w:lang w:val="en-US"/>
          </w:rPr>
          <w:t>primary highways</w:t>
        </w:r>
      </w:ins>
      <w:r w:rsidRPr="00447303">
        <w:rPr>
          <w:noProof/>
          <w:lang w:val="en-US"/>
        </w:rPr>
        <w:t xml:space="preserve">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010342E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w:t>
      </w:r>
      <w:del w:id="47" w:author="Robbie Parks" w:date="2019-03-25T12:19:00Z">
        <w:r w:rsidR="005C694B" w:rsidRPr="005C694B">
          <w:rPr>
            <w:noProof/>
            <w:lang w:val="en-US"/>
          </w:rPr>
          <w:delText>Allocation</w:delText>
        </w:r>
      </w:del>
      <w:ins w:id="48" w:author="Robbie Parks" w:date="2019-03-25T12:19:00Z">
        <w:r w:rsidRPr="00447303">
          <w:rPr>
            <w:noProof/>
            <w:lang w:val="en-US"/>
          </w:rPr>
          <w:t>allocation</w:t>
        </w:r>
      </w:ins>
      <w:r w:rsidRPr="00447303">
        <w:rPr>
          <w:noProof/>
          <w:lang w:val="en-US"/>
        </w:rPr>
        <w:t xml:space="preserve"> of </w:t>
      </w:r>
      <w:del w:id="49" w:author="Robbie Parks" w:date="2019-03-25T12:19:00Z">
        <w:r w:rsidR="005C694B" w:rsidRPr="005C694B">
          <w:rPr>
            <w:noProof/>
            <w:lang w:val="en-US"/>
          </w:rPr>
          <w:delText>Time</w:delText>
        </w:r>
      </w:del>
      <w:ins w:id="50" w:author="Robbie Parks" w:date="2019-03-25T12:19:00Z">
        <w:r w:rsidRPr="00447303">
          <w:rPr>
            <w:noProof/>
            <w:lang w:val="en-US"/>
          </w:rPr>
          <w:t>time</w:t>
        </w:r>
      </w:ins>
      <w:r w:rsidRPr="00447303">
        <w:rPr>
          <w:noProof/>
          <w:lang w:val="en-US"/>
        </w:rPr>
        <w:t xml:space="preserve">: Implications for </w:t>
      </w:r>
      <w:del w:id="51" w:author="Robbie Parks" w:date="2019-03-25T12:19:00Z">
        <w:r w:rsidR="005C694B" w:rsidRPr="005C694B">
          <w:rPr>
            <w:noProof/>
            <w:lang w:val="en-US"/>
          </w:rPr>
          <w:delText>Climate Change</w:delText>
        </w:r>
      </w:del>
      <w:ins w:id="52" w:author="Robbie Parks" w:date="2019-03-25T12:19:00Z">
        <w:r w:rsidRPr="00447303">
          <w:rPr>
            <w:noProof/>
            <w:lang w:val="en-US"/>
          </w:rPr>
          <w:t>climate change</w:t>
        </w:r>
      </w:ins>
      <w:r w:rsidRPr="00447303">
        <w:rPr>
          <w:noProof/>
          <w:lang w:val="en-US"/>
        </w:rPr>
        <w:t xml:space="preserv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2C849D7"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 xml:space="preserve">Wallace JM, Hobbs P V. Atmospheric </w:t>
      </w:r>
      <w:del w:id="53" w:author="Robbie Parks" w:date="2019-03-25T12:19:00Z">
        <w:r w:rsidR="005C694B" w:rsidRPr="005C694B">
          <w:rPr>
            <w:noProof/>
            <w:lang w:val="en-US"/>
          </w:rPr>
          <w:delText>Science</w:delText>
        </w:r>
      </w:del>
      <w:ins w:id="54" w:author="Robbie Parks" w:date="2019-03-25T12:19:00Z">
        <w:r w:rsidRPr="00447303">
          <w:rPr>
            <w:noProof/>
            <w:lang w:val="en-US"/>
          </w:rPr>
          <w:t>science</w:t>
        </w:r>
      </w:ins>
      <w:r w:rsidRPr="00447303">
        <w:rPr>
          <w:noProof/>
          <w:lang w:val="en-US"/>
        </w:rPr>
        <w:t xml:space="preserve">: An </w:t>
      </w:r>
      <w:del w:id="55" w:author="Robbie Parks" w:date="2019-03-25T12:19:00Z">
        <w:r w:rsidR="005C694B" w:rsidRPr="005C694B">
          <w:rPr>
            <w:noProof/>
            <w:lang w:val="en-US"/>
          </w:rPr>
          <w:delText>Introductory Survey</w:delText>
        </w:r>
      </w:del>
      <w:ins w:id="56" w:author="Robbie Parks" w:date="2019-03-25T12:19:00Z">
        <w:r w:rsidRPr="00447303">
          <w:rPr>
            <w:noProof/>
            <w:lang w:val="en-US"/>
          </w:rPr>
          <w:t>introductory survey</w:t>
        </w:r>
      </w:ins>
      <w:r w:rsidRPr="00447303">
        <w:rPr>
          <w:noProof/>
          <w:lang w:val="en-US"/>
        </w:rPr>
        <w:t xml:space="preserve">: Second </w:t>
      </w:r>
      <w:del w:id="57" w:author="Robbie Parks" w:date="2019-03-25T12:19:00Z">
        <w:r w:rsidR="005C694B" w:rsidRPr="005C694B">
          <w:rPr>
            <w:noProof/>
            <w:lang w:val="en-US"/>
          </w:rPr>
          <w:delText>Edition</w:delText>
        </w:r>
      </w:del>
      <w:ins w:id="58" w:author="Robbie Parks" w:date="2019-03-25T12:19:00Z">
        <w:r w:rsidRPr="00447303">
          <w:rPr>
            <w:noProof/>
            <w:lang w:val="en-US"/>
          </w:rPr>
          <w:t>edition</w:t>
        </w:r>
      </w:ins>
      <w:r w:rsidRPr="00447303">
        <w:rPr>
          <w:noProof/>
          <w:lang w:val="en-US"/>
        </w:rPr>
        <w:t>.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pPr>
        <w:widowControl w:val="0"/>
        <w:autoSpaceDE w:val="0"/>
        <w:autoSpaceDN w:val="0"/>
        <w:adjustRightInd w:val="0"/>
        <w:ind w:left="640" w:hanging="640"/>
        <w:rPr>
          <w:b/>
        </w:rPr>
        <w:pPrChange w:id="59" w:author="Robbie Parks" w:date="2019-03-25T12:19:00Z">
          <w:pPr>
            <w:widowControl w:val="0"/>
            <w:autoSpaceDE w:val="0"/>
            <w:autoSpaceDN w:val="0"/>
            <w:adjustRightInd w:val="0"/>
            <w:ind w:left="640" w:hanging="640"/>
            <w:jc w:val="both"/>
          </w:pPr>
        </w:pPrChange>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ins w:id="60" w:author="Robbie Parks" w:date="2019-03-25T12:19:00Z">
        <w:r w:rsidR="00E512CF">
          <w:rPr>
            <w:color w:val="000000" w:themeColor="text1"/>
          </w:rPr>
          <w:t xml:space="preserve">in red </w:t>
        </w:r>
      </w:ins>
      <w:r>
        <w:rPr>
          <w:color w:val="000000" w:themeColor="text1"/>
        </w:rPr>
        <w:t xml:space="preserve">and </w:t>
      </w:r>
      <w:r w:rsidR="00710E1D">
        <w:rPr>
          <w:color w:val="000000" w:themeColor="text1"/>
        </w:rPr>
        <w:t>Minnesota</w:t>
      </w:r>
      <w:ins w:id="61" w:author="Robbie Parks" w:date="2019-03-25T12:19:00Z">
        <w:r w:rsidR="00E512CF">
          <w:rPr>
            <w:color w:val="000000" w:themeColor="text1"/>
          </w:rPr>
          <w:t xml:space="preserve"> in blue</w:t>
        </w:r>
      </w:ins>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5"/>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3-22T15:26:00Z" w:initials="RP">
    <w:p w14:paraId="5AD28BF8" w14:textId="3AD2186F" w:rsidR="00D136F7" w:rsidRPr="006E2025" w:rsidRDefault="00D136F7" w:rsidP="00D136F7">
      <w:pPr>
        <w:rPr>
          <w:rFonts w:eastAsia="Times New Roman"/>
          <w:lang w:eastAsia="en-US"/>
        </w:rPr>
      </w:pPr>
      <w:r w:rsidRPr="006E2025">
        <w:rPr>
          <w:rStyle w:val="CommentReference"/>
        </w:rPr>
        <w:annotationRef/>
      </w:r>
      <w:r w:rsidRPr="006E2025">
        <w:t xml:space="preserve">Ralf: </w:t>
      </w:r>
      <w:r w:rsidRPr="006E2025">
        <w:rPr>
          <w:rFonts w:eastAsia="Times New Roman"/>
          <w:color w:val="000000"/>
          <w:sz w:val="18"/>
          <w:szCs w:val="18"/>
          <w:lang w:eastAsia="en-US"/>
        </w:rPr>
        <w:t>The gender difference is really big and not so clearly articulated. In fact, it deserves mention in title</w:t>
      </w:r>
    </w:p>
  </w:comment>
  <w:comment w:id="2" w:author="Robbie Parks" w:date="2019-03-22T15:18:00Z" w:initials="RP">
    <w:p w14:paraId="78F45973" w14:textId="4E2E9EB9" w:rsidR="00F55AC7" w:rsidRPr="005B15FA" w:rsidRDefault="00F55AC7" w:rsidP="00F55AC7">
      <w:pPr>
        <w:rPr>
          <w:rFonts w:eastAsia="Times New Roman"/>
          <w:lang w:eastAsia="en-US"/>
        </w:rPr>
      </w:pPr>
      <w:r w:rsidRPr="005B15FA">
        <w:rPr>
          <w:rStyle w:val="CommentReference"/>
        </w:rPr>
        <w:annotationRef/>
      </w:r>
      <w:r w:rsidRPr="005B15FA">
        <w:rPr>
          <w:rFonts w:eastAsia="Times New Roman"/>
          <w:color w:val="000000"/>
          <w:sz w:val="18"/>
          <w:szCs w:val="18"/>
          <w:lang w:eastAsia="en-US"/>
        </w:rPr>
        <w:t xml:space="preserve">Ralf: older offset is not appropriate and it seems not really highlighted </w:t>
      </w:r>
      <w:proofErr w:type="gramStart"/>
      <w:r w:rsidRPr="005B15FA">
        <w:rPr>
          <w:rFonts w:eastAsia="Times New Roman"/>
          <w:color w:val="000000"/>
          <w:sz w:val="18"/>
          <w:szCs w:val="18"/>
          <w:lang w:eastAsia="en-US"/>
        </w:rPr>
        <w:t>in  discussion</w:t>
      </w:r>
      <w:proofErr w:type="gramEnd"/>
      <w:r w:rsidRPr="005B15FA">
        <w:rPr>
          <w:rFonts w:eastAsia="Times New Roman"/>
          <w:color w:val="000000"/>
          <w:sz w:val="18"/>
          <w:szCs w:val="18"/>
          <w:lang w:eastAsia="en-US"/>
        </w:rPr>
        <w:t>, so I would remove from abstract.</w:t>
      </w:r>
    </w:p>
  </w:comment>
  <w:comment w:id="3" w:author="Robbie Parks" w:date="2019-03-22T15:34:00Z" w:initials="RP">
    <w:p w14:paraId="0F1D8504" w14:textId="2C4E69FB" w:rsidR="00393366" w:rsidRDefault="00393366" w:rsidP="00393366">
      <w:pPr>
        <w:rPr>
          <w:rFonts w:ascii="Georgia" w:eastAsia="Times New Roman" w:hAnsi="Georgia"/>
          <w:color w:val="000000"/>
          <w:sz w:val="18"/>
          <w:szCs w:val="18"/>
          <w:lang w:eastAsia="en-US"/>
        </w:rPr>
      </w:pPr>
      <w:r>
        <w:rPr>
          <w:rStyle w:val="CommentReference"/>
        </w:rPr>
        <w:annotationRef/>
      </w:r>
      <w:r>
        <w:rPr>
          <w:rFonts w:ascii="Georgia" w:eastAsia="Times New Roman" w:hAnsi="Georgia"/>
          <w:color w:val="000000"/>
          <w:sz w:val="18"/>
          <w:szCs w:val="18"/>
          <w:lang w:eastAsia="en-US"/>
        </w:rPr>
        <w:t>Vasilis:</w:t>
      </w:r>
    </w:p>
    <w:p w14:paraId="0EA5D67E" w14:textId="77777777" w:rsidR="00393366" w:rsidRDefault="00393366" w:rsidP="00393366">
      <w:pPr>
        <w:rPr>
          <w:rFonts w:ascii="Georgia" w:eastAsia="Times New Roman" w:hAnsi="Georgia"/>
          <w:color w:val="000000"/>
          <w:sz w:val="18"/>
          <w:szCs w:val="18"/>
          <w:lang w:eastAsia="en-US"/>
        </w:rPr>
      </w:pPr>
    </w:p>
    <w:p w14:paraId="62F71760" w14:textId="48EEDD1F" w:rsidR="00393366" w:rsidRPr="00393366" w:rsidRDefault="00393366" w:rsidP="00393366">
      <w:pPr>
        <w:rPr>
          <w:rFonts w:eastAsia="Times New Roman"/>
          <w:lang w:eastAsia="en-US"/>
        </w:rPr>
      </w:pPr>
      <w:r w:rsidRPr="00393366">
        <w:rPr>
          <w:rFonts w:ascii="Georgia" w:eastAsia="Times New Roman" w:hAnsi="Georgia"/>
          <w:color w:val="000000"/>
          <w:sz w:val="18"/>
          <w:szCs w:val="18"/>
          <w:lang w:eastAsia="en-US"/>
        </w:rPr>
        <w:t xml:space="preserve">Regarding the specific modelling question, I think subtracting the time-average from death rates would have </w:t>
      </w:r>
      <w:proofErr w:type="spellStart"/>
      <w:proofErr w:type="gramStart"/>
      <w:r w:rsidRPr="00393366">
        <w:rPr>
          <w:rFonts w:ascii="Georgia" w:eastAsia="Times New Roman" w:hAnsi="Georgia"/>
          <w:color w:val="000000"/>
          <w:sz w:val="18"/>
          <w:szCs w:val="18"/>
          <w:lang w:eastAsia="en-US"/>
        </w:rPr>
        <w:t>lead</w:t>
      </w:r>
      <w:proofErr w:type="spellEnd"/>
      <w:proofErr w:type="gramEnd"/>
      <w:r w:rsidRPr="00393366">
        <w:rPr>
          <w:rFonts w:ascii="Georgia" w:eastAsia="Times New Roman" w:hAnsi="Georgia"/>
          <w:color w:val="000000"/>
          <w:sz w:val="18"/>
          <w:szCs w:val="18"/>
          <w:lang w:eastAsia="en-US"/>
        </w:rPr>
        <w:t xml:space="preserve"> to a slightly different model. The average is taken over only the time dimension so it wouldn't be exactly equivalent to adjusting the intercepts, considering also that there is a log transformation of death rates (so the subtracted time-average could not be "moved" outside the log and from the LHS to the RHS of the equation).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I'm also not sure how one would specify the model in this case in a way that INLA could fit it. The model is defined on the Poisson variable (</w:t>
      </w:r>
      <w:proofErr w:type="spellStart"/>
      <w:r w:rsidRPr="00393366">
        <w:rPr>
          <w:rFonts w:ascii="Georgia" w:eastAsia="Times New Roman" w:hAnsi="Georgia"/>
          <w:color w:val="000000"/>
          <w:sz w:val="18"/>
          <w:szCs w:val="18"/>
          <w:lang w:eastAsia="en-US"/>
        </w:rPr>
        <w:t>ie</w:t>
      </w:r>
      <w:proofErr w:type="spellEnd"/>
      <w:r w:rsidRPr="00393366">
        <w:rPr>
          <w:rFonts w:ascii="Georgia" w:eastAsia="Times New Roman" w:hAnsi="Georgia"/>
          <w:color w:val="000000"/>
          <w:sz w:val="18"/>
          <w:szCs w:val="18"/>
          <w:lang w:eastAsia="en-US"/>
        </w:rPr>
        <w:t xml:space="preserve"> deaths) and uses the log link function. The model implicitly calculates death rates by dividing deaths by a "deterministic" (in the sense that it's assumed to be known uncertainty) multiplier in the Poisson rate which in this case is population. I suppose you could replace population with population divided by time-averaged rates, so that the model estimates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 xml:space="preserve">death rate) - log(time-averaged death rate)} instead of log(death rate) but this would be very odd and hard to justify. There is also an implicit assumption in this that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time-averaged death rate) is known without uncertainty which makes no sense.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The way you've specified the model is more natural and also allows to interpret absolute changes in anomaly as % changes in rates like you've shown in the appendix figures, I don't think such figures could be easily produced with an alternative formulation as the interpretation of coefficients would be different.</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One question I had when reading the Methods section was why you didn't include the time-averaged temperature quantities in the model at all, was there a specific reason? I understand that you were interested in the effect of change in temperature anomaly on rates, but could the time-averaged temperatures have been included as a separate variable?</w:t>
      </w:r>
    </w:p>
    <w:p w14:paraId="33849531" w14:textId="005C52CB" w:rsidR="00393366" w:rsidRDefault="0039336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D28BF8" w15:done="0"/>
  <w15:commentEx w15:paraId="78F45973" w15:done="0"/>
  <w15:commentEx w15:paraId="338495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D28BF8" w16cid:durableId="203F7D29"/>
  <w16cid:commentId w16cid:paraId="78F45973" w16cid:durableId="203F7B29"/>
  <w16cid:commentId w16cid:paraId="33849531" w16cid:durableId="203F7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6BAB2" w14:textId="77777777" w:rsidR="00026BC5" w:rsidRDefault="00026BC5">
      <w:r>
        <w:separator/>
      </w:r>
    </w:p>
  </w:endnote>
  <w:endnote w:type="continuationSeparator" w:id="0">
    <w:p w14:paraId="55A972B5" w14:textId="77777777" w:rsidR="00026BC5" w:rsidRDefault="00026BC5">
      <w:r>
        <w:continuationSeparator/>
      </w:r>
    </w:p>
  </w:endnote>
  <w:endnote w:type="continuationNotice" w:id="1">
    <w:p w14:paraId="551D9E7D" w14:textId="77777777" w:rsidR="00026BC5" w:rsidRDefault="00026B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A44726" w14:textId="77777777" w:rsidR="00026BC5" w:rsidRDefault="00026BC5">
      <w:r>
        <w:separator/>
      </w:r>
    </w:p>
  </w:footnote>
  <w:footnote w:type="continuationSeparator" w:id="0">
    <w:p w14:paraId="12CE0AE9" w14:textId="77777777" w:rsidR="00026BC5" w:rsidRDefault="00026BC5">
      <w:r>
        <w:continuationSeparator/>
      </w:r>
    </w:p>
  </w:footnote>
  <w:footnote w:type="continuationNotice" w:id="1">
    <w:p w14:paraId="6455B2CB" w14:textId="77777777" w:rsidR="00026BC5" w:rsidRDefault="00026B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26BC5"/>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10076"/>
    <w:rsid w:val="00111115"/>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D148F"/>
    <w:rsid w:val="004E30F3"/>
    <w:rsid w:val="004F617A"/>
    <w:rsid w:val="004F761B"/>
    <w:rsid w:val="0050578C"/>
    <w:rsid w:val="00516255"/>
    <w:rsid w:val="00537426"/>
    <w:rsid w:val="00551EAA"/>
    <w:rsid w:val="00554C76"/>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75751"/>
    <w:rsid w:val="00684591"/>
    <w:rsid w:val="0069074B"/>
    <w:rsid w:val="00691CB8"/>
    <w:rsid w:val="00693003"/>
    <w:rsid w:val="00695719"/>
    <w:rsid w:val="006A2CB8"/>
    <w:rsid w:val="006A4E8B"/>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78D3"/>
    <w:rsid w:val="00973F5B"/>
    <w:rsid w:val="00977058"/>
    <w:rsid w:val="00977586"/>
    <w:rsid w:val="00981B2C"/>
    <w:rsid w:val="00984C48"/>
    <w:rsid w:val="00987AD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8443A"/>
    <w:rsid w:val="00E9761E"/>
    <w:rsid w:val="00EA78C3"/>
    <w:rsid w:val="00EA7E0B"/>
    <w:rsid w:val="00EC1B4B"/>
    <w:rsid w:val="00EC54F7"/>
    <w:rsid w:val="00ED2C27"/>
    <w:rsid w:val="00EE5907"/>
    <w:rsid w:val="00F07509"/>
    <w:rsid w:val="00F13C7A"/>
    <w:rsid w:val="00F1584A"/>
    <w:rsid w:val="00F24F6F"/>
    <w:rsid w:val="00F36612"/>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styleId="UnresolvedMention">
    <w:name w:val="Unresolved Mention"/>
    <w:basedOn w:val="DefaultParagraphFont"/>
    <w:uiPriority w:val="99"/>
    <w:semiHidden/>
    <w:unhideWhenUsed/>
    <w:rsid w:val="00987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34810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850096056">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dc.gov/nchs/nvss/bridged_race.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jid.ezzati@imperial.ac.uk" TargetMode="Externa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census.gov/data/developers/data-sets/popest-popproj/pop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E367A-FA8D-374A-A2BD-FABEF2AC5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31259</Words>
  <Characters>178178</Characters>
  <Application>Microsoft Office Word</Application>
  <DocSecurity>0</DocSecurity>
  <Lines>1484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2019-03-11T13:02:00Z</cp:lastPrinted>
  <dcterms:created xsi:type="dcterms:W3CDTF">2019-03-30T16:37:00Z</dcterms:created>
  <dcterms:modified xsi:type="dcterms:W3CDTF">2019-03-30T16:38:00Z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