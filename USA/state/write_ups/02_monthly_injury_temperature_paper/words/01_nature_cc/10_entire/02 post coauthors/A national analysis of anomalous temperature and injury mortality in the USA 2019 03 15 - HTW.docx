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4DB35B9B"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ins w:id="0" w:author="Tamura-Wicks, Helen M" w:date="2019-03-22T10:50:00Z">
        <w:r w:rsidR="00DC798D">
          <w:rPr>
            <w:color w:val="000000" w:themeColor="text1"/>
            <w:vertAlign w:val="superscript"/>
            <w:lang w:val="it-IT"/>
          </w:rPr>
          <w:t>3</w:t>
        </w:r>
      </w:ins>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proofErr w:type="spellStart"/>
      <w:r w:rsidRPr="005E22E4">
        <w:rPr>
          <w:color w:val="000000" w:themeColor="text1"/>
        </w:rPr>
        <w:t>Vasilis</w:t>
      </w:r>
      <w:proofErr w:type="spellEnd"/>
      <w:r w:rsidRPr="005E22E4">
        <w:rPr>
          <w:color w:val="000000" w:themeColor="text1"/>
        </w:rPr>
        <w:t xml:space="preserve">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472B84F1"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283342">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w:t>
      </w:r>
      <w:del w:id="1" w:author="Tamura-Wicks, Helen M" w:date="2019-03-22T10:50:00Z">
        <w:r w:rsidR="00283342" w:rsidDel="00DC798D">
          <w:rPr>
            <w:rFonts w:eastAsia="Times New Roman"/>
            <w:b/>
          </w:rPr>
          <w:delText xml:space="preserve">and </w:delText>
        </w:r>
      </w:del>
      <w:r w:rsidR="00283342">
        <w:rPr>
          <w:rFonts w:eastAsia="Times New Roman"/>
          <w:b/>
        </w:rPr>
        <w:t>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F3CCB">
        <w:rPr>
          <w:rFonts w:eastAsia="Times New Roman"/>
          <w:b/>
        </w:rPr>
        <w:t>. Ou</w:t>
      </w:r>
      <w:r w:rsidR="006F2FEB">
        <w:rPr>
          <w:rFonts w:eastAsia="Times New Roman"/>
          <w:b/>
        </w:rPr>
        <w:t xml:space="preserve">r study area was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6F2FEB">
        <w:rPr>
          <w:rFonts w:eastAsia="Times New Roman"/>
          <w:b/>
        </w:rPr>
        <w:t>. W</w:t>
      </w:r>
      <w:r w:rsidRPr="009A2853">
        <w:rPr>
          <w:rFonts w:eastAsia="Times New Roman"/>
          <w:b/>
        </w:rPr>
        <w:t>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Pr="009A2853">
        <w:rPr>
          <w:rFonts w:eastAsia="Times New Roman"/>
          <w:b/>
        </w:rPr>
        <w:t>injur</w:t>
      </w:r>
      <w:r w:rsidR="00BD5426">
        <w:rPr>
          <w:rFonts w:eastAsia="Times New Roman"/>
          <w:b/>
        </w:rPr>
        <w:t>ies</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comprise of increases in drowning, transport injuries, assault and intentional self-harm offset 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31A2418B"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lastRenderedPageBreak/>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w:t>
      </w:r>
      <w:r>
        <w:rPr>
          <w:color w:val="000000" w:themeColor="text1"/>
        </w:rPr>
        <w:lastRenderedPageBreak/>
        <w:t xml:space="preserve">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39FB107"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 xml:space="preserve">if each month in each state were </w:t>
      </w:r>
      <w:del w:id="2" w:author="Tamura-Wicks, Helen M" w:date="2019-03-22T10:57:00Z">
        <w:r w:rsidDel="00DC798D">
          <w:rPr>
            <w:color w:val="000000" w:themeColor="text1"/>
          </w:rPr>
          <w:delText>+</w:delText>
        </w:r>
      </w:del>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50CF1795"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w:t>
      </w:r>
      <w:ins w:id="3" w:author="Tamura-Wicks, Helen M" w:date="2019-03-22T10:58:00Z">
        <w:r w:rsidR="00DC798D">
          <w:t xml:space="preserve">as </w:t>
        </w:r>
      </w:ins>
      <w:r>
        <w:t xml:space="preserve">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25-34 year old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79FDC9E4"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w:t>
      </w:r>
      <w:r>
        <w:lastRenderedPageBreak/>
        <w:t xml:space="preserve">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7D450F3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4BE61E43"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t>
      </w:r>
      <w:r>
        <w:lastRenderedPageBreak/>
        <w:t>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2074D19E"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Regarding 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lastRenderedPageBreak/>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commentRangeStart w:id="4"/>
      <w:r w:rsidRPr="00636C9B">
        <w:rPr>
          <w:b/>
          <w:color w:val="000000" w:themeColor="text1"/>
        </w:rPr>
        <w:t>Methods</w:t>
      </w:r>
      <w:commentRangeEnd w:id="4"/>
      <w:r w:rsidR="00E677B1">
        <w:rPr>
          <w:rStyle w:val="CommentReference"/>
          <w:rFonts w:asciiTheme="minorHAnsi" w:hAnsiTheme="minorHAnsi" w:cstheme="minorBidi"/>
          <w:lang w:eastAsia="en-US"/>
        </w:rPr>
        <w:commentReference w:id="4"/>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1"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2"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3"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w:t>
      </w:r>
      <w:r>
        <w:rPr>
          <w:rStyle w:val="apple-style-span"/>
          <w:color w:val="000000" w:themeColor="text1"/>
        </w:rPr>
        <w:lastRenderedPageBreak/>
        <w:t>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59566E"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DEFD7B4" w:rsidR="0065196B" w:rsidRDefault="0059566E"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w:commentRangeStart w:id="5"/>
              <m:r>
                <w:rPr>
                  <w:rFonts w:ascii="Cambria Math" w:hAnsi="Cambria Math"/>
                </w:rPr>
                <m:t>month</m:t>
              </m:r>
              <m:r>
                <w:rPr>
                  <w:rFonts w:ascii="Cambria Math" w:hAnsi="Cambria Math"/>
                  <w:color w:val="000000" w:themeColor="text1"/>
                </w:rPr>
                <m:t>-</m:t>
              </m:r>
              <m:r>
                <w:rPr>
                  <w:rFonts w:ascii="Cambria Math" w:hAnsi="Cambria Math"/>
                </w:rPr>
                <m:t>year</m:t>
              </m:r>
              <w:commentRangeEnd w:id="5"/>
              <m:r>
                <m:rPr>
                  <m:sty m:val="p"/>
                </m:rPr>
                <w:rPr>
                  <w:rStyle w:val="CommentReference"/>
                  <w:rFonts w:asciiTheme="minorHAnsi" w:hAnsiTheme="minorHAnsi" w:cstheme="minorBidi"/>
                  <w:lang w:eastAsia="en-US"/>
                </w:rPr>
                <w:commentReference w:id="5"/>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4876987E"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deviations of each state from national value</w:t>
      </w:r>
      <w:r>
        <w:rPr>
          <w:color w:val="000000" w:themeColor="text1"/>
        </w:rPr>
        <w:t>s, and</w:t>
      </w:r>
      <w:r w:rsidRPr="00C7759C">
        <w:rPr>
          <w:color w:val="000000" w:themeColor="text1"/>
        </w:rPr>
        <w:t xml:space="preserve"> allow variation in </w:t>
      </w:r>
      <w:r w:rsidRPr="00C7759C">
        <w:rPr>
          <w:color w:val="000000" w:themeColor="text1"/>
        </w:rPr>
        <w:lastRenderedPageBreak/>
        <w:t>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17551E0A"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639F847F"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 xml:space="preserve">realistic in our lifetimes under current projections of global climate </w:t>
      </w:r>
      <w:r>
        <w:lastRenderedPageBreak/>
        <w:t>change</w:t>
      </w:r>
      <w:r w:rsidR="008538B4">
        <w:t>,</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563299F4" w:rsidR="0065196B" w:rsidRDefault="00D965F8" w:rsidP="0065196B">
      <w:pPr>
        <w:spacing w:line="480" w:lineRule="auto"/>
        <w:jc w:val="both"/>
      </w:pPr>
      <w:r>
        <w:lastRenderedPageBreak/>
        <w:t>The correlations among the variables and anomaly based on mean were between 0.6 and 0.89 (Supplementary Table 3). T</w:t>
      </w:r>
      <w:r w:rsidR="0065196B" w:rsidRPr="00C1740D">
        <w:t xml:space="preserve">he estimated </w:t>
      </w:r>
      <w:r>
        <w:t>rate ratio</w:t>
      </w:r>
      <w:del w:id="6" w:author="Tamura-Wicks, Helen M" w:date="2019-03-22T11:10:00Z">
        <w:r w:rsidDel="00E677B1">
          <w:delText>n</w:delText>
        </w:r>
      </w:del>
      <w:r>
        <w:t>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proofErr w:type="gramStart"/>
      <w:r w:rsidR="00D86244">
        <w:t>were</w:t>
      </w:r>
      <w:proofErr w:type="gramEnd"/>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commentRangeStart w:id="7"/>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w:t>
      </w:r>
      <w:r w:rsidRPr="005C694B">
        <w:rPr>
          <w:noProof/>
          <w:lang w:val="en-US"/>
        </w:rPr>
        <w:lastRenderedPageBreak/>
        <w:t xml:space="preserve">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commentRangeEnd w:id="7"/>
      <w:r w:rsidR="00E677B1">
        <w:rPr>
          <w:rStyle w:val="CommentReference"/>
          <w:rFonts w:asciiTheme="minorHAnsi" w:hAnsiTheme="minorHAnsi" w:cstheme="minorBidi"/>
          <w:lang w:eastAsia="en-US"/>
        </w:rPr>
        <w:commentReference w:id="7"/>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commentRangeStart w:id="8"/>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commentRangeEnd w:id="8"/>
      <w:r w:rsidR="0059566E">
        <w:rPr>
          <w:rStyle w:val="CommentReference"/>
          <w:rFonts w:asciiTheme="minorHAnsi" w:hAnsiTheme="minorHAnsi" w:cstheme="minorBidi"/>
          <w:lang w:eastAsia="en-US"/>
        </w:rPr>
        <w:commentReference w:id="8"/>
      </w:r>
    </w:p>
    <w:p w14:paraId="426C315B" w14:textId="77777777" w:rsidR="0065196B" w:rsidRDefault="0065196B" w:rsidP="0065196B">
      <w:pPr>
        <w:rPr>
          <w:b/>
          <w:color w:val="000000" w:themeColor="text1"/>
        </w:rPr>
      </w:pPr>
      <w:r>
        <w:rPr>
          <w:b/>
          <w:color w:val="000000" w:themeColor="text1"/>
        </w:rPr>
        <w:br w:type="page"/>
      </w:r>
      <w:bookmarkStart w:id="9" w:name="_GoBack"/>
      <w:bookmarkEnd w:id="9"/>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4"/>
      <w:footerReference w:type="default" r:id="rId15"/>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 w:author="Tamura-Wicks, Helen M" w:date="2019-03-22T11:14:00Z" w:initials="THM">
    <w:p w14:paraId="227796E0" w14:textId="5AE85559" w:rsidR="00E677B1" w:rsidRDefault="00E677B1">
      <w:pPr>
        <w:pStyle w:val="CommentText"/>
      </w:pPr>
      <w:r>
        <w:rPr>
          <w:rStyle w:val="CommentReference"/>
        </w:rPr>
        <w:annotationRef/>
      </w:r>
      <w:r>
        <w:t xml:space="preserve">Is it ok for the methods to be right at the end of the </w:t>
      </w:r>
      <w:proofErr w:type="gramStart"/>
      <w:r>
        <w:t>paper ??</w:t>
      </w:r>
      <w:proofErr w:type="gramEnd"/>
      <w:r>
        <w:t xml:space="preserve"> Maybe the journal calls for that format but double checking. </w:t>
      </w:r>
    </w:p>
  </w:comment>
  <w:comment w:id="5" w:author="Tamura-Wicks, Helen M" w:date="2019-03-22T11:07:00Z" w:initials="THM">
    <w:p w14:paraId="71D86801" w14:textId="6E0FCD61" w:rsidR="001E41EE" w:rsidRDefault="001E41EE">
      <w:pPr>
        <w:pStyle w:val="CommentText"/>
      </w:pPr>
      <w:r>
        <w:rPr>
          <w:rStyle w:val="CommentReference"/>
        </w:rPr>
        <w:annotationRef/>
      </w:r>
      <w:r>
        <w:t xml:space="preserve">Looks a bit like month minus </w:t>
      </w:r>
      <w:proofErr w:type="gramStart"/>
      <w:r>
        <w:t>year ??</w:t>
      </w:r>
      <w:proofErr w:type="gramEnd"/>
    </w:p>
  </w:comment>
  <w:comment w:id="7" w:author="Tamura-Wicks, Helen M" w:date="2019-03-22T11:13:00Z" w:initials="THM">
    <w:p w14:paraId="7BBAE3B7" w14:textId="3F5B66B1" w:rsidR="00E677B1" w:rsidRDefault="00E677B1">
      <w:pPr>
        <w:pStyle w:val="CommentText"/>
      </w:pPr>
      <w:r>
        <w:rPr>
          <w:rStyle w:val="CommentReference"/>
        </w:rPr>
        <w:annotationRef/>
      </w:r>
      <w:r>
        <w:t>Double check title formatting. I think they either need to be so that every word is capitalised or just the first word capitalised.</w:t>
      </w:r>
    </w:p>
  </w:comment>
  <w:comment w:id="8" w:author="Tamura-Wicks, Helen M" w:date="2019-03-22T11:22:00Z" w:initials="THM">
    <w:p w14:paraId="6EC06C4D" w14:textId="12DAC3AD" w:rsidR="0059566E" w:rsidRDefault="0059566E">
      <w:pPr>
        <w:pStyle w:val="CommentText"/>
      </w:pPr>
      <w:r>
        <w:rPr>
          <w:rStyle w:val="CommentReference"/>
        </w:rPr>
        <w:annotationRef/>
      </w:r>
      <w:r>
        <w:t xml:space="preserve">Maybe either insert </w:t>
      </w:r>
      <w:proofErr w:type="spellStart"/>
      <w:r>
        <w:t>florida</w:t>
      </w:r>
      <w:proofErr w:type="spellEnd"/>
      <w:r>
        <w:t xml:space="preserve"> and Minnesota in left panel of figure, or state here which colours they’re meant to be in the left panel (line 2)</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135CA8" w14:textId="77777777" w:rsidR="007F57D1" w:rsidRDefault="007F57D1">
      <w:r>
        <w:separator/>
      </w:r>
    </w:p>
  </w:endnote>
  <w:endnote w:type="continuationSeparator" w:id="0">
    <w:p w14:paraId="4B0791EF" w14:textId="77777777" w:rsidR="007F57D1" w:rsidRDefault="007F5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4CD877" w14:textId="5548CF0F"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9566E">
      <w:rPr>
        <w:rStyle w:val="PageNumber"/>
        <w:noProof/>
      </w:rPr>
      <w:t>22</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0CD36F" w14:textId="77777777" w:rsidR="007F57D1" w:rsidRDefault="007F57D1">
      <w:r>
        <w:separator/>
      </w:r>
    </w:p>
  </w:footnote>
  <w:footnote w:type="continuationSeparator" w:id="0">
    <w:p w14:paraId="4CFE28F0" w14:textId="77777777" w:rsidR="007F57D1" w:rsidRDefault="007F57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trackRevision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96B"/>
    <w:rsid w:val="0001349E"/>
    <w:rsid w:val="00025B49"/>
    <w:rsid w:val="000330EC"/>
    <w:rsid w:val="00063068"/>
    <w:rsid w:val="0006486C"/>
    <w:rsid w:val="00064A53"/>
    <w:rsid w:val="0007192B"/>
    <w:rsid w:val="000737EB"/>
    <w:rsid w:val="00073D01"/>
    <w:rsid w:val="00092EE2"/>
    <w:rsid w:val="0009546B"/>
    <w:rsid w:val="00097561"/>
    <w:rsid w:val="000A0D93"/>
    <w:rsid w:val="000A355E"/>
    <w:rsid w:val="000C2776"/>
    <w:rsid w:val="000C563B"/>
    <w:rsid w:val="000D39DD"/>
    <w:rsid w:val="000D54C5"/>
    <w:rsid w:val="00100D87"/>
    <w:rsid w:val="00110076"/>
    <w:rsid w:val="00111115"/>
    <w:rsid w:val="00123774"/>
    <w:rsid w:val="00134649"/>
    <w:rsid w:val="00140DB8"/>
    <w:rsid w:val="0014511F"/>
    <w:rsid w:val="001535E0"/>
    <w:rsid w:val="001578B7"/>
    <w:rsid w:val="00164CC4"/>
    <w:rsid w:val="00165E04"/>
    <w:rsid w:val="0017009F"/>
    <w:rsid w:val="00172B5B"/>
    <w:rsid w:val="00175B70"/>
    <w:rsid w:val="00180ECA"/>
    <w:rsid w:val="001A752D"/>
    <w:rsid w:val="001C45B6"/>
    <w:rsid w:val="001D2042"/>
    <w:rsid w:val="001D43B8"/>
    <w:rsid w:val="001E3D7C"/>
    <w:rsid w:val="001E41EE"/>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6ABE"/>
    <w:rsid w:val="003953FB"/>
    <w:rsid w:val="003B10FF"/>
    <w:rsid w:val="003C6749"/>
    <w:rsid w:val="003D3E4E"/>
    <w:rsid w:val="003D575B"/>
    <w:rsid w:val="003F11C1"/>
    <w:rsid w:val="00431D95"/>
    <w:rsid w:val="00437D42"/>
    <w:rsid w:val="00460D94"/>
    <w:rsid w:val="004630FC"/>
    <w:rsid w:val="0047749E"/>
    <w:rsid w:val="00477F0B"/>
    <w:rsid w:val="004D148F"/>
    <w:rsid w:val="004E30F3"/>
    <w:rsid w:val="004F617A"/>
    <w:rsid w:val="004F761B"/>
    <w:rsid w:val="00516255"/>
    <w:rsid w:val="00537426"/>
    <w:rsid w:val="00551EAA"/>
    <w:rsid w:val="005608E9"/>
    <w:rsid w:val="005725C8"/>
    <w:rsid w:val="00574DB7"/>
    <w:rsid w:val="00587168"/>
    <w:rsid w:val="00591920"/>
    <w:rsid w:val="005922A2"/>
    <w:rsid w:val="0059566E"/>
    <w:rsid w:val="00597846"/>
    <w:rsid w:val="005A38E3"/>
    <w:rsid w:val="005B7992"/>
    <w:rsid w:val="005C2A42"/>
    <w:rsid w:val="005C3355"/>
    <w:rsid w:val="005C694B"/>
    <w:rsid w:val="005D4C0F"/>
    <w:rsid w:val="006174C6"/>
    <w:rsid w:val="00644811"/>
    <w:rsid w:val="0064666D"/>
    <w:rsid w:val="0065196B"/>
    <w:rsid w:val="00684591"/>
    <w:rsid w:val="0069074B"/>
    <w:rsid w:val="00691CB8"/>
    <w:rsid w:val="00693003"/>
    <w:rsid w:val="00695719"/>
    <w:rsid w:val="006A4E8B"/>
    <w:rsid w:val="006B0D2B"/>
    <w:rsid w:val="006B1683"/>
    <w:rsid w:val="006D0C0A"/>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F57D1"/>
    <w:rsid w:val="007F58E8"/>
    <w:rsid w:val="00803C13"/>
    <w:rsid w:val="00810B18"/>
    <w:rsid w:val="0084099F"/>
    <w:rsid w:val="0084627B"/>
    <w:rsid w:val="00851BBD"/>
    <w:rsid w:val="008538B4"/>
    <w:rsid w:val="00860B34"/>
    <w:rsid w:val="008717EE"/>
    <w:rsid w:val="0088548E"/>
    <w:rsid w:val="008B092C"/>
    <w:rsid w:val="008B1803"/>
    <w:rsid w:val="008B4CDA"/>
    <w:rsid w:val="008B6D92"/>
    <w:rsid w:val="008C723E"/>
    <w:rsid w:val="008E26B6"/>
    <w:rsid w:val="008F2D1C"/>
    <w:rsid w:val="00901608"/>
    <w:rsid w:val="009037EA"/>
    <w:rsid w:val="00903AF7"/>
    <w:rsid w:val="009046BB"/>
    <w:rsid w:val="009175BD"/>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67CDD"/>
    <w:rsid w:val="00A7105A"/>
    <w:rsid w:val="00A9112D"/>
    <w:rsid w:val="00AA3C2D"/>
    <w:rsid w:val="00AA4C93"/>
    <w:rsid w:val="00AD1556"/>
    <w:rsid w:val="00AF43DE"/>
    <w:rsid w:val="00B05E64"/>
    <w:rsid w:val="00B1048B"/>
    <w:rsid w:val="00B16F19"/>
    <w:rsid w:val="00B16FA1"/>
    <w:rsid w:val="00B178F9"/>
    <w:rsid w:val="00B27D4F"/>
    <w:rsid w:val="00B34BDE"/>
    <w:rsid w:val="00B3612C"/>
    <w:rsid w:val="00B52E63"/>
    <w:rsid w:val="00B56605"/>
    <w:rsid w:val="00B57911"/>
    <w:rsid w:val="00B57AAA"/>
    <w:rsid w:val="00B66C01"/>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75D5"/>
    <w:rsid w:val="00C94C31"/>
    <w:rsid w:val="00CC7AAE"/>
    <w:rsid w:val="00D006C2"/>
    <w:rsid w:val="00D03977"/>
    <w:rsid w:val="00D077B9"/>
    <w:rsid w:val="00D07F9F"/>
    <w:rsid w:val="00D25AD3"/>
    <w:rsid w:val="00D447B4"/>
    <w:rsid w:val="00D450FB"/>
    <w:rsid w:val="00D55813"/>
    <w:rsid w:val="00D80EC0"/>
    <w:rsid w:val="00D86244"/>
    <w:rsid w:val="00D91594"/>
    <w:rsid w:val="00D965F8"/>
    <w:rsid w:val="00DB2CBB"/>
    <w:rsid w:val="00DC0A97"/>
    <w:rsid w:val="00DC71BA"/>
    <w:rsid w:val="00DC798D"/>
    <w:rsid w:val="00DF6AC4"/>
    <w:rsid w:val="00E15CE2"/>
    <w:rsid w:val="00E40851"/>
    <w:rsid w:val="00E677B1"/>
    <w:rsid w:val="00E82A06"/>
    <w:rsid w:val="00E82FFA"/>
    <w:rsid w:val="00E9761E"/>
    <w:rsid w:val="00EA78C3"/>
    <w:rsid w:val="00EA7E0B"/>
    <w:rsid w:val="00EC1B4B"/>
    <w:rsid w:val="00EC54F7"/>
    <w:rsid w:val="00ED2C27"/>
    <w:rsid w:val="00EE5907"/>
    <w:rsid w:val="00F07509"/>
    <w:rsid w:val="00F13C7A"/>
    <w:rsid w:val="00F1584A"/>
    <w:rsid w:val="00F36612"/>
    <w:rsid w:val="00F52C65"/>
    <w:rsid w:val="00F712EE"/>
    <w:rsid w:val="00F95910"/>
    <w:rsid w:val="00FA29A5"/>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3D05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ensus.gov/data/tables/time-series/demo/popest/1980s-county.html)"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cdc.gov/nchs/nvss/bridged_race.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dc.gov/nchs/nvss/dvs_data_release.ht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hyperlink" Target="mailto:majid.ezzati@imperial.ac.u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0A55C-BC3B-473B-92C5-2C6BD3931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22</Pages>
  <Words>31191</Words>
  <Characters>177790</Characters>
  <Application>Microsoft Office Word</Application>
  <DocSecurity>0</DocSecurity>
  <Lines>1481</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Tamura-Wicks, Helen M</cp:lastModifiedBy>
  <cp:revision>13</cp:revision>
  <cp:lastPrinted>2019-03-11T13:02:00Z</cp:lastPrinted>
  <dcterms:created xsi:type="dcterms:W3CDTF">2019-03-14T22:07:00Z</dcterms:created>
  <dcterms:modified xsi:type="dcterms:W3CDTF">2019-03-22T11:25:00Z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