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D835E" w14:textId="6BCF6AFE" w:rsidR="00613BCB" w:rsidRPr="00866E93" w:rsidRDefault="00613BCB" w:rsidP="00613BCB">
      <w:pPr>
        <w:spacing w:line="480" w:lineRule="auto"/>
        <w:jc w:val="both"/>
        <w:outlineLvl w:val="0"/>
        <w:rPr>
          <w:b/>
          <w:color w:val="000000" w:themeColor="text1"/>
        </w:rPr>
      </w:pPr>
      <w:r w:rsidRPr="001E5B16">
        <w:rPr>
          <w:b/>
          <w:color w:val="000000" w:themeColor="text1"/>
        </w:rPr>
        <w:t xml:space="preserve">Anomalous temperature and injury mortality in the USA: age-, sex- and </w:t>
      </w:r>
      <w:r w:rsidRPr="00866E93">
        <w:rPr>
          <w:b/>
          <w:color w:val="000000" w:themeColor="text1"/>
        </w:rPr>
        <w:t>injury-specific impacts</w:t>
      </w:r>
    </w:p>
    <w:p w14:paraId="7AE59AB1" w14:textId="150DB9FF" w:rsidR="00613BCB" w:rsidRPr="00866E93" w:rsidRDefault="00613BCB" w:rsidP="00613BCB">
      <w:pPr>
        <w:spacing w:line="480" w:lineRule="auto"/>
        <w:jc w:val="both"/>
        <w:outlineLvl w:val="0"/>
        <w:rPr>
          <w:color w:val="000000" w:themeColor="text1"/>
          <w:lang w:val="it-IT"/>
        </w:rPr>
      </w:pPr>
      <w:r w:rsidRPr="00866E93">
        <w:rPr>
          <w:color w:val="000000" w:themeColor="text1"/>
          <w:lang w:val="it-IT"/>
        </w:rPr>
        <w:t>Robbie M Parks</w:t>
      </w:r>
      <w:r w:rsidRPr="00866E93">
        <w:rPr>
          <w:color w:val="000000" w:themeColor="text1"/>
          <w:vertAlign w:val="superscript"/>
          <w:lang w:val="it-IT"/>
        </w:rPr>
        <w:t>1,2</w:t>
      </w:r>
      <w:r w:rsidRPr="00866E93">
        <w:rPr>
          <w:color w:val="000000" w:themeColor="text1"/>
          <w:lang w:val="it-IT"/>
        </w:rPr>
        <w:t>, James E Bennett</w:t>
      </w:r>
      <w:r w:rsidRPr="00866E93">
        <w:rPr>
          <w:color w:val="000000" w:themeColor="text1"/>
          <w:vertAlign w:val="superscript"/>
          <w:lang w:val="it-IT"/>
        </w:rPr>
        <w:t>1,2</w:t>
      </w:r>
      <w:r w:rsidRPr="00866E93">
        <w:rPr>
          <w:color w:val="000000" w:themeColor="text1"/>
          <w:lang w:val="it-IT"/>
        </w:rPr>
        <w:t>, Helen Tamura-Wicks</w:t>
      </w:r>
      <w:r w:rsidRPr="00866E93">
        <w:rPr>
          <w:color w:val="000000" w:themeColor="text1"/>
          <w:vertAlign w:val="superscript"/>
          <w:lang w:val="it-IT"/>
        </w:rPr>
        <w:t>1,2</w:t>
      </w:r>
      <w:r w:rsidRPr="00866E93">
        <w:rPr>
          <w:color w:val="000000" w:themeColor="text1"/>
          <w:lang w:val="it-IT"/>
        </w:rPr>
        <w:t>, Vasilis Kontis</w:t>
      </w:r>
      <w:r w:rsidRPr="00866E93">
        <w:rPr>
          <w:color w:val="000000" w:themeColor="text1"/>
          <w:vertAlign w:val="superscript"/>
          <w:lang w:val="it-IT"/>
        </w:rPr>
        <w:t>1,2</w:t>
      </w:r>
      <w:r w:rsidRPr="00866E93">
        <w:rPr>
          <w:color w:val="000000" w:themeColor="text1"/>
          <w:lang w:val="it-IT"/>
        </w:rPr>
        <w:t>, Ralf Toumi</w:t>
      </w:r>
      <w:r w:rsidRPr="00866E93">
        <w:rPr>
          <w:color w:val="000000" w:themeColor="text1"/>
          <w:vertAlign w:val="superscript"/>
          <w:lang w:val="it-IT"/>
        </w:rPr>
        <w:t>3</w:t>
      </w:r>
      <w:r w:rsidRPr="00866E93">
        <w:rPr>
          <w:color w:val="000000" w:themeColor="text1"/>
          <w:lang w:val="it-IT"/>
        </w:rPr>
        <w:t>, Goodarz Danaei</w:t>
      </w:r>
      <w:r w:rsidRPr="00866E93">
        <w:rPr>
          <w:color w:val="000000" w:themeColor="text1"/>
          <w:vertAlign w:val="superscript"/>
          <w:lang w:val="it-IT"/>
        </w:rPr>
        <w:t>4</w:t>
      </w:r>
      <w:r w:rsidR="00E82E03">
        <w:rPr>
          <w:color w:val="000000" w:themeColor="text1"/>
          <w:lang w:val="it-IT"/>
        </w:rPr>
        <w:t>,</w:t>
      </w:r>
      <w:r w:rsidR="00A77C36" w:rsidRPr="00AD7717">
        <w:rPr>
          <w:color w:val="000000" w:themeColor="text1"/>
          <w:lang w:val="it-IT"/>
        </w:rPr>
        <w:t xml:space="preserve"> </w:t>
      </w:r>
      <w:r w:rsidRPr="00866E93">
        <w:rPr>
          <w:color w:val="000000" w:themeColor="text1"/>
          <w:lang w:val="it-IT"/>
        </w:rPr>
        <w:t>Majid Ezzati</w:t>
      </w:r>
      <w:r w:rsidRPr="00866E93">
        <w:rPr>
          <w:color w:val="000000" w:themeColor="text1"/>
          <w:vertAlign w:val="superscript"/>
          <w:lang w:val="it-IT"/>
        </w:rPr>
        <w:t>1,2,5*</w:t>
      </w:r>
    </w:p>
    <w:p w14:paraId="556C6791"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1</w:t>
      </w:r>
      <w:r w:rsidRPr="00866E93">
        <w:rPr>
          <w:color w:val="000000" w:themeColor="text1"/>
        </w:rPr>
        <w:t>MRC-PHE Centre for Environment and Health, Imperial College London, London, United Kingdom</w:t>
      </w:r>
    </w:p>
    <w:p w14:paraId="3ACE1BD7"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2</w:t>
      </w:r>
      <w:r w:rsidRPr="00866E93">
        <w:rPr>
          <w:color w:val="000000" w:themeColor="text1"/>
        </w:rPr>
        <w:t>Department of Epidemiology and Biostatistics, School of Public Health, Imperial College London, London, United Kingdom</w:t>
      </w:r>
    </w:p>
    <w:p w14:paraId="100ECBBE"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3</w:t>
      </w:r>
      <w:r w:rsidRPr="00866E93">
        <w:rPr>
          <w:color w:val="000000" w:themeColor="text1"/>
        </w:rPr>
        <w:t>Space and Atmospheric Physics, Imperial College London, London, United Kingdom</w:t>
      </w:r>
    </w:p>
    <w:p w14:paraId="22AAFA30" w14:textId="77777777" w:rsidR="00613BCB" w:rsidRPr="00866E93" w:rsidRDefault="00613BCB" w:rsidP="00613BCB">
      <w:pPr>
        <w:spacing w:line="480" w:lineRule="auto"/>
        <w:jc w:val="both"/>
        <w:rPr>
          <w:color w:val="000000" w:themeColor="text1"/>
        </w:rPr>
      </w:pPr>
      <w:r w:rsidRPr="00866E93">
        <w:rPr>
          <w:color w:val="000000" w:themeColor="text1"/>
          <w:vertAlign w:val="superscript"/>
          <w:lang w:val="it-IT"/>
        </w:rPr>
        <w:t>4</w:t>
      </w:r>
      <w:r w:rsidRPr="00866E93">
        <w:rPr>
          <w:color w:val="000000" w:themeColor="text1"/>
        </w:rPr>
        <w:t>Harvard T.H. Chan School of Public Health, Boston, Massachusetts, USA.</w:t>
      </w:r>
    </w:p>
    <w:p w14:paraId="144CC5D4" w14:textId="77777777" w:rsidR="00613BCB" w:rsidRPr="00866E93" w:rsidRDefault="00613BCB" w:rsidP="00613BCB">
      <w:pPr>
        <w:spacing w:line="480" w:lineRule="auto"/>
        <w:jc w:val="both"/>
        <w:rPr>
          <w:color w:val="000000" w:themeColor="text1"/>
        </w:rPr>
      </w:pPr>
      <w:r w:rsidRPr="00866E93">
        <w:rPr>
          <w:color w:val="000000" w:themeColor="text1"/>
          <w:vertAlign w:val="superscript"/>
        </w:rPr>
        <w:t>5</w:t>
      </w:r>
      <w:r w:rsidRPr="00866E93">
        <w:rPr>
          <w:color w:val="000000" w:themeColor="text1"/>
        </w:rPr>
        <w:t>WHO Collaborating Centre on NCD Surveillance and Epidemiology, Imperial College London, London, United Kingdom</w:t>
      </w:r>
    </w:p>
    <w:p w14:paraId="604E06F1" w14:textId="77777777" w:rsidR="00613BCB" w:rsidRPr="00866E93" w:rsidRDefault="00613BCB" w:rsidP="00613BCB">
      <w:pPr>
        <w:spacing w:line="480" w:lineRule="auto"/>
        <w:jc w:val="both"/>
        <w:rPr>
          <w:color w:val="000000" w:themeColor="text1"/>
        </w:rPr>
      </w:pPr>
    </w:p>
    <w:p w14:paraId="2C6D3CD8" w14:textId="77777777" w:rsidR="00613BCB" w:rsidRPr="00866E93" w:rsidRDefault="00613BCB" w:rsidP="00613BCB">
      <w:pPr>
        <w:spacing w:line="480" w:lineRule="auto"/>
        <w:jc w:val="both"/>
        <w:rPr>
          <w:color w:val="000000" w:themeColor="text1"/>
        </w:rPr>
      </w:pPr>
      <w:r w:rsidRPr="00866E93">
        <w:rPr>
          <w:color w:val="000000" w:themeColor="text1"/>
        </w:rPr>
        <w:t>Robbie M Parks: robbie.parks@imperial.ac.uk</w:t>
      </w:r>
    </w:p>
    <w:p w14:paraId="75C3F685" w14:textId="77777777" w:rsidR="00613BCB" w:rsidRPr="00866E93" w:rsidRDefault="00613BCB" w:rsidP="00613BCB">
      <w:pPr>
        <w:spacing w:line="480" w:lineRule="auto"/>
        <w:jc w:val="both"/>
        <w:rPr>
          <w:color w:val="000000" w:themeColor="text1"/>
        </w:rPr>
      </w:pPr>
      <w:r w:rsidRPr="00866E93">
        <w:rPr>
          <w:color w:val="000000" w:themeColor="text1"/>
        </w:rPr>
        <w:t>James E Bennett: j.e.bennett@imperial.ac.uk</w:t>
      </w:r>
    </w:p>
    <w:p w14:paraId="79D5342A" w14:textId="77777777" w:rsidR="00613BCB" w:rsidRPr="00866E93" w:rsidRDefault="00613BCB" w:rsidP="00613BCB">
      <w:pPr>
        <w:spacing w:line="480" w:lineRule="auto"/>
        <w:jc w:val="both"/>
        <w:rPr>
          <w:color w:val="000000" w:themeColor="text1"/>
        </w:rPr>
      </w:pPr>
      <w:r w:rsidRPr="00866E93">
        <w:rPr>
          <w:color w:val="000000" w:themeColor="text1"/>
        </w:rPr>
        <w:t>Helen Tamura-Wicks: helen.tamura-wicks07@imperial.ac.uk</w:t>
      </w:r>
    </w:p>
    <w:p w14:paraId="033F262C" w14:textId="77777777" w:rsidR="00613BCB" w:rsidRPr="00866E93" w:rsidRDefault="00613BCB" w:rsidP="00613BCB">
      <w:pPr>
        <w:spacing w:line="480" w:lineRule="auto"/>
        <w:jc w:val="both"/>
        <w:rPr>
          <w:color w:val="000000" w:themeColor="text1"/>
        </w:rPr>
      </w:pPr>
      <w:r w:rsidRPr="00866E93">
        <w:rPr>
          <w:color w:val="000000" w:themeColor="text1"/>
        </w:rPr>
        <w:t xml:space="preserve">Vasilis </w:t>
      </w:r>
      <w:proofErr w:type="spellStart"/>
      <w:r w:rsidRPr="00866E93">
        <w:rPr>
          <w:color w:val="000000" w:themeColor="text1"/>
        </w:rPr>
        <w:t>Kontis</w:t>
      </w:r>
      <w:proofErr w:type="spellEnd"/>
      <w:r w:rsidRPr="00866E93">
        <w:rPr>
          <w:color w:val="000000" w:themeColor="text1"/>
        </w:rPr>
        <w:t>: v.kontis@imperial.ac.uk</w:t>
      </w:r>
    </w:p>
    <w:p w14:paraId="28A823A7" w14:textId="77777777" w:rsidR="00613BCB" w:rsidRPr="00866E93" w:rsidRDefault="00613BCB" w:rsidP="00613BCB">
      <w:pPr>
        <w:spacing w:line="480" w:lineRule="auto"/>
        <w:jc w:val="both"/>
        <w:rPr>
          <w:color w:val="000000" w:themeColor="text1"/>
        </w:rPr>
      </w:pPr>
      <w:r w:rsidRPr="00866E93">
        <w:rPr>
          <w:color w:val="000000" w:themeColor="text1"/>
        </w:rPr>
        <w:t>Ralf Toumi: r.toumi@imperial.ac.uk</w:t>
      </w:r>
    </w:p>
    <w:p w14:paraId="556C83F4" w14:textId="77777777" w:rsidR="00613BCB" w:rsidRPr="00866E93" w:rsidRDefault="00613BCB" w:rsidP="00613BCB">
      <w:pPr>
        <w:spacing w:line="480" w:lineRule="auto"/>
        <w:jc w:val="both"/>
        <w:rPr>
          <w:color w:val="000000" w:themeColor="text1"/>
        </w:rPr>
      </w:pPr>
      <w:proofErr w:type="spellStart"/>
      <w:r w:rsidRPr="00866E93">
        <w:rPr>
          <w:color w:val="000000" w:themeColor="text1"/>
        </w:rPr>
        <w:t>Goodarz</w:t>
      </w:r>
      <w:proofErr w:type="spellEnd"/>
      <w:r w:rsidRPr="00866E93">
        <w:rPr>
          <w:color w:val="000000" w:themeColor="text1"/>
        </w:rPr>
        <w:t xml:space="preserve"> </w:t>
      </w:r>
      <w:proofErr w:type="spellStart"/>
      <w:r w:rsidRPr="00866E93">
        <w:rPr>
          <w:color w:val="000000" w:themeColor="text1"/>
        </w:rPr>
        <w:t>Danaei</w:t>
      </w:r>
      <w:proofErr w:type="spellEnd"/>
      <w:r w:rsidRPr="00866E93">
        <w:rPr>
          <w:color w:val="000000" w:themeColor="text1"/>
        </w:rPr>
        <w:t>: gdanaei@hsph.harvard.edu</w:t>
      </w:r>
    </w:p>
    <w:p w14:paraId="3F0F00A8" w14:textId="77777777" w:rsidR="00613BCB" w:rsidRDefault="00613BCB" w:rsidP="00613BCB">
      <w:pPr>
        <w:spacing w:line="480" w:lineRule="auto"/>
        <w:jc w:val="both"/>
        <w:rPr>
          <w:color w:val="000000" w:themeColor="text1"/>
        </w:rPr>
      </w:pPr>
      <w:r w:rsidRPr="00866E93">
        <w:rPr>
          <w:color w:val="000000" w:themeColor="text1"/>
        </w:rPr>
        <w:t>Majid Ezzati: majid.ezzati@imperial.ac.uk</w:t>
      </w:r>
    </w:p>
    <w:p w14:paraId="3D98FEC7" w14:textId="77777777" w:rsidR="00613BCB" w:rsidRPr="00866E93" w:rsidRDefault="00613BCB" w:rsidP="00613BCB">
      <w:pPr>
        <w:spacing w:line="480" w:lineRule="auto"/>
        <w:jc w:val="both"/>
        <w:rPr>
          <w:color w:val="000000" w:themeColor="text1"/>
        </w:rPr>
      </w:pPr>
    </w:p>
    <w:p w14:paraId="3172F8A7" w14:textId="77777777" w:rsidR="00613BCB" w:rsidRPr="00866E93" w:rsidRDefault="00613BCB" w:rsidP="00613BCB">
      <w:pPr>
        <w:spacing w:line="480" w:lineRule="auto"/>
        <w:jc w:val="both"/>
        <w:rPr>
          <w:color w:val="000000" w:themeColor="text1"/>
        </w:rPr>
      </w:pPr>
      <w:r w:rsidRPr="00866E93">
        <w:rPr>
          <w:color w:val="000000" w:themeColor="text1"/>
        </w:rPr>
        <w:t>*corresponding author:</w:t>
      </w:r>
    </w:p>
    <w:p w14:paraId="22B9E8C6" w14:textId="77777777" w:rsidR="00613BCB" w:rsidRPr="00866E93" w:rsidRDefault="00613BCB" w:rsidP="00613BCB">
      <w:pPr>
        <w:spacing w:line="480" w:lineRule="auto"/>
        <w:jc w:val="both"/>
        <w:rPr>
          <w:color w:val="000000" w:themeColor="text1"/>
        </w:rPr>
      </w:pPr>
      <w:r w:rsidRPr="00866E93">
        <w:rPr>
          <w:color w:val="000000" w:themeColor="text1"/>
        </w:rPr>
        <w:t>Majid Ezzati</w:t>
      </w:r>
    </w:p>
    <w:p w14:paraId="5123C00E" w14:textId="77777777" w:rsidR="00613BCB" w:rsidRPr="00866E93" w:rsidRDefault="00613BCB" w:rsidP="00613BCB">
      <w:pPr>
        <w:spacing w:line="480" w:lineRule="auto"/>
        <w:jc w:val="both"/>
        <w:rPr>
          <w:color w:val="000000" w:themeColor="text1"/>
        </w:rPr>
      </w:pPr>
      <w:r w:rsidRPr="00866E93">
        <w:rPr>
          <w:color w:val="000000" w:themeColor="text1"/>
        </w:rPr>
        <w:t>Imperial College London</w:t>
      </w:r>
      <w:r>
        <w:rPr>
          <w:color w:val="000000" w:themeColor="text1"/>
        </w:rPr>
        <w:t xml:space="preserve">, </w:t>
      </w:r>
      <w:r w:rsidRPr="00866E93">
        <w:rPr>
          <w:color w:val="000000" w:themeColor="text1"/>
        </w:rPr>
        <w:t>Norfolk Place</w:t>
      </w:r>
      <w:r>
        <w:rPr>
          <w:color w:val="000000" w:themeColor="text1"/>
        </w:rPr>
        <w:t xml:space="preserve">, </w:t>
      </w:r>
      <w:r w:rsidRPr="00866E93">
        <w:rPr>
          <w:color w:val="000000" w:themeColor="text1"/>
        </w:rPr>
        <w:t>London W2 1PG, UK</w:t>
      </w:r>
    </w:p>
    <w:p w14:paraId="638BC7E7" w14:textId="77777777" w:rsidR="00613BCB" w:rsidRDefault="00613BCB" w:rsidP="00613BCB">
      <w:pPr>
        <w:spacing w:line="480" w:lineRule="auto"/>
        <w:jc w:val="both"/>
        <w:rPr>
          <w:color w:val="000000" w:themeColor="text1"/>
        </w:rPr>
      </w:pPr>
      <w:r w:rsidRPr="00866E93">
        <w:rPr>
          <w:color w:val="000000" w:themeColor="text1"/>
        </w:rPr>
        <w:t>Tel: +44 (0)20 7594 0767</w:t>
      </w:r>
    </w:p>
    <w:p w14:paraId="0561B245" w14:textId="493641B1"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9071DF">
        <w:rPr>
          <w:rFonts w:eastAsia="Times New Roman"/>
          <w:b/>
        </w:rPr>
        <w:fldChar w:fldCharType="begin" w:fldLock="1"/>
      </w:r>
      <w:r w:rsidR="00CD4D45">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lt;sup&gt;1–4&lt;/sup&gt;"},"properties":{"noteIndex":0},"schema":"https://github.com/citation-style-language/schema/raw/master/csl-citation.json"}</w:instrText>
      </w:r>
      <w:r w:rsidR="009071DF">
        <w:rPr>
          <w:rFonts w:eastAsia="Times New Roman"/>
          <w:b/>
        </w:rPr>
        <w:fldChar w:fldCharType="separate"/>
      </w:r>
      <w:r w:rsidR="009071DF" w:rsidRPr="009071DF">
        <w:rPr>
          <w:rFonts w:eastAsia="Times New Roman"/>
          <w:noProof/>
          <w:vertAlign w:val="superscript"/>
        </w:rPr>
        <w:t>1–4</w:t>
      </w:r>
      <w:r w:rsidR="009071DF">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 xml:space="preserve">contiguous </w:t>
      </w:r>
      <w:r w:rsidR="00C34D69">
        <w:rPr>
          <w:rFonts w:eastAsia="Times New Roman"/>
          <w:b/>
        </w:rPr>
        <w:t>USA</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w:t>
      </w:r>
      <w:r w:rsidR="00C34D69">
        <w:rPr>
          <w:rFonts w:eastAsia="Times New Roman"/>
          <w:b/>
        </w:rPr>
        <w:t>anomalous temperatures, defined as</w:t>
      </w:r>
      <w:r w:rsidR="00C34D69" w:rsidRPr="009A2853">
        <w:rPr>
          <w:rFonts w:eastAsia="Times New Roman"/>
          <w:b/>
        </w:rPr>
        <w:t xml:space="preserve"> </w:t>
      </w:r>
      <w:r w:rsidRPr="009A2853">
        <w:rPr>
          <w:rFonts w:eastAsia="Times New Roman"/>
          <w:b/>
        </w:rPr>
        <w:t xml:space="preserve">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monthly temperature</w:t>
      </w:r>
      <w:r w:rsidR="00C34D69">
        <w:rPr>
          <w:rFonts w:eastAsia="Times New Roman"/>
          <w:b/>
        </w:rPr>
        <w:t>,</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00F57C38">
        <w:rPr>
          <w:rFonts w:eastAsia="Times New Roman"/>
          <w:b/>
        </w:rPr>
        <w:t>intentional (</w:t>
      </w:r>
      <w:r w:rsidR="009071DF" w:rsidRPr="009071DF">
        <w:rPr>
          <w:rFonts w:eastAsia="Times New Roman"/>
          <w:b/>
        </w:rPr>
        <w:t>transport, falls</w:t>
      </w:r>
      <w:r w:rsidR="009071DF">
        <w:rPr>
          <w:rFonts w:eastAsia="Times New Roman"/>
          <w:b/>
        </w:rPr>
        <w:t xml:space="preserve"> and </w:t>
      </w:r>
      <w:r w:rsidR="009071DF" w:rsidRPr="009071DF">
        <w:rPr>
          <w:rFonts w:eastAsia="Times New Roman"/>
          <w:b/>
        </w:rPr>
        <w:t>drownings</w:t>
      </w:r>
      <w:r w:rsidR="009071DF">
        <w:rPr>
          <w:rFonts w:eastAsia="Times New Roman"/>
          <w:b/>
        </w:rPr>
        <w:t xml:space="preserve">) </w:t>
      </w:r>
      <w:r w:rsidR="00F57C38">
        <w:rPr>
          <w:rFonts w:eastAsia="Times New Roman"/>
          <w:b/>
        </w:rPr>
        <w:t>and unintentional (</w:t>
      </w:r>
      <w:r w:rsidR="009071DF" w:rsidRPr="009071DF">
        <w:rPr>
          <w:rFonts w:eastAsia="Times New Roman"/>
          <w:b/>
        </w:rPr>
        <w:t>assault and intentional self-harm</w:t>
      </w:r>
      <w:r w:rsidR="00F57C38">
        <w:rPr>
          <w:rFonts w:eastAsia="Times New Roman"/>
          <w:b/>
        </w:rPr>
        <w:t xml:space="preserve">)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C34D69">
        <w:rPr>
          <w:rFonts w:eastAsia="Times New Roman"/>
          <w:b/>
        </w:rPr>
        <w:t>-</w:t>
      </w:r>
      <w:r w:rsidR="009C48DE">
        <w:rPr>
          <w:rFonts w:eastAsia="Times New Roman"/>
          <w:b/>
        </w:rPr>
        <w:t>1</w:t>
      </w:r>
      <w:r w:rsidR="006C3BDB">
        <w:rPr>
          <w:rFonts w:eastAsia="Times New Roman"/>
          <w:b/>
        </w:rPr>
        <w:t>,</w:t>
      </w:r>
      <w:r w:rsidR="009C48DE">
        <w:rPr>
          <w:rFonts w:eastAsia="Times New Roman"/>
          <w:b/>
        </w:rPr>
        <w:t>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C34D69">
        <w:rPr>
          <w:rFonts w:eastAsia="Times New Roman"/>
          <w:b/>
        </w:rPr>
        <w:t xml:space="preserve"> in the contiguous USA</w:t>
      </w:r>
      <w:r w:rsidR="00283342">
        <w:rPr>
          <w:rFonts w:eastAsia="Times New Roman"/>
          <w:b/>
        </w:rPr>
        <w:t xml:space="preserve">. </w:t>
      </w:r>
      <w:r w:rsidR="008717EE">
        <w:rPr>
          <w:rFonts w:eastAsia="Times New Roman"/>
          <w:b/>
        </w:rPr>
        <w:t xml:space="preserve">87% </w:t>
      </w:r>
      <w:r w:rsidR="007617BF">
        <w:rPr>
          <w:rFonts w:eastAsia="Times New Roman"/>
          <w:b/>
        </w:rPr>
        <w:t>of deaths</w:t>
      </w:r>
      <w:r w:rsidR="00C34D69">
        <w:rPr>
          <w:rFonts w:eastAsia="Times New Roman"/>
          <w:b/>
        </w:rPr>
        <w:t xml:space="preserve"> would occur</w:t>
      </w:r>
      <w:r w:rsidR="007617BF">
        <w:rPr>
          <w:rFonts w:eastAsia="Times New Roman"/>
          <w:b/>
        </w:rPr>
        <w:t xml:space="preserve"> </w:t>
      </w:r>
      <w:r w:rsidR="008717EE">
        <w:rPr>
          <w:rFonts w:eastAsia="Times New Roman"/>
          <w:b/>
        </w:rPr>
        <w:t>in males</w:t>
      </w:r>
      <w:r w:rsidR="00C34D69">
        <w:rPr>
          <w:rFonts w:eastAsia="Times New Roman"/>
          <w:b/>
        </w:rPr>
        <w:t>,</w:t>
      </w:r>
      <w:r w:rsidR="00D006C2">
        <w:rPr>
          <w:rFonts w:eastAsia="Times New Roman"/>
          <w:b/>
        </w:rPr>
        <w:t xml:space="preserve"> </w:t>
      </w:r>
      <w:r w:rsidR="005C3355">
        <w:rPr>
          <w:rFonts w:eastAsia="Times New Roman"/>
          <w:b/>
        </w:rPr>
        <w:t>concentrated</w:t>
      </w:r>
      <w:r w:rsidR="00C34D69">
        <w:rPr>
          <w:rFonts w:eastAsia="Times New Roman"/>
          <w:b/>
        </w:rPr>
        <w:t xml:space="preserve"> mostly</w:t>
      </w:r>
      <w:r w:rsidR="005C3355">
        <w:rPr>
          <w:rFonts w:eastAsia="Times New Roman"/>
          <w:b/>
        </w:rPr>
        <w:t xml:space="preserve">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w:t>
      </w:r>
      <w:r w:rsidR="00C34D69">
        <w:rPr>
          <w:rFonts w:eastAsia="Times New Roman"/>
          <w:b/>
        </w:rPr>
        <w:t>,</w:t>
      </w:r>
      <w:r w:rsidR="00D25AD3">
        <w:rPr>
          <w:rFonts w:eastAsia="Times New Roman"/>
          <w:b/>
        </w:rPr>
        <w:t xml:space="preserve">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C34D69">
        <w:rPr>
          <w:rFonts w:eastAsia="Times New Roman"/>
          <w:b/>
        </w:rPr>
        <w:t xml:space="preserve">deaths from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29BC4D13"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00CD4D45">
        <w:rPr>
          <w:rFonts w:eastAsia="Times New Roman"/>
          <w:b/>
        </w:rPr>
        <w:fldChar w:fldCharType="begin" w:fldLock="1"/>
      </w:r>
      <w:r w:rsidR="00CD4D45">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operties":{"noteIndex":0},"schema":"https://github.com/citation-style-language/schema/raw/master/csl-citation.json"}</w:instrText>
      </w:r>
      <w:r w:rsidR="00CD4D45">
        <w:rPr>
          <w:rFonts w:eastAsia="Times New Roman"/>
          <w:b/>
        </w:rPr>
        <w:fldChar w:fldCharType="separate"/>
      </w:r>
      <w:r w:rsidR="00CD4D45" w:rsidRPr="00CD4D45">
        <w:rPr>
          <w:rFonts w:eastAsia="Times New Roman"/>
          <w:noProof/>
          <w:vertAlign w:val="superscript"/>
        </w:rPr>
        <w:t>3–5</w:t>
      </w:r>
      <w:r w:rsidR="00CD4D45">
        <w:rPr>
          <w:rFonts w:eastAsia="Times New Roman"/>
          <w:b/>
        </w:rPr>
        <w:fldChar w:fldCharType="end"/>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4EA5E0C9"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5A38D41C"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r w:rsidR="00624F5B">
        <w:t>, although assault deaths have shown a recent increase since 20</w:t>
      </w:r>
      <w:r w:rsidR="000A6CF4">
        <w:t>14</w:t>
      </w:r>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 xml:space="preserve">which </w:t>
      </w:r>
      <w:r>
        <w:lastRenderedPageBreak/>
        <w:t>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6B74068D"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CD4D45">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1,6,7,14,15&lt;/sup&gt;","plainTextFormattedCitation":"1,6,7,14,15","previouslyFormattedCitation":"&lt;sup&gt;1,6,7,14,15&lt;/sup&gt;"},"properties":{"noteIndex":0},"schema":"https://github.com/citation-style-language/schema/raw/master/csl-citation.json"}</w:instrText>
      </w:r>
      <w:r w:rsidRPr="00636C9B">
        <w:rPr>
          <w:color w:val="000000" w:themeColor="text1"/>
        </w:rPr>
        <w:fldChar w:fldCharType="separate"/>
      </w:r>
      <w:r w:rsidR="00CD4D45" w:rsidRPr="00CD4D45">
        <w:rPr>
          <w:noProof/>
          <w:color w:val="000000" w:themeColor="text1"/>
          <w:vertAlign w:val="superscript"/>
        </w:rPr>
        <w:t>1,6,7,14,15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77777777"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156D2D0E" w14:textId="77777777" w:rsidR="00DD489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18663CB8" w14:textId="77777777" w:rsidR="00DD4894" w:rsidRPr="00886AE3" w:rsidRDefault="00DD4894" w:rsidP="00DD4894">
      <w:pPr>
        <w:spacing w:line="480" w:lineRule="auto"/>
        <w:jc w:val="both"/>
        <w:rPr>
          <w:rFonts w:eastAsia="Times New Roman"/>
          <w:color w:val="000000"/>
        </w:rPr>
      </w:pPr>
    </w:p>
    <w:p w14:paraId="25340F06" w14:textId="77777777" w:rsidR="00DD4894" w:rsidRDefault="00DD4894" w:rsidP="00DD4894">
      <w:pPr>
        <w:spacing w:line="480" w:lineRule="auto"/>
        <w:jc w:val="both"/>
      </w:pPr>
      <w:r>
        <w:lastRenderedPageBreak/>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Pr="005C694B">
        <w:rPr>
          <w:noProof/>
          <w:vertAlign w:val="superscript"/>
        </w:rPr>
        <w:t>10</w:t>
      </w:r>
      <w:r>
        <w:fldChar w:fldCharType="end"/>
      </w:r>
      <w:r>
        <w:t xml:space="preserve"> </w:t>
      </w:r>
    </w:p>
    <w:p w14:paraId="59312B26" w14:textId="77777777" w:rsidR="00DD4894" w:rsidRDefault="00DD4894" w:rsidP="00DD4894">
      <w:pPr>
        <w:spacing w:line="480" w:lineRule="auto"/>
        <w:jc w:val="both"/>
        <w:rPr>
          <w:color w:val="000000" w:themeColor="text1"/>
        </w:rPr>
      </w:pPr>
    </w:p>
    <w:p w14:paraId="4E514611" w14:textId="77777777"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Pr="005C694B">
        <w:rPr>
          <w:noProof/>
          <w:vertAlign w:val="superscript"/>
        </w:rPr>
        <w:t>16</w:t>
      </w:r>
      <w:r w:rsidRPr="00636C9B">
        <w:fldChar w:fldCharType="end"/>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Pr="005C694B">
        <w:rPr>
          <w:noProof/>
          <w:vertAlign w:val="superscript"/>
        </w:rPr>
        <w:t>17–19</w:t>
      </w:r>
      <w:r>
        <w:fldChar w:fldCharType="end"/>
      </w:r>
    </w:p>
    <w:p w14:paraId="1EF9DE48" w14:textId="77777777" w:rsidR="00DD4894" w:rsidRDefault="00DD4894" w:rsidP="00DD4894">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6216237D"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lastRenderedPageBreak/>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8"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9"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0"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F66691A"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966D774"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19C041F4" w:rsidR="0065196B" w:rsidRDefault="00BE5967"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state-time</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state-time</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4B5B6498"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w:t>
      </w:r>
      <w:r w:rsidRPr="00AD7717">
        <w:rPr>
          <w:color w:val="000000" w:themeColor="text1"/>
        </w:rPr>
        <w:t>state</w:t>
      </w:r>
      <w:r>
        <w:rPr>
          <w:color w:val="000000" w:themeColor="text1"/>
        </w:rPr>
        <w:t>) of death, month of year, overall time and temperature anomaly:</w:t>
      </w:r>
    </w:p>
    <w:p w14:paraId="43074064" w14:textId="77777777" w:rsidR="0065196B" w:rsidRDefault="0065196B" w:rsidP="0065196B">
      <w:pPr>
        <w:jc w:val="both"/>
        <w:outlineLvl w:val="0"/>
        <w:rPr>
          <w:color w:val="000000" w:themeColor="text1"/>
        </w:rPr>
      </w:pPr>
    </w:p>
    <w:p w14:paraId="525250DE" w14:textId="1CE0C708" w:rsidR="0065196B" w:rsidRDefault="00BE5967"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state-time</m:t>
                      </m:r>
                    </m:sub>
                  </m:sSub>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AF53BC0" w14:textId="77777777" w:rsidR="0065196B" w:rsidRDefault="0065196B" w:rsidP="0065196B">
      <w:pPr>
        <w:spacing w:line="480" w:lineRule="auto"/>
        <w:jc w:val="both"/>
        <w:outlineLvl w:val="0"/>
      </w:pPr>
    </w:p>
    <w:p w14:paraId="6D020C30" w14:textId="0BD68218"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we allo</w:t>
      </w:r>
      <w:bookmarkStart w:id="0" w:name="_GoBack"/>
      <w:bookmarkEnd w:id="0"/>
      <w:r w:rsidRPr="00636C9B">
        <w:rPr>
          <w:color w:val="000000" w:themeColor="text1"/>
        </w:rPr>
        <w:t xml:space="preserve">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15C21EDB"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t>modelled</w:t>
      </w:r>
      <w:r>
        <w:rPr>
          <w:color w:val="000000" w:themeColor="text1"/>
        </w:rPr>
        <w:t xml:space="preserve">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 xml:space="preserve">mortality </w:t>
      </w:r>
      <w:r>
        <w:rPr>
          <w:color w:val="000000" w:themeColor="text1"/>
        </w:rPr>
        <w:lastRenderedPageBreak/>
        <w:t>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p>
    <w:p w14:paraId="438E35CE" w14:textId="77777777" w:rsidR="0065196B" w:rsidRPr="00636C9B" w:rsidRDefault="0065196B" w:rsidP="0065196B">
      <w:pPr>
        <w:spacing w:line="480" w:lineRule="auto"/>
        <w:jc w:val="both"/>
        <w:outlineLvl w:val="0"/>
        <w:rPr>
          <w:color w:val="000000" w:themeColor="text1"/>
        </w:rPr>
      </w:pPr>
    </w:p>
    <w:p w14:paraId="41B2F807" w14:textId="399A1D55"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proofErr w:type="gramStart"/>
      <w:r w:rsidR="007870AF" w:rsidRPr="00A46B9A">
        <w:rPr>
          <w:i/>
          <w:color w:val="000000" w:themeColor="text1"/>
          <w:lang w:val="en-US"/>
        </w:rPr>
        <w:t>N</w:t>
      </w:r>
      <w:r w:rsidR="007870AF" w:rsidRPr="00A46B9A">
        <w:rPr>
          <w:color w:val="000000" w:themeColor="text1"/>
          <w:lang w:val="en-US"/>
        </w:rPr>
        <w:t>(</w:t>
      </w:r>
      <w:proofErr w:type="gramEnd"/>
      <w:r w:rsidR="007870AF"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r w:rsidR="007870AF" w:rsidRPr="00A86D9D">
        <w:rPr>
          <w:color w:val="000000" w:themeColor="text1"/>
          <w:lang w:val="en-US"/>
        </w:rPr>
        <w:t>.</w:t>
      </w:r>
      <w:r w:rsidR="007870AF">
        <w:rPr>
          <w:color w:val="000000" w:themeColor="text1"/>
          <w:lang w:val="en-US"/>
        </w:rPr>
        <w:fldChar w:fldCharType="begin" w:fldLock="1"/>
      </w:r>
      <w:r w:rsidR="007870AF">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007870AF">
        <w:rPr>
          <w:color w:val="000000" w:themeColor="text1"/>
          <w:lang w:val="en-US"/>
        </w:rPr>
        <w:fldChar w:fldCharType="separate"/>
      </w:r>
      <w:r w:rsidR="007870AF" w:rsidRPr="005C694B">
        <w:rPr>
          <w:noProof/>
          <w:color w:val="000000" w:themeColor="text1"/>
          <w:vertAlign w:val="superscript"/>
          <w:lang w:val="en-US"/>
        </w:rPr>
        <w:t>42</w:t>
      </w:r>
      <w:r w:rsidR="007870AF">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78343DD1" w14:textId="39A12058"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w:t>
      </w:r>
      <w:r>
        <w:rPr>
          <w:color w:val="000000" w:themeColor="text1"/>
        </w:rPr>
        <w:lastRenderedPageBreak/>
        <w:t xml:space="preserve">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rsidP="00AD7717">
      <w:pPr>
        <w:pStyle w:val="ListParagraph"/>
        <w:numPr>
          <w:ilvl w:val="1"/>
          <w:numId w:val="14"/>
        </w:numPr>
        <w:spacing w:after="0"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rsidP="00AD7717">
      <w:pPr>
        <w:pStyle w:val="ListParagraph"/>
        <w:numPr>
          <w:ilvl w:val="1"/>
          <w:numId w:val="14"/>
        </w:numPr>
        <w:spacing w:after="0"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rsidP="00AD7717">
      <w:pPr>
        <w:pStyle w:val="ListParagraph"/>
        <w:numPr>
          <w:ilvl w:val="1"/>
          <w:numId w:val="14"/>
        </w:numPr>
        <w:spacing w:after="0"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pPr>
    </w:p>
    <w:p w14:paraId="2CBD98B9" w14:textId="160B93D9" w:rsidR="0065196B" w:rsidRDefault="00D965F8" w:rsidP="00AE1180">
      <w:pPr>
        <w:spacing w:line="480" w:lineRule="auto"/>
        <w:jc w:val="both"/>
      </w:pPr>
      <w:r>
        <w:t>The correlations among the</w:t>
      </w:r>
      <w:r w:rsidR="00AE1180">
        <w:t>se</w:t>
      </w:r>
      <w:r>
        <w:t xml:space="preserve"> variables and anomaly based on mean were between 0.6</w:t>
      </w:r>
      <w:r w:rsidR="00AE1180">
        <w:t>0</w:t>
      </w:r>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w:t>
      </w:r>
      <w:r w:rsidR="005922A2">
        <w:lastRenderedPageBreak/>
        <w:t xml:space="preserve">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0BAFB163" w14:textId="69FA4F0A" w:rsidR="00CD4D45" w:rsidRPr="00CD4D45" w:rsidRDefault="0065196B" w:rsidP="00CD4D45">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CD4D45" w:rsidRPr="00CD4D45">
        <w:rPr>
          <w:noProof/>
          <w:lang w:val="en-US"/>
        </w:rPr>
        <w:t>1.</w:t>
      </w:r>
      <w:r w:rsidR="00CD4D45" w:rsidRPr="00CD4D45">
        <w:rPr>
          <w:noProof/>
          <w:lang w:val="en-US"/>
        </w:rPr>
        <w:tab/>
        <w:t xml:space="preserve">Gasparrini, A. </w:t>
      </w:r>
      <w:r w:rsidR="00CD4D45" w:rsidRPr="00CD4D45">
        <w:rPr>
          <w:i/>
          <w:iCs/>
          <w:noProof/>
          <w:lang w:val="en-US"/>
        </w:rPr>
        <w:t>et al.</w:t>
      </w:r>
      <w:r w:rsidR="00CD4D45" w:rsidRPr="00CD4D45">
        <w:rPr>
          <w:noProof/>
          <w:lang w:val="en-US"/>
        </w:rPr>
        <w:t xml:space="preserve"> Mortality risk attributable to high and low ambient temperature: A multicountry observational study. </w:t>
      </w:r>
      <w:r w:rsidR="00CD4D45" w:rsidRPr="00CD4D45">
        <w:rPr>
          <w:i/>
          <w:iCs/>
          <w:noProof/>
          <w:lang w:val="en-US"/>
        </w:rPr>
        <w:t>Lancet</w:t>
      </w:r>
      <w:r w:rsidR="00CD4D45" w:rsidRPr="00CD4D45">
        <w:rPr>
          <w:noProof/>
          <w:lang w:val="en-US"/>
        </w:rPr>
        <w:t xml:space="preserve"> </w:t>
      </w:r>
      <w:r w:rsidR="00CD4D45" w:rsidRPr="00CD4D45">
        <w:rPr>
          <w:b/>
          <w:bCs/>
          <w:noProof/>
          <w:lang w:val="en-US"/>
        </w:rPr>
        <w:t>386,</w:t>
      </w:r>
      <w:r w:rsidR="00CD4D45" w:rsidRPr="00CD4D45">
        <w:rPr>
          <w:noProof/>
          <w:lang w:val="en-US"/>
        </w:rPr>
        <w:t xml:space="preserve"> 369–375 (2015).</w:t>
      </w:r>
    </w:p>
    <w:p w14:paraId="6E34D5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w:t>
      </w:r>
      <w:r w:rsidRPr="00CD4D45">
        <w:rPr>
          <w:noProof/>
          <w:lang w:val="en-US"/>
        </w:rPr>
        <w:tab/>
        <w:t xml:space="preserve">Watts, N. </w:t>
      </w:r>
      <w:r w:rsidRPr="00CD4D45">
        <w:rPr>
          <w:i/>
          <w:iCs/>
          <w:noProof/>
          <w:lang w:val="en-US"/>
        </w:rPr>
        <w:t>et al.</w:t>
      </w:r>
      <w:r w:rsidRPr="00CD4D45">
        <w:rPr>
          <w:noProof/>
          <w:lang w:val="en-US"/>
        </w:rPr>
        <w:t xml:space="preserve"> The 2018 report of the Lancet Countdown on health and climate change: shaping health of nations for centuries to come. </w:t>
      </w:r>
      <w:r w:rsidRPr="00CD4D45">
        <w:rPr>
          <w:i/>
          <w:iCs/>
          <w:noProof/>
          <w:lang w:val="en-US"/>
        </w:rPr>
        <w:t>Lancet</w:t>
      </w:r>
      <w:r w:rsidRPr="00CD4D45">
        <w:rPr>
          <w:noProof/>
          <w:lang w:val="en-US"/>
        </w:rPr>
        <w:t xml:space="preserve"> </w:t>
      </w:r>
      <w:r w:rsidRPr="00CD4D45">
        <w:rPr>
          <w:b/>
          <w:bCs/>
          <w:noProof/>
          <w:lang w:val="en-US"/>
        </w:rPr>
        <w:t>6736,</w:t>
      </w:r>
      <w:r w:rsidRPr="00CD4D45">
        <w:rPr>
          <w:noProof/>
          <w:lang w:val="en-US"/>
        </w:rPr>
        <w:t xml:space="preserve"> 1–4 (2018).</w:t>
      </w:r>
    </w:p>
    <w:p w14:paraId="7BE860A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w:t>
      </w:r>
      <w:r w:rsidRPr="00CD4D45">
        <w:rPr>
          <w:noProof/>
          <w:lang w:val="en-US"/>
        </w:rPr>
        <w:tab/>
        <w:t xml:space="preserve">McMichael, A. J., Woodruff, R. E. &amp; Hales, S. Climate change and human health: Present and future risks. </w:t>
      </w:r>
      <w:r w:rsidRPr="00CD4D45">
        <w:rPr>
          <w:i/>
          <w:iCs/>
          <w:noProof/>
          <w:lang w:val="en-US"/>
        </w:rPr>
        <w:t>Lancet</w:t>
      </w:r>
      <w:r w:rsidRPr="00CD4D45">
        <w:rPr>
          <w:noProof/>
          <w:lang w:val="en-US"/>
        </w:rPr>
        <w:t xml:space="preserve"> (2006). doi:10.1016/S0140-6736(06)68079-3</w:t>
      </w:r>
    </w:p>
    <w:p w14:paraId="1CD124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w:t>
      </w:r>
      <w:r w:rsidRPr="00CD4D45">
        <w:rPr>
          <w:noProof/>
          <w:lang w:val="en-US"/>
        </w:rPr>
        <w:tab/>
        <w:t xml:space="preserve">Haines, A. &amp; Ebi, K. The imperative for climate action to protect health. </w:t>
      </w:r>
      <w:r w:rsidRPr="00CD4D45">
        <w:rPr>
          <w:i/>
          <w:iCs/>
          <w:noProof/>
          <w:lang w:val="en-US"/>
        </w:rPr>
        <w:t>N. Engl. J. Med.</w:t>
      </w:r>
      <w:r w:rsidRPr="00CD4D45">
        <w:rPr>
          <w:noProof/>
          <w:lang w:val="en-US"/>
        </w:rPr>
        <w:t xml:space="preserve"> 263–273 (2019).</w:t>
      </w:r>
    </w:p>
    <w:p w14:paraId="1E6AE0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5.</w:t>
      </w:r>
      <w:r w:rsidRPr="00CD4D45">
        <w:rPr>
          <w:noProof/>
          <w:lang w:val="en-US"/>
        </w:rPr>
        <w:tab/>
        <w:t xml:space="preserve">Smith, K. R. </w:t>
      </w:r>
      <w:r w:rsidRPr="00CD4D45">
        <w:rPr>
          <w:i/>
          <w:iCs/>
          <w:noProof/>
          <w:lang w:val="en-US"/>
        </w:rPr>
        <w:t>et al.</w:t>
      </w:r>
      <w:r w:rsidRPr="00CD4D45">
        <w:rPr>
          <w:noProof/>
          <w:lang w:val="en-US"/>
        </w:rPr>
        <w:t xml:space="preserve"> Human health: Impacts, adaptation, and co-benefits. in </w:t>
      </w:r>
      <w:r w:rsidRPr="00CD4D45">
        <w:rPr>
          <w:i/>
          <w:iCs/>
          <w:noProof/>
          <w:lang w:val="en-US"/>
        </w:rPr>
        <w:t>Climate Change 2014 Impacts, Adaptation and Vulnerability: Part A: Global and Sectoral Aspects</w:t>
      </w:r>
      <w:r w:rsidRPr="00CD4D45">
        <w:rPr>
          <w:noProof/>
          <w:lang w:val="en-US"/>
        </w:rPr>
        <w:t xml:space="preserve"> (2015). doi:10.1017/CBO9781107415379.016</w:t>
      </w:r>
    </w:p>
    <w:p w14:paraId="053B832F"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6.</w:t>
      </w:r>
      <w:r w:rsidRPr="00CD4D45">
        <w:rPr>
          <w:noProof/>
          <w:lang w:val="en-US"/>
        </w:rPr>
        <w:tab/>
        <w:t xml:space="preserve">Huang, C. </w:t>
      </w:r>
      <w:r w:rsidRPr="00CD4D45">
        <w:rPr>
          <w:i/>
          <w:iCs/>
          <w:noProof/>
          <w:lang w:val="en-US"/>
        </w:rPr>
        <w:t>et al.</w:t>
      </w:r>
      <w:r w:rsidRPr="00CD4D45">
        <w:rPr>
          <w:noProof/>
          <w:lang w:val="en-US"/>
        </w:rPr>
        <w:t xml:space="preserve"> Projecting future heat-related mortality under climate change scenarios: A systematic review. </w:t>
      </w:r>
      <w:r w:rsidRPr="00CD4D45">
        <w:rPr>
          <w:i/>
          <w:iCs/>
          <w:noProof/>
          <w:lang w:val="en-US"/>
        </w:rPr>
        <w:t>Environmental Health Perspectives</w:t>
      </w:r>
      <w:r w:rsidRPr="00CD4D45">
        <w:rPr>
          <w:noProof/>
          <w:lang w:val="en-US"/>
        </w:rPr>
        <w:t xml:space="preserve"> (2011). doi:10.1289/ehp.1103456</w:t>
      </w:r>
    </w:p>
    <w:p w14:paraId="5724461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7.</w:t>
      </w:r>
      <w:r w:rsidRPr="00CD4D45">
        <w:rPr>
          <w:noProof/>
          <w:lang w:val="en-US"/>
        </w:rPr>
        <w:tab/>
        <w:t xml:space="preserve">Gasparrini, A. </w:t>
      </w:r>
      <w:r w:rsidRPr="00CD4D45">
        <w:rPr>
          <w:i/>
          <w:iCs/>
          <w:noProof/>
          <w:lang w:val="en-US"/>
        </w:rPr>
        <w:t>et al.</w:t>
      </w:r>
      <w:r w:rsidRPr="00CD4D45">
        <w:rPr>
          <w:noProof/>
          <w:lang w:val="en-US"/>
        </w:rPr>
        <w:t xml:space="preserve"> Projections of temperature-related excess mortality under climate change scenarios. </w:t>
      </w:r>
      <w:r w:rsidRPr="00CD4D45">
        <w:rPr>
          <w:i/>
          <w:iCs/>
          <w:noProof/>
          <w:lang w:val="en-US"/>
        </w:rPr>
        <w:t>Lancet Planet. Heal.</w:t>
      </w:r>
      <w:r w:rsidRPr="00CD4D45">
        <w:rPr>
          <w:noProof/>
          <w:lang w:val="en-US"/>
        </w:rPr>
        <w:t xml:space="preserve"> (2017). doi:10.1016/S2542-5196(17)30156-0</w:t>
      </w:r>
    </w:p>
    <w:p w14:paraId="25A2AE8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8.</w:t>
      </w:r>
      <w:r w:rsidRPr="00CD4D45">
        <w:rPr>
          <w:noProof/>
          <w:lang w:val="en-US"/>
        </w:rPr>
        <w:tab/>
        <w:t xml:space="preserve">Burke, M. </w:t>
      </w:r>
      <w:r w:rsidRPr="00CD4D45">
        <w:rPr>
          <w:i/>
          <w:iCs/>
          <w:noProof/>
          <w:lang w:val="en-US"/>
        </w:rPr>
        <w:t>et al.</w:t>
      </w:r>
      <w:r w:rsidRPr="00CD4D45">
        <w:rPr>
          <w:noProof/>
          <w:lang w:val="en-US"/>
        </w:rPr>
        <w:t xml:space="preserve"> Higher temperatures increase suicide rates in the United States and Mexico. </w:t>
      </w:r>
      <w:r w:rsidRPr="00CD4D45">
        <w:rPr>
          <w:i/>
          <w:iCs/>
          <w:noProof/>
          <w:lang w:val="en-US"/>
        </w:rPr>
        <w:t>Nat. Clim. Chang.</w:t>
      </w:r>
      <w:r w:rsidRPr="00CD4D45">
        <w:rPr>
          <w:noProof/>
          <w:lang w:val="en-US"/>
        </w:rPr>
        <w:t xml:space="preserve"> (2018). doi:10.1038/s41558-018-0222-x</w:t>
      </w:r>
    </w:p>
    <w:p w14:paraId="6D0E9C1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9.</w:t>
      </w:r>
      <w:r w:rsidRPr="00CD4D45">
        <w:rPr>
          <w:noProof/>
          <w:lang w:val="en-US"/>
        </w:rPr>
        <w:tab/>
        <w:t xml:space="preserve">Rey, G. </w:t>
      </w:r>
      <w:r w:rsidRPr="00CD4D45">
        <w:rPr>
          <w:i/>
          <w:iCs/>
          <w:noProof/>
          <w:lang w:val="en-US"/>
        </w:rPr>
        <w:t>et al.</w:t>
      </w:r>
      <w:r w:rsidRPr="00CD4D45">
        <w:rPr>
          <w:noProof/>
          <w:lang w:val="en-US"/>
        </w:rPr>
        <w:t xml:space="preserve"> The impact of major heat waves on all-cause and cause-specific mortality in France from 1971 to 2003. </w:t>
      </w:r>
      <w:r w:rsidRPr="00CD4D45">
        <w:rPr>
          <w:i/>
          <w:iCs/>
          <w:noProof/>
          <w:lang w:val="en-US"/>
        </w:rPr>
        <w:t>Int. Arch. Occup. Environ. Health</w:t>
      </w:r>
      <w:r w:rsidRPr="00CD4D45">
        <w:rPr>
          <w:noProof/>
          <w:lang w:val="en-US"/>
        </w:rPr>
        <w:t xml:space="preserve"> (2007). doi:10.1007/s00420-007-0173-4</w:t>
      </w:r>
    </w:p>
    <w:p w14:paraId="6487859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10.</w:t>
      </w:r>
      <w:r w:rsidRPr="00CD4D45">
        <w:rPr>
          <w:noProof/>
          <w:lang w:val="en-US"/>
        </w:rPr>
        <w:tab/>
        <w:t xml:space="preserve">Orru, H. &amp; Åström, D. O. Increases in external cause mortality due to high and low temperatures: evidence from northeastern Europe. </w:t>
      </w:r>
      <w:r w:rsidRPr="00CD4D45">
        <w:rPr>
          <w:i/>
          <w:iCs/>
          <w:noProof/>
          <w:lang w:val="en-US"/>
        </w:rPr>
        <w:t>Int. J. Biometeorol.</w:t>
      </w:r>
      <w:r w:rsidRPr="00CD4D45">
        <w:rPr>
          <w:noProof/>
          <w:lang w:val="en-US"/>
        </w:rPr>
        <w:t xml:space="preserve"> (2017). doi:10.1007/s00484-016-1270-4</w:t>
      </w:r>
    </w:p>
    <w:p w14:paraId="3E1C93F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11.</w:t>
      </w:r>
      <w:r w:rsidRPr="00CD4D45">
        <w:rPr>
          <w:noProof/>
          <w:lang w:val="en-US"/>
        </w:rPr>
        <w:tab/>
        <w:t xml:space="preserve">Parks, R. M., Bennett, J. E., Foreman, K. J., Toumi, R. &amp; Ezzati, M. National and regional seasonal dynamics of all-cause and cause-specific mortality in the USA from 1980 to 2016. </w:t>
      </w:r>
      <w:r w:rsidRPr="00CD4D45">
        <w:rPr>
          <w:i/>
          <w:iCs/>
          <w:noProof/>
          <w:lang w:val="en-US"/>
        </w:rPr>
        <w:t>Elife</w:t>
      </w:r>
      <w:r w:rsidRPr="00CD4D45">
        <w:rPr>
          <w:noProof/>
          <w:lang w:val="en-US"/>
        </w:rPr>
        <w:t xml:space="preserve"> </w:t>
      </w:r>
      <w:r w:rsidRPr="00CD4D45">
        <w:rPr>
          <w:b/>
          <w:bCs/>
          <w:noProof/>
          <w:lang w:val="en-US"/>
        </w:rPr>
        <w:t>7,</w:t>
      </w:r>
      <w:r w:rsidRPr="00CD4D45">
        <w:rPr>
          <w:noProof/>
          <w:lang w:val="en-US"/>
        </w:rPr>
        <w:t xml:space="preserve"> (2018).</w:t>
      </w:r>
    </w:p>
    <w:p w14:paraId="69649D8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12.</w:t>
      </w:r>
      <w:r w:rsidRPr="00CD4D45">
        <w:rPr>
          <w:noProof/>
          <w:lang w:val="en-US"/>
        </w:rPr>
        <w:tab/>
        <w:t xml:space="preserve">Rau, R. Seasonality in human mortality. A demographic approach. </w:t>
      </w:r>
      <w:r w:rsidRPr="00CD4D45">
        <w:rPr>
          <w:i/>
          <w:iCs/>
          <w:noProof/>
          <w:lang w:val="en-US"/>
        </w:rPr>
        <w:t>Wirtschafts- und Sozialwissenschaftlichen Fak.</w:t>
      </w:r>
      <w:r w:rsidRPr="00CD4D45">
        <w:rPr>
          <w:noProof/>
          <w:lang w:val="en-US"/>
        </w:rPr>
        <w:t xml:space="preserve"> </w:t>
      </w:r>
      <w:r w:rsidRPr="00CD4D45">
        <w:rPr>
          <w:b/>
          <w:bCs/>
          <w:noProof/>
          <w:lang w:val="en-US"/>
        </w:rPr>
        <w:t>PhD,</w:t>
      </w:r>
      <w:r w:rsidRPr="00CD4D45">
        <w:rPr>
          <w:noProof/>
          <w:lang w:val="en-US"/>
        </w:rPr>
        <w:t xml:space="preserve"> 361 (2004).</w:t>
      </w:r>
    </w:p>
    <w:p w14:paraId="53FD26F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13.</w:t>
      </w:r>
      <w:r w:rsidRPr="00CD4D45">
        <w:rPr>
          <w:noProof/>
          <w:lang w:val="en-US"/>
        </w:rPr>
        <w:tab/>
        <w:t xml:space="preserve">Shi, L., Kloog, I., Zanobetti, A., Liu, P. &amp; Schwartz, J. D. Impacts of temperature and its variability on mortality in New England. </w:t>
      </w:r>
      <w:r w:rsidRPr="00CD4D45">
        <w:rPr>
          <w:i/>
          <w:iCs/>
          <w:noProof/>
          <w:lang w:val="en-US"/>
        </w:rPr>
        <w:t>Nat. Clim. Chang.</w:t>
      </w:r>
      <w:r w:rsidRPr="00CD4D45">
        <w:rPr>
          <w:noProof/>
          <w:lang w:val="en-US"/>
        </w:rPr>
        <w:t xml:space="preserve"> </w:t>
      </w:r>
      <w:r w:rsidRPr="00CD4D45">
        <w:rPr>
          <w:b/>
          <w:bCs/>
          <w:noProof/>
          <w:lang w:val="en-US"/>
        </w:rPr>
        <w:t>5,</w:t>
      </w:r>
      <w:r w:rsidRPr="00CD4D45">
        <w:rPr>
          <w:noProof/>
          <w:lang w:val="en-US"/>
        </w:rPr>
        <w:t xml:space="preserve"> 988–991 (2015).</w:t>
      </w:r>
    </w:p>
    <w:p w14:paraId="31CD2F38"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14.</w:t>
      </w:r>
      <w:r w:rsidRPr="00CD4D45">
        <w:rPr>
          <w:noProof/>
          <w:lang w:val="en-US"/>
        </w:rPr>
        <w:tab/>
        <w:t xml:space="preserve">Ye, X. </w:t>
      </w:r>
      <w:r w:rsidRPr="00CD4D45">
        <w:rPr>
          <w:i/>
          <w:iCs/>
          <w:noProof/>
          <w:lang w:val="en-US"/>
        </w:rPr>
        <w:t>et al.</w:t>
      </w:r>
      <w:r w:rsidRPr="00CD4D45">
        <w:rPr>
          <w:noProof/>
          <w:lang w:val="en-US"/>
        </w:rPr>
        <w:t xml:space="preserve"> Ambient temperature and morbidity: a review of epidemiological evidence. </w:t>
      </w:r>
      <w:r w:rsidRPr="00CD4D45">
        <w:rPr>
          <w:i/>
          <w:iCs/>
          <w:noProof/>
          <w:lang w:val="en-US"/>
        </w:rPr>
        <w:t>Environ. Health Perspect.</w:t>
      </w:r>
      <w:r w:rsidRPr="00CD4D45">
        <w:rPr>
          <w:noProof/>
          <w:lang w:val="en-US"/>
        </w:rPr>
        <w:t xml:space="preserve"> </w:t>
      </w:r>
      <w:r w:rsidRPr="00CD4D45">
        <w:rPr>
          <w:b/>
          <w:bCs/>
          <w:noProof/>
          <w:lang w:val="en-US"/>
        </w:rPr>
        <w:t>120,</w:t>
      </w:r>
      <w:r w:rsidRPr="00CD4D45">
        <w:rPr>
          <w:noProof/>
          <w:lang w:val="en-US"/>
        </w:rPr>
        <w:t xml:space="preserve"> 19–28 (2012).</w:t>
      </w:r>
    </w:p>
    <w:p w14:paraId="27994E7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15.</w:t>
      </w:r>
      <w:r w:rsidRPr="00CD4D45">
        <w:rPr>
          <w:noProof/>
          <w:lang w:val="en-US"/>
        </w:rPr>
        <w:tab/>
        <w:t xml:space="preserve">Basu, R. High ambient temperature and mortality: A review of epidemiologic studies from 2001 to 2008. </w:t>
      </w:r>
      <w:r w:rsidRPr="00CD4D45">
        <w:rPr>
          <w:i/>
          <w:iCs/>
          <w:noProof/>
          <w:lang w:val="en-US"/>
        </w:rPr>
        <w:t>Environ. Heal. A Glob. Access Sci. Source</w:t>
      </w:r>
      <w:r w:rsidRPr="00CD4D45">
        <w:rPr>
          <w:noProof/>
          <w:lang w:val="en-US"/>
        </w:rPr>
        <w:t xml:space="preserve"> </w:t>
      </w:r>
      <w:r w:rsidRPr="00CD4D45">
        <w:rPr>
          <w:b/>
          <w:bCs/>
          <w:noProof/>
          <w:lang w:val="en-US"/>
        </w:rPr>
        <w:t>8,</w:t>
      </w:r>
      <w:r w:rsidRPr="00CD4D45">
        <w:rPr>
          <w:noProof/>
          <w:lang w:val="en-US"/>
        </w:rPr>
        <w:t xml:space="preserve"> 40 (2009).</w:t>
      </w:r>
    </w:p>
    <w:p w14:paraId="3F64CE6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16.</w:t>
      </w:r>
      <w:r w:rsidRPr="00CD4D45">
        <w:rPr>
          <w:noProof/>
          <w:lang w:val="en-US"/>
        </w:rPr>
        <w:tab/>
        <w:t xml:space="preserve">Xu, J. Unintentional drowning deaths in the United States, 1999-2010. </w:t>
      </w:r>
      <w:r w:rsidRPr="00CD4D45">
        <w:rPr>
          <w:i/>
          <w:iCs/>
          <w:noProof/>
          <w:lang w:val="en-US"/>
        </w:rPr>
        <w:t>NCHS Data Brief</w:t>
      </w:r>
      <w:r w:rsidRPr="00CD4D45">
        <w:rPr>
          <w:noProof/>
          <w:lang w:val="en-US"/>
        </w:rPr>
        <w:t xml:space="preserve"> (2014).</w:t>
      </w:r>
    </w:p>
    <w:p w14:paraId="194F19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17.</w:t>
      </w:r>
      <w:r w:rsidRPr="00CD4D45">
        <w:rPr>
          <w:noProof/>
          <w:lang w:val="en-US"/>
        </w:rPr>
        <w:tab/>
        <w:t xml:space="preserve">Ambrose, A. F., Paul, G. &amp; Hausdorff, J. M. Risk factors for falls among older adults: A review of the literature. </w:t>
      </w:r>
      <w:r w:rsidRPr="00CD4D45">
        <w:rPr>
          <w:i/>
          <w:iCs/>
          <w:noProof/>
          <w:lang w:val="en-US"/>
        </w:rPr>
        <w:t>Maturitas</w:t>
      </w:r>
      <w:r w:rsidRPr="00CD4D45">
        <w:rPr>
          <w:noProof/>
          <w:lang w:val="en-US"/>
        </w:rPr>
        <w:t xml:space="preserve"> (2013). doi:10.1016/j.maturitas.2013.02.009</w:t>
      </w:r>
    </w:p>
    <w:p w14:paraId="0A9A423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18.</w:t>
      </w:r>
      <w:r w:rsidRPr="00CD4D45">
        <w:rPr>
          <w:noProof/>
          <w:lang w:val="en-US"/>
        </w:rPr>
        <w:tab/>
        <w:t xml:space="preserve">Bobb, J. F. </w:t>
      </w:r>
      <w:r w:rsidRPr="00CD4D45">
        <w:rPr>
          <w:i/>
          <w:iCs/>
          <w:noProof/>
          <w:lang w:val="en-US"/>
        </w:rPr>
        <w:t>et al.</w:t>
      </w:r>
      <w:r w:rsidRPr="00CD4D45">
        <w:rPr>
          <w:noProof/>
          <w:lang w:val="en-US"/>
        </w:rPr>
        <w:t xml:space="preserve"> Time-course of cause-specific hospital admissions during snowstorms : An analysis of electronic medical records from major hospitals in Boston, Massachusetts. </w:t>
      </w:r>
      <w:r w:rsidRPr="00CD4D45">
        <w:rPr>
          <w:i/>
          <w:iCs/>
          <w:noProof/>
          <w:lang w:val="en-US"/>
        </w:rPr>
        <w:t>Am. J. Epidemiol.</w:t>
      </w:r>
      <w:r w:rsidRPr="00CD4D45">
        <w:rPr>
          <w:noProof/>
          <w:lang w:val="en-US"/>
        </w:rPr>
        <w:t xml:space="preserve"> </w:t>
      </w:r>
      <w:r w:rsidRPr="00CD4D45">
        <w:rPr>
          <w:b/>
          <w:bCs/>
          <w:noProof/>
          <w:lang w:val="en-US"/>
        </w:rPr>
        <w:t>185,</w:t>
      </w:r>
      <w:r w:rsidRPr="00CD4D45">
        <w:rPr>
          <w:noProof/>
          <w:lang w:val="en-US"/>
        </w:rPr>
        <w:t xml:space="preserve"> 283–294 (2017).</w:t>
      </w:r>
    </w:p>
    <w:p w14:paraId="5AEB35C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19.</w:t>
      </w:r>
      <w:r w:rsidRPr="00CD4D45">
        <w:rPr>
          <w:noProof/>
          <w:lang w:val="en-US"/>
        </w:rPr>
        <w:tab/>
        <w:t xml:space="preserve">Kelsey, J. L. </w:t>
      </w:r>
      <w:r w:rsidRPr="00CD4D45">
        <w:rPr>
          <w:i/>
          <w:iCs/>
          <w:noProof/>
          <w:lang w:val="en-US"/>
        </w:rPr>
        <w:t>et al.</w:t>
      </w:r>
      <w:r w:rsidRPr="00CD4D45">
        <w:rPr>
          <w:noProof/>
          <w:lang w:val="en-US"/>
        </w:rPr>
        <w:t xml:space="preserve"> Indoor and outdoor falls in older adults are different: The maintenance of balance, independent living, intellect, and zest in the elderly of boston study. </w:t>
      </w:r>
      <w:r w:rsidRPr="00CD4D45">
        <w:rPr>
          <w:i/>
          <w:iCs/>
          <w:noProof/>
          <w:lang w:val="en-US"/>
        </w:rPr>
        <w:t>J. Am. Geriatr. Soc.</w:t>
      </w:r>
      <w:r w:rsidRPr="00CD4D45">
        <w:rPr>
          <w:noProof/>
          <w:lang w:val="en-US"/>
        </w:rPr>
        <w:t xml:space="preserve"> (2010). doi:10.1111/j.1532-5415.2010.03062.x</w:t>
      </w:r>
    </w:p>
    <w:p w14:paraId="0C7B38E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20.</w:t>
      </w:r>
      <w:r w:rsidRPr="00CD4D45">
        <w:rPr>
          <w:noProof/>
          <w:lang w:val="en-US"/>
        </w:rPr>
        <w:tab/>
        <w:t xml:space="preserve">Daanen, H. A. M., Van De Vliert, E. &amp; Huang, X. Driving performance in cold, warm, and thermoneutral environments. </w:t>
      </w:r>
      <w:r w:rsidRPr="00CD4D45">
        <w:rPr>
          <w:i/>
          <w:iCs/>
          <w:noProof/>
          <w:lang w:val="en-US"/>
        </w:rPr>
        <w:t>Appl. Ergon.</w:t>
      </w:r>
      <w:r w:rsidRPr="00CD4D45">
        <w:rPr>
          <w:noProof/>
          <w:lang w:val="en-US"/>
        </w:rPr>
        <w:t xml:space="preserve"> (2003). doi:10.1016/S0003-6870(03)00055-3</w:t>
      </w:r>
    </w:p>
    <w:p w14:paraId="6E42204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lastRenderedPageBreak/>
        <w:t>21.</w:t>
      </w:r>
      <w:r w:rsidRPr="00CD4D45">
        <w:rPr>
          <w:noProof/>
          <w:lang w:val="en-US"/>
        </w:rPr>
        <w:tab/>
        <w:t xml:space="preserve">Zlatoper, T. J. Determinants of motor vehicle deaths in the United States: A cross-sectional analysis. </w:t>
      </w:r>
      <w:r w:rsidRPr="00CD4D45">
        <w:rPr>
          <w:i/>
          <w:iCs/>
          <w:noProof/>
          <w:lang w:val="en-US"/>
        </w:rPr>
        <w:t>Accid. Anal. Prev.</w:t>
      </w:r>
      <w:r w:rsidRPr="00CD4D45">
        <w:rPr>
          <w:noProof/>
          <w:lang w:val="en-US"/>
        </w:rPr>
        <w:t xml:space="preserve"> (1991). doi:10.1016/0001-4575(91)90062-A</w:t>
      </w:r>
    </w:p>
    <w:p w14:paraId="79DD060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22.</w:t>
      </w:r>
      <w:r w:rsidRPr="00CD4D45">
        <w:rPr>
          <w:noProof/>
          <w:lang w:val="en-US"/>
        </w:rPr>
        <w:tab/>
        <w:t xml:space="preserve">Mackie, R. R. &amp; Hanlon, J. F. . O. A study of the combined effects of extented driving and heat stress on driver arousal and performance. in </w:t>
      </w:r>
      <w:r w:rsidRPr="00CD4D45">
        <w:rPr>
          <w:i/>
          <w:iCs/>
          <w:noProof/>
          <w:lang w:val="en-US"/>
        </w:rPr>
        <w:t>Symposium on relationships among theory, physiological correlates, and operational performance</w:t>
      </w:r>
      <w:r w:rsidRPr="00CD4D45">
        <w:rPr>
          <w:noProof/>
          <w:lang w:val="en-US"/>
        </w:rPr>
        <w:t xml:space="preserve"> (1976). doi:10.1007/978-1-4684-2529-1_25</w:t>
      </w:r>
    </w:p>
    <w:p w14:paraId="2F3D2A4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23.</w:t>
      </w:r>
      <w:r w:rsidRPr="00CD4D45">
        <w:rPr>
          <w:noProof/>
          <w:lang w:val="en-US"/>
        </w:rPr>
        <w:tab/>
        <w:t xml:space="preserve">Wyon, D. P., Wyon, I. &amp; Norin, F. Effects of moderate heat stress on driver vigilance in a moving vehicle. </w:t>
      </w:r>
      <w:r w:rsidRPr="00CD4D45">
        <w:rPr>
          <w:i/>
          <w:iCs/>
          <w:noProof/>
          <w:lang w:val="en-US"/>
        </w:rPr>
        <w:t>Ergonomics</w:t>
      </w:r>
      <w:r w:rsidRPr="00CD4D45">
        <w:rPr>
          <w:noProof/>
          <w:lang w:val="en-US"/>
        </w:rPr>
        <w:t xml:space="preserve"> (1996). doi:10.1080/00140139608964434</w:t>
      </w:r>
    </w:p>
    <w:p w14:paraId="588B1F9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24.</w:t>
      </w:r>
      <w:r w:rsidRPr="00CD4D45">
        <w:rPr>
          <w:noProof/>
          <w:lang w:val="en-US"/>
        </w:rPr>
        <w:tab/>
        <w:t xml:space="preserve">Opinium. Brits drink more alcohol in warmer weather. </w:t>
      </w:r>
      <w:r w:rsidRPr="00CD4D45">
        <w:rPr>
          <w:i/>
          <w:iCs/>
          <w:noProof/>
          <w:lang w:val="en-US"/>
        </w:rPr>
        <w:t>Opinium.co.uk</w:t>
      </w:r>
      <w:r w:rsidRPr="00CD4D45">
        <w:rPr>
          <w:noProof/>
          <w:lang w:val="en-US"/>
        </w:rPr>
        <w:t xml:space="preserve"> (2018). Available at: https://www.opinium.co.uk/brits-drink-more-alcohol-in-warmer-weather/. (Accessed: 10th January 2019)</w:t>
      </w:r>
    </w:p>
    <w:p w14:paraId="6C478FC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25.</w:t>
      </w:r>
      <w:r w:rsidRPr="00CD4D45">
        <w:rPr>
          <w:noProof/>
          <w:lang w:val="en-US"/>
        </w:rPr>
        <w:tab/>
        <w:t xml:space="preserve">Voas, R. B., Torres, P., Romano, E. &amp; Lacey, J. H. Alcohol-related risk of driver fatalities: An update using 2007 data. </w:t>
      </w:r>
      <w:r w:rsidRPr="00CD4D45">
        <w:rPr>
          <w:i/>
          <w:iCs/>
          <w:noProof/>
          <w:lang w:val="en-US"/>
        </w:rPr>
        <w:t>J. Stud. Alcohol Drugs</w:t>
      </w:r>
      <w:r w:rsidRPr="00CD4D45">
        <w:rPr>
          <w:noProof/>
          <w:lang w:val="en-US"/>
        </w:rPr>
        <w:t xml:space="preserve"> (2012). doi:10.15288/jsad.2012.73.341</w:t>
      </w:r>
    </w:p>
    <w:p w14:paraId="1063169E"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26.</w:t>
      </w:r>
      <w:r w:rsidRPr="00CD4D45">
        <w:rPr>
          <w:noProof/>
          <w:lang w:val="en-US"/>
        </w:rPr>
        <w:tab/>
        <w:t xml:space="preserve">Datla, S., Sahu, P., Roh, H.-J. &amp; Sharma, S. A comprehensive analysis of the association of highway traffic with winter weather conditions. </w:t>
      </w:r>
      <w:r w:rsidRPr="00CD4D45">
        <w:rPr>
          <w:i/>
          <w:iCs/>
          <w:noProof/>
          <w:lang w:val="en-US"/>
        </w:rPr>
        <w:t>Procedia - Soc. Behav. Sci.</w:t>
      </w:r>
      <w:r w:rsidRPr="00CD4D45">
        <w:rPr>
          <w:noProof/>
          <w:lang w:val="en-US"/>
        </w:rPr>
        <w:t xml:space="preserve"> (2013). doi:10.1016/j.sbspro.2013.11.143</w:t>
      </w:r>
    </w:p>
    <w:p w14:paraId="446758B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27.</w:t>
      </w:r>
      <w:r w:rsidRPr="00CD4D45">
        <w:rPr>
          <w:noProof/>
          <w:lang w:val="en-US"/>
        </w:rPr>
        <w:tab/>
        <w:t xml:space="preserve">Roh, H.-J., Sahu, P. K., Sharma, S., Datla, S. &amp; Mehran, B. Statistical investigations of snowfall and temperature interaction with passenger car and truck traffic on primary highways in Canada. </w:t>
      </w:r>
      <w:r w:rsidRPr="00CD4D45">
        <w:rPr>
          <w:i/>
          <w:iCs/>
          <w:noProof/>
          <w:lang w:val="en-US"/>
        </w:rPr>
        <w:t>J. Cold Reg. Eng.</w:t>
      </w:r>
      <w:r w:rsidRPr="00CD4D45">
        <w:rPr>
          <w:noProof/>
          <w:lang w:val="en-US"/>
        </w:rPr>
        <w:t xml:space="preserve"> (2016). doi:10.1061/(ASCE)CR.1943-5495.0000099</w:t>
      </w:r>
    </w:p>
    <w:p w14:paraId="4BC3D3A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28.</w:t>
      </w:r>
      <w:r w:rsidRPr="00CD4D45">
        <w:rPr>
          <w:noProof/>
          <w:lang w:val="en-US"/>
        </w:rPr>
        <w:tab/>
        <w:t xml:space="preserve">Roh, H.-J., Datla, S. &amp; Sharma, S. Effect of snow, temperature and their interaction on highway truck traffic. </w:t>
      </w:r>
      <w:r w:rsidRPr="00CD4D45">
        <w:rPr>
          <w:i/>
          <w:iCs/>
          <w:noProof/>
          <w:lang w:val="en-US"/>
        </w:rPr>
        <w:t>J. Transp. Techn.</w:t>
      </w:r>
      <w:r w:rsidRPr="00CD4D45">
        <w:rPr>
          <w:noProof/>
          <w:lang w:val="en-US"/>
        </w:rPr>
        <w:t xml:space="preserve"> (2013). doi:10.4236/jtts.2013.31003</w:t>
      </w:r>
    </w:p>
    <w:p w14:paraId="329B7F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29.</w:t>
      </w:r>
      <w:r w:rsidRPr="00CD4D45">
        <w:rPr>
          <w:noProof/>
          <w:lang w:val="en-US"/>
        </w:rPr>
        <w:tab/>
        <w:t xml:space="preserve">Roh, H. J., Sharma, S. &amp; Sahu, P. K. Modeling snow and cold effects for classified highway traffic volumes. </w:t>
      </w:r>
      <w:r w:rsidRPr="00CD4D45">
        <w:rPr>
          <w:i/>
          <w:iCs/>
          <w:noProof/>
          <w:lang w:val="en-US"/>
        </w:rPr>
        <w:t>KSCE J. Civ. Eng.</w:t>
      </w:r>
      <w:r w:rsidRPr="00CD4D45">
        <w:rPr>
          <w:noProof/>
          <w:lang w:val="en-US"/>
        </w:rPr>
        <w:t xml:space="preserve"> (2016). doi:10.1007/s12205-015-0236-0</w:t>
      </w:r>
    </w:p>
    <w:p w14:paraId="127F655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30.</w:t>
      </w:r>
      <w:r w:rsidRPr="00CD4D45">
        <w:rPr>
          <w:noProof/>
          <w:lang w:val="en-US"/>
        </w:rPr>
        <w:tab/>
        <w:t xml:space="preserve">Graff Zivin, J. &amp; Neidell, M. Temperature and the allocation of time: Implications for climate change. </w:t>
      </w:r>
      <w:r w:rsidRPr="00CD4D45">
        <w:rPr>
          <w:i/>
          <w:iCs/>
          <w:noProof/>
          <w:lang w:val="en-US"/>
        </w:rPr>
        <w:t>J. Labor Econ.</w:t>
      </w:r>
      <w:r w:rsidRPr="00CD4D45">
        <w:rPr>
          <w:noProof/>
          <w:lang w:val="en-US"/>
        </w:rPr>
        <w:t xml:space="preserve"> (2014). doi:10.1086/671766</w:t>
      </w:r>
    </w:p>
    <w:p w14:paraId="3C5FE751"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31.</w:t>
      </w:r>
      <w:r w:rsidRPr="00CD4D45">
        <w:rPr>
          <w:noProof/>
          <w:lang w:val="en-US"/>
        </w:rPr>
        <w:tab/>
        <w:t xml:space="preserve">Glaeser, E. L., Sacerdote, B. &amp; Scheinkman, J. A. Crime and social interactions. </w:t>
      </w:r>
      <w:r w:rsidRPr="00CD4D45">
        <w:rPr>
          <w:i/>
          <w:iCs/>
          <w:noProof/>
          <w:lang w:val="en-US"/>
        </w:rPr>
        <w:t>Q. J. Econ.</w:t>
      </w:r>
      <w:r w:rsidRPr="00CD4D45">
        <w:rPr>
          <w:noProof/>
          <w:lang w:val="en-US"/>
        </w:rPr>
        <w:t xml:space="preserve"> (1996). doi:10.2307/2946686</w:t>
      </w:r>
    </w:p>
    <w:p w14:paraId="4639DC0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32.</w:t>
      </w:r>
      <w:r w:rsidRPr="00CD4D45">
        <w:rPr>
          <w:noProof/>
          <w:lang w:val="en-US"/>
        </w:rPr>
        <w:tab/>
        <w:t xml:space="preserve">Rotton, J. &amp; Cohn, E. G. Global warming and U.S. crime rates: An application of routine activity theory. </w:t>
      </w:r>
      <w:r w:rsidRPr="00CD4D45">
        <w:rPr>
          <w:i/>
          <w:iCs/>
          <w:noProof/>
          <w:lang w:val="en-US"/>
        </w:rPr>
        <w:t>Environ. Behav.</w:t>
      </w:r>
      <w:r w:rsidRPr="00CD4D45">
        <w:rPr>
          <w:noProof/>
          <w:lang w:val="en-US"/>
        </w:rPr>
        <w:t xml:space="preserve"> (2003). doi:10.1177/0013916503255565</w:t>
      </w:r>
    </w:p>
    <w:p w14:paraId="34BBBF7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33.</w:t>
      </w:r>
      <w:r w:rsidRPr="00CD4D45">
        <w:rPr>
          <w:noProof/>
          <w:lang w:val="en-US"/>
        </w:rPr>
        <w:tab/>
        <w:t xml:space="preserve">Anderson, C. A. Temperature and aggression: Ubiquitous effects of heat on occurrence of human violence. </w:t>
      </w:r>
      <w:r w:rsidRPr="00CD4D45">
        <w:rPr>
          <w:i/>
          <w:iCs/>
          <w:noProof/>
          <w:lang w:val="en-US"/>
        </w:rPr>
        <w:t>Psychol. Bull.</w:t>
      </w:r>
      <w:r w:rsidRPr="00CD4D45">
        <w:rPr>
          <w:noProof/>
          <w:lang w:val="en-US"/>
        </w:rPr>
        <w:t xml:space="preserve"> (1989). doi:10.1037/0033-2909.106.1.74</w:t>
      </w:r>
    </w:p>
    <w:p w14:paraId="21ACB21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34.</w:t>
      </w:r>
      <w:r w:rsidRPr="00CD4D45">
        <w:rPr>
          <w:noProof/>
          <w:lang w:val="en-US"/>
        </w:rPr>
        <w:tab/>
        <w:t xml:space="preserve">Baron, R. A. &amp; Bell, P. A. Aggression and heat: The influence of ambient temperature, negative affect, and a cooling drink on physical aggression. </w:t>
      </w:r>
      <w:r w:rsidRPr="00CD4D45">
        <w:rPr>
          <w:i/>
          <w:iCs/>
          <w:noProof/>
          <w:lang w:val="en-US"/>
        </w:rPr>
        <w:t>J. Pers. Soc. Psychol.</w:t>
      </w:r>
      <w:r w:rsidRPr="00CD4D45">
        <w:rPr>
          <w:noProof/>
          <w:lang w:val="en-US"/>
        </w:rPr>
        <w:t xml:space="preserve"> (1976). doi:10.1037/0022-3514.33.3.245</w:t>
      </w:r>
    </w:p>
    <w:p w14:paraId="7938D3E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35.</w:t>
      </w:r>
      <w:r w:rsidRPr="00CD4D45">
        <w:rPr>
          <w:noProof/>
          <w:lang w:val="en-US"/>
        </w:rPr>
        <w:tab/>
        <w:t xml:space="preserve">Majeed, H. &amp; Lee, J. The impact of climate change on youth depression and mental health. </w:t>
      </w:r>
      <w:r w:rsidRPr="00CD4D45">
        <w:rPr>
          <w:i/>
          <w:iCs/>
          <w:noProof/>
          <w:lang w:val="en-US"/>
        </w:rPr>
        <w:t>Lancet Planet. Heal.</w:t>
      </w:r>
      <w:r w:rsidRPr="00CD4D45">
        <w:rPr>
          <w:noProof/>
          <w:lang w:val="en-US"/>
        </w:rPr>
        <w:t xml:space="preserve"> </w:t>
      </w:r>
      <w:r w:rsidRPr="00CD4D45">
        <w:rPr>
          <w:b/>
          <w:bCs/>
          <w:noProof/>
          <w:lang w:val="en-US"/>
        </w:rPr>
        <w:t>1,</w:t>
      </w:r>
      <w:r w:rsidRPr="00CD4D45">
        <w:rPr>
          <w:noProof/>
          <w:lang w:val="en-US"/>
        </w:rPr>
        <w:t xml:space="preserve"> e94–e95 (2017).</w:t>
      </w:r>
    </w:p>
    <w:p w14:paraId="1425291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36.</w:t>
      </w:r>
      <w:r w:rsidRPr="00CD4D45">
        <w:rPr>
          <w:noProof/>
          <w:lang w:val="en-US"/>
        </w:rPr>
        <w:tab/>
        <w:t xml:space="preserve">Berry, H. L., Waite, T. D., Dear, K. B. G., Capon, A. G. &amp; Murray, V. The case for systems thinking about climate change and mental health. </w:t>
      </w:r>
      <w:r w:rsidRPr="00CD4D45">
        <w:rPr>
          <w:i/>
          <w:iCs/>
          <w:noProof/>
          <w:lang w:val="en-US"/>
        </w:rPr>
        <w:t>Nature Climate Change</w:t>
      </w:r>
      <w:r w:rsidRPr="00CD4D45">
        <w:rPr>
          <w:noProof/>
          <w:lang w:val="en-US"/>
        </w:rPr>
        <w:t xml:space="preserve"> (2018). doi:10.1038/s41558-018-0102-4</w:t>
      </w:r>
    </w:p>
    <w:p w14:paraId="70A552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37.</w:t>
      </w:r>
      <w:r w:rsidRPr="00CD4D45">
        <w:rPr>
          <w:noProof/>
          <w:lang w:val="en-US"/>
        </w:rPr>
        <w:tab/>
        <w:t xml:space="preserve">Dee, D. P. </w:t>
      </w:r>
      <w:r w:rsidRPr="00CD4D45">
        <w:rPr>
          <w:i/>
          <w:iCs/>
          <w:noProof/>
          <w:lang w:val="en-US"/>
        </w:rPr>
        <w:t>et al.</w:t>
      </w:r>
      <w:r w:rsidRPr="00CD4D45">
        <w:rPr>
          <w:noProof/>
          <w:lang w:val="en-US"/>
        </w:rPr>
        <w:t xml:space="preserve"> The ERA-Interim reanalysis: configuration and performance of the data assimilation system. </w:t>
      </w:r>
      <w:r w:rsidRPr="00CD4D45">
        <w:rPr>
          <w:i/>
          <w:iCs/>
          <w:noProof/>
          <w:lang w:val="en-US"/>
        </w:rPr>
        <w:t>Q. J. R. Meteorol. Soc.</w:t>
      </w:r>
      <w:r w:rsidRPr="00CD4D45">
        <w:rPr>
          <w:noProof/>
          <w:lang w:val="en-US"/>
        </w:rPr>
        <w:t xml:space="preserve"> </w:t>
      </w:r>
      <w:r w:rsidRPr="00CD4D45">
        <w:rPr>
          <w:b/>
          <w:bCs/>
          <w:noProof/>
          <w:lang w:val="en-US"/>
        </w:rPr>
        <w:t>137,</w:t>
      </w:r>
      <w:r w:rsidRPr="00CD4D45">
        <w:rPr>
          <w:noProof/>
          <w:lang w:val="en-US"/>
        </w:rPr>
        <w:t xml:space="preserve"> 553–597 (2011).</w:t>
      </w:r>
    </w:p>
    <w:p w14:paraId="114F9DB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38.</w:t>
      </w:r>
      <w:r w:rsidRPr="00CD4D45">
        <w:rPr>
          <w:noProof/>
          <w:lang w:val="en-US"/>
        </w:rPr>
        <w:tab/>
        <w:t xml:space="preserve">Wallace, J. M. &amp; Hobbs, P. V. </w:t>
      </w:r>
      <w:r w:rsidRPr="00CD4D45">
        <w:rPr>
          <w:i/>
          <w:iCs/>
          <w:noProof/>
          <w:lang w:val="en-US"/>
        </w:rPr>
        <w:t>Atmospheric science: An introductory survey: Second edition</w:t>
      </w:r>
      <w:r w:rsidRPr="00CD4D45">
        <w:rPr>
          <w:noProof/>
          <w:lang w:val="en-US"/>
        </w:rPr>
        <w:t xml:space="preserve">. </w:t>
      </w:r>
      <w:r w:rsidRPr="00CD4D45">
        <w:rPr>
          <w:i/>
          <w:iCs/>
          <w:noProof/>
          <w:lang w:val="en-US"/>
        </w:rPr>
        <w:t>Atmospheric Science: An Introductory Survey: Second Edition</w:t>
      </w:r>
      <w:r w:rsidRPr="00CD4D45">
        <w:rPr>
          <w:noProof/>
          <w:lang w:val="en-US"/>
        </w:rPr>
        <w:t xml:space="preserve"> (2006). doi:10.1016/C2009-0-00034-8</w:t>
      </w:r>
    </w:p>
    <w:p w14:paraId="36621CA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39.</w:t>
      </w:r>
      <w:r w:rsidRPr="00CD4D45">
        <w:rPr>
          <w:noProof/>
          <w:lang w:val="en-US"/>
        </w:rPr>
        <w:tab/>
        <w:t xml:space="preserve">Lozano, R. </w:t>
      </w:r>
      <w:r w:rsidRPr="00CD4D45">
        <w:rPr>
          <w:i/>
          <w:iCs/>
          <w:noProof/>
          <w:lang w:val="en-US"/>
        </w:rPr>
        <w:t>et al.</w:t>
      </w:r>
      <w:r w:rsidRPr="00CD4D45">
        <w:rPr>
          <w:noProof/>
          <w:lang w:val="en-US"/>
        </w:rPr>
        <w:t xml:space="preserve"> Global and regional mortality from 235 causes of death for 20 age groups in 1990 and 2010: A systematic analysis for the Global Burden of Disease Study 2010. </w:t>
      </w:r>
      <w:r w:rsidRPr="00CD4D45">
        <w:rPr>
          <w:i/>
          <w:iCs/>
          <w:noProof/>
          <w:lang w:val="en-US"/>
        </w:rPr>
        <w:t>Lancet</w:t>
      </w:r>
      <w:r w:rsidRPr="00CD4D45">
        <w:rPr>
          <w:noProof/>
          <w:lang w:val="en-US"/>
        </w:rPr>
        <w:t xml:space="preserve"> (2012). doi:10.1016/S0140-6736(12)61728-0</w:t>
      </w:r>
    </w:p>
    <w:p w14:paraId="6CF2A5E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40.</w:t>
      </w:r>
      <w:r w:rsidRPr="00CD4D45">
        <w:rPr>
          <w:noProof/>
          <w:lang w:val="en-US"/>
        </w:rPr>
        <w:tab/>
        <w:t xml:space="preserve">Rue, H. &amp; Held, L. </w:t>
      </w:r>
      <w:r w:rsidRPr="00CD4D45">
        <w:rPr>
          <w:i/>
          <w:iCs/>
          <w:noProof/>
          <w:lang w:val="en-US"/>
        </w:rPr>
        <w:t>Gaussian Markov random fields. Theory and applications</w:t>
      </w:r>
      <w:r w:rsidRPr="00CD4D45">
        <w:rPr>
          <w:noProof/>
          <w:lang w:val="en-US"/>
        </w:rPr>
        <w:t xml:space="preserve">. </w:t>
      </w:r>
      <w:r w:rsidRPr="00CD4D45">
        <w:rPr>
          <w:i/>
          <w:iCs/>
          <w:noProof/>
          <w:lang w:val="en-US"/>
        </w:rPr>
        <w:lastRenderedPageBreak/>
        <w:t>Chapman &amp; Hall</w:t>
      </w:r>
      <w:r w:rsidRPr="00CD4D45">
        <w:rPr>
          <w:noProof/>
          <w:lang w:val="en-US"/>
        </w:rPr>
        <w:t xml:space="preserve"> (2005). doi:10.1007/s00184-007-0162-3</w:t>
      </w:r>
    </w:p>
    <w:p w14:paraId="33D2C02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41.</w:t>
      </w:r>
      <w:r w:rsidRPr="00CD4D45">
        <w:rPr>
          <w:noProof/>
          <w:lang w:val="en-US"/>
        </w:rPr>
        <w:tab/>
        <w:t xml:space="preserve">Besag, J. Spatial interaction and the statistical snalysis of lattice systems. </w:t>
      </w:r>
      <w:r w:rsidRPr="00CD4D45">
        <w:rPr>
          <w:i/>
          <w:iCs/>
          <w:noProof/>
          <w:lang w:val="en-US"/>
        </w:rPr>
        <w:t>J. R. Stat. Soc. Ser. B (Statistical Methodol.</w:t>
      </w:r>
      <w:r w:rsidRPr="00CD4D45">
        <w:rPr>
          <w:noProof/>
          <w:lang w:val="en-US"/>
        </w:rPr>
        <w:t xml:space="preserve"> (1974). doi:10.2307/2984812</w:t>
      </w:r>
    </w:p>
    <w:p w14:paraId="37230F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42.</w:t>
      </w:r>
      <w:r w:rsidRPr="00CD4D45">
        <w:rPr>
          <w:noProof/>
          <w:lang w:val="en-US"/>
        </w:rPr>
        <w:tab/>
        <w:t xml:space="preserve">Rue, H., Martino, S. &amp; Chopin, N. Approximate Bayesian inference for latent Gaussian models by using integrated nested Laplace approximations. </w:t>
      </w:r>
      <w:r w:rsidRPr="00CD4D45">
        <w:rPr>
          <w:i/>
          <w:iCs/>
          <w:noProof/>
          <w:lang w:val="en-US"/>
        </w:rPr>
        <w:t>J. R. Stat. Soc. Ser. B Stat. Methodol.</w:t>
      </w:r>
      <w:r w:rsidRPr="00CD4D45">
        <w:rPr>
          <w:noProof/>
          <w:lang w:val="en-US"/>
        </w:rPr>
        <w:t xml:space="preserve"> (2009). doi:10.1111/j.1467-9868.2008.00700.x</w:t>
      </w:r>
    </w:p>
    <w:p w14:paraId="570B3912" w14:textId="77777777" w:rsidR="00CD4D45" w:rsidRPr="00CD4D45" w:rsidRDefault="00CD4D45" w:rsidP="00CD4D45">
      <w:pPr>
        <w:widowControl w:val="0"/>
        <w:autoSpaceDE w:val="0"/>
        <w:autoSpaceDN w:val="0"/>
        <w:adjustRightInd w:val="0"/>
        <w:ind w:left="640" w:hanging="640"/>
        <w:rPr>
          <w:noProof/>
        </w:rPr>
      </w:pPr>
      <w:r w:rsidRPr="00CD4D45">
        <w:rPr>
          <w:noProof/>
          <w:lang w:val="en-US"/>
        </w:rPr>
        <w:t>43.</w:t>
      </w:r>
      <w:r w:rsidRPr="00CD4D45">
        <w:rPr>
          <w:noProof/>
          <w:lang w:val="en-US"/>
        </w:rPr>
        <w:tab/>
        <w:t>IPCC. IPCC special report on the impacts of global warming of 1.5 °C - Summary for policy makers. (2018).</w:t>
      </w:r>
    </w:p>
    <w:p w14:paraId="190CF69F" w14:textId="686410A8" w:rsidR="0065196B" w:rsidRDefault="0065196B" w:rsidP="00AD7717">
      <w:pPr>
        <w:widowControl w:val="0"/>
        <w:autoSpaceDE w:val="0"/>
        <w:autoSpaceDN w:val="0"/>
        <w:adjustRightInd w:val="0"/>
        <w:ind w:left="640" w:hanging="640"/>
        <w:rPr>
          <w:b/>
          <w:color w:val="000000" w:themeColor="text1"/>
        </w:rPr>
      </w:pPr>
      <w:r w:rsidRPr="00636C9B">
        <w:rPr>
          <w:b/>
        </w:rPr>
        <w:fldChar w:fldCharType="end"/>
      </w:r>
      <w:r>
        <w:rPr>
          <w:b/>
          <w:color w:val="000000" w:themeColor="text1"/>
        </w:rPr>
        <w:br w:type="page"/>
      </w:r>
    </w:p>
    <w:p w14:paraId="4D8CBCE2" w14:textId="61DFE182" w:rsidR="00A2681D" w:rsidRDefault="0065196B" w:rsidP="00AD7717">
      <w:pPr>
        <w:spacing w:line="480" w:lineRule="auto"/>
        <w:jc w:val="both"/>
        <w:rPr>
          <w:color w:val="000000" w:themeColor="text1"/>
        </w:rPr>
        <w:sectPr w:rsidR="00A2681D" w:rsidSect="0094745E">
          <w:footerReference w:type="even" r:id="rId11"/>
          <w:footerReference w:type="default" r:id="rId12"/>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145575">
        <w:rPr>
          <w:color w:val="000000" w:themeColor="text1"/>
        </w:rPr>
        <w:t xml:space="preserve"> </w:t>
      </w:r>
      <w:r w:rsidRPr="00D378F4">
        <w:rPr>
          <w:color w:val="000000" w:themeColor="text1"/>
        </w:rPr>
        <w:t>type of unintentional (transport, falls, drownings, and other) and intentional (assault and intentional self-harm) injury, by sex and age group in the contiguous USA for 1980-2016</w:t>
      </w:r>
      <w:r w:rsidR="006D1D0F">
        <w:rPr>
          <w:color w:val="000000" w:themeColor="text1"/>
        </w:rPr>
        <w:t>.</w:t>
      </w:r>
      <w:r w:rsidR="006D1D0F" w:rsidRPr="00D378F4" w:rsidDel="006D1D0F">
        <w:rPr>
          <w:color w:val="000000" w:themeColor="text1"/>
        </w:rPr>
        <w:t xml:space="preserve"> </w:t>
      </w:r>
    </w:p>
    <w:p w14:paraId="4F49C20A" w14:textId="15D2593A" w:rsidR="00A2681D" w:rsidRDefault="00BE5967" w:rsidP="00AD7717">
      <w:pPr>
        <w:suppressLineNumbers/>
        <w:spacing w:line="480" w:lineRule="auto"/>
        <w:jc w:val="both"/>
        <w:rPr>
          <w:color w:val="000000" w:themeColor="text1"/>
        </w:rPr>
        <w:sectPr w:rsidR="00A2681D" w:rsidSect="00AD7717">
          <w:pgSz w:w="16840" w:h="11900" w:orient="landscape"/>
          <w:pgMar w:top="720" w:right="720" w:bottom="720" w:left="720" w:header="720" w:footer="720" w:gutter="0"/>
          <w:lnNumType w:countBy="1" w:restart="continuous"/>
          <w:cols w:space="720"/>
          <w:docGrid w:linePitch="360"/>
        </w:sectPr>
      </w:pPr>
      <w:ins w:id="1" w:author="Robbie Parks" w:date="2019-04-24T16:24:00Z">
        <w:r>
          <w:rPr>
            <w:noProof/>
            <w:color w:val="000000" w:themeColor="text1"/>
          </w:rPr>
          <w:lastRenderedPageBreak/>
          <w:pict w14:anchorId="59D93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Users/rmiparks/git/mortality/USA/state/write_ups/02_monthly_injury_temperature_paper/figures/01_nature_climate_change/Figures 2019 04 24/Figure1 2019 02 27.pdf" style="width:738.6pt;height:521.4pt;mso-width-percent:0;mso-height-percent:0;mso-width-percent:0;mso-height-percent:0">
              <v:imagedata r:id="rId13" o:title="Figure1 2019 02 27"/>
            </v:shape>
          </w:pict>
        </w:r>
      </w:ins>
    </w:p>
    <w:p w14:paraId="3B20E121" w14:textId="77777777" w:rsidR="00597A2E" w:rsidRDefault="0065196B" w:rsidP="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2. </w:t>
      </w:r>
      <w:r w:rsidRPr="00D378F4">
        <w:rPr>
          <w:color w:val="000000" w:themeColor="text1"/>
        </w:rPr>
        <w:t>National age-standardised death rates from 1980 to 2016, by type of injury and month.</w:t>
      </w:r>
    </w:p>
    <w:p w14:paraId="6B9F2ED4" w14:textId="66DC63E5" w:rsidR="00597A2E" w:rsidRDefault="00BE5967" w:rsidP="00AD7717">
      <w:pPr>
        <w:suppressLineNumbers/>
        <w:spacing w:line="480" w:lineRule="auto"/>
        <w:jc w:val="both"/>
        <w:rPr>
          <w:b/>
          <w:color w:val="000000" w:themeColor="text1"/>
        </w:rPr>
        <w:sectPr w:rsidR="00597A2E" w:rsidSect="00AD7717">
          <w:pgSz w:w="16840" w:h="11900" w:orient="landscape"/>
          <w:pgMar w:top="720" w:right="720" w:bottom="720" w:left="720" w:header="720" w:footer="720" w:gutter="0"/>
          <w:lnNumType w:countBy="1" w:restart="continuous"/>
          <w:cols w:space="720"/>
          <w:docGrid w:linePitch="360"/>
        </w:sectPr>
      </w:pPr>
      <w:ins w:id="2" w:author="Robbie Parks" w:date="2019-04-24T16:22:00Z">
        <w:r>
          <w:rPr>
            <w:b/>
            <w:noProof/>
            <w:color w:val="000000" w:themeColor="text1"/>
          </w:rPr>
          <w:lastRenderedPageBreak/>
          <w:pict w14:anchorId="5AB4801A">
            <v:shape id="_x0000_i1028" type="#_x0000_t75" alt="/Users/rmiparks/git/mortality/USA/state/write_ups/02_monthly_injury_temperature_paper/figures/01_nature_climate_change/Figures 2019 04 24/Figure2 2019 02 27.pdf" style="width:738.6pt;height:521.4pt;mso-width-percent:0;mso-height-percent:0;mso-width-percent:0;mso-height-percent:0">
              <v:imagedata r:id="rId14" o:title="Figure2 2019 02 27"/>
            </v:shape>
          </w:pict>
        </w:r>
      </w:ins>
    </w:p>
    <w:p w14:paraId="7DC367F5" w14:textId="77777777" w:rsidR="00597A2E" w:rsidRDefault="0065196B">
      <w:pPr>
        <w:spacing w:line="480" w:lineRule="auto"/>
        <w:jc w:val="both"/>
        <w:rPr>
          <w:color w:val="000000" w:themeColor="text1"/>
        </w:rPr>
        <w:sectPr w:rsidR="00597A2E"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3. </w:t>
      </w:r>
      <w:r w:rsidRPr="00D378F4">
        <w:rPr>
          <w:color w:val="000000" w:themeColor="text1"/>
        </w:rPr>
        <w:t>Graphic representation of</w:t>
      </w:r>
      <w:r w:rsidRPr="00D378F4">
        <w:rPr>
          <w:b/>
          <w:color w:val="000000" w:themeColor="text1"/>
        </w:rPr>
        <w:t xml:space="preserve"> </w:t>
      </w:r>
      <w:r w:rsidRPr="00D378F4">
        <w:rPr>
          <w:color w:val="000000" w:themeColor="text1"/>
        </w:rPr>
        <w:t xml:space="preserve">temperature anomaly measure used in the analysis. The graph shows how monthly temperatures in July two example states (Florida </w:t>
      </w:r>
      <w:r w:rsidR="00E512CF" w:rsidRPr="00D378F4">
        <w:rPr>
          <w:color w:val="000000" w:themeColor="text1"/>
        </w:rPr>
        <w:t xml:space="preserve">in red </w:t>
      </w:r>
      <w:r w:rsidRPr="00D378F4">
        <w:rPr>
          <w:color w:val="000000" w:themeColor="text1"/>
        </w:rPr>
        <w:t xml:space="preserve">and </w:t>
      </w:r>
      <w:r w:rsidR="00710E1D" w:rsidRPr="00D378F4">
        <w:rPr>
          <w:color w:val="000000" w:themeColor="text1"/>
        </w:rPr>
        <w:t>Minnesota</w:t>
      </w:r>
      <w:r w:rsidR="00E512CF" w:rsidRPr="00D378F4">
        <w:rPr>
          <w:color w:val="000000" w:themeColor="text1"/>
        </w:rPr>
        <w:t xml:space="preserve"> in blue</w:t>
      </w:r>
      <w:r w:rsidRPr="00D378F4">
        <w:rPr>
          <w:color w:val="000000" w:themeColor="text1"/>
        </w:rPr>
        <w:t>) (left panel) for 1980-2016 are used to calculate temperature anomalies. As seen, a warmer state like F</w:t>
      </w:r>
      <w:r w:rsidR="001B2697" w:rsidRPr="00D378F4">
        <w:rPr>
          <w:color w:val="000000" w:themeColor="text1"/>
        </w:rPr>
        <w:t>lorida (top right) can have a smaller</w:t>
      </w:r>
      <w:r w:rsidRPr="00D378F4">
        <w:rPr>
          <w:color w:val="000000" w:themeColor="text1"/>
        </w:rPr>
        <w:t xml:space="preserve"> inter-annual variation in a particular month (here, July) compared with a cooler state like </w:t>
      </w:r>
      <w:r w:rsidR="00710E1D" w:rsidRPr="00D378F4">
        <w:rPr>
          <w:color w:val="000000" w:themeColor="text1"/>
        </w:rPr>
        <w:t xml:space="preserve">Minnesota </w:t>
      </w:r>
      <w:r w:rsidRPr="00D378F4">
        <w:rPr>
          <w:color w:val="000000" w:themeColor="text1"/>
        </w:rPr>
        <w:t>(bottom right).</w:t>
      </w:r>
    </w:p>
    <w:p w14:paraId="0C15AB50" w14:textId="16395AA8" w:rsidR="00597A2E" w:rsidRDefault="00BE5967" w:rsidP="00AD7717">
      <w:pPr>
        <w:suppressLineNumbers/>
        <w:spacing w:line="480" w:lineRule="auto"/>
        <w:jc w:val="both"/>
        <w:rPr>
          <w:color w:val="000000" w:themeColor="text1"/>
        </w:rPr>
        <w:sectPr w:rsidR="00597A2E" w:rsidSect="00AD7717">
          <w:pgSz w:w="16840" w:h="11900" w:orient="landscape"/>
          <w:pgMar w:top="720" w:right="720" w:bottom="720" w:left="720" w:header="720" w:footer="720" w:gutter="0"/>
          <w:lnNumType w:countBy="1" w:restart="continuous"/>
          <w:cols w:space="720"/>
          <w:docGrid w:linePitch="360"/>
        </w:sectPr>
      </w:pPr>
      <w:ins w:id="3" w:author="Robbie Parks" w:date="2019-04-24T16:21:00Z">
        <w:r>
          <w:rPr>
            <w:noProof/>
            <w:color w:val="000000" w:themeColor="text1"/>
          </w:rPr>
          <w:lastRenderedPageBreak/>
          <w:pict w14:anchorId="047F1686">
            <v:shape id="_x0000_i1027" type="#_x0000_t75" alt="/Users/rmiparks/git/mortality/USA/state/write_ups/02_monthly_injury_temperature_paper/figures/01_nature_climate_change/Figures 2019 04 24/Figure3 2019 03 05.pdf" style="width:738.6pt;height:521.4pt;mso-width-percent:0;mso-height-percent:0;mso-width-percent:0;mso-height-percent:0">
              <v:imagedata r:id="rId15" o:title="Figure3 2019 03 05"/>
            </v:shape>
          </w:pict>
        </w:r>
      </w:ins>
    </w:p>
    <w:p w14:paraId="05ADD035" w14:textId="77777777" w:rsidR="008E66EB" w:rsidRDefault="0065196B" w:rsidP="00D378F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 xml:space="preserve">Figure 4. </w:t>
      </w:r>
      <w:r w:rsidRPr="00D378F4">
        <w:rPr>
          <w:color w:val="000000" w:themeColor="text1"/>
        </w:rPr>
        <w:t>Average size of temperature anomaly (</w:t>
      </w:r>
      <w:r w:rsidRPr="00D378F4">
        <w:rPr>
          <w:bCs/>
          <w:color w:val="000000" w:themeColor="text1"/>
        </w:rPr>
        <w:t>°C)</w:t>
      </w:r>
      <w:r w:rsidR="00C1740D" w:rsidRPr="00D378F4">
        <w:rPr>
          <w:color w:val="000000" w:themeColor="text1"/>
        </w:rPr>
        <w:t xml:space="preserve"> from 1980 to 2016,</w:t>
      </w:r>
      <w:r w:rsidRPr="00D378F4">
        <w:rPr>
          <w:color w:val="000000" w:themeColor="text1"/>
        </w:rPr>
        <w:t xml:space="preserve"> by state and month.</w:t>
      </w:r>
      <w:r w:rsidR="00B05E64" w:rsidRPr="00D378F4">
        <w:rPr>
          <w:color w:val="000000" w:themeColor="text1"/>
        </w:rPr>
        <w:t xml:space="preserve"> The </w:t>
      </w:r>
      <w:r w:rsidR="0084099F" w:rsidRPr="00D378F4">
        <w:rPr>
          <w:color w:val="000000" w:themeColor="text1"/>
        </w:rPr>
        <w:t xml:space="preserve">value </w:t>
      </w:r>
      <w:r w:rsidR="00B05E64" w:rsidRPr="00D378F4">
        <w:rPr>
          <w:color w:val="000000" w:themeColor="text1"/>
        </w:rPr>
        <w:t xml:space="preserve">for each state and month is </w:t>
      </w:r>
      <w:r w:rsidR="005608E9" w:rsidRPr="00D378F4">
        <w:rPr>
          <w:color w:val="000000" w:themeColor="text1"/>
        </w:rPr>
        <w:t>the</w:t>
      </w:r>
      <w:r w:rsidR="00B05E64" w:rsidRPr="00D378F4">
        <w:rPr>
          <w:color w:val="000000" w:themeColor="text1"/>
        </w:rPr>
        <w:t xml:space="preserve"> </w:t>
      </w:r>
      <w:r w:rsidR="006B1683" w:rsidRPr="00D378F4">
        <w:rPr>
          <w:color w:val="000000" w:themeColor="text1"/>
        </w:rPr>
        <w:t>mean</w:t>
      </w:r>
      <w:r w:rsidR="00B05E64" w:rsidRPr="00D378F4">
        <w:rPr>
          <w:color w:val="000000" w:themeColor="text1"/>
        </w:rPr>
        <w:t xml:space="preserve"> of the </w:t>
      </w:r>
      <w:r w:rsidR="0084099F" w:rsidRPr="00D378F4">
        <w:rPr>
          <w:color w:val="000000" w:themeColor="text1"/>
        </w:rPr>
        <w:t xml:space="preserve">absolute </w:t>
      </w:r>
      <w:r w:rsidR="00D07F9F" w:rsidRPr="00D378F4">
        <w:rPr>
          <w:color w:val="000000" w:themeColor="text1"/>
        </w:rPr>
        <w:t>size</w:t>
      </w:r>
      <w:r w:rsidR="00C06426" w:rsidRPr="00D378F4">
        <w:rPr>
          <w:color w:val="000000" w:themeColor="text1"/>
        </w:rPr>
        <w:t xml:space="preserve"> </w:t>
      </w:r>
      <w:r w:rsidR="00D07F9F" w:rsidRPr="00D378F4">
        <w:rPr>
          <w:color w:val="000000" w:themeColor="text1"/>
        </w:rPr>
        <w:t xml:space="preserve">of </w:t>
      </w:r>
      <w:r w:rsidR="0084099F" w:rsidRPr="00D378F4">
        <w:rPr>
          <w:color w:val="000000" w:themeColor="text1"/>
        </w:rPr>
        <w:t>anomaly</w:t>
      </w:r>
      <w:r w:rsidR="00EC1B4B" w:rsidRPr="00D378F4">
        <w:rPr>
          <w:color w:val="000000" w:themeColor="text1"/>
        </w:rPr>
        <w:t>,</w:t>
      </w:r>
      <w:r w:rsidR="0084099F" w:rsidRPr="00D378F4">
        <w:rPr>
          <w:color w:val="000000" w:themeColor="text1"/>
        </w:rPr>
        <w:t xml:space="preserve"> be it cold or warm,</w:t>
      </w:r>
      <w:r w:rsidR="00EC1B4B" w:rsidRPr="00D378F4">
        <w:rPr>
          <w:color w:val="000000" w:themeColor="text1"/>
        </w:rPr>
        <w:t xml:space="preserve"> </w:t>
      </w:r>
      <w:r w:rsidR="0084099F" w:rsidRPr="00D378F4">
        <w:rPr>
          <w:color w:val="000000" w:themeColor="text1"/>
        </w:rPr>
        <w:t xml:space="preserve">and hence </w:t>
      </w:r>
      <w:r w:rsidR="00EC1B4B" w:rsidRPr="00D378F4">
        <w:rPr>
          <w:color w:val="000000" w:themeColor="text1"/>
        </w:rPr>
        <w:t>giv</w:t>
      </w:r>
      <w:r w:rsidR="0084099F" w:rsidRPr="00D378F4">
        <w:rPr>
          <w:color w:val="000000" w:themeColor="text1"/>
        </w:rPr>
        <w:t>es</w:t>
      </w:r>
      <w:r w:rsidR="00EC1B4B" w:rsidRPr="00D378F4">
        <w:rPr>
          <w:color w:val="000000" w:themeColor="text1"/>
        </w:rPr>
        <w:t xml:space="preserve"> an indication of the </w:t>
      </w:r>
      <w:r w:rsidR="00803C13" w:rsidRPr="00D378F4">
        <w:rPr>
          <w:color w:val="000000" w:themeColor="text1"/>
        </w:rPr>
        <w:t xml:space="preserve">scale of </w:t>
      </w:r>
      <w:r w:rsidR="0084099F" w:rsidRPr="00D378F4">
        <w:rPr>
          <w:color w:val="000000" w:themeColor="text1"/>
        </w:rPr>
        <w:t>anom</w:t>
      </w:r>
      <w:r w:rsidR="00695719" w:rsidRPr="00D378F4">
        <w:rPr>
          <w:color w:val="000000" w:themeColor="text1"/>
        </w:rPr>
        <w:t>a</w:t>
      </w:r>
      <w:r w:rsidR="0084099F" w:rsidRPr="00D378F4">
        <w:rPr>
          <w:color w:val="000000" w:themeColor="text1"/>
        </w:rPr>
        <w:t>lies</w:t>
      </w:r>
      <w:r w:rsidR="0026389E" w:rsidRPr="00D378F4">
        <w:rPr>
          <w:color w:val="000000" w:themeColor="text1"/>
        </w:rPr>
        <w:t xml:space="preserve"> </w:t>
      </w:r>
      <w:r w:rsidR="00D07F9F" w:rsidRPr="00D378F4">
        <w:rPr>
          <w:color w:val="000000" w:themeColor="text1"/>
        </w:rPr>
        <w:t>around the</w:t>
      </w:r>
      <w:r w:rsidR="00164CC4" w:rsidRPr="00D378F4">
        <w:rPr>
          <w:color w:val="000000" w:themeColor="text1"/>
        </w:rPr>
        <w:t xml:space="preserve"> norm</w:t>
      </w:r>
      <w:r w:rsidR="005C2A42" w:rsidRPr="00D378F4">
        <w:rPr>
          <w:color w:val="000000" w:themeColor="text1"/>
        </w:rPr>
        <w:t xml:space="preserve"> local</w:t>
      </w:r>
      <w:r w:rsidR="00164CC4" w:rsidRPr="00D378F4">
        <w:rPr>
          <w:color w:val="000000" w:themeColor="text1"/>
        </w:rPr>
        <w:t xml:space="preserve"> temperatures.</w:t>
      </w:r>
    </w:p>
    <w:p w14:paraId="3B8182D6" w14:textId="17D8DDFF" w:rsidR="008E66EB" w:rsidRDefault="00BE5967" w:rsidP="00AD7717">
      <w:pPr>
        <w:suppressLineNumbers/>
        <w:spacing w:line="480" w:lineRule="auto"/>
        <w:jc w:val="both"/>
        <w:rPr>
          <w:b/>
          <w:color w:val="000000" w:themeColor="text1"/>
        </w:rPr>
        <w:sectPr w:rsidR="008E66EB" w:rsidSect="00AD7717">
          <w:pgSz w:w="11900" w:h="16840"/>
          <w:pgMar w:top="720" w:right="720" w:bottom="720" w:left="720" w:header="720" w:footer="720" w:gutter="0"/>
          <w:lnNumType w:countBy="1" w:restart="continuous"/>
          <w:cols w:space="720"/>
          <w:docGrid w:linePitch="360"/>
        </w:sectPr>
      </w:pPr>
      <w:ins w:id="4" w:author="Robbie Parks" w:date="2019-04-24T16:21:00Z">
        <w:r>
          <w:rPr>
            <w:b/>
            <w:noProof/>
            <w:color w:val="000000" w:themeColor="text1"/>
          </w:rPr>
          <w:lastRenderedPageBreak/>
          <w:pict w14:anchorId="79DE9318">
            <v:shape id="_x0000_i1026" type="#_x0000_t75" alt="/Users/rmiparks/git/mortality/USA/state/write_ups/02_monthly_injury_temperature_paper/figures/01_nature_climate_change/Figures 2019 04 24/Figure4 2019 02 27.pdf" style="width:521.4pt;height:738.6pt;mso-width-percent:0;mso-height-percent:0;mso-width-percent:0;mso-height-percent:0">
              <v:imagedata r:id="rId16" o:title="Figure4 2019 02 27"/>
            </v:shape>
          </w:pict>
        </w:r>
      </w:ins>
    </w:p>
    <w:p w14:paraId="3DCB3395" w14:textId="77777777" w:rsidR="008E66EB" w:rsidRDefault="00DD4894">
      <w:pPr>
        <w:spacing w:line="480" w:lineRule="auto"/>
        <w:jc w:val="both"/>
        <w:rPr>
          <w:color w:val="000000" w:themeColor="text1"/>
        </w:rPr>
        <w:sectPr w:rsidR="008E66EB" w:rsidSect="0094745E">
          <w:pgSz w:w="11900" w:h="16840"/>
          <w:pgMar w:top="1440" w:right="1440" w:bottom="1440" w:left="1440" w:header="720" w:footer="720" w:gutter="0"/>
          <w:lnNumType w:countBy="1" w:restart="continuous"/>
          <w:cols w:space="720"/>
          <w:docGrid w:linePitch="360"/>
        </w:sectPr>
      </w:pPr>
      <w:r w:rsidRPr="00D378F4">
        <w:rPr>
          <w:b/>
          <w:color w:val="000000" w:themeColor="text1"/>
        </w:rPr>
        <w:lastRenderedPageBreak/>
        <w:t>Figure 5.</w:t>
      </w:r>
      <w:r w:rsidRPr="00D378F4">
        <w:rPr>
          <w:color w:val="000000" w:themeColor="text1"/>
        </w:rPr>
        <w:t xml:space="preserve"> Additional annual injury deaths for the 2016 US population in year in which each month was +</w:t>
      </w:r>
      <w:r w:rsidRPr="00AD7717">
        <w:rPr>
          <w:rFonts w:eastAsia="Times New Roman"/>
          <w:bCs/>
          <w:color w:val="222222"/>
          <w:shd w:val="clear" w:color="auto" w:fill="FFFFFF"/>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4B372A35" w14:textId="59E9BAE7" w:rsidR="00C16BDD" w:rsidRPr="00D378F4" w:rsidRDefault="00BE5967" w:rsidP="00AD7717">
      <w:pPr>
        <w:suppressLineNumbers/>
        <w:spacing w:line="480" w:lineRule="auto"/>
        <w:jc w:val="both"/>
      </w:pPr>
      <w:ins w:id="5" w:author="Robbie Parks" w:date="2019-04-24T16:21:00Z">
        <w:r>
          <w:rPr>
            <w:noProof/>
            <w:color w:val="000000" w:themeColor="text1"/>
          </w:rPr>
          <w:lastRenderedPageBreak/>
          <w:pict w14:anchorId="6A43FD41">
            <v:shape id="_x0000_i1025" type="#_x0000_t75" alt="/Users/rmiparks/git/mortality/USA/state/write_ups/02_monthly_injury_temperature_paper/figures/01_nature_climate_change/Figures 2019 04 24/Figure5 2019 04 24.pdf" style="width:738.6pt;height:521.4pt;mso-width-percent:0;mso-height-percent:0;mso-width-percent:0;mso-height-percent:0">
              <v:imagedata r:id="rId17" o:title="Figure5 2019 04 24"/>
            </v:shape>
          </w:pict>
        </w:r>
      </w:ins>
    </w:p>
    <w:sectPr w:rsidR="00C16BDD" w:rsidRPr="00D378F4" w:rsidSect="00AD7717">
      <w:pgSz w:w="16840" w:h="11900" w:orient="landscape"/>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B0D7AA" w14:textId="77777777" w:rsidR="00BE5967" w:rsidRDefault="00BE5967">
      <w:r>
        <w:separator/>
      </w:r>
    </w:p>
  </w:endnote>
  <w:endnote w:type="continuationSeparator" w:id="0">
    <w:p w14:paraId="0BD2DFCA" w14:textId="77777777" w:rsidR="00BE5967" w:rsidRDefault="00BE5967">
      <w:r>
        <w:continuationSeparator/>
      </w:r>
    </w:p>
  </w:endnote>
  <w:endnote w:type="continuationNotice" w:id="1">
    <w:p w14:paraId="33B3EE40" w14:textId="77777777" w:rsidR="00BE5967" w:rsidRDefault="00BE59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B489E" w14:textId="77777777" w:rsidR="00BE5967" w:rsidRDefault="00BE5967">
      <w:r>
        <w:separator/>
      </w:r>
    </w:p>
  </w:footnote>
  <w:footnote w:type="continuationSeparator" w:id="0">
    <w:p w14:paraId="46232470" w14:textId="77777777" w:rsidR="00BE5967" w:rsidRDefault="00BE5967">
      <w:r>
        <w:continuationSeparator/>
      </w:r>
    </w:p>
  </w:footnote>
  <w:footnote w:type="continuationNotice" w:id="1">
    <w:p w14:paraId="3969F2BC" w14:textId="77777777" w:rsidR="00BE5967" w:rsidRDefault="00BE59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40AAF"/>
    <w:rsid w:val="000607DA"/>
    <w:rsid w:val="00063068"/>
    <w:rsid w:val="0006486C"/>
    <w:rsid w:val="00064A53"/>
    <w:rsid w:val="0007192B"/>
    <w:rsid w:val="000737EB"/>
    <w:rsid w:val="00073D01"/>
    <w:rsid w:val="0007772A"/>
    <w:rsid w:val="0008456B"/>
    <w:rsid w:val="00092EE2"/>
    <w:rsid w:val="0009546B"/>
    <w:rsid w:val="00097561"/>
    <w:rsid w:val="000A0D93"/>
    <w:rsid w:val="000A355E"/>
    <w:rsid w:val="000A6CF4"/>
    <w:rsid w:val="000C2776"/>
    <w:rsid w:val="000C53C0"/>
    <w:rsid w:val="000C563B"/>
    <w:rsid w:val="000D39DD"/>
    <w:rsid w:val="000D54C5"/>
    <w:rsid w:val="00100D87"/>
    <w:rsid w:val="00106815"/>
    <w:rsid w:val="00110076"/>
    <w:rsid w:val="00111115"/>
    <w:rsid w:val="0011112C"/>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752D"/>
    <w:rsid w:val="001B2697"/>
    <w:rsid w:val="001C45B6"/>
    <w:rsid w:val="001D2042"/>
    <w:rsid w:val="001D43B8"/>
    <w:rsid w:val="001D648D"/>
    <w:rsid w:val="001E3D7C"/>
    <w:rsid w:val="001E5B16"/>
    <w:rsid w:val="001E6A53"/>
    <w:rsid w:val="001E7BDE"/>
    <w:rsid w:val="001F307A"/>
    <w:rsid w:val="001F3A6B"/>
    <w:rsid w:val="001F3CCB"/>
    <w:rsid w:val="001F4AAB"/>
    <w:rsid w:val="001F57EB"/>
    <w:rsid w:val="001F77F3"/>
    <w:rsid w:val="0021470F"/>
    <w:rsid w:val="002323F2"/>
    <w:rsid w:val="00241EB9"/>
    <w:rsid w:val="0026389E"/>
    <w:rsid w:val="00267923"/>
    <w:rsid w:val="002769D0"/>
    <w:rsid w:val="00283342"/>
    <w:rsid w:val="002B4DCB"/>
    <w:rsid w:val="002C2EDC"/>
    <w:rsid w:val="002D042A"/>
    <w:rsid w:val="002D3F38"/>
    <w:rsid w:val="002E038D"/>
    <w:rsid w:val="002E3D60"/>
    <w:rsid w:val="002E4AD3"/>
    <w:rsid w:val="00310E7E"/>
    <w:rsid w:val="00326ABE"/>
    <w:rsid w:val="003317ED"/>
    <w:rsid w:val="00371197"/>
    <w:rsid w:val="00393366"/>
    <w:rsid w:val="003953FB"/>
    <w:rsid w:val="003B10FF"/>
    <w:rsid w:val="003C6749"/>
    <w:rsid w:val="003D3E4E"/>
    <w:rsid w:val="003D575B"/>
    <w:rsid w:val="003D77F4"/>
    <w:rsid w:val="003F11C1"/>
    <w:rsid w:val="00431D95"/>
    <w:rsid w:val="00437D42"/>
    <w:rsid w:val="00447303"/>
    <w:rsid w:val="00460727"/>
    <w:rsid w:val="00460D94"/>
    <w:rsid w:val="00462618"/>
    <w:rsid w:val="004630FC"/>
    <w:rsid w:val="0047749E"/>
    <w:rsid w:val="00477F0B"/>
    <w:rsid w:val="00484E3B"/>
    <w:rsid w:val="004878EC"/>
    <w:rsid w:val="004D148F"/>
    <w:rsid w:val="004D1F37"/>
    <w:rsid w:val="004E30F3"/>
    <w:rsid w:val="004F1977"/>
    <w:rsid w:val="004F54F9"/>
    <w:rsid w:val="004F617A"/>
    <w:rsid w:val="004F761B"/>
    <w:rsid w:val="005036D2"/>
    <w:rsid w:val="0050578C"/>
    <w:rsid w:val="00516255"/>
    <w:rsid w:val="00537426"/>
    <w:rsid w:val="005430F7"/>
    <w:rsid w:val="00551EAA"/>
    <w:rsid w:val="00554C76"/>
    <w:rsid w:val="00556C33"/>
    <w:rsid w:val="005608E9"/>
    <w:rsid w:val="00562F3E"/>
    <w:rsid w:val="005717FC"/>
    <w:rsid w:val="005725C8"/>
    <w:rsid w:val="00574DB7"/>
    <w:rsid w:val="00587168"/>
    <w:rsid w:val="00591920"/>
    <w:rsid w:val="005922A2"/>
    <w:rsid w:val="00597846"/>
    <w:rsid w:val="00597A2E"/>
    <w:rsid w:val="005A15DC"/>
    <w:rsid w:val="005A38E3"/>
    <w:rsid w:val="005B15FA"/>
    <w:rsid w:val="005B7992"/>
    <w:rsid w:val="005C2A42"/>
    <w:rsid w:val="005C3355"/>
    <w:rsid w:val="005C694B"/>
    <w:rsid w:val="005D4C0F"/>
    <w:rsid w:val="00607AE4"/>
    <w:rsid w:val="00613BCB"/>
    <w:rsid w:val="006174C6"/>
    <w:rsid w:val="00624F5B"/>
    <w:rsid w:val="0063135F"/>
    <w:rsid w:val="006364AF"/>
    <w:rsid w:val="00644811"/>
    <w:rsid w:val="0064666D"/>
    <w:rsid w:val="0065196B"/>
    <w:rsid w:val="00674412"/>
    <w:rsid w:val="0068122D"/>
    <w:rsid w:val="00684591"/>
    <w:rsid w:val="0069074B"/>
    <w:rsid w:val="00691CB8"/>
    <w:rsid w:val="00693003"/>
    <w:rsid w:val="00695536"/>
    <w:rsid w:val="00695719"/>
    <w:rsid w:val="006A2CB8"/>
    <w:rsid w:val="006A4E8B"/>
    <w:rsid w:val="006A5716"/>
    <w:rsid w:val="006B0D2B"/>
    <w:rsid w:val="006B156A"/>
    <w:rsid w:val="006B1683"/>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870AF"/>
    <w:rsid w:val="00790EA3"/>
    <w:rsid w:val="007A6F39"/>
    <w:rsid w:val="007A74F0"/>
    <w:rsid w:val="007B498A"/>
    <w:rsid w:val="007B75A7"/>
    <w:rsid w:val="007C09DB"/>
    <w:rsid w:val="007D2592"/>
    <w:rsid w:val="007D40BA"/>
    <w:rsid w:val="007E4368"/>
    <w:rsid w:val="007F57D1"/>
    <w:rsid w:val="007F58E8"/>
    <w:rsid w:val="00801CD8"/>
    <w:rsid w:val="00803C13"/>
    <w:rsid w:val="00810B18"/>
    <w:rsid w:val="0081585C"/>
    <w:rsid w:val="00820276"/>
    <w:rsid w:val="0084099F"/>
    <w:rsid w:val="00844190"/>
    <w:rsid w:val="0084627B"/>
    <w:rsid w:val="00851BBD"/>
    <w:rsid w:val="008538B4"/>
    <w:rsid w:val="00860B34"/>
    <w:rsid w:val="00861DBA"/>
    <w:rsid w:val="00867956"/>
    <w:rsid w:val="00870E85"/>
    <w:rsid w:val="008717EE"/>
    <w:rsid w:val="0088548E"/>
    <w:rsid w:val="008B092C"/>
    <w:rsid w:val="008B1803"/>
    <w:rsid w:val="008B4CDA"/>
    <w:rsid w:val="008B6D92"/>
    <w:rsid w:val="008C723E"/>
    <w:rsid w:val="008E26B6"/>
    <w:rsid w:val="008E66EB"/>
    <w:rsid w:val="008E6D79"/>
    <w:rsid w:val="008F2D1C"/>
    <w:rsid w:val="00900550"/>
    <w:rsid w:val="00901608"/>
    <w:rsid w:val="009037EA"/>
    <w:rsid w:val="00903AF7"/>
    <w:rsid w:val="009046BB"/>
    <w:rsid w:val="009071DF"/>
    <w:rsid w:val="00911F35"/>
    <w:rsid w:val="00916914"/>
    <w:rsid w:val="009175BD"/>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E1F47"/>
    <w:rsid w:val="009E4AAC"/>
    <w:rsid w:val="009E6662"/>
    <w:rsid w:val="009F1115"/>
    <w:rsid w:val="009F1573"/>
    <w:rsid w:val="009F642C"/>
    <w:rsid w:val="00A20069"/>
    <w:rsid w:val="00A2681D"/>
    <w:rsid w:val="00A35816"/>
    <w:rsid w:val="00A36FD9"/>
    <w:rsid w:val="00A427C1"/>
    <w:rsid w:val="00A502C2"/>
    <w:rsid w:val="00A51774"/>
    <w:rsid w:val="00A67CDD"/>
    <w:rsid w:val="00A7105A"/>
    <w:rsid w:val="00A77C36"/>
    <w:rsid w:val="00A825E1"/>
    <w:rsid w:val="00A8623B"/>
    <w:rsid w:val="00A9112D"/>
    <w:rsid w:val="00AA1499"/>
    <w:rsid w:val="00AA3C2D"/>
    <w:rsid w:val="00AA4C93"/>
    <w:rsid w:val="00AC771A"/>
    <w:rsid w:val="00AD1556"/>
    <w:rsid w:val="00AD7717"/>
    <w:rsid w:val="00AE1180"/>
    <w:rsid w:val="00AE1F14"/>
    <w:rsid w:val="00AF1F5F"/>
    <w:rsid w:val="00AF43DE"/>
    <w:rsid w:val="00B03876"/>
    <w:rsid w:val="00B05E64"/>
    <w:rsid w:val="00B1048B"/>
    <w:rsid w:val="00B16F19"/>
    <w:rsid w:val="00B16FA1"/>
    <w:rsid w:val="00B178F9"/>
    <w:rsid w:val="00B27D4F"/>
    <w:rsid w:val="00B34BDE"/>
    <w:rsid w:val="00B3612C"/>
    <w:rsid w:val="00B43BF4"/>
    <w:rsid w:val="00B52E63"/>
    <w:rsid w:val="00B534B3"/>
    <w:rsid w:val="00B56605"/>
    <w:rsid w:val="00B57911"/>
    <w:rsid w:val="00B57AAA"/>
    <w:rsid w:val="00B66C01"/>
    <w:rsid w:val="00B74A65"/>
    <w:rsid w:val="00B77DF4"/>
    <w:rsid w:val="00BB01F9"/>
    <w:rsid w:val="00BB3506"/>
    <w:rsid w:val="00BB74F7"/>
    <w:rsid w:val="00BC52D8"/>
    <w:rsid w:val="00BC73AB"/>
    <w:rsid w:val="00BC74E6"/>
    <w:rsid w:val="00BD5426"/>
    <w:rsid w:val="00BD6674"/>
    <w:rsid w:val="00BE0385"/>
    <w:rsid w:val="00BE0D53"/>
    <w:rsid w:val="00BE2421"/>
    <w:rsid w:val="00BE5967"/>
    <w:rsid w:val="00BE6AF6"/>
    <w:rsid w:val="00BE7222"/>
    <w:rsid w:val="00BF04CA"/>
    <w:rsid w:val="00C01729"/>
    <w:rsid w:val="00C06426"/>
    <w:rsid w:val="00C123A7"/>
    <w:rsid w:val="00C16BDD"/>
    <w:rsid w:val="00C1740D"/>
    <w:rsid w:val="00C237CE"/>
    <w:rsid w:val="00C25FF5"/>
    <w:rsid w:val="00C34D69"/>
    <w:rsid w:val="00C45D42"/>
    <w:rsid w:val="00C60D3C"/>
    <w:rsid w:val="00C6277D"/>
    <w:rsid w:val="00C731BA"/>
    <w:rsid w:val="00C73D02"/>
    <w:rsid w:val="00C775D5"/>
    <w:rsid w:val="00C822C2"/>
    <w:rsid w:val="00C94C31"/>
    <w:rsid w:val="00C976A4"/>
    <w:rsid w:val="00CA28D9"/>
    <w:rsid w:val="00CC7AAE"/>
    <w:rsid w:val="00CD4D45"/>
    <w:rsid w:val="00CD636A"/>
    <w:rsid w:val="00CF3412"/>
    <w:rsid w:val="00CF6AE6"/>
    <w:rsid w:val="00CF7F2F"/>
    <w:rsid w:val="00D00652"/>
    <w:rsid w:val="00D006C2"/>
    <w:rsid w:val="00D0309A"/>
    <w:rsid w:val="00D03977"/>
    <w:rsid w:val="00D077B9"/>
    <w:rsid w:val="00D07F9F"/>
    <w:rsid w:val="00D136F7"/>
    <w:rsid w:val="00D25AD3"/>
    <w:rsid w:val="00D32F3C"/>
    <w:rsid w:val="00D36637"/>
    <w:rsid w:val="00D378F4"/>
    <w:rsid w:val="00D447B4"/>
    <w:rsid w:val="00D450FB"/>
    <w:rsid w:val="00D55813"/>
    <w:rsid w:val="00D60A71"/>
    <w:rsid w:val="00D72DCF"/>
    <w:rsid w:val="00D80EC0"/>
    <w:rsid w:val="00D86244"/>
    <w:rsid w:val="00D91594"/>
    <w:rsid w:val="00D965F8"/>
    <w:rsid w:val="00DA13D7"/>
    <w:rsid w:val="00DA3EFF"/>
    <w:rsid w:val="00DB2CBB"/>
    <w:rsid w:val="00DC0A97"/>
    <w:rsid w:val="00DC71BA"/>
    <w:rsid w:val="00DD4894"/>
    <w:rsid w:val="00DE2268"/>
    <w:rsid w:val="00DF6AC4"/>
    <w:rsid w:val="00DF7FDE"/>
    <w:rsid w:val="00E15CE2"/>
    <w:rsid w:val="00E276A8"/>
    <w:rsid w:val="00E3013D"/>
    <w:rsid w:val="00E40851"/>
    <w:rsid w:val="00E512CF"/>
    <w:rsid w:val="00E605FC"/>
    <w:rsid w:val="00E72AD6"/>
    <w:rsid w:val="00E8171C"/>
    <w:rsid w:val="00E82A06"/>
    <w:rsid w:val="00E82E03"/>
    <w:rsid w:val="00E82FFA"/>
    <w:rsid w:val="00E94BF5"/>
    <w:rsid w:val="00E9717B"/>
    <w:rsid w:val="00E9761E"/>
    <w:rsid w:val="00EA78C3"/>
    <w:rsid w:val="00EA7E0B"/>
    <w:rsid w:val="00EB05BC"/>
    <w:rsid w:val="00EB2FAA"/>
    <w:rsid w:val="00EC0F11"/>
    <w:rsid w:val="00EC1B4B"/>
    <w:rsid w:val="00EC54F7"/>
    <w:rsid w:val="00ED2C27"/>
    <w:rsid w:val="00EE2059"/>
    <w:rsid w:val="00EE5907"/>
    <w:rsid w:val="00EE59A1"/>
    <w:rsid w:val="00F0193A"/>
    <w:rsid w:val="00F02882"/>
    <w:rsid w:val="00F04592"/>
    <w:rsid w:val="00F07509"/>
    <w:rsid w:val="00F13C7A"/>
    <w:rsid w:val="00F1584A"/>
    <w:rsid w:val="00F16DFE"/>
    <w:rsid w:val="00F24F6F"/>
    <w:rsid w:val="00F36612"/>
    <w:rsid w:val="00F4164E"/>
    <w:rsid w:val="00F52C65"/>
    <w:rsid w:val="00F55AC7"/>
    <w:rsid w:val="00F57C38"/>
    <w:rsid w:val="00F712EE"/>
    <w:rsid w:val="00F95910"/>
    <w:rsid w:val="00FA29A5"/>
    <w:rsid w:val="00FA4114"/>
    <w:rsid w:val="00FA429F"/>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hyperlink" Target="https://www.census.gov/data/tables/time-series/demo/popest/1980s-county.html"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DFAAB-2551-6E4E-A751-E4D068E3D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32805</Words>
  <Characters>186991</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cp:lastPrinted>2019-04-24T15:51:00Z</cp:lastPrinted>
  <dcterms:created xsi:type="dcterms:W3CDTF">2019-04-24T15:51:00Z</dcterms:created>
  <dcterms:modified xsi:type="dcterms:W3CDTF">2019-04-24T15:56:00Z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