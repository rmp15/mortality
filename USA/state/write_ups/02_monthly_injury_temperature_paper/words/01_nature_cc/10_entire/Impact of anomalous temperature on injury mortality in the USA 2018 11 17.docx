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71EA43F8" w:rsidR="000210D1" w:rsidRPr="00636C9B" w:rsidRDefault="00300CD8" w:rsidP="00D76DF7">
      <w:pPr>
        <w:spacing w:after="0" w:line="480" w:lineRule="auto"/>
        <w:jc w:val="both"/>
        <w:outlineLvl w:val="0"/>
        <w:rPr>
          <w:rFonts w:ascii="Times New Roman" w:hAnsi="Times New Roman"/>
          <w:b/>
          <w:color w:val="000000" w:themeColor="text1"/>
          <w:sz w:val="24"/>
          <w:szCs w:val="24"/>
        </w:rPr>
      </w:pPr>
      <w:del w:id="0" w:author="Ezzati, Majid" w:date="2018-11-06T05:57:00Z">
        <w:r w:rsidRPr="00636C9B" w:rsidDel="009545F7">
          <w:rPr>
            <w:rFonts w:ascii="Times New Roman" w:hAnsi="Times New Roman"/>
            <w:b/>
            <w:color w:val="000000" w:themeColor="text1"/>
            <w:sz w:val="24"/>
            <w:szCs w:val="24"/>
          </w:rPr>
          <w:delText>Impact</w:delText>
        </w:r>
        <w:r w:rsidR="00237B6F" w:rsidDel="009545F7">
          <w:rPr>
            <w:rFonts w:ascii="Times New Roman" w:hAnsi="Times New Roman"/>
            <w:b/>
            <w:color w:val="000000" w:themeColor="text1"/>
            <w:sz w:val="24"/>
            <w:szCs w:val="24"/>
          </w:rPr>
          <w:delText>s</w:delText>
        </w:r>
        <w:r w:rsidRPr="00636C9B" w:rsidDel="009545F7">
          <w:rPr>
            <w:rFonts w:ascii="Times New Roman" w:hAnsi="Times New Roman"/>
            <w:b/>
            <w:color w:val="000000" w:themeColor="text1"/>
            <w:sz w:val="24"/>
            <w:szCs w:val="24"/>
          </w:rPr>
          <w:delText xml:space="preserve"> of </w:delText>
        </w:r>
        <w:commentRangeStart w:id="1"/>
        <w:r w:rsidRPr="00636C9B" w:rsidDel="009545F7">
          <w:rPr>
            <w:rFonts w:ascii="Times New Roman" w:hAnsi="Times New Roman"/>
            <w:b/>
            <w:color w:val="000000" w:themeColor="text1"/>
            <w:sz w:val="24"/>
            <w:szCs w:val="24"/>
          </w:rPr>
          <w:delText>a</w:delText>
        </w:r>
      </w:del>
      <w:ins w:id="2" w:author="Ezzati, Majid" w:date="2018-11-06T05:57:00Z">
        <w:r w:rsidR="009545F7">
          <w:rPr>
            <w:rFonts w:ascii="Times New Roman" w:hAnsi="Times New Roman"/>
            <w:b/>
            <w:color w:val="000000" w:themeColor="text1"/>
            <w:sz w:val="24"/>
            <w:szCs w:val="24"/>
          </w:rPr>
          <w:t>A</w:t>
        </w:r>
      </w:ins>
      <w:r w:rsidRPr="00636C9B">
        <w:rPr>
          <w:rFonts w:ascii="Times New Roman" w:hAnsi="Times New Roman"/>
          <w:b/>
          <w:color w:val="000000" w:themeColor="text1"/>
          <w:sz w:val="24"/>
          <w:szCs w:val="24"/>
        </w:rPr>
        <w:t>nomalous</w:t>
      </w:r>
      <w:commentRangeEnd w:id="1"/>
      <w:r w:rsidR="00237B6F">
        <w:rPr>
          <w:rStyle w:val="CommentReference"/>
          <w:rFonts w:asciiTheme="minorHAnsi" w:eastAsiaTheme="minorHAnsi" w:hAnsiTheme="minorHAnsi" w:cstheme="minorBidi"/>
        </w:rPr>
        <w:commentReference w:id="1"/>
      </w:r>
      <w:r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Pr="00636C9B">
        <w:rPr>
          <w:rFonts w:ascii="Times New Roman" w:hAnsi="Times New Roman"/>
          <w:b/>
          <w:color w:val="000000" w:themeColor="text1"/>
          <w:sz w:val="24"/>
          <w:szCs w:val="24"/>
        </w:rPr>
        <w:t>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p>
    <w:p w14:paraId="7312A7F4"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1 </w:t>
      </w:r>
      <w:r w:rsidRPr="00636C9B">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2 </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3 </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3"/>
      <w:r w:rsidRPr="00636C9B">
        <w:rPr>
          <w:rFonts w:ascii="Times New Roman" w:hAnsi="Times New Roman"/>
          <w:b/>
          <w:color w:val="000000" w:themeColor="text1"/>
          <w:sz w:val="24"/>
          <w:szCs w:val="24"/>
        </w:rPr>
        <w:lastRenderedPageBreak/>
        <w:t>Introduction</w:t>
      </w:r>
      <w:commentRangeEnd w:id="3"/>
      <w:r w:rsidR="00670E5A">
        <w:rPr>
          <w:rStyle w:val="CommentReference"/>
          <w:rFonts w:asciiTheme="minorHAnsi" w:eastAsiaTheme="minorHAnsi" w:hAnsiTheme="minorHAnsi" w:cstheme="minorBidi"/>
        </w:rPr>
        <w:commentReference w:id="3"/>
      </w:r>
    </w:p>
    <w:p w14:paraId="2AB19F72" w14:textId="1B82EE74" w:rsidR="006D0B0D" w:rsidRPr="00636C9B" w:rsidRDefault="00D573C6" w:rsidP="00D76DF7">
      <w:pPr>
        <w:spacing w:after="0" w:line="480" w:lineRule="auto"/>
        <w:jc w:val="both"/>
        <w:rPr>
          <w:rFonts w:ascii="Times New Roman" w:hAnsi="Times New Roman"/>
          <w:color w:val="000000" w:themeColor="text1"/>
          <w:sz w:val="24"/>
          <w:szCs w:val="24"/>
        </w:rPr>
      </w:pPr>
      <w:ins w:id="4" w:author="Parks, Robbie M" w:date="2018-11-17T09:38:00Z">
        <w:r>
          <w:rPr>
            <w:rFonts w:ascii="Times New Roman" w:hAnsi="Times New Roman"/>
            <w:color w:val="000000" w:themeColor="text1"/>
            <w:sz w:val="24"/>
            <w:szCs w:val="24"/>
          </w:rPr>
          <w:t>Climate change has caused global warming, with several</w:t>
        </w:r>
      </w:ins>
      <w:ins w:id="5" w:author="Parks, Robbie M" w:date="2018-11-17T09:39:00Z">
        <w:r>
          <w:rPr>
            <w:rFonts w:ascii="Times New Roman" w:hAnsi="Times New Roman"/>
            <w:color w:val="000000" w:themeColor="text1"/>
            <w:sz w:val="24"/>
            <w:szCs w:val="24"/>
          </w:rPr>
          <w:t xml:space="preserve"> degrees </w:t>
        </w:r>
      </w:ins>
      <w:ins w:id="6" w:author="Parks, Robbie M" w:date="2018-11-17T09:48:00Z">
        <w:r w:rsidR="00E6609F">
          <w:rPr>
            <w:rFonts w:ascii="Times New Roman" w:hAnsi="Times New Roman"/>
            <w:color w:val="000000" w:themeColor="text1"/>
            <w:sz w:val="24"/>
            <w:szCs w:val="24"/>
          </w:rPr>
          <w:t>increase in temperature</w:t>
        </w:r>
      </w:ins>
      <w:ins w:id="7" w:author="Parks, Robbie M" w:date="2018-11-17T09:42:00Z">
        <w:r w:rsidR="00595DD1">
          <w:rPr>
            <w:rFonts w:ascii="Times New Roman" w:hAnsi="Times New Roman"/>
            <w:color w:val="000000" w:themeColor="text1"/>
            <w:sz w:val="24"/>
            <w:szCs w:val="24"/>
          </w:rPr>
          <w:t xml:space="preserve"> expected by the end of the 21</w:t>
        </w:r>
        <w:r w:rsidR="00595DD1" w:rsidRPr="00595DD1">
          <w:rPr>
            <w:rFonts w:ascii="Times New Roman" w:hAnsi="Times New Roman"/>
            <w:color w:val="000000" w:themeColor="text1"/>
            <w:sz w:val="24"/>
            <w:szCs w:val="24"/>
            <w:vertAlign w:val="superscript"/>
            <w:rPrChange w:id="8" w:author="Parks, Robbie M" w:date="2018-11-17T09:42:00Z">
              <w:rPr>
                <w:rFonts w:ascii="Times New Roman" w:hAnsi="Times New Roman"/>
                <w:color w:val="000000" w:themeColor="text1"/>
                <w:sz w:val="24"/>
                <w:szCs w:val="24"/>
              </w:rPr>
            </w:rPrChange>
          </w:rPr>
          <w:t>st</w:t>
        </w:r>
        <w:r w:rsidR="00595DD1">
          <w:rPr>
            <w:rFonts w:ascii="Times New Roman" w:hAnsi="Times New Roman"/>
            <w:color w:val="000000" w:themeColor="text1"/>
            <w:sz w:val="24"/>
            <w:szCs w:val="24"/>
          </w:rPr>
          <w:t xml:space="preserve"> century, compared with pre-industrial levels.</w:t>
        </w:r>
      </w:ins>
      <w:ins w:id="9" w:author="Parks, Robbie M" w:date="2018-11-17T09:57:00Z">
        <w:r w:rsidR="00162F6E">
          <w:rPr>
            <w:rFonts w:ascii="Times New Roman" w:hAnsi="Times New Roman"/>
            <w:color w:val="000000" w:themeColor="text1"/>
            <w:sz w:val="24"/>
            <w:szCs w:val="24"/>
          </w:rPr>
          <w:fldChar w:fldCharType="begin" w:fldLock="1"/>
        </w:r>
      </w:ins>
      <w:r w:rsidR="00162F6E">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operties":{"noteIndex":0},"schema":"https://github.com/citation-style-language/schema/raw/master/csl-citation.json"}</w:instrText>
      </w:r>
      <w:r w:rsidR="00162F6E">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1</w:t>
      </w:r>
      <w:ins w:id="10" w:author="Parks, Robbie M" w:date="2018-11-17T09:57:00Z">
        <w:r w:rsidR="00162F6E">
          <w:rPr>
            <w:rFonts w:ascii="Times New Roman" w:hAnsi="Times New Roman"/>
            <w:color w:val="000000" w:themeColor="text1"/>
            <w:sz w:val="24"/>
            <w:szCs w:val="24"/>
          </w:rPr>
          <w:fldChar w:fldCharType="end"/>
        </w:r>
      </w:ins>
      <w:ins w:id="11" w:author="Parks, Robbie M" w:date="2018-11-17T09:38:00Z">
        <w:r>
          <w:rPr>
            <w:rFonts w:ascii="Times New Roman" w:hAnsi="Times New Roman"/>
            <w:color w:val="000000" w:themeColor="text1"/>
            <w:sz w:val="24"/>
            <w:szCs w:val="24"/>
          </w:rPr>
          <w:t xml:space="preserve"> </w:t>
        </w:r>
      </w:ins>
      <w:ins w:id="12" w:author="Parks, Robbie M" w:date="2018-11-17T09:59:00Z">
        <w:r w:rsidR="0063378A">
          <w:rPr>
            <w:rFonts w:ascii="Times New Roman" w:hAnsi="Times New Roman"/>
            <w:color w:val="000000" w:themeColor="text1"/>
            <w:sz w:val="24"/>
            <w:szCs w:val="24"/>
          </w:rPr>
          <w:t xml:space="preserve">Societies </w:t>
        </w:r>
      </w:ins>
      <w:ins w:id="13" w:author="Parks, Robbie M" w:date="2018-11-17T10:10:00Z">
        <w:r w:rsidR="00BD5F4B">
          <w:rPr>
            <w:rFonts w:ascii="Times New Roman" w:hAnsi="Times New Roman"/>
            <w:color w:val="000000" w:themeColor="text1"/>
            <w:sz w:val="24"/>
            <w:szCs w:val="24"/>
          </w:rPr>
          <w:t xml:space="preserve">over many centuries have </w:t>
        </w:r>
      </w:ins>
      <w:ins w:id="14" w:author="Parks, Robbie M" w:date="2018-11-17T09:59:00Z">
        <w:r w:rsidR="0063378A">
          <w:rPr>
            <w:rFonts w:ascii="Times New Roman" w:hAnsi="Times New Roman"/>
            <w:color w:val="000000" w:themeColor="text1"/>
            <w:sz w:val="24"/>
            <w:szCs w:val="24"/>
          </w:rPr>
          <w:t>adapt</w:t>
        </w:r>
      </w:ins>
      <w:ins w:id="15" w:author="Parks, Robbie M" w:date="2018-11-17T10:10:00Z">
        <w:r w:rsidR="00BD5F4B">
          <w:rPr>
            <w:rFonts w:ascii="Times New Roman" w:hAnsi="Times New Roman"/>
            <w:color w:val="000000" w:themeColor="text1"/>
            <w:sz w:val="24"/>
            <w:szCs w:val="24"/>
          </w:rPr>
          <w:t>ed</w:t>
        </w:r>
      </w:ins>
      <w:ins w:id="16" w:author="Parks, Robbie M" w:date="2018-11-17T09:59:00Z">
        <w:r w:rsidR="0063378A">
          <w:rPr>
            <w:rFonts w:ascii="Times New Roman" w:hAnsi="Times New Roman"/>
            <w:color w:val="000000" w:themeColor="text1"/>
            <w:sz w:val="24"/>
            <w:szCs w:val="24"/>
          </w:rPr>
          <w:t xml:space="preserve"> to long-term local </w:t>
        </w:r>
      </w:ins>
      <w:ins w:id="17" w:author="Parks, Robbie M" w:date="2018-11-17T10:11:00Z">
        <w:r w:rsidR="00322B2B">
          <w:rPr>
            <w:rFonts w:ascii="Times New Roman" w:hAnsi="Times New Roman"/>
            <w:color w:val="000000" w:themeColor="text1"/>
            <w:sz w:val="24"/>
            <w:szCs w:val="24"/>
          </w:rPr>
          <w:t>temperature</w:t>
        </w:r>
      </w:ins>
      <w:ins w:id="18" w:author="Parks, Robbie M" w:date="2018-11-17T09:59:00Z">
        <w:r w:rsidR="0063378A">
          <w:rPr>
            <w:rFonts w:ascii="Times New Roman" w:hAnsi="Times New Roman"/>
            <w:color w:val="000000" w:themeColor="text1"/>
            <w:sz w:val="24"/>
            <w:szCs w:val="24"/>
          </w:rPr>
          <w:t xml:space="preserve">, both biologically and </w:t>
        </w:r>
      </w:ins>
      <w:ins w:id="19" w:author="Parks, Robbie M" w:date="2018-11-17T10:06:00Z">
        <w:r w:rsidR="009431B8">
          <w:rPr>
            <w:rFonts w:ascii="Times New Roman" w:hAnsi="Times New Roman"/>
            <w:color w:val="000000" w:themeColor="text1"/>
            <w:sz w:val="24"/>
            <w:szCs w:val="24"/>
          </w:rPr>
          <w:t>behaviourally</w:t>
        </w:r>
      </w:ins>
      <w:ins w:id="20" w:author="Parks, Robbie M" w:date="2018-11-17T09:59:00Z">
        <w:r w:rsidR="0063378A">
          <w:rPr>
            <w:rFonts w:ascii="Times New Roman" w:hAnsi="Times New Roman"/>
            <w:color w:val="000000" w:themeColor="text1"/>
            <w:sz w:val="24"/>
            <w:szCs w:val="24"/>
          </w:rPr>
          <w:t xml:space="preserve">. </w:t>
        </w:r>
      </w:ins>
      <w:ins w:id="21" w:author="Parks, Robbie M" w:date="2018-11-17T10:06:00Z">
        <w:r w:rsidR="0055622E">
          <w:rPr>
            <w:rFonts w:ascii="Times New Roman" w:hAnsi="Times New Roman"/>
            <w:color w:val="000000" w:themeColor="text1"/>
            <w:sz w:val="24"/>
            <w:szCs w:val="24"/>
          </w:rPr>
          <w:t xml:space="preserve">However, </w:t>
        </w:r>
      </w:ins>
      <w:ins w:id="22" w:author="Parks, Robbie M" w:date="2018-11-17T10:00:00Z">
        <w:r w:rsidR="00E91DA9">
          <w:rPr>
            <w:rFonts w:ascii="Times New Roman" w:hAnsi="Times New Roman"/>
            <w:color w:val="000000" w:themeColor="text1"/>
            <w:sz w:val="24"/>
            <w:szCs w:val="24"/>
          </w:rPr>
          <w:t>ev</w:t>
        </w:r>
        <w:r w:rsidR="00F60976">
          <w:rPr>
            <w:rFonts w:ascii="Times New Roman" w:hAnsi="Times New Roman"/>
            <w:color w:val="000000" w:themeColor="text1"/>
            <w:sz w:val="24"/>
            <w:szCs w:val="24"/>
          </w:rPr>
          <w:t>en small</w:t>
        </w:r>
      </w:ins>
      <w:ins w:id="23" w:author="Parks, Robbie M" w:date="2018-11-17T09:59:00Z">
        <w:r w:rsidR="0063378A">
          <w:rPr>
            <w:rFonts w:ascii="Times New Roman" w:hAnsi="Times New Roman"/>
            <w:color w:val="000000" w:themeColor="text1"/>
            <w:sz w:val="24"/>
            <w:szCs w:val="24"/>
          </w:rPr>
          <w:t xml:space="preserve"> d</w:t>
        </w:r>
      </w:ins>
      <w:commentRangeStart w:id="24"/>
      <w:commentRangeStart w:id="25"/>
      <w:del w:id="26" w:author="Parks, Robbie M" w:date="2018-11-17T09:59:00Z">
        <w:r w:rsidR="009545F7" w:rsidDel="0063378A">
          <w:rPr>
            <w:rFonts w:ascii="Times New Roman" w:hAnsi="Times New Roman"/>
            <w:color w:val="000000" w:themeColor="text1"/>
            <w:sz w:val="24"/>
            <w:szCs w:val="24"/>
          </w:rPr>
          <w:delText>D</w:delText>
        </w:r>
      </w:del>
      <w:r w:rsidR="001E0F71" w:rsidRPr="00636C9B">
        <w:rPr>
          <w:rFonts w:ascii="Times New Roman" w:hAnsi="Times New Roman"/>
          <w:color w:val="000000" w:themeColor="text1"/>
          <w:sz w:val="24"/>
          <w:szCs w:val="24"/>
        </w:rPr>
        <w:t>eviation</w:t>
      </w:r>
      <w:ins w:id="27" w:author="Parks, Robbie M" w:date="2018-11-17T10:00:00Z">
        <w:r w:rsidR="00F60976">
          <w:rPr>
            <w:rFonts w:ascii="Times New Roman" w:hAnsi="Times New Roman"/>
            <w:color w:val="000000" w:themeColor="text1"/>
            <w:sz w:val="24"/>
            <w:szCs w:val="24"/>
          </w:rPr>
          <w:t>s</w:t>
        </w:r>
      </w:ins>
      <w:del w:id="28" w:author="Parks, Robbie M" w:date="2018-11-17T09:59:00Z">
        <w:r w:rsidR="001E0F71" w:rsidRPr="00636C9B" w:rsidDel="0063378A">
          <w:rPr>
            <w:rFonts w:ascii="Times New Roman" w:hAnsi="Times New Roman"/>
            <w:color w:val="000000" w:themeColor="text1"/>
            <w:sz w:val="24"/>
            <w:szCs w:val="24"/>
          </w:rPr>
          <w:delText>s</w:delText>
        </w:r>
      </w:del>
      <w:r w:rsidR="003D4196" w:rsidRPr="00636C9B">
        <w:rPr>
          <w:rFonts w:ascii="Times New Roman" w:hAnsi="Times New Roman"/>
          <w:color w:val="000000" w:themeColor="text1"/>
          <w:sz w:val="24"/>
          <w:szCs w:val="24"/>
        </w:rPr>
        <w:t xml:space="preserve"> from long-term </w:t>
      </w:r>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w:t>
      </w:r>
      <w:ins w:id="29" w:author="Parks, Robbie M" w:date="2018-11-17T09:58:00Z">
        <w:r w:rsidR="00CE3780">
          <w:rPr>
            <w:rFonts w:ascii="Times New Roman" w:hAnsi="Times New Roman"/>
            <w:color w:val="000000" w:themeColor="text1"/>
            <w:sz w:val="24"/>
            <w:szCs w:val="24"/>
          </w:rPr>
          <w:t xml:space="preserve"> temperatures</w:t>
        </w:r>
      </w:ins>
      <w:del w:id="30" w:author="Parks, Robbie M" w:date="2018-11-17T09:58:00Z">
        <w:r w:rsidR="003D4196" w:rsidRPr="00636C9B" w:rsidDel="00CE3780">
          <w:rPr>
            <w:rFonts w:ascii="Times New Roman" w:hAnsi="Times New Roman"/>
            <w:color w:val="000000" w:themeColor="text1"/>
            <w:sz w:val="24"/>
            <w:szCs w:val="24"/>
          </w:rPr>
          <w:delText>s</w:delText>
        </w:r>
      </w:del>
      <w:r w:rsidR="00D0651D" w:rsidRPr="00636C9B">
        <w:rPr>
          <w:rFonts w:ascii="Times New Roman" w:hAnsi="Times New Roman"/>
          <w:color w:val="000000" w:themeColor="text1"/>
          <w:sz w:val="24"/>
          <w:szCs w:val="24"/>
        </w:rPr>
        <w:t xml:space="preserve"> </w:t>
      </w:r>
      <w:del w:id="31" w:author="Parks, Robbie M" w:date="2018-11-17T09:59:00Z">
        <w:r w:rsidR="00D0651D" w:rsidRPr="00636C9B" w:rsidDel="0063378A">
          <w:rPr>
            <w:rFonts w:ascii="Times New Roman" w:hAnsi="Times New Roman"/>
            <w:color w:val="000000" w:themeColor="text1"/>
            <w:sz w:val="24"/>
            <w:szCs w:val="24"/>
          </w:rPr>
          <w:delText xml:space="preserve">to which a society has adapted to, </w:delText>
        </w:r>
      </w:del>
      <w:del w:id="32" w:author="Parks, Robbie M" w:date="2018-11-17T09:58:00Z">
        <w:r w:rsidR="002F6D34" w:rsidRPr="00636C9B" w:rsidDel="004D280A">
          <w:rPr>
            <w:rFonts w:ascii="Times New Roman" w:hAnsi="Times New Roman"/>
            <w:color w:val="000000" w:themeColor="text1"/>
            <w:sz w:val="24"/>
            <w:szCs w:val="24"/>
          </w:rPr>
          <w:delText xml:space="preserve">can </w:delText>
        </w:r>
      </w:del>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ins w:id="33" w:author="Parks, Robbie M" w:date="2018-11-17T10:07:00Z">
        <w:r w:rsidR="009431B8">
          <w:rPr>
            <w:rFonts w:ascii="Times New Roman" w:hAnsi="Times New Roman"/>
            <w:color w:val="000000" w:themeColor="text1"/>
            <w:sz w:val="24"/>
            <w:szCs w:val="24"/>
          </w:rPr>
          <w:t>, due to disruption to long-term adaptation</w:t>
        </w:r>
      </w:ins>
      <w:r w:rsidR="001A4AD3" w:rsidRPr="00636C9B">
        <w:rPr>
          <w:rFonts w:ascii="Times New Roman" w:hAnsi="Times New Roman"/>
          <w:color w:val="000000" w:themeColor="text1"/>
          <w:sz w:val="24"/>
          <w:szCs w:val="24"/>
        </w:rPr>
        <w:t>.</w:t>
      </w:r>
      <w:r w:rsidR="00F646E8" w:rsidRPr="00636C9B">
        <w:rPr>
          <w:rFonts w:ascii="Times New Roman" w:hAnsi="Times New Roman"/>
          <w:color w:val="000000" w:themeColor="text1"/>
          <w:sz w:val="24"/>
          <w:szCs w:val="24"/>
        </w:rPr>
        <w:fldChar w:fldCharType="begin" w:fldLock="1"/>
      </w:r>
      <w:r w:rsidR="00162F6E">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2,3&lt;/sup&gt;","plainTextFormattedCitation":"2,3","previouslyFormattedCitation":"&lt;sup&gt;1,2&lt;/sup&gt;"},"properties":{"noteIndex":0},"schema":"https://github.com/citation-style-language/schema/raw/master/csl-citation.json"}</w:instrText>
      </w:r>
      <w:r w:rsidR="00F646E8" w:rsidRPr="00636C9B">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2,3</w:t>
      </w:r>
      <w:r w:rsidR="00F646E8" w:rsidRPr="00636C9B">
        <w:rPr>
          <w:rFonts w:ascii="Times New Roman" w:hAnsi="Times New Roman"/>
          <w:color w:val="000000" w:themeColor="text1"/>
          <w:sz w:val="24"/>
          <w:szCs w:val="24"/>
        </w:rPr>
        <w:fldChar w:fldCharType="end"/>
      </w:r>
      <w:commentRangeEnd w:id="24"/>
      <w:r w:rsidR="009545F7">
        <w:rPr>
          <w:rStyle w:val="CommentReference"/>
          <w:rFonts w:asciiTheme="minorHAnsi" w:eastAsiaTheme="minorHAnsi" w:hAnsiTheme="minorHAnsi" w:cstheme="minorBidi"/>
        </w:rPr>
        <w:commentReference w:id="24"/>
      </w:r>
      <w:del w:id="34" w:author="Parks, Robbie M" w:date="2018-11-17T10:00:00Z">
        <w:r w:rsidR="00D0651D" w:rsidRPr="00636C9B" w:rsidDel="00F87BFE">
          <w:rPr>
            <w:rFonts w:ascii="Times New Roman" w:hAnsi="Times New Roman"/>
            <w:color w:val="000000" w:themeColor="text1"/>
            <w:sz w:val="24"/>
            <w:szCs w:val="24"/>
          </w:rPr>
          <w:delText xml:space="preserve"> </w:delText>
        </w:r>
      </w:del>
      <w:commentRangeStart w:id="35"/>
      <w:r w:rsidR="00621CCD" w:rsidRPr="00636C9B">
        <w:rPr>
          <w:rFonts w:ascii="Times New Roman" w:hAnsi="Times New Roman"/>
          <w:color w:val="000000" w:themeColor="text1"/>
          <w:sz w:val="24"/>
          <w:szCs w:val="24"/>
        </w:rPr>
        <w:fldChar w:fldCharType="begin" w:fldLock="1"/>
      </w:r>
      <w:r w:rsidR="00162F6E">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4&lt;/sup&gt;","plainTextFormattedCitation":"4","previouslyFormattedCitation":"&lt;sup&gt;3&lt;/sup&gt;"},"properties":{"noteIndex":0},"schema":"https://github.com/citation-style-language/schema/raw/master/csl-citation.json"}</w:instrText>
      </w:r>
      <w:r w:rsidR="00621CCD" w:rsidRPr="00636C9B">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4</w:t>
      </w:r>
      <w:r w:rsidR="00621CCD" w:rsidRPr="00636C9B">
        <w:rPr>
          <w:rFonts w:ascii="Times New Roman" w:hAnsi="Times New Roman"/>
          <w:color w:val="000000" w:themeColor="text1"/>
          <w:sz w:val="24"/>
          <w:szCs w:val="24"/>
        </w:rPr>
        <w:fldChar w:fldCharType="end"/>
      </w:r>
      <w:commentRangeEnd w:id="35"/>
      <w:r w:rsidR="009545F7">
        <w:rPr>
          <w:rStyle w:val="CommentReference"/>
          <w:rFonts w:asciiTheme="minorHAnsi" w:eastAsiaTheme="minorHAnsi" w:hAnsiTheme="minorHAnsi" w:cstheme="minorBidi"/>
        </w:rPr>
        <w:commentReference w:id="35"/>
      </w:r>
      <w:ins w:id="36" w:author="Parks, Robbie M" w:date="2018-11-17T10:11:00Z">
        <w:r w:rsidR="00BD5F4B">
          <w:rPr>
            <w:rFonts w:ascii="Times New Roman" w:hAnsi="Times New Roman"/>
            <w:color w:val="000000" w:themeColor="text1"/>
            <w:sz w:val="24"/>
            <w:szCs w:val="24"/>
          </w:rPr>
          <w:t xml:space="preserve"> </w:t>
        </w:r>
        <w:r w:rsidR="00FA1E49">
          <w:rPr>
            <w:rFonts w:ascii="Times New Roman" w:hAnsi="Times New Roman"/>
            <w:color w:val="000000" w:themeColor="text1"/>
            <w:sz w:val="24"/>
            <w:szCs w:val="24"/>
          </w:rPr>
          <w:t xml:space="preserve">Climate change is expected to cause changes in temperature more quickly </w:t>
        </w:r>
      </w:ins>
      <w:ins w:id="37" w:author="Parks, Robbie M" w:date="2018-11-17T10:12:00Z">
        <w:r w:rsidR="00FA1E49">
          <w:rPr>
            <w:rFonts w:ascii="Times New Roman" w:hAnsi="Times New Roman"/>
            <w:color w:val="000000" w:themeColor="text1"/>
            <w:sz w:val="24"/>
            <w:szCs w:val="24"/>
          </w:rPr>
          <w:t xml:space="preserve">than humans and society are able to necessarily adapt. </w:t>
        </w:r>
      </w:ins>
      <w:del w:id="38" w:author="Parks, Robbie M" w:date="2018-11-17T10:11:00Z">
        <w:r w:rsidR="001A4AD3" w:rsidRPr="00636C9B" w:rsidDel="00BD5F4B">
          <w:rPr>
            <w:rFonts w:ascii="Times New Roman" w:hAnsi="Times New Roman"/>
            <w:color w:val="000000" w:themeColor="text1"/>
            <w:sz w:val="24"/>
            <w:szCs w:val="24"/>
          </w:rPr>
          <w:delText xml:space="preserve"> </w:delText>
        </w:r>
      </w:del>
      <w:ins w:id="39" w:author="Parks, Robbie M" w:date="2018-11-17T09:58:00Z">
        <w:r w:rsidR="007175CF">
          <w:rPr>
            <w:rFonts w:ascii="Times New Roman" w:hAnsi="Times New Roman"/>
            <w:color w:val="000000" w:themeColor="text1"/>
            <w:sz w:val="24"/>
            <w:szCs w:val="24"/>
          </w:rPr>
          <w:t>Anomalous temperature, caused by c</w:t>
        </w:r>
      </w:ins>
      <w:del w:id="40" w:author="Parks, Robbie M" w:date="2018-11-17T09:58:00Z">
        <w:r w:rsidR="008070E4" w:rsidDel="007175CF">
          <w:rPr>
            <w:rFonts w:ascii="Times New Roman" w:hAnsi="Times New Roman"/>
            <w:color w:val="000000" w:themeColor="text1"/>
            <w:sz w:val="24"/>
            <w:szCs w:val="24"/>
          </w:rPr>
          <w:delText>C</w:delText>
        </w:r>
      </w:del>
      <w:r w:rsidR="0080289E">
        <w:rPr>
          <w:rFonts w:ascii="Times New Roman" w:hAnsi="Times New Roman"/>
          <w:color w:val="000000" w:themeColor="text1"/>
          <w:sz w:val="24"/>
          <w:szCs w:val="24"/>
        </w:rPr>
        <w:t>limate change</w:t>
      </w:r>
      <w:ins w:id="41" w:author="Parks, Robbie M" w:date="2018-11-17T09:58:00Z">
        <w:r w:rsidR="007175CF">
          <w:rPr>
            <w:rFonts w:ascii="Times New Roman" w:hAnsi="Times New Roman"/>
            <w:color w:val="000000" w:themeColor="text1"/>
            <w:sz w:val="24"/>
            <w:szCs w:val="24"/>
          </w:rPr>
          <w:t>,</w:t>
        </w:r>
      </w:ins>
      <w:r w:rsidR="001A4AD3" w:rsidRPr="00636C9B">
        <w:rPr>
          <w:rFonts w:ascii="Times New Roman" w:hAnsi="Times New Roman"/>
          <w:color w:val="000000" w:themeColor="text1"/>
          <w:sz w:val="24"/>
          <w:szCs w:val="24"/>
        </w:rPr>
        <w:t xml:space="preserve"> </w:t>
      </w:r>
      <w:r w:rsidR="004C2047" w:rsidRPr="00636C9B">
        <w:rPr>
          <w:rFonts w:ascii="Times New Roman" w:hAnsi="Times New Roman"/>
          <w:color w:val="000000" w:themeColor="text1"/>
          <w:sz w:val="24"/>
          <w:szCs w:val="24"/>
        </w:rPr>
        <w:t xml:space="preserve">is </w:t>
      </w:r>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 to 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ins w:id="42" w:author="Parks, Robbie M" w:date="2018-11-17T10:00:00Z">
        <w:r w:rsidR="00F87BFE">
          <w:rPr>
            <w:rFonts w:ascii="Times New Roman" w:hAnsi="Times New Roman"/>
            <w:color w:val="000000" w:themeColor="text1"/>
            <w:sz w:val="24"/>
            <w:szCs w:val="24"/>
          </w:rPr>
          <w:t>.</w:t>
        </w:r>
      </w:ins>
      <w:del w:id="43" w:author="Parks, Robbie M" w:date="2018-11-17T10:00:00Z">
        <w:r w:rsidR="00B01264" w:rsidRPr="00B01264" w:rsidDel="00F87BFE">
          <w:rPr>
            <w:rFonts w:ascii="Times New Roman" w:hAnsi="Times New Roman"/>
            <w:color w:val="000000" w:themeColor="text1"/>
            <w:sz w:val="24"/>
            <w:szCs w:val="24"/>
          </w:rPr>
          <w:delText xml:space="preserve"> </w:delText>
        </w:r>
        <w:r w:rsidR="00B01264" w:rsidDel="00F87BFE">
          <w:rPr>
            <w:rFonts w:ascii="Times New Roman" w:hAnsi="Times New Roman"/>
            <w:color w:val="000000" w:themeColor="text1"/>
            <w:sz w:val="24"/>
            <w:szCs w:val="24"/>
          </w:rPr>
          <w:delText>as it is</w:delText>
        </w:r>
        <w:r w:rsidR="00B01264" w:rsidRPr="00636C9B" w:rsidDel="00F87BFE">
          <w:rPr>
            <w:rFonts w:ascii="Times New Roman" w:hAnsi="Times New Roman"/>
            <w:color w:val="000000" w:themeColor="text1"/>
            <w:sz w:val="24"/>
            <w:szCs w:val="24"/>
          </w:rPr>
          <w:delText xml:space="preserve"> expected to increase the magnitude and frequency of anomalous events</w:delText>
        </w:r>
        <w:r w:rsidR="0080289E" w:rsidDel="00F87BFE">
          <w:rPr>
            <w:rFonts w:ascii="Times New Roman" w:hAnsi="Times New Roman"/>
            <w:color w:val="000000" w:themeColor="text1"/>
            <w:sz w:val="24"/>
            <w:szCs w:val="24"/>
          </w:rPr>
          <w:delText>.</w:delText>
        </w:r>
        <w:r w:rsidR="0080289E" w:rsidRPr="00636C9B" w:rsidDel="00F87BFE">
          <w:rPr>
            <w:rFonts w:ascii="Times New Roman" w:hAnsi="Times New Roman"/>
            <w:color w:val="000000" w:themeColor="text1"/>
            <w:sz w:val="24"/>
            <w:szCs w:val="24"/>
          </w:rPr>
          <w:fldChar w:fldCharType="begin" w:fldLock="1"/>
        </w:r>
        <w:r w:rsidR="00162F6E" w:rsidDel="00F87BFE">
          <w:rPr>
            <w:rFonts w:ascii="Times New Roman" w:hAnsi="Times New Roman"/>
            <w:color w:val="000000" w:themeColor="text1"/>
            <w:sz w:val="24"/>
            <w:szCs w:val="24"/>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4&lt;/sup&gt;"},"properties":{"noteIndex":0},"schema":"https://github.com/citation-style-language/schema/raw/master/csl-citation.json"}</w:delInstrText>
        </w:r>
        <w:r w:rsidR="0080289E" w:rsidRPr="00636C9B" w:rsidDel="00F87BFE">
          <w:rPr>
            <w:rFonts w:ascii="Times New Roman" w:hAnsi="Times New Roman"/>
            <w:color w:val="000000" w:themeColor="text1"/>
            <w:sz w:val="24"/>
            <w:szCs w:val="24"/>
          </w:rPr>
          <w:fldChar w:fldCharType="separate"/>
        </w:r>
        <w:r w:rsidR="00162F6E" w:rsidRPr="00162F6E" w:rsidDel="00F87BFE">
          <w:rPr>
            <w:rFonts w:ascii="Times New Roman" w:hAnsi="Times New Roman"/>
            <w:noProof/>
            <w:color w:val="000000" w:themeColor="text1"/>
            <w:sz w:val="24"/>
            <w:szCs w:val="24"/>
            <w:vertAlign w:val="superscript"/>
          </w:rPr>
          <w:delText>1</w:delText>
        </w:r>
        <w:r w:rsidR="0080289E" w:rsidRPr="00636C9B" w:rsidDel="00F87BFE">
          <w:rPr>
            <w:rFonts w:ascii="Times New Roman" w:hAnsi="Times New Roman"/>
            <w:color w:val="000000" w:themeColor="text1"/>
            <w:sz w:val="24"/>
            <w:szCs w:val="24"/>
          </w:rPr>
          <w:fldChar w:fldCharType="end"/>
        </w:r>
        <w:commentRangeEnd w:id="25"/>
        <w:r w:rsidR="004D7526" w:rsidDel="00F87BFE">
          <w:rPr>
            <w:rStyle w:val="CommentReference"/>
            <w:rFonts w:asciiTheme="minorHAnsi" w:eastAsiaTheme="minorHAnsi" w:hAnsiTheme="minorHAnsi" w:cstheme="minorBidi"/>
          </w:rPr>
          <w:commentReference w:id="25"/>
        </w:r>
      </w:del>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17D429E9" w14:textId="32E8C178" w:rsidR="005C543C" w:rsidRDefault="00671218" w:rsidP="002339FB">
      <w:pPr>
        <w:spacing w:after="0" w:line="480" w:lineRule="auto"/>
        <w:jc w:val="both"/>
        <w:rPr>
          <w:ins w:id="44" w:author="Parks, Robbie M" w:date="2018-11-17T10:15:00Z"/>
          <w:rFonts w:ascii="Times New Roman" w:hAnsi="Times New Roman"/>
          <w:color w:val="000000" w:themeColor="text1"/>
          <w:sz w:val="24"/>
          <w:szCs w:val="24"/>
        </w:rPr>
      </w:pPr>
      <w:ins w:id="45" w:author="Parks, Robbie M" w:date="2018-11-17T10:07:00Z">
        <w:r>
          <w:rPr>
            <w:rFonts w:ascii="Times New Roman" w:hAnsi="Times New Roman"/>
            <w:color w:val="000000" w:themeColor="text1"/>
            <w:sz w:val="24"/>
            <w:szCs w:val="24"/>
          </w:rPr>
          <w:t>W</w:t>
        </w:r>
        <w:r w:rsidR="00EC401C">
          <w:rPr>
            <w:rFonts w:ascii="Times New Roman" w:hAnsi="Times New Roman"/>
            <w:color w:val="000000" w:themeColor="text1"/>
            <w:sz w:val="24"/>
            <w:szCs w:val="24"/>
          </w:rPr>
          <w:t>e need an analysis of how shifts in temperature are associated with changing health outcomes for a whole spectrum of health outcomes</w:t>
        </w:r>
      </w:ins>
      <w:commentRangeStart w:id="46"/>
      <w:del w:id="47" w:author="Parks, Robbie M" w:date="2018-11-17T09:48:00Z">
        <w:r w:rsidR="0080289E" w:rsidDel="00507D53">
          <w:rPr>
            <w:rFonts w:ascii="Times New Roman" w:hAnsi="Times New Roman"/>
            <w:color w:val="000000" w:themeColor="text1"/>
            <w:sz w:val="24"/>
            <w:szCs w:val="24"/>
          </w:rPr>
          <w:delText>A</w:delText>
        </w:r>
        <w:r w:rsidR="003239BA" w:rsidRPr="00636C9B" w:rsidDel="00507D53">
          <w:rPr>
            <w:rFonts w:ascii="Times New Roman" w:hAnsi="Times New Roman"/>
            <w:color w:val="000000" w:themeColor="text1"/>
            <w:sz w:val="24"/>
            <w:szCs w:val="24"/>
          </w:rPr>
          <w:delText>n understanding of vulnerability and risk of a population to anomalous temperatures</w:delText>
        </w:r>
        <w:r w:rsidR="00B01264" w:rsidRPr="00B01264" w:rsidDel="00507D53">
          <w:rPr>
            <w:rFonts w:ascii="Times New Roman" w:hAnsi="Times New Roman"/>
            <w:color w:val="000000" w:themeColor="text1"/>
            <w:sz w:val="24"/>
            <w:szCs w:val="24"/>
          </w:rPr>
          <w:delText xml:space="preserve"> </w:delText>
        </w:r>
        <w:r w:rsidR="00B01264" w:rsidDel="00507D53">
          <w:rPr>
            <w:rFonts w:ascii="Times New Roman" w:hAnsi="Times New Roman"/>
            <w:color w:val="000000" w:themeColor="text1"/>
            <w:sz w:val="24"/>
            <w:szCs w:val="24"/>
          </w:rPr>
          <w:delText>will help improve a</w:delText>
        </w:r>
        <w:r w:rsidR="00B01264" w:rsidRPr="00636C9B" w:rsidDel="00507D53">
          <w:rPr>
            <w:rFonts w:ascii="Times New Roman" w:hAnsi="Times New Roman"/>
            <w:color w:val="000000" w:themeColor="text1"/>
            <w:sz w:val="24"/>
            <w:szCs w:val="24"/>
          </w:rPr>
          <w:delText>ny assessment of climate change</w:delText>
        </w:r>
        <w:commentRangeEnd w:id="46"/>
        <w:r w:rsidR="00737A8B" w:rsidDel="00507D53">
          <w:rPr>
            <w:rStyle w:val="CommentReference"/>
            <w:rFonts w:asciiTheme="minorHAnsi" w:eastAsiaTheme="minorHAnsi" w:hAnsiTheme="minorHAnsi" w:cstheme="minorBidi"/>
          </w:rPr>
          <w:commentReference w:id="46"/>
        </w:r>
      </w:del>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focussed on how mortality from natural causes is affected by daily or multi-day hot/cold episodes</w:t>
      </w:r>
      <w:r w:rsidR="004F5C2E" w:rsidRPr="00636C9B">
        <w:rPr>
          <w:rFonts w:ascii="Times New Roman" w:hAnsi="Times New Roman"/>
          <w:color w:val="000000" w:themeColor="text1"/>
          <w:sz w:val="24"/>
          <w:szCs w:val="24"/>
        </w:rPr>
        <w:t>, of which the biological pathways are well-documented</w:t>
      </w:r>
      <w:r w:rsidR="002339FB"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fldChar w:fldCharType="begin" w:fldLock="1"/>
      </w:r>
      <w:r w:rsidR="00227D5B" w:rsidRPr="00636C9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2339FB" w:rsidRPr="00636C9B">
        <w:rPr>
          <w:rFonts w:ascii="Times New Roman" w:hAnsi="Times New Roman"/>
          <w:color w:val="000000" w:themeColor="text1"/>
          <w:sz w:val="24"/>
          <w:szCs w:val="24"/>
        </w:rPr>
        <w:fldChar w:fldCharType="separate"/>
      </w:r>
      <w:r w:rsidR="00542862" w:rsidRPr="00636C9B">
        <w:rPr>
          <w:rFonts w:ascii="Times New Roman" w:hAnsi="Times New Roman"/>
          <w:noProof/>
          <w:color w:val="000000" w:themeColor="text1"/>
          <w:sz w:val="24"/>
          <w:szCs w:val="24"/>
          <w:vertAlign w:val="superscript"/>
        </w:rPr>
        <w:t>5,6</w:t>
      </w:r>
      <w:r w:rsidR="002339FB" w:rsidRPr="00636C9B">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t xml:space="preserve"> </w:t>
      </w:r>
      <w:ins w:id="48" w:author="Parks, Robbie M" w:date="2018-11-17T10:16:00Z">
        <w:r w:rsidR="005C543C">
          <w:rPr>
            <w:rFonts w:ascii="Times New Roman" w:hAnsi="Times New Roman"/>
            <w:color w:val="000000" w:themeColor="text1"/>
            <w:sz w:val="24"/>
            <w:szCs w:val="24"/>
          </w:rPr>
          <w:t>H</w:t>
        </w:r>
        <w:r w:rsidR="005C543C" w:rsidRPr="00636C9B">
          <w:rPr>
            <w:rFonts w:ascii="Times New Roman" w:hAnsi="Times New Roman"/>
            <w:color w:val="000000" w:themeColor="text1"/>
            <w:sz w:val="24"/>
            <w:szCs w:val="24"/>
          </w:rPr>
          <w:t>owever</w:t>
        </w:r>
        <w:r w:rsidR="005C543C">
          <w:rPr>
            <w:rFonts w:ascii="Times New Roman" w:hAnsi="Times New Roman"/>
            <w:color w:val="000000" w:themeColor="text1"/>
            <w:sz w:val="24"/>
            <w:szCs w:val="24"/>
          </w:rPr>
          <w:t>,</w:t>
        </w:r>
        <w:r w:rsidR="005C543C" w:rsidRPr="00636C9B">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t</w:t>
        </w:r>
        <w:r w:rsidR="005C543C" w:rsidRPr="00636C9B">
          <w:rPr>
            <w:rFonts w:ascii="Times New Roman" w:hAnsi="Times New Roman"/>
            <w:color w:val="000000" w:themeColor="text1"/>
            <w:sz w:val="24"/>
            <w:szCs w:val="24"/>
          </w:rPr>
          <w:t>he causal link between injury deaths and temperature, where the interaction is likely to be related with more complicated behavioural and psychological modulations, is less well-researched.</w:t>
        </w:r>
      </w:ins>
    </w:p>
    <w:p w14:paraId="64079337" w14:textId="415884EB" w:rsidR="002339FB" w:rsidRPr="00636C9B" w:rsidRDefault="00BD0A0B" w:rsidP="002339FB">
      <w:pPr>
        <w:spacing w:after="0" w:line="480" w:lineRule="auto"/>
        <w:jc w:val="both"/>
        <w:rPr>
          <w:rFonts w:ascii="Times New Roman" w:hAnsi="Times New Roman"/>
          <w:color w:val="000000" w:themeColor="text1"/>
          <w:sz w:val="24"/>
          <w:szCs w:val="24"/>
        </w:rPr>
      </w:pPr>
      <w:commentRangeStart w:id="49"/>
      <w:commentRangeStart w:id="50"/>
      <w:del w:id="51" w:author="Parks, Robbie M" w:date="2018-11-17T10:08:00Z">
        <w:r w:rsidDel="00146F26">
          <w:rPr>
            <w:rFonts w:ascii="Times New Roman" w:hAnsi="Times New Roman"/>
            <w:color w:val="000000" w:themeColor="text1"/>
            <w:sz w:val="24"/>
            <w:szCs w:val="24"/>
          </w:rPr>
          <w:delText>H</w:delText>
        </w:r>
        <w:r w:rsidR="00E62AEB" w:rsidRPr="00636C9B" w:rsidDel="00146F26">
          <w:rPr>
            <w:rFonts w:ascii="Times New Roman" w:hAnsi="Times New Roman"/>
            <w:color w:val="000000" w:themeColor="text1"/>
            <w:sz w:val="24"/>
            <w:szCs w:val="24"/>
          </w:rPr>
          <w:delText>owever</w:delText>
        </w:r>
        <w:r w:rsidDel="00146F26">
          <w:rPr>
            <w:rFonts w:ascii="Times New Roman" w:hAnsi="Times New Roman"/>
            <w:color w:val="000000" w:themeColor="text1"/>
            <w:sz w:val="24"/>
            <w:szCs w:val="24"/>
          </w:rPr>
          <w:delText>,</w:delText>
        </w:r>
        <w:r w:rsidR="00E62AEB" w:rsidRPr="00636C9B" w:rsidDel="00146F26">
          <w:rPr>
            <w:rFonts w:ascii="Times New Roman" w:hAnsi="Times New Roman"/>
            <w:color w:val="000000" w:themeColor="text1"/>
            <w:sz w:val="24"/>
            <w:szCs w:val="24"/>
          </w:rPr>
          <w:delText xml:space="preserve"> </w:delText>
        </w:r>
        <w:r w:rsidDel="00146F26">
          <w:rPr>
            <w:rFonts w:ascii="Times New Roman" w:hAnsi="Times New Roman"/>
            <w:color w:val="000000" w:themeColor="text1"/>
            <w:sz w:val="24"/>
            <w:szCs w:val="24"/>
          </w:rPr>
          <w:delText>t</w:delText>
        </w:r>
        <w:r w:rsidR="00E07BAA" w:rsidRPr="00636C9B" w:rsidDel="00146F26">
          <w:rPr>
            <w:rFonts w:ascii="Times New Roman" w:hAnsi="Times New Roman"/>
            <w:color w:val="000000" w:themeColor="text1"/>
            <w:sz w:val="24"/>
            <w:szCs w:val="24"/>
          </w:rPr>
          <w:delText xml:space="preserve">he causal link </w:delText>
        </w:r>
        <w:r w:rsidR="002339FB" w:rsidRPr="00636C9B" w:rsidDel="00146F26">
          <w:rPr>
            <w:rFonts w:ascii="Times New Roman" w:hAnsi="Times New Roman"/>
            <w:color w:val="000000" w:themeColor="text1"/>
            <w:sz w:val="24"/>
            <w:szCs w:val="24"/>
          </w:rPr>
          <w:delText xml:space="preserve">between </w:delText>
        </w:r>
        <w:r w:rsidR="004F5C2E" w:rsidRPr="00636C9B" w:rsidDel="00146F26">
          <w:rPr>
            <w:rFonts w:ascii="Times New Roman" w:hAnsi="Times New Roman"/>
            <w:color w:val="000000" w:themeColor="text1"/>
            <w:sz w:val="24"/>
            <w:szCs w:val="24"/>
          </w:rPr>
          <w:delText>injury</w:delText>
        </w:r>
        <w:r w:rsidR="002339FB" w:rsidRPr="00636C9B" w:rsidDel="00146F26">
          <w:rPr>
            <w:rFonts w:ascii="Times New Roman" w:hAnsi="Times New Roman"/>
            <w:color w:val="000000" w:themeColor="text1"/>
            <w:sz w:val="24"/>
            <w:szCs w:val="24"/>
          </w:rPr>
          <w:delText xml:space="preserve"> </w:delText>
        </w:r>
        <w:r w:rsidR="004F5C2E" w:rsidRPr="00636C9B" w:rsidDel="00146F26">
          <w:rPr>
            <w:rFonts w:ascii="Times New Roman" w:hAnsi="Times New Roman"/>
            <w:color w:val="000000" w:themeColor="text1"/>
            <w:sz w:val="24"/>
            <w:szCs w:val="24"/>
          </w:rPr>
          <w:delText xml:space="preserve">deaths </w:delText>
        </w:r>
        <w:r w:rsidR="002339FB" w:rsidRPr="00636C9B" w:rsidDel="00146F26">
          <w:rPr>
            <w:rFonts w:ascii="Times New Roman" w:hAnsi="Times New Roman"/>
            <w:color w:val="000000" w:themeColor="text1"/>
            <w:sz w:val="24"/>
            <w:szCs w:val="24"/>
          </w:rPr>
          <w:delText>and temperature</w:delText>
        </w:r>
        <w:r w:rsidR="00394D30" w:rsidRPr="00636C9B" w:rsidDel="00146F26">
          <w:rPr>
            <w:rFonts w:ascii="Times New Roman" w:hAnsi="Times New Roman"/>
            <w:color w:val="000000" w:themeColor="text1"/>
            <w:sz w:val="24"/>
            <w:szCs w:val="24"/>
          </w:rPr>
          <w:delText>,</w:delText>
        </w:r>
        <w:r w:rsidR="002339FB" w:rsidRPr="00636C9B" w:rsidDel="00146F26">
          <w:rPr>
            <w:rFonts w:ascii="Times New Roman" w:hAnsi="Times New Roman"/>
            <w:color w:val="000000" w:themeColor="text1"/>
            <w:sz w:val="24"/>
            <w:szCs w:val="24"/>
          </w:rPr>
          <w:delText xml:space="preserve"> </w:delText>
        </w:r>
        <w:r w:rsidR="009A096C" w:rsidRPr="00636C9B" w:rsidDel="00146F26">
          <w:rPr>
            <w:rFonts w:ascii="Times New Roman" w:hAnsi="Times New Roman"/>
            <w:color w:val="000000" w:themeColor="text1"/>
            <w:sz w:val="24"/>
            <w:szCs w:val="24"/>
          </w:rPr>
          <w:delText xml:space="preserve">where the interaction </w:delText>
        </w:r>
        <w:r w:rsidR="000135F4" w:rsidRPr="00636C9B" w:rsidDel="00146F26">
          <w:rPr>
            <w:rFonts w:ascii="Times New Roman" w:hAnsi="Times New Roman"/>
            <w:color w:val="000000" w:themeColor="text1"/>
            <w:sz w:val="24"/>
            <w:szCs w:val="24"/>
          </w:rPr>
          <w:delText xml:space="preserve">is </w:delText>
        </w:r>
        <w:r w:rsidR="009A096C" w:rsidRPr="00636C9B" w:rsidDel="00146F26">
          <w:rPr>
            <w:rFonts w:ascii="Times New Roman" w:hAnsi="Times New Roman"/>
            <w:color w:val="000000" w:themeColor="text1"/>
            <w:sz w:val="24"/>
            <w:szCs w:val="24"/>
          </w:rPr>
          <w:delText xml:space="preserve">likely to be related </w:delText>
        </w:r>
        <w:r w:rsidR="004D3C7F" w:rsidRPr="00636C9B" w:rsidDel="00146F26">
          <w:rPr>
            <w:rFonts w:ascii="Times New Roman" w:hAnsi="Times New Roman"/>
            <w:color w:val="000000" w:themeColor="text1"/>
            <w:sz w:val="24"/>
            <w:szCs w:val="24"/>
          </w:rPr>
          <w:delText xml:space="preserve">with </w:delText>
        </w:r>
        <w:r w:rsidR="008B1AD4" w:rsidRPr="00636C9B" w:rsidDel="00146F26">
          <w:rPr>
            <w:rFonts w:ascii="Times New Roman" w:hAnsi="Times New Roman"/>
            <w:color w:val="000000" w:themeColor="text1"/>
            <w:sz w:val="24"/>
            <w:szCs w:val="24"/>
          </w:rPr>
          <w:delText xml:space="preserve">more </w:delText>
        </w:r>
        <w:r w:rsidR="008A74DA" w:rsidRPr="00636C9B" w:rsidDel="00146F26">
          <w:rPr>
            <w:rFonts w:ascii="Times New Roman" w:hAnsi="Times New Roman"/>
            <w:color w:val="000000" w:themeColor="text1"/>
            <w:sz w:val="24"/>
            <w:szCs w:val="24"/>
          </w:rPr>
          <w:delText>complicated</w:delText>
        </w:r>
        <w:r w:rsidR="009A096C" w:rsidRPr="00636C9B" w:rsidDel="00146F26">
          <w:rPr>
            <w:rFonts w:ascii="Times New Roman" w:hAnsi="Times New Roman"/>
            <w:color w:val="000000" w:themeColor="text1"/>
            <w:sz w:val="24"/>
            <w:szCs w:val="24"/>
          </w:rPr>
          <w:delText xml:space="preserve"> behaviour</w:delText>
        </w:r>
        <w:r w:rsidR="00E80659" w:rsidRPr="00636C9B" w:rsidDel="00146F26">
          <w:rPr>
            <w:rFonts w:ascii="Times New Roman" w:hAnsi="Times New Roman"/>
            <w:color w:val="000000" w:themeColor="text1"/>
            <w:sz w:val="24"/>
            <w:szCs w:val="24"/>
          </w:rPr>
          <w:delText>al and psychological</w:delText>
        </w:r>
        <w:r w:rsidR="009A096C" w:rsidRPr="00636C9B" w:rsidDel="00146F26">
          <w:rPr>
            <w:rFonts w:ascii="Times New Roman" w:hAnsi="Times New Roman"/>
            <w:color w:val="000000" w:themeColor="text1"/>
            <w:sz w:val="24"/>
            <w:szCs w:val="24"/>
          </w:rPr>
          <w:delText xml:space="preserve"> modulations</w:delText>
        </w:r>
        <w:r w:rsidR="00E07BAA" w:rsidRPr="00636C9B" w:rsidDel="00146F26">
          <w:rPr>
            <w:rFonts w:ascii="Times New Roman" w:hAnsi="Times New Roman"/>
            <w:color w:val="000000" w:themeColor="text1"/>
            <w:sz w:val="24"/>
            <w:szCs w:val="24"/>
          </w:rPr>
          <w:delText>, is less well-</w:delText>
        </w:r>
        <w:r w:rsidR="002773C7" w:rsidRPr="00636C9B" w:rsidDel="00146F26">
          <w:rPr>
            <w:rFonts w:ascii="Times New Roman" w:hAnsi="Times New Roman"/>
            <w:color w:val="000000" w:themeColor="text1"/>
            <w:sz w:val="24"/>
            <w:szCs w:val="24"/>
          </w:rPr>
          <w:delText>researched</w:delText>
        </w:r>
        <w:r w:rsidR="001D6E21" w:rsidRPr="00636C9B" w:rsidDel="00146F26">
          <w:rPr>
            <w:rFonts w:ascii="Times New Roman" w:hAnsi="Times New Roman"/>
            <w:color w:val="000000" w:themeColor="text1"/>
            <w:sz w:val="24"/>
            <w:szCs w:val="24"/>
          </w:rPr>
          <w:delText xml:space="preserve">. There are studies which indirectly examine relationships of violent behaviour and conflict with </w:delText>
        </w:r>
        <w:r w:rsidR="003F55E2" w:rsidRPr="00636C9B" w:rsidDel="00146F26">
          <w:rPr>
            <w:rFonts w:ascii="Times New Roman" w:hAnsi="Times New Roman"/>
            <w:color w:val="000000" w:themeColor="text1"/>
            <w:sz w:val="24"/>
            <w:szCs w:val="24"/>
          </w:rPr>
          <w:delText>climate change</w:delText>
        </w:r>
        <w:r w:rsidR="001D6E21" w:rsidRPr="00636C9B" w:rsidDel="00146F26">
          <w:rPr>
            <w:rFonts w:ascii="Times New Roman" w:hAnsi="Times New Roman"/>
            <w:color w:val="000000" w:themeColor="text1"/>
            <w:sz w:val="24"/>
            <w:szCs w:val="24"/>
          </w:rPr>
          <w:delText>,</w:delText>
        </w:r>
        <w:r w:rsidR="001D6E21" w:rsidRPr="00636C9B" w:rsidDel="00146F26">
          <w:rPr>
            <w:rFonts w:ascii="Times New Roman" w:hAnsi="Times New Roman"/>
            <w:color w:val="000000" w:themeColor="text1"/>
            <w:sz w:val="24"/>
            <w:szCs w:val="24"/>
          </w:rPr>
          <w:fldChar w:fldCharType="begin" w:fldLock="1"/>
        </w:r>
        <w:r w:rsidR="003F55E2" w:rsidRPr="00636C9B" w:rsidDel="00146F26">
          <w:rPr>
            <w:rFonts w:ascii="Times New Roman" w:hAnsi="Times New Roman"/>
            <w:color w:val="000000" w:themeColor="text1"/>
            <w:sz w:val="24"/>
            <w:szCs w:val="24"/>
          </w:rPr>
          <w:del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3F55E2" w:rsidRPr="00636C9B" w:rsidDel="00146F26">
          <w:rPr>
            <w:rFonts w:ascii="MS Mincho" w:eastAsia="MS Mincho" w:hAnsi="MS Mincho" w:cs="MS Mincho"/>
            <w:color w:val="000000" w:themeColor="text1"/>
            <w:sz w:val="24"/>
            <w:szCs w:val="24"/>
          </w:rPr>
          <w:delInstrText>∼</w:delInstrText>
        </w:r>
        <w:r w:rsidR="003F55E2" w:rsidRPr="00636C9B" w:rsidDel="00146F26">
          <w:rPr>
            <w:rFonts w:ascii="Times New Roman" w:hAnsi="Times New Roman"/>
            <w:color w:val="000000" w:themeColor="text1"/>
            <w:sz w:val="24"/>
            <w:szCs w:val="24"/>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delInstrText>
        </w:r>
        <w:r w:rsidR="001D6E21" w:rsidRPr="00636C9B" w:rsidDel="00146F26">
          <w:rPr>
            <w:rFonts w:ascii="Times New Roman" w:hAnsi="Times New Roman"/>
            <w:color w:val="000000" w:themeColor="text1"/>
            <w:sz w:val="24"/>
            <w:szCs w:val="24"/>
          </w:rPr>
          <w:fldChar w:fldCharType="separate"/>
        </w:r>
        <w:r w:rsidR="003F55E2" w:rsidRPr="00636C9B" w:rsidDel="00146F26">
          <w:rPr>
            <w:rFonts w:ascii="Times New Roman" w:hAnsi="Times New Roman"/>
            <w:noProof/>
            <w:color w:val="000000" w:themeColor="text1"/>
            <w:sz w:val="24"/>
            <w:szCs w:val="24"/>
            <w:vertAlign w:val="superscript"/>
          </w:rPr>
          <w:delText>7–12</w:delText>
        </w:r>
        <w:r w:rsidR="001D6E21" w:rsidRPr="00636C9B" w:rsidDel="00146F26">
          <w:rPr>
            <w:rFonts w:ascii="Times New Roman" w:hAnsi="Times New Roman"/>
            <w:color w:val="000000" w:themeColor="text1"/>
            <w:sz w:val="24"/>
            <w:szCs w:val="24"/>
          </w:rPr>
          <w:fldChar w:fldCharType="end"/>
        </w:r>
        <w:r w:rsidR="001D6E21" w:rsidRPr="00636C9B" w:rsidDel="00146F26">
          <w:rPr>
            <w:rFonts w:ascii="Times New Roman" w:hAnsi="Times New Roman"/>
            <w:color w:val="000000" w:themeColor="text1"/>
            <w:sz w:val="24"/>
            <w:szCs w:val="24"/>
          </w:rPr>
          <w:delText xml:space="preserve"> </w:delText>
        </w:r>
        <w:r w:rsidR="00E07BAA" w:rsidRPr="00636C9B" w:rsidDel="00146F26">
          <w:rPr>
            <w:rFonts w:ascii="Times New Roman" w:hAnsi="Times New Roman"/>
            <w:color w:val="000000" w:themeColor="text1"/>
            <w:sz w:val="24"/>
            <w:szCs w:val="24"/>
          </w:rPr>
          <w:delText>with</w:delText>
        </w:r>
        <w:r w:rsidR="00CD5FB0" w:rsidRPr="00636C9B" w:rsidDel="00146F26">
          <w:rPr>
            <w:rFonts w:ascii="Times New Roman" w:hAnsi="Times New Roman"/>
            <w:color w:val="000000" w:themeColor="text1"/>
            <w:sz w:val="24"/>
            <w:szCs w:val="24"/>
          </w:rPr>
          <w:delText xml:space="preserve"> only </w:delText>
        </w:r>
        <w:r w:rsidR="001D6E21" w:rsidRPr="00636C9B" w:rsidDel="00146F26">
          <w:rPr>
            <w:rFonts w:ascii="Times New Roman" w:hAnsi="Times New Roman"/>
            <w:color w:val="000000" w:themeColor="text1"/>
            <w:sz w:val="24"/>
            <w:szCs w:val="24"/>
          </w:rPr>
          <w:delText>a</w:delText>
        </w:r>
        <w:r w:rsidR="002773C7" w:rsidRPr="00636C9B" w:rsidDel="00146F26">
          <w:rPr>
            <w:rFonts w:ascii="Times New Roman" w:hAnsi="Times New Roman"/>
            <w:color w:val="000000" w:themeColor="text1"/>
            <w:sz w:val="24"/>
            <w:szCs w:val="24"/>
          </w:rPr>
          <w:delText xml:space="preserve"> </w:delText>
        </w:r>
        <w:r w:rsidR="00E07BAA" w:rsidRPr="00636C9B" w:rsidDel="00146F26">
          <w:rPr>
            <w:rFonts w:ascii="Times New Roman" w:hAnsi="Times New Roman"/>
            <w:color w:val="000000" w:themeColor="text1"/>
            <w:sz w:val="24"/>
            <w:szCs w:val="24"/>
          </w:rPr>
          <w:delText xml:space="preserve">few </w:delText>
        </w:r>
        <w:r w:rsidR="001D6E21" w:rsidRPr="00636C9B" w:rsidDel="00146F26">
          <w:rPr>
            <w:rFonts w:ascii="Times New Roman" w:hAnsi="Times New Roman"/>
            <w:color w:val="000000" w:themeColor="text1"/>
            <w:sz w:val="24"/>
            <w:szCs w:val="24"/>
          </w:rPr>
          <w:delText>linking a</w:delText>
        </w:r>
        <w:r w:rsidR="00264EE8" w:rsidRPr="00636C9B" w:rsidDel="00146F26">
          <w:rPr>
            <w:rFonts w:ascii="Times New Roman" w:hAnsi="Times New Roman"/>
            <w:color w:val="000000" w:themeColor="text1"/>
            <w:sz w:val="24"/>
            <w:szCs w:val="24"/>
          </w:rPr>
          <w:delText>n outcome for a</w:delText>
        </w:r>
        <w:r w:rsidR="00DC16D6" w:rsidRPr="00636C9B" w:rsidDel="00146F26">
          <w:rPr>
            <w:rFonts w:ascii="Times New Roman" w:hAnsi="Times New Roman"/>
            <w:color w:val="000000" w:themeColor="text1"/>
            <w:sz w:val="24"/>
            <w:szCs w:val="24"/>
          </w:rPr>
          <w:delText xml:space="preserve"> particular </w:delText>
        </w:r>
      </w:del>
      <w:del w:id="52" w:author="Parks, Robbie M" w:date="2018-11-13T17:12:00Z">
        <w:r w:rsidR="00F52CE2" w:rsidRPr="00636C9B" w:rsidDel="001C2178">
          <w:rPr>
            <w:rFonts w:ascii="Times New Roman" w:hAnsi="Times New Roman"/>
            <w:color w:val="000000" w:themeColor="text1"/>
            <w:sz w:val="24"/>
            <w:szCs w:val="24"/>
          </w:rPr>
          <w:delText xml:space="preserve">category </w:delText>
        </w:r>
      </w:del>
      <w:del w:id="53" w:author="Parks, Robbie M" w:date="2018-11-17T10:08:00Z">
        <w:r w:rsidR="00F52CE2" w:rsidRPr="00636C9B" w:rsidDel="00146F26">
          <w:rPr>
            <w:rFonts w:ascii="Times New Roman" w:hAnsi="Times New Roman"/>
            <w:color w:val="000000" w:themeColor="text1"/>
            <w:sz w:val="24"/>
            <w:szCs w:val="24"/>
          </w:rPr>
          <w:delText xml:space="preserve">of </w:delText>
        </w:r>
        <w:r w:rsidR="00264EE8" w:rsidRPr="00636C9B" w:rsidDel="00146F26">
          <w:rPr>
            <w:rFonts w:ascii="Times New Roman" w:hAnsi="Times New Roman"/>
            <w:color w:val="000000" w:themeColor="text1"/>
            <w:sz w:val="24"/>
            <w:szCs w:val="24"/>
          </w:rPr>
          <w:delText xml:space="preserve">injury </w:delText>
        </w:r>
        <w:r w:rsidR="001D6E21" w:rsidRPr="00636C9B" w:rsidDel="00146F26">
          <w:rPr>
            <w:rFonts w:ascii="Times New Roman" w:hAnsi="Times New Roman"/>
            <w:color w:val="000000" w:themeColor="text1"/>
            <w:sz w:val="24"/>
            <w:szCs w:val="24"/>
          </w:rPr>
          <w:delText>with increasing temperature</w:delText>
        </w:r>
        <w:r w:rsidR="009A096C" w:rsidRPr="00636C9B" w:rsidDel="00146F26">
          <w:rPr>
            <w:rFonts w:ascii="Times New Roman" w:hAnsi="Times New Roman"/>
            <w:color w:val="000000" w:themeColor="text1"/>
            <w:sz w:val="24"/>
            <w:szCs w:val="24"/>
          </w:rPr>
          <w:delText>.</w:delText>
        </w:r>
        <w:r w:rsidR="00227D5B" w:rsidRPr="00636C9B" w:rsidDel="00146F26">
          <w:rPr>
            <w:rFonts w:ascii="Times New Roman" w:hAnsi="Times New Roman"/>
            <w:color w:val="000000" w:themeColor="text1"/>
            <w:sz w:val="24"/>
            <w:szCs w:val="24"/>
          </w:rPr>
          <w:fldChar w:fldCharType="begin" w:fldLock="1"/>
        </w:r>
        <w:r w:rsidR="00321DA9" w:rsidRPr="00636C9B" w:rsidDel="00146F26">
          <w:rPr>
            <w:rFonts w:ascii="Times New Roman" w:hAnsi="Times New Roman"/>
            <w:color w:val="000000" w:themeColor="text1"/>
            <w:sz w:val="24"/>
            <w:szCs w:val="24"/>
          </w:rPr>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delInstrText>
        </w:r>
        <w:r w:rsidR="00227D5B" w:rsidRPr="00636C9B" w:rsidDel="00146F26">
          <w:rPr>
            <w:rFonts w:ascii="Times New Roman" w:hAnsi="Times New Roman"/>
            <w:color w:val="000000" w:themeColor="text1"/>
            <w:sz w:val="24"/>
            <w:szCs w:val="24"/>
          </w:rPr>
          <w:fldChar w:fldCharType="separate"/>
        </w:r>
        <w:r w:rsidR="00321DA9" w:rsidRPr="00636C9B" w:rsidDel="00146F26">
          <w:rPr>
            <w:rFonts w:ascii="Times New Roman" w:hAnsi="Times New Roman"/>
            <w:noProof/>
            <w:color w:val="000000" w:themeColor="text1"/>
            <w:sz w:val="24"/>
            <w:szCs w:val="24"/>
            <w:vertAlign w:val="superscript"/>
          </w:rPr>
          <w:delText>13–16</w:delText>
        </w:r>
        <w:r w:rsidR="00227D5B" w:rsidRPr="00636C9B" w:rsidDel="00146F26">
          <w:rPr>
            <w:rFonts w:ascii="Times New Roman" w:hAnsi="Times New Roman"/>
            <w:color w:val="000000" w:themeColor="text1"/>
            <w:sz w:val="24"/>
            <w:szCs w:val="24"/>
          </w:rPr>
          <w:fldChar w:fldCharType="end"/>
        </w:r>
        <w:commentRangeEnd w:id="49"/>
        <w:r w:rsidR="00670E5A" w:rsidDel="00146F26">
          <w:rPr>
            <w:rStyle w:val="CommentReference"/>
            <w:rFonts w:asciiTheme="minorHAnsi" w:eastAsiaTheme="minorHAnsi" w:hAnsiTheme="minorHAnsi" w:cstheme="minorBidi"/>
          </w:rPr>
          <w:commentReference w:id="49"/>
        </w:r>
      </w:del>
      <w:commentRangeEnd w:id="50"/>
      <w:r w:rsidR="00737A8B">
        <w:rPr>
          <w:rStyle w:val="CommentReference"/>
          <w:rFonts w:asciiTheme="minorHAnsi" w:eastAsiaTheme="minorHAnsi" w:hAnsiTheme="minorHAnsi" w:cstheme="minorBidi"/>
        </w:rPr>
        <w:commentReference w:id="50"/>
      </w:r>
    </w:p>
    <w:p w14:paraId="185106AA" w14:textId="10A15670" w:rsidR="002339FB" w:rsidDel="005C543C" w:rsidRDefault="00AF294A" w:rsidP="00D76DF7">
      <w:pPr>
        <w:spacing w:after="0" w:line="480" w:lineRule="auto"/>
        <w:jc w:val="both"/>
        <w:rPr>
          <w:del w:id="54" w:author="Parks, Robbie M" w:date="2018-11-17T10:15:00Z"/>
          <w:rFonts w:ascii="Times New Roman" w:hAnsi="Times New Roman"/>
          <w:color w:val="000000" w:themeColor="text1"/>
          <w:sz w:val="24"/>
          <w:szCs w:val="24"/>
        </w:rPr>
      </w:pPr>
      <w:ins w:id="55" w:author="Parks, Robbie M" w:date="2018-11-17T10:16:00Z">
        <w:r>
          <w:rPr>
            <w:rFonts w:ascii="Times New Roman" w:hAnsi="Times New Roman"/>
            <w:color w:val="000000" w:themeColor="text1"/>
            <w:sz w:val="24"/>
            <w:szCs w:val="24"/>
          </w:rPr>
          <w:t xml:space="preserve">Therefore, </w:t>
        </w:r>
      </w:ins>
    </w:p>
    <w:p w14:paraId="59E5EACC" w14:textId="386C51EB" w:rsidR="00252CB9" w:rsidRPr="00636C9B" w:rsidRDefault="00AF294A" w:rsidP="00252CB9">
      <w:pPr>
        <w:spacing w:after="0" w:line="480" w:lineRule="auto"/>
        <w:jc w:val="both"/>
        <w:rPr>
          <w:rFonts w:ascii="Times New Roman" w:hAnsi="Times New Roman"/>
          <w:color w:val="000000" w:themeColor="text1"/>
          <w:sz w:val="24"/>
          <w:szCs w:val="24"/>
        </w:rPr>
      </w:pPr>
      <w:ins w:id="56" w:author="Parks, Robbie M" w:date="2018-11-17T10:15:00Z">
        <w:r>
          <w:rPr>
            <w:rFonts w:ascii="Times New Roman" w:hAnsi="Times New Roman"/>
            <w:color w:val="000000" w:themeColor="text1"/>
            <w:sz w:val="24"/>
            <w:szCs w:val="24"/>
          </w:rPr>
          <w:t>a</w:t>
        </w:r>
        <w:r w:rsidR="005C543C" w:rsidRPr="005C543C">
          <w:rPr>
            <w:rFonts w:ascii="Times New Roman" w:hAnsi="Times New Roman"/>
            <w:color w:val="000000" w:themeColor="text1"/>
            <w:sz w:val="24"/>
            <w:szCs w:val="24"/>
          </w:rPr>
          <w:t xml:space="preserve"> thoroug</w:t>
        </w:r>
        <w:r w:rsidR="005C543C">
          <w:rPr>
            <w:rFonts w:ascii="Times New Roman" w:hAnsi="Times New Roman"/>
            <w:color w:val="000000" w:themeColor="text1"/>
            <w:sz w:val="24"/>
            <w:szCs w:val="24"/>
          </w:rPr>
          <w:t xml:space="preserve">h understanding of the </w:t>
        </w:r>
      </w:ins>
      <w:ins w:id="57" w:author="Parks, Robbie M" w:date="2018-11-17T10:16:00Z">
        <w:r>
          <w:rPr>
            <w:rFonts w:ascii="Times New Roman" w:hAnsi="Times New Roman"/>
            <w:color w:val="000000" w:themeColor="text1"/>
            <w:sz w:val="24"/>
            <w:szCs w:val="24"/>
          </w:rPr>
          <w:t>effect of deviations of temperature from long-term averages on</w:t>
        </w:r>
      </w:ins>
      <w:ins w:id="58" w:author="Parks, Robbie M" w:date="2018-11-17T10:17:00Z">
        <w:r>
          <w:rPr>
            <w:rFonts w:ascii="Times New Roman" w:hAnsi="Times New Roman"/>
            <w:color w:val="000000" w:themeColor="text1"/>
            <w:sz w:val="24"/>
            <w:szCs w:val="24"/>
          </w:rPr>
          <w:t xml:space="preserve"> types of injury mortality</w:t>
        </w:r>
      </w:ins>
      <w:ins w:id="59" w:author="Parks, Robbie M" w:date="2018-11-17T10:16:00Z">
        <w:r>
          <w:rPr>
            <w:rFonts w:ascii="Times New Roman" w:hAnsi="Times New Roman"/>
            <w:color w:val="000000" w:themeColor="text1"/>
            <w:sz w:val="24"/>
            <w:szCs w:val="24"/>
          </w:rPr>
          <w:t xml:space="preserve"> </w:t>
        </w:r>
      </w:ins>
      <w:ins w:id="60" w:author="Parks, Robbie M" w:date="2018-11-17T10:15:00Z">
        <w:r w:rsidR="005C543C" w:rsidRPr="005C543C">
          <w:rPr>
            <w:rFonts w:ascii="Times New Roman" w:hAnsi="Times New Roman"/>
            <w:color w:val="000000" w:themeColor="text1"/>
            <w:sz w:val="24"/>
            <w:szCs w:val="24"/>
          </w:rPr>
          <w:t xml:space="preserve">is needed to identify at-risk groups, plan responses </w:t>
        </w:r>
      </w:ins>
      <w:ins w:id="61" w:author="Parks, Robbie M" w:date="2018-11-17T10:18:00Z">
        <w:r w:rsidRPr="005C543C">
          <w:rPr>
            <w:rFonts w:ascii="Times New Roman" w:hAnsi="Times New Roman"/>
            <w:color w:val="000000" w:themeColor="text1"/>
            <w:sz w:val="24"/>
            <w:szCs w:val="24"/>
          </w:rPr>
          <w:t>now</w:t>
        </w:r>
      </w:ins>
      <w:ins w:id="62" w:author="Parks, Robbie M" w:date="2018-11-17T10:15:00Z">
        <w:r w:rsidR="005C543C" w:rsidRPr="005C543C">
          <w:rPr>
            <w:rFonts w:ascii="Times New Roman" w:hAnsi="Times New Roman"/>
            <w:color w:val="000000" w:themeColor="text1"/>
            <w:sz w:val="24"/>
            <w:szCs w:val="24"/>
          </w:rPr>
          <w:t xml:space="preserve"> as well as under changing climat</w:t>
        </w:r>
        <w:r>
          <w:rPr>
            <w:rFonts w:ascii="Times New Roman" w:hAnsi="Times New Roman"/>
            <w:color w:val="000000" w:themeColor="text1"/>
            <w:sz w:val="24"/>
            <w:szCs w:val="24"/>
          </w:rPr>
          <w:t xml:space="preserve">e conditions. </w:t>
        </w:r>
        <w:r w:rsidR="000A38D2">
          <w:rPr>
            <w:rFonts w:ascii="Times New Roman" w:hAnsi="Times New Roman"/>
            <w:color w:val="000000" w:themeColor="text1"/>
            <w:sz w:val="24"/>
            <w:szCs w:val="24"/>
          </w:rPr>
          <w:t>T</w:t>
        </w:r>
        <w:r w:rsidR="005C543C" w:rsidRPr="005C543C">
          <w:rPr>
            <w:rFonts w:ascii="Times New Roman" w:hAnsi="Times New Roman"/>
            <w:color w:val="000000" w:themeColor="text1"/>
            <w:sz w:val="24"/>
            <w:szCs w:val="24"/>
          </w:rPr>
          <w:t xml:space="preserve">here is </w:t>
        </w:r>
      </w:ins>
      <w:ins w:id="63" w:author="Parks, Robbie M" w:date="2018-11-17T10:21:00Z">
        <w:r w:rsidR="00BC66F6">
          <w:rPr>
            <w:rFonts w:ascii="Times New Roman" w:hAnsi="Times New Roman"/>
            <w:color w:val="000000" w:themeColor="text1"/>
            <w:sz w:val="24"/>
            <w:szCs w:val="24"/>
          </w:rPr>
          <w:t xml:space="preserve">as of yet </w:t>
        </w:r>
        <w:r w:rsidR="00D41C09">
          <w:rPr>
            <w:rFonts w:ascii="Times New Roman" w:hAnsi="Times New Roman"/>
            <w:color w:val="000000" w:themeColor="text1"/>
            <w:sz w:val="24"/>
            <w:szCs w:val="24"/>
          </w:rPr>
          <w:t>no</w:t>
        </w:r>
      </w:ins>
      <w:ins w:id="64" w:author="Parks, Robbie M" w:date="2018-11-17T10:18:00Z">
        <w:r w:rsidR="000A38D2">
          <w:rPr>
            <w:rFonts w:ascii="Times New Roman" w:hAnsi="Times New Roman"/>
            <w:color w:val="000000" w:themeColor="text1"/>
            <w:sz w:val="24"/>
            <w:szCs w:val="24"/>
          </w:rPr>
          <w:t xml:space="preserve"> detailed</w:t>
        </w:r>
      </w:ins>
      <w:ins w:id="65" w:author="Parks, Robbie M" w:date="2018-11-17T10:15:00Z">
        <w:r w:rsidR="005C543C" w:rsidRPr="005C543C">
          <w:rPr>
            <w:rFonts w:ascii="Times New Roman" w:hAnsi="Times New Roman"/>
            <w:color w:val="000000" w:themeColor="text1"/>
            <w:sz w:val="24"/>
            <w:szCs w:val="24"/>
          </w:rPr>
          <w:t xml:space="preserve"> information on how </w:t>
        </w:r>
      </w:ins>
      <w:ins w:id="66" w:author="Parks, Robbie M" w:date="2018-11-17T10:19:00Z">
        <w:r w:rsidR="000A38D2">
          <w:rPr>
            <w:rFonts w:ascii="Times New Roman" w:hAnsi="Times New Roman"/>
            <w:color w:val="000000" w:themeColor="text1"/>
            <w:sz w:val="24"/>
            <w:szCs w:val="24"/>
          </w:rPr>
          <w:t xml:space="preserve">different types of </w:t>
        </w:r>
      </w:ins>
      <w:ins w:id="67" w:author="Parks, Robbie M" w:date="2018-11-17T10:18:00Z">
        <w:r w:rsidR="000A38D2">
          <w:rPr>
            <w:rFonts w:ascii="Times New Roman" w:hAnsi="Times New Roman"/>
            <w:color w:val="000000" w:themeColor="text1"/>
            <w:sz w:val="24"/>
            <w:szCs w:val="24"/>
          </w:rPr>
          <w:t xml:space="preserve">injury mortality </w:t>
        </w:r>
      </w:ins>
      <w:ins w:id="68" w:author="Parks, Robbie M" w:date="2018-11-17T10:19:00Z">
        <w:r w:rsidR="000A38D2">
          <w:rPr>
            <w:rFonts w:ascii="Times New Roman" w:hAnsi="Times New Roman"/>
            <w:color w:val="000000" w:themeColor="text1"/>
            <w:sz w:val="24"/>
            <w:szCs w:val="24"/>
          </w:rPr>
          <w:t xml:space="preserve">respond with temperature </w:t>
        </w:r>
      </w:ins>
      <w:ins w:id="69" w:author="Parks, Robbie M" w:date="2018-11-17T10:15:00Z">
        <w:r w:rsidR="000A38D2">
          <w:rPr>
            <w:rFonts w:ascii="Times New Roman" w:hAnsi="Times New Roman"/>
            <w:color w:val="000000" w:themeColor="text1"/>
            <w:sz w:val="24"/>
            <w:szCs w:val="24"/>
          </w:rPr>
          <w:t xml:space="preserve">in relation to age group and </w:t>
        </w:r>
        <w:r w:rsidR="005C543C" w:rsidRPr="005C543C">
          <w:rPr>
            <w:rFonts w:ascii="Times New Roman" w:hAnsi="Times New Roman"/>
            <w:color w:val="000000" w:themeColor="text1"/>
            <w:sz w:val="24"/>
            <w:szCs w:val="24"/>
          </w:rPr>
          <w:t>sex</w:t>
        </w:r>
      </w:ins>
      <w:ins w:id="70" w:author="Parks, Robbie M" w:date="2018-11-17T10:19:00Z">
        <w:r w:rsidR="000A38D2">
          <w:rPr>
            <w:rFonts w:ascii="Times New Roman" w:hAnsi="Times New Roman"/>
            <w:color w:val="000000" w:themeColor="text1"/>
            <w:sz w:val="24"/>
            <w:szCs w:val="24"/>
          </w:rPr>
          <w:t>.</w:t>
        </w:r>
        <w:r w:rsidR="007E4DC1">
          <w:rPr>
            <w:rFonts w:ascii="Times New Roman" w:hAnsi="Times New Roman"/>
            <w:color w:val="000000" w:themeColor="text1"/>
            <w:sz w:val="24"/>
            <w:szCs w:val="24"/>
          </w:rPr>
          <w:t xml:space="preserve"> </w:t>
        </w:r>
      </w:ins>
      <w:ins w:id="71" w:author="Parks, Robbie M" w:date="2018-11-17T10:21:00Z">
        <w:r w:rsidR="00BC66F6">
          <w:rPr>
            <w:rFonts w:ascii="Times New Roman" w:hAnsi="Times New Roman"/>
            <w:color w:val="000000" w:themeColor="text1"/>
            <w:sz w:val="24"/>
            <w:szCs w:val="24"/>
          </w:rPr>
          <w:t xml:space="preserve">As </w:t>
        </w:r>
      </w:ins>
      <w:ins w:id="72" w:author="Parks, Robbie M" w:date="2018-11-17T10:19:00Z">
        <w:r w:rsidR="00BC66F6">
          <w:rPr>
            <w:rFonts w:ascii="Times New Roman" w:hAnsi="Times New Roman"/>
            <w:color w:val="000000" w:themeColor="text1"/>
            <w:sz w:val="24"/>
            <w:szCs w:val="24"/>
          </w:rPr>
          <w:t>p</w:t>
        </w:r>
        <w:r w:rsidR="007E4DC1">
          <w:rPr>
            <w:rFonts w:ascii="Times New Roman" w:hAnsi="Times New Roman"/>
            <w:color w:val="000000" w:themeColor="text1"/>
            <w:sz w:val="24"/>
            <w:szCs w:val="24"/>
          </w:rPr>
          <w:t xml:space="preserve">revious studies in other causes of death show that differing age groups and sexes can </w:t>
        </w:r>
      </w:ins>
      <w:del w:id="73" w:author="Parks, Robbie M" w:date="2018-11-17T10:20:00Z">
        <w:r w:rsidR="00327C97" w:rsidRPr="00636C9B" w:rsidDel="007E4DC1">
          <w:rPr>
            <w:rFonts w:ascii="Times New Roman" w:hAnsi="Times New Roman"/>
            <w:color w:val="000000" w:themeColor="text1"/>
            <w:sz w:val="24"/>
            <w:szCs w:val="24"/>
          </w:rPr>
          <w:delText xml:space="preserve">Distinguishing </w:delText>
        </w:r>
        <w:r w:rsidR="00BD0A0B" w:rsidDel="007E4DC1">
          <w:rPr>
            <w:rFonts w:ascii="Times New Roman" w:hAnsi="Times New Roman"/>
            <w:color w:val="000000" w:themeColor="text1"/>
            <w:sz w:val="24"/>
            <w:szCs w:val="24"/>
          </w:rPr>
          <w:delText xml:space="preserve">risk </w:delText>
        </w:r>
        <w:r w:rsidR="00327C97" w:rsidRPr="00636C9B" w:rsidDel="007E4DC1">
          <w:rPr>
            <w:rFonts w:ascii="Times New Roman" w:hAnsi="Times New Roman"/>
            <w:color w:val="000000" w:themeColor="text1"/>
            <w:sz w:val="24"/>
            <w:szCs w:val="24"/>
          </w:rPr>
          <w:delText>by</w:delText>
        </w:r>
        <w:r w:rsidR="00252CB9" w:rsidRPr="00636C9B" w:rsidDel="007E4DC1">
          <w:rPr>
            <w:rFonts w:ascii="Times New Roman" w:hAnsi="Times New Roman"/>
            <w:color w:val="000000" w:themeColor="text1"/>
            <w:sz w:val="24"/>
            <w:szCs w:val="24"/>
          </w:rPr>
          <w:delText xml:space="preserve"> </w:delText>
        </w:r>
        <w:commentRangeStart w:id="74"/>
        <w:commentRangeStart w:id="75"/>
        <w:r w:rsidR="000C6935" w:rsidRPr="00636C9B" w:rsidDel="007E4DC1">
          <w:rPr>
            <w:rFonts w:ascii="Times New Roman" w:hAnsi="Times New Roman"/>
            <w:color w:val="000000" w:themeColor="text1"/>
            <w:sz w:val="24"/>
            <w:szCs w:val="24"/>
          </w:rPr>
          <w:delText xml:space="preserve">socio-demographic </w:delText>
        </w:r>
        <w:commentRangeEnd w:id="74"/>
        <w:r w:rsidR="00737A8B" w:rsidDel="007E4DC1">
          <w:rPr>
            <w:rStyle w:val="CommentReference"/>
            <w:rFonts w:asciiTheme="minorHAnsi" w:eastAsiaTheme="minorHAnsi" w:hAnsiTheme="minorHAnsi" w:cstheme="minorBidi"/>
          </w:rPr>
          <w:commentReference w:id="74"/>
        </w:r>
        <w:commentRangeEnd w:id="75"/>
        <w:r w:rsidR="009F507F" w:rsidDel="007E4DC1">
          <w:rPr>
            <w:rStyle w:val="CommentReference"/>
            <w:rFonts w:asciiTheme="minorHAnsi" w:eastAsiaTheme="minorHAnsi" w:hAnsiTheme="minorHAnsi" w:cstheme="minorBidi"/>
          </w:rPr>
          <w:commentReference w:id="75"/>
        </w:r>
        <w:r w:rsidR="00327C97" w:rsidRPr="00636C9B" w:rsidDel="007E4DC1">
          <w:rPr>
            <w:rFonts w:ascii="Times New Roman" w:hAnsi="Times New Roman"/>
            <w:color w:val="000000" w:themeColor="text1"/>
            <w:sz w:val="24"/>
            <w:szCs w:val="24"/>
          </w:rPr>
          <w:delText>groups</w:delText>
        </w:r>
        <w:r w:rsidR="00530F84" w:rsidRPr="00636C9B" w:rsidDel="007E4DC1">
          <w:rPr>
            <w:rFonts w:ascii="Times New Roman" w:hAnsi="Times New Roman"/>
            <w:color w:val="000000" w:themeColor="text1"/>
            <w:sz w:val="24"/>
            <w:szCs w:val="24"/>
          </w:rPr>
          <w:delText xml:space="preserve">, </w:delText>
        </w:r>
        <w:r w:rsidR="00903C59" w:rsidRPr="00636C9B" w:rsidDel="007E4DC1">
          <w:rPr>
            <w:rFonts w:ascii="Times New Roman" w:hAnsi="Times New Roman"/>
            <w:color w:val="000000" w:themeColor="text1"/>
            <w:sz w:val="24"/>
            <w:szCs w:val="24"/>
          </w:rPr>
          <w:delText xml:space="preserve">which </w:delText>
        </w:r>
        <w:r w:rsidR="000C6935" w:rsidRPr="00636C9B" w:rsidDel="007E4DC1">
          <w:rPr>
            <w:rFonts w:ascii="Times New Roman" w:hAnsi="Times New Roman"/>
            <w:color w:val="000000" w:themeColor="text1"/>
            <w:sz w:val="24"/>
            <w:szCs w:val="24"/>
          </w:rPr>
          <w:delText xml:space="preserve">potentially </w:delText>
        </w:r>
      </w:del>
      <w:r w:rsidR="00903C59" w:rsidRPr="00636C9B">
        <w:rPr>
          <w:rFonts w:ascii="Times New Roman" w:hAnsi="Times New Roman"/>
          <w:color w:val="000000" w:themeColor="text1"/>
          <w:sz w:val="24"/>
          <w:szCs w:val="24"/>
        </w:rPr>
        <w:t xml:space="preserve">possess varying </w:t>
      </w:r>
      <w:r w:rsidR="00C52FAB" w:rsidRPr="00636C9B">
        <w:rPr>
          <w:rFonts w:ascii="Times New Roman" w:hAnsi="Times New Roman"/>
          <w:color w:val="000000" w:themeColor="text1"/>
          <w:sz w:val="24"/>
          <w:szCs w:val="24"/>
        </w:rPr>
        <w:t>levels of resilience</w:t>
      </w:r>
      <w:r w:rsidR="000C6935" w:rsidRPr="00636C9B">
        <w:rPr>
          <w:rFonts w:ascii="Times New Roman" w:hAnsi="Times New Roman"/>
          <w:color w:val="000000" w:themeColor="text1"/>
          <w:sz w:val="24"/>
          <w:szCs w:val="24"/>
        </w:rPr>
        <w:t xml:space="preserve"> to temperature anomalies</w:t>
      </w:r>
      <w:ins w:id="76" w:author="Parks, Robbie M" w:date="2018-11-17T10:21:00Z">
        <w:r w:rsidR="00BC66F6">
          <w:rPr>
            <w:rFonts w:ascii="Times New Roman" w:hAnsi="Times New Roman"/>
            <w:color w:val="000000" w:themeColor="text1"/>
            <w:sz w:val="24"/>
            <w:szCs w:val="24"/>
          </w:rPr>
          <w:t xml:space="preserve">, it is important to build an analysis distinguishing by </w:t>
        </w:r>
      </w:ins>
      <w:ins w:id="77" w:author="Parks, Robbie M" w:date="2018-11-17T10:22:00Z">
        <w:r w:rsidR="00BC66F6">
          <w:rPr>
            <w:rFonts w:ascii="Times New Roman" w:hAnsi="Times New Roman"/>
            <w:color w:val="000000" w:themeColor="text1"/>
            <w:sz w:val="24"/>
            <w:szCs w:val="24"/>
          </w:rPr>
          <w:t>these features of a population</w:t>
        </w:r>
      </w:ins>
      <w:bookmarkStart w:id="78" w:name="_GoBack"/>
      <w:bookmarkEnd w:id="78"/>
      <w:del w:id="79" w:author="Parks, Robbie M" w:date="2018-11-17T10:20:00Z">
        <w:r w:rsidR="00EB7B88" w:rsidRPr="00636C9B" w:rsidDel="007E4DC1">
          <w:rPr>
            <w:rFonts w:ascii="Times New Roman" w:hAnsi="Times New Roman"/>
            <w:color w:val="000000" w:themeColor="text1"/>
            <w:sz w:val="24"/>
            <w:szCs w:val="24"/>
          </w:rPr>
          <w:delText xml:space="preserve"> as well as differing compositions of injury deaths,</w:delText>
        </w:r>
        <w:r w:rsidR="00C3413F" w:rsidRPr="00636C9B" w:rsidDel="007E4DC1">
          <w:rPr>
            <w:rFonts w:ascii="Times New Roman" w:hAnsi="Times New Roman"/>
            <w:color w:val="000000" w:themeColor="text1"/>
            <w:sz w:val="24"/>
            <w:szCs w:val="24"/>
          </w:rPr>
          <w:delText xml:space="preserve"> </w:delText>
        </w:r>
      </w:del>
      <w:ins w:id="80" w:author="Parks, Robbie M" w:date="2018-11-17T10:20:00Z">
        <w:r w:rsidR="007E4DC1">
          <w:rPr>
            <w:rFonts w:ascii="Times New Roman" w:hAnsi="Times New Roman"/>
            <w:color w:val="000000" w:themeColor="text1"/>
            <w:sz w:val="24"/>
            <w:szCs w:val="24"/>
          </w:rPr>
          <w:t>.</w:t>
        </w:r>
      </w:ins>
      <w:del w:id="81" w:author="Parks, Robbie M" w:date="2018-11-17T10:20:00Z">
        <w:r w:rsidR="00C3413F" w:rsidRPr="00636C9B" w:rsidDel="007E4DC1">
          <w:rPr>
            <w:rFonts w:ascii="Times New Roman" w:hAnsi="Times New Roman"/>
            <w:color w:val="000000" w:themeColor="text1"/>
            <w:sz w:val="24"/>
            <w:szCs w:val="24"/>
          </w:rPr>
          <w:delText>can help identify vulnerable communities within a population</w:delText>
        </w:r>
        <w:r w:rsidR="00321DA9" w:rsidRPr="00636C9B" w:rsidDel="007E4DC1">
          <w:rPr>
            <w:rFonts w:ascii="Times New Roman" w:hAnsi="Times New Roman"/>
            <w:color w:val="000000" w:themeColor="text1"/>
            <w:sz w:val="24"/>
            <w:szCs w:val="24"/>
          </w:rPr>
          <w:delText xml:space="preserve">. </w:delText>
        </w:r>
      </w:del>
      <w:r w:rsidR="00321DA9" w:rsidRPr="00636C9B">
        <w:rPr>
          <w:rFonts w:ascii="Times New Roman" w:hAnsi="Times New Roman"/>
          <w:color w:val="000000" w:themeColor="text1"/>
          <w:sz w:val="24"/>
          <w:szCs w:val="24"/>
        </w:rPr>
        <w:fldChar w:fldCharType="begin" w:fldLock="1"/>
      </w:r>
      <w:r w:rsidR="00162F6E">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2,3,17,18&lt;/sup&gt;","plainTextFormattedCitation":"2,3,17,18","previouslyFormattedCitation":"&lt;sup&gt;1,2,17,18&lt;/sup&gt;"},"properties":{"noteIndex":0},"schema":"https://github.com/citation-style-language/schema/raw/master/csl-citation.json"}</w:instrText>
      </w:r>
      <w:r w:rsidR="00321DA9" w:rsidRPr="00636C9B">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2,3,17,18</w:t>
      </w:r>
      <w:r w:rsidR="00321DA9" w:rsidRPr="00636C9B">
        <w:rPr>
          <w:rFonts w:ascii="Times New Roman" w:hAnsi="Times New Roman"/>
          <w:color w:val="000000" w:themeColor="text1"/>
          <w:sz w:val="24"/>
          <w:szCs w:val="24"/>
        </w:rPr>
        <w:fldChar w:fldCharType="end"/>
      </w:r>
      <w:r w:rsidR="00321DA9" w:rsidRPr="00636C9B">
        <w:rPr>
          <w:rFonts w:ascii="Times New Roman" w:hAnsi="Times New Roman"/>
          <w:color w:val="000000" w:themeColor="text1"/>
          <w:sz w:val="24"/>
          <w:szCs w:val="24"/>
        </w:rPr>
        <w:t xml:space="preserve"> </w:t>
      </w:r>
      <w:del w:id="82" w:author="Parks, Robbie M" w:date="2018-11-17T10:20:00Z">
        <w:r w:rsidR="00B86EC8" w:rsidRPr="00636C9B" w:rsidDel="007E4DC1">
          <w:rPr>
            <w:rFonts w:ascii="Times New Roman" w:hAnsi="Times New Roman"/>
            <w:color w:val="000000" w:themeColor="text1"/>
            <w:sz w:val="24"/>
            <w:szCs w:val="24"/>
          </w:rPr>
          <w:delText>T</w:delText>
        </w:r>
        <w:r w:rsidR="00287584" w:rsidRPr="00636C9B" w:rsidDel="007E4DC1">
          <w:rPr>
            <w:rFonts w:ascii="Times New Roman" w:hAnsi="Times New Roman"/>
            <w:color w:val="000000" w:themeColor="text1"/>
            <w:sz w:val="24"/>
            <w:szCs w:val="24"/>
          </w:rPr>
          <w:delText xml:space="preserve">emperature </w:delText>
        </w:r>
        <w:r w:rsidR="000C36FE" w:rsidRPr="00636C9B" w:rsidDel="007E4DC1">
          <w:rPr>
            <w:rFonts w:ascii="Times New Roman" w:hAnsi="Times New Roman"/>
            <w:color w:val="000000" w:themeColor="text1"/>
            <w:sz w:val="24"/>
            <w:szCs w:val="24"/>
          </w:rPr>
          <w:delText>can</w:delText>
        </w:r>
        <w:r w:rsidR="00BC7B29" w:rsidRPr="00636C9B" w:rsidDel="007E4DC1">
          <w:rPr>
            <w:rFonts w:ascii="Times New Roman" w:hAnsi="Times New Roman"/>
            <w:color w:val="000000" w:themeColor="text1"/>
            <w:sz w:val="24"/>
            <w:szCs w:val="24"/>
          </w:rPr>
          <w:delText xml:space="preserve"> potentially</w:delText>
        </w:r>
        <w:r w:rsidR="00B86EC8" w:rsidRPr="00636C9B" w:rsidDel="007E4DC1">
          <w:rPr>
            <w:rFonts w:ascii="Times New Roman" w:hAnsi="Times New Roman"/>
            <w:color w:val="000000" w:themeColor="text1"/>
            <w:sz w:val="24"/>
            <w:szCs w:val="24"/>
          </w:rPr>
          <w:delText xml:space="preserve"> </w:delText>
        </w:r>
        <w:r w:rsidR="00287584" w:rsidRPr="00636C9B" w:rsidDel="007E4DC1">
          <w:rPr>
            <w:rFonts w:ascii="Times New Roman" w:hAnsi="Times New Roman"/>
            <w:color w:val="000000" w:themeColor="text1"/>
            <w:sz w:val="24"/>
            <w:szCs w:val="24"/>
          </w:rPr>
          <w:delText xml:space="preserve">modify </w:delText>
        </w:r>
        <w:r w:rsidR="00EB79A2" w:rsidRPr="00636C9B" w:rsidDel="007E4DC1">
          <w:rPr>
            <w:rFonts w:ascii="Times New Roman" w:hAnsi="Times New Roman"/>
            <w:color w:val="000000" w:themeColor="text1"/>
            <w:sz w:val="24"/>
            <w:szCs w:val="24"/>
          </w:rPr>
          <w:delText>risk</w:delText>
        </w:r>
        <w:r w:rsidR="003E2F68" w:rsidRPr="00636C9B" w:rsidDel="007E4DC1">
          <w:rPr>
            <w:rFonts w:ascii="Times New Roman" w:hAnsi="Times New Roman"/>
            <w:color w:val="000000" w:themeColor="text1"/>
            <w:sz w:val="24"/>
            <w:szCs w:val="24"/>
          </w:rPr>
          <w:delText xml:space="preserve"> of death differently</w:delText>
        </w:r>
        <w:r w:rsidR="00287584" w:rsidRPr="00636C9B" w:rsidDel="007E4DC1">
          <w:rPr>
            <w:rFonts w:ascii="Times New Roman" w:hAnsi="Times New Roman"/>
            <w:color w:val="000000" w:themeColor="text1"/>
            <w:sz w:val="24"/>
            <w:szCs w:val="24"/>
          </w:rPr>
          <w:delText xml:space="preserve"> </w:delText>
        </w:r>
        <w:r w:rsidR="00EA41FA" w:rsidRPr="00636C9B" w:rsidDel="007E4DC1">
          <w:rPr>
            <w:rFonts w:ascii="Times New Roman" w:hAnsi="Times New Roman"/>
            <w:color w:val="000000" w:themeColor="text1"/>
            <w:sz w:val="24"/>
            <w:szCs w:val="24"/>
          </w:rPr>
          <w:delText xml:space="preserve">by </w:delText>
        </w:r>
      </w:del>
      <w:del w:id="83" w:author="Parks, Robbie M" w:date="2018-11-13T17:12:00Z">
        <w:r w:rsidR="00EA41FA" w:rsidRPr="00636C9B" w:rsidDel="001C2178">
          <w:rPr>
            <w:rFonts w:ascii="Times New Roman" w:hAnsi="Times New Roman"/>
            <w:color w:val="000000" w:themeColor="text1"/>
            <w:sz w:val="24"/>
            <w:szCs w:val="24"/>
          </w:rPr>
          <w:delText xml:space="preserve">category </w:delText>
        </w:r>
      </w:del>
      <w:del w:id="84" w:author="Parks, Robbie M" w:date="2018-11-17T10:20:00Z">
        <w:r w:rsidR="00EA41FA" w:rsidRPr="00636C9B" w:rsidDel="007E4DC1">
          <w:rPr>
            <w:rFonts w:ascii="Times New Roman" w:hAnsi="Times New Roman"/>
            <w:color w:val="000000" w:themeColor="text1"/>
            <w:sz w:val="24"/>
            <w:szCs w:val="24"/>
          </w:rPr>
          <w:delText>of injury</w:delText>
        </w:r>
        <w:r w:rsidR="00C55816" w:rsidRPr="00636C9B" w:rsidDel="007E4DC1">
          <w:rPr>
            <w:rFonts w:ascii="Times New Roman" w:hAnsi="Times New Roman"/>
            <w:color w:val="000000" w:themeColor="text1"/>
            <w:sz w:val="24"/>
            <w:szCs w:val="24"/>
          </w:rPr>
          <w:delText xml:space="preserve"> within each socio-demographic group</w:delText>
        </w:r>
        <w:r w:rsidR="004C67C0" w:rsidRPr="00636C9B" w:rsidDel="007E4DC1">
          <w:rPr>
            <w:rFonts w:ascii="Times New Roman" w:hAnsi="Times New Roman"/>
            <w:color w:val="000000" w:themeColor="text1"/>
            <w:sz w:val="24"/>
            <w:szCs w:val="24"/>
          </w:rPr>
          <w:delText>.</w:delText>
        </w:r>
        <w:r w:rsidR="000C36FE" w:rsidRPr="00636C9B" w:rsidDel="007E4DC1">
          <w:rPr>
            <w:rFonts w:ascii="Times New Roman" w:hAnsi="Times New Roman"/>
            <w:color w:val="000000" w:themeColor="text1"/>
            <w:sz w:val="24"/>
            <w:szCs w:val="24"/>
          </w:rPr>
          <w:delText xml:space="preserve"> </w:delText>
        </w:r>
        <w:r w:rsidR="00E62AEB" w:rsidDel="007E4DC1">
          <w:rPr>
            <w:rFonts w:ascii="Times New Roman" w:hAnsi="Times New Roman"/>
            <w:color w:val="000000" w:themeColor="text1"/>
            <w:sz w:val="24"/>
            <w:szCs w:val="24"/>
          </w:rPr>
          <w:delText xml:space="preserve">Therefore it is </w:delText>
        </w:r>
        <w:r w:rsidR="000C36FE" w:rsidRPr="00636C9B" w:rsidDel="007E4DC1">
          <w:rPr>
            <w:rFonts w:ascii="Times New Roman" w:hAnsi="Times New Roman"/>
            <w:color w:val="000000" w:themeColor="text1"/>
            <w:sz w:val="24"/>
            <w:szCs w:val="24"/>
          </w:rPr>
          <w:delText xml:space="preserve">important to analyse </w:delText>
        </w:r>
        <w:r w:rsidR="0006625F" w:rsidRPr="00636C9B" w:rsidDel="007E4DC1">
          <w:rPr>
            <w:rFonts w:ascii="Times New Roman" w:hAnsi="Times New Roman"/>
            <w:color w:val="000000" w:themeColor="text1"/>
            <w:sz w:val="24"/>
            <w:szCs w:val="24"/>
          </w:rPr>
          <w:delText xml:space="preserve">vulnerability </w:delText>
        </w:r>
        <w:r w:rsidR="00C0356A" w:rsidDel="007E4DC1">
          <w:rPr>
            <w:rFonts w:ascii="Times New Roman" w:hAnsi="Times New Roman"/>
            <w:color w:val="000000" w:themeColor="text1"/>
            <w:sz w:val="24"/>
            <w:szCs w:val="24"/>
          </w:rPr>
          <w:delText xml:space="preserve">to anomalous temperature </w:delText>
        </w:r>
        <w:r w:rsidR="0006625F" w:rsidRPr="00636C9B" w:rsidDel="007E4DC1">
          <w:rPr>
            <w:rFonts w:ascii="Times New Roman" w:hAnsi="Times New Roman"/>
            <w:color w:val="000000" w:themeColor="text1"/>
            <w:sz w:val="24"/>
            <w:szCs w:val="24"/>
          </w:rPr>
          <w:delText>by these distinct combinations</w:delText>
        </w:r>
        <w:r w:rsidR="00BC1E9B" w:rsidRPr="00636C9B" w:rsidDel="007E4DC1">
          <w:rPr>
            <w:rFonts w:ascii="Times New Roman" w:hAnsi="Times New Roman"/>
            <w:color w:val="000000" w:themeColor="text1"/>
            <w:sz w:val="24"/>
            <w:szCs w:val="24"/>
          </w:rPr>
          <w:delText>.</w:delText>
        </w:r>
      </w:del>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356BF756"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commentRangeStart w:id="85"/>
      <w:del w:id="86" w:author="Parks, Robbie M" w:date="2018-11-13T11:07:00Z">
        <w:r w:rsidR="00567A03" w:rsidDel="006838D1">
          <w:rPr>
            <w:rFonts w:ascii="Times New Roman" w:hAnsi="Times New Roman"/>
            <w:color w:val="000000" w:themeColor="text1"/>
            <w:sz w:val="24"/>
            <w:szCs w:val="24"/>
          </w:rPr>
          <w:delText>mutiple</w:delText>
        </w:r>
      </w:del>
      <w:ins w:id="87" w:author="Parks, Robbie M" w:date="2018-11-13T11:07:00Z">
        <w:r w:rsidR="006838D1">
          <w:rPr>
            <w:rFonts w:ascii="Times New Roman" w:hAnsi="Times New Roman"/>
            <w:color w:val="000000" w:themeColor="text1"/>
            <w:sz w:val="24"/>
            <w:szCs w:val="24"/>
          </w:rPr>
          <w:t>multiple</w:t>
        </w:r>
      </w:ins>
      <w:r w:rsidR="00E62AEB">
        <w:rPr>
          <w:rFonts w:ascii="Times New Roman" w:hAnsi="Times New Roman"/>
          <w:color w:val="000000" w:themeColor="text1"/>
          <w:sz w:val="24"/>
          <w:szCs w:val="24"/>
        </w:rPr>
        <w:t xml:space="preserve"> </w:t>
      </w:r>
      <w:r w:rsidR="00F713D6" w:rsidRPr="00636C9B">
        <w:rPr>
          <w:rFonts w:ascii="Times New Roman" w:hAnsi="Times New Roman"/>
          <w:color w:val="000000" w:themeColor="text1"/>
          <w:sz w:val="24"/>
          <w:szCs w:val="24"/>
        </w:rPr>
        <w:t>c</w:t>
      </w:r>
      <w:commentRangeEnd w:id="85"/>
      <w:r w:rsidR="00B950F6">
        <w:rPr>
          <w:rStyle w:val="CommentReference"/>
          <w:rFonts w:asciiTheme="minorHAnsi" w:eastAsiaTheme="minorHAnsi" w:hAnsiTheme="minorHAnsi" w:cstheme="minorBidi"/>
        </w:rPr>
        <w:commentReference w:id="85"/>
      </w:r>
      <w:r w:rsidR="00F713D6" w:rsidRPr="00636C9B">
        <w:rPr>
          <w:rFonts w:ascii="Times New Roman" w:hAnsi="Times New Roman"/>
          <w:color w:val="000000" w:themeColor="text1"/>
          <w:sz w:val="24"/>
          <w:szCs w:val="24"/>
        </w:rPr>
        <w:t>ategories of injury</w:t>
      </w:r>
      <w:r w:rsidR="00CF446F" w:rsidRPr="00636C9B">
        <w:rPr>
          <w:rFonts w:ascii="Times New Roman" w:hAnsi="Times New Roman"/>
          <w:color w:val="000000" w:themeColor="text1"/>
          <w:sz w:val="24"/>
          <w:szCs w:val="24"/>
        </w:rPr>
        <w:t xml:space="preserve"> by socio-demographic c</w:t>
      </w:r>
      <w:r w:rsidR="000135F4" w:rsidRPr="00636C9B">
        <w:rPr>
          <w:rFonts w:ascii="Times New Roman" w:hAnsi="Times New Roman"/>
          <w:color w:val="000000" w:themeColor="text1"/>
          <w:sz w:val="24"/>
          <w:szCs w:val="24"/>
        </w:rPr>
        <w:t>haracteristic</w:t>
      </w:r>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72A3DAEB" w14:textId="36337E13" w:rsidR="00881B21" w:rsidRDefault="00A03DE2" w:rsidP="005B39FC">
      <w:pPr>
        <w:spacing w:after="0" w:line="480" w:lineRule="auto"/>
        <w:jc w:val="both"/>
        <w:rPr>
          <w:ins w:id="88" w:author="Parks, Robbie M" w:date="2018-11-13T14:14:00Z"/>
          <w:rFonts w:ascii="Times New Roman" w:hAnsi="Times New Roman"/>
          <w:color w:val="000000" w:themeColor="text1"/>
          <w:sz w:val="24"/>
          <w:szCs w:val="24"/>
        </w:rPr>
      </w:pPr>
      <w:ins w:id="89" w:author="Parks, Robbie M" w:date="2018-11-13T11:18:00Z">
        <w:r>
          <w:rPr>
            <w:rFonts w:ascii="Times New Roman" w:hAnsi="Times New Roman"/>
            <w:color w:val="000000" w:themeColor="text1"/>
            <w:sz w:val="24"/>
            <w:szCs w:val="24"/>
          </w:rPr>
          <w:t xml:space="preserve">Our aim was to </w:t>
        </w:r>
      </w:ins>
      <w:ins w:id="90" w:author="Parks, Robbie M" w:date="2018-11-13T13:49:00Z">
        <w:r w:rsidR="00C542A6">
          <w:rPr>
            <w:rFonts w:ascii="Times New Roman" w:hAnsi="Times New Roman"/>
            <w:color w:val="000000" w:themeColor="text1"/>
            <w:sz w:val="24"/>
            <w:szCs w:val="24"/>
          </w:rPr>
          <w:t>quantify</w:t>
        </w:r>
      </w:ins>
      <w:ins w:id="91" w:author="Parks, Robbie M" w:date="2018-11-13T11:18:00Z">
        <w:r>
          <w:rPr>
            <w:rFonts w:ascii="Times New Roman" w:hAnsi="Times New Roman"/>
            <w:color w:val="000000" w:themeColor="text1"/>
            <w:sz w:val="24"/>
            <w:szCs w:val="24"/>
          </w:rPr>
          <w:t xml:space="preserve"> </w:t>
        </w:r>
      </w:ins>
      <w:ins w:id="92" w:author="Parks, Robbie M" w:date="2018-11-13T13:56:00Z">
        <w:r w:rsidR="004B2216">
          <w:rPr>
            <w:rFonts w:ascii="Times New Roman" w:hAnsi="Times New Roman"/>
            <w:color w:val="000000" w:themeColor="text1"/>
            <w:sz w:val="24"/>
            <w:szCs w:val="24"/>
          </w:rPr>
          <w:t xml:space="preserve">national </w:t>
        </w:r>
      </w:ins>
      <w:ins w:id="93" w:author="Parks, Robbie M" w:date="2018-11-13T11:18:00Z">
        <w:r>
          <w:rPr>
            <w:rFonts w:ascii="Times New Roman" w:hAnsi="Times New Roman"/>
            <w:color w:val="000000" w:themeColor="text1"/>
            <w:sz w:val="24"/>
            <w:szCs w:val="24"/>
          </w:rPr>
          <w:t xml:space="preserve">additional </w:t>
        </w:r>
      </w:ins>
      <w:ins w:id="94" w:author="Parks, Robbie M" w:date="2018-11-13T13:49:00Z">
        <w:r w:rsidR="00C542A6">
          <w:rPr>
            <w:rFonts w:ascii="Times New Roman" w:hAnsi="Times New Roman"/>
            <w:color w:val="000000" w:themeColor="text1"/>
            <w:sz w:val="24"/>
            <w:szCs w:val="24"/>
          </w:rPr>
          <w:t>injury deaths</w:t>
        </w:r>
      </w:ins>
      <w:ins w:id="95" w:author="Parks, Robbie M" w:date="2018-11-13T11:18:00Z">
        <w:r>
          <w:rPr>
            <w:rFonts w:ascii="Times New Roman" w:hAnsi="Times New Roman"/>
            <w:color w:val="000000" w:themeColor="text1"/>
            <w:sz w:val="24"/>
            <w:szCs w:val="24"/>
          </w:rPr>
          <w:t xml:space="preserve"> in a warmer world in the USA, by sex, age group and class of injury. </w:t>
        </w:r>
      </w:ins>
      <w:ins w:id="96" w:author="Parks, Robbie M" w:date="2018-11-13T14:04:00Z">
        <w:r w:rsidR="00113023" w:rsidRPr="00113023">
          <w:rPr>
            <w:rFonts w:ascii="Times New Roman" w:hAnsi="Times New Roman"/>
            <w:color w:val="000000" w:themeColor="text1"/>
            <w:sz w:val="24"/>
            <w:szCs w:val="24"/>
          </w:rPr>
          <w:t>Much previous work has focussed on how mortality from natural causes is affected by daily or multi-day hot/cold episodes, and not on weather patterns that reflect inter-annual variations, as expected under global climate change, nor on injuries.</w:t>
        </w:r>
      </w:ins>
      <w:ins w:id="97" w:author="Parks, Robbie M" w:date="2018-11-13T15:43:00Z">
        <w:r w:rsidR="00C95977" w:rsidRPr="00636C9B">
          <w:rPr>
            <w:rFonts w:ascii="Times New Roman" w:hAnsi="Times New Roman"/>
            <w:color w:val="000000" w:themeColor="text1"/>
            <w:sz w:val="24"/>
            <w:szCs w:val="24"/>
          </w:rPr>
          <w:fldChar w:fldCharType="begin" w:fldLock="1"/>
        </w:r>
        <w:r w:rsidR="00C95977" w:rsidRPr="00636C9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C95977" w:rsidRPr="00636C9B">
          <w:rPr>
            <w:rFonts w:ascii="Times New Roman" w:hAnsi="Times New Roman"/>
            <w:color w:val="000000" w:themeColor="text1"/>
            <w:sz w:val="24"/>
            <w:szCs w:val="24"/>
          </w:rPr>
          <w:fldChar w:fldCharType="separate"/>
        </w:r>
        <w:r w:rsidR="00C95977" w:rsidRPr="00636C9B">
          <w:rPr>
            <w:rFonts w:ascii="Times New Roman" w:hAnsi="Times New Roman"/>
            <w:noProof/>
            <w:color w:val="000000" w:themeColor="text1"/>
            <w:sz w:val="24"/>
            <w:szCs w:val="24"/>
            <w:vertAlign w:val="superscript"/>
          </w:rPr>
          <w:t>5,6</w:t>
        </w:r>
        <w:r w:rsidR="00C95977" w:rsidRPr="00636C9B">
          <w:rPr>
            <w:rFonts w:ascii="Times New Roman" w:hAnsi="Times New Roman"/>
            <w:color w:val="000000" w:themeColor="text1"/>
            <w:sz w:val="24"/>
            <w:szCs w:val="24"/>
          </w:rPr>
          <w:fldChar w:fldCharType="end"/>
        </w:r>
      </w:ins>
      <w:ins w:id="98" w:author="Parks, Robbie M" w:date="2018-11-13T14:14:00Z">
        <w:r w:rsidR="00576F95">
          <w:rPr>
            <w:rFonts w:ascii="Times New Roman" w:hAnsi="Times New Roman"/>
            <w:color w:val="000000" w:themeColor="text1"/>
            <w:sz w:val="24"/>
            <w:szCs w:val="24"/>
          </w:rPr>
          <w:t xml:space="preserve"> </w:t>
        </w:r>
      </w:ins>
    </w:p>
    <w:p w14:paraId="1C5762D7" w14:textId="77777777" w:rsidR="00881B21" w:rsidRDefault="00881B21" w:rsidP="005B39FC">
      <w:pPr>
        <w:spacing w:after="0" w:line="480" w:lineRule="auto"/>
        <w:jc w:val="both"/>
        <w:rPr>
          <w:ins w:id="99" w:author="Parks, Robbie M" w:date="2018-11-13T14:14:00Z"/>
          <w:rFonts w:ascii="Times New Roman" w:hAnsi="Times New Roman"/>
          <w:color w:val="000000" w:themeColor="text1"/>
          <w:sz w:val="24"/>
          <w:szCs w:val="24"/>
        </w:rPr>
      </w:pPr>
    </w:p>
    <w:p w14:paraId="4178A95E" w14:textId="14D55547" w:rsidR="00E65B73" w:rsidRPr="00636C9B" w:rsidRDefault="003030BF" w:rsidP="005B39FC">
      <w:pPr>
        <w:spacing w:after="0" w:line="480" w:lineRule="auto"/>
        <w:jc w:val="both"/>
        <w:rPr>
          <w:rFonts w:ascii="Times New Roman" w:hAnsi="Times New Roman"/>
          <w:color w:val="000000" w:themeColor="text1"/>
          <w:sz w:val="24"/>
          <w:szCs w:val="24"/>
        </w:rPr>
      </w:pPr>
      <w:ins w:id="100" w:author="Parks, Robbie M" w:date="2018-11-13T14:06:00Z">
        <w:r>
          <w:rPr>
            <w:rFonts w:ascii="Times New Roman" w:hAnsi="Times New Roman"/>
            <w:color w:val="000000" w:themeColor="text1"/>
            <w:sz w:val="24"/>
            <w:szCs w:val="24"/>
          </w:rPr>
          <w:t xml:space="preserve">We wanted to understand the impact of deviation of temperature from long-term acclimatised means, rather than absolute temperature. </w:t>
        </w:r>
      </w:ins>
      <w:ins w:id="101" w:author="Parks, Robbie M" w:date="2018-11-13T14:04:00Z">
        <w:r w:rsidR="00E36F12">
          <w:rPr>
            <w:rFonts w:ascii="Times New Roman" w:hAnsi="Times New Roman"/>
            <w:color w:val="000000" w:themeColor="text1"/>
            <w:sz w:val="24"/>
            <w:szCs w:val="24"/>
          </w:rPr>
          <w:t>O</w:t>
        </w:r>
        <w:r w:rsidR="002D3368">
          <w:rPr>
            <w:rFonts w:ascii="Times New Roman" w:hAnsi="Times New Roman"/>
            <w:color w:val="000000" w:themeColor="text1"/>
            <w:sz w:val="24"/>
            <w:szCs w:val="24"/>
          </w:rPr>
          <w:t>ur</w:t>
        </w:r>
        <w:r w:rsidR="00113023">
          <w:rPr>
            <w:rFonts w:ascii="Times New Roman" w:hAnsi="Times New Roman"/>
            <w:color w:val="000000" w:themeColor="text1"/>
            <w:sz w:val="24"/>
            <w:szCs w:val="24"/>
          </w:rPr>
          <w:t xml:space="preserve"> alternative approach </w:t>
        </w:r>
      </w:ins>
      <w:ins w:id="102" w:author="Parks, Robbie M" w:date="2018-11-13T14:15:00Z">
        <w:r w:rsidR="00EF0BC4">
          <w:rPr>
            <w:rFonts w:ascii="Times New Roman" w:hAnsi="Times New Roman"/>
            <w:color w:val="000000" w:themeColor="text1"/>
            <w:sz w:val="24"/>
            <w:szCs w:val="24"/>
          </w:rPr>
          <w:t>to previous studies</w:t>
        </w:r>
        <w:r w:rsidR="00E34B73">
          <w:rPr>
            <w:rFonts w:ascii="Times New Roman" w:hAnsi="Times New Roman"/>
            <w:color w:val="000000" w:themeColor="text1"/>
            <w:sz w:val="24"/>
            <w:szCs w:val="24"/>
          </w:rPr>
          <w:t xml:space="preserve"> </w:t>
        </w:r>
      </w:ins>
      <w:ins w:id="103" w:author="Parks, Robbie M" w:date="2018-11-13T17:24:00Z">
        <w:r w:rsidR="00E36F12">
          <w:rPr>
            <w:rFonts w:ascii="Times New Roman" w:hAnsi="Times New Roman"/>
            <w:color w:val="000000" w:themeColor="text1"/>
            <w:sz w:val="24"/>
            <w:szCs w:val="24"/>
          </w:rPr>
          <w:t xml:space="preserve">also </w:t>
        </w:r>
      </w:ins>
      <w:ins w:id="104" w:author="Parks, Robbie M" w:date="2018-11-13T14:04:00Z">
        <w:r w:rsidR="00E36F12">
          <w:rPr>
            <w:rFonts w:ascii="Times New Roman" w:hAnsi="Times New Roman"/>
            <w:color w:val="000000" w:themeColor="text1"/>
            <w:sz w:val="24"/>
            <w:szCs w:val="24"/>
          </w:rPr>
          <w:t xml:space="preserve">uses </w:t>
        </w:r>
      </w:ins>
      <w:ins w:id="105" w:author="Parks, Robbie M" w:date="2018-11-13T14:06:00Z">
        <w:r>
          <w:rPr>
            <w:rFonts w:ascii="Times New Roman" w:hAnsi="Times New Roman"/>
            <w:color w:val="000000" w:themeColor="text1"/>
            <w:sz w:val="24"/>
            <w:szCs w:val="24"/>
          </w:rPr>
          <w:t>monthly temperatures</w:t>
        </w:r>
      </w:ins>
      <w:ins w:id="106" w:author="Parks, Robbie M" w:date="2018-11-13T14:15:00Z">
        <w:r w:rsidR="00E34B73">
          <w:rPr>
            <w:rFonts w:ascii="Times New Roman" w:hAnsi="Times New Roman"/>
            <w:color w:val="000000" w:themeColor="text1"/>
            <w:sz w:val="24"/>
            <w:szCs w:val="24"/>
          </w:rPr>
          <w:t xml:space="preserve"> and death records</w:t>
        </w:r>
      </w:ins>
      <w:ins w:id="107" w:author="Parks, Robbie M" w:date="2018-11-13T14:06:00Z">
        <w:r>
          <w:rPr>
            <w:rFonts w:ascii="Times New Roman" w:hAnsi="Times New Roman"/>
            <w:color w:val="000000" w:themeColor="text1"/>
            <w:sz w:val="24"/>
            <w:szCs w:val="24"/>
          </w:rPr>
          <w:t xml:space="preserve"> for </w:t>
        </w:r>
      </w:ins>
      <w:ins w:id="108" w:author="Parks, Robbie M" w:date="2018-11-13T14:15:00Z">
        <w:r w:rsidR="00E34B73">
          <w:rPr>
            <w:rFonts w:ascii="Times New Roman" w:hAnsi="Times New Roman"/>
            <w:color w:val="000000" w:themeColor="text1"/>
            <w:sz w:val="24"/>
            <w:szCs w:val="24"/>
          </w:rPr>
          <w:t>entire US population</w:t>
        </w:r>
      </w:ins>
      <w:ins w:id="109" w:author="Parks, Robbie M" w:date="2018-11-13T11:20:00Z">
        <w:r w:rsidR="00E34B73">
          <w:rPr>
            <w:rFonts w:ascii="Times New Roman" w:hAnsi="Times New Roman"/>
            <w:color w:val="000000" w:themeColor="text1"/>
            <w:sz w:val="24"/>
            <w:szCs w:val="24"/>
          </w:rPr>
          <w:t xml:space="preserve">. To do this, </w:t>
        </w:r>
        <w:r w:rsidR="004E7DE8">
          <w:rPr>
            <w:rFonts w:ascii="Times New Roman" w:hAnsi="Times New Roman"/>
            <w:color w:val="000000" w:themeColor="text1"/>
            <w:sz w:val="24"/>
            <w:szCs w:val="24"/>
          </w:rPr>
          <w:t>w</w:t>
        </w:r>
      </w:ins>
      <w:commentRangeStart w:id="110"/>
      <w:del w:id="111" w:author="Parks, Robbie M" w:date="2018-11-13T11:20:00Z">
        <w:r w:rsidR="00921D87" w:rsidRPr="00636C9B" w:rsidDel="004E7DE8">
          <w:rPr>
            <w:rFonts w:ascii="Times New Roman" w:hAnsi="Times New Roman"/>
            <w:color w:val="000000" w:themeColor="text1"/>
            <w:sz w:val="24"/>
            <w:szCs w:val="24"/>
          </w:rPr>
          <w:delText>W</w:delText>
        </w:r>
      </w:del>
      <w:r w:rsidR="00921D87" w:rsidRPr="00636C9B">
        <w:rPr>
          <w:rFonts w:ascii="Times New Roman" w:hAnsi="Times New Roman"/>
          <w:color w:val="000000" w:themeColor="text1"/>
          <w:sz w:val="24"/>
          <w:szCs w:val="24"/>
        </w:rPr>
        <w:t xml:space="preserve">e used </w:t>
      </w:r>
      <w:r w:rsidR="00095490" w:rsidRPr="00636C9B">
        <w:rPr>
          <w:rFonts w:ascii="Times New Roman" w:hAnsi="Times New Roman"/>
          <w:color w:val="000000" w:themeColor="text1"/>
          <w:sz w:val="24"/>
          <w:szCs w:val="24"/>
        </w:rPr>
        <w:t>geo</w:t>
      </w:r>
      <w:r w:rsidR="004C4565" w:rsidRPr="00636C9B">
        <w:rPr>
          <w:rFonts w:ascii="Times New Roman" w:hAnsi="Times New Roman"/>
          <w:color w:val="000000" w:themeColor="text1"/>
          <w:sz w:val="24"/>
          <w:szCs w:val="24"/>
        </w:rPr>
        <w:t>-</w:t>
      </w:r>
      <w:r w:rsidR="00095490" w:rsidRPr="00636C9B">
        <w:rPr>
          <w:rFonts w:ascii="Times New Roman" w:hAnsi="Times New Roman"/>
          <w:color w:val="000000" w:themeColor="text1"/>
          <w:sz w:val="24"/>
          <w:szCs w:val="24"/>
        </w:rPr>
        <w:t xml:space="preserve">coded </w:t>
      </w:r>
      <w:r w:rsidR="00921D87" w:rsidRPr="00636C9B">
        <w:rPr>
          <w:rFonts w:ascii="Times New Roman" w:hAnsi="Times New Roman"/>
          <w:color w:val="000000" w:themeColor="text1"/>
          <w:sz w:val="24"/>
          <w:szCs w:val="24"/>
        </w:rPr>
        <w:t>population-based data</w:t>
      </w:r>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r w:rsidR="008E3720" w:rsidRPr="00636C9B">
        <w:rPr>
          <w:rFonts w:ascii="Times New Roman" w:hAnsi="Times New Roman"/>
          <w:color w:val="000000" w:themeColor="text1"/>
          <w:sz w:val="24"/>
          <w:szCs w:val="24"/>
        </w:rPr>
        <w:t xml:space="preserve"> the</w:t>
      </w:r>
      <w:r w:rsidR="00085A4E" w:rsidRPr="00636C9B">
        <w:rPr>
          <w:rFonts w:ascii="Times New Roman" w:hAnsi="Times New Roman"/>
          <w:color w:val="000000" w:themeColor="text1"/>
          <w:sz w:val="24"/>
          <w:szCs w:val="24"/>
        </w:rPr>
        <w:t xml:space="preserve"> contiguous USA </w:t>
      </w:r>
      <w:r w:rsidR="00C0356A">
        <w:rPr>
          <w:rFonts w:ascii="Times New Roman" w:hAnsi="Times New Roman"/>
          <w:color w:val="000000" w:themeColor="text1"/>
          <w:sz w:val="24"/>
          <w:szCs w:val="24"/>
        </w:rPr>
        <w:t xml:space="preserve">(i.e., excluding Alaska and Hawaii) </w:t>
      </w:r>
      <w:r w:rsidR="00085A4E" w:rsidRPr="00636C9B">
        <w:rPr>
          <w:rFonts w:ascii="Times New Roman" w:hAnsi="Times New Roman"/>
          <w:color w:val="000000" w:themeColor="text1"/>
          <w:sz w:val="24"/>
          <w:szCs w:val="24"/>
        </w:rPr>
        <w:t>from 1980 to 2016</w:t>
      </w:r>
      <w:r w:rsidR="00921D87" w:rsidRPr="00636C9B">
        <w:rPr>
          <w:rFonts w:ascii="Times New Roman" w:hAnsi="Times New Roman"/>
          <w:color w:val="000000" w:themeColor="text1"/>
          <w:sz w:val="24"/>
          <w:szCs w:val="24"/>
        </w:rPr>
        <w:t xml:space="preserve"> to estimate the association between anomalous 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categories 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r w:rsidR="003A6E74" w:rsidRPr="00636C9B">
        <w:rPr>
          <w:rFonts w:ascii="Times New Roman" w:hAnsi="Times New Roman"/>
          <w:color w:val="000000" w:themeColor="text1"/>
          <w:sz w:val="24"/>
          <w:szCs w:val="24"/>
        </w:rPr>
        <w:t xml:space="preserve"> and month</w:t>
      </w:r>
      <w:r w:rsidR="003F50A5" w:rsidRPr="00636C9B">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 We used 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Bayesian spatiotemporal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statistical model, described below, </w:t>
      </w:r>
      <w:r w:rsidR="004264D7" w:rsidRPr="00636C9B">
        <w:rPr>
          <w:rFonts w:ascii="Times New Roman" w:hAnsi="Times New Roman"/>
          <w:color w:val="000000" w:themeColor="text1"/>
          <w:sz w:val="24"/>
          <w:szCs w:val="24"/>
        </w:rPr>
        <w:t xml:space="preserve">allowed death rates to vary 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state, </w:t>
      </w:r>
      <w:r w:rsidR="008537D1" w:rsidRPr="00636C9B">
        <w:rPr>
          <w:rFonts w:ascii="Times New Roman" w:hAnsi="Times New Roman"/>
          <w:color w:val="000000" w:themeColor="text1"/>
          <w:sz w:val="24"/>
          <w:szCs w:val="24"/>
        </w:rPr>
        <w:t>over time, and local</w:t>
      </w:r>
      <w:r w:rsidR="004264D7"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w:t>
      </w:r>
      <w:r w:rsidR="006F0E88" w:rsidRPr="00636C9B">
        <w:rPr>
          <w:rFonts w:ascii="Times New Roman" w:hAnsi="Times New Roman"/>
          <w:color w:val="000000" w:themeColor="text1"/>
          <w:sz w:val="24"/>
          <w:szCs w:val="24"/>
        </w:rPr>
        <w:t xml:space="preserve">then </w:t>
      </w:r>
      <w:r w:rsidR="00034AC0" w:rsidRPr="00636C9B">
        <w:rPr>
          <w:rFonts w:ascii="Times New Roman" w:hAnsi="Times New Roman"/>
          <w:color w:val="000000" w:themeColor="text1"/>
          <w:sz w:val="24"/>
          <w:szCs w:val="24"/>
        </w:rPr>
        <w:t xml:space="preserve">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 xml:space="preserve">by </w:t>
      </w:r>
      <w:del w:id="112" w:author="Parks, Robbie M" w:date="2018-11-13T17:12:00Z">
        <w:r w:rsidR="000545FB" w:rsidRPr="00636C9B" w:rsidDel="001C2178">
          <w:rPr>
            <w:rFonts w:ascii="Times New Roman" w:hAnsi="Times New Roman"/>
            <w:color w:val="000000" w:themeColor="text1"/>
            <w:sz w:val="24"/>
            <w:szCs w:val="24"/>
          </w:rPr>
          <w:delText xml:space="preserve">category </w:delText>
        </w:r>
      </w:del>
      <w:ins w:id="113"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commentRangeEnd w:id="110"/>
      <w:r w:rsidR="00B950F6">
        <w:rPr>
          <w:rStyle w:val="CommentReference"/>
          <w:rFonts w:asciiTheme="minorHAnsi" w:eastAsiaTheme="minorHAnsi" w:hAnsiTheme="minorHAnsi" w:cstheme="minorBidi"/>
        </w:rPr>
        <w:commentReference w:id="110"/>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Mortality d</w:t>
      </w:r>
      <w:r w:rsidR="000210D1" w:rsidRPr="00636C9B">
        <w:rPr>
          <w:rFonts w:ascii="Times New Roman" w:hAnsi="Times New Roman"/>
          <w:i/>
          <w:color w:val="000000" w:themeColor="text1"/>
          <w:sz w:val="24"/>
          <w:szCs w:val="24"/>
        </w:rPr>
        <w:t>ata</w:t>
      </w:r>
    </w:p>
    <w:p w14:paraId="1DB0D957" w14:textId="30A5BE95"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lastRenderedPageBreak/>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del w:id="114" w:author="Parks, Robbie M" w:date="2018-11-13T14:18:00Z">
        <w:r w:rsidR="00100327" w:rsidRPr="00636C9B" w:rsidDel="004B66E9">
          <w:rPr>
            <w:rStyle w:val="apple-style-span"/>
            <w:rFonts w:ascii="Times New Roman" w:hAnsi="Times New Roman"/>
            <w:color w:val="000000" w:themeColor="text1"/>
            <w:sz w:val="24"/>
            <w:szCs w:val="24"/>
          </w:rPr>
          <w:delText xml:space="preserve">were </w:delText>
        </w:r>
      </w:del>
      <w:commentRangeStart w:id="115"/>
      <w:del w:id="116" w:author="Parks, Robbie M" w:date="2018-11-13T14:16:00Z">
        <w:r w:rsidR="00100327" w:rsidRPr="00636C9B" w:rsidDel="005472F1">
          <w:rPr>
            <w:rStyle w:val="apple-style-span"/>
            <w:rFonts w:ascii="Times New Roman" w:hAnsi="Times New Roman"/>
            <w:color w:val="000000" w:themeColor="text1"/>
            <w:sz w:val="24"/>
            <w:szCs w:val="24"/>
          </w:rPr>
          <w:delText>classe</w:delText>
        </w:r>
        <w:r w:rsidR="00D22A57" w:rsidRPr="00636C9B" w:rsidDel="005472F1">
          <w:rPr>
            <w:rStyle w:val="apple-style-span"/>
            <w:rFonts w:ascii="Times New Roman" w:hAnsi="Times New Roman"/>
            <w:color w:val="000000" w:themeColor="text1"/>
            <w:sz w:val="24"/>
            <w:szCs w:val="24"/>
          </w:rPr>
          <w:delText>d</w:delText>
        </w:r>
        <w:commentRangeEnd w:id="115"/>
        <w:r w:rsidR="00B950F6" w:rsidDel="005472F1">
          <w:rPr>
            <w:rStyle w:val="CommentReference"/>
            <w:rFonts w:asciiTheme="minorHAnsi" w:eastAsiaTheme="minorHAnsi" w:hAnsiTheme="minorHAnsi" w:cstheme="minorBidi"/>
          </w:rPr>
          <w:commentReference w:id="115"/>
        </w:r>
        <w:r w:rsidR="00D22A57" w:rsidRPr="00636C9B" w:rsidDel="005472F1">
          <w:rPr>
            <w:rStyle w:val="apple-style-span"/>
            <w:rFonts w:ascii="Times New Roman" w:hAnsi="Times New Roman"/>
            <w:color w:val="000000" w:themeColor="text1"/>
            <w:sz w:val="24"/>
            <w:szCs w:val="24"/>
          </w:rPr>
          <w:delText xml:space="preserve"> </w:delText>
        </w:r>
        <w:r w:rsidR="00D22A57" w:rsidRPr="00636C9B" w:rsidDel="00166F4A">
          <w:rPr>
            <w:rStyle w:val="apple-style-span"/>
            <w:rFonts w:ascii="Times New Roman" w:hAnsi="Times New Roman"/>
            <w:color w:val="000000" w:themeColor="text1"/>
            <w:sz w:val="24"/>
            <w:szCs w:val="24"/>
          </w:rPr>
          <w:delText>into one of</w:delText>
        </w:r>
      </w:del>
      <w:ins w:id="117" w:author="Parks, Robbie M" w:date="2018-11-13T14:18:00Z">
        <w:r w:rsidR="004B66E9">
          <w:rPr>
            <w:rStyle w:val="apple-style-span"/>
            <w:rFonts w:ascii="Times New Roman" w:hAnsi="Times New Roman"/>
            <w:color w:val="000000" w:themeColor="text1"/>
            <w:sz w:val="24"/>
            <w:szCs w:val="24"/>
          </w:rPr>
          <w:t>fell into</w:t>
        </w:r>
      </w:ins>
      <w:r w:rsidR="00D22A57" w:rsidRPr="00636C9B">
        <w:rPr>
          <w:rStyle w:val="apple-style-span"/>
          <w:rFonts w:ascii="Times New Roman" w:hAnsi="Times New Roman"/>
          <w:color w:val="000000" w:themeColor="text1"/>
          <w:sz w:val="24"/>
          <w:szCs w:val="24"/>
        </w:rPr>
        <w:t xml:space="preserve"> </w:t>
      </w:r>
      <w:del w:id="118" w:author="Parks, Robbie M" w:date="2018-11-13T11:24:00Z">
        <w:r w:rsidR="00D22A57" w:rsidRPr="00636C9B" w:rsidDel="00AE2912">
          <w:rPr>
            <w:rStyle w:val="apple-style-span"/>
            <w:rFonts w:ascii="Times New Roman" w:hAnsi="Times New Roman"/>
            <w:color w:val="000000" w:themeColor="text1"/>
            <w:sz w:val="24"/>
            <w:szCs w:val="24"/>
          </w:rPr>
          <w:delText xml:space="preserve">five </w:delText>
        </w:r>
      </w:del>
      <w:ins w:id="119" w:author="Parks, Robbie M" w:date="2018-11-13T11:24:00Z">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ins>
      <w:r w:rsidR="00D22A57" w:rsidRPr="00636C9B">
        <w:rPr>
          <w:rStyle w:val="apple-style-span"/>
          <w:rFonts w:ascii="Times New Roman" w:hAnsi="Times New Roman"/>
          <w:color w:val="000000" w:themeColor="text1"/>
          <w:sz w:val="24"/>
          <w:szCs w:val="24"/>
        </w:rPr>
        <w:t>categories:</w:t>
      </w:r>
      <w:commentRangeStart w:id="120"/>
      <w:r w:rsidR="00D22A57" w:rsidRPr="00636C9B">
        <w:rPr>
          <w:rStyle w:val="apple-style-span"/>
          <w:rFonts w:ascii="Times New Roman" w:hAnsi="Times New Roman"/>
          <w:color w:val="000000" w:themeColor="text1"/>
          <w:sz w:val="24"/>
          <w:szCs w:val="24"/>
        </w:rPr>
        <w:t xml:space="preserve">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ins w:id="121" w:author="Parks, Robbie M" w:date="2018-11-13T11:24:00Z">
        <w:r w:rsidR="00AE2912">
          <w:rPr>
            <w:rStyle w:val="apple-style-span"/>
            <w:rFonts w:ascii="Times New Roman" w:hAnsi="Times New Roman"/>
            <w:color w:val="000000" w:themeColor="text1"/>
            <w:sz w:val="24"/>
            <w:szCs w:val="24"/>
          </w:rPr>
          <w:t xml:space="preserve">, </w:t>
        </w:r>
      </w:ins>
      <w:del w:id="122" w:author="Parks, Robbie M" w:date="2018-11-13T11:24:00Z">
        <w:r w:rsidR="00D22A57" w:rsidRPr="00636C9B" w:rsidDel="00AE2912">
          <w:rPr>
            <w:rStyle w:val="apple-style-span"/>
            <w:rFonts w:ascii="Times New Roman" w:hAnsi="Times New Roman"/>
            <w:color w:val="000000" w:themeColor="text1"/>
            <w:sz w:val="24"/>
            <w:szCs w:val="24"/>
          </w:rPr>
          <w:delText xml:space="preserve"> and </w:delText>
        </w:r>
      </w:del>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ins w:id="123" w:author="Parks, Robbie M" w:date="2018-11-13T11:24:00Z">
        <w:r w:rsidR="00AE2912">
          <w:rPr>
            <w:rStyle w:val="apple-style-span"/>
            <w:rFonts w:ascii="Times New Roman" w:hAnsi="Times New Roman"/>
            <w:color w:val="000000" w:themeColor="text1"/>
            <w:sz w:val="24"/>
            <w:szCs w:val="24"/>
          </w:rPr>
          <w:t xml:space="preserve"> and other</w:t>
        </w:r>
      </w:ins>
      <w:ins w:id="124" w:author="Parks, Robbie M" w:date="2018-11-13T13:43:00Z">
        <w:r w:rsidR="00273273">
          <w:rPr>
            <w:rStyle w:val="apple-style-span"/>
            <w:rFonts w:ascii="Times New Roman" w:hAnsi="Times New Roman"/>
            <w:color w:val="000000" w:themeColor="text1"/>
            <w:sz w:val="24"/>
            <w:szCs w:val="24"/>
          </w:rPr>
          <w:t xml:space="preserve"> unintentional injuries</w:t>
        </w:r>
      </w:ins>
      <w:r w:rsidR="00100327" w:rsidRPr="00636C9B">
        <w:rPr>
          <w:rStyle w:val="apple-style-span"/>
          <w:rFonts w:ascii="Times New Roman" w:hAnsi="Times New Roman"/>
          <w:color w:val="000000" w:themeColor="text1"/>
          <w:sz w:val="24"/>
          <w:szCs w:val="24"/>
        </w:rPr>
        <w:t xml:space="preserve">. </w:t>
      </w:r>
      <w:commentRangeEnd w:id="120"/>
      <w:r w:rsidR="00B950F6">
        <w:rPr>
          <w:rStyle w:val="CommentReference"/>
          <w:rFonts w:asciiTheme="minorHAnsi" w:eastAsiaTheme="minorHAnsi" w:hAnsiTheme="minorHAnsi" w:cstheme="minorBidi"/>
        </w:rPr>
        <w:commentReference w:id="120"/>
      </w:r>
      <w:r w:rsidR="00987F8E" w:rsidRPr="00636C9B">
        <w:rPr>
          <w:rFonts w:ascii="Times New Roman" w:hAnsi="Times New Roman"/>
          <w:color w:val="000000" w:themeColor="text1"/>
          <w:sz w:val="24"/>
          <w:szCs w:val="24"/>
        </w:rPr>
        <w:t xml:space="preserve">Injuries accounted for 8% of all deaths in the USA in 1980 and 7.3% in 2016. </w:t>
      </w:r>
      <w:r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19&lt;/sup&gt;","plainTextFormattedCitation":"19","previouslyFormattedCitation":"&lt;sup&gt;19&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19</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73839731"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del w:id="125" w:author="Parks, Robbie M" w:date="2018-11-13T17:12:00Z">
        <w:r w:rsidR="00220930" w:rsidRPr="00636C9B" w:rsidDel="006761AB">
          <w:rPr>
            <w:rFonts w:ascii="Times New Roman" w:hAnsi="Times New Roman"/>
            <w:color w:val="000000" w:themeColor="text1"/>
            <w:sz w:val="24"/>
            <w:szCs w:val="24"/>
          </w:rPr>
          <w:delText>category</w:delText>
        </w:r>
        <w:r w:rsidR="008433DD" w:rsidRPr="00636C9B" w:rsidDel="006761AB">
          <w:rPr>
            <w:rFonts w:ascii="Times New Roman" w:hAnsi="Times New Roman"/>
            <w:color w:val="000000" w:themeColor="text1"/>
            <w:sz w:val="24"/>
            <w:szCs w:val="24"/>
          </w:rPr>
          <w:delText xml:space="preserve"> </w:delText>
        </w:r>
      </w:del>
      <w:ins w:id="126" w:author="Parks, Robbie M" w:date="2018-11-13T17:12:00Z">
        <w:r w:rsidR="006761AB">
          <w:rPr>
            <w:rFonts w:ascii="Times New Roman" w:hAnsi="Times New Roman"/>
            <w:color w:val="000000" w:themeColor="text1"/>
            <w:sz w:val="24"/>
            <w:szCs w:val="24"/>
          </w:rPr>
          <w:t>type</w:t>
        </w:r>
        <w:r w:rsidR="006761AB" w:rsidRPr="00636C9B">
          <w:rPr>
            <w:rFonts w:ascii="Times New Roman" w:hAnsi="Times New Roman"/>
            <w:color w:val="000000" w:themeColor="text1"/>
            <w:sz w:val="24"/>
            <w:szCs w:val="24"/>
          </w:rPr>
          <w:t xml:space="preserve"> </w:t>
        </w:r>
      </w:ins>
      <w:r w:rsidR="008433DD" w:rsidRPr="00636C9B">
        <w:rPr>
          <w:rFonts w:ascii="Times New Roman" w:hAnsi="Times New Roman"/>
          <w:color w:val="000000" w:themeColor="text1"/>
          <w:sz w:val="24"/>
          <w:szCs w:val="24"/>
        </w:rPr>
        <w:t>of injury death</w:t>
      </w:r>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6440FC46" w:rsidR="00B950F6"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321DA9" w:rsidRPr="00636C9B">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20&lt;/sup&gt;","plainTextFormattedCitation":"20","previouslyFormattedCitation":"&lt;sup&gt;20&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321DA9" w:rsidRPr="00636C9B">
        <w:rPr>
          <w:rFonts w:ascii="Times New Roman" w:eastAsiaTheme="minorHAnsi" w:hAnsi="Times New Roman"/>
          <w:noProof/>
          <w:sz w:val="24"/>
          <w:szCs w:val="24"/>
          <w:vertAlign w:val="superscript"/>
          <w:lang w:eastAsia="en-GB"/>
        </w:rPr>
        <w:t>20</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2DAD3CB1" w14:textId="7B33B3FC" w:rsidR="00C845EF" w:rsidRPr="00636C9B" w:rsidRDefault="007A322B" w:rsidP="00D76DF7">
      <w:pPr>
        <w:spacing w:after="0" w:line="480" w:lineRule="auto"/>
        <w:jc w:val="both"/>
        <w:outlineLvl w:val="0"/>
        <w:rPr>
          <w:rFonts w:ascii="Times New Roman" w:eastAsiaTheme="minorHAnsi" w:hAnsi="Times New Roman"/>
          <w:sz w:val="24"/>
          <w:szCs w:val="24"/>
          <w:lang w:eastAsia="en-GB"/>
        </w:rPr>
      </w:pPr>
      <w:ins w:id="127" w:author="Parks, Robbie M" w:date="2018-11-13T11:26:00Z">
        <w:r>
          <w:rPr>
            <w:rFonts w:ascii="Times New Roman" w:eastAsiaTheme="minorHAnsi" w:hAnsi="Times New Roman"/>
            <w:sz w:val="24"/>
            <w:szCs w:val="24"/>
            <w:lang w:eastAsia="en-GB"/>
          </w:rPr>
          <w:lastRenderedPageBreak/>
          <w:t xml:space="preserve">We </w:t>
        </w:r>
      </w:ins>
      <w:ins w:id="128" w:author="Parks, Robbie M" w:date="2018-11-13T13:36:00Z">
        <w:r w:rsidR="005B4DFF">
          <w:rPr>
            <w:rFonts w:ascii="Times New Roman" w:eastAsiaTheme="minorHAnsi" w:hAnsi="Times New Roman"/>
            <w:sz w:val="24"/>
            <w:szCs w:val="24"/>
            <w:lang w:eastAsia="en-GB"/>
          </w:rPr>
          <w:t>required</w:t>
        </w:r>
      </w:ins>
      <w:ins w:id="129" w:author="Parks, Robbie M" w:date="2018-11-13T11:26:00Z">
        <w:r>
          <w:rPr>
            <w:rFonts w:ascii="Times New Roman" w:eastAsiaTheme="minorHAnsi" w:hAnsi="Times New Roman"/>
            <w:sz w:val="24"/>
            <w:szCs w:val="24"/>
            <w:lang w:eastAsia="en-GB"/>
          </w:rPr>
          <w:t xml:space="preserve"> a baseline of long-term temperatures for each state and month</w:t>
        </w:r>
      </w:ins>
      <w:ins w:id="130" w:author="Parks, Robbie M" w:date="2018-11-13T13:29:00Z">
        <w:r w:rsidR="00B2547D">
          <w:rPr>
            <w:rFonts w:ascii="Times New Roman" w:eastAsiaTheme="minorHAnsi" w:hAnsi="Times New Roman"/>
            <w:sz w:val="24"/>
            <w:szCs w:val="24"/>
            <w:lang w:eastAsia="en-GB"/>
          </w:rPr>
          <w:t xml:space="preserve"> to measure </w:t>
        </w:r>
      </w:ins>
      <w:ins w:id="131" w:author="Parks, Robbie M" w:date="2018-11-13T14:39:00Z">
        <w:r w:rsidR="00BC5E54">
          <w:rPr>
            <w:rFonts w:ascii="Times New Roman" w:eastAsiaTheme="minorHAnsi" w:hAnsi="Times New Roman"/>
            <w:sz w:val="24"/>
            <w:szCs w:val="24"/>
            <w:lang w:eastAsia="en-GB"/>
          </w:rPr>
          <w:t>values</w:t>
        </w:r>
      </w:ins>
      <w:ins w:id="132" w:author="Parks, Robbie M" w:date="2018-11-13T13:29:00Z">
        <w:r w:rsidR="00B2547D">
          <w:rPr>
            <w:rFonts w:ascii="Times New Roman" w:eastAsiaTheme="minorHAnsi" w:hAnsi="Times New Roman"/>
            <w:sz w:val="24"/>
            <w:szCs w:val="24"/>
            <w:lang w:eastAsia="en-GB"/>
          </w:rPr>
          <w:t xml:space="preserve"> against</w:t>
        </w:r>
      </w:ins>
      <w:ins w:id="133" w:author="Parks, Robbie M" w:date="2018-11-13T11:30:00Z">
        <w:r w:rsidR="001C608C">
          <w:rPr>
            <w:rFonts w:ascii="Times New Roman" w:eastAsiaTheme="minorHAnsi" w:hAnsi="Times New Roman"/>
            <w:sz w:val="24"/>
            <w:szCs w:val="24"/>
            <w:lang w:eastAsia="en-GB"/>
          </w:rPr>
          <w:t xml:space="preserve">. </w:t>
        </w:r>
      </w:ins>
      <w:ins w:id="134" w:author="Parks, Robbie M" w:date="2018-11-13T13:37:00Z">
        <w:r w:rsidR="00471233">
          <w:rPr>
            <w:rFonts w:ascii="Times New Roman" w:eastAsiaTheme="minorHAnsi" w:hAnsi="Times New Roman"/>
            <w:sz w:val="24"/>
            <w:szCs w:val="24"/>
            <w:lang w:eastAsia="en-GB"/>
          </w:rPr>
          <w:t>These temperatures represent local adaptation tempe</w:t>
        </w:r>
        <w:r w:rsidR="008A7B5B">
          <w:rPr>
            <w:rFonts w:ascii="Times New Roman" w:eastAsiaTheme="minorHAnsi" w:hAnsi="Times New Roman"/>
            <w:sz w:val="24"/>
            <w:szCs w:val="24"/>
            <w:lang w:eastAsia="en-GB"/>
          </w:rPr>
          <w:t xml:space="preserve">rature for each state and month. These values </w:t>
        </w:r>
      </w:ins>
      <w:ins w:id="135" w:author="Parks, Robbie M" w:date="2018-11-13T13:44:00Z">
        <w:r w:rsidR="00450FA1">
          <w:rPr>
            <w:rFonts w:ascii="Times New Roman" w:eastAsiaTheme="minorHAnsi" w:hAnsi="Times New Roman"/>
            <w:sz w:val="24"/>
            <w:szCs w:val="24"/>
            <w:lang w:eastAsia="en-GB"/>
          </w:rPr>
          <w:t>can be different even for neighbouring months in the same state</w:t>
        </w:r>
      </w:ins>
      <w:ins w:id="136" w:author="Parks, Robbie M" w:date="2018-11-13T13:45:00Z">
        <w:r w:rsidR="00802A0B">
          <w:rPr>
            <w:rFonts w:ascii="Times New Roman" w:eastAsiaTheme="minorHAnsi" w:hAnsi="Times New Roman"/>
            <w:sz w:val="24"/>
            <w:szCs w:val="24"/>
            <w:lang w:eastAsia="en-GB"/>
          </w:rPr>
          <w:t>, and represent monthly acclimatisation temperatures in each state</w:t>
        </w:r>
      </w:ins>
      <w:ins w:id="137" w:author="Parks, Robbie M" w:date="2018-11-13T13:38:00Z">
        <w:r w:rsidR="00A84DE4">
          <w:rPr>
            <w:rFonts w:ascii="Times New Roman" w:eastAsiaTheme="minorHAnsi" w:hAnsi="Times New Roman"/>
            <w:sz w:val="24"/>
            <w:szCs w:val="24"/>
            <w:lang w:eastAsia="en-GB"/>
          </w:rPr>
          <w:t xml:space="preserve">. </w:t>
        </w:r>
      </w:ins>
      <w:ins w:id="138" w:author="Parks, Robbie M" w:date="2018-11-13T13:45:00Z">
        <w:r w:rsidR="00802A0B">
          <w:rPr>
            <w:rFonts w:ascii="Times New Roman" w:eastAsiaTheme="minorHAnsi" w:hAnsi="Times New Roman"/>
            <w:sz w:val="24"/>
            <w:szCs w:val="24"/>
            <w:lang w:eastAsia="en-GB"/>
          </w:rPr>
          <w:t xml:space="preserve">For this, </w:t>
        </w:r>
      </w:ins>
      <w:ins w:id="139" w:author="Parks, Robbie M" w:date="2018-11-13T13:29:00Z">
        <w:r w:rsidR="00B2547D">
          <w:rPr>
            <w:rFonts w:ascii="Times New Roman" w:eastAsiaTheme="minorHAnsi" w:hAnsi="Times New Roman"/>
            <w:sz w:val="24"/>
            <w:szCs w:val="24"/>
            <w:lang w:eastAsia="en-GB"/>
          </w:rPr>
          <w:t>w</w:t>
        </w:r>
      </w:ins>
      <w:commentRangeStart w:id="140"/>
      <w:commentRangeStart w:id="141"/>
      <w:del w:id="142" w:author="Parks, Robbie M" w:date="2018-11-13T13:29:00Z">
        <w:r w:rsidR="00BB3FAB" w:rsidRPr="00636C9B" w:rsidDel="00B2547D">
          <w:rPr>
            <w:rFonts w:ascii="Times New Roman" w:eastAsiaTheme="minorHAnsi" w:hAnsi="Times New Roman"/>
            <w:sz w:val="24"/>
            <w:szCs w:val="24"/>
            <w:lang w:eastAsia="en-GB"/>
          </w:rPr>
          <w:delText>W</w:delText>
        </w:r>
      </w:del>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ins w:id="143" w:author="Parks, Robbie M" w:date="2018-11-16T13:19:00Z">
        <w:r w:rsidR="009C7269">
          <w:rPr>
            <w:rFonts w:ascii="Times New Roman" w:eastAsiaTheme="minorHAnsi" w:hAnsi="Times New Roman"/>
            <w:sz w:val="24"/>
            <w:szCs w:val="24"/>
            <w:lang w:eastAsia="en-GB"/>
          </w:rPr>
          <w:t xml:space="preserve"> of daily means</w:t>
        </w:r>
      </w:ins>
      <w:r w:rsidR="00B80D4C" w:rsidRPr="00636C9B">
        <w:rPr>
          <w:rFonts w:ascii="Times New Roman" w:eastAsiaTheme="minorHAnsi" w:hAnsi="Times New Roman"/>
          <w:sz w:val="24"/>
          <w:szCs w:val="24"/>
          <w:lang w:eastAsia="en-GB"/>
        </w:rPr>
        <w:t xml:space="preserve"> by month and state </w:t>
      </w:r>
      <w:del w:id="144" w:author="Parks, Robbie M" w:date="2018-11-13T13:36:00Z">
        <w:r w:rsidR="00B80D4C" w:rsidRPr="00636C9B" w:rsidDel="005B4DFF">
          <w:rPr>
            <w:rFonts w:ascii="Times New Roman" w:eastAsiaTheme="minorHAnsi" w:hAnsi="Times New Roman"/>
            <w:sz w:val="24"/>
            <w:szCs w:val="24"/>
            <w:lang w:eastAsia="en-GB"/>
          </w:rPr>
          <w:delText xml:space="preserve">during a climate-scale </w:delText>
        </w:r>
        <w:r w:rsidR="00F76044" w:rsidRPr="00636C9B" w:rsidDel="005B4DFF">
          <w:rPr>
            <w:rFonts w:ascii="Times New Roman" w:eastAsiaTheme="minorHAnsi" w:hAnsi="Times New Roman"/>
            <w:sz w:val="24"/>
            <w:szCs w:val="24"/>
            <w:lang w:eastAsia="en-GB"/>
          </w:rPr>
          <w:delText>period of time</w:delText>
        </w:r>
        <w:r w:rsidR="00B80D4C" w:rsidRPr="00636C9B" w:rsidDel="005B4DFF">
          <w:rPr>
            <w:rFonts w:ascii="Times New Roman" w:eastAsiaTheme="minorHAnsi" w:hAnsi="Times New Roman"/>
            <w:sz w:val="24"/>
            <w:szCs w:val="24"/>
            <w:lang w:eastAsia="en-GB"/>
          </w:rPr>
          <w:delText xml:space="preserve"> </w:delText>
        </w:r>
      </w:del>
      <w:ins w:id="145" w:author="Parks, Robbie M" w:date="2018-11-13T13:36:00Z">
        <w:r w:rsidR="005B4DFF">
          <w:rPr>
            <w:rFonts w:ascii="Times New Roman" w:eastAsiaTheme="minorHAnsi" w:hAnsi="Times New Roman"/>
            <w:sz w:val="24"/>
            <w:szCs w:val="24"/>
            <w:lang w:eastAsia="en-GB"/>
          </w:rPr>
          <w:t xml:space="preserve">covering a 30-year period equivalent to scales used </w:t>
        </w:r>
      </w:ins>
      <w:ins w:id="146" w:author="Parks, Robbie M" w:date="2018-11-13T13:37:00Z">
        <w:r w:rsidR="00BC51A4">
          <w:rPr>
            <w:rFonts w:ascii="Times New Roman" w:eastAsiaTheme="minorHAnsi" w:hAnsi="Times New Roman"/>
            <w:sz w:val="24"/>
            <w:szCs w:val="24"/>
            <w:lang w:eastAsia="en-GB"/>
          </w:rPr>
          <w:t xml:space="preserve">in </w:t>
        </w:r>
      </w:ins>
      <w:ins w:id="147" w:author="Parks, Robbie M" w:date="2018-11-13T13:36:00Z">
        <w:r w:rsidR="005B4DFF">
          <w:rPr>
            <w:rFonts w:ascii="Times New Roman" w:eastAsiaTheme="minorHAnsi" w:hAnsi="Times New Roman"/>
            <w:sz w:val="24"/>
            <w:szCs w:val="24"/>
            <w:lang w:eastAsia="en-GB"/>
          </w:rPr>
          <w:t xml:space="preserve">climate assessment </w:t>
        </w:r>
      </w:ins>
      <w:r w:rsidR="00B80D4C" w:rsidRPr="00636C9B">
        <w:rPr>
          <w:rFonts w:ascii="Times New Roman" w:eastAsiaTheme="minorHAnsi" w:hAnsi="Times New Roman"/>
          <w:sz w:val="24"/>
          <w:szCs w:val="24"/>
          <w:lang w:eastAsia="en-GB"/>
        </w:rPr>
        <w:t>(here 1980-2009)</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47A51" w:rsidRPr="00636C9B">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21&lt;/sup&gt;","plainTextFormattedCitation":"21","previouslyFormattedCitation":"&lt;sup&gt;21&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997E51" w:rsidRPr="00636C9B">
        <w:rPr>
          <w:rFonts w:ascii="Times New Roman" w:eastAsiaTheme="minorHAnsi" w:hAnsi="Times New Roman"/>
          <w:noProof/>
          <w:sz w:val="24"/>
          <w:szCs w:val="24"/>
          <w:vertAlign w:val="superscript"/>
          <w:lang w:eastAsia="en-GB"/>
        </w:rPr>
        <w:t>21</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commentRangeEnd w:id="140"/>
      <w:r w:rsidR="00B950F6">
        <w:rPr>
          <w:rStyle w:val="CommentReference"/>
          <w:rFonts w:asciiTheme="minorHAnsi" w:eastAsiaTheme="minorHAnsi" w:hAnsiTheme="minorHAnsi" w:cstheme="minorBidi"/>
        </w:rPr>
        <w:commentReference w:id="140"/>
      </w:r>
      <w:commentRangeEnd w:id="141"/>
      <w:r w:rsidR="008F49D2">
        <w:rPr>
          <w:rStyle w:val="CommentReference"/>
          <w:rFonts w:asciiTheme="minorHAnsi" w:eastAsiaTheme="minorHAnsi" w:hAnsiTheme="minorHAnsi" w:cstheme="minorBidi"/>
        </w:rPr>
        <w:commentReference w:id="141"/>
      </w:r>
      <w:del w:id="148" w:author="Parks, Robbie M" w:date="2018-11-13T13:38:00Z">
        <w:r w:rsidR="00514A85" w:rsidRPr="00636C9B" w:rsidDel="00471233">
          <w:rPr>
            <w:rFonts w:ascii="Times New Roman" w:hAnsi="Times New Roman"/>
            <w:color w:val="000000" w:themeColor="text1"/>
            <w:sz w:val="24"/>
            <w:szCs w:val="24"/>
          </w:rPr>
          <w:delText>T</w:delText>
        </w:r>
        <w:commentRangeStart w:id="149"/>
        <w:r w:rsidR="00514A85" w:rsidRPr="00636C9B" w:rsidDel="00471233">
          <w:rPr>
            <w:rFonts w:ascii="Times New Roman" w:hAnsi="Times New Roman"/>
            <w:color w:val="000000" w:themeColor="text1"/>
            <w:sz w:val="24"/>
            <w:szCs w:val="24"/>
          </w:rPr>
          <w:delText>h</w:delText>
        </w:r>
        <w:r w:rsidR="008844BD" w:rsidRPr="00636C9B" w:rsidDel="00471233">
          <w:rPr>
            <w:rFonts w:ascii="Times New Roman" w:hAnsi="Times New Roman"/>
            <w:color w:val="000000" w:themeColor="text1"/>
            <w:sz w:val="24"/>
            <w:szCs w:val="24"/>
          </w:rPr>
          <w:delText>is</w:delText>
        </w:r>
        <w:r w:rsidR="00514A85" w:rsidRPr="00636C9B" w:rsidDel="00471233">
          <w:rPr>
            <w:rFonts w:ascii="Times New Roman" w:hAnsi="Times New Roman"/>
            <w:color w:val="000000" w:themeColor="text1"/>
            <w:sz w:val="24"/>
            <w:szCs w:val="24"/>
          </w:rPr>
          <w:delText xml:space="preserve"> long-term mean temperature represents the local adaptation temperature </w:delText>
        </w:r>
        <w:r w:rsidR="00CF3383" w:rsidRPr="00636C9B" w:rsidDel="00471233">
          <w:rPr>
            <w:rFonts w:ascii="Times New Roman" w:hAnsi="Times New Roman"/>
            <w:color w:val="000000" w:themeColor="text1"/>
            <w:sz w:val="24"/>
            <w:szCs w:val="24"/>
          </w:rPr>
          <w:delText>for</w:delText>
        </w:r>
        <w:r w:rsidR="00514A85" w:rsidRPr="00636C9B" w:rsidDel="00471233">
          <w:rPr>
            <w:rFonts w:ascii="Times New Roman" w:hAnsi="Times New Roman"/>
            <w:color w:val="000000" w:themeColor="text1"/>
            <w:sz w:val="24"/>
            <w:szCs w:val="24"/>
          </w:rPr>
          <w:delText xml:space="preserve"> each state in each month.</w:delText>
        </w:r>
        <w:commentRangeEnd w:id="149"/>
        <w:r w:rsidR="00B950F6" w:rsidDel="00471233">
          <w:rPr>
            <w:rStyle w:val="CommentReference"/>
            <w:rFonts w:asciiTheme="minorHAnsi" w:eastAsiaTheme="minorHAnsi" w:hAnsiTheme="minorHAnsi" w:cstheme="minorBidi"/>
          </w:rPr>
          <w:commentReference w:id="149"/>
        </w:r>
        <w:r w:rsidR="00B80D4C" w:rsidRPr="00636C9B" w:rsidDel="00471233">
          <w:rPr>
            <w:rFonts w:ascii="Times New Roman" w:eastAsiaTheme="minorHAnsi" w:hAnsi="Times New Roman"/>
            <w:sz w:val="24"/>
            <w:szCs w:val="24"/>
            <w:lang w:eastAsia="en-GB"/>
          </w:rPr>
          <w:delText xml:space="preserve"> </w:delText>
        </w:r>
      </w:del>
      <w:r w:rsidR="00534095" w:rsidRPr="00636C9B">
        <w:rPr>
          <w:rFonts w:ascii="Times New Roman" w:eastAsiaTheme="minorHAnsi" w:hAnsi="Times New Roman"/>
          <w:sz w:val="24"/>
          <w:szCs w:val="24"/>
          <w:lang w:eastAsia="en-GB"/>
        </w:rPr>
        <w:t xml:space="preserve">We then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the long-term mean temperature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ins w:id="150" w:author="Ezzati, Majid" w:date="2018-11-06T07:00:00Z">
        <w:r w:rsidR="00C84052">
          <w:rPr>
            <w:rFonts w:ascii="Times New Roman" w:eastAsiaTheme="minorHAnsi" w:hAnsi="Times New Roman"/>
            <w:sz w:val="24"/>
            <w:szCs w:val="24"/>
            <w:lang w:eastAsia="en-GB"/>
          </w:rPr>
          <w:t xml:space="preserve"> </w:t>
        </w:r>
      </w:ins>
      <w:ins w:id="151" w:author="Parks, Robbie M" w:date="2018-11-13T13:39:00Z">
        <w:r w:rsidR="00B54E6E">
          <w:rPr>
            <w:rFonts w:ascii="Times New Roman" w:eastAsiaTheme="minorHAnsi" w:hAnsi="Times New Roman"/>
            <w:sz w:val="24"/>
            <w:szCs w:val="24"/>
            <w:lang w:eastAsia="en-GB"/>
          </w:rPr>
          <w:t>The temperature anomaly can be thought of as whether</w:t>
        </w:r>
      </w:ins>
      <w:ins w:id="152" w:author="Parks, Robbie M" w:date="2018-11-13T13:40:00Z">
        <w:r w:rsidR="00B54E6E">
          <w:rPr>
            <w:rFonts w:ascii="Times New Roman" w:eastAsiaTheme="minorHAnsi" w:hAnsi="Times New Roman"/>
            <w:sz w:val="24"/>
            <w:szCs w:val="24"/>
            <w:lang w:eastAsia="en-GB"/>
          </w:rPr>
          <w:t>, for a specific month in a specific year in a specific state,</w:t>
        </w:r>
      </w:ins>
      <w:ins w:id="153" w:author="Parks, Robbie M" w:date="2018-11-13T13:39:00Z">
        <w:r w:rsidR="00B54E6E">
          <w:rPr>
            <w:rFonts w:ascii="Times New Roman" w:eastAsiaTheme="minorHAnsi" w:hAnsi="Times New Roman"/>
            <w:sz w:val="24"/>
            <w:szCs w:val="24"/>
            <w:lang w:eastAsia="en-GB"/>
          </w:rPr>
          <w:t xml:space="preserve"> the temperature experienced is warmer or cooler</w:t>
        </w:r>
      </w:ins>
      <w:ins w:id="154" w:author="Parks, Robbie M" w:date="2018-11-13T13:40:00Z">
        <w:r w:rsidR="00B54E6E">
          <w:rPr>
            <w:rFonts w:ascii="Times New Roman" w:eastAsiaTheme="minorHAnsi" w:hAnsi="Times New Roman"/>
            <w:sz w:val="24"/>
            <w:szCs w:val="24"/>
            <w:lang w:eastAsia="en-GB"/>
          </w:rPr>
          <w:t xml:space="preserve"> than the long-term average.</w:t>
        </w:r>
      </w:ins>
      <w:ins w:id="155" w:author="Ezzati, Majid" w:date="2018-11-06T07:00:00Z">
        <w:del w:id="156" w:author="Parks, Robbie M" w:date="2018-11-13T13:40:00Z">
          <w:r w:rsidR="00C84052" w:rsidDel="00B54E6E">
            <w:rPr>
              <w:rFonts w:ascii="Times New Roman" w:eastAsiaTheme="minorHAnsi" w:hAnsi="Times New Roman"/>
              <w:sz w:val="24"/>
              <w:szCs w:val="24"/>
              <w:lang w:eastAsia="en-GB"/>
            </w:rPr>
            <w:delText>[[[to give an intuition of what this is: is a specific month in a specific year in a specific state warmer/cooler than what people experience]]]</w:delText>
          </w:r>
        </w:del>
      </w:ins>
    </w:p>
    <w:p w14:paraId="5EF932C2" w14:textId="69B1DF7D" w:rsidR="009B0615" w:rsidRDefault="009B0615" w:rsidP="00D76DF7">
      <w:pPr>
        <w:spacing w:after="0" w:line="480" w:lineRule="auto"/>
        <w:jc w:val="both"/>
        <w:outlineLvl w:val="0"/>
        <w:rPr>
          <w:ins w:id="157" w:author="Ezzati, Majid" w:date="2018-11-06T07:00:00Z"/>
          <w:rFonts w:ascii="Times New Roman" w:hAnsi="Times New Roman"/>
          <w:sz w:val="24"/>
          <w:szCs w:val="24"/>
        </w:rPr>
      </w:pPr>
    </w:p>
    <w:p w14:paraId="1C673E49" w14:textId="77777777" w:rsidR="00416B2F" w:rsidRDefault="009418CA" w:rsidP="00D76DF7">
      <w:pPr>
        <w:spacing w:after="0" w:line="480" w:lineRule="auto"/>
        <w:jc w:val="both"/>
        <w:outlineLvl w:val="0"/>
        <w:rPr>
          <w:ins w:id="158" w:author="Parks, Robbie M" w:date="2018-11-16T13:21:00Z"/>
          <w:rFonts w:ascii="Times New Roman" w:hAnsi="Times New Roman"/>
          <w:sz w:val="24"/>
          <w:szCs w:val="24"/>
        </w:rPr>
      </w:pPr>
      <w:ins w:id="159" w:author="Parks, Robbie M" w:date="2018-11-16T12:48:00Z">
        <w:r>
          <w:rPr>
            <w:rFonts w:ascii="Times New Roman" w:hAnsi="Times New Roman"/>
            <w:sz w:val="24"/>
            <w:szCs w:val="24"/>
          </w:rPr>
          <w:t>O</w:t>
        </w:r>
        <w:r w:rsidR="00BF2AE2">
          <w:rPr>
            <w:rFonts w:ascii="Times New Roman" w:hAnsi="Times New Roman"/>
            <w:sz w:val="24"/>
            <w:szCs w:val="24"/>
          </w:rPr>
          <w:t>ur results were</w:t>
        </w:r>
      </w:ins>
      <w:ins w:id="160" w:author="Parks, Robbie M" w:date="2018-11-16T12:58:00Z">
        <w:r w:rsidR="00C1008E">
          <w:rPr>
            <w:rFonts w:ascii="Times New Roman" w:hAnsi="Times New Roman"/>
            <w:sz w:val="24"/>
            <w:szCs w:val="24"/>
          </w:rPr>
          <w:t xml:space="preserve"> </w:t>
        </w:r>
      </w:ins>
      <w:ins w:id="161" w:author="Parks, Robbie M" w:date="2018-11-16T12:48:00Z">
        <w:r w:rsidR="00BF2AE2">
          <w:rPr>
            <w:rFonts w:ascii="Times New Roman" w:hAnsi="Times New Roman"/>
            <w:sz w:val="24"/>
            <w:szCs w:val="24"/>
          </w:rPr>
          <w:t xml:space="preserve">similar when </w:t>
        </w:r>
      </w:ins>
      <w:ins w:id="162" w:author="Parks, Robbie M" w:date="2018-11-16T12:55:00Z">
        <w:r w:rsidR="00BF2AE2">
          <w:rPr>
            <w:rFonts w:ascii="Times New Roman" w:hAnsi="Times New Roman"/>
            <w:sz w:val="24"/>
            <w:szCs w:val="24"/>
          </w:rPr>
          <w:t xml:space="preserve">we used </w:t>
        </w:r>
      </w:ins>
      <w:ins w:id="163" w:author="Parks, Robbie M" w:date="2018-11-16T12:58:00Z">
        <w:r w:rsidR="00C1008E">
          <w:rPr>
            <w:rFonts w:ascii="Times New Roman" w:hAnsi="Times New Roman"/>
            <w:sz w:val="24"/>
            <w:szCs w:val="24"/>
          </w:rPr>
          <w:t xml:space="preserve">monthly mean of daily maximum, minimum </w:t>
        </w:r>
      </w:ins>
      <w:ins w:id="164" w:author="Parks, Robbie M" w:date="2018-11-16T12:59:00Z">
        <w:r w:rsidR="00C1008E">
          <w:rPr>
            <w:rFonts w:ascii="Times New Roman" w:hAnsi="Times New Roman"/>
            <w:sz w:val="24"/>
            <w:szCs w:val="24"/>
          </w:rPr>
          <w:t xml:space="preserve">temperature </w:t>
        </w:r>
      </w:ins>
      <w:ins w:id="165" w:author="Parks, Robbie M" w:date="2018-11-16T12:58:00Z">
        <w:r w:rsidR="00C1008E">
          <w:rPr>
            <w:rFonts w:ascii="Times New Roman" w:hAnsi="Times New Roman"/>
            <w:sz w:val="24"/>
            <w:szCs w:val="24"/>
          </w:rPr>
          <w:t>or range of temperature</w:t>
        </w:r>
      </w:ins>
      <w:ins w:id="166" w:author="Parks, Robbie M" w:date="2018-11-16T13:01:00Z">
        <w:r w:rsidR="00F63E43">
          <w:rPr>
            <w:rFonts w:ascii="Times New Roman" w:hAnsi="Times New Roman"/>
            <w:sz w:val="24"/>
            <w:szCs w:val="24"/>
          </w:rPr>
          <w:t xml:space="preserve"> instead</w:t>
        </w:r>
      </w:ins>
      <w:ins w:id="167" w:author="Parks, Robbie M" w:date="2018-11-16T13:08:00Z">
        <w:r>
          <w:rPr>
            <w:rFonts w:ascii="Times New Roman" w:hAnsi="Times New Roman"/>
            <w:sz w:val="24"/>
            <w:szCs w:val="24"/>
          </w:rPr>
          <w:t xml:space="preserve"> of monthly mean of daily mean </w:t>
        </w:r>
        <w:r w:rsidR="009A6892">
          <w:rPr>
            <w:rFonts w:ascii="Times New Roman" w:hAnsi="Times New Roman"/>
            <w:sz w:val="24"/>
            <w:szCs w:val="24"/>
          </w:rPr>
          <w:t>temperature.</w:t>
        </w:r>
      </w:ins>
      <w:ins w:id="168" w:author="Parks, Robbie M" w:date="2018-11-16T13:01:00Z">
        <w:r w:rsidR="00F63E43">
          <w:rPr>
            <w:rFonts w:ascii="Times New Roman" w:hAnsi="Times New Roman"/>
            <w:sz w:val="24"/>
            <w:szCs w:val="24"/>
          </w:rPr>
          <w:t xml:space="preserve"> </w:t>
        </w:r>
      </w:ins>
      <w:ins w:id="169" w:author="Parks, Robbie M" w:date="2018-11-16T13:08:00Z">
        <w:r w:rsidR="003E31E1">
          <w:rPr>
            <w:rFonts w:ascii="Times New Roman" w:hAnsi="Times New Roman"/>
            <w:sz w:val="24"/>
            <w:szCs w:val="24"/>
          </w:rPr>
          <w:t xml:space="preserve">We also obtained similar results when using heat wave measures, </w:t>
        </w:r>
      </w:ins>
      <w:ins w:id="170" w:author="Parks, Robbie M" w:date="2018-11-16T13:15:00Z">
        <w:r w:rsidR="007B7AFA">
          <w:rPr>
            <w:rFonts w:ascii="Times New Roman" w:hAnsi="Times New Roman"/>
            <w:sz w:val="24"/>
            <w:szCs w:val="24"/>
          </w:rPr>
          <w:t>including</w:t>
        </w:r>
      </w:ins>
      <w:ins w:id="171" w:author="Parks, Robbie M" w:date="2018-11-16T13:08:00Z">
        <w:r w:rsidR="003E31E1">
          <w:rPr>
            <w:rFonts w:ascii="Times New Roman" w:hAnsi="Times New Roman"/>
            <w:sz w:val="24"/>
            <w:szCs w:val="24"/>
          </w:rPr>
          <w:t xml:space="preserve"> the number of days in a month (adjusted for length of month)</w:t>
        </w:r>
      </w:ins>
      <w:ins w:id="172" w:author="Parks, Robbie M" w:date="2018-11-16T13:01:00Z">
        <w:r w:rsidR="00513F0D">
          <w:rPr>
            <w:rFonts w:ascii="Times New Roman" w:hAnsi="Times New Roman"/>
            <w:sz w:val="24"/>
            <w:szCs w:val="24"/>
          </w:rPr>
          <w:t xml:space="preserve"> </w:t>
        </w:r>
      </w:ins>
      <w:ins w:id="173" w:author="Parks, Robbie M" w:date="2018-11-16T13:15:00Z">
        <w:r w:rsidR="007B7AFA">
          <w:rPr>
            <w:rFonts w:ascii="Times New Roman" w:hAnsi="Times New Roman"/>
            <w:sz w:val="24"/>
            <w:szCs w:val="24"/>
          </w:rPr>
          <w:t>above</w:t>
        </w:r>
      </w:ins>
      <w:ins w:id="174" w:author="Parks, Robbie M" w:date="2018-11-16T13:19:00Z">
        <w:r w:rsidR="008943E5">
          <w:rPr>
            <w:rFonts w:ascii="Times New Roman" w:hAnsi="Times New Roman"/>
            <w:sz w:val="24"/>
            <w:szCs w:val="24"/>
          </w:rPr>
          <w:t xml:space="preserve"> the 90</w:t>
        </w:r>
        <w:r w:rsidR="008943E5" w:rsidRPr="008943E5">
          <w:rPr>
            <w:rFonts w:ascii="Times New Roman" w:hAnsi="Times New Roman"/>
            <w:sz w:val="24"/>
            <w:szCs w:val="24"/>
            <w:vertAlign w:val="superscript"/>
            <w:rPrChange w:id="175" w:author="Parks, Robbie M" w:date="2018-11-16T13:19:00Z">
              <w:rPr>
                <w:rFonts w:ascii="Times New Roman" w:hAnsi="Times New Roman"/>
                <w:sz w:val="24"/>
                <w:szCs w:val="24"/>
              </w:rPr>
            </w:rPrChange>
          </w:rPr>
          <w:t>th</w:t>
        </w:r>
        <w:r w:rsidR="008943E5">
          <w:rPr>
            <w:rFonts w:ascii="Times New Roman" w:hAnsi="Times New Roman"/>
            <w:sz w:val="24"/>
            <w:szCs w:val="24"/>
          </w:rPr>
          <w:t xml:space="preserve"> percentile or above an absolute threshold of 30</w:t>
        </w:r>
        <w:r w:rsidR="008943E5" w:rsidRPr="000F6677">
          <w:rPr>
            <w:rFonts w:ascii="Times New Roman" w:hAnsi="Times New Roman"/>
            <w:sz w:val="24"/>
            <w:szCs w:val="24"/>
            <w:highlight w:val="yellow"/>
            <w:rPrChange w:id="176" w:author="Parks, Robbie M" w:date="2018-11-16T13:20:00Z">
              <w:rPr>
                <w:rFonts w:ascii="Times New Roman" w:hAnsi="Times New Roman"/>
                <w:sz w:val="24"/>
                <w:szCs w:val="24"/>
              </w:rPr>
            </w:rPrChange>
          </w:rPr>
          <w:t>deg</w:t>
        </w:r>
        <w:r w:rsidR="008943E5">
          <w:rPr>
            <w:rFonts w:ascii="Times New Roman" w:hAnsi="Times New Roman"/>
            <w:sz w:val="24"/>
            <w:szCs w:val="24"/>
          </w:rPr>
          <w:t>C.</w:t>
        </w:r>
      </w:ins>
      <w:ins w:id="177" w:author="Parks, Robbie M" w:date="2018-11-16T13:15:00Z">
        <w:r w:rsidR="007B7AFA">
          <w:rPr>
            <w:rFonts w:ascii="Times New Roman" w:hAnsi="Times New Roman"/>
            <w:sz w:val="24"/>
            <w:szCs w:val="24"/>
          </w:rPr>
          <w:t xml:space="preserve"> </w:t>
        </w:r>
      </w:ins>
      <w:ins w:id="178" w:author="Parks, Robbie M" w:date="2018-11-16T13:20:00Z">
        <w:r w:rsidR="00416B2F">
          <w:rPr>
            <w:rFonts w:ascii="Times New Roman" w:hAnsi="Times New Roman"/>
            <w:sz w:val="24"/>
            <w:szCs w:val="24"/>
          </w:rPr>
          <w:t xml:space="preserve">When including more than one temperature metric in the model, the mean monthly value remained similar to the single variable model, due to the </w:t>
        </w:r>
      </w:ins>
      <w:ins w:id="179" w:author="Parks, Robbie M" w:date="2018-11-16T13:21:00Z">
        <w:r w:rsidR="00416B2F">
          <w:rPr>
            <w:rFonts w:ascii="Times New Roman" w:hAnsi="Times New Roman"/>
            <w:sz w:val="24"/>
            <w:szCs w:val="24"/>
          </w:rPr>
          <w:t>collinearity</w:t>
        </w:r>
      </w:ins>
      <w:ins w:id="180" w:author="Parks, Robbie M" w:date="2018-11-16T13:20:00Z">
        <w:r w:rsidR="00416B2F">
          <w:rPr>
            <w:rFonts w:ascii="Times New Roman" w:hAnsi="Times New Roman"/>
            <w:sz w:val="24"/>
            <w:szCs w:val="24"/>
          </w:rPr>
          <w:t xml:space="preserve"> </w:t>
        </w:r>
      </w:ins>
      <w:ins w:id="181" w:author="Parks, Robbie M" w:date="2018-11-16T13:21:00Z">
        <w:r w:rsidR="00416B2F">
          <w:rPr>
            <w:rFonts w:ascii="Times New Roman" w:hAnsi="Times New Roman"/>
            <w:sz w:val="24"/>
            <w:szCs w:val="24"/>
          </w:rPr>
          <w:t>of other measures with mean monthly temperature.</w:t>
        </w:r>
      </w:ins>
    </w:p>
    <w:p w14:paraId="67D7BFE2" w14:textId="3FCD2F17" w:rsidR="00C84052" w:rsidDel="00416B2F" w:rsidRDefault="00C84052" w:rsidP="00D76DF7">
      <w:pPr>
        <w:spacing w:after="0" w:line="480" w:lineRule="auto"/>
        <w:jc w:val="both"/>
        <w:outlineLvl w:val="0"/>
        <w:rPr>
          <w:ins w:id="182" w:author="Ezzati, Majid" w:date="2018-11-06T07:00:00Z"/>
          <w:del w:id="183" w:author="Parks, Robbie M" w:date="2018-11-16T13:21:00Z"/>
          <w:rFonts w:ascii="Times New Roman" w:hAnsi="Times New Roman"/>
          <w:sz w:val="24"/>
          <w:szCs w:val="24"/>
        </w:rPr>
      </w:pPr>
      <w:commentRangeStart w:id="184"/>
      <w:ins w:id="185" w:author="Ezzati, Majid" w:date="2018-11-06T07:00:00Z">
        <w:del w:id="186" w:author="Parks, Robbie M" w:date="2018-11-16T13:21:00Z">
          <w:r w:rsidDel="00416B2F">
            <w:rPr>
              <w:rFonts w:ascii="Times New Roman" w:hAnsi="Times New Roman"/>
              <w:sz w:val="24"/>
              <w:szCs w:val="24"/>
            </w:rPr>
            <w:delText xml:space="preserve">[[[we should discuss where to say that we tried other variables like number of cold days etc. to </w:delText>
          </w:r>
        </w:del>
      </w:ins>
      <w:ins w:id="187" w:author="Ezzati, Majid" w:date="2018-11-06T07:01:00Z">
        <w:del w:id="188" w:author="Parks, Robbie M" w:date="2018-11-16T13:21:00Z">
          <w:r w:rsidDel="00416B2F">
            <w:rPr>
              <w:rFonts w:ascii="Times New Roman" w:hAnsi="Times New Roman"/>
              <w:sz w:val="24"/>
              <w:szCs w:val="24"/>
            </w:rPr>
            <w:delText xml:space="preserve"> before any attempt to write]]]</w:delText>
          </w:r>
        </w:del>
      </w:ins>
      <w:commentRangeEnd w:id="184"/>
      <w:del w:id="189" w:author="Parks, Robbie M" w:date="2018-11-16T13:21:00Z">
        <w:r w:rsidR="00D16674" w:rsidDel="00416B2F">
          <w:rPr>
            <w:rStyle w:val="CommentReference"/>
            <w:rFonts w:asciiTheme="minorHAnsi" w:eastAsiaTheme="minorHAnsi" w:hAnsiTheme="minorHAnsi" w:cstheme="minorBidi"/>
          </w:rPr>
          <w:commentReference w:id="184"/>
        </w:r>
      </w:del>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4BC1CC7" w:rsidR="009F41F2" w:rsidRPr="00636C9B" w:rsidRDefault="003075B4" w:rsidP="00D76DF7">
      <w:pPr>
        <w:spacing w:after="0" w:line="480" w:lineRule="auto"/>
        <w:jc w:val="both"/>
        <w:outlineLvl w:val="0"/>
        <w:rPr>
          <w:rFonts w:ascii="Times New Roman" w:hAnsi="Times New Roman"/>
          <w:i/>
          <w:color w:val="000000" w:themeColor="text1"/>
          <w:sz w:val="24"/>
          <w:szCs w:val="24"/>
        </w:rPr>
      </w:pPr>
      <w:del w:id="190" w:author="Parks, Robbie M" w:date="2018-11-13T14:37:00Z">
        <w:r w:rsidRPr="00636C9B" w:rsidDel="00EA1C1C">
          <w:rPr>
            <w:rFonts w:ascii="Times New Roman" w:hAnsi="Times New Roman"/>
            <w:i/>
            <w:color w:val="000000" w:themeColor="text1"/>
            <w:sz w:val="24"/>
            <w:szCs w:val="24"/>
          </w:rPr>
          <w:delText>Bayesian spatiotemporal model</w:delText>
        </w:r>
      </w:del>
      <w:ins w:id="191" w:author="Parks, Robbie M" w:date="2018-11-13T15:27:00Z">
        <w:r w:rsidR="0024175D">
          <w:rPr>
            <w:rFonts w:ascii="Times New Roman" w:hAnsi="Times New Roman"/>
            <w:i/>
            <w:color w:val="000000" w:themeColor="text1"/>
            <w:sz w:val="24"/>
            <w:szCs w:val="24"/>
          </w:rPr>
          <w:t>Statistical</w:t>
        </w:r>
      </w:ins>
      <w:ins w:id="192" w:author="Parks, Robbie M" w:date="2018-11-13T14:37:00Z">
        <w:r w:rsidR="00EA1C1C">
          <w:rPr>
            <w:rFonts w:ascii="Times New Roman" w:hAnsi="Times New Roman"/>
            <w:i/>
            <w:color w:val="000000" w:themeColor="text1"/>
            <w:sz w:val="24"/>
            <w:szCs w:val="24"/>
          </w:rPr>
          <w:t xml:space="preserve"> methods</w:t>
        </w:r>
      </w:ins>
    </w:p>
    <w:p w14:paraId="73B3120F" w14:textId="5B20735B" w:rsidR="0000416A" w:rsidRDefault="00AB4E6A" w:rsidP="00D76DF7">
      <w:pPr>
        <w:spacing w:after="0" w:line="480" w:lineRule="auto"/>
        <w:jc w:val="both"/>
        <w:outlineLvl w:val="0"/>
        <w:rPr>
          <w:ins w:id="193" w:author="Parks, Robbie M" w:date="2018-11-13T14:30:00Z"/>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w:t>
      </w:r>
      <w:del w:id="194" w:author="Parks, Robbie M" w:date="2018-11-13T14:27:00Z">
        <w:r w:rsidR="00B050CA" w:rsidRPr="00636C9B" w:rsidDel="004127F2">
          <w:rPr>
            <w:rFonts w:ascii="Times New Roman" w:hAnsi="Times New Roman"/>
            <w:color w:val="000000" w:themeColor="text1"/>
            <w:sz w:val="24"/>
            <w:szCs w:val="24"/>
          </w:rPr>
          <w:delText xml:space="preserve">developed </w:delText>
        </w:r>
      </w:del>
      <w:ins w:id="195" w:author="Parks, Robbie M" w:date="2018-11-13T14:27:00Z">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ins>
      <w:r w:rsidR="00B050CA" w:rsidRPr="00636C9B">
        <w:rPr>
          <w:rFonts w:ascii="Times New Roman" w:hAnsi="Times New Roman"/>
          <w:color w:val="000000" w:themeColor="text1"/>
          <w:sz w:val="24"/>
          <w:szCs w:val="24"/>
        </w:rPr>
        <w:t xml:space="preserve">a Bayesian spatiotemporal model </w:t>
      </w:r>
      <w:ins w:id="196" w:author="Parks, Robbie M" w:date="2018-11-13T14:28:00Z">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anomalous temperature on injury deaths rates at the state level. The outcome was death rates from several class</w:t>
        </w:r>
        <w:r w:rsidR="003340AF">
          <w:rPr>
            <w:rFonts w:ascii="Times New Roman" w:hAnsi="Times New Roman"/>
            <w:color w:val="000000" w:themeColor="text1"/>
            <w:sz w:val="24"/>
            <w:szCs w:val="24"/>
          </w:rPr>
          <w:t>es of injury, based on ICD9 (1980</w:t>
        </w:r>
        <w:r w:rsidR="0059454C">
          <w:rPr>
            <w:rFonts w:ascii="Times New Roman" w:hAnsi="Times New Roman"/>
            <w:color w:val="000000" w:themeColor="text1"/>
            <w:sz w:val="24"/>
            <w:szCs w:val="24"/>
          </w:rPr>
          <w:t>-1999)</w:t>
        </w:r>
      </w:ins>
      <w:ins w:id="197" w:author="Parks, Robbie M" w:date="2018-11-13T14:29:00Z">
        <w:r w:rsidR="003340AF">
          <w:rPr>
            <w:rFonts w:ascii="Times New Roman" w:hAnsi="Times New Roman"/>
            <w:color w:val="000000" w:themeColor="text1"/>
            <w:sz w:val="24"/>
            <w:szCs w:val="24"/>
          </w:rPr>
          <w:t xml:space="preserve"> and ICD10 (1999-2016)</w:t>
        </w:r>
      </w:ins>
      <w:ins w:id="198" w:author="Parks, Robbie M" w:date="2018-11-13T14:35:00Z">
        <w:r w:rsidR="0039106C">
          <w:rPr>
            <w:rFonts w:ascii="Times New Roman" w:hAnsi="Times New Roman"/>
            <w:color w:val="000000" w:themeColor="text1"/>
            <w:sz w:val="24"/>
            <w:szCs w:val="24"/>
          </w:rPr>
          <w:t xml:space="preserve"> (Table XX)</w:t>
        </w:r>
      </w:ins>
      <w:ins w:id="199" w:author="Parks, Robbie M" w:date="2018-11-13T14:29:00Z">
        <w:r w:rsidR="00B7393E">
          <w:rPr>
            <w:rFonts w:ascii="Times New Roman" w:hAnsi="Times New Roman"/>
            <w:color w:val="000000" w:themeColor="text1"/>
            <w:sz w:val="24"/>
            <w:szCs w:val="24"/>
          </w:rPr>
          <w:t>. All analyses were done separately by se</w:t>
        </w:r>
      </w:ins>
      <w:ins w:id="200" w:author="Parks, Robbie M" w:date="2018-11-13T14:30:00Z">
        <w:r w:rsidR="00B7393E">
          <w:rPr>
            <w:rFonts w:ascii="Times New Roman" w:hAnsi="Times New Roman"/>
            <w:color w:val="000000" w:themeColor="text1"/>
            <w:sz w:val="24"/>
            <w:szCs w:val="24"/>
          </w:rPr>
          <w:t>x</w:t>
        </w:r>
      </w:ins>
      <w:ins w:id="201" w:author="Parks, Robbie M" w:date="2018-11-13T14:29:00Z">
        <w:r w:rsidR="00B7393E">
          <w:rPr>
            <w:rFonts w:ascii="Times New Roman" w:hAnsi="Times New Roman"/>
            <w:color w:val="000000" w:themeColor="text1"/>
            <w:sz w:val="24"/>
            <w:szCs w:val="24"/>
          </w:rPr>
          <w:t xml:space="preserve"> and age group</w:t>
        </w:r>
      </w:ins>
      <w:ins w:id="202" w:author="Parks, Robbie M" w:date="2018-11-13T14:30:00Z">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w:t>
        </w:r>
        <w:r w:rsidR="0000416A">
          <w:rPr>
            <w:rFonts w:ascii="Times New Roman" w:hAnsi="Times New Roman"/>
            <w:color w:val="000000" w:themeColor="text1"/>
            <w:sz w:val="24"/>
            <w:szCs w:val="24"/>
          </w:rPr>
          <w:lastRenderedPageBreak/>
          <w:t xml:space="preserve">years, with 0-4 and 85+ </w:t>
        </w:r>
      </w:ins>
      <w:ins w:id="203" w:author="Parks, Robbie M" w:date="2018-11-13T14:31:00Z">
        <w:r w:rsidR="0000416A">
          <w:rPr>
            <w:rFonts w:ascii="Times New Roman" w:hAnsi="Times New Roman"/>
            <w:color w:val="000000" w:themeColor="text1"/>
            <w:sz w:val="24"/>
            <w:szCs w:val="24"/>
          </w:rPr>
          <w:t xml:space="preserve">years </w:t>
        </w:r>
      </w:ins>
      <w:ins w:id="204" w:author="Parks, Robbie M" w:date="2018-11-13T14:30:00Z">
        <w:r w:rsidR="0000416A">
          <w:rPr>
            <w:rFonts w:ascii="Times New Roman" w:hAnsi="Times New Roman"/>
            <w:color w:val="000000" w:themeColor="text1"/>
            <w:sz w:val="24"/>
            <w:szCs w:val="24"/>
          </w:rPr>
          <w:t>also</w:t>
        </w:r>
      </w:ins>
      <w:ins w:id="205" w:author="Parks, Robbie M" w:date="2018-11-13T14:31:00Z">
        <w:r w:rsidR="0000416A">
          <w:rPr>
            <w:rFonts w:ascii="Times New Roman" w:hAnsi="Times New Roman"/>
            <w:color w:val="000000" w:themeColor="text1"/>
            <w:sz w:val="24"/>
            <w:szCs w:val="24"/>
          </w:rPr>
          <w:t>) because deaths rates vary by age group and sex, as might their associations with class of injury and temperature.</w:t>
        </w:r>
      </w:ins>
    </w:p>
    <w:p w14:paraId="3FC20791" w14:textId="77777777" w:rsidR="0000416A" w:rsidRDefault="0000416A" w:rsidP="00D76DF7">
      <w:pPr>
        <w:spacing w:after="0" w:line="480" w:lineRule="auto"/>
        <w:jc w:val="both"/>
        <w:outlineLvl w:val="0"/>
        <w:rPr>
          <w:ins w:id="206" w:author="Parks, Robbie M" w:date="2018-11-13T14:30:00Z"/>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ins w:id="207" w:author="Parks, Robbie M" w:date="2018-11-13T14:40:00Z"/>
          <w:rFonts w:ascii="Times New Roman" w:hAnsi="Times New Roman"/>
          <w:color w:val="000000" w:themeColor="text1"/>
          <w:sz w:val="24"/>
          <w:szCs w:val="24"/>
        </w:rPr>
      </w:pPr>
      <w:ins w:id="208" w:author="Parks, Robbie M" w:date="2018-11-13T14:31:00Z">
        <w:r>
          <w:rPr>
            <w:rFonts w:ascii="Times New Roman" w:hAnsi="Times New Roman"/>
            <w:color w:val="000000" w:themeColor="text1"/>
            <w:sz w:val="24"/>
            <w:szCs w:val="24"/>
          </w:rPr>
          <w:t>We modelled, for a given state, sex, month, and age group, the numbers of deaths in each year as following a Poisson distribution:</w:t>
        </w:r>
      </w:ins>
    </w:p>
    <w:p w14:paraId="388E09CF" w14:textId="77777777" w:rsidR="00976958" w:rsidRDefault="00976958" w:rsidP="00D76DF7">
      <w:pPr>
        <w:spacing w:after="0" w:line="480" w:lineRule="auto"/>
        <w:jc w:val="both"/>
        <w:outlineLvl w:val="0"/>
        <w:rPr>
          <w:ins w:id="209" w:author="Parks, Robbie M" w:date="2018-11-13T14:40:00Z"/>
          <w:rFonts w:ascii="Times New Roman" w:hAnsi="Times New Roman"/>
          <w:color w:val="000000" w:themeColor="text1"/>
          <w:sz w:val="24"/>
          <w:szCs w:val="24"/>
        </w:rPr>
      </w:pPr>
    </w:p>
    <w:p w14:paraId="286251CB" w14:textId="1F6FE1A3" w:rsidR="00D424E6" w:rsidRDefault="00976958">
      <w:pPr>
        <w:pStyle w:val="SMSubheading"/>
        <w:spacing w:line="480" w:lineRule="auto"/>
        <w:ind w:firstLine="720"/>
        <w:jc w:val="both"/>
        <w:rPr>
          <w:ins w:id="210" w:author="Parks, Robbie M" w:date="2018-11-13T14:44:00Z"/>
          <w:u w:val="none"/>
        </w:rPr>
        <w:pPrChange w:id="211" w:author="Parks, Robbie M" w:date="2018-11-13T14:44:00Z">
          <w:pPr>
            <w:pStyle w:val="SMSubheading"/>
            <w:ind w:firstLine="720"/>
            <w:jc w:val="both"/>
          </w:pPr>
        </w:pPrChange>
      </w:pPr>
      <w:ins w:id="212" w:author="Parks, Robbie M" w:date="2018-11-13T14:40:00Z">
        <w:r>
          <w:rPr>
            <w:u w:val="none"/>
          </w:rPr>
          <w:t>deaths</w:t>
        </w:r>
        <w:r>
          <w:rPr>
            <w:u w:val="none"/>
            <w:vertAlign w:val="subscript"/>
          </w:rPr>
          <w:t>state</w:t>
        </w:r>
        <w:r w:rsidRPr="00B32DC8">
          <w:rPr>
            <w:u w:val="none"/>
            <w:vertAlign w:val="subscript"/>
          </w:rPr>
          <w:t>-year</w:t>
        </w:r>
        <w:r>
          <w:rPr>
            <w:u w:val="none"/>
          </w:rPr>
          <w:t xml:space="preserve"> ~ Poisson(death rate</w:t>
        </w:r>
        <w:r>
          <w:rPr>
            <w:u w:val="none"/>
            <w:vertAlign w:val="subscript"/>
          </w:rPr>
          <w:t>state</w:t>
        </w:r>
        <w:r w:rsidRPr="00B32DC8">
          <w:rPr>
            <w:u w:val="none"/>
            <w:vertAlign w:val="subscript"/>
          </w:rPr>
          <w:t>-year</w:t>
        </w:r>
        <w:r>
          <w:rPr>
            <w:i/>
            <w:u w:val="none"/>
          </w:rPr>
          <w:t xml:space="preserve"> · </w:t>
        </w:r>
        <w:r>
          <w:rPr>
            <w:u w:val="none"/>
          </w:rPr>
          <w:t>population</w:t>
        </w:r>
        <w:r>
          <w:rPr>
            <w:u w:val="none"/>
            <w:vertAlign w:val="subscript"/>
          </w:rPr>
          <w:t>state</w:t>
        </w:r>
        <w:r w:rsidRPr="00B32DC8">
          <w:rPr>
            <w:u w:val="none"/>
            <w:vertAlign w:val="subscript"/>
          </w:rPr>
          <w:t>-year</w:t>
        </w:r>
        <w:r w:rsidRPr="00436AE5">
          <w:rPr>
            <w:u w:val="none"/>
          </w:rPr>
          <w:t>)</w:t>
        </w:r>
      </w:ins>
    </w:p>
    <w:p w14:paraId="60B18BFC" w14:textId="77777777" w:rsidR="00976958" w:rsidRDefault="00976958" w:rsidP="00D76DF7">
      <w:pPr>
        <w:spacing w:after="0" w:line="480" w:lineRule="auto"/>
        <w:jc w:val="both"/>
        <w:outlineLvl w:val="0"/>
        <w:rPr>
          <w:ins w:id="213" w:author="Parks, Robbie M" w:date="2018-11-13T14:39:00Z"/>
          <w:rFonts w:ascii="Times New Roman" w:hAnsi="Times New Roman"/>
          <w:color w:val="000000" w:themeColor="text1"/>
          <w:sz w:val="24"/>
          <w:szCs w:val="24"/>
        </w:rPr>
      </w:pPr>
    </w:p>
    <w:p w14:paraId="51034656" w14:textId="59568EE8" w:rsidR="00C46876" w:rsidRDefault="00335B57" w:rsidP="00D76DF7">
      <w:pPr>
        <w:spacing w:after="0" w:line="480" w:lineRule="auto"/>
        <w:jc w:val="both"/>
        <w:outlineLvl w:val="0"/>
        <w:rPr>
          <w:ins w:id="214" w:author="Parks, Robbie M" w:date="2018-11-13T14:59:00Z"/>
          <w:rFonts w:ascii="Times New Roman" w:hAnsi="Times New Roman"/>
          <w:color w:val="000000" w:themeColor="text1"/>
          <w:sz w:val="24"/>
          <w:szCs w:val="24"/>
        </w:rPr>
      </w:pPr>
      <w:ins w:id="215" w:author="Parks, Robbie M" w:date="2018-11-13T14:41:00Z">
        <w:r>
          <w:rPr>
            <w:rFonts w:ascii="Times New Roman" w:hAnsi="Times New Roman"/>
            <w:color w:val="000000" w:themeColor="text1"/>
            <w:sz w:val="24"/>
            <w:szCs w:val="24"/>
          </w:rPr>
          <w:t xml:space="preserve">In the model, </w:t>
        </w:r>
      </w:ins>
      <w:ins w:id="216" w:author="Parks, Robbie M" w:date="2018-11-13T14:42:00Z">
        <w:r w:rsidR="00021BDE">
          <w:rPr>
            <w:rFonts w:ascii="Times New Roman" w:hAnsi="Times New Roman"/>
            <w:color w:val="000000" w:themeColor="text1"/>
            <w:sz w:val="24"/>
            <w:szCs w:val="24"/>
          </w:rPr>
          <w:t>log-transformed death rates were modelled as a sum of components that depend on time</w:t>
        </w:r>
      </w:ins>
      <w:ins w:id="217" w:author="Parks, Robbie M" w:date="2018-11-13T14:46:00Z">
        <w:r w:rsidR="00D424E6">
          <w:rPr>
            <w:rFonts w:ascii="Times New Roman" w:hAnsi="Times New Roman"/>
            <w:color w:val="000000" w:themeColor="text1"/>
            <w:sz w:val="24"/>
            <w:szCs w:val="24"/>
          </w:rPr>
          <w:t>, month</w:t>
        </w:r>
      </w:ins>
      <w:ins w:id="218" w:author="Parks, Robbie M" w:date="2018-11-13T17:11:00Z">
        <w:r w:rsidR="00B03D59">
          <w:rPr>
            <w:rFonts w:ascii="Times New Roman" w:hAnsi="Times New Roman"/>
            <w:color w:val="000000" w:themeColor="text1"/>
            <w:sz w:val="24"/>
            <w:szCs w:val="24"/>
          </w:rPr>
          <w:t xml:space="preserve"> of year</w:t>
        </w:r>
      </w:ins>
      <w:ins w:id="219" w:author="Parks, Robbie M" w:date="2018-11-13T14:42:00Z">
        <w:r w:rsidR="00021BDE">
          <w:rPr>
            <w:rFonts w:ascii="Times New Roman" w:hAnsi="Times New Roman"/>
            <w:color w:val="000000" w:themeColor="text1"/>
            <w:sz w:val="24"/>
            <w:szCs w:val="24"/>
          </w:rPr>
          <w:t xml:space="preserve"> and temperature, as well as other time-varying state characteristics.</w:t>
        </w:r>
      </w:ins>
    </w:p>
    <w:p w14:paraId="1B282DB5" w14:textId="282F7D1B" w:rsidR="007C6648" w:rsidRPr="00636C9B" w:rsidDel="00335B57" w:rsidRDefault="00B050CA" w:rsidP="00D76DF7">
      <w:pPr>
        <w:spacing w:after="0" w:line="480" w:lineRule="auto"/>
        <w:jc w:val="both"/>
        <w:outlineLvl w:val="0"/>
        <w:rPr>
          <w:del w:id="220" w:author="Parks, Robbie M" w:date="2018-11-13T14:41:00Z"/>
          <w:rFonts w:ascii="Times New Roman" w:hAnsi="Times New Roman"/>
          <w:color w:val="000000" w:themeColor="text1"/>
          <w:sz w:val="24"/>
          <w:szCs w:val="24"/>
        </w:rPr>
      </w:pPr>
      <w:del w:id="221" w:author="Parks, Robbie M" w:date="2018-11-13T14:28:00Z">
        <w:r w:rsidRPr="00636C9B" w:rsidDel="00AA371C">
          <w:rPr>
            <w:rFonts w:ascii="Times New Roman" w:hAnsi="Times New Roman"/>
            <w:color w:val="000000" w:themeColor="text1"/>
            <w:sz w:val="24"/>
            <w:szCs w:val="24"/>
          </w:rPr>
          <w:delText xml:space="preserve">that was formulated to </w:delText>
        </w:r>
      </w:del>
      <w:del w:id="222" w:author="Parks, Robbie M" w:date="2018-11-13T14:41:00Z">
        <w:r w:rsidRPr="00636C9B" w:rsidDel="00335B57">
          <w:rPr>
            <w:rFonts w:ascii="Times New Roman" w:hAnsi="Times New Roman"/>
            <w:color w:val="000000" w:themeColor="text1"/>
            <w:sz w:val="24"/>
            <w:szCs w:val="24"/>
          </w:rPr>
          <w:delText xml:space="preserve">incorporate features of deaths rates in </w:delText>
        </w:r>
        <w:commentRangeStart w:id="223"/>
        <w:r w:rsidRPr="00636C9B" w:rsidDel="00335B57">
          <w:rPr>
            <w:rFonts w:ascii="Times New Roman" w:hAnsi="Times New Roman"/>
            <w:color w:val="000000" w:themeColor="text1"/>
            <w:sz w:val="24"/>
            <w:szCs w:val="24"/>
          </w:rPr>
          <w:delText xml:space="preserve">relation to state </w:delText>
        </w:r>
      </w:del>
      <w:ins w:id="224" w:author="Ezzati, Majid" w:date="2018-11-06T06:28:00Z">
        <w:del w:id="225" w:author="Parks, Robbie M" w:date="2018-11-13T14:41:00Z">
          <w:r w:rsidR="00B950F6" w:rsidDel="00335B57">
            <w:rPr>
              <w:rFonts w:ascii="Times New Roman" w:hAnsi="Times New Roman"/>
              <w:color w:val="000000" w:themeColor="text1"/>
              <w:sz w:val="24"/>
              <w:szCs w:val="24"/>
            </w:rPr>
            <w:delText>place</w:delText>
          </w:r>
          <w:r w:rsidR="00B950F6" w:rsidRPr="00636C9B" w:rsidDel="00335B57">
            <w:rPr>
              <w:rFonts w:ascii="Times New Roman" w:hAnsi="Times New Roman"/>
              <w:color w:val="000000" w:themeColor="text1"/>
              <w:sz w:val="24"/>
              <w:szCs w:val="24"/>
            </w:rPr>
            <w:delText xml:space="preserve"> </w:delText>
          </w:r>
        </w:del>
      </w:ins>
      <w:del w:id="226" w:author="Parks, Robbie M" w:date="2018-11-13T14:41:00Z">
        <w:r w:rsidRPr="00636C9B" w:rsidDel="00335B57">
          <w:rPr>
            <w:rFonts w:ascii="Times New Roman" w:hAnsi="Times New Roman"/>
            <w:color w:val="000000" w:themeColor="text1"/>
            <w:sz w:val="24"/>
            <w:szCs w:val="24"/>
          </w:rPr>
          <w:delText>of residence,</w:delText>
        </w:r>
        <w:commentRangeEnd w:id="223"/>
        <w:r w:rsidR="00B950F6" w:rsidDel="00335B57">
          <w:rPr>
            <w:rStyle w:val="CommentReference"/>
            <w:rFonts w:asciiTheme="minorHAnsi" w:eastAsiaTheme="minorHAnsi" w:hAnsiTheme="minorHAnsi" w:cstheme="minorBidi"/>
          </w:rPr>
          <w:commentReference w:id="223"/>
        </w:r>
        <w:r w:rsidRPr="00636C9B" w:rsidDel="00335B57">
          <w:rPr>
            <w:rFonts w:ascii="Times New Roman" w:hAnsi="Times New Roman"/>
            <w:color w:val="000000" w:themeColor="text1"/>
            <w:sz w:val="24"/>
            <w:szCs w:val="24"/>
          </w:rPr>
          <w:delText xml:space="preserve"> month of the year, and temperature anomaly, over space and time</w:delText>
        </w:r>
        <w:r w:rsidR="00AF664C" w:rsidRPr="00636C9B" w:rsidDel="00335B57">
          <w:rPr>
            <w:rFonts w:ascii="Times New Roman" w:hAnsi="Times New Roman"/>
            <w:color w:val="000000" w:themeColor="text1"/>
            <w:sz w:val="24"/>
            <w:szCs w:val="24"/>
          </w:rPr>
          <w:delText>.</w:delText>
        </w:r>
        <w:r w:rsidR="0054215F" w:rsidRPr="00636C9B" w:rsidDel="00335B57">
          <w:rPr>
            <w:rFonts w:ascii="Times New Roman" w:hAnsi="Times New Roman"/>
            <w:color w:val="000000" w:themeColor="text1"/>
            <w:sz w:val="24"/>
            <w:szCs w:val="24"/>
          </w:rPr>
          <w:delText xml:space="preserve"> </w:delText>
        </w:r>
        <w:r w:rsidR="005C2298" w:rsidRPr="00636C9B" w:rsidDel="00335B57">
          <w:rPr>
            <w:rFonts w:ascii="Times New Roman" w:hAnsi="Times New Roman"/>
            <w:color w:val="000000" w:themeColor="text1"/>
            <w:sz w:val="24"/>
            <w:szCs w:val="24"/>
          </w:rPr>
          <w:delText>The m</w:delText>
        </w:r>
        <w:r w:rsidR="00A6523E" w:rsidRPr="00636C9B" w:rsidDel="00335B57">
          <w:rPr>
            <w:rFonts w:ascii="Times New Roman" w:hAnsi="Times New Roman"/>
            <w:color w:val="000000" w:themeColor="text1"/>
            <w:sz w:val="24"/>
            <w:szCs w:val="24"/>
          </w:rPr>
          <w:delText>od</w:delText>
        </w:r>
        <w:r w:rsidR="00DF44C4" w:rsidRPr="00636C9B" w:rsidDel="00335B57">
          <w:rPr>
            <w:rFonts w:ascii="Times New Roman" w:hAnsi="Times New Roman"/>
            <w:color w:val="000000" w:themeColor="text1"/>
            <w:sz w:val="24"/>
            <w:szCs w:val="24"/>
          </w:rPr>
          <w:delText>el specification is provided</w:delText>
        </w:r>
        <w:r w:rsidR="004A11D9" w:rsidRPr="00636C9B" w:rsidDel="00335B57">
          <w:rPr>
            <w:rFonts w:ascii="Times New Roman" w:hAnsi="Times New Roman"/>
            <w:color w:val="000000" w:themeColor="text1"/>
            <w:sz w:val="24"/>
            <w:szCs w:val="24"/>
          </w:rPr>
          <w:delText xml:space="preserve"> fully in </w:delText>
        </w:r>
        <w:r w:rsidR="00871CFE" w:rsidRPr="00636C9B" w:rsidDel="00335B57">
          <w:rPr>
            <w:rFonts w:ascii="Times New Roman" w:hAnsi="Times New Roman"/>
            <w:color w:val="000000" w:themeColor="text1"/>
            <w:sz w:val="24"/>
            <w:szCs w:val="24"/>
          </w:rPr>
          <w:delText>Supplementary Materials</w:delText>
        </w:r>
        <w:r w:rsidR="003E1EF4" w:rsidRPr="00636C9B" w:rsidDel="00335B57">
          <w:rPr>
            <w:rFonts w:ascii="Times New Roman" w:hAnsi="Times New Roman"/>
            <w:color w:val="000000" w:themeColor="text1"/>
            <w:sz w:val="24"/>
            <w:szCs w:val="24"/>
          </w:rPr>
          <w:delText>.</w:delText>
        </w:r>
      </w:del>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5355F90C" w:rsidR="00D64877" w:rsidRPr="00636C9B" w:rsidRDefault="006C3AFE" w:rsidP="00D76DF7">
      <w:pPr>
        <w:spacing w:after="0" w:line="480" w:lineRule="auto"/>
        <w:jc w:val="both"/>
        <w:outlineLvl w:val="0"/>
        <w:rPr>
          <w:rFonts w:ascii="Times New Roman" w:hAnsi="Times New Roman"/>
          <w:color w:val="000000" w:themeColor="text1"/>
          <w:sz w:val="24"/>
          <w:szCs w:val="24"/>
        </w:rPr>
      </w:pPr>
      <w:moveToRangeStart w:id="227" w:author="Ezzati, Majid" w:date="2018-11-06T06:35:00Z" w:name="move529249459"/>
      <w:commentRangeStart w:id="228"/>
      <w:moveTo w:id="229" w:author="Ezzati, Majid" w:date="2018-11-06T06:35:00Z">
        <w:del w:id="230" w:author="Parks, Robbie M" w:date="2018-11-13T14:46:00Z">
          <w:r w:rsidDel="00D424E6">
            <w:rPr>
              <w:rFonts w:ascii="Times New Roman" w:hAnsi="Times New Roman"/>
              <w:color w:val="000000" w:themeColor="text1"/>
              <w:sz w:val="24"/>
              <w:szCs w:val="24"/>
            </w:rPr>
            <w:delText>W</w:delText>
          </w:r>
          <w:r w:rsidRPr="00636C9B" w:rsidDel="00D424E6">
            <w:rPr>
              <w:rFonts w:ascii="Times New Roman" w:hAnsi="Times New Roman"/>
              <w:color w:val="000000" w:themeColor="text1"/>
              <w:sz w:val="24"/>
              <w:szCs w:val="24"/>
            </w:rPr>
            <w:delText>e modelled time trends of log-transformed death rates using the linear terms described above along with smoothly varying non-linear terms,</w:delText>
          </w:r>
          <w:r w:rsidDel="00D424E6">
            <w:rPr>
              <w:rFonts w:ascii="Times New Roman" w:hAnsi="Times New Roman"/>
              <w:color w:val="000000" w:themeColor="text1"/>
              <w:sz w:val="24"/>
              <w:szCs w:val="24"/>
            </w:rPr>
            <w:delText xml:space="preserve"> to capture non-linear trends.</w:delText>
          </w:r>
          <w:r w:rsidRPr="00636C9B" w:rsidDel="00D424E6">
            <w:rPr>
              <w:rFonts w:ascii="Times New Roman" w:hAnsi="Times New Roman"/>
              <w:color w:val="000000" w:themeColor="text1"/>
              <w:sz w:val="24"/>
              <w:szCs w:val="24"/>
            </w:rPr>
            <w:delText xml:space="preserve"> </w:delText>
          </w:r>
          <w:r w:rsidDel="00D424E6">
            <w:rPr>
              <w:rFonts w:ascii="Times New Roman" w:hAnsi="Times New Roman"/>
              <w:color w:val="000000" w:themeColor="text1"/>
              <w:sz w:val="24"/>
              <w:szCs w:val="24"/>
            </w:rPr>
            <w:delText xml:space="preserve"> This was </w:delText>
          </w:r>
          <w:r w:rsidRPr="00636C9B" w:rsidDel="00D424E6">
            <w:rPr>
              <w:rFonts w:ascii="Times New Roman" w:hAnsi="Times New Roman"/>
              <w:color w:val="000000" w:themeColor="text1"/>
              <w:sz w:val="24"/>
              <w:szCs w:val="24"/>
            </w:rPr>
            <w:delText>specified with a random walk term</w:delText>
          </w:r>
          <w:r w:rsidDel="00D424E6">
            <w:rPr>
              <w:rFonts w:ascii="Times New Roman" w:hAnsi="Times New Roman"/>
              <w:color w:val="000000" w:themeColor="text1"/>
              <w:sz w:val="24"/>
              <w:szCs w:val="24"/>
            </w:rPr>
            <w:delText xml:space="preserve">. </w:delText>
          </w:r>
        </w:del>
      </w:moveTo>
      <w:moveToRangeEnd w:id="227"/>
      <w:commentRangeEnd w:id="228"/>
      <w:del w:id="231" w:author="Parks, Robbie M" w:date="2018-11-13T14:46:00Z">
        <w:r w:rsidDel="00D424E6">
          <w:rPr>
            <w:rStyle w:val="CommentReference"/>
            <w:rFonts w:asciiTheme="minorHAnsi" w:eastAsiaTheme="minorHAnsi" w:hAnsiTheme="minorHAnsi" w:cstheme="minorBidi"/>
          </w:rPr>
          <w:commentReference w:id="228"/>
        </w:r>
      </w:del>
      <w:r w:rsidR="0071557B"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0071557B"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ins w:id="232" w:author="Ezzati, Majid" w:date="2018-11-06T06:30:00Z">
        <w:r w:rsidR="00B950F6">
          <w:rPr>
            <w:rFonts w:ascii="Times New Roman" w:hAnsi="Times New Roman"/>
            <w:color w:val="000000" w:themeColor="text1"/>
            <w:sz w:val="24"/>
            <w:szCs w:val="24"/>
          </w:rPr>
          <w:t xml:space="preserve">tend to smoothly vary across </w:t>
        </w:r>
      </w:ins>
      <w:r w:rsidR="00554C35" w:rsidRPr="00636C9B">
        <w:rPr>
          <w:rFonts w:ascii="Times New Roman" w:hAnsi="Times New Roman"/>
          <w:color w:val="000000" w:themeColor="text1"/>
          <w:sz w:val="24"/>
          <w:szCs w:val="24"/>
        </w:rPr>
        <w:t>neighbouring months</w:t>
      </w:r>
      <w:del w:id="233" w:author="Parks, Robbie M" w:date="2018-11-13T14:58:00Z">
        <w:r w:rsidR="00554C35" w:rsidRPr="00636C9B" w:rsidDel="000177DB">
          <w:rPr>
            <w:rFonts w:ascii="Times New Roman" w:hAnsi="Times New Roman"/>
            <w:color w:val="000000" w:themeColor="text1"/>
            <w:sz w:val="24"/>
            <w:szCs w:val="24"/>
          </w:rPr>
          <w:delText xml:space="preserve"> </w:delText>
        </w:r>
      </w:del>
      <w:del w:id="234" w:author="Ezzati, Majid" w:date="2018-11-06T06:30:00Z">
        <w:r w:rsidR="00554C35" w:rsidRPr="00636C9B" w:rsidDel="00B950F6">
          <w:rPr>
            <w:rFonts w:ascii="Times New Roman" w:hAnsi="Times New Roman"/>
            <w:color w:val="000000" w:themeColor="text1"/>
            <w:sz w:val="24"/>
            <w:szCs w:val="24"/>
          </w:rPr>
          <w:delText>t</w:delText>
        </w:r>
        <w:r w:rsidR="00E278E4" w:rsidRPr="00636C9B" w:rsidDel="00B950F6">
          <w:rPr>
            <w:rFonts w:ascii="Times New Roman" w:hAnsi="Times New Roman"/>
            <w:color w:val="000000" w:themeColor="text1"/>
            <w:sz w:val="24"/>
            <w:szCs w:val="24"/>
          </w:rPr>
          <w:delText>end</w:delText>
        </w:r>
        <w:r w:rsidR="00554C35" w:rsidRPr="00636C9B" w:rsidDel="00B950F6">
          <w:rPr>
            <w:rFonts w:ascii="Times New Roman" w:hAnsi="Times New Roman"/>
            <w:color w:val="000000" w:themeColor="text1"/>
            <w:sz w:val="24"/>
            <w:szCs w:val="24"/>
          </w:rPr>
          <w:delText xml:space="preserve"> to have a smooth pattern</w:delText>
        </w:r>
      </w:del>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22&lt;/sup&gt;","plainTextFormattedCitation":"22","previouslyFormattedCitation":"&lt;sup&gt;22&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22</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ins w:id="235" w:author="Ezzati, Majid" w:date="2018-11-06T06:31:00Z">
        <w:r>
          <w:rPr>
            <w:rFonts w:ascii="Times New Roman" w:hAnsi="Times New Roman"/>
            <w:color w:val="000000" w:themeColor="text1"/>
            <w:sz w:val="24"/>
            <w:szCs w:val="24"/>
          </w:rPr>
          <w:t xml:space="preserve">systematically </w:t>
        </w:r>
      </w:ins>
      <w:del w:id="236" w:author="Ezzati, Majid" w:date="2018-11-06T06:30:00Z">
        <w:r w:rsidR="005B25ED" w:rsidRPr="00636C9B" w:rsidDel="006C3AFE">
          <w:rPr>
            <w:rFonts w:ascii="Times New Roman" w:hAnsi="Times New Roman"/>
            <w:color w:val="000000" w:themeColor="text1"/>
            <w:sz w:val="24"/>
            <w:szCs w:val="24"/>
          </w:rPr>
          <w:delText>possess</w:delText>
        </w:r>
        <w:r w:rsidR="00CC019A" w:rsidRPr="00636C9B" w:rsidDel="006C3AFE">
          <w:rPr>
            <w:rFonts w:ascii="Times New Roman" w:hAnsi="Times New Roman"/>
            <w:color w:val="000000" w:themeColor="text1"/>
            <w:sz w:val="24"/>
            <w:szCs w:val="24"/>
          </w:rPr>
          <w:delText xml:space="preserve"> </w:delText>
        </w:r>
      </w:del>
      <w:ins w:id="237" w:author="Ezzati, Majid" w:date="2018-11-06T06:30:00Z">
        <w:r>
          <w:rPr>
            <w:rFonts w:ascii="Times New Roman" w:hAnsi="Times New Roman"/>
            <w:color w:val="000000" w:themeColor="text1"/>
            <w:sz w:val="24"/>
            <w:szCs w:val="24"/>
          </w:rPr>
          <w:t>have</w:t>
        </w:r>
        <w:r w:rsidRPr="00636C9B">
          <w:rPr>
            <w:rFonts w:ascii="Times New Roman" w:hAnsi="Times New Roman"/>
            <w:color w:val="000000" w:themeColor="text1"/>
            <w:sz w:val="24"/>
            <w:szCs w:val="24"/>
          </w:rPr>
          <w:t xml:space="preserve"> </w:t>
        </w:r>
      </w:ins>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del w:id="238" w:author="Ezzati, Majid" w:date="2018-11-06T06:31:00Z">
        <w:r w:rsidR="00CC47CE" w:rsidRPr="00636C9B" w:rsidDel="006C3AFE">
          <w:rPr>
            <w:rFonts w:ascii="Times New Roman" w:hAnsi="Times New Roman"/>
            <w:color w:val="000000" w:themeColor="text1"/>
            <w:sz w:val="24"/>
            <w:szCs w:val="24"/>
          </w:rPr>
          <w:delText xml:space="preserve"> relative to the common value</w:delText>
        </w:r>
      </w:del>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 widely used to characterise smoothly varying associations</w:t>
      </w:r>
      <w:del w:id="239" w:author="Ezzati, Majid" w:date="2018-11-06T06:34:00Z">
        <w:r w:rsidR="00813355" w:rsidRPr="00636C9B" w:rsidDel="006C3AFE">
          <w:rPr>
            <w:rFonts w:ascii="Times New Roman" w:hAnsi="Times New Roman"/>
            <w:color w:val="000000" w:themeColor="text1"/>
            <w:sz w:val="24"/>
            <w:szCs w:val="24"/>
          </w:rPr>
          <w:delText>.</w:delText>
        </w:r>
      </w:del>
      <w:ins w:id="240" w:author="Ezzati, Majid" w:date="2018-11-06T06:34:00Z">
        <w:r>
          <w:rPr>
            <w:rFonts w:ascii="Times New Roman" w:hAnsi="Times New Roman"/>
            <w:color w:val="000000" w:themeColor="text1"/>
            <w:sz w:val="24"/>
            <w:szCs w:val="24"/>
          </w:rPr>
          <w:t>,</w:t>
        </w:r>
      </w:ins>
      <w:r w:rsidR="00813355" w:rsidRPr="00636C9B">
        <w:rPr>
          <w:rFonts w:ascii="Times New Roman" w:hAnsi="Times New Roman"/>
          <w:color w:val="000000" w:themeColor="text1"/>
          <w:sz w:val="24"/>
          <w:szCs w:val="24"/>
        </w:rPr>
        <w:fldChar w:fldCharType="begin" w:fldLock="1"/>
      </w:r>
      <w:r w:rsidR="00813355" w:rsidRPr="00636C9B">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23&lt;/sup&gt;","plainTextFormattedCitation":"23","previouslyFormattedCitation":"&lt;sup&gt;23&lt;/sup&gt;"},"properties":{"noteIndex":0},"schema":"https://github.com/citation-style-language/schema/raw/master/csl-citation.json"}</w:instrText>
      </w:r>
      <w:r w:rsidR="00813355" w:rsidRPr="00636C9B">
        <w:rPr>
          <w:rFonts w:ascii="Times New Roman" w:hAnsi="Times New Roman"/>
          <w:color w:val="000000" w:themeColor="text1"/>
          <w:sz w:val="24"/>
          <w:szCs w:val="24"/>
        </w:rPr>
        <w:fldChar w:fldCharType="separate"/>
      </w:r>
      <w:r w:rsidR="00813355" w:rsidRPr="00636C9B">
        <w:rPr>
          <w:rFonts w:ascii="Times New Roman" w:hAnsi="Times New Roman"/>
          <w:noProof/>
          <w:color w:val="000000" w:themeColor="text1"/>
          <w:sz w:val="24"/>
          <w:szCs w:val="24"/>
          <w:vertAlign w:val="superscript"/>
        </w:rPr>
        <w:t>23</w:t>
      </w:r>
      <w:r w:rsidR="00813355" w:rsidRPr="00636C9B">
        <w:rPr>
          <w:rFonts w:ascii="Times New Roman" w:hAnsi="Times New Roman"/>
          <w:color w:val="000000" w:themeColor="text1"/>
          <w:sz w:val="24"/>
          <w:szCs w:val="24"/>
        </w:rPr>
        <w:fldChar w:fldCharType="end"/>
      </w:r>
      <w:del w:id="241" w:author="Ezzati, Majid" w:date="2018-11-06T06:31:00Z">
        <w:r w:rsidR="00813355" w:rsidRPr="00636C9B" w:rsidDel="006C3AFE">
          <w:rPr>
            <w:rFonts w:ascii="Times New Roman" w:hAnsi="Times New Roman"/>
            <w:color w:val="000000" w:themeColor="text1"/>
            <w:sz w:val="24"/>
            <w:szCs w:val="24"/>
          </w:rPr>
          <w:delText>.</w:delText>
        </w:r>
      </w:del>
      <w:r w:rsidR="00813355" w:rsidRPr="00636C9B">
        <w:rPr>
          <w:rFonts w:ascii="Times New Roman" w:hAnsi="Times New Roman"/>
          <w:color w:val="000000" w:themeColor="text1"/>
          <w:sz w:val="24"/>
          <w:szCs w:val="24"/>
        </w:rPr>
        <w:t xml:space="preserve"> </w:t>
      </w:r>
      <w:del w:id="242" w:author="Ezzati, Majid" w:date="2018-11-06T06:34:00Z">
        <w:r w:rsidR="00813355" w:rsidRPr="00636C9B" w:rsidDel="006C3AFE">
          <w:rPr>
            <w:rFonts w:ascii="Times New Roman" w:hAnsi="Times New Roman"/>
            <w:color w:val="000000" w:themeColor="text1"/>
            <w:sz w:val="24"/>
            <w:szCs w:val="24"/>
          </w:rPr>
          <w:delText xml:space="preserve">We </w:delText>
        </w:r>
        <w:r w:rsidR="00F07D5B" w:rsidRPr="00636C9B" w:rsidDel="006C3AFE">
          <w:rPr>
            <w:rFonts w:ascii="Times New Roman" w:hAnsi="Times New Roman"/>
            <w:color w:val="000000" w:themeColor="text1"/>
            <w:sz w:val="24"/>
            <w:szCs w:val="24"/>
          </w:rPr>
          <w:delText>gave the random walk</w:delText>
        </w:r>
      </w:del>
      <w:ins w:id="243" w:author="Ezzati, Majid" w:date="2018-11-06T06:34:00Z">
        <w:r>
          <w:rPr>
            <w:rFonts w:ascii="Times New Roman" w:hAnsi="Times New Roman"/>
            <w:color w:val="000000" w:themeColor="text1"/>
            <w:sz w:val="24"/>
            <w:szCs w:val="24"/>
          </w:rPr>
          <w:t>with</w:t>
        </w:r>
      </w:ins>
      <w:r w:rsidR="00813355" w:rsidRPr="00636C9B">
        <w:rPr>
          <w:rFonts w:ascii="Times New Roman" w:hAnsi="Times New Roman"/>
          <w:color w:val="000000" w:themeColor="text1"/>
          <w:sz w:val="24"/>
          <w:szCs w:val="24"/>
        </w:rPr>
        <w:t xml:space="preserve"> a cyclic structure</w:t>
      </w:r>
      <w:r w:rsidR="002A2B91" w:rsidRPr="00636C9B">
        <w:rPr>
          <w:rFonts w:ascii="Times New Roman" w:hAnsi="Times New Roman"/>
          <w:color w:val="000000" w:themeColor="text1"/>
          <w:sz w:val="24"/>
          <w:szCs w:val="24"/>
        </w:rPr>
        <w:t xml:space="preserve">, </w:t>
      </w:r>
      <w:del w:id="244" w:author="Ezzati, Majid" w:date="2018-11-06T06:34:00Z">
        <w:r w:rsidR="002A2B91" w:rsidRPr="00636C9B" w:rsidDel="006C3AFE">
          <w:rPr>
            <w:rFonts w:ascii="Times New Roman" w:hAnsi="Times New Roman"/>
            <w:color w:val="000000" w:themeColor="text1"/>
            <w:sz w:val="24"/>
            <w:szCs w:val="24"/>
          </w:rPr>
          <w:delText>which</w:delText>
        </w:r>
        <w:r w:rsidR="00A227DA" w:rsidRPr="00636C9B" w:rsidDel="006C3AFE">
          <w:rPr>
            <w:rFonts w:ascii="Times New Roman" w:hAnsi="Times New Roman"/>
            <w:color w:val="000000" w:themeColor="text1"/>
            <w:sz w:val="24"/>
            <w:szCs w:val="24"/>
          </w:rPr>
          <w:delText xml:space="preserve"> allowed</w:delText>
        </w:r>
      </w:del>
      <w:ins w:id="245" w:author="Ezzati, Majid" w:date="2018-11-06T06:34:00Z">
        <w:r>
          <w:rPr>
            <w:rFonts w:ascii="Times New Roman" w:hAnsi="Times New Roman"/>
            <w:color w:val="000000" w:themeColor="text1"/>
            <w:sz w:val="24"/>
            <w:szCs w:val="24"/>
          </w:rPr>
          <w:t>so that</w:t>
        </w:r>
      </w:ins>
      <w:r w:rsidR="007A53AC" w:rsidRPr="00636C9B">
        <w:rPr>
          <w:rFonts w:ascii="Times New Roman" w:hAnsi="Times New Roman"/>
          <w:color w:val="000000" w:themeColor="text1"/>
          <w:sz w:val="24"/>
          <w:szCs w:val="24"/>
        </w:rPr>
        <w:t xml:space="preserve"> December </w:t>
      </w:r>
      <w:del w:id="246" w:author="Ezzati, Majid" w:date="2018-11-06T06:34:00Z">
        <w:r w:rsidR="007A53AC" w:rsidRPr="00636C9B" w:rsidDel="006C3AFE">
          <w:rPr>
            <w:rFonts w:ascii="Times New Roman" w:hAnsi="Times New Roman"/>
            <w:color w:val="000000" w:themeColor="text1"/>
            <w:sz w:val="24"/>
            <w:szCs w:val="24"/>
          </w:rPr>
          <w:delText xml:space="preserve">to </w:delText>
        </w:r>
      </w:del>
      <w:r w:rsidR="007A53AC" w:rsidRPr="00636C9B">
        <w:rPr>
          <w:rFonts w:ascii="Times New Roman" w:hAnsi="Times New Roman"/>
          <w:color w:val="000000" w:themeColor="text1"/>
          <w:sz w:val="24"/>
          <w:szCs w:val="24"/>
        </w:rPr>
        <w:t>neighbour</w:t>
      </w:r>
      <w:ins w:id="247" w:author="Ezzati, Majid" w:date="2018-11-06T06:34:00Z">
        <w:r>
          <w:rPr>
            <w:rFonts w:ascii="Times New Roman" w:hAnsi="Times New Roman"/>
            <w:color w:val="000000" w:themeColor="text1"/>
            <w:sz w:val="24"/>
            <w:szCs w:val="24"/>
          </w:rPr>
          <w:t>ed</w:t>
        </w:r>
      </w:ins>
      <w:r w:rsidR="007A53AC" w:rsidRPr="00636C9B">
        <w:rPr>
          <w:rFonts w:ascii="Times New Roman" w:hAnsi="Times New Roman"/>
          <w:color w:val="000000" w:themeColor="text1"/>
          <w:sz w:val="24"/>
          <w:szCs w:val="24"/>
        </w:rPr>
        <w:t xml:space="preserve"> </w:t>
      </w:r>
      <w:commentRangeStart w:id="248"/>
      <w:r w:rsidR="007A53AC" w:rsidRPr="00636C9B">
        <w:rPr>
          <w:rFonts w:ascii="Times New Roman" w:hAnsi="Times New Roman"/>
          <w:color w:val="000000" w:themeColor="text1"/>
          <w:sz w:val="24"/>
          <w:szCs w:val="24"/>
        </w:rPr>
        <w:t>January</w:t>
      </w:r>
      <w:commentRangeEnd w:id="248"/>
      <w:r>
        <w:rPr>
          <w:rStyle w:val="CommentReference"/>
          <w:rFonts w:asciiTheme="minorHAnsi" w:eastAsiaTheme="minorHAnsi" w:hAnsiTheme="minorHAnsi" w:cstheme="minorBidi"/>
        </w:rPr>
        <w:commentReference w:id="248"/>
      </w:r>
      <w:r w:rsidR="00CC47CE" w:rsidRPr="00636C9B">
        <w:rPr>
          <w:rFonts w:ascii="Times New Roman" w:hAnsi="Times New Roman"/>
          <w:color w:val="000000" w:themeColor="text1"/>
          <w:sz w:val="24"/>
          <w:szCs w:val="24"/>
        </w:rPr>
        <w:t>.</w:t>
      </w:r>
      <w:del w:id="249" w:author="Ezzati, Majid" w:date="2018-11-06T06:31:00Z">
        <w:r w:rsidR="00317BE3" w:rsidRPr="00636C9B" w:rsidDel="006C3AFE">
          <w:rPr>
            <w:rFonts w:ascii="Times New Roman" w:hAnsi="Times New Roman"/>
            <w:color w:val="000000" w:themeColor="text1"/>
            <w:sz w:val="24"/>
            <w:szCs w:val="24"/>
          </w:rPr>
          <w:delText xml:space="preserve"> </w:delText>
        </w:r>
        <w:r w:rsidR="003D6226" w:rsidRPr="00636C9B" w:rsidDel="006C3AFE">
          <w:rPr>
            <w:rFonts w:ascii="Times New Roman" w:hAnsi="Times New Roman"/>
            <w:color w:val="000000" w:themeColor="text1"/>
            <w:sz w:val="24"/>
            <w:szCs w:val="24"/>
          </w:rPr>
          <w:delText>.</w:delText>
        </w:r>
      </w:del>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7CC726CA" w14:textId="5B998E1E" w:rsidR="007C1278" w:rsidRDefault="00CD2451" w:rsidP="00D76DF7">
      <w:pPr>
        <w:spacing w:after="0" w:line="480" w:lineRule="auto"/>
        <w:jc w:val="both"/>
        <w:outlineLvl w:val="0"/>
        <w:rPr>
          <w:ins w:id="250" w:author="Parks, Robbie M" w:date="2018-11-13T15:06:00Z"/>
          <w:rFonts w:ascii="Times New Roman" w:hAnsi="Times New Roman"/>
          <w:color w:val="000000" w:themeColor="text1"/>
          <w:sz w:val="24"/>
          <w:szCs w:val="24"/>
        </w:rPr>
      </w:pPr>
      <w:r>
        <w:rPr>
          <w:rFonts w:ascii="Times New Roman" w:hAnsi="Times New Roman"/>
          <w:color w:val="000000" w:themeColor="text1"/>
          <w:sz w:val="24"/>
          <w:szCs w:val="24"/>
        </w:rPr>
        <w:t xml:space="preserve">We </w:t>
      </w:r>
      <w:ins w:id="251" w:author="Parks, Robbie M" w:date="2018-11-13T15:29:00Z">
        <w:r w:rsidR="00AE02C9">
          <w:rPr>
            <w:rFonts w:ascii="Times New Roman" w:hAnsi="Times New Roman"/>
            <w:color w:val="000000" w:themeColor="text1"/>
            <w:sz w:val="24"/>
            <w:szCs w:val="24"/>
          </w:rPr>
          <w:t xml:space="preserve">also </w:t>
        </w:r>
      </w:ins>
      <w:r>
        <w:rPr>
          <w:rFonts w:ascii="Times New Roman" w:hAnsi="Times New Roman"/>
          <w:color w:val="000000" w:themeColor="text1"/>
          <w:sz w:val="24"/>
          <w:szCs w:val="24"/>
        </w:rPr>
        <w:t xml:space="preserve">allowed for </w:t>
      </w:r>
      <w:commentRangeStart w:id="252"/>
      <w:del w:id="253" w:author="Parks, Robbie M" w:date="2018-11-13T17:15:00Z">
        <w:r w:rsidDel="009A75E8">
          <w:rPr>
            <w:rFonts w:ascii="Times New Roman" w:hAnsi="Times New Roman"/>
            <w:color w:val="000000" w:themeColor="text1"/>
            <w:sz w:val="24"/>
            <w:szCs w:val="24"/>
          </w:rPr>
          <w:delText xml:space="preserve">levels </w:delText>
        </w:r>
      </w:del>
      <w:ins w:id="254" w:author="Parks, Robbie M" w:date="2018-11-13T17:15:00Z">
        <w:r w:rsidR="009A75E8">
          <w:rPr>
            <w:rFonts w:ascii="Times New Roman" w:hAnsi="Times New Roman"/>
            <w:color w:val="000000" w:themeColor="text1"/>
            <w:sz w:val="24"/>
            <w:szCs w:val="24"/>
          </w:rPr>
          <w:t xml:space="preserve">intercepts </w:t>
        </w:r>
      </w:ins>
      <w:r>
        <w:rPr>
          <w:rFonts w:ascii="Times New Roman" w:hAnsi="Times New Roman"/>
          <w:color w:val="000000" w:themeColor="text1"/>
          <w:sz w:val="24"/>
          <w:szCs w:val="24"/>
        </w:rPr>
        <w:t xml:space="preserve">and </w:t>
      </w:r>
      <w:ins w:id="255" w:author="Parks, Robbie M" w:date="2018-11-13T17:15:00Z">
        <w:r w:rsidR="009A75E8">
          <w:rPr>
            <w:rFonts w:ascii="Times New Roman" w:hAnsi="Times New Roman"/>
            <w:color w:val="000000" w:themeColor="text1"/>
            <w:sz w:val="24"/>
            <w:szCs w:val="24"/>
          </w:rPr>
          <w:t xml:space="preserve">time </w:t>
        </w:r>
      </w:ins>
      <w:r>
        <w:rPr>
          <w:rFonts w:ascii="Times New Roman" w:hAnsi="Times New Roman"/>
          <w:color w:val="000000" w:themeColor="text1"/>
          <w:sz w:val="24"/>
          <w:szCs w:val="24"/>
        </w:rPr>
        <w:t xml:space="preserve">trends </w:t>
      </w:r>
      <w:commentRangeEnd w:id="252"/>
      <w:r w:rsidR="006C3AFE">
        <w:rPr>
          <w:rStyle w:val="CommentReference"/>
          <w:rFonts w:asciiTheme="minorHAnsi" w:eastAsiaTheme="minorHAnsi" w:hAnsiTheme="minorHAnsi" w:cstheme="minorBidi"/>
        </w:rPr>
        <w:commentReference w:id="252"/>
      </w:r>
      <w:r>
        <w:rPr>
          <w:rFonts w:ascii="Times New Roman" w:hAnsi="Times New Roman"/>
          <w:color w:val="000000" w:themeColor="text1"/>
          <w:sz w:val="24"/>
          <w:szCs w:val="24"/>
        </w:rPr>
        <w:t>in death rates to vary by state</w:t>
      </w:r>
      <w:del w:id="256" w:author="Ezzati, Majid" w:date="2018-11-06T06:34:00Z">
        <w:r w:rsidDel="006C3AFE">
          <w:rPr>
            <w:rFonts w:ascii="Times New Roman" w:hAnsi="Times New Roman"/>
            <w:color w:val="000000" w:themeColor="text1"/>
            <w:sz w:val="24"/>
            <w:szCs w:val="24"/>
          </w:rPr>
          <w:delText>.</w:delText>
        </w:r>
      </w:del>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those further away</w:t>
      </w:r>
      <w:del w:id="257" w:author="Ezzati, Majid" w:date="2018-11-06T06:39:00Z">
        <w:r w:rsidR="00720950" w:rsidRPr="00636C9B" w:rsidDel="006C3AFE">
          <w:rPr>
            <w:rFonts w:ascii="Times New Roman" w:hAnsi="Times New Roman"/>
            <w:color w:val="000000" w:themeColor="text1"/>
            <w:sz w:val="24"/>
            <w:szCs w:val="24"/>
          </w:rPr>
          <w:delText>,</w:delText>
        </w:r>
        <w:r w:rsidR="004B711E" w:rsidRPr="00636C9B" w:rsidDel="006C3AFE">
          <w:rPr>
            <w:rFonts w:ascii="Times New Roman" w:hAnsi="Times New Roman"/>
            <w:color w:val="000000" w:themeColor="text1"/>
            <w:sz w:val="24"/>
            <w:szCs w:val="24"/>
          </w:rPr>
          <w:delText xml:space="preserve"> for</w:delText>
        </w:r>
        <w:r w:rsidR="00720950" w:rsidRPr="00636C9B" w:rsidDel="006C3AFE">
          <w:rPr>
            <w:rFonts w:ascii="Times New Roman" w:hAnsi="Times New Roman"/>
            <w:color w:val="000000" w:themeColor="text1"/>
            <w:sz w:val="24"/>
            <w:szCs w:val="24"/>
          </w:rPr>
          <w:delText xml:space="preserve"> economic, social</w:delText>
        </w:r>
        <w:r w:rsidR="004B711E" w:rsidRPr="00636C9B" w:rsidDel="006C3AFE">
          <w:rPr>
            <w:rFonts w:ascii="Times New Roman" w:hAnsi="Times New Roman"/>
            <w:color w:val="000000" w:themeColor="text1"/>
            <w:sz w:val="24"/>
            <w:szCs w:val="24"/>
          </w:rPr>
          <w:delText>, climatic</w:delText>
        </w:r>
        <w:r w:rsidR="00720950" w:rsidRPr="00636C9B" w:rsidDel="006C3AFE">
          <w:rPr>
            <w:rFonts w:ascii="Times New Roman" w:hAnsi="Times New Roman"/>
            <w:color w:val="000000" w:themeColor="text1"/>
            <w:sz w:val="24"/>
            <w:szCs w:val="24"/>
          </w:rPr>
          <w:delText xml:space="preserve"> and other reasons</w:delText>
        </w:r>
      </w:del>
      <w:r w:rsidR="00BA2C5F" w:rsidRPr="00636C9B">
        <w:rPr>
          <w:rFonts w:ascii="Times New Roman" w:hAnsi="Times New Roman"/>
          <w:color w:val="000000" w:themeColor="text1"/>
          <w:sz w:val="24"/>
          <w:szCs w:val="24"/>
        </w:rPr>
        <w:t xml:space="preserve">.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del w:id="258" w:author="Ezzati, Majid" w:date="2018-11-06T06:39:00Z">
        <w:r w:rsidR="006E27C6" w:rsidRPr="00636C9B" w:rsidDel="006C3AFE">
          <w:rPr>
            <w:rFonts w:ascii="Times New Roman" w:hAnsi="Times New Roman"/>
            <w:color w:val="000000" w:themeColor="text1"/>
            <w:sz w:val="24"/>
            <w:szCs w:val="24"/>
          </w:rPr>
          <w:delText>, described in the Supplementary Materials and elsewhere</w:delText>
        </w:r>
      </w:del>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24&lt;/sup&gt;","plainTextFormattedCitation":"24","previouslyFormattedCitation":"&lt;sup&gt;24&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24</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del w:id="259" w:author="Ezzati, Majid" w:date="2018-11-06T06:40:00Z">
        <w:r w:rsidR="00B94549" w:rsidRPr="00636C9B" w:rsidDel="006C3AFE">
          <w:rPr>
            <w:rFonts w:ascii="Times New Roman" w:hAnsi="Times New Roman"/>
            <w:color w:val="000000" w:themeColor="text1"/>
            <w:sz w:val="24"/>
            <w:szCs w:val="24"/>
          </w:rPr>
          <w:delText xml:space="preserve">, producing more stable estimates of </w:delText>
        </w:r>
        <w:r w:rsidR="0083019B" w:rsidRPr="00636C9B" w:rsidDel="006C3AFE">
          <w:rPr>
            <w:rFonts w:ascii="Times New Roman" w:hAnsi="Times New Roman"/>
            <w:color w:val="000000" w:themeColor="text1"/>
            <w:sz w:val="24"/>
            <w:szCs w:val="24"/>
          </w:rPr>
          <w:delText>death rates</w:delText>
        </w:r>
      </w:del>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sidRPr="00636C9B">
        <w:rPr>
          <w:rFonts w:ascii="Times New Roman" w:hAnsi="Times New Roman"/>
          <w:color w:val="000000" w:themeColor="text1"/>
          <w:sz w:val="24"/>
          <w:szCs w:val="24"/>
        </w:rPr>
        <w:t xml:space="preserve"> </w:t>
      </w:r>
    </w:p>
    <w:p w14:paraId="3B892572" w14:textId="195B0DD4" w:rsidR="00B6484F" w:rsidRPr="00636C9B" w:rsidDel="003F6983" w:rsidRDefault="00B6484F" w:rsidP="00D76DF7">
      <w:pPr>
        <w:spacing w:after="0" w:line="480" w:lineRule="auto"/>
        <w:jc w:val="both"/>
        <w:outlineLvl w:val="0"/>
        <w:rPr>
          <w:del w:id="260" w:author="Parks, Robbie M" w:date="2018-11-13T17:25:00Z"/>
          <w:rFonts w:ascii="Times New Roman" w:hAnsi="Times New Roman"/>
          <w:color w:val="000000" w:themeColor="text1"/>
          <w:sz w:val="24"/>
          <w:szCs w:val="24"/>
        </w:rPr>
      </w:pP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3346DF63" w14:textId="7A9A4D42" w:rsidR="00317BE3" w:rsidRPr="00636C9B" w:rsidDel="00C865C4" w:rsidRDefault="00141129" w:rsidP="00D76DF7">
      <w:pPr>
        <w:spacing w:after="0" w:line="480" w:lineRule="auto"/>
        <w:jc w:val="both"/>
        <w:outlineLvl w:val="0"/>
        <w:rPr>
          <w:del w:id="261" w:author="Parks, Robbie M" w:date="2018-11-13T13:33:00Z"/>
          <w:rFonts w:ascii="Times New Roman" w:hAnsi="Times New Roman"/>
          <w:color w:val="000000" w:themeColor="text1"/>
          <w:sz w:val="24"/>
          <w:szCs w:val="24"/>
        </w:rPr>
      </w:pPr>
      <w:moveFromRangeStart w:id="262" w:author="Ezzati, Majid" w:date="2018-11-06T06:35:00Z" w:name="move529249459"/>
      <w:moveFrom w:id="263" w:author="Ezzati, Majid" w:date="2018-11-06T06:35:00Z">
        <w:r w:rsidDel="006C3AFE">
          <w:rPr>
            <w:rFonts w:ascii="Times New Roman" w:hAnsi="Times New Roman"/>
            <w:color w:val="000000" w:themeColor="text1"/>
            <w:sz w:val="24"/>
            <w:szCs w:val="24"/>
          </w:rPr>
          <w:lastRenderedPageBreak/>
          <w:t>W</w:t>
        </w:r>
        <w:r w:rsidR="00317BE3" w:rsidRPr="00636C9B" w:rsidDel="006C3AFE">
          <w:rPr>
            <w:rFonts w:ascii="Times New Roman" w:hAnsi="Times New Roman"/>
            <w:color w:val="000000" w:themeColor="text1"/>
            <w:sz w:val="24"/>
            <w:szCs w:val="24"/>
          </w:rPr>
          <w:t>e modelled time trends of log-transformed death rates using the linear terms described above along with smoothly varying non-linear terms,</w:t>
        </w:r>
        <w:r w:rsidR="00DA6133" w:rsidDel="006C3AFE">
          <w:rPr>
            <w:rFonts w:ascii="Times New Roman" w:hAnsi="Times New Roman"/>
            <w:color w:val="000000" w:themeColor="text1"/>
            <w:sz w:val="24"/>
            <w:szCs w:val="24"/>
          </w:rPr>
          <w:t xml:space="preserve"> to capture non-linear trends.</w:t>
        </w:r>
        <w:r w:rsidR="00317BE3" w:rsidRPr="00636C9B" w:rsidDel="006C3AFE">
          <w:rPr>
            <w:rFonts w:ascii="Times New Roman" w:hAnsi="Times New Roman"/>
            <w:color w:val="000000" w:themeColor="text1"/>
            <w:sz w:val="24"/>
            <w:szCs w:val="24"/>
          </w:rPr>
          <w:t xml:space="preserve"> </w:t>
        </w:r>
        <w:r w:rsidR="008F3258" w:rsidDel="006C3AFE">
          <w:rPr>
            <w:rFonts w:ascii="Times New Roman" w:hAnsi="Times New Roman"/>
            <w:color w:val="000000" w:themeColor="text1"/>
            <w:sz w:val="24"/>
            <w:szCs w:val="24"/>
          </w:rPr>
          <w:t xml:space="preserve"> </w:t>
        </w:r>
        <w:r w:rsidR="00DA6133" w:rsidDel="006C3AFE">
          <w:rPr>
            <w:rFonts w:ascii="Times New Roman" w:hAnsi="Times New Roman"/>
            <w:color w:val="000000" w:themeColor="text1"/>
            <w:sz w:val="24"/>
            <w:szCs w:val="24"/>
          </w:rPr>
          <w:t xml:space="preserve">This was </w:t>
        </w:r>
        <w:r w:rsidR="00317BE3" w:rsidRPr="00636C9B" w:rsidDel="006C3AFE">
          <w:rPr>
            <w:rFonts w:ascii="Times New Roman" w:hAnsi="Times New Roman"/>
            <w:color w:val="000000" w:themeColor="text1"/>
            <w:sz w:val="24"/>
            <w:szCs w:val="24"/>
          </w:rPr>
          <w:t>specified with a random walk term</w:t>
        </w:r>
        <w:r w:rsidR="00DA6133" w:rsidDel="006C3AFE">
          <w:rPr>
            <w:rFonts w:ascii="Times New Roman" w:hAnsi="Times New Roman"/>
            <w:color w:val="000000" w:themeColor="text1"/>
            <w:sz w:val="24"/>
            <w:szCs w:val="24"/>
          </w:rPr>
          <w:t xml:space="preserve">. </w:t>
        </w:r>
      </w:moveFrom>
      <w:moveFromRangeEnd w:id="262"/>
      <w:commentRangeStart w:id="264"/>
      <w:del w:id="265" w:author="Ezzati, Majid" w:date="2018-11-06T06:38:00Z">
        <w:r w:rsidR="00DA6133" w:rsidDel="006C3AFE">
          <w:rPr>
            <w:rFonts w:ascii="Times New Roman" w:hAnsi="Times New Roman"/>
            <w:color w:val="000000" w:themeColor="text1"/>
            <w:sz w:val="24"/>
            <w:szCs w:val="24"/>
          </w:rPr>
          <w:delText xml:space="preserve">Any additional non-linearity was captured by </w:delText>
        </w:r>
        <w:r w:rsidR="00317BE3" w:rsidRPr="00636C9B" w:rsidDel="006C3AFE">
          <w:rPr>
            <w:rFonts w:ascii="Times New Roman" w:hAnsi="Times New Roman"/>
            <w:color w:val="000000" w:themeColor="text1"/>
            <w:sz w:val="24"/>
            <w:szCs w:val="24"/>
          </w:rPr>
          <w:delText>an overdispersion term</w:delText>
        </w:r>
        <w:r w:rsidR="008F3258" w:rsidDel="006C3AFE">
          <w:rPr>
            <w:rFonts w:ascii="Times New Roman" w:hAnsi="Times New Roman"/>
            <w:color w:val="000000" w:themeColor="text1"/>
            <w:sz w:val="24"/>
            <w:szCs w:val="24"/>
          </w:rPr>
          <w:delText>.</w:delText>
        </w:r>
        <w:commentRangeEnd w:id="264"/>
        <w:r w:rsidR="006C3AFE" w:rsidDel="006C3AFE">
          <w:rPr>
            <w:rStyle w:val="CommentReference"/>
            <w:rFonts w:asciiTheme="minorHAnsi" w:eastAsiaTheme="minorHAnsi" w:hAnsiTheme="minorHAnsi" w:cstheme="minorBidi"/>
          </w:rPr>
          <w:commentReference w:id="264"/>
        </w:r>
      </w:del>
    </w:p>
    <w:p w14:paraId="55A5A2EC" w14:textId="77777777" w:rsidR="001E2DDB" w:rsidRPr="00636C9B" w:rsidDel="00C865C4" w:rsidRDefault="001E2DDB" w:rsidP="00D76DF7">
      <w:pPr>
        <w:spacing w:after="0" w:line="480" w:lineRule="auto"/>
        <w:jc w:val="both"/>
        <w:outlineLvl w:val="0"/>
        <w:rPr>
          <w:del w:id="266" w:author="Parks, Robbie M" w:date="2018-11-13T13:33:00Z"/>
          <w:rFonts w:ascii="Times New Roman" w:hAnsi="Times New Roman"/>
          <w:color w:val="000000" w:themeColor="text1"/>
          <w:sz w:val="24"/>
          <w:szCs w:val="24"/>
        </w:rPr>
      </w:pPr>
    </w:p>
    <w:p w14:paraId="58FF04F5" w14:textId="595D65B8" w:rsidR="001E2DDB" w:rsidRPr="00636C9B" w:rsidRDefault="00592D17" w:rsidP="00D76DF7">
      <w:pPr>
        <w:spacing w:after="0" w:line="480" w:lineRule="auto"/>
        <w:jc w:val="both"/>
        <w:outlineLvl w:val="0"/>
        <w:rPr>
          <w:rFonts w:ascii="Times New Roman" w:hAnsi="Times New Roman"/>
          <w:color w:val="000000" w:themeColor="text1"/>
          <w:sz w:val="24"/>
          <w:szCs w:val="24"/>
        </w:rPr>
      </w:pPr>
      <w:commentRangeStart w:id="267"/>
      <w:r w:rsidRPr="00636C9B">
        <w:rPr>
          <w:rFonts w:ascii="Times New Roman" w:hAnsi="Times New Roman"/>
          <w:color w:val="000000" w:themeColor="text1"/>
          <w:sz w:val="24"/>
          <w:szCs w:val="24"/>
        </w:rPr>
        <w:t xml:space="preserve">Finally, </w:t>
      </w:r>
      <w:ins w:id="268" w:author="Ezzati, Majid" w:date="2018-11-06T06:56:00Z">
        <w:r w:rsidR="00B66E0D">
          <w:rPr>
            <w:rFonts w:ascii="Times New Roman" w:hAnsi="Times New Roman"/>
            <w:color w:val="000000" w:themeColor="text1"/>
            <w:sz w:val="24"/>
            <w:szCs w:val="24"/>
          </w:rPr>
          <w:t xml:space="preserve">the model included a term that </w:t>
        </w:r>
        <w:del w:id="269" w:author="Parks, Robbie M" w:date="2018-11-13T17:25:00Z">
          <w:r w:rsidR="00B66E0D" w:rsidDel="00334A02">
            <w:rPr>
              <w:rFonts w:ascii="Times New Roman" w:hAnsi="Times New Roman"/>
              <w:color w:val="000000" w:themeColor="text1"/>
              <w:sz w:val="24"/>
              <w:szCs w:val="24"/>
            </w:rPr>
            <w:delText>represents</w:delText>
          </w:r>
        </w:del>
      </w:ins>
      <w:ins w:id="270" w:author="Parks, Robbie M" w:date="2018-11-13T17:25:00Z">
        <w:r w:rsidR="00334A02">
          <w:rPr>
            <w:rFonts w:ascii="Times New Roman" w:hAnsi="Times New Roman"/>
            <w:color w:val="000000" w:themeColor="text1"/>
            <w:sz w:val="24"/>
            <w:szCs w:val="24"/>
          </w:rPr>
          <w:t>relates log-transformed death rate to</w:t>
        </w:r>
      </w:ins>
      <w:ins w:id="271" w:author="Ezzati, Majid" w:date="2018-11-06T06:56:00Z">
        <w:r w:rsidR="00B66E0D">
          <w:rPr>
            <w:rFonts w:ascii="Times New Roman" w:hAnsi="Times New Roman"/>
            <w:color w:val="000000" w:themeColor="text1"/>
            <w:sz w:val="24"/>
            <w:szCs w:val="24"/>
          </w:rPr>
          <w:t xml:space="preserve"> </w:t>
        </w:r>
      </w:ins>
      <w:del w:id="272" w:author="Ezzati, Majid" w:date="2018-11-06T06:56:00Z">
        <w:r w:rsidRPr="00636C9B" w:rsidDel="00B66E0D">
          <w:rPr>
            <w:rFonts w:ascii="Times New Roman" w:hAnsi="Times New Roman"/>
            <w:color w:val="000000" w:themeColor="text1"/>
            <w:sz w:val="24"/>
            <w:szCs w:val="24"/>
          </w:rPr>
          <w:delText xml:space="preserve">we </w:delText>
        </w:r>
        <w:r w:rsidR="001E2DDB" w:rsidRPr="00636C9B" w:rsidDel="00B66E0D">
          <w:rPr>
            <w:rFonts w:ascii="Times New Roman" w:hAnsi="Times New Roman"/>
            <w:color w:val="000000" w:themeColor="text1"/>
            <w:sz w:val="24"/>
            <w:szCs w:val="24"/>
          </w:rPr>
          <w:delText xml:space="preserve">included </w:delText>
        </w:r>
        <w:r w:rsidR="00D95BCB" w:rsidRPr="00636C9B" w:rsidDel="00B66E0D">
          <w:rPr>
            <w:rFonts w:ascii="Times New Roman" w:hAnsi="Times New Roman"/>
            <w:color w:val="000000" w:themeColor="text1"/>
            <w:sz w:val="24"/>
            <w:szCs w:val="24"/>
          </w:rPr>
          <w:delText>month</w:delText>
        </w:r>
        <w:r w:rsidR="00510CB5" w:rsidDel="00B66E0D">
          <w:rPr>
            <w:rFonts w:ascii="Times New Roman" w:hAnsi="Times New Roman"/>
            <w:color w:val="000000" w:themeColor="text1"/>
            <w:sz w:val="24"/>
            <w:szCs w:val="24"/>
          </w:rPr>
          <w:delText xml:space="preserve">ly </w:delText>
        </w:r>
        <w:r w:rsidR="001E2DDB" w:rsidRPr="00636C9B" w:rsidDel="00B66E0D">
          <w:rPr>
            <w:rFonts w:ascii="Times New Roman" w:hAnsi="Times New Roman"/>
            <w:color w:val="000000" w:themeColor="text1"/>
            <w:sz w:val="24"/>
            <w:szCs w:val="24"/>
          </w:rPr>
          <w:delText>anomaly term</w:delText>
        </w:r>
        <w:r w:rsidR="00241289" w:rsidDel="00B66E0D">
          <w:rPr>
            <w:rFonts w:ascii="Times New Roman" w:hAnsi="Times New Roman"/>
            <w:color w:val="000000" w:themeColor="text1"/>
            <w:sz w:val="24"/>
            <w:szCs w:val="24"/>
          </w:rPr>
          <w:delText>s</w:delText>
        </w:r>
        <w:r w:rsidR="00D95BCB" w:rsidRPr="00636C9B" w:rsidDel="00B66E0D">
          <w:rPr>
            <w:rFonts w:ascii="Times New Roman" w:hAnsi="Times New Roman"/>
            <w:color w:val="000000" w:themeColor="text1"/>
            <w:sz w:val="24"/>
            <w:szCs w:val="24"/>
          </w:rPr>
          <w:delText xml:space="preserve"> </w:delText>
        </w:r>
        <w:r w:rsidR="001E2DDB" w:rsidRPr="00636C9B" w:rsidDel="00B66E0D">
          <w:rPr>
            <w:rFonts w:ascii="Times New Roman" w:hAnsi="Times New Roman"/>
            <w:color w:val="000000" w:themeColor="text1"/>
            <w:sz w:val="24"/>
            <w:szCs w:val="24"/>
          </w:rPr>
          <w:delText xml:space="preserve">to infer </w:delText>
        </w:r>
      </w:del>
      <w:r w:rsidR="00D95BCB" w:rsidRPr="00636C9B">
        <w:rPr>
          <w:rFonts w:ascii="Times New Roman" w:hAnsi="Times New Roman"/>
          <w:color w:val="000000" w:themeColor="text1"/>
          <w:sz w:val="24"/>
          <w:szCs w:val="24"/>
        </w:rPr>
        <w:t xml:space="preserve">the </w:t>
      </w:r>
      <w:del w:id="273" w:author="Parks, Robbie M" w:date="2018-11-13T17:25:00Z">
        <w:r w:rsidR="00D95BCB" w:rsidRPr="00636C9B" w:rsidDel="00334A02">
          <w:rPr>
            <w:rFonts w:ascii="Times New Roman" w:hAnsi="Times New Roman"/>
            <w:color w:val="000000" w:themeColor="text1"/>
            <w:sz w:val="24"/>
            <w:szCs w:val="24"/>
          </w:rPr>
          <w:delText>effect</w:delText>
        </w:r>
        <w:r w:rsidR="00B80D4C" w:rsidRPr="00636C9B" w:rsidDel="00334A02">
          <w:rPr>
            <w:rFonts w:ascii="Times New Roman" w:hAnsi="Times New Roman"/>
            <w:color w:val="000000" w:themeColor="text1"/>
            <w:sz w:val="24"/>
            <w:szCs w:val="24"/>
          </w:rPr>
          <w:delText xml:space="preserve"> of temperature’s deviation from a long-term m</w:delText>
        </w:r>
        <w:r w:rsidR="004455F1" w:rsidRPr="00636C9B" w:rsidDel="00334A02">
          <w:rPr>
            <w:rFonts w:ascii="Times New Roman" w:hAnsi="Times New Roman"/>
            <w:color w:val="000000" w:themeColor="text1"/>
            <w:sz w:val="24"/>
            <w:szCs w:val="24"/>
          </w:rPr>
          <w:delText>ean</w:delText>
        </w:r>
      </w:del>
      <w:ins w:id="274" w:author="Ezzati, Majid" w:date="2018-11-06T06:56:00Z">
        <w:del w:id="275" w:author="Parks, Robbie M" w:date="2018-11-13T17:25:00Z">
          <w:r w:rsidR="00B66E0D" w:rsidDel="00334A02">
            <w:rPr>
              <w:rFonts w:ascii="Times New Roman" w:hAnsi="Times New Roman"/>
              <w:color w:val="000000" w:themeColor="text1"/>
              <w:sz w:val="24"/>
              <w:szCs w:val="24"/>
            </w:rPr>
            <w:delText xml:space="preserve">the </w:delText>
          </w:r>
        </w:del>
        <w:r w:rsidR="00B66E0D">
          <w:rPr>
            <w:rFonts w:ascii="Times New Roman" w:hAnsi="Times New Roman"/>
            <w:color w:val="000000" w:themeColor="text1"/>
            <w:sz w:val="24"/>
            <w:szCs w:val="24"/>
          </w:rPr>
          <w:t xml:space="preserve">above-defined temperature </w:t>
        </w:r>
      </w:ins>
      <w:ins w:id="276" w:author="Ezzati, Majid" w:date="2018-11-06T06:57:00Z">
        <w:r w:rsidR="00B66E0D">
          <w:rPr>
            <w:rFonts w:ascii="Times New Roman" w:hAnsi="Times New Roman"/>
            <w:color w:val="000000" w:themeColor="text1"/>
            <w:sz w:val="24"/>
            <w:szCs w:val="24"/>
          </w:rPr>
          <w:t>anomaly</w:t>
        </w:r>
      </w:ins>
      <w:ins w:id="277" w:author="Ezzati, Majid" w:date="2018-11-06T06:56:00Z">
        <w:r w:rsidR="00B66E0D">
          <w:rPr>
            <w:rFonts w:ascii="Times New Roman" w:hAnsi="Times New Roman"/>
            <w:color w:val="000000" w:themeColor="text1"/>
            <w:sz w:val="24"/>
            <w:szCs w:val="24"/>
          </w:rPr>
          <w:t xml:space="preserve"> </w:t>
        </w:r>
      </w:ins>
      <w:ins w:id="278" w:author="Ezzati, Majid" w:date="2018-11-06T06:57:00Z">
        <w:r w:rsidR="00B66E0D">
          <w:rPr>
            <w:rFonts w:ascii="Times New Roman" w:hAnsi="Times New Roman"/>
            <w:color w:val="000000" w:themeColor="text1"/>
            <w:sz w:val="24"/>
            <w:szCs w:val="24"/>
          </w:rPr>
          <w:t>for each month</w:t>
        </w:r>
      </w:ins>
      <w:ins w:id="279" w:author="Parks, Robbie M" w:date="2018-11-13T17:25:00Z">
        <w:r w:rsidR="00334A02">
          <w:rPr>
            <w:rFonts w:ascii="Times New Roman" w:hAnsi="Times New Roman"/>
            <w:color w:val="000000" w:themeColor="text1"/>
            <w:sz w:val="24"/>
            <w:szCs w:val="24"/>
          </w:rPr>
          <w:t xml:space="preserve">. </w:t>
        </w:r>
      </w:ins>
      <w:del w:id="280" w:author="Parks, Robbie M" w:date="2018-11-13T17:25:00Z">
        <w:r w:rsidR="001E2DDB" w:rsidRPr="00636C9B" w:rsidDel="00334A02">
          <w:rPr>
            <w:rFonts w:ascii="Times New Roman" w:hAnsi="Times New Roman"/>
            <w:color w:val="000000" w:themeColor="text1"/>
            <w:sz w:val="24"/>
            <w:szCs w:val="24"/>
          </w:rPr>
          <w:delText>.</w:delText>
        </w:r>
        <w:r w:rsidR="008008CC" w:rsidRPr="00636C9B" w:rsidDel="00334A02">
          <w:rPr>
            <w:rFonts w:ascii="Times New Roman" w:hAnsi="Times New Roman"/>
            <w:color w:val="000000" w:themeColor="text1"/>
            <w:sz w:val="24"/>
            <w:szCs w:val="24"/>
          </w:rPr>
          <w:delText xml:space="preserve"> </w:delText>
        </w:r>
      </w:del>
      <w:ins w:id="281" w:author="Ezzati, Majid" w:date="2018-11-06T06:57:00Z">
        <w:del w:id="282" w:author="Parks, Robbie M" w:date="2018-11-13T17:25:00Z">
          <w:r w:rsidR="00B66E0D" w:rsidDel="00334A02">
            <w:rPr>
              <w:rFonts w:ascii="Times New Roman" w:hAnsi="Times New Roman"/>
              <w:color w:val="000000" w:themeColor="text1"/>
              <w:sz w:val="24"/>
              <w:szCs w:val="24"/>
            </w:rPr>
            <w:delText>[[[the coefficient represents the logarithm of rate ratio. We also allo</w:delText>
          </w:r>
        </w:del>
      </w:ins>
      <w:ins w:id="283" w:author="Ezzati, Majid" w:date="2018-11-06T06:58:00Z">
        <w:del w:id="284" w:author="Parks, Robbie M" w:date="2018-11-13T17:25:00Z">
          <w:r w:rsidR="00B66E0D" w:rsidDel="00334A02">
            <w:rPr>
              <w:rFonts w:ascii="Times New Roman" w:hAnsi="Times New Roman"/>
              <w:color w:val="000000" w:themeColor="text1"/>
              <w:sz w:val="24"/>
              <w:szCs w:val="24"/>
            </w:rPr>
            <w:delText>wed this effect to vary smoothly over month</w:delText>
          </w:r>
        </w:del>
      </w:ins>
      <w:ins w:id="285" w:author="Ezzati, Majid" w:date="2018-11-06T06:57:00Z">
        <w:del w:id="286" w:author="Parks, Robbie M" w:date="2018-11-13T17:25:00Z">
          <w:r w:rsidR="00B66E0D" w:rsidDel="00334A02">
            <w:rPr>
              <w:rFonts w:ascii="Times New Roman" w:hAnsi="Times New Roman"/>
              <w:color w:val="000000" w:themeColor="text1"/>
              <w:sz w:val="24"/>
              <w:szCs w:val="24"/>
            </w:rPr>
            <w:delText xml:space="preserve">]]] </w:delText>
          </w:r>
        </w:del>
      </w:ins>
      <w:r w:rsidR="00D95BCB" w:rsidRPr="00636C9B">
        <w:rPr>
          <w:rFonts w:ascii="Times New Roman" w:hAnsi="Times New Roman"/>
          <w:color w:val="000000" w:themeColor="text1"/>
          <w:sz w:val="24"/>
          <w:szCs w:val="24"/>
        </w:rPr>
        <w:t xml:space="preserve">We used a </w:t>
      </w:r>
      <w:r w:rsidR="00B31D70" w:rsidRPr="00636C9B">
        <w:rPr>
          <w:rFonts w:ascii="Times New Roman" w:hAnsi="Times New Roman"/>
          <w:color w:val="000000" w:themeColor="text1"/>
          <w:sz w:val="24"/>
          <w:szCs w:val="24"/>
        </w:rPr>
        <w:t xml:space="preserve">cyclic </w:t>
      </w:r>
      <w:r w:rsidR="00D95BCB" w:rsidRPr="00636C9B">
        <w:rPr>
          <w:rFonts w:ascii="Times New Roman" w:hAnsi="Times New Roman"/>
          <w:color w:val="000000" w:themeColor="text1"/>
          <w:sz w:val="24"/>
          <w:szCs w:val="24"/>
        </w:rPr>
        <w:t xml:space="preserve">random walk structure </w:t>
      </w:r>
      <w:r w:rsidR="004A5D7D" w:rsidRPr="00636C9B">
        <w:rPr>
          <w:rFonts w:ascii="Times New Roman" w:hAnsi="Times New Roman"/>
          <w:color w:val="000000" w:themeColor="text1"/>
          <w:sz w:val="24"/>
          <w:szCs w:val="24"/>
        </w:rPr>
        <w:t>for the anomaly terms</w:t>
      </w:r>
      <w:r w:rsidR="00B31D70" w:rsidRPr="00636C9B">
        <w:rPr>
          <w:rFonts w:ascii="Times New Roman" w:hAnsi="Times New Roman"/>
          <w:color w:val="000000" w:themeColor="text1"/>
          <w:sz w:val="24"/>
          <w:szCs w:val="24"/>
        </w:rPr>
        <w:t xml:space="preserve">, </w:t>
      </w:r>
      <w:r w:rsidR="004A5D7D" w:rsidRPr="00636C9B">
        <w:rPr>
          <w:rFonts w:ascii="Times New Roman" w:hAnsi="Times New Roman"/>
          <w:color w:val="000000" w:themeColor="text1"/>
          <w:sz w:val="24"/>
          <w:szCs w:val="24"/>
        </w:rPr>
        <w:t>allowing December to neighbour January.</w:t>
      </w:r>
      <w:commentRangeEnd w:id="267"/>
      <w:r w:rsidR="00B66E0D">
        <w:rPr>
          <w:rStyle w:val="CommentReference"/>
          <w:rFonts w:asciiTheme="minorHAnsi" w:eastAsiaTheme="minorHAnsi" w:hAnsiTheme="minorHAnsi" w:cstheme="minorBidi"/>
        </w:rPr>
        <w:commentReference w:id="267"/>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6ADC1588" w14:textId="1F465DF0" w:rsidR="00A86D9D" w:rsidRPr="00A86D9D" w:rsidRDefault="00520742" w:rsidP="00A86D9D">
      <w:pPr>
        <w:spacing w:after="0" w:line="480" w:lineRule="auto"/>
        <w:jc w:val="both"/>
        <w:outlineLvl w:val="0"/>
        <w:rPr>
          <w:ins w:id="287" w:author="Parks, Robbie M" w:date="2018-11-13T14:50:00Z"/>
          <w:rFonts w:ascii="Times New Roman" w:hAnsi="Times New Roman"/>
          <w:color w:val="000000" w:themeColor="text1"/>
          <w:sz w:val="24"/>
          <w:szCs w:val="24"/>
          <w:lang w:val="en-US"/>
        </w:rPr>
      </w:pPr>
      <w:r w:rsidRPr="00636C9B">
        <w:rPr>
          <w:rFonts w:ascii="Times New Roman" w:hAnsi="Times New Roman"/>
          <w:color w:val="000000" w:themeColor="text1"/>
          <w:sz w:val="24"/>
          <w:szCs w:val="24"/>
        </w:rPr>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ins w:id="288" w:author="Parks, Robbie M" w:date="2018-11-13T17:11:00Z">
        <w:r w:rsidR="00D861CC">
          <w:rPr>
            <w:rFonts w:ascii="Times New Roman" w:hAnsi="Times New Roman"/>
            <w:color w:val="000000" w:themeColor="text1"/>
            <w:sz w:val="24"/>
            <w:szCs w:val="24"/>
          </w:rPr>
          <w:t xml:space="preserve">type of </w:t>
        </w:r>
      </w:ins>
      <w:del w:id="289" w:author="Ezzati, Majid" w:date="2018-11-06T06:58:00Z">
        <w:r w:rsidRPr="00636C9B" w:rsidDel="00B66E0D">
          <w:rPr>
            <w:rFonts w:ascii="Times New Roman" w:hAnsi="Times New Roman"/>
            <w:color w:val="000000" w:themeColor="text1"/>
            <w:sz w:val="24"/>
            <w:szCs w:val="24"/>
          </w:rPr>
          <w:delText xml:space="preserve">combination of </w:delText>
        </w:r>
      </w:del>
      <w:commentRangeStart w:id="290"/>
      <w:r w:rsidRPr="00636C9B">
        <w:rPr>
          <w:rFonts w:ascii="Times New Roman" w:hAnsi="Times New Roman"/>
          <w:color w:val="000000" w:themeColor="text1"/>
          <w:sz w:val="24"/>
          <w:szCs w:val="24"/>
        </w:rPr>
        <w:t xml:space="preserve">injury </w:t>
      </w:r>
      <w:del w:id="291" w:author="Parks, Robbie M" w:date="2018-11-13T17:11:00Z">
        <w:r w:rsidRPr="00636C9B" w:rsidDel="004610E6">
          <w:rPr>
            <w:rFonts w:ascii="Times New Roman" w:hAnsi="Times New Roman"/>
            <w:color w:val="000000" w:themeColor="text1"/>
            <w:sz w:val="24"/>
            <w:szCs w:val="24"/>
          </w:rPr>
          <w:delText>category</w:delText>
        </w:r>
        <w:commentRangeEnd w:id="290"/>
        <w:r w:rsidR="00B66E0D" w:rsidDel="004610E6">
          <w:rPr>
            <w:rStyle w:val="CommentReference"/>
            <w:rFonts w:asciiTheme="minorHAnsi" w:eastAsiaTheme="minorHAnsi" w:hAnsiTheme="minorHAnsi" w:cstheme="minorBidi"/>
          </w:rPr>
          <w:commentReference w:id="290"/>
        </w:r>
      </w:del>
      <w:r w:rsidRPr="00636C9B">
        <w:rPr>
          <w:rFonts w:ascii="Times New Roman" w:hAnsi="Times New Roman"/>
          <w:color w:val="000000" w:themeColor="text1"/>
          <w:sz w:val="24"/>
          <w:szCs w:val="24"/>
        </w:rPr>
        <w:t xml:space="preserve">, age group, and sex. </w:t>
      </w:r>
      <w:ins w:id="292" w:author="Parks, Robbie M" w:date="2018-11-13T14:50:00Z">
        <w:r w:rsidR="00A86D9D"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ins>
      <w:ins w:id="293" w:author="Parks, Robbie M" w:date="2018-11-13T17:29:00Z">
        <w:r w:rsidR="0065029D">
          <w:rPr>
            <w:rFonts w:ascii="Times New Roman" w:hAnsi="Times New Roman"/>
            <w:color w:val="000000" w:themeColor="text1"/>
            <w:sz w:val="24"/>
            <w:szCs w:val="24"/>
            <w:lang w:val="en-US"/>
          </w:rPr>
          <w:fldChar w:fldCharType="begin" w:fldLock="1"/>
        </w:r>
      </w:ins>
      <w:r w:rsidR="00162F6E">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25&lt;/sup&gt;","plainTextFormattedCitation":"25","previouslyFormattedCitation":"&lt;sup&gt;25&lt;/sup&gt;"},"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65029D" w:rsidRPr="0065029D">
        <w:rPr>
          <w:rFonts w:ascii="Times New Roman" w:hAnsi="Times New Roman"/>
          <w:noProof/>
          <w:color w:val="000000" w:themeColor="text1"/>
          <w:sz w:val="24"/>
          <w:szCs w:val="24"/>
          <w:vertAlign w:val="superscript"/>
          <w:lang w:val="en-US"/>
        </w:rPr>
        <w:t>25</w:t>
      </w:r>
      <w:ins w:id="294" w:author="Parks, Robbie M" w:date="2018-11-13T17:29:00Z">
        <w:r w:rsidR="0065029D">
          <w:rPr>
            <w:rFonts w:ascii="Times New Roman" w:hAnsi="Times New Roman"/>
            <w:color w:val="000000" w:themeColor="text1"/>
            <w:sz w:val="24"/>
            <w:szCs w:val="24"/>
            <w:lang w:val="en-US"/>
          </w:rPr>
          <w:fldChar w:fldCharType="end"/>
        </w:r>
      </w:ins>
      <w:ins w:id="295" w:author="Parks, Robbie M" w:date="2018-11-13T14:50:00Z">
        <w:r w:rsidR="00A86D9D" w:rsidRPr="00A86D9D">
          <w:rPr>
            <w:rFonts w:ascii="Times New Roman" w:hAnsi="Times New Roman"/>
            <w:color w:val="000000" w:themeColor="text1"/>
            <w:sz w:val="24"/>
            <w:szCs w:val="24"/>
            <w:lang w:val="en-US"/>
          </w:rPr>
          <w:t xml:space="preserve"> As in previous wor</w:t>
        </w:r>
        <w:r w:rsidR="00A86D9D">
          <w:rPr>
            <w:rFonts w:ascii="Times New Roman" w:hAnsi="Times New Roman"/>
            <w:color w:val="000000" w:themeColor="text1"/>
            <w:sz w:val="24"/>
            <w:szCs w:val="24"/>
            <w:lang w:val="en-US"/>
          </w:rPr>
          <w:t>k</w:t>
        </w:r>
        <w:r w:rsidR="00A86D9D" w:rsidRPr="00A86D9D">
          <w:rPr>
            <w:rFonts w:ascii="Times New Roman" w:hAnsi="Times New Roman"/>
            <w:color w:val="000000" w:themeColor="text1"/>
            <w:sz w:val="24"/>
            <w:szCs w:val="24"/>
            <w:lang w:val="en-US"/>
          </w:rPr>
          <w:t>,</w:t>
        </w:r>
      </w:ins>
      <w:ins w:id="296" w:author="Parks, Robbie M" w:date="2018-11-13T17:08:00Z">
        <w:r w:rsidR="003B2A22">
          <w:rPr>
            <w:rFonts w:ascii="Times New Roman" w:hAnsi="Times New Roman"/>
            <w:color w:val="000000" w:themeColor="text1"/>
            <w:sz w:val="24"/>
            <w:szCs w:val="24"/>
            <w:lang w:val="en-US"/>
          </w:rPr>
          <w:fldChar w:fldCharType="begin" w:fldLock="1"/>
        </w:r>
      </w:ins>
      <w:r w:rsidR="00162F6E">
        <w:rPr>
          <w:rFonts w:ascii="Times New Roman" w:hAnsi="Times New Roman"/>
          <w:color w:val="000000" w:themeColor="text1"/>
          <w:sz w:val="24"/>
          <w:szCs w:val="24"/>
          <w:lang w:val="en-US"/>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c997f34a-3793-435a-b541-4b22b6ba5053"]}],"mendeley":{"formattedCitation":"&lt;sup&gt;26&lt;/sup&gt;","plainTextFormattedCitation":"26","previouslyFormattedCitation":"&lt;sup&gt;26&lt;/sup&gt;"},"properties":{"noteIndex":0},"schema":"https://github.com/citation-style-language/schema/raw/master/csl-citation.json"}</w:instrText>
      </w:r>
      <w:r w:rsidR="003B2A22">
        <w:rPr>
          <w:rFonts w:ascii="Times New Roman" w:hAnsi="Times New Roman"/>
          <w:color w:val="000000" w:themeColor="text1"/>
          <w:sz w:val="24"/>
          <w:szCs w:val="24"/>
          <w:lang w:val="en-US"/>
        </w:rPr>
        <w:fldChar w:fldCharType="separate"/>
      </w:r>
      <w:r w:rsidR="0065029D" w:rsidRPr="0065029D">
        <w:rPr>
          <w:rFonts w:ascii="Times New Roman" w:hAnsi="Times New Roman"/>
          <w:noProof/>
          <w:color w:val="000000" w:themeColor="text1"/>
          <w:sz w:val="24"/>
          <w:szCs w:val="24"/>
          <w:vertAlign w:val="superscript"/>
          <w:lang w:val="en-US"/>
        </w:rPr>
        <w:t>26</w:t>
      </w:r>
      <w:ins w:id="297" w:author="Parks, Robbie M" w:date="2018-11-13T17:08:00Z">
        <w:r w:rsidR="003B2A22">
          <w:rPr>
            <w:rFonts w:ascii="Times New Roman" w:hAnsi="Times New Roman"/>
            <w:color w:val="000000" w:themeColor="text1"/>
            <w:sz w:val="24"/>
            <w:szCs w:val="24"/>
            <w:lang w:val="en-US"/>
          </w:rPr>
          <w:fldChar w:fldCharType="end"/>
        </w:r>
      </w:ins>
      <w:ins w:id="298" w:author="Parks, Robbie M" w:date="2018-11-13T14:50:00Z">
        <w:r w:rsidR="003B2A22">
          <w:rPr>
            <w:rFonts w:ascii="Times New Roman" w:hAnsi="Times New Roman"/>
            <w:color w:val="000000" w:themeColor="text1"/>
            <w:sz w:val="24"/>
            <w:szCs w:val="24"/>
            <w:lang w:val="en-US"/>
          </w:rPr>
          <w:t xml:space="preserve"> </w:t>
        </w:r>
        <w:r w:rsidR="00A86D9D" w:rsidRPr="00A86D9D">
          <w:rPr>
            <w:rFonts w:ascii="Times New Roman" w:hAnsi="Times New Roman"/>
            <w:color w:val="000000" w:themeColor="text1"/>
            <w:sz w:val="24"/>
            <w:szCs w:val="24"/>
            <w:lang w:val="en-US"/>
          </w:rPr>
          <w:t>weakly informative hyper-priors of logGamma(1, 0</w:t>
        </w:r>
      </w:ins>
      <w:ins w:id="299" w:author="Parks, Robbie M" w:date="2018-11-13T17:06:00Z">
        <w:r w:rsidR="0016077E">
          <w:rPr>
            <w:rFonts w:ascii="Times New Roman" w:hAnsi="Times New Roman"/>
            <w:color w:val="000000" w:themeColor="text1"/>
            <w:sz w:val="24"/>
            <w:szCs w:val="24"/>
            <w:lang w:val="en-US"/>
          </w:rPr>
          <w:t>.0</w:t>
        </w:r>
      </w:ins>
      <w:ins w:id="300" w:author="Parks, Robbie M" w:date="2018-11-13T14:50:00Z">
        <w:r w:rsidR="00A86D9D" w:rsidRPr="00A86D9D">
          <w:rPr>
            <w:rFonts w:ascii="Times New Roman" w:hAnsi="Times New Roman"/>
            <w:color w:val="000000" w:themeColor="text1"/>
            <w:sz w:val="24"/>
            <w:szCs w:val="24"/>
            <w:lang w:val="en-US"/>
          </w:rPr>
          <w:t>001) were specified on the logarithm of the precisions of the random effects so that the parameter estimates were data driven.</w:t>
        </w:r>
      </w:ins>
    </w:p>
    <w:p w14:paraId="02B5C291" w14:textId="77777777" w:rsidR="008F6F54" w:rsidRDefault="008F6F54" w:rsidP="00860F96">
      <w:pPr>
        <w:spacing w:after="0" w:line="480" w:lineRule="auto"/>
        <w:jc w:val="both"/>
        <w:outlineLvl w:val="0"/>
        <w:rPr>
          <w:ins w:id="301" w:author="Parks, Robbie M" w:date="2018-11-13T14:50:00Z"/>
          <w:rFonts w:ascii="Times New Roman" w:hAnsi="Times New Roman"/>
          <w:color w:val="000000" w:themeColor="text1"/>
          <w:sz w:val="24"/>
          <w:szCs w:val="24"/>
        </w:rPr>
      </w:pPr>
    </w:p>
    <w:p w14:paraId="4F52C000" w14:textId="0779E893" w:rsidR="00860F96" w:rsidRPr="00636C9B" w:rsidRDefault="00360A89" w:rsidP="00860F96">
      <w:pPr>
        <w:spacing w:after="0" w:line="480" w:lineRule="auto"/>
        <w:jc w:val="both"/>
        <w:outlineLvl w:val="0"/>
        <w:rPr>
          <w:rFonts w:ascii="Times New Roman" w:hAnsi="Times New Roman"/>
          <w:color w:val="000000" w:themeColor="text1"/>
          <w:sz w:val="24"/>
          <w:szCs w:val="24"/>
        </w:rPr>
      </w:pPr>
      <w:del w:id="302" w:author="Parks, Robbie M" w:date="2018-11-13T14:50:00Z">
        <w:r w:rsidRPr="00636C9B" w:rsidDel="00A86D9D">
          <w:rPr>
            <w:rFonts w:ascii="Times New Roman" w:hAnsi="Times New Roman"/>
            <w:color w:val="000000" w:themeColor="text1"/>
            <w:sz w:val="24"/>
            <w:szCs w:val="24"/>
          </w:rPr>
          <w:delText xml:space="preserve">We </w:delText>
        </w:r>
        <w:commentRangeStart w:id="303"/>
        <w:r w:rsidR="0072641F" w:rsidRPr="00636C9B" w:rsidDel="00A86D9D">
          <w:rPr>
            <w:rFonts w:ascii="Times New Roman" w:hAnsi="Times New Roman"/>
            <w:color w:val="000000" w:themeColor="text1"/>
            <w:sz w:val="24"/>
            <w:szCs w:val="24"/>
          </w:rPr>
          <w:delText>performed the Bayesian inference</w:delText>
        </w:r>
        <w:commentRangeEnd w:id="303"/>
        <w:r w:rsidR="00B66E0D" w:rsidDel="00A86D9D">
          <w:rPr>
            <w:rStyle w:val="CommentReference"/>
            <w:rFonts w:asciiTheme="minorHAnsi" w:eastAsiaTheme="minorHAnsi" w:hAnsiTheme="minorHAnsi" w:cstheme="minorBidi"/>
          </w:rPr>
          <w:commentReference w:id="303"/>
        </w:r>
        <w:r w:rsidRPr="00636C9B" w:rsidDel="00A86D9D">
          <w:rPr>
            <w:rFonts w:ascii="Times New Roman" w:hAnsi="Times New Roman"/>
            <w:color w:val="000000" w:themeColor="text1"/>
            <w:sz w:val="24"/>
            <w:szCs w:val="24"/>
          </w:rPr>
          <w:delText xml:space="preserve"> using Integrated Nested Laplace A</w:delText>
        </w:r>
        <w:r w:rsidR="0072641F" w:rsidRPr="00636C9B" w:rsidDel="00A86D9D">
          <w:rPr>
            <w:rFonts w:ascii="Times New Roman" w:hAnsi="Times New Roman"/>
            <w:color w:val="000000" w:themeColor="text1"/>
            <w:sz w:val="24"/>
            <w:szCs w:val="24"/>
          </w:rPr>
          <w:delText>pproximation (INLA)</w:delText>
        </w:r>
        <w:r w:rsidR="00464B7F" w:rsidRPr="00636C9B" w:rsidDel="00A86D9D">
          <w:rPr>
            <w:rFonts w:ascii="Times New Roman" w:hAnsi="Times New Roman"/>
            <w:color w:val="000000" w:themeColor="text1"/>
            <w:sz w:val="24"/>
            <w:szCs w:val="24"/>
          </w:rPr>
          <w:delText>,</w:delText>
        </w:r>
        <w:r w:rsidR="0072641F" w:rsidRPr="00636C9B" w:rsidDel="00A86D9D">
          <w:rPr>
            <w:rFonts w:ascii="Times New Roman" w:hAnsi="Times New Roman"/>
            <w:color w:val="000000" w:themeColor="text1"/>
            <w:sz w:val="24"/>
            <w:szCs w:val="24"/>
          </w:rPr>
          <w:delText xml:space="preserve"> </w:delText>
        </w:r>
        <w:r w:rsidR="00860F96" w:rsidRPr="00636C9B" w:rsidDel="00A86D9D">
          <w:rPr>
            <w:rFonts w:ascii="Times New Roman" w:hAnsi="Times New Roman"/>
            <w:color w:val="000000" w:themeColor="text1"/>
            <w:sz w:val="24"/>
            <w:szCs w:val="24"/>
          </w:rPr>
          <w:delText xml:space="preserve">using the R-INLA in </w:delText>
        </w:r>
        <w:r w:rsidR="00464B7F" w:rsidRPr="00636C9B" w:rsidDel="00A86D9D">
          <w:rPr>
            <w:rFonts w:ascii="Times New Roman" w:hAnsi="Times New Roman"/>
            <w:color w:val="000000" w:themeColor="text1"/>
            <w:sz w:val="24"/>
            <w:szCs w:val="24"/>
          </w:rPr>
          <w:delText xml:space="preserve">statistical program </w:delText>
        </w:r>
        <w:r w:rsidR="00860F96" w:rsidRPr="00636C9B" w:rsidDel="00A86D9D">
          <w:rPr>
            <w:rFonts w:ascii="Times New Roman" w:hAnsi="Times New Roman"/>
            <w:color w:val="000000" w:themeColor="text1"/>
            <w:sz w:val="24"/>
            <w:szCs w:val="24"/>
          </w:rPr>
          <w:delText>R.</w:delText>
        </w:r>
        <w:r w:rsidR="00464B7F" w:rsidRPr="00636C9B" w:rsidDel="00A86D9D">
          <w:rPr>
            <w:rFonts w:ascii="Times New Roman" w:hAnsi="Times New Roman"/>
            <w:color w:val="000000" w:themeColor="text1"/>
            <w:sz w:val="24"/>
            <w:szCs w:val="24"/>
          </w:rPr>
          <w:fldChar w:fldCharType="begin" w:fldLock="1"/>
        </w:r>
        <w:r w:rsidR="001B365D" w:rsidRPr="00636C9B" w:rsidDel="00A86D9D">
          <w:rPr>
            <w:rFonts w:ascii="Times New Roman" w:hAnsi="Times New Roman"/>
            <w:color w:val="000000" w:themeColor="text1"/>
            <w:sz w:val="24"/>
            <w:szCs w:val="24"/>
          </w:rPr>
          <w:del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delInstrText>
        </w:r>
        <w:r w:rsidR="00464B7F" w:rsidRPr="00636C9B" w:rsidDel="00A86D9D">
          <w:rPr>
            <w:rFonts w:ascii="Times New Roman" w:hAnsi="Times New Roman"/>
            <w:color w:val="000000" w:themeColor="text1"/>
            <w:sz w:val="24"/>
            <w:szCs w:val="24"/>
          </w:rPr>
          <w:fldChar w:fldCharType="separate"/>
        </w:r>
        <w:r w:rsidR="00047A51" w:rsidRPr="00636C9B" w:rsidDel="00A86D9D">
          <w:rPr>
            <w:rFonts w:ascii="Times New Roman" w:hAnsi="Times New Roman"/>
            <w:noProof/>
            <w:color w:val="000000" w:themeColor="text1"/>
            <w:sz w:val="24"/>
            <w:szCs w:val="24"/>
            <w:vertAlign w:val="superscript"/>
          </w:rPr>
          <w:delText>25</w:delText>
        </w:r>
        <w:r w:rsidR="00464B7F" w:rsidRPr="00636C9B" w:rsidDel="00A86D9D">
          <w:rPr>
            <w:rFonts w:ascii="Times New Roman" w:hAnsi="Times New Roman"/>
            <w:color w:val="000000" w:themeColor="text1"/>
            <w:sz w:val="24"/>
            <w:szCs w:val="24"/>
          </w:rPr>
          <w:fldChar w:fldCharType="end"/>
        </w:r>
        <w:r w:rsidR="00860F96" w:rsidRPr="00636C9B" w:rsidDel="00A86D9D">
          <w:rPr>
            <w:rFonts w:ascii="Times New Roman" w:hAnsi="Times New Roman"/>
            <w:color w:val="000000" w:themeColor="text1"/>
            <w:sz w:val="24"/>
            <w:szCs w:val="24"/>
          </w:rPr>
          <w:delText xml:space="preserve"> </w:delText>
        </w:r>
      </w:del>
      <w:r w:rsidR="00860F96" w:rsidRPr="00636C9B">
        <w:rPr>
          <w:rFonts w:ascii="Times New Roman" w:hAnsi="Times New Roman"/>
          <w:color w:val="000000" w:themeColor="text1"/>
          <w:sz w:val="24"/>
          <w:szCs w:val="24"/>
        </w:rPr>
        <w:t xml:space="preserve">We </w:t>
      </w:r>
      <w:commentRangeStart w:id="304"/>
      <w:del w:id="305" w:author="Parks, Robbie M" w:date="2018-11-13T14:46:00Z">
        <w:r w:rsidR="00860F96" w:rsidRPr="00636C9B" w:rsidDel="00047AE4">
          <w:rPr>
            <w:rFonts w:ascii="Times New Roman" w:hAnsi="Times New Roman"/>
            <w:color w:val="000000" w:themeColor="text1"/>
            <w:sz w:val="24"/>
            <w:szCs w:val="24"/>
          </w:rPr>
          <w:delText>collected</w:delText>
        </w:r>
        <w:commentRangeEnd w:id="304"/>
        <w:r w:rsidR="00B66E0D" w:rsidDel="00047AE4">
          <w:rPr>
            <w:rStyle w:val="CommentReference"/>
            <w:rFonts w:asciiTheme="minorHAnsi" w:eastAsiaTheme="minorHAnsi" w:hAnsiTheme="minorHAnsi" w:cstheme="minorBidi"/>
          </w:rPr>
          <w:commentReference w:id="304"/>
        </w:r>
        <w:r w:rsidR="00860F96" w:rsidRPr="00636C9B" w:rsidDel="00047AE4">
          <w:rPr>
            <w:rFonts w:ascii="Times New Roman" w:hAnsi="Times New Roman"/>
            <w:color w:val="000000" w:themeColor="text1"/>
            <w:sz w:val="24"/>
            <w:szCs w:val="24"/>
          </w:rPr>
          <w:delText xml:space="preserve"> </w:delText>
        </w:r>
      </w:del>
      <w:ins w:id="306" w:author="Parks, Robbie M" w:date="2018-11-13T14:46:00Z">
        <w:r w:rsidR="00047AE4">
          <w:rPr>
            <w:rFonts w:ascii="Times New Roman" w:hAnsi="Times New Roman"/>
            <w:color w:val="000000" w:themeColor="text1"/>
            <w:sz w:val="24"/>
            <w:szCs w:val="24"/>
          </w:rPr>
          <w:t>generated</w:t>
        </w:r>
        <w:r w:rsidR="00047AE4" w:rsidRPr="00636C9B">
          <w:rPr>
            <w:rFonts w:ascii="Times New Roman" w:hAnsi="Times New Roman"/>
            <w:color w:val="000000" w:themeColor="text1"/>
            <w:sz w:val="24"/>
            <w:szCs w:val="24"/>
          </w:rPr>
          <w:t xml:space="preserve"> </w:t>
        </w:r>
      </w:ins>
      <w:r w:rsidR="00D37EEA" w:rsidRPr="00636C9B">
        <w:rPr>
          <w:rFonts w:ascii="Times New Roman" w:hAnsi="Times New Roman"/>
          <w:color w:val="000000" w:themeColor="text1"/>
          <w:sz w:val="24"/>
          <w:szCs w:val="24"/>
        </w:rPr>
        <w:t>5000 draws from the posterior marginal of each month</w:t>
      </w:r>
      <w:r w:rsidR="00431E3F" w:rsidRPr="00636C9B">
        <w:rPr>
          <w:rFonts w:ascii="Times New Roman" w:hAnsi="Times New Roman"/>
          <w:color w:val="000000" w:themeColor="text1"/>
          <w:sz w:val="24"/>
          <w:szCs w:val="24"/>
        </w:rPr>
        <w:t>’s temperature anomaly</w:t>
      </w:r>
      <w:r w:rsidR="00D37EEA"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term</w:t>
      </w:r>
      <w:r w:rsidR="00724680" w:rsidRPr="00636C9B">
        <w:rPr>
          <w:rFonts w:ascii="Times New Roman" w:hAnsi="Times New Roman"/>
          <w:color w:val="000000" w:themeColor="text1"/>
          <w:sz w:val="24"/>
          <w:szCs w:val="24"/>
        </w:rPr>
        <w:t>.</w:t>
      </w:r>
      <w:r w:rsidR="00BB30EA" w:rsidRPr="00636C9B">
        <w:rPr>
          <w:rFonts w:ascii="Times New Roman" w:hAnsi="Times New Roman"/>
          <w:color w:val="000000" w:themeColor="text1"/>
          <w:sz w:val="24"/>
          <w:szCs w:val="24"/>
        </w:rPr>
        <w:t xml:space="preserve"> </w:t>
      </w:r>
      <w:r w:rsidR="001734E9" w:rsidRPr="00636C9B">
        <w:rPr>
          <w:rFonts w:ascii="Times New Roman" w:hAnsi="Times New Roman"/>
          <w:color w:val="000000" w:themeColor="text1"/>
          <w:sz w:val="24"/>
          <w:szCs w:val="24"/>
        </w:rPr>
        <w:t xml:space="preserve">The reported 95% credible intervals are </w:t>
      </w:r>
      <w:del w:id="307" w:author="Ezzati, Majid" w:date="2018-11-06T06:59:00Z">
        <w:r w:rsidR="001734E9" w:rsidRPr="00636C9B" w:rsidDel="00B66E0D">
          <w:rPr>
            <w:rFonts w:ascii="Times New Roman" w:hAnsi="Times New Roman"/>
            <w:color w:val="000000" w:themeColor="text1"/>
            <w:sz w:val="24"/>
            <w:szCs w:val="24"/>
          </w:rPr>
          <w:delText xml:space="preserve">given by </w:delText>
        </w:r>
      </w:del>
      <w:r w:rsidR="001734E9" w:rsidRPr="00636C9B">
        <w:rPr>
          <w:rFonts w:ascii="Times New Roman" w:hAnsi="Times New Roman"/>
          <w:color w:val="000000" w:themeColor="text1"/>
          <w:sz w:val="24"/>
          <w:szCs w:val="24"/>
        </w:rPr>
        <w:t>the 2.5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to 97.5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percentiles of the posterior distribution </w:t>
      </w:r>
      <w:r w:rsidR="006965AD" w:rsidRPr="00636C9B">
        <w:rPr>
          <w:rFonts w:ascii="Times New Roman" w:hAnsi="Times New Roman"/>
          <w:color w:val="000000" w:themeColor="text1"/>
          <w:sz w:val="24"/>
          <w:szCs w:val="24"/>
        </w:rPr>
        <w:t xml:space="preserve">of </w:t>
      </w:r>
      <w:r w:rsidR="001734E9" w:rsidRPr="00636C9B">
        <w:rPr>
          <w:rFonts w:ascii="Times New Roman" w:hAnsi="Times New Roman"/>
          <w:color w:val="000000" w:themeColor="text1"/>
          <w:sz w:val="24"/>
          <w:szCs w:val="24"/>
        </w:rPr>
        <w:t>additional deat</w:t>
      </w:r>
      <w:r w:rsidR="00957F97" w:rsidRPr="00636C9B">
        <w:rPr>
          <w:rFonts w:ascii="Times New Roman" w:hAnsi="Times New Roman"/>
          <w:color w:val="000000" w:themeColor="text1"/>
          <w:sz w:val="24"/>
          <w:szCs w:val="24"/>
        </w:rPr>
        <w:t>hs and excess risk</w:t>
      </w:r>
      <w:r w:rsidR="001734E9" w:rsidRPr="00636C9B">
        <w:rPr>
          <w:rFonts w:ascii="Times New Roman" w:hAnsi="Times New Roman"/>
          <w:color w:val="000000" w:themeColor="text1"/>
          <w:sz w:val="24"/>
          <w:szCs w:val="24"/>
        </w:rPr>
        <w:t>.</w:t>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world</w:t>
      </w:r>
    </w:p>
    <w:p w14:paraId="6EF47A16" w14:textId="12E74820" w:rsidR="005259CD" w:rsidRPr="00636C9B" w:rsidRDefault="00782C8F" w:rsidP="005259CD">
      <w:pPr>
        <w:spacing w:after="0" w:line="480" w:lineRule="auto"/>
        <w:jc w:val="both"/>
        <w:outlineLvl w:val="0"/>
        <w:rPr>
          <w:rFonts w:ascii="Times New Roman" w:hAnsi="Times New Roman"/>
          <w:color w:val="000000" w:themeColor="text1"/>
          <w:sz w:val="24"/>
          <w:szCs w:val="24"/>
        </w:rPr>
      </w:pPr>
      <w:commentRangeStart w:id="308"/>
      <w:r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 xml:space="preserve">calculated </w:t>
      </w:r>
      <w:del w:id="309" w:author="Ezzati, Majid" w:date="2018-11-06T06:59:00Z">
        <w:r w:rsidR="00093E1B" w:rsidRPr="00636C9B" w:rsidDel="00B66E0D">
          <w:rPr>
            <w:rFonts w:ascii="Times New Roman" w:hAnsi="Times New Roman"/>
            <w:color w:val="000000" w:themeColor="text1"/>
            <w:sz w:val="24"/>
            <w:szCs w:val="24"/>
          </w:rPr>
          <w:delText xml:space="preserve">the </w:delText>
        </w:r>
        <w:r w:rsidR="005633D8" w:rsidRPr="00636C9B" w:rsidDel="00B66E0D">
          <w:rPr>
            <w:rFonts w:ascii="Times New Roman" w:hAnsi="Times New Roman"/>
            <w:color w:val="000000" w:themeColor="text1"/>
            <w:sz w:val="24"/>
            <w:szCs w:val="24"/>
          </w:rPr>
          <w:delText xml:space="preserve">national </w:delText>
        </w:r>
      </w:del>
      <w:r w:rsidR="00093E1B" w:rsidRPr="00636C9B">
        <w:rPr>
          <w:rFonts w:ascii="Times New Roman" w:hAnsi="Times New Roman"/>
          <w:color w:val="000000" w:themeColor="text1"/>
          <w:sz w:val="24"/>
          <w:szCs w:val="24"/>
        </w:rPr>
        <w:t>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w:t>
      </w:r>
      <w:commentRangeEnd w:id="308"/>
      <w:r w:rsidR="00B66E0D">
        <w:rPr>
          <w:rStyle w:val="CommentReference"/>
          <w:rFonts w:asciiTheme="minorHAnsi" w:eastAsiaTheme="minorHAnsi" w:hAnsiTheme="minorHAnsi" w:cstheme="minorBidi"/>
        </w:rPr>
        <w:commentReference w:id="308"/>
      </w:r>
      <w:commentRangeStart w:id="310"/>
      <w:r w:rsidR="0082437F" w:rsidRPr="00636C9B">
        <w:rPr>
          <w:rFonts w:ascii="Times New Roman" w:hAnsi="Times New Roman"/>
          <w:color w:val="000000" w:themeColor="text1"/>
          <w:sz w:val="24"/>
          <w:szCs w:val="24"/>
        </w:rPr>
        <w:t>For these calculations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del w:id="311" w:author="Parks, Robbie M" w:date="2018-11-13T17:11:00Z">
        <w:r w:rsidR="00352D62" w:rsidRPr="00636C9B" w:rsidDel="00987B41">
          <w:rPr>
            <w:rFonts w:ascii="Times New Roman" w:hAnsi="Times New Roman"/>
            <w:color w:val="000000" w:themeColor="text1"/>
            <w:sz w:val="24"/>
            <w:szCs w:val="24"/>
          </w:rPr>
          <w:delText xml:space="preserve">category </w:delText>
        </w:r>
      </w:del>
      <w:ins w:id="312"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352D62" w:rsidRPr="00636C9B">
        <w:rPr>
          <w:rFonts w:ascii="Times New Roman" w:hAnsi="Times New Roman"/>
          <w:color w:val="000000" w:themeColor="text1"/>
          <w:sz w:val="24"/>
          <w:szCs w:val="24"/>
        </w:rPr>
        <w:t>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commentRangeEnd w:id="310"/>
      <w:r w:rsidR="008A218F">
        <w:rPr>
          <w:rStyle w:val="CommentReference"/>
          <w:rFonts w:asciiTheme="minorHAnsi" w:eastAsiaTheme="minorHAnsi" w:hAnsiTheme="minorHAnsi" w:cstheme="minorBidi"/>
        </w:rPr>
        <w:commentReference w:id="310"/>
      </w:r>
      <w:r w:rsidR="00EB2987" w:rsidRPr="00636C9B">
        <w:rPr>
          <w:rFonts w:ascii="Times New Roman" w:hAnsi="Times New Roman"/>
          <w:color w:val="000000" w:themeColor="text1"/>
          <w:sz w:val="24"/>
          <w:szCs w:val="24"/>
        </w:rPr>
        <w:t xml:space="preserve"> </w:t>
      </w:r>
      <w:commentRangeStart w:id="313"/>
      <w:commentRangeStart w:id="314"/>
      <w:r w:rsidR="00EB2987" w:rsidRPr="00636C9B">
        <w:rPr>
          <w:rFonts w:ascii="Times New Roman" w:hAnsi="Times New Roman"/>
          <w:color w:val="000000" w:themeColor="text1"/>
          <w:sz w:val="24"/>
          <w:szCs w:val="24"/>
        </w:rPr>
        <w:t>We also divided the additional expected deaths by t</w:t>
      </w:r>
      <w:ins w:id="315" w:author="Majid2" w:date="2018-11-06T10:24:00Z">
        <w:del w:id="316" w:author="Parks, Robbie M" w:date="2018-11-13T17:19:00Z">
          <w:r w:rsidR="0078091F" w:rsidDel="001F7DDE">
            <w:rPr>
              <w:rFonts w:ascii="Times New Roman" w:hAnsi="Times New Roman"/>
              <w:color w:val="000000" w:themeColor="text1"/>
              <w:sz w:val="24"/>
              <w:szCs w:val="24"/>
            </w:rPr>
            <w:delText>as</w:delText>
          </w:r>
        </w:del>
      </w:ins>
      <w:r w:rsidR="00EB2987" w:rsidRPr="00636C9B">
        <w:rPr>
          <w:rFonts w:ascii="Times New Roman" w:hAnsi="Times New Roman"/>
          <w:color w:val="000000" w:themeColor="text1"/>
          <w:sz w:val="24"/>
          <w:szCs w:val="24"/>
        </w:rPr>
        <w: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ins w:id="317" w:author="Parks, Robbie M" w:date="2018-11-13T17:11:00Z">
        <w:r w:rsidR="00987B41">
          <w:rPr>
            <w:rFonts w:ascii="Times New Roman" w:hAnsi="Times New Roman"/>
            <w:color w:val="000000" w:themeColor="text1"/>
            <w:sz w:val="24"/>
            <w:szCs w:val="24"/>
          </w:rPr>
          <w:t xml:space="preserve">type of </w:t>
        </w:r>
      </w:ins>
      <w:r w:rsidR="00A209D9" w:rsidRPr="00636C9B">
        <w:rPr>
          <w:rFonts w:ascii="Times New Roman" w:hAnsi="Times New Roman"/>
          <w:color w:val="000000" w:themeColor="text1"/>
          <w:sz w:val="24"/>
          <w:szCs w:val="24"/>
        </w:rPr>
        <w:t>injury</w:t>
      </w:r>
      <w:del w:id="318" w:author="Parks, Robbie M" w:date="2018-11-13T17:11:00Z">
        <w:r w:rsidR="00A209D9" w:rsidRPr="00636C9B" w:rsidDel="00987B41">
          <w:rPr>
            <w:rFonts w:ascii="Times New Roman" w:hAnsi="Times New Roman"/>
            <w:color w:val="000000" w:themeColor="text1"/>
            <w:sz w:val="24"/>
            <w:szCs w:val="24"/>
          </w:rPr>
          <w:delText xml:space="preserve"> category</w:delText>
        </w:r>
      </w:del>
      <w:r w:rsidR="0060531B" w:rsidRPr="00636C9B">
        <w:rPr>
          <w:rFonts w:ascii="Times New Roman" w:hAnsi="Times New Roman"/>
          <w:color w:val="000000" w:themeColor="text1"/>
          <w:sz w:val="24"/>
          <w:szCs w:val="24"/>
        </w:rPr>
        <w:t>.</w:t>
      </w:r>
      <w:commentRangeEnd w:id="313"/>
      <w:r w:rsidR="0082437F" w:rsidRPr="00636C9B">
        <w:rPr>
          <w:rStyle w:val="CommentReference"/>
          <w:rFonts w:asciiTheme="minorHAnsi" w:eastAsiaTheme="minorHAnsi" w:hAnsiTheme="minorHAnsi" w:cstheme="minorBidi"/>
          <w:sz w:val="24"/>
          <w:szCs w:val="24"/>
        </w:rPr>
        <w:commentReference w:id="313"/>
      </w:r>
      <w:commentRangeEnd w:id="314"/>
      <w:r w:rsidR="00463A1C" w:rsidRPr="00636C9B">
        <w:rPr>
          <w:rStyle w:val="CommentReference"/>
          <w:rFonts w:asciiTheme="minorHAnsi" w:eastAsiaTheme="minorHAnsi" w:hAnsiTheme="minorHAnsi" w:cstheme="minorBidi"/>
          <w:sz w:val="24"/>
          <w:szCs w:val="24"/>
        </w:rPr>
        <w:commentReference w:id="314"/>
      </w:r>
    </w:p>
    <w:p w14:paraId="62E52914" w14:textId="77777777" w:rsidR="005259CD" w:rsidRPr="00636C9B" w:rsidRDefault="005259CD" w:rsidP="005259CD">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E252C8">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rsidP="00CC6021">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lastRenderedPageBreak/>
        <w:t>Figure 2</w:t>
      </w:r>
    </w:p>
    <w:p w14:paraId="2B1F2ED1" w14:textId="77777777" w:rsidR="0078091F" w:rsidRPr="00636C9B" w:rsidRDefault="0078091F" w:rsidP="0078091F">
      <w:pPr>
        <w:pStyle w:val="ListParagraph"/>
        <w:numPr>
          <w:ilvl w:val="0"/>
          <w:numId w:val="10"/>
        </w:numPr>
        <w:spacing w:line="240" w:lineRule="auto"/>
        <w:rPr>
          <w:rFonts w:ascii="Times New Roman" w:hAnsi="Times New Roman"/>
          <w:sz w:val="24"/>
          <w:szCs w:val="24"/>
        </w:rPr>
      </w:pPr>
      <w:moveToRangeStart w:id="319" w:author="Majid2" w:date="2018-11-06T10:23:00Z" w:name="move529263166"/>
      <w:moveTo w:id="320" w:author="Majid2" w:date="2018-11-06T10:23:00Z">
        <w:r w:rsidRPr="00636C9B">
          <w:rPr>
            <w:rFonts w:ascii="Times New Roman" w:hAnsi="Times New Roman"/>
            <w:sz w:val="24"/>
            <w:szCs w:val="24"/>
          </w:rPr>
          <w:t>Some categories exhibit clear seasonality within year throughout period of study (transport, drownings) with peak in the summer</w:t>
        </w:r>
      </w:moveTo>
    </w:p>
    <w:moveToRangeEnd w:id="319"/>
    <w:p w14:paraId="786C4B1D" w14:textId="0787E137" w:rsidR="00030C36" w:rsidRPr="00636C9B" w:rsidRDefault="00030C36" w:rsidP="00CC6021">
      <w:pPr>
        <w:pStyle w:val="ListParagraph"/>
        <w:numPr>
          <w:ilvl w:val="0"/>
          <w:numId w:val="10"/>
        </w:numPr>
        <w:spacing w:after="0" w:line="240" w:lineRule="auto"/>
        <w:jc w:val="both"/>
        <w:outlineLvl w:val="0"/>
        <w:rPr>
          <w:rFonts w:ascii="Times New Roman" w:hAnsi="Times New Roman"/>
          <w:b/>
          <w:sz w:val="24"/>
          <w:szCs w:val="24"/>
        </w:rPr>
      </w:pPr>
      <w:commentRangeStart w:id="321"/>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321"/>
      <w:r w:rsidR="0078091F">
        <w:rPr>
          <w:rStyle w:val="CommentReference"/>
          <w:rFonts w:asciiTheme="minorHAnsi" w:eastAsiaTheme="minorHAnsi" w:hAnsiTheme="minorHAnsi" w:cstheme="minorBidi"/>
        </w:rPr>
        <w:commentReference w:id="321"/>
      </w:r>
    </w:p>
    <w:p w14:paraId="790003F8" w14:textId="25864559" w:rsidR="002C5217" w:rsidRPr="00636C9B" w:rsidDel="0078091F" w:rsidRDefault="00851793" w:rsidP="00CC6021">
      <w:pPr>
        <w:pStyle w:val="ListParagraph"/>
        <w:numPr>
          <w:ilvl w:val="0"/>
          <w:numId w:val="10"/>
        </w:numPr>
        <w:spacing w:line="240" w:lineRule="auto"/>
        <w:rPr>
          <w:rFonts w:ascii="Times New Roman" w:hAnsi="Times New Roman"/>
          <w:sz w:val="24"/>
          <w:szCs w:val="24"/>
        </w:rPr>
      </w:pPr>
      <w:moveFromRangeStart w:id="322" w:author="Majid2" w:date="2018-11-06T10:23:00Z" w:name="move529263166"/>
      <w:moveFrom w:id="323" w:author="Majid2" w:date="2018-11-06T10:23:00Z">
        <w:r w:rsidRPr="00636C9B" w:rsidDel="0078091F">
          <w:rPr>
            <w:rFonts w:ascii="Times New Roman" w:hAnsi="Times New Roman"/>
            <w:sz w:val="24"/>
            <w:szCs w:val="24"/>
          </w:rPr>
          <w:t xml:space="preserve">Some categories exhibit </w:t>
        </w:r>
        <w:r w:rsidR="00E142C7" w:rsidRPr="00636C9B" w:rsidDel="0078091F">
          <w:rPr>
            <w:rFonts w:ascii="Times New Roman" w:hAnsi="Times New Roman"/>
            <w:sz w:val="24"/>
            <w:szCs w:val="24"/>
          </w:rPr>
          <w:t xml:space="preserve">clear </w:t>
        </w:r>
        <w:r w:rsidRPr="00636C9B" w:rsidDel="0078091F">
          <w:rPr>
            <w:rFonts w:ascii="Times New Roman" w:hAnsi="Times New Roman"/>
            <w:sz w:val="24"/>
            <w:szCs w:val="24"/>
          </w:rPr>
          <w:t>seasonality within year throughout period of study (transport, drownings</w:t>
        </w:r>
        <w:r w:rsidR="00E252C8" w:rsidRPr="00636C9B" w:rsidDel="0078091F">
          <w:rPr>
            <w:rFonts w:ascii="Times New Roman" w:hAnsi="Times New Roman"/>
            <w:sz w:val="24"/>
            <w:szCs w:val="24"/>
          </w:rPr>
          <w:t>) with peak in the summer</w:t>
        </w:r>
      </w:moveFrom>
    </w:p>
    <w:moveFromRangeEnd w:id="322"/>
    <w:p w14:paraId="57BC2D77" w14:textId="17BDF292" w:rsidR="00797D2E" w:rsidRPr="00636C9B" w:rsidRDefault="00797D2E" w:rsidP="00CC6021">
      <w:pPr>
        <w:spacing w:after="0" w:line="240" w:lineRule="auto"/>
        <w:jc w:val="both"/>
        <w:outlineLvl w:val="0"/>
        <w:rPr>
          <w:rFonts w:ascii="Times New Roman" w:hAnsi="Times New Roman"/>
          <w:sz w:val="24"/>
          <w:szCs w:val="24"/>
        </w:rPr>
      </w:pPr>
      <w:commentRangeStart w:id="324"/>
      <w:r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324"/>
      <w:r w:rsidR="0078091F">
        <w:rPr>
          <w:rStyle w:val="CommentReference"/>
          <w:rFonts w:asciiTheme="minorHAnsi" w:eastAsiaTheme="minorHAnsi" w:hAnsiTheme="minorHAnsi" w:cstheme="minorBidi"/>
        </w:rPr>
        <w:commentReference w:id="324"/>
      </w:r>
    </w:p>
    <w:p w14:paraId="628FA14F" w14:textId="06B77E9A" w:rsidR="0078091F" w:rsidRDefault="00795C52" w:rsidP="00CC6021">
      <w:pPr>
        <w:pStyle w:val="ListParagraph"/>
        <w:numPr>
          <w:ilvl w:val="0"/>
          <w:numId w:val="10"/>
        </w:numPr>
        <w:spacing w:line="240" w:lineRule="auto"/>
        <w:rPr>
          <w:ins w:id="325" w:author="Majid2" w:date="2018-11-06T10:26:00Z"/>
          <w:rFonts w:ascii="Times New Roman" w:hAnsi="Times New Roman"/>
          <w:sz w:val="24"/>
          <w:szCs w:val="24"/>
        </w:rPr>
      </w:pPr>
      <w:ins w:id="326" w:author="Majid2" w:date="2018-11-06T10:34:00Z">
        <w:r>
          <w:rPr>
            <w:rFonts w:ascii="Times New Roman" w:hAnsi="Times New Roman"/>
            <w:sz w:val="24"/>
            <w:szCs w:val="24"/>
          </w:rPr>
          <w:t xml:space="preserve">There are key age patterns in distribution of deaths among injury types/categories/whatever it is called </w:t>
        </w:r>
      </w:ins>
    </w:p>
    <w:p w14:paraId="1A4DF19F" w14:textId="3EB20B94" w:rsidR="00797D2E" w:rsidRPr="00636C9B" w:rsidRDefault="005A7068"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75 and over years in both males and females dominated by deaths from falls</w:t>
      </w:r>
    </w:p>
    <w:p w14:paraId="43C9851C" w14:textId="3EA7C4DD" w:rsidR="004F7B5D" w:rsidRPr="00636C9B" w:rsidRDefault="0011649A"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Intentional deaths</w:t>
      </w:r>
      <w:ins w:id="327" w:author="Majid2" w:date="2018-11-06T10:32:00Z">
        <w:r w:rsidR="00795C52">
          <w:rPr>
            <w:rFonts w:ascii="Times New Roman" w:hAnsi="Times New Roman"/>
            <w:sz w:val="24"/>
            <w:szCs w:val="24"/>
          </w:rPr>
          <w:t xml:space="preserve"> [[[? Say </w:t>
        </w:r>
      </w:ins>
      <w:ins w:id="328" w:author="Majid2" w:date="2018-11-06T10:33:00Z">
        <w:r w:rsidR="00795C52">
          <w:rPr>
            <w:rFonts w:ascii="Times New Roman" w:hAnsi="Times New Roman"/>
            <w:sz w:val="24"/>
            <w:szCs w:val="24"/>
          </w:rPr>
          <w:t>especially self-harm if that is the case]]]</w:t>
        </w:r>
      </w:ins>
      <w:r w:rsidRPr="00636C9B">
        <w:rPr>
          <w:rFonts w:ascii="Times New Roman" w:hAnsi="Times New Roman"/>
          <w:sz w:val="24"/>
          <w:szCs w:val="24"/>
        </w:rPr>
        <w:t xml:space="preserve"> the majority (over 50%) in </w:t>
      </w:r>
      <w:commentRangeStart w:id="329"/>
      <w:r w:rsidR="00E974B1" w:rsidRPr="00636C9B">
        <w:rPr>
          <w:rFonts w:ascii="Times New Roman" w:hAnsi="Times New Roman"/>
          <w:sz w:val="24"/>
          <w:szCs w:val="24"/>
        </w:rPr>
        <w:t xml:space="preserve">15 to </w:t>
      </w:r>
      <w:r w:rsidRPr="00636C9B">
        <w:rPr>
          <w:rFonts w:ascii="Times New Roman" w:hAnsi="Times New Roman"/>
          <w:sz w:val="24"/>
          <w:szCs w:val="24"/>
        </w:rPr>
        <w:t>64 year-old</w:t>
      </w:r>
      <w:r w:rsidR="00E974B1" w:rsidRPr="00636C9B">
        <w:rPr>
          <w:rFonts w:ascii="Times New Roman" w:hAnsi="Times New Roman"/>
          <w:sz w:val="24"/>
          <w:szCs w:val="24"/>
        </w:rPr>
        <w:t xml:space="preserve"> males and 25 to </w:t>
      </w:r>
      <w:r w:rsidRPr="00636C9B">
        <w:rPr>
          <w:rFonts w:ascii="Times New Roman" w:hAnsi="Times New Roman"/>
          <w:sz w:val="24"/>
          <w:szCs w:val="24"/>
        </w:rPr>
        <w:t>54 year-old female</w:t>
      </w:r>
      <w:del w:id="330" w:author="Majid2" w:date="2018-11-06T10:29:00Z">
        <w:r w:rsidRPr="00636C9B" w:rsidDel="00795C52">
          <w:rPr>
            <w:rFonts w:ascii="Times New Roman" w:hAnsi="Times New Roman"/>
            <w:sz w:val="24"/>
            <w:szCs w:val="24"/>
          </w:rPr>
          <w:delText>s</w:delText>
        </w:r>
      </w:del>
    </w:p>
    <w:p w14:paraId="4E18095F" w14:textId="376C9219" w:rsidR="00A12752" w:rsidRPr="00636C9B" w:rsidRDefault="00A12752"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Transport deaths largest single cause in 5-24 year-old males and 5-24 year-old females</w:t>
      </w:r>
      <w:commentRangeEnd w:id="329"/>
      <w:r w:rsidR="00795C52">
        <w:rPr>
          <w:rStyle w:val="CommentReference"/>
          <w:rFonts w:asciiTheme="minorHAnsi" w:eastAsiaTheme="minorHAnsi" w:hAnsiTheme="minorHAnsi" w:cstheme="minorBidi"/>
        </w:rPr>
        <w:commentReference w:id="329"/>
      </w:r>
    </w:p>
    <w:p w14:paraId="4BCE30ED" w14:textId="12EB7618" w:rsidR="00F01639" w:rsidRPr="00636C9B" w:rsidRDefault="00A77F87" w:rsidP="00CC6021">
      <w:pPr>
        <w:pStyle w:val="ListParagraph"/>
        <w:numPr>
          <w:ilvl w:val="0"/>
          <w:numId w:val="10"/>
        </w:numPr>
        <w:spacing w:line="240" w:lineRule="auto"/>
        <w:rPr>
          <w:rFonts w:ascii="Times New Roman" w:hAnsi="Times New Roman"/>
          <w:sz w:val="24"/>
          <w:szCs w:val="24"/>
        </w:rPr>
      </w:pPr>
      <w:commentRangeStart w:id="331"/>
      <w:r w:rsidRPr="00636C9B">
        <w:rPr>
          <w:rFonts w:ascii="Times New Roman" w:hAnsi="Times New Roman"/>
          <w:sz w:val="24"/>
          <w:szCs w:val="24"/>
        </w:rPr>
        <w:t xml:space="preserve">Intentional self-harm </w:t>
      </w:r>
      <w:r w:rsidR="00281454" w:rsidRPr="00636C9B">
        <w:rPr>
          <w:rFonts w:ascii="Times New Roman" w:hAnsi="Times New Roman"/>
          <w:sz w:val="24"/>
          <w:szCs w:val="24"/>
        </w:rPr>
        <w:t xml:space="preserve">largest single cause </w:t>
      </w:r>
      <w:r w:rsidR="00D309F1" w:rsidRPr="00636C9B">
        <w:rPr>
          <w:rFonts w:ascii="Times New Roman" w:hAnsi="Times New Roman"/>
          <w:sz w:val="24"/>
          <w:szCs w:val="24"/>
        </w:rPr>
        <w:t>in 25-74 year-old males and 35-64 year-old females</w:t>
      </w:r>
      <w:commentRangeEnd w:id="331"/>
      <w:r w:rsidR="00795C52">
        <w:rPr>
          <w:rStyle w:val="CommentReference"/>
          <w:rFonts w:asciiTheme="minorHAnsi" w:eastAsiaTheme="minorHAnsi" w:hAnsiTheme="minorHAnsi" w:cstheme="minorBidi"/>
        </w:rPr>
        <w:commentReference w:id="331"/>
      </w:r>
    </w:p>
    <w:p w14:paraId="366603DC" w14:textId="255385A5" w:rsidR="00955652" w:rsidRPr="00636C9B" w:rsidRDefault="00955652" w:rsidP="00AA22B2">
      <w:pPr>
        <w:spacing w:line="240" w:lineRule="auto"/>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Default="00B21DE1" w:rsidP="00AA22B2">
      <w:pPr>
        <w:pStyle w:val="ListParagraph"/>
        <w:numPr>
          <w:ilvl w:val="0"/>
          <w:numId w:val="10"/>
        </w:numPr>
        <w:spacing w:line="240" w:lineRule="auto"/>
        <w:rPr>
          <w:ins w:id="332" w:author="Majid2" w:date="2018-11-06T10:38:00Z"/>
          <w:rFonts w:ascii="Times New Roman" w:hAnsi="Times New Roman"/>
          <w:sz w:val="24"/>
          <w:szCs w:val="24"/>
        </w:rPr>
      </w:pPr>
      <w:r w:rsidRPr="00636C9B">
        <w:rPr>
          <w:rFonts w:ascii="Times New Roman" w:hAnsi="Times New Roman"/>
          <w:sz w:val="24"/>
          <w:szCs w:val="24"/>
        </w:rPr>
        <w:t>87% deaths males and 13% in females</w:t>
      </w:r>
    </w:p>
    <w:p w14:paraId="4151D7F6" w14:textId="25413209" w:rsidR="00697ADB" w:rsidRPr="00636C9B" w:rsidDel="00697ADB" w:rsidRDefault="00697ADB" w:rsidP="00697ADB">
      <w:pPr>
        <w:pStyle w:val="ListParagraph"/>
        <w:numPr>
          <w:ilvl w:val="0"/>
          <w:numId w:val="10"/>
        </w:numPr>
        <w:spacing w:line="240" w:lineRule="auto"/>
        <w:rPr>
          <w:del w:id="333" w:author="Majid2" w:date="2018-11-06T10:39:00Z"/>
          <w:rFonts w:ascii="Times New Roman" w:hAnsi="Times New Roman"/>
          <w:sz w:val="24"/>
          <w:szCs w:val="24"/>
        </w:rPr>
      </w:pPr>
      <w:moveToRangeStart w:id="334" w:author="Majid2" w:date="2018-11-06T10:38:00Z" w:name="move529264051"/>
      <w:moveTo w:id="335" w:author="Majid2" w:date="2018-11-06T10:38:00Z">
        <w:r w:rsidRPr="00697ADB">
          <w:rPr>
            <w:rFonts w:ascii="Times New Roman" w:hAnsi="Times New Roman"/>
            <w:sz w:val="24"/>
            <w:szCs w:val="24"/>
          </w:rPr>
          <w:t>Additional deaths mostly concentrated in adolescent to middle-aged males from 15-64 years, with 81% of all additional deaths there</w:t>
        </w:r>
      </w:moveTo>
      <w:ins w:id="336" w:author="Majid2" w:date="2018-11-06T10:38:00Z">
        <w:r w:rsidRPr="00697ADB">
          <w:rPr>
            <w:rFonts w:ascii="Times New Roman" w:hAnsi="Times New Roman"/>
            <w:sz w:val="24"/>
            <w:szCs w:val="24"/>
          </w:rPr>
          <w:t>. [[[point out the reduction in older ages]]]</w:t>
        </w:r>
      </w:ins>
    </w:p>
    <w:moveToRangeEnd w:id="334"/>
    <w:p w14:paraId="03E85AB7" w14:textId="40D889C9" w:rsidR="00697ADB" w:rsidRPr="00697ADB" w:rsidDel="00697ADB" w:rsidRDefault="00697ADB" w:rsidP="00697ADB">
      <w:pPr>
        <w:pStyle w:val="ListParagraph"/>
        <w:numPr>
          <w:ilvl w:val="0"/>
          <w:numId w:val="10"/>
        </w:numPr>
        <w:spacing w:line="240" w:lineRule="auto"/>
        <w:rPr>
          <w:del w:id="337" w:author="Majid2" w:date="2018-11-06T10:39:00Z"/>
          <w:rFonts w:ascii="Times New Roman" w:hAnsi="Times New Roman"/>
          <w:sz w:val="24"/>
          <w:szCs w:val="24"/>
        </w:rPr>
      </w:pPr>
    </w:p>
    <w:p w14:paraId="53C8AF1A" w14:textId="63A1E914"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461 (377, 543) unintentional injury deaths, with most in transport</w:t>
      </w:r>
    </w:p>
    <w:p w14:paraId="01841836" w14:textId="417A9979"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480 (410, 550) intentional injury deaths, with most in intentional self-harm</w:t>
      </w:r>
    </w:p>
    <w:p w14:paraId="1503E06F" w14:textId="4C57046E" w:rsidR="00B21DE1" w:rsidRPr="00636C9B" w:rsidDel="00697ADB" w:rsidRDefault="00B21DE1" w:rsidP="00AA22B2">
      <w:pPr>
        <w:pStyle w:val="ListParagraph"/>
        <w:numPr>
          <w:ilvl w:val="0"/>
          <w:numId w:val="10"/>
        </w:numPr>
        <w:spacing w:line="240" w:lineRule="auto"/>
        <w:rPr>
          <w:rFonts w:ascii="Times New Roman" w:hAnsi="Times New Roman"/>
          <w:sz w:val="24"/>
          <w:szCs w:val="24"/>
        </w:rPr>
      </w:pPr>
      <w:moveFromRangeStart w:id="338" w:author="Majid2" w:date="2018-11-06T10:38:00Z" w:name="move529264051"/>
      <w:moveFrom w:id="339" w:author="Majid2" w:date="2018-11-06T10:38:00Z">
        <w:r w:rsidRPr="00636C9B" w:rsidDel="00697ADB">
          <w:rPr>
            <w:rFonts w:ascii="Times New Roman" w:hAnsi="Times New Roman"/>
            <w:sz w:val="24"/>
            <w:szCs w:val="24"/>
          </w:rPr>
          <w:t>Additional deaths mostly concentrated in adolescent to middle-aged males from 15-64 years, with 81% of all additional deaths th</w:t>
        </w:r>
        <w:r w:rsidR="00BC291C" w:rsidRPr="00636C9B" w:rsidDel="00697ADB">
          <w:rPr>
            <w:rFonts w:ascii="Times New Roman" w:hAnsi="Times New Roman"/>
            <w:sz w:val="24"/>
            <w:szCs w:val="24"/>
          </w:rPr>
          <w:t>e</w:t>
        </w:r>
        <w:r w:rsidRPr="00636C9B" w:rsidDel="00697ADB">
          <w:rPr>
            <w:rFonts w:ascii="Times New Roman" w:hAnsi="Times New Roman"/>
            <w:sz w:val="24"/>
            <w:szCs w:val="24"/>
          </w:rPr>
          <w:t>re</w:t>
        </w:r>
      </w:moveFrom>
    </w:p>
    <w:moveFromRangeEnd w:id="338"/>
    <w:p w14:paraId="2DF7451F" w14:textId="3043E513"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Largest single increase in an injury </w:t>
      </w:r>
      <w:del w:id="340" w:author="Parks, Robbie M" w:date="2018-11-13T17:11:00Z">
        <w:r w:rsidRPr="00636C9B" w:rsidDel="00987B41">
          <w:rPr>
            <w:rFonts w:ascii="Times New Roman" w:hAnsi="Times New Roman"/>
            <w:sz w:val="24"/>
            <w:szCs w:val="24"/>
          </w:rPr>
          <w:delText xml:space="preserve">category </w:delText>
        </w:r>
      </w:del>
      <w:ins w:id="341"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for males and females alike would be in transport deaths with an increase of 385 (339,431) for males and 63 (39,88) for females</w:t>
      </w:r>
    </w:p>
    <w:p w14:paraId="3E2ACC04" w14:textId="1560607A"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The only </w:t>
      </w:r>
      <w:del w:id="342" w:author="Parks, Robbie M" w:date="2018-11-13T17:11:00Z">
        <w:r w:rsidRPr="00636C9B" w:rsidDel="00987B41">
          <w:rPr>
            <w:rFonts w:ascii="Times New Roman" w:hAnsi="Times New Roman"/>
            <w:sz w:val="24"/>
            <w:szCs w:val="24"/>
          </w:rPr>
          <w:delText xml:space="preserve">category </w:delText>
        </w:r>
      </w:del>
      <w:ins w:id="343"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del w:id="344" w:author="Majid2" w:date="2018-11-06T10:42:00Z">
        <w:r w:rsidRPr="00636C9B" w:rsidDel="00697ADB">
          <w:rPr>
            <w:rFonts w:ascii="Times New Roman" w:hAnsi="Times New Roman"/>
            <w:sz w:val="24"/>
            <w:szCs w:val="24"/>
          </w:rPr>
          <w:delText>males 55 years and over and females 65 years and over</w:delText>
        </w:r>
      </w:del>
      <w:ins w:id="345" w:author="Majid2" w:date="2018-11-06T10:42:00Z">
        <w:r w:rsidR="00697ADB">
          <w:rPr>
            <w:rFonts w:ascii="Times New Roman" w:hAnsi="Times New Roman"/>
            <w:sz w:val="24"/>
            <w:szCs w:val="24"/>
          </w:rPr>
          <w:t>middle/older ages</w:t>
        </w:r>
      </w:ins>
    </w:p>
    <w:p w14:paraId="580116E8" w14:textId="03E92020" w:rsidR="00645C3A" w:rsidRPr="00636C9B" w:rsidRDefault="00B95386" w:rsidP="00AA22B2">
      <w:pPr>
        <w:spacing w:line="240" w:lineRule="auto"/>
        <w:rPr>
          <w:rFonts w:ascii="Times New Roman" w:hAnsi="Times New Roman"/>
          <w:sz w:val="24"/>
          <w:szCs w:val="24"/>
        </w:rPr>
      </w:pPr>
      <w:r w:rsidRPr="00636C9B">
        <w:rPr>
          <w:rFonts w:ascii="Times New Roman" w:hAnsi="Times New Roman"/>
          <w:i/>
          <w:sz w:val="24"/>
          <w:szCs w:val="24"/>
        </w:rPr>
        <w:t>Figure S1</w:t>
      </w:r>
    </w:p>
    <w:p w14:paraId="65A3622C" w14:textId="2D37C4A3" w:rsidR="00645C3A" w:rsidRDefault="00AC30AB" w:rsidP="00AA22B2">
      <w:pPr>
        <w:spacing w:line="240" w:lineRule="auto"/>
        <w:rPr>
          <w:ins w:id="346" w:author="Majid2" w:date="2018-11-06T10:49:00Z"/>
          <w:rFonts w:ascii="Times New Roman" w:hAnsi="Times New Roman"/>
          <w:sz w:val="24"/>
          <w:szCs w:val="24"/>
        </w:rPr>
      </w:pPr>
      <w:r w:rsidRPr="00636C9B">
        <w:rPr>
          <w:rFonts w:ascii="Times New Roman" w:hAnsi="Times New Roman"/>
          <w:sz w:val="24"/>
          <w:szCs w:val="24"/>
        </w:rPr>
        <w:t>[[[All r</w:t>
      </w:r>
      <w:r w:rsidR="00645C3A" w:rsidRPr="00636C9B">
        <w:rPr>
          <w:rFonts w:ascii="Times New Roman" w:hAnsi="Times New Roman"/>
          <w:sz w:val="24"/>
          <w:szCs w:val="24"/>
        </w:rPr>
        <w:t>esults for 1°C additional warming across all months</w:t>
      </w:r>
      <w:r w:rsidRPr="00636C9B">
        <w:rPr>
          <w:rFonts w:ascii="Times New Roman" w:hAnsi="Times New Roman"/>
          <w:sz w:val="24"/>
          <w:szCs w:val="24"/>
        </w:rPr>
        <w:t>]]]</w:t>
      </w:r>
    </w:p>
    <w:p w14:paraId="0556E370" w14:textId="23C7D7DF" w:rsidR="005E65AD" w:rsidRPr="00636C9B" w:rsidRDefault="005E65AD" w:rsidP="00AA22B2">
      <w:pPr>
        <w:spacing w:line="240" w:lineRule="auto"/>
        <w:rPr>
          <w:rFonts w:ascii="Times New Roman" w:hAnsi="Times New Roman"/>
          <w:sz w:val="24"/>
          <w:szCs w:val="24"/>
        </w:rPr>
      </w:pPr>
      <w:ins w:id="347" w:author="Majid2" w:date="2018-11-06T10:49:00Z">
        <w:r w:rsidRPr="005E65AD">
          <w:rPr>
            <w:rFonts w:ascii="Times New Roman" w:hAnsi="Times New Roman"/>
            <w:sz w:val="24"/>
            <w:szCs w:val="24"/>
          </w:rPr>
          <w:t>If we look at these as percent increase, then</w:t>
        </w:r>
      </w:ins>
    </w:p>
    <w:p w14:paraId="44AFB3FC" w14:textId="2A979409" w:rsidR="00B95386" w:rsidRPr="00636C9B" w:rsidRDefault="00A83200" w:rsidP="00AA22B2">
      <w:pPr>
        <w:pStyle w:val="ListParagraph"/>
        <w:numPr>
          <w:ilvl w:val="0"/>
          <w:numId w:val="10"/>
        </w:numPr>
        <w:spacing w:line="240" w:lineRule="auto"/>
        <w:rPr>
          <w:rFonts w:ascii="Times New Roman" w:hAnsi="Times New Roman"/>
          <w:sz w:val="24"/>
          <w:szCs w:val="24"/>
        </w:rPr>
      </w:pPr>
      <w:commentRangeStart w:id="348"/>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p>
    <w:p w14:paraId="5CB22ACD" w14:textId="53FD7B89"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decrease in fall deaths in men age 85+ years at -0.7% (-1.1%,-0.2%)</w:t>
      </w:r>
    </w:p>
    <w:p w14:paraId="2A4F5236" w14:textId="0D1FA9FB" w:rsidR="00A83200"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111D7127" w14:textId="153E7E8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in falls for both males and females went from positive to negative from younger to older age groups respectively.</w:t>
      </w:r>
    </w:p>
    <w:p w14:paraId="58F885D9"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larger excess risk </w:t>
      </w:r>
      <w:r w:rsidR="003A52B4" w:rsidRPr="00636C9B">
        <w:rPr>
          <w:rFonts w:ascii="Times New Roman" w:hAnsi="Times New Roman"/>
          <w:sz w:val="24"/>
          <w:szCs w:val="24"/>
        </w:rPr>
        <w:t>for drowning in younger males than elsewhere</w:t>
      </w:r>
    </w:p>
    <w:p w14:paraId="44D09776"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females peaked in risk between 5 and 14 years at 4.1% (2.2%, 6.1%)</w:t>
      </w:r>
    </w:p>
    <w:p w14:paraId="256C0CA2" w14:textId="0964EC7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lastRenderedPageBreak/>
        <w:t xml:space="preserve"> </w:t>
      </w:r>
      <w:r w:rsidR="00012A43" w:rsidRPr="00636C9B">
        <w:rPr>
          <w:rFonts w:ascii="Times New Roman" w:hAnsi="Times New Roman"/>
          <w:sz w:val="24"/>
          <w:szCs w:val="24"/>
        </w:rPr>
        <w:t>Excess risk from assault and intentional self-harm was comparable across sexes and ages above 5</w:t>
      </w:r>
      <w:commentRangeEnd w:id="348"/>
      <w:r w:rsidR="005E65AD">
        <w:rPr>
          <w:rStyle w:val="CommentReference"/>
          <w:rFonts w:asciiTheme="minorHAnsi" w:eastAsiaTheme="minorHAnsi" w:hAnsiTheme="minorHAnsi" w:cstheme="minorBidi"/>
        </w:rPr>
        <w:commentReference w:id="348"/>
      </w:r>
    </w:p>
    <w:p w14:paraId="7C4CEF98" w14:textId="2E26413A" w:rsidR="00AC30AB" w:rsidRPr="00636C9B" w:rsidRDefault="00B95386" w:rsidP="00AA22B2">
      <w:pPr>
        <w:spacing w:line="240" w:lineRule="auto"/>
        <w:rPr>
          <w:rFonts w:ascii="Times New Roman" w:hAnsi="Times New Roman"/>
          <w:i/>
          <w:sz w:val="24"/>
          <w:szCs w:val="24"/>
        </w:rPr>
      </w:pPr>
      <w:r w:rsidRPr="00636C9B">
        <w:rPr>
          <w:rFonts w:ascii="Times New Roman" w:hAnsi="Times New Roman"/>
          <w:i/>
          <w:sz w:val="24"/>
          <w:szCs w:val="24"/>
        </w:rPr>
        <w:t>Figure S2</w:t>
      </w:r>
    </w:p>
    <w:p w14:paraId="4F362F9D" w14:textId="252ADB44" w:rsidR="00AC30AB" w:rsidRPr="00636C9B" w:rsidRDefault="00AC30AB" w:rsidP="00AA22B2">
      <w:pPr>
        <w:spacing w:line="240" w:lineRule="auto"/>
        <w:rPr>
          <w:rFonts w:ascii="Times New Roman" w:hAnsi="Times New Roman"/>
          <w:sz w:val="24"/>
          <w:szCs w:val="24"/>
        </w:rPr>
      </w:pPr>
      <w:r w:rsidRPr="00636C9B">
        <w:rPr>
          <w:rFonts w:ascii="Times New Roman" w:hAnsi="Times New Roman"/>
          <w:sz w:val="24"/>
          <w:szCs w:val="24"/>
        </w:rPr>
        <w:t>[[[All results for 1°C additional warming across all months]]]</w:t>
      </w:r>
    </w:p>
    <w:p w14:paraId="363AC220" w14:textId="2921783D" w:rsidR="00B95386" w:rsidRPr="00636C9B" w:rsidRDefault="00012A43" w:rsidP="00AA22B2">
      <w:pPr>
        <w:pStyle w:val="ListParagraph"/>
        <w:numPr>
          <w:ilvl w:val="0"/>
          <w:numId w:val="10"/>
        </w:numPr>
        <w:spacing w:line="240" w:lineRule="auto"/>
        <w:rPr>
          <w:rFonts w:ascii="Times New Roman" w:hAnsi="Times New Roman"/>
          <w:i/>
          <w:sz w:val="24"/>
          <w:szCs w:val="24"/>
        </w:rPr>
      </w:pPr>
      <w:commentRangeStart w:id="349"/>
      <w:r w:rsidRPr="00636C9B">
        <w:rPr>
          <w:rFonts w:ascii="Times New Roman" w:hAnsi="Times New Roman"/>
          <w:sz w:val="24"/>
          <w:szCs w:val="24"/>
        </w:rPr>
        <w:t>Variation in excess risk over month was less evident in all injury categories apart from drownings, which demonstrated a large peak in the summer for both males and females</w:t>
      </w:r>
      <w:commentRangeEnd w:id="349"/>
      <w:r w:rsidR="005E65AD">
        <w:rPr>
          <w:rStyle w:val="CommentReference"/>
          <w:rFonts w:asciiTheme="minorHAnsi" w:eastAsiaTheme="minorHAnsi" w:hAnsiTheme="minorHAnsi" w:cstheme="minorBidi"/>
        </w:rPr>
        <w:commentReference w:id="349"/>
      </w:r>
    </w:p>
    <w:p w14:paraId="32241E08" w14:textId="77777777" w:rsidR="005B36C6" w:rsidRPr="00636C9B" w:rsidRDefault="005B36C6" w:rsidP="00D76DF7">
      <w:pPr>
        <w:spacing w:after="0" w:line="480" w:lineRule="auto"/>
        <w:jc w:val="both"/>
        <w:rPr>
          <w:rFonts w:ascii="Times New Roman" w:hAnsi="Times New Roman"/>
          <w:b/>
          <w:sz w:val="24"/>
          <w:szCs w:val="24"/>
        </w:rPr>
      </w:pPr>
    </w:p>
    <w:p w14:paraId="414E7816" w14:textId="103B0D82" w:rsidR="00670EC7" w:rsidRPr="00636C9B"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37E0A11D" w14:textId="4598EEF4" w:rsidR="00146F26" w:rsidRDefault="00090A3A" w:rsidP="00D76DF7">
      <w:pPr>
        <w:spacing w:after="0" w:line="480" w:lineRule="auto"/>
        <w:jc w:val="both"/>
        <w:rPr>
          <w:ins w:id="350" w:author="Parks, Robbie M" w:date="2018-11-17T10:08:00Z"/>
          <w:rFonts w:ascii="Times New Roman" w:hAnsi="Times New Roman"/>
          <w:sz w:val="24"/>
          <w:szCs w:val="24"/>
        </w:rPr>
      </w:pPr>
      <w:r w:rsidRPr="00636C9B">
        <w:rPr>
          <w:rFonts w:ascii="Times New Roman" w:hAnsi="Times New Roman"/>
          <w:sz w:val="24"/>
          <w:szCs w:val="24"/>
        </w:rPr>
        <w:t>Th</w:t>
      </w:r>
      <w:r w:rsidR="00F65593" w:rsidRPr="00636C9B">
        <w:rPr>
          <w:rFonts w:ascii="Times New Roman" w:hAnsi="Times New Roman"/>
          <w:sz w:val="24"/>
          <w:szCs w:val="24"/>
        </w:rPr>
        <w:t>at males make up</w:t>
      </w:r>
      <w:r w:rsidRPr="00636C9B">
        <w:rPr>
          <w:rFonts w:ascii="Times New Roman" w:hAnsi="Times New Roman"/>
          <w:sz w:val="24"/>
          <w:szCs w:val="24"/>
        </w:rPr>
        <w:t xml:space="preserve"> majority of additional </w:t>
      </w:r>
      <w:r w:rsidR="00BB2EFB" w:rsidRPr="00636C9B">
        <w:rPr>
          <w:rFonts w:ascii="Times New Roman" w:hAnsi="Times New Roman"/>
          <w:sz w:val="24"/>
          <w:szCs w:val="24"/>
        </w:rPr>
        <w:t xml:space="preserve">injury deaths </w:t>
      </w:r>
      <w:r w:rsidRPr="00636C9B">
        <w:rPr>
          <w:rFonts w:ascii="Times New Roman" w:hAnsi="Times New Roman"/>
          <w:sz w:val="24"/>
          <w:szCs w:val="24"/>
        </w:rPr>
        <w:t>contrasts with studies of cardiorespiratory causes of deaths, where effects estimated would be larger for females.</w:t>
      </w:r>
      <w:r w:rsidR="00914974" w:rsidRPr="00636C9B">
        <w:rPr>
          <w:rFonts w:ascii="Times New Roman" w:hAnsi="Times New Roman"/>
          <w:sz w:val="24"/>
          <w:szCs w:val="24"/>
        </w:rPr>
        <w:fldChar w:fldCharType="begin" w:fldLock="1"/>
      </w:r>
      <w:r w:rsidR="00B17AA3" w:rsidRPr="00636C9B">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lt;/sup&gt;","plainTextFormattedCitation":"5","previouslyFormattedCitation":"&lt;sup&gt;5&lt;/sup&gt;"},"properties":{"noteIndex":0},"schema":"https://github.com/citation-style-language/schema/raw/master/csl-citation.json"}</w:instrText>
      </w:r>
      <w:r w:rsidR="00914974" w:rsidRPr="00636C9B">
        <w:rPr>
          <w:rFonts w:ascii="Times New Roman" w:hAnsi="Times New Roman"/>
          <w:sz w:val="24"/>
          <w:szCs w:val="24"/>
        </w:rPr>
        <w:fldChar w:fldCharType="separate"/>
      </w:r>
      <w:r w:rsidR="00914974" w:rsidRPr="00636C9B">
        <w:rPr>
          <w:rFonts w:ascii="Times New Roman" w:hAnsi="Times New Roman"/>
          <w:noProof/>
          <w:sz w:val="24"/>
          <w:szCs w:val="24"/>
          <w:vertAlign w:val="superscript"/>
        </w:rPr>
        <w:t>5</w:t>
      </w:r>
      <w:r w:rsidR="00914974" w:rsidRPr="00636C9B">
        <w:rPr>
          <w:rFonts w:ascii="Times New Roman" w:hAnsi="Times New Roman"/>
          <w:sz w:val="24"/>
          <w:szCs w:val="24"/>
        </w:rPr>
        <w:fldChar w:fldCharType="end"/>
      </w:r>
    </w:p>
    <w:p w14:paraId="579F2A8B" w14:textId="77777777" w:rsidR="00146F26" w:rsidRDefault="00146F26" w:rsidP="00D76DF7">
      <w:pPr>
        <w:spacing w:after="0" w:line="480" w:lineRule="auto"/>
        <w:jc w:val="both"/>
        <w:rPr>
          <w:ins w:id="351" w:author="Parks, Robbie M" w:date="2018-11-17T10:08:00Z"/>
          <w:rFonts w:ascii="Times New Roman" w:hAnsi="Times New Roman"/>
          <w:sz w:val="24"/>
          <w:szCs w:val="24"/>
        </w:rPr>
      </w:pPr>
    </w:p>
    <w:p w14:paraId="52E16F62" w14:textId="41A9CA53" w:rsidR="00146F26" w:rsidRPr="00636C9B" w:rsidRDefault="00146F26" w:rsidP="00D76DF7">
      <w:pPr>
        <w:spacing w:after="0" w:line="480" w:lineRule="auto"/>
        <w:jc w:val="both"/>
        <w:rPr>
          <w:rFonts w:ascii="Times New Roman" w:hAnsi="Times New Roman"/>
          <w:sz w:val="24"/>
          <w:szCs w:val="24"/>
        </w:rPr>
      </w:pPr>
      <w:commentRangeStart w:id="352"/>
      <w:ins w:id="353" w:author="Parks, Robbie M" w:date="2018-11-17T10:08:00Z">
        <w:r w:rsidRPr="00636C9B">
          <w:rPr>
            <w:rFonts w:ascii="Times New Roman" w:hAnsi="Times New Roman"/>
            <w:color w:val="000000" w:themeColor="text1"/>
            <w:sz w:val="24"/>
            <w:szCs w:val="24"/>
          </w:rPr>
          <w:t>There are studies which indirectly examine relationships of violent behaviour and conflict with climate change,</w:t>
        </w:r>
        <w:r w:rsidRPr="00636C9B">
          <w:rPr>
            <w:rFonts w:ascii="Times New Roman" w:hAnsi="Times New Roman"/>
            <w:color w:val="000000" w:themeColor="text1"/>
            <w:sz w:val="24"/>
            <w:szCs w:val="24"/>
          </w:rPr>
          <w:fldChar w:fldCharType="begin" w:fldLock="1"/>
        </w:r>
        <w:r w:rsidRPr="00636C9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Pr="00636C9B">
          <w:rPr>
            <w:rFonts w:ascii="MS Mincho" w:eastAsia="MS Mincho" w:hAnsi="MS Mincho" w:cs="MS Mincho"/>
            <w:color w:val="000000" w:themeColor="text1"/>
            <w:sz w:val="24"/>
            <w:szCs w:val="24"/>
          </w:rPr>
          <w:instrText>∼</w:instrText>
        </w:r>
        <w:r w:rsidRPr="00636C9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Pr="00636C9B">
          <w:rPr>
            <w:rFonts w:ascii="Times New Roman" w:hAnsi="Times New Roman"/>
            <w:noProof/>
            <w:color w:val="000000" w:themeColor="text1"/>
            <w:sz w:val="24"/>
            <w:szCs w:val="24"/>
            <w:vertAlign w:val="superscript"/>
          </w:rPr>
          <w:t>7–12</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with only a few linking an outcome for a particular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with increasing temperature.</w:t>
        </w:r>
        <w:r w:rsidRPr="00636C9B">
          <w:rPr>
            <w:rFonts w:ascii="Times New Roman" w:hAnsi="Times New Roman"/>
            <w:color w:val="000000" w:themeColor="text1"/>
            <w:sz w:val="24"/>
            <w:szCs w:val="24"/>
          </w:rPr>
          <w:fldChar w:fldCharType="begin" w:fldLock="1"/>
        </w:r>
        <w:r w:rsidRPr="00636C9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Pr="00636C9B">
          <w:rPr>
            <w:rFonts w:ascii="Times New Roman" w:hAnsi="Times New Roman"/>
            <w:noProof/>
            <w:color w:val="000000" w:themeColor="text1"/>
            <w:sz w:val="24"/>
            <w:szCs w:val="24"/>
            <w:vertAlign w:val="superscript"/>
          </w:rPr>
          <w:t>13–16</w:t>
        </w:r>
        <w:r w:rsidRPr="00636C9B">
          <w:rPr>
            <w:rFonts w:ascii="Times New Roman" w:hAnsi="Times New Roman"/>
            <w:color w:val="000000" w:themeColor="text1"/>
            <w:sz w:val="24"/>
            <w:szCs w:val="24"/>
          </w:rPr>
          <w:fldChar w:fldCharType="end"/>
        </w:r>
        <w:commentRangeEnd w:id="352"/>
        <w:r>
          <w:rPr>
            <w:rStyle w:val="CommentReference"/>
            <w:rFonts w:asciiTheme="minorHAnsi" w:eastAsiaTheme="minorHAnsi" w:hAnsiTheme="minorHAnsi" w:cstheme="minorBidi"/>
          </w:rPr>
          <w:commentReference w:id="352"/>
        </w:r>
      </w:ins>
    </w:p>
    <w:p w14:paraId="4DC4DB94" w14:textId="77777777" w:rsidR="00CE4993" w:rsidRPr="00636C9B" w:rsidRDefault="00CE4993" w:rsidP="00D76DF7">
      <w:pPr>
        <w:spacing w:after="0" w:line="480" w:lineRule="auto"/>
        <w:jc w:val="both"/>
        <w:rPr>
          <w:rFonts w:ascii="Times New Roman" w:hAnsi="Times New Roman"/>
          <w:sz w:val="24"/>
          <w:szCs w:val="24"/>
        </w:rPr>
      </w:pPr>
    </w:p>
    <w:p w14:paraId="527D4EFD" w14:textId="20030D2D" w:rsidR="00D259CD" w:rsidRPr="00F666B9" w:rsidRDefault="00CE4993" w:rsidP="00F666B9">
      <w:pPr>
        <w:spacing w:after="0" w:line="480" w:lineRule="auto"/>
        <w:jc w:val="both"/>
        <w:rPr>
          <w:rFonts w:ascii="Times New Roman" w:hAnsi="Times New Roman"/>
          <w:i/>
          <w:sz w:val="24"/>
          <w:szCs w:val="24"/>
        </w:rPr>
      </w:pPr>
      <w:commentRangeStart w:id="354"/>
      <w:commentRangeStart w:id="355"/>
      <w:r w:rsidRPr="00636C9B">
        <w:rPr>
          <w:rFonts w:ascii="Times New Roman" w:hAnsi="Times New Roman"/>
          <w:i/>
          <w:sz w:val="24"/>
          <w:szCs w:val="24"/>
        </w:rPr>
        <w:t>Transport</w:t>
      </w:r>
      <w:commentRangeEnd w:id="354"/>
      <w:r w:rsidR="00EC29E7">
        <w:rPr>
          <w:rStyle w:val="CommentReference"/>
          <w:rFonts w:asciiTheme="minorHAnsi" w:eastAsiaTheme="minorHAnsi" w:hAnsiTheme="minorHAnsi" w:cstheme="minorBidi"/>
        </w:rPr>
        <w:commentReference w:id="354"/>
      </w:r>
      <w:commentRangeEnd w:id="355"/>
      <w:r w:rsidR="00C436BA">
        <w:rPr>
          <w:rStyle w:val="CommentReference"/>
          <w:rFonts w:asciiTheme="minorHAnsi" w:eastAsiaTheme="minorHAnsi" w:hAnsiTheme="minorHAnsi" w:cstheme="minorBidi"/>
        </w:rPr>
        <w:commentReference w:id="355"/>
      </w:r>
    </w:p>
    <w:p w14:paraId="08F92FC8" w14:textId="5FD6EDE1" w:rsidR="00E908B1" w:rsidRPr="00636C9B" w:rsidRDefault="009B7A5F" w:rsidP="00D76DF7">
      <w:pPr>
        <w:pStyle w:val="ListParagraph"/>
        <w:numPr>
          <w:ilvl w:val="0"/>
          <w:numId w:val="7"/>
        </w:numPr>
        <w:spacing w:after="0" w:line="480" w:lineRule="auto"/>
        <w:jc w:val="both"/>
        <w:rPr>
          <w:rFonts w:ascii="Times New Roman" w:hAnsi="Times New Roman"/>
          <w:sz w:val="24"/>
          <w:szCs w:val="24"/>
        </w:rPr>
      </w:pPr>
      <w:commentRangeStart w:id="356"/>
      <w:r w:rsidRPr="00636C9B">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sidRPr="00636C9B">
        <w:rPr>
          <w:rFonts w:ascii="Times New Roman" w:hAnsi="Times New Roman"/>
          <w:sz w:val="24"/>
          <w:szCs w:val="24"/>
        </w:rPr>
        <w:t xml:space="preserve"> Fatality of passengers also high in younger ages due to disproportionately high levels of unbelted passengers. </w:t>
      </w:r>
      <w:r w:rsidR="00E908B1" w:rsidRPr="00636C9B">
        <w:rPr>
          <w:rFonts w:ascii="Times New Roman" w:hAnsi="Times New Roman"/>
          <w:sz w:val="24"/>
          <w:szCs w:val="24"/>
        </w:rPr>
        <w:t>(</w:t>
      </w:r>
      <w:hyperlink r:id="rId10" w:history="1">
        <w:r w:rsidR="00E908B1" w:rsidRPr="00636C9B">
          <w:rPr>
            <w:rStyle w:val="Hyperlink"/>
            <w:rFonts w:ascii="Times New Roman" w:hAnsi="Times New Roman"/>
            <w:sz w:val="24"/>
            <w:szCs w:val="24"/>
          </w:rPr>
          <w:t>link</w:t>
        </w:r>
      </w:hyperlink>
      <w:r w:rsidR="00E908B1" w:rsidRPr="00636C9B">
        <w:rPr>
          <w:rFonts w:ascii="Times New Roman" w:hAnsi="Times New Roman"/>
          <w:sz w:val="24"/>
          <w:szCs w:val="24"/>
        </w:rPr>
        <w:t>)</w:t>
      </w:r>
    </w:p>
    <w:p w14:paraId="7A9F22A8" w14:textId="66974017" w:rsidR="003257F8" w:rsidRPr="00636C9B" w:rsidRDefault="00E908B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Also young people (16-29) have highest crash involvements per 100 million miles, along with 80+ </w:t>
      </w:r>
      <w:r w:rsidR="009B7A5F" w:rsidRPr="00636C9B">
        <w:rPr>
          <w:rFonts w:ascii="Times New Roman" w:hAnsi="Times New Roman"/>
          <w:sz w:val="24"/>
          <w:szCs w:val="24"/>
        </w:rPr>
        <w:t>(</w:t>
      </w:r>
      <w:hyperlink r:id="rId11"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03D1BB6D" w14:textId="7D919F29" w:rsidR="00975ED8" w:rsidRPr="009B5576" w:rsidRDefault="00AA22B2" w:rsidP="00D76DF7">
      <w:pPr>
        <w:pStyle w:val="ListParagraph"/>
        <w:numPr>
          <w:ilvl w:val="0"/>
          <w:numId w:val="7"/>
        </w:numPr>
        <w:spacing w:after="0" w:line="480" w:lineRule="auto"/>
        <w:jc w:val="both"/>
        <w:rPr>
          <w:rFonts w:ascii="Times New Roman" w:hAnsi="Times New Roman"/>
          <w:sz w:val="24"/>
          <w:szCs w:val="24"/>
        </w:rPr>
      </w:pPr>
      <w:r w:rsidRPr="00636C9B" w:rsidDel="00AA22B2">
        <w:rPr>
          <w:rFonts w:ascii="Times New Roman" w:hAnsi="Times New Roman"/>
          <w:sz w:val="24"/>
          <w:szCs w:val="24"/>
        </w:rPr>
        <w:t xml:space="preserve"> </w:t>
      </w:r>
      <w:r w:rsidR="00CF2B2F" w:rsidRPr="00636C9B">
        <w:rPr>
          <w:rFonts w:ascii="Times New Roman" w:hAnsi="Times New Roman"/>
          <w:sz w:val="24"/>
          <w:szCs w:val="24"/>
        </w:rPr>
        <w:t>‘Young drivers are less likely than adults to drive after drinking alcohol, but their crash risk is substantially higher when they do’. (</w:t>
      </w:r>
      <w:hyperlink r:id="rId12" w:history="1">
        <w:r w:rsidR="00CF2B2F" w:rsidRPr="00636C9B">
          <w:rPr>
            <w:rStyle w:val="Hyperlink"/>
            <w:rFonts w:ascii="Times New Roman" w:hAnsi="Times New Roman"/>
            <w:sz w:val="24"/>
            <w:szCs w:val="24"/>
          </w:rPr>
          <w:t>link</w:t>
        </w:r>
      </w:hyperlink>
      <w:r w:rsidR="00CF2B2F" w:rsidRPr="00636C9B">
        <w:rPr>
          <w:rFonts w:ascii="Times New Roman" w:hAnsi="Times New Roman"/>
          <w:sz w:val="24"/>
          <w:szCs w:val="24"/>
        </w:rPr>
        <w:t>)</w:t>
      </w:r>
      <w:r w:rsidR="00CC1FF3" w:rsidRPr="00636C9B">
        <w:rPr>
          <w:rFonts w:ascii="Times New Roman" w:hAnsi="Times New Roman"/>
          <w:sz w:val="24"/>
          <w:szCs w:val="24"/>
        </w:rPr>
        <w:t>Temperature second highest meteorological condition affecting road traffic accidents</w:t>
      </w:r>
      <w:r w:rsidR="00610AD2" w:rsidRPr="00636C9B">
        <w:rPr>
          <w:rFonts w:ascii="Times New Roman" w:hAnsi="Times New Roman"/>
          <w:sz w:val="24"/>
          <w:szCs w:val="24"/>
        </w:rPr>
        <w:t>, with wind speed the most (?).</w:t>
      </w:r>
      <w:r w:rsidR="000765BB" w:rsidRPr="00636C9B">
        <w:rPr>
          <w:rFonts w:ascii="Times New Roman" w:hAnsi="Times New Roman"/>
          <w:sz w:val="24"/>
          <w:szCs w:val="24"/>
        </w:rPr>
        <w:fldChar w:fldCharType="begin" w:fldLock="1"/>
      </w:r>
      <w:r w:rsidR="00162F6E">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27&lt;/sup&gt;","plainTextFormattedCitation":"27","previouslyFormattedCitation":"&lt;sup&gt;27&lt;/sup&gt;"},"properties":{"noteIndex":0},"schema":"https://github.com/citation-style-language/schema/raw/master/csl-citation.json"}</w:instrText>
      </w:r>
      <w:r w:rsidR="000765BB"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27</w:t>
      </w:r>
      <w:r w:rsidR="000765BB" w:rsidRPr="00636C9B">
        <w:rPr>
          <w:rFonts w:ascii="Times New Roman" w:hAnsi="Times New Roman"/>
          <w:sz w:val="24"/>
          <w:szCs w:val="24"/>
        </w:rPr>
        <w:fldChar w:fldCharType="end"/>
      </w:r>
      <w:r w:rsidR="00176D12" w:rsidRPr="00636C9B">
        <w:rPr>
          <w:rFonts w:ascii="Times New Roman" w:hAnsi="Times New Roman"/>
          <w:sz w:val="24"/>
          <w:szCs w:val="24"/>
        </w:rPr>
        <w:t xml:space="preserve"> Visual acuity lowered by increases in temperature.</w:t>
      </w:r>
      <w:r w:rsidR="00176D12" w:rsidRPr="00636C9B">
        <w:rPr>
          <w:rFonts w:ascii="Times New Roman" w:hAnsi="Times New Roman"/>
          <w:sz w:val="24"/>
          <w:szCs w:val="24"/>
        </w:rPr>
        <w:fldChar w:fldCharType="begin" w:fldLock="1"/>
      </w:r>
      <w:r w:rsidR="00162F6E">
        <w:rPr>
          <w:rFonts w:ascii="Times New Roman" w:hAnsi="Times New Roman"/>
          <w:sz w:val="24"/>
          <w:szCs w:val="24"/>
        </w:rPr>
        <w:instrText>ADDIN CSL_CITATION {"citationItems":[{"id":"ITEM-1","itemData":{"DOI":"10.1080/00140138408963605","ISSN":"13665847","abstract":"\"</w:instrText>
      </w:r>
      <w:r w:rsidR="00162F6E">
        <w:rPr>
          <w:rFonts w:ascii="Times New Roman" w:hAnsi="Times New Roman" w:hint="eastAsia"/>
          <w:sz w:val="24"/>
          <w:szCs w:val="24"/>
        </w:rPr>
        <w:instrText>視力に及ぼす熱の影響</w:instrText>
      </w:r>
      <w:r w:rsidR="00162F6E">
        <w:rPr>
          <w:rFonts w:ascii="Times New Roman" w:hAnsi="Times New Roman"/>
          <w:sz w:val="24"/>
          <w:szCs w:val="24"/>
        </w:rPr>
        <w:instrText xml:space="preserve">  </w:instrText>
      </w:r>
      <w:r w:rsidR="00162F6E">
        <w:rPr>
          <w:rFonts w:ascii="Times New Roman" w:hAnsi="Times New Roman" w:hint="eastAsia"/>
          <w:sz w:val="24"/>
          <w:szCs w:val="24"/>
        </w:rPr>
        <w:instrText xml:space="preserve">　</w:instrText>
      </w:r>
      <w:r w:rsidR="00162F6E">
        <w:rPr>
          <w:rFonts w:ascii="Times New Roman" w:hAnsi="Times New Roman"/>
          <w:sz w:val="24"/>
          <w:szCs w:val="24"/>
        </w:rPr>
        <w:instrText>9</w:instrText>
      </w:r>
      <w:r w:rsidR="00162F6E">
        <w:rPr>
          <w:rFonts w:ascii="Times New Roman" w:hAnsi="Times New Roman" w:hint="eastAsia"/>
          <w:sz w:val="24"/>
          <w:szCs w:val="24"/>
        </w:rPr>
        <w:instrText>名の被験者の視力を</w:instrText>
      </w:r>
      <w:r w:rsidR="00162F6E">
        <w:rPr>
          <w:rFonts w:ascii="Times New Roman" w:hAnsi="Times New Roman"/>
          <w:sz w:val="24"/>
          <w:szCs w:val="24"/>
        </w:rPr>
        <w:instrText>3</w:instrText>
      </w:r>
      <w:r w:rsidR="00162F6E">
        <w:rPr>
          <w:rFonts w:ascii="Times New Roman" w:hAnsi="Times New Roman" w:hint="eastAsia"/>
          <w:sz w:val="24"/>
          <w:szCs w:val="24"/>
        </w:rPr>
        <w:instrText>つの条件下でランドルト環を用いて測定した。</w:instrText>
      </w:r>
      <w:r w:rsidR="00162F6E">
        <w:rPr>
          <w:rFonts w:ascii="Times New Roman" w:hAnsi="Times New Roman"/>
          <w:sz w:val="24"/>
          <w:szCs w:val="24"/>
        </w:rPr>
        <w:instrText>3</w:instrText>
      </w:r>
      <w:r w:rsidR="00162F6E">
        <w:rPr>
          <w:rFonts w:ascii="Times New Roman" w:hAnsi="Times New Roman" w:hint="eastAsia"/>
          <w:sz w:val="24"/>
          <w:szCs w:val="24"/>
        </w:rPr>
        <w:instrText>つの条件とは（</w:instrText>
      </w:r>
      <w:r w:rsidR="00162F6E">
        <w:rPr>
          <w:rFonts w:ascii="Times New Roman" w:hAnsi="Times New Roman"/>
          <w:sz w:val="24"/>
          <w:szCs w:val="24"/>
        </w:rPr>
        <w:instrText>1</w:instrText>
      </w:r>
      <w:r w:rsidR="00162F6E">
        <w:rPr>
          <w:rFonts w:ascii="Times New Roman" w:hAnsi="Times New Roman" w:hint="eastAsia"/>
          <w:sz w:val="24"/>
          <w:szCs w:val="24"/>
        </w:rPr>
        <w:instrText>）熱的中立のコントロール、（</w:instrText>
      </w:r>
      <w:r w:rsidR="00162F6E">
        <w:rPr>
          <w:rFonts w:ascii="Times New Roman" w:hAnsi="Times New Roman"/>
          <w:sz w:val="24"/>
          <w:szCs w:val="24"/>
        </w:rPr>
        <w:instrText>2</w:instrText>
      </w:r>
      <w:r w:rsidR="00162F6E">
        <w:rPr>
          <w:rFonts w:ascii="Times New Roman" w:hAnsi="Times New Roman" w:hint="eastAsia"/>
          <w:sz w:val="24"/>
          <w:szCs w:val="24"/>
        </w:rPr>
        <w:instrText>）温暖湿潤、（</w:instrText>
      </w:r>
      <w:r w:rsidR="00162F6E">
        <w:rPr>
          <w:rFonts w:ascii="Times New Roman" w:hAnsi="Times New Roman"/>
          <w:sz w:val="24"/>
          <w:szCs w:val="24"/>
        </w:rPr>
        <w:instrText>3</w:instrText>
      </w:r>
      <w:r w:rsidR="00162F6E">
        <w:rPr>
          <w:rFonts w:ascii="Times New Roman" w:hAnsi="Times New Roman" w:hint="eastAsia"/>
          <w:sz w:val="24"/>
          <w:szCs w:val="24"/>
        </w:rPr>
        <w:instrText>）高温乾燥の環境で、各条件とも被験者を</w:instrText>
      </w:r>
      <w:r w:rsidR="00162F6E">
        <w:rPr>
          <w:rFonts w:ascii="Times New Roman" w:hAnsi="Times New Roman"/>
          <w:sz w:val="24"/>
          <w:szCs w:val="24"/>
        </w:rPr>
        <w:instrText>3</w:instrText>
      </w:r>
      <w:r w:rsidR="00162F6E">
        <w:rPr>
          <w:rFonts w:ascii="Times New Roman" w:hAnsi="Times New Roman" w:hint="eastAsia"/>
          <w:sz w:val="24"/>
          <w:szCs w:val="24"/>
        </w:rPr>
        <w:instrText>時間放置した。背景照度は</w:instrText>
      </w:r>
      <w:r w:rsidR="00162F6E">
        <w:rPr>
          <w:rFonts w:ascii="Times New Roman" w:hAnsi="Times New Roman"/>
          <w:sz w:val="24"/>
          <w:szCs w:val="24"/>
        </w:rPr>
        <w:instrText>450</w:instrText>
      </w:r>
      <w:r w:rsidR="00162F6E">
        <w:rPr>
          <w:rFonts w:ascii="Times New Roman" w:hAnsi="Times New Roman" w:hint="eastAsia"/>
          <w:sz w:val="24"/>
          <w:szCs w:val="24"/>
        </w:rPr>
        <w:instrText>と</w:instrText>
      </w:r>
      <w:r w:rsidR="00162F6E">
        <w:rPr>
          <w:rFonts w:ascii="Times New Roman" w:hAnsi="Times New Roman"/>
          <w:sz w:val="24"/>
          <w:szCs w:val="24"/>
        </w:rPr>
        <w:instrText>5cd/m2</w:instrText>
      </w:r>
      <w:r w:rsidR="00162F6E">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162F6E">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28&lt;/sup&gt;","plainTextFormattedCitation":"28","previouslyFormattedCitation":"&lt;sup&gt;28&lt;/sup&gt;"},"properties":{"noteIndex":0},"schema":"https://github.com/citation-style-language/schema/raw/master/csl-citation.json"}</w:instrText>
      </w:r>
      <w:r w:rsidR="00176D12"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28</w:t>
      </w:r>
      <w:r w:rsidR="00176D12" w:rsidRPr="00636C9B">
        <w:rPr>
          <w:rFonts w:ascii="Times New Roman" w:hAnsi="Times New Roman"/>
          <w:sz w:val="24"/>
          <w:szCs w:val="24"/>
        </w:rPr>
        <w:fldChar w:fldCharType="end"/>
      </w:r>
    </w:p>
    <w:p w14:paraId="55B0906B" w14:textId="58FBD6D8" w:rsidR="007B210B" w:rsidRPr="00636C9B" w:rsidRDefault="007B210B"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lastRenderedPageBreak/>
        <w:t>Rainfall also im</w:t>
      </w:r>
      <w:r w:rsidR="00602B35" w:rsidRPr="00636C9B">
        <w:rPr>
          <w:rFonts w:ascii="Times New Roman" w:hAnsi="Times New Roman"/>
          <w:sz w:val="24"/>
          <w:szCs w:val="24"/>
        </w:rPr>
        <w:t>portant from study in Australia</w:t>
      </w:r>
    </w:p>
    <w:p w14:paraId="4EB0CE9F" w14:textId="10934393" w:rsidR="00466E86" w:rsidRPr="00636C9B" w:rsidRDefault="00466E8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Cognitive function affected by temperature </w:t>
      </w:r>
      <w:r w:rsidR="00406F06" w:rsidRPr="00636C9B">
        <w:rPr>
          <w:rFonts w:ascii="Times New Roman" w:hAnsi="Times New Roman"/>
          <w:sz w:val="24"/>
          <w:szCs w:val="24"/>
        </w:rPr>
        <w:t>[[cogfx and heat]]</w:t>
      </w:r>
    </w:p>
    <w:p w14:paraId="3F68724F" w14:textId="51ED577F" w:rsidR="00F605C3" w:rsidRPr="00D47D7C" w:rsidRDefault="00D47D7C" w:rsidP="00D47D7C">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Regression of barrels of oil by temperature over time (</w:t>
      </w:r>
      <w:hyperlink r:id="rId13" w:history="1">
        <w:r w:rsidRPr="00D47D7C">
          <w:rPr>
            <w:rStyle w:val="Hyperlink"/>
            <w:rFonts w:ascii="Times New Roman" w:hAnsi="Times New Roman"/>
            <w:sz w:val="24"/>
            <w:szCs w:val="24"/>
          </w:rPr>
          <w:t>link</w:t>
        </w:r>
      </w:hyperlink>
      <w:r>
        <w:rPr>
          <w:rFonts w:ascii="Times New Roman" w:hAnsi="Times New Roman"/>
          <w:sz w:val="24"/>
          <w:szCs w:val="24"/>
        </w:rPr>
        <w:t>)</w:t>
      </w:r>
      <w:commentRangeEnd w:id="356"/>
      <w:r w:rsidR="005E65AD">
        <w:rPr>
          <w:rStyle w:val="CommentReference"/>
          <w:rFonts w:asciiTheme="minorHAnsi" w:eastAsiaTheme="minorHAnsi" w:hAnsiTheme="minorHAnsi" w:cstheme="minorBidi"/>
        </w:rPr>
        <w:commentReference w:id="356"/>
      </w:r>
    </w:p>
    <w:p w14:paraId="4D854535" w14:textId="1BAAEC21"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Falls</w:t>
      </w:r>
    </w:p>
    <w:p w14:paraId="16682654" w14:textId="6090B5AC" w:rsidR="00661B1E" w:rsidRPr="00636C9B" w:rsidRDefault="001F6E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55% of all unintentional injury deaths from 2012-2013 were due to falls in over 65s.</w:t>
      </w:r>
      <w:r w:rsidR="00B152A1" w:rsidRPr="00636C9B">
        <w:rPr>
          <w:rFonts w:ascii="Times New Roman" w:hAnsi="Times New Roman"/>
          <w:sz w:val="24"/>
          <w:szCs w:val="24"/>
        </w:rPr>
        <w:fldChar w:fldCharType="begin" w:fldLock="1"/>
      </w:r>
      <w:r w:rsidR="00162F6E">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29&lt;/sup&gt;","plainTextFormattedCitation":"29","previouslyFormattedCitation":"&lt;sup&gt;29&lt;/sup&gt;"},"properties":{"noteIndex":0},"schema":"https://github.com/citation-style-language/schema/raw/master/csl-citation.json"}</w:instrText>
      </w:r>
      <w:r w:rsidR="00B152A1"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29</w:t>
      </w:r>
      <w:r w:rsidR="00B152A1" w:rsidRPr="00636C9B">
        <w:rPr>
          <w:rFonts w:ascii="Times New Roman" w:hAnsi="Times New Roman"/>
          <w:sz w:val="24"/>
          <w:szCs w:val="24"/>
        </w:rPr>
        <w:fldChar w:fldCharType="end"/>
      </w:r>
    </w:p>
    <w:p w14:paraId="40B33F0D" w14:textId="7F579383" w:rsidR="00B152A1" w:rsidRPr="00636C9B" w:rsidRDefault="00B152A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Rate</w:t>
      </w:r>
      <w:r w:rsidR="00B85304" w:rsidRPr="00636C9B">
        <w:rPr>
          <w:rFonts w:ascii="Times New Roman" w:hAnsi="Times New Roman"/>
          <w:sz w:val="24"/>
          <w:szCs w:val="24"/>
        </w:rPr>
        <w:t xml:space="preserve"> of age-adjusted fall injury deaths among adults aged 65 and over nearly doubled from 2000 through 2013</w:t>
      </w:r>
      <w:r w:rsidR="00BE68D2" w:rsidRPr="00636C9B">
        <w:rPr>
          <w:rFonts w:ascii="Times New Roman" w:hAnsi="Times New Roman"/>
          <w:sz w:val="24"/>
          <w:szCs w:val="24"/>
        </w:rPr>
        <w:t>,</w:t>
      </w:r>
      <w:r w:rsidR="00223D8A" w:rsidRPr="00636C9B">
        <w:rPr>
          <w:rFonts w:ascii="Times New Roman" w:hAnsi="Times New Roman"/>
          <w:sz w:val="24"/>
          <w:szCs w:val="24"/>
        </w:rPr>
        <w:fldChar w:fldCharType="begin" w:fldLock="1"/>
      </w:r>
      <w:r w:rsidR="00162F6E">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29&lt;/sup&gt;","plainTextFormattedCitation":"29","previouslyFormattedCitation":"&lt;sup&gt;29&lt;/sup&gt;"},"properties":{"noteIndex":0},"schema":"https://github.com/citation-style-language/schema/raw/master/csl-citation.json"}</w:instrText>
      </w:r>
      <w:r w:rsidR="00223D8A"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29</w:t>
      </w:r>
      <w:r w:rsidR="00223D8A" w:rsidRPr="00636C9B">
        <w:rPr>
          <w:rFonts w:ascii="Times New Roman" w:hAnsi="Times New Roman"/>
          <w:sz w:val="24"/>
          <w:szCs w:val="24"/>
        </w:rPr>
        <w:fldChar w:fldCharType="end"/>
      </w:r>
      <w:r w:rsidR="00BE68D2" w:rsidRPr="00636C9B">
        <w:rPr>
          <w:rFonts w:ascii="Times New Roman" w:hAnsi="Times New Roman"/>
          <w:sz w:val="24"/>
          <w:szCs w:val="24"/>
        </w:rPr>
        <w:t xml:space="preserve"> though increase could be due to improved reporting of falls.</w:t>
      </w:r>
      <w:r w:rsidR="00BE68D2" w:rsidRPr="00636C9B">
        <w:rPr>
          <w:rFonts w:ascii="Times New Roman" w:hAnsi="Times New Roman"/>
          <w:sz w:val="24"/>
          <w:szCs w:val="24"/>
        </w:rPr>
        <w:fldChar w:fldCharType="begin" w:fldLock="1"/>
      </w:r>
      <w:r w:rsidR="00162F6E">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30&lt;/sup&gt;","plainTextFormattedCitation":"30","previouslyFormattedCitation":"&lt;sup&gt;30&lt;/sup&gt;"},"properties":{"noteIndex":0},"schema":"https://github.com/citation-style-language/schema/raw/master/csl-citation.json"}</w:instrText>
      </w:r>
      <w:r w:rsidR="00BE68D2"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30</w:t>
      </w:r>
      <w:r w:rsidR="00BE68D2" w:rsidRPr="00636C9B">
        <w:rPr>
          <w:rFonts w:ascii="Times New Roman" w:hAnsi="Times New Roman"/>
          <w:sz w:val="24"/>
          <w:szCs w:val="24"/>
        </w:rPr>
        <w:fldChar w:fldCharType="end"/>
      </w:r>
      <w:r w:rsidR="00BE68D2" w:rsidRPr="00636C9B">
        <w:rPr>
          <w:rFonts w:ascii="Times New Roman" w:hAnsi="Times New Roman"/>
          <w:sz w:val="24"/>
          <w:szCs w:val="24"/>
        </w:rPr>
        <w:t xml:space="preserve"> </w:t>
      </w:r>
    </w:p>
    <w:p w14:paraId="489F307D" w14:textId="0FC8146D" w:rsidR="004E6C06" w:rsidRPr="00636C9B" w:rsidRDefault="004E6C0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Death rates in falls in 65 and over same in metropolitan as in nonmetropolitan (56/56.1).</w:t>
      </w:r>
      <w:r w:rsidRPr="00636C9B">
        <w:rPr>
          <w:rFonts w:ascii="Times New Roman" w:hAnsi="Times New Roman"/>
          <w:sz w:val="24"/>
          <w:szCs w:val="24"/>
        </w:rPr>
        <w:fldChar w:fldCharType="begin" w:fldLock="1"/>
      </w:r>
      <w:r w:rsidR="00162F6E">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29&lt;/sup&gt;","plainTextFormattedCitation":"29","previouslyFormattedCitation":"&lt;sup&gt;29&lt;/sup&gt;"},"properties":{"noteIndex":0},"schema":"https://github.com/citation-style-language/schema/raw/master/csl-citation.json"}</w:instrText>
      </w:r>
      <w:r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29</w:t>
      </w:r>
      <w:r w:rsidRPr="00636C9B">
        <w:rPr>
          <w:rFonts w:ascii="Times New Roman" w:hAnsi="Times New Roman"/>
          <w:sz w:val="24"/>
          <w:szCs w:val="24"/>
        </w:rPr>
        <w:fldChar w:fldCharType="end"/>
      </w:r>
    </w:p>
    <w:p w14:paraId="71818B0F" w14:textId="5C631D8F" w:rsidR="0023102E" w:rsidRPr="00636C9B" w:rsidRDefault="0023102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STEADI initiative looks to prevent older adult falls.</w:t>
      </w:r>
      <w:r w:rsidR="000D5E5E" w:rsidRPr="00636C9B">
        <w:rPr>
          <w:rFonts w:ascii="Times New Roman" w:hAnsi="Times New Roman"/>
          <w:sz w:val="24"/>
          <w:szCs w:val="24"/>
        </w:rPr>
        <w:t xml:space="preserve"> Extrinsic factor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162F6E">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31&lt;/sup&gt;","plainTextFormattedCitation":"31","previouslyFormattedCitation":"&lt;sup&gt;31&lt;/sup&gt;"},"properties":{"noteIndex":0},"schema":"https://github.com/citation-style-language/schema/raw/master/csl-citation.json"}</w:instrText>
      </w:r>
      <w:r w:rsidR="00D21DED"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31</w:t>
      </w:r>
      <w:r w:rsidR="00D21DED" w:rsidRPr="00636C9B">
        <w:rPr>
          <w:rFonts w:ascii="Times New Roman" w:hAnsi="Times New Roman"/>
          <w:sz w:val="24"/>
          <w:szCs w:val="24"/>
        </w:rPr>
        <w:fldChar w:fldCharType="end"/>
      </w:r>
    </w:p>
    <w:p w14:paraId="1C1D54B7" w14:textId="0E47E550" w:rsidR="00223D8A" w:rsidRPr="00636C9B" w:rsidRDefault="000F318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Age-adjusted fall injury death rates among those age 65 and over were higher for non-Hispanic white persons compared with other races and ethnicities.</w:t>
      </w:r>
      <w:r w:rsidRPr="00636C9B">
        <w:rPr>
          <w:rFonts w:ascii="Times New Roman" w:hAnsi="Times New Roman"/>
          <w:sz w:val="24"/>
          <w:szCs w:val="24"/>
        </w:rPr>
        <w:fldChar w:fldCharType="begin" w:fldLock="1"/>
      </w:r>
      <w:r w:rsidR="00162F6E">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29&lt;/sup&gt;","plainTextFormattedCitation":"29","previouslyFormattedCitation":"&lt;sup&gt;29&lt;/sup&gt;"},"properties":{"noteIndex":0},"schema":"https://github.com/citation-style-language/schema/raw/master/csl-citation.json"}</w:instrText>
      </w:r>
      <w:r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29</w:t>
      </w:r>
      <w:r w:rsidRPr="00636C9B">
        <w:rPr>
          <w:rFonts w:ascii="Times New Roman" w:hAnsi="Times New Roman"/>
          <w:sz w:val="24"/>
          <w:szCs w:val="24"/>
        </w:rPr>
        <w:fldChar w:fldCharType="end"/>
      </w:r>
      <w:r w:rsidR="004E6C06" w:rsidRPr="00636C9B">
        <w:rPr>
          <w:rFonts w:ascii="Times New Roman" w:hAnsi="Times New Roman"/>
          <w:sz w:val="24"/>
          <w:szCs w:val="24"/>
        </w:rPr>
        <w:t xml:space="preserve"> </w:t>
      </w:r>
    </w:p>
    <w:p w14:paraId="0E8D9213" w14:textId="746BB63F" w:rsidR="00A60195" w:rsidRPr="00636C9B" w:rsidRDefault="00A60195"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0.1% of all healthcare expenditure in US and 1.5% in European countries on care for falls</w:t>
      </w:r>
      <w:r w:rsidR="00365F79" w:rsidRPr="00636C9B">
        <w:rPr>
          <w:rFonts w:ascii="Times New Roman" w:hAnsi="Times New Roman"/>
          <w:sz w:val="24"/>
          <w:szCs w:val="24"/>
        </w:rPr>
        <w:t>.</w:t>
      </w:r>
      <w:r w:rsidR="000663B0" w:rsidRPr="00636C9B">
        <w:rPr>
          <w:rFonts w:ascii="Times New Roman" w:hAnsi="Times New Roman"/>
          <w:sz w:val="24"/>
          <w:szCs w:val="24"/>
        </w:rPr>
        <w:fldChar w:fldCharType="begin" w:fldLock="1"/>
      </w:r>
      <w:r w:rsidR="00162F6E">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31&lt;/sup&gt;","plainTextFormattedCitation":"31","previouslyFormattedCitation":"&lt;sup&gt;31&lt;/sup&gt;"},"properties":{"noteIndex":0},"schema":"https://github.com/citation-style-language/schema/raw/master/csl-citation.json"}</w:instrText>
      </w:r>
      <w:r w:rsidR="000663B0"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31</w:t>
      </w:r>
      <w:r w:rsidR="000663B0" w:rsidRPr="00636C9B">
        <w:rPr>
          <w:rFonts w:ascii="Times New Roman" w:hAnsi="Times New Roman"/>
          <w:sz w:val="24"/>
          <w:szCs w:val="24"/>
        </w:rPr>
        <w:fldChar w:fldCharType="end"/>
      </w:r>
    </w:p>
    <w:p w14:paraId="12B3C93A" w14:textId="1DFFDC57" w:rsidR="00597FC9" w:rsidRPr="00636C9B" w:rsidRDefault="00597FC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Older people staying inside more due to heat? (</w:t>
      </w:r>
      <w:hyperlink r:id="rId14"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458508AF" w14:textId="77777777" w:rsidR="00CE4993" w:rsidRPr="00636C9B" w:rsidRDefault="00CE4993" w:rsidP="00D76DF7">
      <w:pPr>
        <w:spacing w:after="0" w:line="480" w:lineRule="auto"/>
        <w:jc w:val="both"/>
        <w:rPr>
          <w:rFonts w:ascii="Times New Roman" w:hAnsi="Times New Roman"/>
          <w:i/>
          <w:sz w:val="24"/>
          <w:szCs w:val="24"/>
        </w:rPr>
      </w:pPr>
    </w:p>
    <w:p w14:paraId="6C873354" w14:textId="0F74F50C"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Drownings</w:t>
      </w:r>
    </w:p>
    <w:p w14:paraId="6D23CA5B" w14:textId="18341D60" w:rsidR="002B42BF" w:rsidRPr="00636C9B" w:rsidRDefault="00E4095A"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Third leading cause of death from unintentional injury worldwide, with 7</w:t>
      </w:r>
      <w:r w:rsidR="00AB0D0D" w:rsidRPr="00636C9B">
        <w:rPr>
          <w:rFonts w:ascii="Times New Roman" w:hAnsi="Times New Roman"/>
          <w:sz w:val="24"/>
          <w:szCs w:val="24"/>
        </w:rPr>
        <w:t xml:space="preserve">% of all unintentional injuries. </w:t>
      </w:r>
      <w:r w:rsidRPr="00636C9B">
        <w:rPr>
          <w:rFonts w:ascii="Times New Roman" w:hAnsi="Times New Roman"/>
          <w:sz w:val="24"/>
          <w:szCs w:val="24"/>
        </w:rPr>
        <w:t>(</w:t>
      </w:r>
      <w:hyperlink r:id="rId15" w:history="1">
        <w:r w:rsidR="00243549" w:rsidRPr="00636C9B">
          <w:rPr>
            <w:rStyle w:val="Hyperlink"/>
            <w:rFonts w:ascii="Times New Roman" w:hAnsi="Times New Roman"/>
            <w:sz w:val="24"/>
            <w:szCs w:val="24"/>
          </w:rPr>
          <w:t>link</w:t>
        </w:r>
      </w:hyperlink>
      <w:r w:rsidR="00243549" w:rsidRPr="00636C9B">
        <w:rPr>
          <w:rFonts w:ascii="Times New Roman" w:hAnsi="Times New Roman"/>
          <w:sz w:val="24"/>
          <w:szCs w:val="24"/>
        </w:rPr>
        <w:t>)</w:t>
      </w:r>
    </w:p>
    <w:p w14:paraId="45D8204E" w14:textId="25171ABC"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162F6E">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32&lt;/sup&gt;","plainTextFormattedCitation":"32","previouslyFormattedCitation":"&lt;sup&gt;32&lt;/sup&gt;"},"properties":{"noteIndex":0},"schema":"https://github.com/citation-style-language/schema/raw/master/csl-citation.json"}</w:instrText>
      </w:r>
      <w:r w:rsidR="009D3641"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32</w:t>
      </w:r>
      <w:r w:rsidR="009D3641" w:rsidRPr="00636C9B">
        <w:rPr>
          <w:rFonts w:ascii="Times New Roman" w:hAnsi="Times New Roman"/>
          <w:sz w:val="24"/>
          <w:szCs w:val="24"/>
        </w:rPr>
        <w:fldChar w:fldCharType="end"/>
      </w:r>
    </w:p>
    <w:p w14:paraId="69676FEE" w14:textId="09BE7E3B" w:rsidR="001C1104" w:rsidRPr="00636C9B" w:rsidRDefault="001C1104"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Drowning leading cause of death from unintentional injury</w:t>
      </w:r>
      <w:r w:rsidR="006C30B0" w:rsidRPr="00636C9B">
        <w:rPr>
          <w:rFonts w:ascii="Times New Roman" w:hAnsi="Times New Roman"/>
          <w:sz w:val="24"/>
          <w:szCs w:val="24"/>
        </w:rPr>
        <w:t xml:space="preserve"> for children aged 1-4 years.</w:t>
      </w:r>
      <w:r w:rsidR="009D3641" w:rsidRPr="00636C9B">
        <w:rPr>
          <w:rFonts w:ascii="Times New Roman" w:hAnsi="Times New Roman"/>
          <w:sz w:val="24"/>
          <w:szCs w:val="24"/>
        </w:rPr>
        <w:fldChar w:fldCharType="begin" w:fldLock="1"/>
      </w:r>
      <w:r w:rsidR="00162F6E">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32&lt;/sup&gt;","plainTextFormattedCitation":"32","previouslyFormattedCitation":"&lt;sup&gt;32&lt;/sup&gt;"},"properties":{"noteIndex":0},"schema":"https://github.com/citation-style-language/schema/raw/master/csl-citation.json"}</w:instrText>
      </w:r>
      <w:r w:rsidR="009D3641"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32</w:t>
      </w:r>
      <w:r w:rsidR="009D3641" w:rsidRPr="00636C9B">
        <w:rPr>
          <w:rFonts w:ascii="Times New Roman" w:hAnsi="Times New Roman"/>
          <w:sz w:val="24"/>
          <w:szCs w:val="24"/>
        </w:rPr>
        <w:fldChar w:fldCharType="end"/>
      </w:r>
    </w:p>
    <w:p w14:paraId="0B5788A7" w14:textId="7BB92EB4"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lastRenderedPageBreak/>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162F6E">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32&lt;/sup&gt;","plainTextFormattedCitation":"32","previouslyFormattedCitation":"&lt;sup&gt;32&lt;/sup&gt;"},"properties":{"noteIndex":0},"schema":"https://github.com/citation-style-language/schema/raw/master/csl-citation.json"}</w:instrText>
      </w:r>
      <w:r w:rsidR="009D3641"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32</w:t>
      </w:r>
      <w:r w:rsidR="009D3641" w:rsidRPr="00636C9B">
        <w:rPr>
          <w:rFonts w:ascii="Times New Roman" w:hAnsi="Times New Roman"/>
          <w:sz w:val="24"/>
          <w:szCs w:val="24"/>
        </w:rPr>
        <w:fldChar w:fldCharType="end"/>
      </w:r>
    </w:p>
    <w:p w14:paraId="398FCB1D" w14:textId="73F01B0F" w:rsidR="005424BC" w:rsidRPr="00636C9B" w:rsidRDefault="005424BC"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5-19 years most likely </w:t>
      </w:r>
      <w:r w:rsidR="006824BA" w:rsidRPr="00636C9B">
        <w:rPr>
          <w:rFonts w:ascii="Times New Roman" w:hAnsi="Times New Roman"/>
          <w:sz w:val="24"/>
          <w:szCs w:val="24"/>
        </w:rPr>
        <w:t>to drown in natural water</w:t>
      </w:r>
      <w:r w:rsidR="009D3641"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162F6E">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32&lt;/sup&gt;","plainTextFormattedCitation":"32","previouslyFormattedCitation":"&lt;sup&gt;32&lt;/sup&gt;"},"properties":{"noteIndex":0},"schema":"https://github.com/citation-style-language/schema/raw/master/csl-citation.json"}</w:instrText>
      </w:r>
      <w:r w:rsidR="009D3641"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32</w:t>
      </w:r>
      <w:r w:rsidR="009D3641" w:rsidRPr="00636C9B">
        <w:rPr>
          <w:rFonts w:ascii="Times New Roman" w:hAnsi="Times New Roman"/>
          <w:sz w:val="24"/>
          <w:szCs w:val="24"/>
        </w:rPr>
        <w:fldChar w:fldCharType="end"/>
      </w:r>
    </w:p>
    <w:p w14:paraId="47C30B21" w14:textId="73811D63" w:rsidR="004565A9" w:rsidRPr="00636C9B" w:rsidRDefault="00FD2F6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162F6E">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32&lt;/sup&gt;","plainTextFormattedCitation":"32","previouslyFormattedCitation":"&lt;sup&gt;32&lt;/sup&gt;"},"properties":{"noteIndex":0},"schema":"https://github.com/citation-style-language/schema/raw/master/csl-citation.json"}</w:instrText>
      </w:r>
      <w:r w:rsidR="0016666B"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32</w:t>
      </w:r>
      <w:r w:rsidR="0016666B" w:rsidRPr="00636C9B">
        <w:rPr>
          <w:rFonts w:ascii="Times New Roman" w:hAnsi="Times New Roman"/>
          <w:sz w:val="24"/>
          <w:szCs w:val="24"/>
        </w:rPr>
        <w:fldChar w:fldCharType="end"/>
      </w:r>
    </w:p>
    <w:p w14:paraId="5123D5DE" w14:textId="77777777" w:rsidR="004565A9" w:rsidRPr="00636C9B" w:rsidRDefault="004565A9" w:rsidP="00D76DF7">
      <w:pPr>
        <w:spacing w:after="0" w:line="480" w:lineRule="auto"/>
        <w:jc w:val="both"/>
        <w:rPr>
          <w:rFonts w:ascii="Times New Roman" w:hAnsi="Times New Roman"/>
          <w:sz w:val="24"/>
          <w:szCs w:val="24"/>
        </w:rPr>
      </w:pPr>
    </w:p>
    <w:p w14:paraId="526F1A36" w14:textId="319D004F"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Assault</w:t>
      </w:r>
    </w:p>
    <w:p w14:paraId="5E17D259" w14:textId="4A8A49B6" w:rsidR="008312D3" w:rsidRPr="00636C9B" w:rsidRDefault="00602B35"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162F6E">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162F6E">
        <w:rPr>
          <w:rFonts w:ascii="MS Mincho" w:eastAsia="MS Mincho" w:hAnsi="MS Mincho" w:cs="MS Mincho"/>
          <w:sz w:val="24"/>
          <w:szCs w:val="24"/>
        </w:rPr>
        <w:instrText>∼</w:instrText>
      </w:r>
      <w:r w:rsidR="00162F6E">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9–12,33&lt;/sup&gt;","plainTextFormattedCitation":"9–12,33","previouslyFormattedCitation":"&lt;sup&gt;9–12,33&lt;/sup&gt;"},"properties":{"noteIndex":0},"schema":"https://github.com/citation-style-language/schema/raw/master/csl-citation.json"}</w:instrText>
      </w:r>
      <w:r w:rsidR="00FA5998" w:rsidRPr="00636C9B">
        <w:rPr>
          <w:rFonts w:ascii="Times New Roman" w:hAnsi="Times New Roman"/>
          <w:sz w:val="24"/>
          <w:szCs w:val="24"/>
        </w:rPr>
        <w:fldChar w:fldCharType="separate"/>
      </w:r>
      <w:r w:rsidR="0065029D" w:rsidRPr="0065029D">
        <w:rPr>
          <w:rFonts w:ascii="Times New Roman" w:hAnsi="Times New Roman"/>
          <w:noProof/>
          <w:sz w:val="24"/>
          <w:szCs w:val="24"/>
          <w:vertAlign w:val="superscript"/>
        </w:rPr>
        <w:t>9–12,33</w:t>
      </w:r>
      <w:r w:rsidR="00FA5998" w:rsidRPr="00636C9B">
        <w:rPr>
          <w:rFonts w:ascii="Times New Roman" w:hAnsi="Times New Roman"/>
          <w:sz w:val="24"/>
          <w:szCs w:val="24"/>
        </w:rPr>
        <w:fldChar w:fldCharType="end"/>
      </w:r>
    </w:p>
    <w:p w14:paraId="0759FBCE" w14:textId="77777777" w:rsidR="00C86276" w:rsidRPr="00636C9B" w:rsidRDefault="00C86276" w:rsidP="00D76DF7">
      <w:pPr>
        <w:spacing w:after="0" w:line="480" w:lineRule="auto"/>
        <w:jc w:val="both"/>
        <w:rPr>
          <w:rFonts w:ascii="Times New Roman" w:hAnsi="Times New Roman"/>
          <w:i/>
          <w:sz w:val="24"/>
          <w:szCs w:val="24"/>
        </w:rPr>
      </w:pPr>
    </w:p>
    <w:p w14:paraId="7A6EBFDB" w14:textId="489B7467" w:rsidR="005F2A56" w:rsidRPr="00636C9B" w:rsidRDefault="00E6459A" w:rsidP="00D76DF7">
      <w:pPr>
        <w:spacing w:after="0" w:line="48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55D8DD21" w:rsidR="009B7A5F" w:rsidRPr="00636C9B" w:rsidRDefault="000A0A5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Depression levels associated with temperature in recent Twitter mood analysis</w:t>
      </w:r>
      <w:r w:rsidR="001B365D" w:rsidRPr="00636C9B">
        <w:rPr>
          <w:rFonts w:ascii="Times New Roman" w:hAnsi="Times New Roman"/>
          <w:sz w:val="24"/>
          <w:szCs w:val="24"/>
        </w:rPr>
        <w:fldChar w:fldCharType="begin" w:fldLock="1"/>
      </w:r>
      <w:r w:rsidR="003B2A22">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14&lt;/sup&gt;","plainTextFormattedCitation":"14","previouslyFormattedCitation":"&lt;sup&gt;14&lt;/sup&gt;"},"properties":{"noteIndex":0},"schema":"https://github.com/citation-style-language/schema/raw/master/csl-citation.json"}</w:instrText>
      </w:r>
      <w:r w:rsidR="001B365D" w:rsidRPr="00636C9B">
        <w:rPr>
          <w:rFonts w:ascii="Times New Roman" w:hAnsi="Times New Roman"/>
          <w:sz w:val="24"/>
          <w:szCs w:val="24"/>
        </w:rPr>
        <w:fldChar w:fldCharType="separate"/>
      </w:r>
      <w:r w:rsidR="001B365D" w:rsidRPr="00636C9B">
        <w:rPr>
          <w:rFonts w:ascii="Times New Roman" w:hAnsi="Times New Roman"/>
          <w:noProof/>
          <w:sz w:val="24"/>
          <w:szCs w:val="24"/>
          <w:vertAlign w:val="superscript"/>
        </w:rPr>
        <w:t>14</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26C16D68"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36C558A4" w14:textId="2BB0C845" w:rsidR="00162F6E" w:rsidRPr="00162F6E" w:rsidRDefault="00A55581"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162F6E" w:rsidRPr="00162F6E">
        <w:rPr>
          <w:rFonts w:ascii="Times New Roman" w:eastAsia="Times New Roman" w:hAnsi="Times New Roman"/>
          <w:noProof/>
          <w:sz w:val="24"/>
        </w:rPr>
        <w:t>1</w:t>
      </w:r>
      <w:r w:rsidR="00162F6E" w:rsidRPr="00162F6E">
        <w:rPr>
          <w:rFonts w:ascii="Times New Roman" w:eastAsia="Times New Roman" w:hAnsi="Times New Roman"/>
          <w:noProof/>
          <w:sz w:val="24"/>
        </w:rPr>
        <w:tab/>
        <w:t>IPCC. IPCC special report on the impacts of global warming of 1.5 °C - Summary for policy makers. 2018. http://www.ipcc.ch/report/sr15/.</w:t>
      </w:r>
    </w:p>
    <w:p w14:paraId="4BE64ABE"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2</w:t>
      </w:r>
      <w:r w:rsidRPr="00162F6E">
        <w:rPr>
          <w:rFonts w:ascii="Times New Roman" w:eastAsia="Times New Roman" w:hAnsi="Times New Roman"/>
          <w:noProof/>
          <w:sz w:val="24"/>
        </w:rPr>
        <w:tab/>
        <w:t xml:space="preserve">Ye X, Wolff R, Yu W, Vaneckova P, Pan X, Tong S. Ambient temperature and morbidity: a review of epidemiological evidence. </w:t>
      </w:r>
      <w:r w:rsidRPr="00162F6E">
        <w:rPr>
          <w:rFonts w:ascii="Times New Roman" w:eastAsia="Times New Roman" w:hAnsi="Times New Roman"/>
          <w:i/>
          <w:iCs/>
          <w:noProof/>
          <w:sz w:val="24"/>
        </w:rPr>
        <w:t>Environ Health Perspect</w:t>
      </w:r>
      <w:r w:rsidRPr="00162F6E">
        <w:rPr>
          <w:rFonts w:ascii="Times New Roman" w:eastAsia="Times New Roman" w:hAnsi="Times New Roman"/>
          <w:noProof/>
          <w:sz w:val="24"/>
        </w:rPr>
        <w:t xml:space="preserve"> 2012; </w:t>
      </w:r>
      <w:r w:rsidRPr="00162F6E">
        <w:rPr>
          <w:rFonts w:ascii="Times New Roman" w:eastAsia="Times New Roman" w:hAnsi="Times New Roman"/>
          <w:b/>
          <w:bCs/>
          <w:noProof/>
          <w:sz w:val="24"/>
        </w:rPr>
        <w:t>120</w:t>
      </w:r>
      <w:r w:rsidRPr="00162F6E">
        <w:rPr>
          <w:rFonts w:ascii="Times New Roman" w:eastAsia="Times New Roman" w:hAnsi="Times New Roman"/>
          <w:noProof/>
          <w:sz w:val="24"/>
        </w:rPr>
        <w:t>: 19–28.</w:t>
      </w:r>
    </w:p>
    <w:p w14:paraId="5CCE3995"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3</w:t>
      </w:r>
      <w:r w:rsidRPr="00162F6E">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162F6E">
        <w:rPr>
          <w:rFonts w:ascii="Times New Roman" w:eastAsia="Times New Roman" w:hAnsi="Times New Roman"/>
          <w:b/>
          <w:bCs/>
          <w:noProof/>
          <w:sz w:val="24"/>
        </w:rPr>
        <w:t>8</w:t>
      </w:r>
      <w:r w:rsidRPr="00162F6E">
        <w:rPr>
          <w:rFonts w:ascii="Times New Roman" w:eastAsia="Times New Roman" w:hAnsi="Times New Roman"/>
          <w:noProof/>
          <w:sz w:val="24"/>
        </w:rPr>
        <w:t>: 40.</w:t>
      </w:r>
    </w:p>
    <w:p w14:paraId="6E83EBCF"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4</w:t>
      </w:r>
      <w:r w:rsidRPr="00162F6E">
        <w:rPr>
          <w:rFonts w:ascii="Times New Roman" w:eastAsia="Times New Roman" w:hAnsi="Times New Roman"/>
          <w:noProof/>
          <w:sz w:val="24"/>
        </w:rPr>
        <w:tab/>
        <w:t xml:space="preserve">Gasparrini A, Guo Y, Hashizume M, </w:t>
      </w:r>
      <w:r w:rsidRPr="00162F6E">
        <w:rPr>
          <w:rFonts w:ascii="Times New Roman" w:eastAsia="Times New Roman" w:hAnsi="Times New Roman"/>
          <w:i/>
          <w:iCs/>
          <w:noProof/>
          <w:sz w:val="24"/>
        </w:rPr>
        <w:t>et al.</w:t>
      </w:r>
      <w:r w:rsidRPr="00162F6E">
        <w:rPr>
          <w:rFonts w:ascii="Times New Roman" w:eastAsia="Times New Roman" w:hAnsi="Times New Roman"/>
          <w:noProof/>
          <w:sz w:val="24"/>
        </w:rPr>
        <w:t xml:space="preserve"> Mortality risk attributable to high and low ambient temperature: A multicountry observational study. </w:t>
      </w:r>
      <w:r w:rsidRPr="00162F6E">
        <w:rPr>
          <w:rFonts w:ascii="Times New Roman" w:eastAsia="Times New Roman" w:hAnsi="Times New Roman"/>
          <w:i/>
          <w:iCs/>
          <w:noProof/>
          <w:sz w:val="24"/>
        </w:rPr>
        <w:t>Lancet</w:t>
      </w:r>
      <w:r w:rsidRPr="00162F6E">
        <w:rPr>
          <w:rFonts w:ascii="Times New Roman" w:eastAsia="Times New Roman" w:hAnsi="Times New Roman"/>
          <w:noProof/>
          <w:sz w:val="24"/>
        </w:rPr>
        <w:t xml:space="preserve"> 2015; </w:t>
      </w:r>
      <w:r w:rsidRPr="00162F6E">
        <w:rPr>
          <w:rFonts w:ascii="Times New Roman" w:eastAsia="Times New Roman" w:hAnsi="Times New Roman"/>
          <w:b/>
          <w:bCs/>
          <w:noProof/>
          <w:sz w:val="24"/>
        </w:rPr>
        <w:t>386</w:t>
      </w:r>
      <w:r w:rsidRPr="00162F6E">
        <w:rPr>
          <w:rFonts w:ascii="Times New Roman" w:eastAsia="Times New Roman" w:hAnsi="Times New Roman"/>
          <w:noProof/>
          <w:sz w:val="24"/>
        </w:rPr>
        <w:t>: 369–75.</w:t>
      </w:r>
    </w:p>
    <w:p w14:paraId="55FA4681"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5</w:t>
      </w:r>
      <w:r w:rsidRPr="00162F6E">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162F6E">
        <w:rPr>
          <w:rFonts w:ascii="Times New Roman" w:eastAsia="Times New Roman" w:hAnsi="Times New Roman"/>
          <w:i/>
          <w:iCs/>
          <w:noProof/>
          <w:sz w:val="24"/>
        </w:rPr>
        <w:t>Nat Clim Chang</w:t>
      </w:r>
      <w:r w:rsidRPr="00162F6E">
        <w:rPr>
          <w:rFonts w:ascii="Times New Roman" w:eastAsia="Times New Roman" w:hAnsi="Times New Roman"/>
          <w:noProof/>
          <w:sz w:val="24"/>
        </w:rPr>
        <w:t xml:space="preserve"> 2014; </w:t>
      </w:r>
      <w:r w:rsidRPr="00162F6E">
        <w:rPr>
          <w:rFonts w:ascii="Times New Roman" w:eastAsia="Times New Roman" w:hAnsi="Times New Roman"/>
          <w:b/>
          <w:bCs/>
          <w:noProof/>
          <w:sz w:val="24"/>
        </w:rPr>
        <w:t>4</w:t>
      </w:r>
      <w:r w:rsidRPr="00162F6E">
        <w:rPr>
          <w:rFonts w:ascii="Times New Roman" w:eastAsia="Times New Roman" w:hAnsi="Times New Roman"/>
          <w:noProof/>
          <w:sz w:val="24"/>
        </w:rPr>
        <w:t>: 269–73.</w:t>
      </w:r>
    </w:p>
    <w:p w14:paraId="7D6FA8B0"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6</w:t>
      </w:r>
      <w:r w:rsidRPr="00162F6E">
        <w:rPr>
          <w:rFonts w:ascii="Times New Roman" w:eastAsia="Times New Roman" w:hAnsi="Times New Roman"/>
          <w:noProof/>
          <w:sz w:val="24"/>
        </w:rPr>
        <w:tab/>
        <w:t xml:space="preserve">Song X, Wang S, Hu Y, </w:t>
      </w:r>
      <w:r w:rsidRPr="00162F6E">
        <w:rPr>
          <w:rFonts w:ascii="Times New Roman" w:eastAsia="Times New Roman" w:hAnsi="Times New Roman"/>
          <w:i/>
          <w:iCs/>
          <w:noProof/>
          <w:sz w:val="24"/>
        </w:rPr>
        <w:t>et al.</w:t>
      </w:r>
      <w:r w:rsidRPr="00162F6E">
        <w:rPr>
          <w:rFonts w:ascii="Times New Roman" w:eastAsia="Times New Roman" w:hAnsi="Times New Roman"/>
          <w:noProof/>
          <w:sz w:val="24"/>
        </w:rPr>
        <w:t xml:space="preserve"> Impact of ambient temperature on morbidity and mortality: An overview of reviews. </w:t>
      </w:r>
      <w:r w:rsidRPr="00162F6E">
        <w:rPr>
          <w:rFonts w:ascii="Times New Roman" w:eastAsia="Times New Roman" w:hAnsi="Times New Roman"/>
          <w:i/>
          <w:iCs/>
          <w:noProof/>
          <w:sz w:val="24"/>
        </w:rPr>
        <w:t>Sci Total Environ</w:t>
      </w:r>
      <w:r w:rsidRPr="00162F6E">
        <w:rPr>
          <w:rFonts w:ascii="Times New Roman" w:eastAsia="Times New Roman" w:hAnsi="Times New Roman"/>
          <w:noProof/>
          <w:sz w:val="24"/>
        </w:rPr>
        <w:t xml:space="preserve"> 2017; </w:t>
      </w:r>
      <w:r w:rsidRPr="00162F6E">
        <w:rPr>
          <w:rFonts w:ascii="Times New Roman" w:eastAsia="Times New Roman" w:hAnsi="Times New Roman"/>
          <w:b/>
          <w:bCs/>
          <w:noProof/>
          <w:sz w:val="24"/>
        </w:rPr>
        <w:t>586</w:t>
      </w:r>
      <w:r w:rsidRPr="00162F6E">
        <w:rPr>
          <w:rFonts w:ascii="Times New Roman" w:eastAsia="Times New Roman" w:hAnsi="Times New Roman"/>
          <w:noProof/>
          <w:sz w:val="24"/>
        </w:rPr>
        <w:t>: 241–54.</w:t>
      </w:r>
    </w:p>
    <w:p w14:paraId="3FA7625F"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7</w:t>
      </w:r>
      <w:r w:rsidRPr="00162F6E">
        <w:rPr>
          <w:rFonts w:ascii="Times New Roman" w:eastAsia="Times New Roman" w:hAnsi="Times New Roman"/>
          <w:noProof/>
          <w:sz w:val="24"/>
        </w:rPr>
        <w:tab/>
        <w:t xml:space="preserve">Ranson M. Crime, weather, and climate change. </w:t>
      </w:r>
      <w:r w:rsidRPr="00162F6E">
        <w:rPr>
          <w:rFonts w:ascii="Times New Roman" w:eastAsia="Times New Roman" w:hAnsi="Times New Roman"/>
          <w:i/>
          <w:iCs/>
          <w:noProof/>
          <w:sz w:val="24"/>
        </w:rPr>
        <w:t>J Environ Econ Manage</w:t>
      </w:r>
      <w:r w:rsidRPr="00162F6E">
        <w:rPr>
          <w:rFonts w:ascii="Times New Roman" w:eastAsia="Times New Roman" w:hAnsi="Times New Roman"/>
          <w:noProof/>
          <w:sz w:val="24"/>
        </w:rPr>
        <w:t xml:space="preserve"> 2014. DOI:10.1016/j.jeem.2013.11.008.</w:t>
      </w:r>
    </w:p>
    <w:p w14:paraId="1375A8DC"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8</w:t>
      </w:r>
      <w:r w:rsidRPr="00162F6E">
        <w:rPr>
          <w:rFonts w:ascii="Times New Roman" w:eastAsia="Times New Roman" w:hAnsi="Times New Roman"/>
          <w:noProof/>
          <w:sz w:val="24"/>
        </w:rPr>
        <w:tab/>
        <w:t xml:space="preserve">Mares D. Climate change and levels of violence in socially disadvantaged neighborhood groups. </w:t>
      </w:r>
      <w:r w:rsidRPr="00162F6E">
        <w:rPr>
          <w:rFonts w:ascii="Times New Roman" w:eastAsia="Times New Roman" w:hAnsi="Times New Roman"/>
          <w:i/>
          <w:iCs/>
          <w:noProof/>
          <w:sz w:val="24"/>
        </w:rPr>
        <w:t>J Urban Heal</w:t>
      </w:r>
      <w:r w:rsidRPr="00162F6E">
        <w:rPr>
          <w:rFonts w:ascii="Times New Roman" w:eastAsia="Times New Roman" w:hAnsi="Times New Roman"/>
          <w:noProof/>
          <w:sz w:val="24"/>
        </w:rPr>
        <w:t xml:space="preserve"> 2013. DOI:10.1007/s11524-013-9791-1.</w:t>
      </w:r>
    </w:p>
    <w:p w14:paraId="23DBCB4D"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9</w:t>
      </w:r>
      <w:r w:rsidRPr="00162F6E">
        <w:rPr>
          <w:rFonts w:ascii="Times New Roman" w:eastAsia="Times New Roman" w:hAnsi="Times New Roman"/>
          <w:noProof/>
          <w:sz w:val="24"/>
        </w:rPr>
        <w:tab/>
        <w:t xml:space="preserve">Burke MB, Miguel E, Satyanath S, Dykema JA, Lobell DB. Warming increases the risk of civil war in Africa. </w:t>
      </w:r>
      <w:r w:rsidRPr="00162F6E">
        <w:rPr>
          <w:rFonts w:ascii="Times New Roman" w:eastAsia="Times New Roman" w:hAnsi="Times New Roman"/>
          <w:i/>
          <w:iCs/>
          <w:noProof/>
          <w:sz w:val="24"/>
        </w:rPr>
        <w:t>Proc Natl Acad Sci</w:t>
      </w:r>
      <w:r w:rsidRPr="00162F6E">
        <w:rPr>
          <w:rFonts w:ascii="Times New Roman" w:eastAsia="Times New Roman" w:hAnsi="Times New Roman"/>
          <w:noProof/>
          <w:sz w:val="24"/>
        </w:rPr>
        <w:t xml:space="preserve"> 2009. DOI:10.1073/pnas.0907998106.</w:t>
      </w:r>
    </w:p>
    <w:p w14:paraId="42131879"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10</w:t>
      </w:r>
      <w:r w:rsidRPr="00162F6E">
        <w:rPr>
          <w:rFonts w:ascii="Times New Roman" w:eastAsia="Times New Roman" w:hAnsi="Times New Roman"/>
          <w:noProof/>
          <w:sz w:val="24"/>
        </w:rPr>
        <w:tab/>
        <w:t xml:space="preserve">Hsiang SM, Burke M, Miguel E. Quantifying the Influence of Climate on Human Conflict. </w:t>
      </w:r>
      <w:r w:rsidRPr="00162F6E">
        <w:rPr>
          <w:rFonts w:ascii="Times New Roman" w:eastAsia="Times New Roman" w:hAnsi="Times New Roman"/>
          <w:i/>
          <w:iCs/>
          <w:noProof/>
          <w:sz w:val="24"/>
        </w:rPr>
        <w:t>Science (80- )</w:t>
      </w:r>
      <w:r w:rsidRPr="00162F6E">
        <w:rPr>
          <w:rFonts w:ascii="Times New Roman" w:eastAsia="Times New Roman" w:hAnsi="Times New Roman"/>
          <w:noProof/>
          <w:sz w:val="24"/>
        </w:rPr>
        <w:t xml:space="preserve"> 2013. DOI:10.1126/science.1235367.</w:t>
      </w:r>
    </w:p>
    <w:p w14:paraId="719EA914"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11</w:t>
      </w:r>
      <w:r w:rsidRPr="00162F6E">
        <w:rPr>
          <w:rFonts w:ascii="Times New Roman" w:eastAsia="Times New Roman" w:hAnsi="Times New Roman"/>
          <w:noProof/>
          <w:sz w:val="24"/>
        </w:rPr>
        <w:tab/>
        <w:t xml:space="preserve">Hsiang SM, Meng KC, Cane MA. Civil conflicts are associated with the global climate. </w:t>
      </w:r>
      <w:r w:rsidRPr="00162F6E">
        <w:rPr>
          <w:rFonts w:ascii="Times New Roman" w:eastAsia="Times New Roman" w:hAnsi="Times New Roman"/>
          <w:i/>
          <w:iCs/>
          <w:noProof/>
          <w:sz w:val="24"/>
        </w:rPr>
        <w:t>Nature</w:t>
      </w:r>
      <w:r w:rsidRPr="00162F6E">
        <w:rPr>
          <w:rFonts w:ascii="Times New Roman" w:eastAsia="Times New Roman" w:hAnsi="Times New Roman"/>
          <w:noProof/>
          <w:sz w:val="24"/>
        </w:rPr>
        <w:t xml:space="preserve"> 2011. DOI:10.1038/nature10311.</w:t>
      </w:r>
    </w:p>
    <w:p w14:paraId="6EC95D46"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12</w:t>
      </w:r>
      <w:r w:rsidRPr="00162F6E">
        <w:rPr>
          <w:rFonts w:ascii="Times New Roman" w:eastAsia="Times New Roman" w:hAnsi="Times New Roman"/>
          <w:noProof/>
          <w:sz w:val="24"/>
        </w:rPr>
        <w:tab/>
        <w:t xml:space="preserve">O’Loughlin J, Witmer FDW, Linke AM, Laing A, Gettelman A, Dudhia J. Climate variability and conflict risk in East Africa, 1990-2009. </w:t>
      </w:r>
      <w:r w:rsidRPr="00162F6E">
        <w:rPr>
          <w:rFonts w:ascii="Times New Roman" w:eastAsia="Times New Roman" w:hAnsi="Times New Roman"/>
          <w:i/>
          <w:iCs/>
          <w:noProof/>
          <w:sz w:val="24"/>
        </w:rPr>
        <w:t>Proc Natl Acad Sci</w:t>
      </w:r>
      <w:r w:rsidRPr="00162F6E">
        <w:rPr>
          <w:rFonts w:ascii="Times New Roman" w:eastAsia="Times New Roman" w:hAnsi="Times New Roman"/>
          <w:noProof/>
          <w:sz w:val="24"/>
        </w:rPr>
        <w:t xml:space="preserve"> 2012. DOI:10.1073/pnas.1205130109.</w:t>
      </w:r>
    </w:p>
    <w:p w14:paraId="3E0C2DC2"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13</w:t>
      </w:r>
      <w:r w:rsidRPr="00162F6E">
        <w:rPr>
          <w:rFonts w:ascii="Times New Roman" w:eastAsia="Times New Roman" w:hAnsi="Times New Roman"/>
          <w:noProof/>
          <w:sz w:val="24"/>
        </w:rPr>
        <w:tab/>
        <w:t xml:space="preserve">Page LA, Hajat S, Kovats RS. Relationship between daily suicide counts and temperature in England and Wales. </w:t>
      </w:r>
      <w:r w:rsidRPr="00162F6E">
        <w:rPr>
          <w:rFonts w:ascii="Times New Roman" w:eastAsia="Times New Roman" w:hAnsi="Times New Roman"/>
          <w:i/>
          <w:iCs/>
          <w:noProof/>
          <w:sz w:val="24"/>
        </w:rPr>
        <w:t>Br J Psychiatry</w:t>
      </w:r>
      <w:r w:rsidRPr="00162F6E">
        <w:rPr>
          <w:rFonts w:ascii="Times New Roman" w:eastAsia="Times New Roman" w:hAnsi="Times New Roman"/>
          <w:noProof/>
          <w:sz w:val="24"/>
        </w:rPr>
        <w:t xml:space="preserve"> 2007. DOI:10.1192/bjp.bp.106.031948.</w:t>
      </w:r>
    </w:p>
    <w:p w14:paraId="74443188"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14</w:t>
      </w:r>
      <w:r w:rsidRPr="00162F6E">
        <w:rPr>
          <w:rFonts w:ascii="Times New Roman" w:eastAsia="Times New Roman" w:hAnsi="Times New Roman"/>
          <w:noProof/>
          <w:sz w:val="24"/>
        </w:rPr>
        <w:tab/>
        <w:t xml:space="preserve">Burke M, González F, Baylis P, </w:t>
      </w:r>
      <w:r w:rsidRPr="00162F6E">
        <w:rPr>
          <w:rFonts w:ascii="Times New Roman" w:eastAsia="Times New Roman" w:hAnsi="Times New Roman"/>
          <w:i/>
          <w:iCs/>
          <w:noProof/>
          <w:sz w:val="24"/>
        </w:rPr>
        <w:t>et al.</w:t>
      </w:r>
      <w:r w:rsidRPr="00162F6E">
        <w:rPr>
          <w:rFonts w:ascii="Times New Roman" w:eastAsia="Times New Roman" w:hAnsi="Times New Roman"/>
          <w:noProof/>
          <w:sz w:val="24"/>
        </w:rPr>
        <w:t xml:space="preserve"> Higher temperatures increase suicide rates in the United States and Mexico. </w:t>
      </w:r>
      <w:r w:rsidRPr="00162F6E">
        <w:rPr>
          <w:rFonts w:ascii="Times New Roman" w:eastAsia="Times New Roman" w:hAnsi="Times New Roman"/>
          <w:i/>
          <w:iCs/>
          <w:noProof/>
          <w:sz w:val="24"/>
        </w:rPr>
        <w:t>Nat Clim Chang</w:t>
      </w:r>
      <w:r w:rsidRPr="00162F6E">
        <w:rPr>
          <w:rFonts w:ascii="Times New Roman" w:eastAsia="Times New Roman" w:hAnsi="Times New Roman"/>
          <w:noProof/>
          <w:sz w:val="24"/>
        </w:rPr>
        <w:t xml:space="preserve"> 2018. DOI:10.1038/s41558-018-0222-x.</w:t>
      </w:r>
    </w:p>
    <w:p w14:paraId="772D283D"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15</w:t>
      </w:r>
      <w:r w:rsidRPr="00162F6E">
        <w:rPr>
          <w:rFonts w:ascii="Times New Roman" w:eastAsia="Times New Roman" w:hAnsi="Times New Roman"/>
          <w:noProof/>
          <w:sz w:val="24"/>
        </w:rPr>
        <w:tab/>
        <w:t xml:space="preserve">Orru H, Åström DO. Increases in external cause mortality due to high and low temperatures: evidence from northeastern Europe. </w:t>
      </w:r>
      <w:r w:rsidRPr="00162F6E">
        <w:rPr>
          <w:rFonts w:ascii="Times New Roman" w:eastAsia="Times New Roman" w:hAnsi="Times New Roman"/>
          <w:i/>
          <w:iCs/>
          <w:noProof/>
          <w:sz w:val="24"/>
        </w:rPr>
        <w:t>Int J Biometeorol</w:t>
      </w:r>
      <w:r w:rsidRPr="00162F6E">
        <w:rPr>
          <w:rFonts w:ascii="Times New Roman" w:eastAsia="Times New Roman" w:hAnsi="Times New Roman"/>
          <w:noProof/>
          <w:sz w:val="24"/>
        </w:rPr>
        <w:t xml:space="preserve"> 2017. DOI:10.1007/s00484-016-1270-4.</w:t>
      </w:r>
    </w:p>
    <w:p w14:paraId="1A6D937D"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16</w:t>
      </w:r>
      <w:r w:rsidRPr="00162F6E">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162F6E">
        <w:rPr>
          <w:rFonts w:ascii="Times New Roman" w:eastAsia="Times New Roman" w:hAnsi="Times New Roman"/>
          <w:i/>
          <w:iCs/>
          <w:noProof/>
          <w:sz w:val="24"/>
        </w:rPr>
        <w:t>BMJ Open</w:t>
      </w:r>
      <w:r w:rsidRPr="00162F6E">
        <w:rPr>
          <w:rFonts w:ascii="Times New Roman" w:eastAsia="Times New Roman" w:hAnsi="Times New Roman"/>
          <w:noProof/>
          <w:sz w:val="24"/>
        </w:rPr>
        <w:t xml:space="preserve"> </w:t>
      </w:r>
      <w:r w:rsidRPr="00162F6E">
        <w:rPr>
          <w:rFonts w:ascii="Times New Roman" w:eastAsia="Times New Roman" w:hAnsi="Times New Roman"/>
          <w:noProof/>
          <w:sz w:val="24"/>
        </w:rPr>
        <w:lastRenderedPageBreak/>
        <w:t>2016. DOI:10.1136/bmjopen-2015-010399.</w:t>
      </w:r>
    </w:p>
    <w:p w14:paraId="78BFE877"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17</w:t>
      </w:r>
      <w:r w:rsidRPr="00162F6E">
        <w:rPr>
          <w:rFonts w:ascii="Times New Roman" w:eastAsia="Times New Roman" w:hAnsi="Times New Roman"/>
          <w:noProof/>
          <w:sz w:val="24"/>
        </w:rPr>
        <w:tab/>
        <w:t xml:space="preserve">Hajat S, Kovats RS, Lachowycz K. Heat-related and cold-related deaths in England and Wales: Who is at risk? </w:t>
      </w:r>
      <w:r w:rsidRPr="00162F6E">
        <w:rPr>
          <w:rFonts w:ascii="Times New Roman" w:eastAsia="Times New Roman" w:hAnsi="Times New Roman"/>
          <w:i/>
          <w:iCs/>
          <w:noProof/>
          <w:sz w:val="24"/>
        </w:rPr>
        <w:t>Occup Environ Med</w:t>
      </w:r>
      <w:r w:rsidRPr="00162F6E">
        <w:rPr>
          <w:rFonts w:ascii="Times New Roman" w:eastAsia="Times New Roman" w:hAnsi="Times New Roman"/>
          <w:noProof/>
          <w:sz w:val="24"/>
        </w:rPr>
        <w:t xml:space="preserve"> 2007. DOI:10.1136/oem.2006.029017.</w:t>
      </w:r>
    </w:p>
    <w:p w14:paraId="75461710"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18</w:t>
      </w:r>
      <w:r w:rsidRPr="00162F6E">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162F6E">
        <w:rPr>
          <w:rFonts w:ascii="Times New Roman" w:eastAsia="Times New Roman" w:hAnsi="Times New Roman"/>
          <w:i/>
          <w:iCs/>
          <w:noProof/>
          <w:sz w:val="24"/>
        </w:rPr>
        <w:t>Proc Natl Acad Sci</w:t>
      </w:r>
      <w:r w:rsidRPr="00162F6E">
        <w:rPr>
          <w:rFonts w:ascii="Times New Roman" w:eastAsia="Times New Roman" w:hAnsi="Times New Roman"/>
          <w:noProof/>
          <w:sz w:val="24"/>
        </w:rPr>
        <w:t xml:space="preserve"> 2012. DOI:10.1073/pnas.1113070109.</w:t>
      </w:r>
    </w:p>
    <w:p w14:paraId="1CEFA824"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19</w:t>
      </w:r>
      <w:r w:rsidRPr="00162F6E">
        <w:rPr>
          <w:rFonts w:ascii="Times New Roman" w:eastAsia="Times New Roman" w:hAnsi="Times New Roman"/>
          <w:noProof/>
          <w:sz w:val="24"/>
        </w:rPr>
        <w:tab/>
        <w:t xml:space="preserve">Ingram DD, Parker JD, Schenker N, </w:t>
      </w:r>
      <w:r w:rsidRPr="00162F6E">
        <w:rPr>
          <w:rFonts w:ascii="Times New Roman" w:eastAsia="Times New Roman" w:hAnsi="Times New Roman"/>
          <w:i/>
          <w:iCs/>
          <w:noProof/>
          <w:sz w:val="24"/>
        </w:rPr>
        <w:t>et al.</w:t>
      </w:r>
      <w:r w:rsidRPr="00162F6E">
        <w:rPr>
          <w:rFonts w:ascii="Times New Roman" w:eastAsia="Times New Roman" w:hAnsi="Times New Roman"/>
          <w:noProof/>
          <w:sz w:val="24"/>
        </w:rPr>
        <w:t xml:space="preserve"> United States Census 2000 population with bridged race categories. </w:t>
      </w:r>
      <w:r w:rsidRPr="00162F6E">
        <w:rPr>
          <w:rFonts w:ascii="Times New Roman" w:eastAsia="Times New Roman" w:hAnsi="Times New Roman"/>
          <w:i/>
          <w:iCs/>
          <w:noProof/>
          <w:sz w:val="24"/>
        </w:rPr>
        <w:t>Vital Health Stat 2</w:t>
      </w:r>
      <w:r w:rsidRPr="00162F6E">
        <w:rPr>
          <w:rFonts w:ascii="Times New Roman" w:eastAsia="Times New Roman" w:hAnsi="Times New Roman"/>
          <w:noProof/>
          <w:sz w:val="24"/>
        </w:rPr>
        <w:t xml:space="preserve"> 2003; : 1–55.</w:t>
      </w:r>
    </w:p>
    <w:p w14:paraId="31123323"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20</w:t>
      </w:r>
      <w:r w:rsidRPr="00162F6E">
        <w:rPr>
          <w:rFonts w:ascii="Times New Roman" w:eastAsia="Times New Roman" w:hAnsi="Times New Roman"/>
          <w:noProof/>
          <w:sz w:val="24"/>
        </w:rPr>
        <w:tab/>
        <w:t xml:space="preserve">Dee DP, Uppala SM, Simmons AJ, </w:t>
      </w:r>
      <w:r w:rsidRPr="00162F6E">
        <w:rPr>
          <w:rFonts w:ascii="Times New Roman" w:eastAsia="Times New Roman" w:hAnsi="Times New Roman"/>
          <w:i/>
          <w:iCs/>
          <w:noProof/>
          <w:sz w:val="24"/>
        </w:rPr>
        <w:t>et al.</w:t>
      </w:r>
      <w:r w:rsidRPr="00162F6E">
        <w:rPr>
          <w:rFonts w:ascii="Times New Roman" w:eastAsia="Times New Roman" w:hAnsi="Times New Roman"/>
          <w:noProof/>
          <w:sz w:val="24"/>
        </w:rPr>
        <w:t xml:space="preserve"> The ERA-Interim reanalysis: configuration and performance of the data assimilation system. </w:t>
      </w:r>
      <w:r w:rsidRPr="00162F6E">
        <w:rPr>
          <w:rFonts w:ascii="Times New Roman" w:eastAsia="Times New Roman" w:hAnsi="Times New Roman"/>
          <w:i/>
          <w:iCs/>
          <w:noProof/>
          <w:sz w:val="24"/>
        </w:rPr>
        <w:t>Q J R Meteorol Soc</w:t>
      </w:r>
      <w:r w:rsidRPr="00162F6E">
        <w:rPr>
          <w:rFonts w:ascii="Times New Roman" w:eastAsia="Times New Roman" w:hAnsi="Times New Roman"/>
          <w:noProof/>
          <w:sz w:val="24"/>
        </w:rPr>
        <w:t xml:space="preserve"> 2011; </w:t>
      </w:r>
      <w:r w:rsidRPr="00162F6E">
        <w:rPr>
          <w:rFonts w:ascii="Times New Roman" w:eastAsia="Times New Roman" w:hAnsi="Times New Roman"/>
          <w:b/>
          <w:bCs/>
          <w:noProof/>
          <w:sz w:val="24"/>
        </w:rPr>
        <w:t>137</w:t>
      </w:r>
      <w:r w:rsidRPr="00162F6E">
        <w:rPr>
          <w:rFonts w:ascii="Times New Roman" w:eastAsia="Times New Roman" w:hAnsi="Times New Roman"/>
          <w:noProof/>
          <w:sz w:val="24"/>
        </w:rPr>
        <w:t>: 553–97.</w:t>
      </w:r>
    </w:p>
    <w:p w14:paraId="22409930"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21</w:t>
      </w:r>
      <w:r w:rsidRPr="00162F6E">
        <w:rPr>
          <w:rFonts w:ascii="Times New Roman" w:eastAsia="Times New Roman" w:hAnsi="Times New Roman"/>
          <w:noProof/>
          <w:sz w:val="24"/>
        </w:rPr>
        <w:tab/>
        <w:t>Wallace JM, Hobbs P V. Atmospheric Science: An Introductory Survey: Second Edition. 2006 DOI:10.1016/C2009-0-00034-8.</w:t>
      </w:r>
    </w:p>
    <w:p w14:paraId="23418741"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22</w:t>
      </w:r>
      <w:r w:rsidRPr="00162F6E">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2016. </w:t>
      </w:r>
      <w:r w:rsidRPr="00162F6E">
        <w:rPr>
          <w:rFonts w:ascii="Times New Roman" w:eastAsia="Times New Roman" w:hAnsi="Times New Roman"/>
          <w:i/>
          <w:iCs/>
          <w:noProof/>
          <w:sz w:val="24"/>
        </w:rPr>
        <w:t>Elife</w:t>
      </w:r>
      <w:r w:rsidRPr="00162F6E">
        <w:rPr>
          <w:rFonts w:ascii="Times New Roman" w:eastAsia="Times New Roman" w:hAnsi="Times New Roman"/>
          <w:noProof/>
          <w:sz w:val="24"/>
        </w:rPr>
        <w:t xml:space="preserve"> 2018; </w:t>
      </w:r>
      <w:r w:rsidRPr="00162F6E">
        <w:rPr>
          <w:rFonts w:ascii="Times New Roman" w:eastAsia="Times New Roman" w:hAnsi="Times New Roman"/>
          <w:b/>
          <w:bCs/>
          <w:noProof/>
          <w:sz w:val="24"/>
        </w:rPr>
        <w:t>7</w:t>
      </w:r>
      <w:r w:rsidRPr="00162F6E">
        <w:rPr>
          <w:rFonts w:ascii="Times New Roman" w:eastAsia="Times New Roman" w:hAnsi="Times New Roman"/>
          <w:noProof/>
          <w:sz w:val="24"/>
        </w:rPr>
        <w:t>. DOI:10.7554/eLife.35500.</w:t>
      </w:r>
    </w:p>
    <w:p w14:paraId="23EE80A9"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23</w:t>
      </w:r>
      <w:r w:rsidRPr="00162F6E">
        <w:rPr>
          <w:rFonts w:ascii="Times New Roman" w:eastAsia="Times New Roman" w:hAnsi="Times New Roman"/>
          <w:noProof/>
          <w:sz w:val="24"/>
        </w:rPr>
        <w:tab/>
        <w:t>Rue H, Held L. Gaussian Markov random fields. Theory and applications. 2005 DOI:10.1007/s00184-007-0162-3.</w:t>
      </w:r>
    </w:p>
    <w:p w14:paraId="0FCAA824"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24</w:t>
      </w:r>
      <w:r w:rsidRPr="00162F6E">
        <w:rPr>
          <w:rFonts w:ascii="Times New Roman" w:eastAsia="Times New Roman" w:hAnsi="Times New Roman"/>
          <w:noProof/>
          <w:sz w:val="24"/>
        </w:rPr>
        <w:tab/>
        <w:t xml:space="preserve">Besag J. Spatial interaction and the statistical snalysis of lattice systems. </w:t>
      </w:r>
      <w:r w:rsidRPr="00162F6E">
        <w:rPr>
          <w:rFonts w:ascii="Times New Roman" w:eastAsia="Times New Roman" w:hAnsi="Times New Roman"/>
          <w:i/>
          <w:iCs/>
          <w:noProof/>
          <w:sz w:val="24"/>
        </w:rPr>
        <w:t>J R Stat Soc Ser B (Statistical Methodol</w:t>
      </w:r>
      <w:r w:rsidRPr="00162F6E">
        <w:rPr>
          <w:rFonts w:ascii="Times New Roman" w:eastAsia="Times New Roman" w:hAnsi="Times New Roman"/>
          <w:noProof/>
          <w:sz w:val="24"/>
        </w:rPr>
        <w:t xml:space="preserve"> 1974. DOI:10.2307/2984812.</w:t>
      </w:r>
    </w:p>
    <w:p w14:paraId="6CA13143"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25</w:t>
      </w:r>
      <w:r w:rsidRPr="00162F6E">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162F6E">
        <w:rPr>
          <w:rFonts w:ascii="Times New Roman" w:eastAsia="Times New Roman" w:hAnsi="Times New Roman"/>
          <w:i/>
          <w:iCs/>
          <w:noProof/>
          <w:sz w:val="24"/>
        </w:rPr>
        <w:t>J R Stat Soc Ser B Stat Methodol</w:t>
      </w:r>
      <w:r w:rsidRPr="00162F6E">
        <w:rPr>
          <w:rFonts w:ascii="Times New Roman" w:eastAsia="Times New Roman" w:hAnsi="Times New Roman"/>
          <w:noProof/>
          <w:sz w:val="24"/>
        </w:rPr>
        <w:t xml:space="preserve"> 2009. DOI:10.1111/j.1467-9868.2008.00700.x.</w:t>
      </w:r>
    </w:p>
    <w:p w14:paraId="7EEBBC6A"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26</w:t>
      </w:r>
      <w:r w:rsidRPr="00162F6E">
        <w:rPr>
          <w:rFonts w:ascii="Times New Roman" w:eastAsia="Times New Roman" w:hAnsi="Times New Roman"/>
          <w:noProof/>
          <w:sz w:val="24"/>
        </w:rPr>
        <w:tab/>
        <w:t xml:space="preserve">Kontis V, Bennett JE, Mathers CD, Li G, Foreman K, Ezzati M. Future life expectancy in 35 industrialised countries: projections with a Bayesian model ensemble. </w:t>
      </w:r>
      <w:r w:rsidRPr="00162F6E">
        <w:rPr>
          <w:rFonts w:ascii="Times New Roman" w:eastAsia="Times New Roman" w:hAnsi="Times New Roman"/>
          <w:i/>
          <w:iCs/>
          <w:noProof/>
          <w:sz w:val="24"/>
        </w:rPr>
        <w:t>Lancet</w:t>
      </w:r>
      <w:r w:rsidRPr="00162F6E">
        <w:rPr>
          <w:rFonts w:ascii="Times New Roman" w:eastAsia="Times New Roman" w:hAnsi="Times New Roman"/>
          <w:noProof/>
          <w:sz w:val="24"/>
        </w:rPr>
        <w:t xml:space="preserve"> 2017. DOI:10.1016/S0140-6736(16)32381-9.</w:t>
      </w:r>
    </w:p>
    <w:p w14:paraId="34A8300F"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27</w:t>
      </w:r>
      <w:r w:rsidRPr="00162F6E">
        <w:rPr>
          <w:rFonts w:ascii="Times New Roman" w:eastAsia="Times New Roman" w:hAnsi="Times New Roman"/>
          <w:noProof/>
          <w:sz w:val="24"/>
        </w:rPr>
        <w:tab/>
        <w:t xml:space="preserve">Al-Harbi M, Yassin MF, Shams M Bin. Stochastic modeling of the impact of meteorological conditions on road traffic accidents. </w:t>
      </w:r>
      <w:r w:rsidRPr="00162F6E">
        <w:rPr>
          <w:rFonts w:ascii="Times New Roman" w:eastAsia="Times New Roman" w:hAnsi="Times New Roman"/>
          <w:i/>
          <w:iCs/>
          <w:noProof/>
          <w:sz w:val="24"/>
        </w:rPr>
        <w:t>Stoch Environ Res Risk Assess</w:t>
      </w:r>
      <w:r w:rsidRPr="00162F6E">
        <w:rPr>
          <w:rFonts w:ascii="Times New Roman" w:eastAsia="Times New Roman" w:hAnsi="Times New Roman"/>
          <w:noProof/>
          <w:sz w:val="24"/>
        </w:rPr>
        <w:t xml:space="preserve"> 2012. DOI:10.1007/s00477-012-0584-y.</w:t>
      </w:r>
    </w:p>
    <w:p w14:paraId="33488B8A"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28</w:t>
      </w:r>
      <w:r w:rsidRPr="00162F6E">
        <w:rPr>
          <w:rFonts w:ascii="Times New Roman" w:eastAsia="Times New Roman" w:hAnsi="Times New Roman"/>
          <w:noProof/>
          <w:sz w:val="24"/>
        </w:rPr>
        <w:tab/>
        <w:t xml:space="preserve">Hohnsbein J, Piekarski C, Kampmann B, Noack T. Effects of heat on visual acuity. </w:t>
      </w:r>
      <w:r w:rsidRPr="00162F6E">
        <w:rPr>
          <w:rFonts w:ascii="Times New Roman" w:eastAsia="Times New Roman" w:hAnsi="Times New Roman"/>
          <w:i/>
          <w:iCs/>
          <w:noProof/>
          <w:sz w:val="24"/>
        </w:rPr>
        <w:t>Ergonomics</w:t>
      </w:r>
      <w:r w:rsidRPr="00162F6E">
        <w:rPr>
          <w:rFonts w:ascii="Times New Roman" w:eastAsia="Times New Roman" w:hAnsi="Times New Roman"/>
          <w:noProof/>
          <w:sz w:val="24"/>
        </w:rPr>
        <w:t xml:space="preserve"> 1984. DOI:10.1080/00140138408963605.</w:t>
      </w:r>
    </w:p>
    <w:p w14:paraId="011DE9AE"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29</w:t>
      </w:r>
      <w:r w:rsidRPr="00162F6E">
        <w:rPr>
          <w:rFonts w:ascii="Times New Roman" w:eastAsia="Times New Roman" w:hAnsi="Times New Roman"/>
          <w:noProof/>
          <w:sz w:val="24"/>
        </w:rPr>
        <w:tab/>
        <w:t xml:space="preserve">Kramarow E, Chen L-H, Hedegaard H, Warner M. Deaths From Unintentional Injury Among Adults Aged 65 and Over: United States, 2000–2013. </w:t>
      </w:r>
      <w:r w:rsidRPr="00162F6E">
        <w:rPr>
          <w:rFonts w:ascii="Times New Roman" w:eastAsia="Times New Roman" w:hAnsi="Times New Roman"/>
          <w:i/>
          <w:iCs/>
          <w:noProof/>
          <w:sz w:val="24"/>
        </w:rPr>
        <w:t>Natl Cent Heal Stat Data Br</w:t>
      </w:r>
      <w:r w:rsidRPr="00162F6E">
        <w:rPr>
          <w:rFonts w:ascii="Times New Roman" w:eastAsia="Times New Roman" w:hAnsi="Times New Roman"/>
          <w:noProof/>
          <w:sz w:val="24"/>
        </w:rPr>
        <w:t xml:space="preserve"> 2015.</w:t>
      </w:r>
    </w:p>
    <w:p w14:paraId="739A62B1"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30</w:t>
      </w:r>
      <w:r w:rsidRPr="00162F6E">
        <w:rPr>
          <w:rFonts w:ascii="Times New Roman" w:eastAsia="Times New Roman" w:hAnsi="Times New Roman"/>
          <w:noProof/>
          <w:sz w:val="24"/>
        </w:rPr>
        <w:tab/>
        <w:t>Stevens JA, Rudd RA. Circumstances and contributing causes of fall deaths among persons aged 65 and older: United States, 2010. J. Am. Geriatr. Soc. 2014. DOI:10.1111/jgs.12702.</w:t>
      </w:r>
    </w:p>
    <w:p w14:paraId="04C92022"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t>31</w:t>
      </w:r>
      <w:r w:rsidRPr="00162F6E">
        <w:rPr>
          <w:rFonts w:ascii="Times New Roman" w:eastAsia="Times New Roman" w:hAnsi="Times New Roman"/>
          <w:noProof/>
          <w:sz w:val="24"/>
        </w:rPr>
        <w:tab/>
        <w:t>Ambrose AF, Paul G, Hausdorff JM. Risk factors for falls among older adults: A review of the literature. Maturitas. 2013. DOI:10.1016/j.maturitas.2013.02.009.</w:t>
      </w:r>
    </w:p>
    <w:p w14:paraId="32E272B9" w14:textId="77777777" w:rsidR="00162F6E" w:rsidRPr="00162F6E" w:rsidRDefault="00162F6E" w:rsidP="00162F6E">
      <w:pPr>
        <w:widowControl w:val="0"/>
        <w:autoSpaceDE w:val="0"/>
        <w:autoSpaceDN w:val="0"/>
        <w:adjustRightInd w:val="0"/>
        <w:spacing w:line="240" w:lineRule="auto"/>
        <w:ind w:left="640" w:hanging="640"/>
        <w:rPr>
          <w:rFonts w:ascii="Times New Roman" w:eastAsia="Times New Roman" w:hAnsi="Times New Roman"/>
          <w:noProof/>
          <w:sz w:val="24"/>
        </w:rPr>
      </w:pPr>
      <w:r w:rsidRPr="00162F6E">
        <w:rPr>
          <w:rFonts w:ascii="Times New Roman" w:eastAsia="Times New Roman" w:hAnsi="Times New Roman"/>
          <w:noProof/>
          <w:sz w:val="24"/>
        </w:rPr>
        <w:lastRenderedPageBreak/>
        <w:t>32</w:t>
      </w:r>
      <w:r w:rsidRPr="00162F6E">
        <w:rPr>
          <w:rFonts w:ascii="Times New Roman" w:eastAsia="Times New Roman" w:hAnsi="Times New Roman"/>
          <w:noProof/>
          <w:sz w:val="24"/>
        </w:rPr>
        <w:tab/>
        <w:t xml:space="preserve">Xu J. Unintentional drowning deaths in the United States, 1999-2010. </w:t>
      </w:r>
      <w:r w:rsidRPr="00162F6E">
        <w:rPr>
          <w:rFonts w:ascii="Times New Roman" w:eastAsia="Times New Roman" w:hAnsi="Times New Roman"/>
          <w:i/>
          <w:iCs/>
          <w:noProof/>
          <w:sz w:val="24"/>
        </w:rPr>
        <w:t>NCHS Data Brief</w:t>
      </w:r>
      <w:r w:rsidRPr="00162F6E">
        <w:rPr>
          <w:rFonts w:ascii="Times New Roman" w:eastAsia="Times New Roman" w:hAnsi="Times New Roman"/>
          <w:noProof/>
          <w:sz w:val="24"/>
        </w:rPr>
        <w:t xml:space="preserve"> 2014.</w:t>
      </w:r>
    </w:p>
    <w:p w14:paraId="3457E9CA" w14:textId="77777777" w:rsidR="00162F6E" w:rsidRPr="00162F6E" w:rsidRDefault="00162F6E" w:rsidP="00162F6E">
      <w:pPr>
        <w:widowControl w:val="0"/>
        <w:autoSpaceDE w:val="0"/>
        <w:autoSpaceDN w:val="0"/>
        <w:adjustRightInd w:val="0"/>
        <w:spacing w:line="240" w:lineRule="auto"/>
        <w:ind w:left="640" w:hanging="640"/>
        <w:rPr>
          <w:rFonts w:ascii="Times New Roman" w:hAnsi="Times New Roman"/>
          <w:noProof/>
          <w:sz w:val="24"/>
        </w:rPr>
      </w:pPr>
      <w:r w:rsidRPr="00162F6E">
        <w:rPr>
          <w:rFonts w:ascii="Times New Roman" w:eastAsia="Times New Roman" w:hAnsi="Times New Roman"/>
          <w:noProof/>
          <w:sz w:val="24"/>
        </w:rPr>
        <w:t>33</w:t>
      </w:r>
      <w:r w:rsidRPr="00162F6E">
        <w:rPr>
          <w:rFonts w:ascii="Times New Roman" w:eastAsia="Times New Roman" w:hAnsi="Times New Roman"/>
          <w:noProof/>
          <w:sz w:val="24"/>
        </w:rPr>
        <w:tab/>
        <w:t xml:space="preserve">Maystadt JF, Ecker O. Extreme weather and civil war: Does drought fuel conflict in Somalia through livestock price shocks? </w:t>
      </w:r>
      <w:r w:rsidRPr="00162F6E">
        <w:rPr>
          <w:rFonts w:ascii="Times New Roman" w:eastAsia="Times New Roman" w:hAnsi="Times New Roman"/>
          <w:i/>
          <w:iCs/>
          <w:noProof/>
          <w:sz w:val="24"/>
        </w:rPr>
        <w:t>Am J Agric Econ</w:t>
      </w:r>
      <w:r w:rsidRPr="00162F6E">
        <w:rPr>
          <w:rFonts w:ascii="Times New Roman" w:eastAsia="Times New Roman" w:hAnsi="Times New Roman"/>
          <w:noProof/>
          <w:sz w:val="24"/>
        </w:rPr>
        <w:t xml:space="preserve"> 2014. DOI:10.1093/ajae/aau010.</w:t>
      </w:r>
    </w:p>
    <w:p w14:paraId="14D0E6E5" w14:textId="363A9B11" w:rsidR="009011C5" w:rsidRPr="00636C9B" w:rsidRDefault="00A55581" w:rsidP="00162F6E">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8E46996" w14:textId="125FF6CF" w:rsidR="00AA16D4" w:rsidDel="00043D68" w:rsidRDefault="003007A1">
      <w:pPr>
        <w:spacing w:after="0" w:line="480" w:lineRule="auto"/>
        <w:jc w:val="both"/>
        <w:rPr>
          <w:ins w:id="357" w:author="Ezzati, Majid" w:date="2018-11-06T07:11:00Z"/>
          <w:del w:id="358" w:author="Parks, Robbie M" w:date="2018-11-13T15:32: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ins w:id="359" w:author="Ezzati, Majid" w:date="2018-11-06T07:09:00Z">
        <w:r w:rsidR="008A218F">
          <w:rPr>
            <w:rFonts w:ascii="Times New Roman" w:hAnsi="Times New Roman"/>
            <w:color w:val="000000" w:themeColor="text1"/>
            <w:sz w:val="24"/>
            <w:szCs w:val="24"/>
          </w:rPr>
          <w:t xml:space="preserve">representation </w:t>
        </w:r>
      </w:ins>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del w:id="360" w:author="Ezzati, Majid" w:date="2018-11-06T07:09:00Z">
        <w:r w:rsidR="00171799" w:rsidDel="008A218F">
          <w:rPr>
            <w:rFonts w:ascii="Times New Roman" w:hAnsi="Times New Roman"/>
            <w:color w:val="000000" w:themeColor="text1"/>
            <w:sz w:val="24"/>
            <w:szCs w:val="24"/>
          </w:rPr>
          <w:delText>t</w:delText>
        </w:r>
        <w:r w:rsidR="002A5534" w:rsidRPr="00636C9B" w:rsidDel="008A218F">
          <w:rPr>
            <w:rFonts w:ascii="Times New Roman" w:hAnsi="Times New Roman"/>
            <w:color w:val="000000" w:themeColor="text1"/>
            <w:sz w:val="24"/>
            <w:szCs w:val="24"/>
          </w:rPr>
          <w:delText xml:space="preserve">ransforming state-month temperatures </w:delText>
        </w:r>
        <w:r w:rsidR="00AA16D4" w:rsidDel="008A218F">
          <w:rPr>
            <w:rFonts w:ascii="Times New Roman" w:hAnsi="Times New Roman"/>
            <w:color w:val="000000" w:themeColor="text1"/>
            <w:sz w:val="24"/>
            <w:szCs w:val="24"/>
          </w:rPr>
          <w:delText xml:space="preserve">into </w:delText>
        </w:r>
      </w:del>
      <w:del w:id="361" w:author="Ezzati, Majid" w:date="2018-11-06T07:10:00Z">
        <w:r w:rsidR="00AA16D4" w:rsidDel="008A218F">
          <w:rPr>
            <w:rFonts w:ascii="Times New Roman" w:hAnsi="Times New Roman"/>
            <w:color w:val="000000" w:themeColor="text1"/>
            <w:sz w:val="24"/>
            <w:szCs w:val="24"/>
          </w:rPr>
          <w:delText>state-month</w:delText>
        </w:r>
      </w:del>
      <w:r w:rsidR="00AA16D4">
        <w:rPr>
          <w:rFonts w:ascii="Times New Roman" w:hAnsi="Times New Roman"/>
          <w:color w:val="000000" w:themeColor="text1"/>
          <w:sz w:val="24"/>
          <w:szCs w:val="24"/>
        </w:rPr>
        <w:t xml:space="preserve"> </w:t>
      </w:r>
      <w:ins w:id="362" w:author="Ezzati, Majid" w:date="2018-11-06T07:09:00Z">
        <w:r w:rsidR="008A218F">
          <w:rPr>
            <w:rFonts w:ascii="Times New Roman" w:hAnsi="Times New Roman"/>
            <w:color w:val="000000" w:themeColor="text1"/>
            <w:sz w:val="24"/>
            <w:szCs w:val="24"/>
          </w:rPr>
          <w:t xml:space="preserve">temperature </w:t>
        </w:r>
      </w:ins>
      <w:r w:rsidR="00AA16D4">
        <w:rPr>
          <w:rFonts w:ascii="Times New Roman" w:hAnsi="Times New Roman"/>
          <w:color w:val="000000" w:themeColor="text1"/>
          <w:sz w:val="24"/>
          <w:szCs w:val="24"/>
        </w:rPr>
        <w:t>anom</w:t>
      </w:r>
      <w:commentRangeStart w:id="363"/>
      <w:r w:rsidR="00AA16D4">
        <w:rPr>
          <w:rFonts w:ascii="Times New Roman" w:hAnsi="Times New Roman"/>
          <w:color w:val="000000" w:themeColor="text1"/>
          <w:sz w:val="24"/>
          <w:szCs w:val="24"/>
        </w:rPr>
        <w:t>alies</w:t>
      </w:r>
      <w:ins w:id="364" w:author="Ezzati, Majid" w:date="2018-11-06T07:09:00Z">
        <w:r w:rsidR="008A218F">
          <w:rPr>
            <w:rFonts w:ascii="Times New Roman" w:hAnsi="Times New Roman"/>
            <w:color w:val="000000" w:themeColor="text1"/>
            <w:sz w:val="24"/>
            <w:szCs w:val="24"/>
          </w:rPr>
          <w:t xml:space="preserve">. The graph shows how </w:t>
        </w:r>
      </w:ins>
      <w:ins w:id="365" w:author="Ezzati, Majid" w:date="2018-11-06T07:10:00Z">
        <w:r w:rsidR="008A218F">
          <w:rPr>
            <w:rFonts w:ascii="Times New Roman" w:hAnsi="Times New Roman"/>
            <w:color w:val="000000" w:themeColor="text1"/>
            <w:sz w:val="24"/>
            <w:szCs w:val="24"/>
          </w:rPr>
          <w:t>monthly temperatures</w:t>
        </w:r>
      </w:ins>
      <w:ins w:id="366" w:author="Ezzati, Majid" w:date="2018-11-06T07:09:00Z">
        <w:r w:rsidR="008A218F" w:rsidRPr="00636C9B">
          <w:rPr>
            <w:rFonts w:ascii="Times New Roman" w:hAnsi="Times New Roman"/>
            <w:color w:val="000000" w:themeColor="text1"/>
            <w:sz w:val="24"/>
            <w:szCs w:val="24"/>
          </w:rPr>
          <w:t xml:space="preserve"> </w:t>
        </w:r>
      </w:ins>
      <w:ins w:id="367" w:author="Ezzati, Majid" w:date="2018-11-06T07:10:00Z">
        <w:r w:rsidR="008A218F">
          <w:rPr>
            <w:rFonts w:ascii="Times New Roman" w:hAnsi="Times New Roman"/>
            <w:color w:val="000000" w:themeColor="text1"/>
            <w:sz w:val="24"/>
            <w:szCs w:val="24"/>
          </w:rPr>
          <w:t>in two examples states (</w:t>
        </w:r>
        <w:del w:id="368" w:author="Parks, Robbie M" w:date="2018-11-13T15:30:00Z">
          <w:r w:rsidR="008A218F" w:rsidDel="00DD0012">
            <w:rPr>
              <w:rFonts w:ascii="Times New Roman" w:hAnsi="Times New Roman"/>
              <w:color w:val="000000" w:themeColor="text1"/>
              <w:sz w:val="24"/>
              <w:szCs w:val="24"/>
            </w:rPr>
            <w:delText>XX</w:delText>
          </w:r>
        </w:del>
      </w:ins>
      <w:ins w:id="369" w:author="Parks, Robbie M" w:date="2018-11-13T15:30:00Z">
        <w:r w:rsidR="00DD0012">
          <w:rPr>
            <w:rFonts w:ascii="Times New Roman" w:hAnsi="Times New Roman"/>
            <w:color w:val="000000" w:themeColor="text1"/>
            <w:sz w:val="24"/>
            <w:szCs w:val="24"/>
          </w:rPr>
          <w:t>Florida</w:t>
        </w:r>
      </w:ins>
      <w:ins w:id="370" w:author="Ezzati, Majid" w:date="2018-11-06T07:10:00Z">
        <w:r w:rsidR="008A218F">
          <w:rPr>
            <w:rFonts w:ascii="Times New Roman" w:hAnsi="Times New Roman"/>
            <w:color w:val="000000" w:themeColor="text1"/>
            <w:sz w:val="24"/>
            <w:szCs w:val="24"/>
          </w:rPr>
          <w:t xml:space="preserve"> and </w:t>
        </w:r>
        <w:del w:id="371" w:author="Parks, Robbie M" w:date="2018-11-13T15:30:00Z">
          <w:r w:rsidR="008A218F" w:rsidDel="00DD0012">
            <w:rPr>
              <w:rFonts w:ascii="Times New Roman" w:hAnsi="Times New Roman"/>
              <w:color w:val="000000" w:themeColor="text1"/>
              <w:sz w:val="24"/>
              <w:szCs w:val="24"/>
            </w:rPr>
            <w:delText>XX</w:delText>
          </w:r>
        </w:del>
      </w:ins>
      <w:ins w:id="372" w:author="Parks, Robbie M" w:date="2018-11-13T15:30:00Z">
        <w:r w:rsidR="00DD0012">
          <w:rPr>
            <w:rFonts w:ascii="Times New Roman" w:hAnsi="Times New Roman"/>
            <w:color w:val="000000" w:themeColor="text1"/>
            <w:sz w:val="24"/>
            <w:szCs w:val="24"/>
          </w:rPr>
          <w:t>Washington</w:t>
        </w:r>
      </w:ins>
      <w:ins w:id="373" w:author="Ezzati, Majid" w:date="2018-11-06T07:10:00Z">
        <w:r w:rsidR="008A218F">
          <w:rPr>
            <w:rFonts w:ascii="Times New Roman" w:hAnsi="Times New Roman"/>
            <w:color w:val="000000" w:themeColor="text1"/>
            <w:sz w:val="24"/>
            <w:szCs w:val="24"/>
          </w:rPr>
          <w:t>)</w:t>
        </w:r>
      </w:ins>
      <w:ins w:id="374" w:author="Parks, Robbie M" w:date="2018-11-13T15:32:00Z">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ins>
      <w:ins w:id="375" w:author="Ezzati, Majid" w:date="2018-11-06T07:10:00Z">
        <w:r w:rsidR="008A218F">
          <w:rPr>
            <w:rFonts w:ascii="Times New Roman" w:hAnsi="Times New Roman"/>
            <w:color w:val="000000" w:themeColor="text1"/>
            <w:sz w:val="24"/>
            <w:szCs w:val="24"/>
          </w:rPr>
          <w:t xml:space="preserve"> for the entire period</w:t>
        </w:r>
      </w:ins>
      <w:ins w:id="376" w:author="Parks, Robbie M" w:date="2018-11-13T15:32:00Z">
        <w:r w:rsidR="009972A7">
          <w:rPr>
            <w:rFonts w:ascii="Times New Roman" w:hAnsi="Times New Roman"/>
            <w:color w:val="000000" w:themeColor="text1"/>
            <w:sz w:val="24"/>
            <w:szCs w:val="24"/>
          </w:rPr>
          <w:t xml:space="preserve"> </w:t>
        </w:r>
      </w:ins>
      <w:del w:id="377" w:author="Ezzati, Majid" w:date="2018-11-06T07:10:00Z">
        <w:r w:rsidR="00AA16D4" w:rsidDel="008A218F">
          <w:rPr>
            <w:rFonts w:ascii="Times New Roman" w:hAnsi="Times New Roman"/>
            <w:color w:val="000000" w:themeColor="text1"/>
            <w:sz w:val="24"/>
            <w:szCs w:val="24"/>
          </w:rPr>
          <w:delText xml:space="preserve"> from their </w:delText>
        </w:r>
      </w:del>
      <w:r w:rsidR="00AA16D4">
        <w:rPr>
          <w:rFonts w:ascii="Times New Roman" w:hAnsi="Times New Roman"/>
          <w:color w:val="000000" w:themeColor="text1"/>
          <w:sz w:val="24"/>
          <w:szCs w:val="24"/>
        </w:rPr>
        <w:t xml:space="preserve">1980-2009 </w:t>
      </w:r>
      <w:ins w:id="378" w:author="Ezzati, Majid" w:date="2018-11-06T07:10:00Z">
        <w:r w:rsidR="008A218F">
          <w:rPr>
            <w:rFonts w:ascii="Times New Roman" w:hAnsi="Times New Roman"/>
            <w:color w:val="000000" w:themeColor="text1"/>
            <w:sz w:val="24"/>
            <w:szCs w:val="24"/>
          </w:rPr>
          <w:t>are used to calculate</w:t>
        </w:r>
        <w:del w:id="379" w:author="Parks, Robbie M" w:date="2018-11-13T15:31:00Z">
          <w:r w:rsidR="008A218F" w:rsidDel="009972A7">
            <w:rPr>
              <w:rFonts w:ascii="Times New Roman" w:hAnsi="Times New Roman"/>
              <w:color w:val="000000" w:themeColor="text1"/>
              <w:sz w:val="24"/>
              <w:szCs w:val="24"/>
            </w:rPr>
            <w:delText xml:space="preserve"> XXXX</w:delText>
          </w:r>
        </w:del>
      </w:ins>
      <w:del w:id="380" w:author="Ezzati, Majid" w:date="2018-11-06T07:11:00Z">
        <w:r w:rsidR="00AA16D4" w:rsidDel="008A218F">
          <w:rPr>
            <w:rFonts w:ascii="Times New Roman" w:hAnsi="Times New Roman"/>
            <w:color w:val="000000" w:themeColor="text1"/>
            <w:sz w:val="24"/>
            <w:szCs w:val="24"/>
          </w:rPr>
          <w:delText>mean</w:delText>
        </w:r>
      </w:del>
      <w:del w:id="381" w:author="Parks, Robbie M" w:date="2018-11-13T15:31:00Z">
        <w:r w:rsidR="00AA16D4" w:rsidDel="009972A7">
          <w:rPr>
            <w:rFonts w:ascii="Times New Roman" w:hAnsi="Times New Roman"/>
            <w:color w:val="000000" w:themeColor="text1"/>
            <w:sz w:val="24"/>
            <w:szCs w:val="24"/>
          </w:rPr>
          <w:delText>.</w:delText>
        </w:r>
      </w:del>
      <w:r w:rsidR="00AA16D4">
        <w:rPr>
          <w:rFonts w:ascii="Times New Roman" w:hAnsi="Times New Roman"/>
          <w:color w:val="000000" w:themeColor="text1"/>
          <w:sz w:val="24"/>
          <w:szCs w:val="24"/>
        </w:rPr>
        <w:t xml:space="preserve"> </w:t>
      </w:r>
      <w:del w:id="382" w:author="Parks, Robbie M" w:date="2018-11-13T15:31:00Z">
        <w:r w:rsidR="002A5534" w:rsidRPr="00636C9B" w:rsidDel="009972A7">
          <w:rPr>
            <w:rFonts w:ascii="Times New Roman" w:hAnsi="Times New Roman"/>
            <w:color w:val="000000" w:themeColor="text1"/>
            <w:sz w:val="24"/>
            <w:szCs w:val="24"/>
          </w:rPr>
          <w:delText>(left panel)</w:delText>
        </w:r>
        <w:r w:rsidR="00AA16D4" w:rsidDel="009972A7">
          <w:rPr>
            <w:rFonts w:ascii="Times New Roman" w:hAnsi="Times New Roman"/>
            <w:color w:val="000000" w:themeColor="text1"/>
            <w:sz w:val="24"/>
            <w:szCs w:val="24"/>
          </w:rPr>
          <w:delText xml:space="preserve"> </w:delText>
        </w:r>
      </w:del>
      <w:r w:rsidR="00AA16D4">
        <w:rPr>
          <w:rFonts w:ascii="Times New Roman" w:hAnsi="Times New Roman"/>
          <w:color w:val="000000" w:themeColor="text1"/>
          <w:sz w:val="24"/>
          <w:szCs w:val="24"/>
        </w:rPr>
        <w:t>July 1980-2016 temperatures for Florida (red) and Washington (blue).</w:t>
      </w:r>
      <w:r w:rsidR="002A5534" w:rsidRPr="00636C9B">
        <w:rPr>
          <w:rFonts w:ascii="Times New Roman" w:hAnsi="Times New Roman"/>
          <w:color w:val="000000" w:themeColor="text1"/>
          <w:sz w:val="24"/>
          <w:szCs w:val="24"/>
        </w:rPr>
        <w:t xml:space="preserve"> (two right panels)</w:t>
      </w:r>
      <w:ins w:id="383" w:author="Parks, Robbie M" w:date="2018-11-13T15:32:00Z">
        <w:r w:rsidR="00043D68">
          <w:rPr>
            <w:rFonts w:ascii="Times New Roman" w:hAnsi="Times New Roman"/>
            <w:color w:val="000000" w:themeColor="text1"/>
            <w:sz w:val="24"/>
            <w:szCs w:val="24"/>
          </w:rPr>
          <w:t>. A</w:t>
        </w:r>
      </w:ins>
      <w:del w:id="384" w:author="Parks, Robbie M" w:date="2018-11-13T15:32:00Z">
        <w:r w:rsidR="002A5534" w:rsidRPr="00636C9B" w:rsidDel="00043D68">
          <w:rPr>
            <w:rFonts w:ascii="Times New Roman" w:hAnsi="Times New Roman"/>
            <w:color w:val="000000" w:themeColor="text1"/>
            <w:sz w:val="24"/>
            <w:szCs w:val="24"/>
          </w:rPr>
          <w:delText xml:space="preserve">, </w:delText>
        </w:r>
        <w:r w:rsidR="00AA16D4" w:rsidDel="00043D68">
          <w:rPr>
            <w:rFonts w:ascii="Times New Roman" w:hAnsi="Times New Roman"/>
            <w:color w:val="000000" w:themeColor="text1"/>
            <w:sz w:val="24"/>
            <w:szCs w:val="24"/>
          </w:rPr>
          <w:delText>July 1980-2016 temperature anomalies for Florida (red) and Washington (blue).</w:delText>
        </w:r>
        <w:r w:rsidR="00AA16D4" w:rsidRPr="00636C9B" w:rsidDel="00043D68">
          <w:rPr>
            <w:rFonts w:ascii="Times New Roman" w:hAnsi="Times New Roman"/>
            <w:color w:val="000000" w:themeColor="text1"/>
            <w:sz w:val="24"/>
            <w:szCs w:val="24"/>
          </w:rPr>
          <w:delText xml:space="preserve"> </w:delText>
        </w:r>
        <w:commentRangeEnd w:id="363"/>
        <w:r w:rsidR="008A218F" w:rsidDel="00043D68">
          <w:rPr>
            <w:rStyle w:val="CommentReference"/>
            <w:rFonts w:asciiTheme="minorHAnsi" w:eastAsiaTheme="minorHAnsi" w:hAnsiTheme="minorHAnsi" w:cstheme="minorBidi"/>
          </w:rPr>
          <w:commentReference w:id="363"/>
        </w:r>
      </w:del>
    </w:p>
    <w:p w14:paraId="2D8244E3" w14:textId="30C8DB40" w:rsidR="008A218F" w:rsidDel="00043D68" w:rsidRDefault="008A218F">
      <w:pPr>
        <w:spacing w:after="0" w:line="480" w:lineRule="auto"/>
        <w:jc w:val="both"/>
        <w:rPr>
          <w:ins w:id="385" w:author="Ezzati, Majid" w:date="2018-11-06T07:11:00Z"/>
          <w:del w:id="386" w:author="Parks, Robbie M" w:date="2018-11-13T15:32:00Z"/>
          <w:rFonts w:ascii="Times New Roman" w:hAnsi="Times New Roman"/>
          <w:color w:val="000000" w:themeColor="text1"/>
          <w:sz w:val="24"/>
          <w:szCs w:val="24"/>
        </w:rPr>
      </w:pPr>
    </w:p>
    <w:p w14:paraId="248FEF28" w14:textId="49145BD1" w:rsidR="008A218F" w:rsidRDefault="008A218F" w:rsidP="00043D68">
      <w:pPr>
        <w:spacing w:after="0" w:line="480" w:lineRule="auto"/>
        <w:jc w:val="both"/>
        <w:rPr>
          <w:rFonts w:ascii="Times New Roman" w:hAnsi="Times New Roman"/>
          <w:color w:val="000000" w:themeColor="text1"/>
          <w:sz w:val="24"/>
          <w:szCs w:val="24"/>
        </w:rPr>
      </w:pPr>
      <w:ins w:id="387" w:author="Ezzati, Majid" w:date="2018-11-06T07:11:00Z">
        <w:del w:id="388" w:author="Parks, Robbie M" w:date="2018-11-13T15:32:00Z">
          <w:r w:rsidDel="00043D68">
            <w:rPr>
              <w:rFonts w:ascii="Times New Roman" w:hAnsi="Times New Roman"/>
              <w:color w:val="000000" w:themeColor="text1"/>
              <w:sz w:val="24"/>
              <w:szCs w:val="24"/>
            </w:rPr>
            <w:delText>A</w:delText>
          </w:r>
        </w:del>
        <w:r>
          <w:rPr>
            <w:rFonts w:ascii="Times New Roman" w:hAnsi="Times New Roman"/>
            <w:color w:val="000000" w:themeColor="text1"/>
            <w:sz w:val="24"/>
            <w:szCs w:val="24"/>
          </w:rPr>
          <w:t xml:space="preserve">s seen, </w:t>
        </w:r>
        <w:del w:id="389" w:author="Parks, Robbie M" w:date="2018-11-13T15:30:00Z">
          <w:r w:rsidDel="00DD0012">
            <w:rPr>
              <w:rFonts w:ascii="Times New Roman" w:hAnsi="Times New Roman"/>
              <w:color w:val="000000" w:themeColor="text1"/>
              <w:sz w:val="24"/>
              <w:szCs w:val="24"/>
            </w:rPr>
            <w:delText>[[[a warmer state may have less anomaly etc]]]</w:delText>
          </w:r>
        </w:del>
      </w:ins>
      <w:ins w:id="390" w:author="Parks, Robbie M" w:date="2018-11-13T15:30:00Z">
        <w:r w:rsidR="00DD0012">
          <w:rPr>
            <w:rFonts w:ascii="Times New Roman" w:hAnsi="Times New Roman"/>
            <w:color w:val="000000" w:themeColor="text1"/>
            <w:sz w:val="24"/>
            <w:szCs w:val="24"/>
          </w:rPr>
          <w:t xml:space="preserve">a warmer state like </w:t>
        </w:r>
      </w:ins>
      <w:ins w:id="391" w:author="Parks, Robbie M" w:date="2018-11-13T15:32:00Z">
        <w:r w:rsidR="00043D68">
          <w:rPr>
            <w:rFonts w:ascii="Times New Roman" w:hAnsi="Times New Roman"/>
            <w:color w:val="000000" w:themeColor="text1"/>
            <w:sz w:val="24"/>
            <w:szCs w:val="24"/>
          </w:rPr>
          <w:t>Florida can have less inter-year variation in a particular month</w:t>
        </w:r>
        <w:r w:rsidR="00ED3577">
          <w:rPr>
            <w:rFonts w:ascii="Times New Roman" w:hAnsi="Times New Roman"/>
            <w:color w:val="000000" w:themeColor="text1"/>
            <w:sz w:val="24"/>
            <w:szCs w:val="24"/>
          </w:rPr>
          <w:t xml:space="preserve"> </w:t>
        </w:r>
      </w:ins>
      <w:ins w:id="392" w:author="Parks, Robbie M" w:date="2018-11-13T15:33:00Z">
        <w:r w:rsidR="00ED3577">
          <w:rPr>
            <w:rFonts w:ascii="Times New Roman" w:hAnsi="Times New Roman"/>
            <w:color w:val="000000" w:themeColor="text1"/>
            <w:sz w:val="24"/>
            <w:szCs w:val="24"/>
          </w:rPr>
          <w:t>(here, July)</w:t>
        </w:r>
      </w:ins>
      <w:ins w:id="393" w:author="Parks, Robbie M" w:date="2018-11-13T15:32:00Z">
        <w:r w:rsidR="00043D68">
          <w:rPr>
            <w:rFonts w:ascii="Times New Roman" w:hAnsi="Times New Roman"/>
            <w:color w:val="000000" w:themeColor="text1"/>
            <w:sz w:val="24"/>
            <w:szCs w:val="24"/>
          </w:rPr>
          <w:t xml:space="preserve"> compared with a cooler state like Washington.</w:t>
        </w:r>
      </w:ins>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4BD4F797"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del w:id="394" w:author="Ezzati, Majid" w:date="2018-11-06T07:14:00Z">
        <w:r w:rsidR="006C049E" w:rsidRPr="00636C9B" w:rsidDel="008A218F">
          <w:rPr>
            <w:rFonts w:ascii="Times New Roman" w:hAnsi="Times New Roman"/>
            <w:color w:val="000000" w:themeColor="text1"/>
            <w:sz w:val="24"/>
            <w:szCs w:val="24"/>
          </w:rPr>
          <w:delText>Age</w:delText>
        </w:r>
      </w:del>
      <w:ins w:id="395" w:author="Ezzati, Majid" w:date="2018-11-06T07:14:00Z">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ins>
      <w:r w:rsidR="006C049E" w:rsidRPr="00636C9B">
        <w:rPr>
          <w:rFonts w:ascii="Times New Roman" w:hAnsi="Times New Roman"/>
          <w:color w:val="000000" w:themeColor="text1"/>
          <w:sz w:val="24"/>
          <w:szCs w:val="24"/>
        </w:rPr>
        <w:t>-</w:t>
      </w:r>
      <w:del w:id="396" w:author="Ezzati, Majid" w:date="2018-11-06T07:14:00Z">
        <w:r w:rsidR="006C049E" w:rsidRPr="00636C9B" w:rsidDel="008A218F">
          <w:rPr>
            <w:rFonts w:ascii="Times New Roman" w:hAnsi="Times New Roman"/>
            <w:color w:val="000000" w:themeColor="text1"/>
            <w:sz w:val="24"/>
            <w:szCs w:val="24"/>
          </w:rPr>
          <w:delText xml:space="preserve">Standardised </w:delText>
        </w:r>
      </w:del>
      <w:ins w:id="397" w:author="Ezzati, Majid" w:date="2018-11-06T07:14:00Z">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ins>
      <w:del w:id="398" w:author="Ezzati, Majid" w:date="2018-11-06T07:14:00Z">
        <w:r w:rsidR="006C049E" w:rsidRPr="00636C9B" w:rsidDel="008A218F">
          <w:rPr>
            <w:rFonts w:ascii="Times New Roman" w:hAnsi="Times New Roman"/>
            <w:color w:val="000000" w:themeColor="text1"/>
            <w:sz w:val="24"/>
            <w:szCs w:val="24"/>
          </w:rPr>
          <w:delText xml:space="preserve">Death </w:delText>
        </w:r>
      </w:del>
      <w:ins w:id="399" w:author="Ezzati, Majid" w:date="2018-11-06T07:14:00Z">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ins>
      <w:del w:id="400" w:author="Ezzati, Majid" w:date="2018-11-06T07:14:00Z">
        <w:r w:rsidR="006C049E" w:rsidRPr="00636C9B" w:rsidDel="008A218F">
          <w:rPr>
            <w:rFonts w:ascii="Times New Roman" w:hAnsi="Times New Roman"/>
            <w:color w:val="000000" w:themeColor="text1"/>
            <w:sz w:val="24"/>
            <w:szCs w:val="24"/>
          </w:rPr>
          <w:delText xml:space="preserve">Rates </w:delText>
        </w:r>
      </w:del>
      <w:ins w:id="401" w:author="Ezzati, Majid" w:date="2018-11-06T07:14:00Z">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ins>
      <w:commentRangeStart w:id="402"/>
      <w:del w:id="403" w:author="Ezzati, Majid" w:date="2018-11-06T07:14:00Z">
        <w:r w:rsidR="006C049E" w:rsidRPr="00636C9B" w:rsidDel="008A218F">
          <w:rPr>
            <w:rFonts w:ascii="Times New Roman" w:hAnsi="Times New Roman"/>
            <w:color w:val="000000" w:themeColor="text1"/>
            <w:sz w:val="24"/>
            <w:szCs w:val="24"/>
          </w:rPr>
          <w:delText>(ASDRs)</w:delText>
        </w:r>
      </w:del>
      <w:commentRangeEnd w:id="402"/>
      <w:r w:rsidR="008A218F">
        <w:rPr>
          <w:rStyle w:val="CommentReference"/>
          <w:rFonts w:asciiTheme="minorHAnsi" w:eastAsiaTheme="minorHAnsi" w:hAnsiTheme="minorHAnsi" w:cstheme="minorBidi"/>
        </w:rPr>
        <w:commentReference w:id="402"/>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del w:id="404" w:author="Parks, Robbie M" w:date="2018-11-13T17:11:00Z">
        <w:r w:rsidR="006C049E" w:rsidRPr="008A218F" w:rsidDel="00987B41">
          <w:rPr>
            <w:rFonts w:ascii="Times New Roman" w:hAnsi="Times New Roman"/>
            <w:color w:val="000000" w:themeColor="text1"/>
            <w:sz w:val="24"/>
            <w:szCs w:val="24"/>
            <w:highlight w:val="yellow"/>
            <w:rPrChange w:id="405" w:author="Ezzati, Majid" w:date="2018-11-06T07:14:00Z">
              <w:rPr>
                <w:rFonts w:ascii="Times New Roman" w:hAnsi="Times New Roman"/>
                <w:color w:val="000000" w:themeColor="text1"/>
                <w:sz w:val="24"/>
                <w:szCs w:val="24"/>
              </w:rPr>
            </w:rPrChange>
          </w:rPr>
          <w:delText>category</w:delText>
        </w:r>
        <w:r w:rsidR="006C58FE" w:rsidDel="00987B41">
          <w:rPr>
            <w:rFonts w:ascii="Times New Roman" w:hAnsi="Times New Roman"/>
            <w:color w:val="000000" w:themeColor="text1"/>
            <w:sz w:val="24"/>
            <w:szCs w:val="24"/>
          </w:rPr>
          <w:delText xml:space="preserve"> </w:delText>
        </w:r>
      </w:del>
      <w:ins w:id="406" w:author="Parks, Robbie M" w:date="2018-11-13T17:11:00Z">
        <w:r w:rsidR="00987B41">
          <w:rPr>
            <w:rFonts w:ascii="Times New Roman" w:hAnsi="Times New Roman"/>
            <w:color w:val="000000" w:themeColor="text1"/>
            <w:sz w:val="24"/>
            <w:szCs w:val="24"/>
          </w:rPr>
          <w:t xml:space="preserve">type </w:t>
        </w:r>
      </w:ins>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del w:id="407" w:author="Ezzati, Majid" w:date="2018-11-06T07:14:00Z">
        <w:r w:rsidR="006C049E" w:rsidRPr="00636C9B" w:rsidDel="008A218F">
          <w:rPr>
            <w:rFonts w:ascii="Times New Roman" w:hAnsi="Times New Roman"/>
            <w:color w:val="000000" w:themeColor="text1"/>
            <w:sz w:val="24"/>
            <w:szCs w:val="24"/>
          </w:rPr>
          <w:delText xml:space="preserve"> death</w:delText>
        </w:r>
      </w:del>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367BB1A8"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r w:rsidR="00BA15DC" w:rsidRPr="00636C9B">
        <w:rPr>
          <w:rFonts w:ascii="Times New Roman" w:hAnsi="Times New Roman"/>
          <w:color w:val="000000" w:themeColor="text1"/>
          <w:sz w:val="24"/>
          <w:szCs w:val="24"/>
        </w:rPr>
        <w:t>Average p</w:t>
      </w:r>
      <w:r w:rsidRPr="00636C9B">
        <w:rPr>
          <w:rFonts w:ascii="Times New Roman" w:hAnsi="Times New Roman"/>
          <w:color w:val="000000" w:themeColor="text1"/>
          <w:sz w:val="24"/>
          <w:szCs w:val="24"/>
        </w:rPr>
        <w:t>ercentage breakdown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del w:id="408" w:author="Parks, Robbie M" w:date="2018-11-13T17:11:00Z">
        <w:r w:rsidRPr="00636C9B" w:rsidDel="00987B41">
          <w:rPr>
            <w:rFonts w:ascii="Times New Roman" w:hAnsi="Times New Roman"/>
            <w:color w:val="000000" w:themeColor="text1"/>
            <w:sz w:val="24"/>
            <w:szCs w:val="24"/>
          </w:rPr>
          <w:delText xml:space="preserve">category </w:delText>
        </w:r>
      </w:del>
      <w:ins w:id="409"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 xml:space="preserve">of unintentional </w:t>
      </w:r>
      <w:del w:id="410" w:author="Ezzati, Majid" w:date="2018-11-06T07:16:00Z">
        <w:r w:rsidRPr="00636C9B" w:rsidDel="008A218F">
          <w:rPr>
            <w:rFonts w:ascii="Times New Roman" w:hAnsi="Times New Roman"/>
            <w:color w:val="000000" w:themeColor="text1"/>
            <w:sz w:val="24"/>
            <w:szCs w:val="24"/>
          </w:rPr>
          <w:delText>(</w:delText>
        </w:r>
        <w:r w:rsidR="00BA15DC" w:rsidRPr="00636C9B" w:rsidDel="008A218F">
          <w:rPr>
            <w:rFonts w:ascii="Times New Roman" w:hAnsi="Times New Roman"/>
            <w:color w:val="000000" w:themeColor="text1"/>
            <w:sz w:val="24"/>
            <w:szCs w:val="24"/>
          </w:rPr>
          <w:delText>yellow/brown)</w:delText>
        </w:r>
      </w:del>
      <w:r w:rsidR="00BA15DC" w:rsidRPr="00636C9B">
        <w:rPr>
          <w:rFonts w:ascii="Times New Roman" w:hAnsi="Times New Roman"/>
          <w:color w:val="000000" w:themeColor="text1"/>
          <w:sz w:val="24"/>
          <w:szCs w:val="24"/>
        </w:rPr>
        <w:t xml:space="preserve"> and intentional </w:t>
      </w:r>
      <w:del w:id="411" w:author="Ezzati, Majid" w:date="2018-11-06T07:16:00Z">
        <w:r w:rsidR="00BA15DC" w:rsidRPr="00636C9B" w:rsidDel="008A218F">
          <w:rPr>
            <w:rFonts w:ascii="Times New Roman" w:hAnsi="Times New Roman"/>
            <w:color w:val="000000" w:themeColor="text1"/>
            <w:sz w:val="24"/>
            <w:szCs w:val="24"/>
          </w:rPr>
          <w:delText>(purple)</w:delText>
        </w:r>
      </w:del>
      <w:r w:rsidR="00BA15DC" w:rsidRPr="00636C9B">
        <w:rPr>
          <w:rFonts w:ascii="Times New Roman" w:hAnsi="Times New Roman"/>
          <w:color w:val="000000" w:themeColor="text1"/>
          <w:sz w:val="24"/>
          <w:szCs w:val="24"/>
        </w:rPr>
        <w:t xml:space="preserve"> deaths in the </w:t>
      </w:r>
      <w:r w:rsidR="008621C2">
        <w:rPr>
          <w:rFonts w:ascii="Times New Roman" w:hAnsi="Times New Roman"/>
          <w:color w:val="000000" w:themeColor="text1"/>
          <w:sz w:val="24"/>
          <w:szCs w:val="24"/>
        </w:rPr>
        <w:t xml:space="preserve">contiguous </w:t>
      </w:r>
      <w:r w:rsidR="00BA15DC" w:rsidRPr="00636C9B">
        <w:rPr>
          <w:rFonts w:ascii="Times New Roman" w:hAnsi="Times New Roman"/>
          <w:color w:val="000000" w:themeColor="text1"/>
          <w:sz w:val="24"/>
          <w:szCs w:val="24"/>
        </w:rPr>
        <w:t>USA</w:t>
      </w:r>
      <w:r w:rsidR="008621C2">
        <w:rPr>
          <w:rFonts w:ascii="Times New Roman" w:hAnsi="Times New Roman"/>
          <w:color w:val="000000" w:themeColor="text1"/>
          <w:sz w:val="24"/>
          <w:szCs w:val="24"/>
        </w:rPr>
        <w:t>,</w:t>
      </w:r>
      <w:r w:rsidR="00BA15DC" w:rsidRPr="00636C9B">
        <w:rPr>
          <w:rFonts w:ascii="Times New Roman" w:hAnsi="Times New Roman"/>
          <w:color w:val="000000" w:themeColor="text1"/>
          <w:sz w:val="24"/>
          <w:szCs w:val="24"/>
        </w:rPr>
        <w:t xml:space="preserve"> </w:t>
      </w:r>
      <w:ins w:id="412" w:author="Ezzati, Majid" w:date="2018-11-06T07:16:00Z">
        <w:r w:rsidR="008A218F">
          <w:rPr>
            <w:rFonts w:ascii="Times New Roman" w:hAnsi="Times New Roman"/>
            <w:color w:val="000000" w:themeColor="text1"/>
            <w:sz w:val="24"/>
            <w:szCs w:val="24"/>
          </w:rPr>
          <w:t xml:space="preserve">by </w:t>
        </w:r>
      </w:ins>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 xml:space="preserve">and sex, for </w:t>
      </w:r>
      <w:commentRangeStart w:id="413"/>
      <w:r w:rsidR="00BA15DC" w:rsidRPr="00636C9B">
        <w:rPr>
          <w:rFonts w:ascii="Times New Roman" w:hAnsi="Times New Roman"/>
          <w:color w:val="000000" w:themeColor="text1"/>
          <w:sz w:val="24"/>
          <w:szCs w:val="24"/>
        </w:rPr>
        <w:t>2012-2016</w:t>
      </w:r>
      <w:commentRangeEnd w:id="413"/>
      <w:r w:rsidR="008A218F">
        <w:rPr>
          <w:rStyle w:val="CommentReference"/>
          <w:rFonts w:asciiTheme="minorHAnsi" w:eastAsiaTheme="minorHAnsi" w:hAnsiTheme="minorHAnsi" w:cstheme="minorBidi"/>
        </w:rPr>
        <w:commentReference w:id="413"/>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1B44453E" w:rsidR="0018328F" w:rsidRPr="0018328F" w:rsidRDefault="004A3366" w:rsidP="0018328F">
      <w:pPr>
        <w:spacing w:after="0" w:line="480" w:lineRule="auto"/>
        <w:jc w:val="both"/>
        <w:rPr>
          <w:ins w:id="414" w:author="Parks, Robbie M" w:date="2018-11-13T17:1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ins w:id="415" w:author="Ezzati, Majid" w:date="2018-11-06T07:17:00Z">
        <w:r w:rsidR="008A218F">
          <w:rPr>
            <w:rFonts w:ascii="Times New Roman" w:hAnsi="Times New Roman"/>
            <w:b/>
            <w:color w:val="000000" w:themeColor="text1"/>
            <w:sz w:val="24"/>
            <w:szCs w:val="24"/>
          </w:rPr>
          <w:t>.</w:t>
        </w:r>
      </w:ins>
      <w:r w:rsidR="008621C2" w:rsidRPr="008621C2">
        <w:rPr>
          <w:rFonts w:ascii="Times New Roman" w:hAnsi="Times New Roman"/>
          <w:color w:val="000000" w:themeColor="text1"/>
          <w:sz w:val="24"/>
          <w:szCs w:val="24"/>
        </w:rPr>
        <w:t xml:space="preserve"> </w:t>
      </w:r>
      <w:del w:id="416" w:author="Ezzati, Majid" w:date="2018-11-06T07:17:00Z">
        <w:r w:rsidR="008621C2" w:rsidDel="008A218F">
          <w:rPr>
            <w:rFonts w:ascii="Times New Roman" w:hAnsi="Times New Roman"/>
            <w:color w:val="000000" w:themeColor="text1"/>
            <w:sz w:val="24"/>
            <w:szCs w:val="24"/>
          </w:rPr>
          <w:delText>Estimated a</w:delText>
        </w:r>
      </w:del>
      <w:ins w:id="417" w:author="Ezzati, Majid" w:date="2018-11-06T07:17:00Z">
        <w:r w:rsidR="008A218F">
          <w:rPr>
            <w:rFonts w:ascii="Times New Roman" w:hAnsi="Times New Roman"/>
            <w:color w:val="000000" w:themeColor="text1"/>
            <w:sz w:val="24"/>
            <w:szCs w:val="24"/>
          </w:rPr>
          <w:t>A</w:t>
        </w:r>
      </w:ins>
      <w:r w:rsidR="008621C2">
        <w:rPr>
          <w:rFonts w:ascii="Times New Roman" w:hAnsi="Times New Roman"/>
          <w:color w:val="000000" w:themeColor="text1"/>
          <w:sz w:val="24"/>
          <w:szCs w:val="24"/>
        </w:rPr>
        <w:t>dditional annual injury deaths</w:t>
      </w:r>
      <w:ins w:id="418" w:author="Parks, Robbie M" w:date="2018-11-13T15:36:00Z">
        <w:r w:rsidR="00DB74D6">
          <w:rPr>
            <w:rFonts w:ascii="Times New Roman" w:hAnsi="Times New Roman"/>
            <w:color w:val="000000" w:themeColor="text1"/>
            <w:sz w:val="24"/>
            <w:szCs w:val="24"/>
          </w:rPr>
          <w:t xml:space="preserve"> in 2016</w:t>
        </w:r>
      </w:ins>
      <w:commentRangeStart w:id="419"/>
      <w:del w:id="420" w:author="Ezzati, Majid" w:date="2018-11-06T07:17:00Z">
        <w:r w:rsidR="008621C2" w:rsidDel="008A218F">
          <w:rPr>
            <w:rFonts w:ascii="Times New Roman" w:hAnsi="Times New Roman"/>
            <w:color w:val="000000" w:themeColor="text1"/>
            <w:sz w:val="24"/>
            <w:szCs w:val="24"/>
          </w:rPr>
          <w:delText xml:space="preserve"> for 2016 population</w:delText>
        </w:r>
      </w:del>
      <w:commentRangeEnd w:id="419"/>
      <w:r w:rsidR="008A218F">
        <w:rPr>
          <w:rStyle w:val="CommentReference"/>
          <w:rFonts w:asciiTheme="minorHAnsi" w:eastAsiaTheme="minorHAnsi" w:hAnsiTheme="minorHAnsi" w:cstheme="minorBidi"/>
        </w:rPr>
        <w:commentReference w:id="419"/>
      </w:r>
      <w:r w:rsidR="008621C2">
        <w:rPr>
          <w:rFonts w:ascii="Times New Roman" w:hAnsi="Times New Roman"/>
          <w:color w:val="000000" w:themeColor="text1"/>
          <w:sz w:val="24"/>
          <w:szCs w:val="24"/>
        </w:rPr>
        <w:t xml:space="preserve">, </w:t>
      </w:r>
      <w:commentRangeStart w:id="421"/>
      <w:r w:rsidR="008621C2">
        <w:rPr>
          <w:rFonts w:ascii="Times New Roman" w:hAnsi="Times New Roman"/>
          <w:color w:val="000000" w:themeColor="text1"/>
          <w:sz w:val="24"/>
          <w:szCs w:val="24"/>
        </w:rPr>
        <w:t xml:space="preserve">if </w:t>
      </w:r>
      <w:del w:id="422" w:author="Parks, Robbie M" w:date="2018-11-13T15:36:00Z">
        <w:r w:rsidR="008621C2" w:rsidDel="002B5115">
          <w:rPr>
            <w:rFonts w:ascii="Times New Roman" w:hAnsi="Times New Roman"/>
            <w:color w:val="000000" w:themeColor="text1"/>
            <w:sz w:val="24"/>
            <w:szCs w:val="24"/>
          </w:rPr>
          <w:delText>temperatures were 1c above the 1980-2009 mean for every month and state</w:delText>
        </w:r>
        <w:commentRangeEnd w:id="421"/>
        <w:r w:rsidR="008A218F" w:rsidDel="002B5115">
          <w:rPr>
            <w:rStyle w:val="CommentReference"/>
            <w:rFonts w:asciiTheme="minorHAnsi" w:eastAsiaTheme="minorHAnsi" w:hAnsiTheme="minorHAnsi" w:cstheme="minorBidi"/>
          </w:rPr>
          <w:commentReference w:id="421"/>
        </w:r>
      </w:del>
      <w:ins w:id="423" w:author="Parks, Robbie M" w:date="2018-11-13T15:36:00Z">
        <w:r w:rsidR="002B5115">
          <w:rPr>
            <w:rFonts w:ascii="Times New Roman" w:hAnsi="Times New Roman"/>
            <w:color w:val="000000" w:themeColor="text1"/>
            <w:sz w:val="24"/>
            <w:szCs w:val="24"/>
          </w:rPr>
          <w:t>national temperature anomaly was +</w:t>
        </w:r>
      </w:ins>
      <w:ins w:id="424" w:author="Parks, Robbie M" w:date="2018-11-13T17:17:00Z">
        <w:r w:rsidR="0018328F" w:rsidRPr="0018328F">
          <w:rPr>
            <w:rFonts w:ascii="Helvetica" w:eastAsia="Times New Roman" w:hAnsi="Helvetica"/>
            <w:bCs/>
            <w:color w:val="222222"/>
            <w:sz w:val="21"/>
            <w:szCs w:val="21"/>
            <w:shd w:val="clear" w:color="auto" w:fill="FFFFFF"/>
            <w:lang w:eastAsia="en-GB"/>
            <w:rPrChange w:id="425" w:author="Parks, Robbie M" w:date="2018-11-13T17:17:00Z">
              <w:rPr>
                <w:rFonts w:ascii="Helvetica" w:eastAsia="Times New Roman" w:hAnsi="Helvetica"/>
                <w:b/>
                <w:bCs/>
                <w:color w:val="222222"/>
                <w:sz w:val="21"/>
                <w:szCs w:val="21"/>
                <w:shd w:val="clear" w:color="auto" w:fill="FFFFFF"/>
                <w:lang w:eastAsia="en-GB"/>
              </w:rPr>
            </w:rPrChange>
          </w:rPr>
          <w:t>1</w:t>
        </w:r>
        <w:r w:rsidR="0018328F" w:rsidRPr="0018328F">
          <w:rPr>
            <w:rFonts w:ascii="Times New Roman" w:hAnsi="Times New Roman"/>
            <w:bCs/>
            <w:color w:val="000000" w:themeColor="text1"/>
            <w:sz w:val="24"/>
            <w:szCs w:val="24"/>
            <w:rPrChange w:id="426" w:author="Parks, Robbie M" w:date="2018-11-13T17:17:00Z">
              <w:rPr>
                <w:rFonts w:ascii="Times New Roman" w:hAnsi="Times New Roman"/>
                <w:b/>
                <w:bCs/>
                <w:color w:val="000000" w:themeColor="text1"/>
                <w:sz w:val="24"/>
                <w:szCs w:val="24"/>
              </w:rPr>
            </w:rPrChange>
          </w:rPr>
          <w:t>°</w:t>
        </w:r>
        <w:r w:rsidR="0018328F">
          <w:rPr>
            <w:rFonts w:ascii="Times New Roman" w:hAnsi="Times New Roman"/>
            <w:bCs/>
            <w:color w:val="000000" w:themeColor="text1"/>
            <w:sz w:val="24"/>
            <w:szCs w:val="24"/>
          </w:rPr>
          <w:t>C</w:t>
        </w:r>
      </w:ins>
    </w:p>
    <w:p w14:paraId="27BE4B15" w14:textId="001866E0" w:rsidR="008621C2" w:rsidDel="00E61186" w:rsidRDefault="002B5115" w:rsidP="00D76DF7">
      <w:pPr>
        <w:spacing w:after="0" w:line="480" w:lineRule="auto"/>
        <w:jc w:val="both"/>
        <w:rPr>
          <w:del w:id="427" w:author="Parks, Robbie M" w:date="2018-11-13T15:37:00Z"/>
          <w:rFonts w:ascii="Times New Roman" w:hAnsi="Times New Roman"/>
          <w:color w:val="000000" w:themeColor="text1"/>
          <w:sz w:val="24"/>
          <w:szCs w:val="24"/>
        </w:rPr>
      </w:pPr>
      <w:ins w:id="428" w:author="Parks, Robbie M" w:date="2018-11-13T15:36:00Z">
        <w:r>
          <w:rPr>
            <w:rFonts w:ascii="Times New Roman" w:hAnsi="Times New Roman"/>
            <w:color w:val="000000" w:themeColor="text1"/>
            <w:sz w:val="24"/>
            <w:szCs w:val="24"/>
          </w:rPr>
          <w:t xml:space="preserve"> compared with 1980-2009 long-term average </w:t>
        </w:r>
      </w:ins>
      <w:ins w:id="429" w:author="Parks, Robbie M" w:date="2018-11-13T17:17:00Z">
        <w:r w:rsidR="0018328F">
          <w:rPr>
            <w:rFonts w:ascii="Times New Roman" w:hAnsi="Times New Roman"/>
            <w:color w:val="000000" w:themeColor="text1"/>
            <w:sz w:val="24"/>
            <w:szCs w:val="24"/>
          </w:rPr>
          <w:t>temperatures</w:t>
        </w:r>
      </w:ins>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del w:id="430" w:author="Parks, Robbie M" w:date="2018-11-13T17:11:00Z">
        <w:r w:rsidR="009A0CFD" w:rsidRPr="00636C9B" w:rsidDel="00987B41">
          <w:rPr>
            <w:rFonts w:ascii="Times New Roman" w:hAnsi="Times New Roman"/>
            <w:color w:val="000000" w:themeColor="text1"/>
            <w:sz w:val="24"/>
            <w:szCs w:val="24"/>
          </w:rPr>
          <w:delText xml:space="preserve">category </w:delText>
        </w:r>
      </w:del>
      <w:ins w:id="431"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ins w:id="432" w:author="Parks, Robbie M" w:date="2018-11-13T15:37:00Z">
        <w:r w:rsidR="009F0AD7">
          <w:rPr>
            <w:rFonts w:ascii="Times New Roman" w:hAnsi="Times New Roman"/>
            <w:color w:val="000000" w:themeColor="text1"/>
            <w:sz w:val="24"/>
            <w:szCs w:val="24"/>
          </w:rPr>
          <w:t>for each set of bars</w:t>
        </w:r>
      </w:ins>
      <w:del w:id="433" w:author="Parks, Robbie M" w:date="2018-11-13T15:37:00Z">
        <w:r w:rsidR="005F3F6E" w:rsidDel="009F0AD7">
          <w:rPr>
            <w:rFonts w:ascii="Times New Roman" w:hAnsi="Times New Roman"/>
            <w:color w:val="000000" w:themeColor="text1"/>
            <w:sz w:val="24"/>
            <w:szCs w:val="24"/>
          </w:rPr>
          <w:delText xml:space="preserve">per </w:delText>
        </w:r>
        <w:commentRangeStart w:id="434"/>
        <w:r w:rsidR="005F3F6E" w:rsidDel="009F0AD7">
          <w:rPr>
            <w:rFonts w:ascii="Times New Roman" w:hAnsi="Times New Roman"/>
            <w:color w:val="000000" w:themeColor="text1"/>
            <w:sz w:val="24"/>
            <w:szCs w:val="24"/>
          </w:rPr>
          <w:delText>grouping</w:delText>
        </w:r>
        <w:commentRangeEnd w:id="434"/>
        <w:r w:rsidR="00D61C8B" w:rsidDel="009F0AD7">
          <w:rPr>
            <w:rStyle w:val="CommentReference"/>
            <w:rFonts w:asciiTheme="minorHAnsi" w:eastAsiaTheme="minorHAnsi" w:hAnsiTheme="minorHAnsi" w:cstheme="minorBidi"/>
          </w:rPr>
          <w:commentReference w:id="434"/>
        </w:r>
      </w:del>
      <w:r w:rsidR="009A0CFD" w:rsidRPr="00636C9B">
        <w:rPr>
          <w:rFonts w:ascii="Times New Roman" w:hAnsi="Times New Roman"/>
          <w:color w:val="000000" w:themeColor="text1"/>
          <w:sz w:val="24"/>
          <w:szCs w:val="24"/>
        </w:rPr>
        <w:t>.</w:t>
      </w:r>
    </w:p>
    <w:p w14:paraId="1FAF867F" w14:textId="77777777" w:rsidR="008621C2" w:rsidDel="00E61186" w:rsidRDefault="008621C2" w:rsidP="00D76DF7">
      <w:pPr>
        <w:spacing w:after="0" w:line="480" w:lineRule="auto"/>
        <w:jc w:val="both"/>
        <w:rPr>
          <w:del w:id="435" w:author="Parks, Robbie M" w:date="2018-11-13T15:37:00Z"/>
          <w:rFonts w:ascii="Times New Roman" w:hAnsi="Times New Roman"/>
          <w:color w:val="000000" w:themeColor="text1"/>
          <w:sz w:val="24"/>
          <w:szCs w:val="24"/>
        </w:rPr>
      </w:pPr>
      <w:commentRangeStart w:id="436"/>
    </w:p>
    <w:p w14:paraId="7CD7214A" w14:textId="613569C8" w:rsidR="008621C2" w:rsidDel="00E61186" w:rsidRDefault="008621C2" w:rsidP="00D76DF7">
      <w:pPr>
        <w:spacing w:after="0" w:line="480" w:lineRule="auto"/>
        <w:jc w:val="both"/>
        <w:rPr>
          <w:del w:id="437" w:author="Parks, Robbie M" w:date="2018-11-13T15:37:00Z"/>
          <w:rFonts w:ascii="Times New Roman" w:hAnsi="Times New Roman"/>
          <w:color w:val="000000" w:themeColor="text1"/>
          <w:sz w:val="24"/>
          <w:szCs w:val="24"/>
        </w:rPr>
      </w:pPr>
    </w:p>
    <w:p w14:paraId="1370BF1C" w14:textId="7E77BDE5" w:rsidR="00234E19" w:rsidRPr="00636C9B" w:rsidRDefault="00234E19"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ABDC97" w14:textId="41890B90" w:rsidR="00280E5B" w:rsidRDefault="00234E19" w:rsidP="005870DD">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Supplementary Figure 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relative risk if temperatures were </w:t>
      </w:r>
      <w:ins w:id="438" w:author="Parks, Robbie M" w:date="2018-11-13T17:17:00Z">
        <w:r w:rsidR="005568F2">
          <w:rPr>
            <w:rFonts w:ascii="Times New Roman" w:hAnsi="Times New Roman"/>
            <w:color w:val="000000" w:themeColor="text1"/>
            <w:sz w:val="24"/>
            <w:szCs w:val="24"/>
          </w:rPr>
          <w:t>+</w:t>
        </w:r>
        <w:r w:rsidR="005568F2" w:rsidRPr="00E23246">
          <w:rPr>
            <w:rFonts w:ascii="Helvetica" w:eastAsia="Times New Roman" w:hAnsi="Helvetica"/>
            <w:bCs/>
            <w:color w:val="222222"/>
            <w:sz w:val="21"/>
            <w:szCs w:val="21"/>
            <w:shd w:val="clear" w:color="auto" w:fill="FFFFFF"/>
            <w:lang w:eastAsia="en-GB"/>
          </w:rPr>
          <w:t>1</w:t>
        </w:r>
        <w:r w:rsidR="005568F2" w:rsidRPr="00E23246">
          <w:rPr>
            <w:rFonts w:ascii="Times New Roman" w:hAnsi="Times New Roman"/>
            <w:bCs/>
            <w:color w:val="000000" w:themeColor="text1"/>
            <w:sz w:val="24"/>
            <w:szCs w:val="24"/>
          </w:rPr>
          <w:t>°</w:t>
        </w:r>
        <w:r w:rsidR="005568F2">
          <w:rPr>
            <w:rFonts w:ascii="Times New Roman" w:hAnsi="Times New Roman"/>
            <w:bCs/>
            <w:color w:val="000000" w:themeColor="text1"/>
            <w:sz w:val="24"/>
            <w:szCs w:val="24"/>
          </w:rPr>
          <w:t>C</w:t>
        </w:r>
        <w:r w:rsidR="005568F2" w:rsidDel="005568F2">
          <w:rPr>
            <w:rFonts w:ascii="Times New Roman" w:hAnsi="Times New Roman"/>
            <w:color w:val="000000" w:themeColor="text1"/>
            <w:sz w:val="24"/>
            <w:szCs w:val="24"/>
          </w:rPr>
          <w:t xml:space="preserve"> </w:t>
        </w:r>
      </w:ins>
      <w:del w:id="439" w:author="Parks, Robbie M" w:date="2018-11-13T17:17:00Z">
        <w:r w:rsidR="008621C2" w:rsidDel="005568F2">
          <w:rPr>
            <w:rFonts w:ascii="Times New Roman" w:hAnsi="Times New Roman"/>
            <w:color w:val="000000" w:themeColor="text1"/>
            <w:sz w:val="24"/>
            <w:szCs w:val="24"/>
          </w:rPr>
          <w:delText xml:space="preserve">1c </w:delText>
        </w:r>
      </w:del>
      <w:r w:rsidR="008621C2">
        <w:rPr>
          <w:rFonts w:ascii="Times New Roman" w:hAnsi="Times New Roman"/>
          <w:color w:val="000000" w:themeColor="text1"/>
          <w:sz w:val="24"/>
          <w:szCs w:val="24"/>
        </w:rPr>
        <w:t>above the 1980-2009 mean for every month and state</w:t>
      </w:r>
      <w:del w:id="440" w:author="Parks, Robbie M" w:date="2018-11-13T15:37:00Z">
        <w:r w:rsidR="008621C2" w:rsidDel="00E61186">
          <w:rPr>
            <w:rFonts w:ascii="Times New Roman" w:hAnsi="Times New Roman"/>
            <w:color w:val="000000" w:themeColor="text1"/>
            <w:sz w:val="24"/>
            <w:szCs w:val="24"/>
          </w:rPr>
          <w:delText>.</w:delText>
        </w:r>
      </w:del>
      <w:r w:rsidR="00280E5B">
        <w:rPr>
          <w:rFonts w:ascii="Times New Roman" w:hAnsi="Times New Roman"/>
          <w:color w:val="000000" w:themeColor="text1"/>
          <w:sz w:val="24"/>
          <w:szCs w:val="24"/>
        </w:rPr>
        <w:t>. They are broken down</w:t>
      </w:r>
      <w:del w:id="441" w:author="Parks, Robbie M" w:date="2018-11-13T15:37:00Z">
        <w:r w:rsidR="00280E5B" w:rsidDel="00E61186">
          <w:rPr>
            <w:rFonts w:ascii="Times New Roman" w:hAnsi="Times New Roman"/>
            <w:color w:val="000000" w:themeColor="text1"/>
            <w:sz w:val="24"/>
            <w:szCs w:val="24"/>
          </w:rPr>
          <w:delText xml:space="preserve"> </w:delText>
        </w:r>
      </w:del>
      <w:r w:rsidR="00AE077A" w:rsidRPr="00636C9B">
        <w:rPr>
          <w:rFonts w:ascii="Times New Roman" w:hAnsi="Times New Roman"/>
          <w:color w:val="000000" w:themeColor="text1"/>
          <w:sz w:val="24"/>
          <w:szCs w:val="24"/>
        </w:rPr>
        <w:t xml:space="preserve">, by </w:t>
      </w:r>
      <w:del w:id="442" w:author="Parks, Robbie M" w:date="2018-11-13T17:11:00Z">
        <w:r w:rsidR="00AE077A" w:rsidRPr="00636C9B" w:rsidDel="00987B41">
          <w:rPr>
            <w:rFonts w:ascii="Times New Roman" w:hAnsi="Times New Roman"/>
            <w:color w:val="000000" w:themeColor="text1"/>
            <w:sz w:val="24"/>
            <w:szCs w:val="24"/>
          </w:rPr>
          <w:delText xml:space="preserve">category </w:delText>
        </w:r>
      </w:del>
      <w:ins w:id="443"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p>
    <w:p w14:paraId="35DC3DD9" w14:textId="77777777" w:rsidR="00280E5B" w:rsidRDefault="00280E5B" w:rsidP="005870DD">
      <w:pPr>
        <w:spacing w:after="0" w:line="480" w:lineRule="auto"/>
        <w:jc w:val="both"/>
        <w:rPr>
          <w:rFonts w:ascii="Times New Roman" w:hAnsi="Times New Roman"/>
          <w:color w:val="000000" w:themeColor="text1"/>
          <w:sz w:val="24"/>
          <w:szCs w:val="24"/>
        </w:rPr>
      </w:pPr>
    </w:p>
    <w:p w14:paraId="65DA6F14" w14:textId="6CC58EEB" w:rsidR="005870DD" w:rsidRPr="00636C9B" w:rsidRDefault="005870DD" w:rsidP="005870DD">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560CC2DB" w14:textId="69CB36C6" w:rsidR="00B4508B" w:rsidRPr="00636C9B" w:rsidRDefault="005870DD" w:rsidP="00D76DF7">
      <w:pPr>
        <w:spacing w:after="0" w:line="480" w:lineRule="auto"/>
        <w:jc w:val="both"/>
        <w:rPr>
          <w:rFonts w:ascii="Times New Roman" w:eastAsia="Times New Roman" w:hAnsi="Times New Roman"/>
          <w:sz w:val="24"/>
          <w:szCs w:val="24"/>
          <w:lang w:eastAsia="en-GB"/>
        </w:rPr>
      </w:pPr>
      <w:r w:rsidRPr="00636C9B">
        <w:rPr>
          <w:rFonts w:ascii="Times New Roman" w:hAnsi="Times New Roman"/>
          <w:b/>
          <w:color w:val="000000" w:themeColor="text1"/>
          <w:sz w:val="24"/>
          <w:szCs w:val="24"/>
        </w:rPr>
        <w:lastRenderedPageBreak/>
        <w:t xml:space="preserve">Supplementary Figure 2. </w:t>
      </w:r>
      <w:r w:rsidR="008621C2">
        <w:rPr>
          <w:rFonts w:ascii="Times New Roman" w:hAnsi="Times New Roman"/>
          <w:color w:val="000000" w:themeColor="text1"/>
          <w:sz w:val="24"/>
          <w:szCs w:val="24"/>
        </w:rPr>
        <w:t xml:space="preserve">Excess relative risk if temperatures were </w:t>
      </w:r>
      <w:ins w:id="444" w:author="Parks, Robbie M" w:date="2018-11-13T17:17:00Z">
        <w:r w:rsidR="005568F2">
          <w:rPr>
            <w:rFonts w:ascii="Times New Roman" w:hAnsi="Times New Roman"/>
            <w:color w:val="000000" w:themeColor="text1"/>
            <w:sz w:val="24"/>
            <w:szCs w:val="24"/>
          </w:rPr>
          <w:t>+</w:t>
        </w:r>
        <w:r w:rsidR="005568F2" w:rsidRPr="00E23246">
          <w:rPr>
            <w:rFonts w:ascii="Helvetica" w:eastAsia="Times New Roman" w:hAnsi="Helvetica"/>
            <w:bCs/>
            <w:color w:val="222222"/>
            <w:sz w:val="21"/>
            <w:szCs w:val="21"/>
            <w:shd w:val="clear" w:color="auto" w:fill="FFFFFF"/>
            <w:lang w:eastAsia="en-GB"/>
          </w:rPr>
          <w:t>1</w:t>
        </w:r>
        <w:r w:rsidR="005568F2" w:rsidRPr="00E23246">
          <w:rPr>
            <w:rFonts w:ascii="Times New Roman" w:hAnsi="Times New Roman"/>
            <w:bCs/>
            <w:color w:val="000000" w:themeColor="text1"/>
            <w:sz w:val="24"/>
            <w:szCs w:val="24"/>
          </w:rPr>
          <w:t>°</w:t>
        </w:r>
        <w:r w:rsidR="005568F2">
          <w:rPr>
            <w:rFonts w:ascii="Times New Roman" w:hAnsi="Times New Roman"/>
            <w:bCs/>
            <w:color w:val="000000" w:themeColor="text1"/>
            <w:sz w:val="24"/>
            <w:szCs w:val="24"/>
          </w:rPr>
          <w:t>C</w:t>
        </w:r>
      </w:ins>
      <w:del w:id="445" w:author="Parks, Robbie M" w:date="2018-11-13T17:17:00Z">
        <w:r w:rsidR="008621C2" w:rsidDel="005568F2">
          <w:rPr>
            <w:rFonts w:ascii="Times New Roman" w:hAnsi="Times New Roman"/>
            <w:color w:val="000000" w:themeColor="text1"/>
            <w:sz w:val="24"/>
            <w:szCs w:val="24"/>
          </w:rPr>
          <w:delText>1c</w:delText>
        </w:r>
      </w:del>
      <w:r w:rsidR="008621C2">
        <w:rPr>
          <w:rFonts w:ascii="Times New Roman" w:hAnsi="Times New Roman"/>
          <w:color w:val="000000" w:themeColor="text1"/>
          <w:sz w:val="24"/>
          <w:szCs w:val="24"/>
        </w:rPr>
        <w:t xml:space="preserve"> above the 1980-2009 mean for every month and state.</w:t>
      </w:r>
      <w:r w:rsidRPr="00636C9B">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They are broken down</w:t>
      </w:r>
      <w:r w:rsidRPr="00636C9B">
        <w:rPr>
          <w:rFonts w:ascii="Times New Roman" w:hAnsi="Times New Roman"/>
          <w:color w:val="000000" w:themeColor="text1"/>
          <w:sz w:val="24"/>
          <w:szCs w:val="24"/>
        </w:rPr>
        <w:t xml:space="preserve"> by </w:t>
      </w:r>
      <w:del w:id="446" w:author="Parks, Robbie M" w:date="2018-11-13T17:12:00Z">
        <w:r w:rsidRPr="00636C9B" w:rsidDel="001C2178">
          <w:rPr>
            <w:rFonts w:ascii="Times New Roman" w:hAnsi="Times New Roman"/>
            <w:color w:val="000000" w:themeColor="text1"/>
            <w:sz w:val="24"/>
            <w:szCs w:val="24"/>
          </w:rPr>
          <w:delText xml:space="preserve">category </w:delText>
        </w:r>
      </w:del>
      <w:ins w:id="447"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commentRangeEnd w:id="436"/>
      <w:r w:rsidR="006C74C1">
        <w:rPr>
          <w:rStyle w:val="CommentReference"/>
          <w:rFonts w:asciiTheme="minorHAnsi" w:eastAsiaTheme="minorHAnsi" w:hAnsiTheme="minorHAnsi" w:cstheme="minorBidi"/>
        </w:rPr>
        <w:commentReference w:id="436"/>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7581B429" w14:textId="77777777" w:rsidR="004001DC" w:rsidRPr="00636C9B" w:rsidRDefault="004001DC" w:rsidP="00D76DF7">
      <w:pPr>
        <w:spacing w:after="0" w:line="24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br w:type="page"/>
      </w:r>
    </w:p>
    <w:p w14:paraId="286DAE42" w14:textId="5AD3222E" w:rsidR="00E54738" w:rsidRPr="00636C9B" w:rsidRDefault="00AE3126"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1B2BE0"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del w:id="448" w:author="Parks, Robbie M" w:date="2018-11-13T17:12:00Z">
        <w:r w:rsidR="00CC34A2" w:rsidRPr="00636C9B" w:rsidDel="001C2178">
          <w:rPr>
            <w:rFonts w:ascii="Times New Roman" w:hAnsi="Times New Roman"/>
            <w:color w:val="000000" w:themeColor="text1"/>
            <w:sz w:val="24"/>
            <w:szCs w:val="24"/>
          </w:rPr>
          <w:delText xml:space="preserve">category </w:delText>
        </w:r>
      </w:del>
      <w:ins w:id="449"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CC34A2" w:rsidRPr="00636C9B">
        <w:rPr>
          <w:rFonts w:ascii="Times New Roman" w:hAnsi="Times New Roman"/>
          <w:color w:val="000000" w:themeColor="text1"/>
          <w:sz w:val="24"/>
          <w:szCs w:val="24"/>
        </w:rPr>
        <w:t>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3F9826DE"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footerReference w:type="even" r:id="rId16"/>
          <w:footerReference w:type="default" r:id="rId17"/>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Supplementary Table </w:t>
      </w:r>
      <w:r w:rsidR="002C5765"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del w:id="450" w:author="Parks, Robbie M" w:date="2018-11-13T17:12:00Z">
        <w:r w:rsidR="003939B4" w:rsidRPr="00636C9B" w:rsidDel="001C2178">
          <w:rPr>
            <w:rFonts w:ascii="Times New Roman" w:hAnsi="Times New Roman"/>
            <w:color w:val="000000" w:themeColor="text1"/>
            <w:sz w:val="24"/>
            <w:szCs w:val="24"/>
          </w:rPr>
          <w:delText xml:space="preserve">category </w:delText>
        </w:r>
      </w:del>
      <w:ins w:id="451"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3939B4" w:rsidRPr="00636C9B">
        <w:rPr>
          <w:rFonts w:ascii="Times New Roman" w:hAnsi="Times New Roman"/>
          <w:color w:val="000000" w:themeColor="text1"/>
          <w:sz w:val="24"/>
          <w:szCs w:val="24"/>
        </w:rPr>
        <w:t>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074658A1"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977303"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del w:id="452" w:author="Parks, Robbie M" w:date="2018-11-13T17:12:00Z">
        <w:r w:rsidRPr="00636C9B" w:rsidDel="001C2178">
          <w:rPr>
            <w:rFonts w:ascii="Times New Roman" w:hAnsi="Times New Roman"/>
            <w:color w:val="000000" w:themeColor="text1"/>
            <w:sz w:val="24"/>
            <w:szCs w:val="24"/>
          </w:rPr>
          <w:delText xml:space="preserve">category </w:delText>
        </w:r>
      </w:del>
      <w:ins w:id="453"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BB1FD5"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BB1FD5"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BB1FD5"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BB1FD5"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BB1FD5"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BB1FD5"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BB1FD5"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BB1FD5"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BB1FD5"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BB1FD5"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BB1FD5"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BB1FD5"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BB1FD5"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Ezzati, Majid" w:date="2018-11-05T22:29:00Z" w:initials="EM">
    <w:p w14:paraId="403D184C" w14:textId="09F99BE9" w:rsidR="00507D53" w:rsidRDefault="00507D53">
      <w:pPr>
        <w:pStyle w:val="CommentText"/>
      </w:pPr>
      <w:r>
        <w:rPr>
          <w:rStyle w:val="CommentReference"/>
        </w:rPr>
        <w:annotationRef/>
      </w:r>
      <w:r>
        <w:t>Let’s discuss wording possibilities</w:t>
      </w:r>
    </w:p>
  </w:comment>
  <w:comment w:id="3" w:author="Ezzati, Majid" w:date="2018-11-06T06:13:00Z" w:initials="EM">
    <w:p w14:paraId="2F75B5A4" w14:textId="1F535BB8" w:rsidR="00507D53" w:rsidRDefault="00507D53">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24" w:author="Ezzati, Majid" w:date="2018-11-06T05:58:00Z" w:initials="EM">
    <w:p w14:paraId="2AB653CB" w14:textId="51EA618F" w:rsidR="00507D53" w:rsidRDefault="00507D53">
      <w:pPr>
        <w:pStyle w:val="CommentText"/>
      </w:pPr>
      <w:r>
        <w:rPr>
          <w:rStyle w:val="CommentReference"/>
        </w:rPr>
        <w:annotationRef/>
      </w:r>
      <w:r>
        <w:t>Start from the beginning</w:t>
      </w:r>
    </w:p>
    <w:p w14:paraId="27AD8E88" w14:textId="43ADCE32" w:rsidR="00507D53" w:rsidRDefault="00507D53">
      <w:pPr>
        <w:pStyle w:val="CommentText"/>
      </w:pPr>
    </w:p>
    <w:p w14:paraId="7DCC38CA" w14:textId="09FD47E6" w:rsidR="00507D53" w:rsidRDefault="00507D53">
      <w:pPr>
        <w:pStyle w:val="CommentText"/>
      </w:pPr>
      <w:r>
        <w:t>We adapt to long-term weather patterns. Deviations can affect our health</w:t>
      </w:r>
    </w:p>
  </w:comment>
  <w:comment w:id="35" w:author="Ezzati, Majid" w:date="2018-11-06T05:58:00Z" w:initials="EM">
    <w:p w14:paraId="034B7E9D" w14:textId="7FA018F1" w:rsidR="00507D53" w:rsidRDefault="00507D53">
      <w:pPr>
        <w:pStyle w:val="CommentText"/>
      </w:pPr>
      <w:r>
        <w:rPr>
          <w:rStyle w:val="CommentReference"/>
        </w:rPr>
        <w:annotationRef/>
      </w:r>
      <w:r>
        <w:t>Unclear. Work into the last one</w:t>
      </w:r>
    </w:p>
  </w:comment>
  <w:comment w:id="25" w:author="Parks, Robbie M" w:date="2018-11-16T09:47:00Z" w:initials="PRM">
    <w:p w14:paraId="06A3FE38" w14:textId="04D7AAF4" w:rsidR="00507D53" w:rsidRDefault="00507D53">
      <w:pPr>
        <w:pStyle w:val="CommentText"/>
      </w:pPr>
      <w:r>
        <w:rPr>
          <w:rStyle w:val="CommentReference"/>
        </w:rPr>
        <w:annotationRef/>
      </w:r>
      <w:r>
        <w:rPr>
          <w:rStyle w:val="CommentReference"/>
        </w:rPr>
        <w:t xml:space="preserve">Climate change is going to change weather patterns, therefore it will have impacts on health because anomalous temperature does. Therefore we need an analysis of shifts in temperature and how it’s </w:t>
      </w:r>
      <w:r>
        <w:t xml:space="preserve">  </w:t>
      </w:r>
    </w:p>
  </w:comment>
  <w:comment w:id="46" w:author="Parks, Robbie M" w:date="2018-11-16T09:49:00Z" w:initials="PRM">
    <w:p w14:paraId="3ABBCABE" w14:textId="115E9CC0" w:rsidR="00507D53" w:rsidRDefault="00507D53">
      <w:pPr>
        <w:pStyle w:val="CommentText"/>
      </w:pPr>
      <w:r>
        <w:rPr>
          <w:rStyle w:val="CommentReference"/>
        </w:rPr>
        <w:annotationRef/>
      </w:r>
      <w:r>
        <w:t>Not exciting</w:t>
      </w:r>
    </w:p>
  </w:comment>
  <w:comment w:id="49" w:author="Ezzati, Majid" w:date="2018-11-06T06:14:00Z" w:initials="EM">
    <w:p w14:paraId="342C9D34" w14:textId="7EAA7F45" w:rsidR="00507D53" w:rsidRDefault="00507D53">
      <w:pPr>
        <w:pStyle w:val="CommentText"/>
      </w:pPr>
      <w:r>
        <w:rPr>
          <w:rStyle w:val="CommentReference"/>
        </w:rPr>
        <w:annotationRef/>
      </w:r>
      <w:r>
        <w:t xml:space="preserve">These are not really intro; intro is not a place for literature review. </w:t>
      </w:r>
    </w:p>
    <w:p w14:paraId="6DE18342" w14:textId="0D5CB370" w:rsidR="00507D53" w:rsidRDefault="00507D53">
      <w:pPr>
        <w:pStyle w:val="CommentText"/>
      </w:pPr>
    </w:p>
    <w:p w14:paraId="385C7C7F" w14:textId="5BC74CED" w:rsidR="00507D53" w:rsidRDefault="00507D53">
      <w:pPr>
        <w:pStyle w:val="CommentText"/>
      </w:pPr>
      <w:r>
        <w:t>But don’t change the intro until we discuss the logic</w:t>
      </w:r>
    </w:p>
  </w:comment>
  <w:comment w:id="50" w:author="Parks, Robbie M" w:date="2018-11-16T09:50:00Z" w:initials="PRM">
    <w:p w14:paraId="5747E0EC" w14:textId="08CEF86B" w:rsidR="00507D53" w:rsidRDefault="00507D53">
      <w:pPr>
        <w:pStyle w:val="CommentText"/>
      </w:pPr>
      <w:r>
        <w:rPr>
          <w:rStyle w:val="CommentReference"/>
        </w:rPr>
        <w:annotationRef/>
      </w:r>
      <w:r>
        <w:t>Move to discussion</w:t>
      </w:r>
    </w:p>
  </w:comment>
  <w:comment w:id="74" w:author="Parks, Robbie M" w:date="2018-11-16T09:50:00Z" w:initials="PRM">
    <w:p w14:paraId="2B0A837F" w14:textId="7A7D0279" w:rsidR="00507D53" w:rsidRDefault="00507D53">
      <w:pPr>
        <w:pStyle w:val="CommentText"/>
      </w:pPr>
      <w:r>
        <w:rPr>
          <w:rStyle w:val="CommentReference"/>
        </w:rPr>
        <w:annotationRef/>
      </w:r>
      <w:r>
        <w:t>Age group and sex</w:t>
      </w:r>
    </w:p>
  </w:comment>
  <w:comment w:id="75" w:author="Parks, Robbie M" w:date="2018-11-16T09:51:00Z" w:initials="PRM">
    <w:p w14:paraId="05F86BAB" w14:textId="0B844F73" w:rsidR="00507D53" w:rsidRDefault="00507D53">
      <w:pPr>
        <w:pStyle w:val="CommentText"/>
      </w:pPr>
      <w:r>
        <w:rPr>
          <w:rStyle w:val="CommentReference"/>
        </w:rPr>
        <w:annotationRef/>
      </w:r>
      <w:r>
        <w:t>Go back to seasonality paper</w:t>
      </w:r>
    </w:p>
  </w:comment>
  <w:comment w:id="85" w:author="Ezzati, Majid" w:date="2018-11-06T06:18:00Z" w:initials="EM">
    <w:p w14:paraId="34E4DA66" w14:textId="25A8847A" w:rsidR="00507D53" w:rsidRDefault="00507D53">
      <w:pPr>
        <w:pStyle w:val="CommentText"/>
      </w:pPr>
      <w:r>
        <w:rPr>
          <w:rStyle w:val="CommentReference"/>
        </w:rPr>
        <w:annotationRef/>
      </w:r>
      <w:r>
        <w:t>Spellcheck in each version</w:t>
      </w:r>
    </w:p>
  </w:comment>
  <w:comment w:id="110" w:author="Ezzati, Majid" w:date="2018-11-06T06:18:00Z" w:initials="EM">
    <w:p w14:paraId="1938203B" w14:textId="44B4F951" w:rsidR="00507D53" w:rsidRDefault="00507D53">
      <w:pPr>
        <w:pStyle w:val="CommentText"/>
      </w:pPr>
      <w:r>
        <w:rPr>
          <w:rStyle w:val="CommentReference"/>
        </w:rPr>
        <w:annotationRef/>
      </w:r>
      <w:r>
        <w:t>Discuss what goes in here</w:t>
      </w:r>
    </w:p>
    <w:p w14:paraId="6DCD752F" w14:textId="43D4137F" w:rsidR="00507D53" w:rsidRDefault="00507D53">
      <w:pPr>
        <w:pStyle w:val="CommentText"/>
      </w:pPr>
    </w:p>
    <w:p w14:paraId="39FCD6B0" w14:textId="1D0B3462" w:rsidR="00507D53" w:rsidRDefault="00507D53">
      <w:pPr>
        <w:pStyle w:val="CommentText"/>
      </w:pPr>
      <w:r>
        <w:t xml:space="preserve">What our aim was </w:t>
      </w:r>
    </w:p>
    <w:p w14:paraId="51E5485A" w14:textId="07C4C825" w:rsidR="00507D53" w:rsidRDefault="00507D53">
      <w:pPr>
        <w:pStyle w:val="CommentText"/>
      </w:pPr>
      <w:r>
        <w:t>Then what we did</w:t>
      </w:r>
    </w:p>
    <w:p w14:paraId="233EEDAA" w14:textId="67365CC6" w:rsidR="00507D53" w:rsidRDefault="00507D53">
      <w:pPr>
        <w:pStyle w:val="CommentText"/>
      </w:pPr>
    </w:p>
    <w:p w14:paraId="2B920ADF" w14:textId="02A279EB" w:rsidR="00507D53" w:rsidRDefault="00507D53">
      <w:pPr>
        <w:pStyle w:val="CommentText"/>
      </w:pPr>
      <w:r>
        <w:t>First defined a measure of anomaly (versus absolute temperature)</w:t>
      </w:r>
    </w:p>
    <w:p w14:paraId="2E2BCD91" w14:textId="77777777" w:rsidR="00507D53" w:rsidRDefault="00507D53">
      <w:pPr>
        <w:pStyle w:val="CommentText"/>
      </w:pPr>
    </w:p>
  </w:comment>
  <w:comment w:id="115" w:author="Ezzati, Majid" w:date="2018-11-06T06:20:00Z" w:initials="EM">
    <w:p w14:paraId="3E168734" w14:textId="50F33433" w:rsidR="00507D53" w:rsidRDefault="00507D53">
      <w:pPr>
        <w:pStyle w:val="CommentText"/>
      </w:pPr>
      <w:r>
        <w:rPr>
          <w:rStyle w:val="CommentReference"/>
        </w:rPr>
        <w:annotationRef/>
      </w:r>
      <w:r>
        <w:t>???</w:t>
      </w:r>
    </w:p>
  </w:comment>
  <w:comment w:id="120" w:author="Ezzati, Majid" w:date="2018-11-06T06:21:00Z" w:initials="EM">
    <w:p w14:paraId="45EFD5AD" w14:textId="4AD882B0" w:rsidR="00507D53" w:rsidRDefault="00507D53">
      <w:pPr>
        <w:pStyle w:val="CommentText"/>
      </w:pPr>
      <w:r>
        <w:rPr>
          <w:rStyle w:val="CommentReference"/>
        </w:rPr>
        <w:annotationRef/>
      </w:r>
      <w:r>
        <w:t>There must also be an “other” even if we don’t use it</w:t>
      </w:r>
    </w:p>
  </w:comment>
  <w:comment w:id="140" w:author="Ezzati, Majid" w:date="2018-11-06T06:23:00Z" w:initials="EM">
    <w:p w14:paraId="15D57AA0" w14:textId="5D5769D4" w:rsidR="00507D53" w:rsidRDefault="00507D53">
      <w:pPr>
        <w:pStyle w:val="CommentText"/>
      </w:pPr>
      <w:r>
        <w:rPr>
          <w:rStyle w:val="CommentReference"/>
        </w:rPr>
        <w:annotationRef/>
      </w:r>
      <w:r>
        <w:t>I know from discussions with Ralf but this needs clear wording: we wanted a baseline of usual/normal/long-term etc.  we used XX. The 30-year period is equivalent to scales used for climate assessment or something like this</w:t>
      </w:r>
    </w:p>
    <w:p w14:paraId="2D9BA92C" w14:textId="0316DA05" w:rsidR="00507D53" w:rsidRDefault="00507D53">
      <w:pPr>
        <w:pStyle w:val="CommentText"/>
      </w:pPr>
    </w:p>
    <w:p w14:paraId="1EB6AA64" w14:textId="68BA8F86" w:rsidR="00507D53" w:rsidRDefault="00507D53">
      <w:pPr>
        <w:pStyle w:val="CommentText"/>
      </w:pPr>
      <w:r>
        <w:t>More generally, avoid jargon or showing off technical language of physics/stats/epi</w:t>
      </w:r>
    </w:p>
  </w:comment>
  <w:comment w:id="141" w:author="Parks, Robbie M" w:date="2018-11-13T17:13:00Z" w:initials="PRM">
    <w:p w14:paraId="73376970" w14:textId="2FE3EDA9" w:rsidR="00507D53" w:rsidRDefault="00507D53">
      <w:pPr>
        <w:pStyle w:val="CommentText"/>
      </w:pPr>
      <w:r>
        <w:rPr>
          <w:rStyle w:val="CommentReference"/>
        </w:rPr>
        <w:annotationRef/>
      </w:r>
      <w:r>
        <w:t>I’ve tried to fix</w:t>
      </w:r>
    </w:p>
  </w:comment>
  <w:comment w:id="149" w:author="Ezzati, Majid" w:date="2018-11-06T06:26:00Z" w:initials="EM">
    <w:p w14:paraId="369D4055" w14:textId="6BE6345B" w:rsidR="00507D53" w:rsidRDefault="00507D53">
      <w:pPr>
        <w:pStyle w:val="CommentText"/>
      </w:pPr>
      <w:r>
        <w:rPr>
          <w:rStyle w:val="CommentReference"/>
        </w:rPr>
        <w:annotationRef/>
      </w:r>
      <w:r>
        <w:t>Can go if you word as above except emphasising that this was done separately for each month because our adaptation behaviour may vary from month to month depending on local climate context</w:t>
      </w:r>
    </w:p>
    <w:p w14:paraId="79737E57" w14:textId="668758D9" w:rsidR="00507D53" w:rsidRDefault="00507D53">
      <w:pPr>
        <w:pStyle w:val="CommentText"/>
      </w:pPr>
    </w:p>
    <w:p w14:paraId="716863B5" w14:textId="15A4CDB1" w:rsidR="00507D53" w:rsidRDefault="00507D53">
      <w:pPr>
        <w:pStyle w:val="CommentText"/>
      </w:pPr>
      <w:r>
        <w:t>Give people your logic not your mechanics and do so in clear ways</w:t>
      </w:r>
    </w:p>
  </w:comment>
  <w:comment w:id="184" w:author="Parks, Robbie M" w:date="2018-11-16T09:41:00Z" w:initials="PRM">
    <w:p w14:paraId="73DA8181" w14:textId="2D209574" w:rsidR="00507D53" w:rsidRDefault="00507D53">
      <w:pPr>
        <w:pStyle w:val="CommentText"/>
      </w:pPr>
      <w:r>
        <w:rPr>
          <w:rStyle w:val="CommentReference"/>
        </w:rPr>
        <w:annotationRef/>
      </w:r>
      <w:r>
        <w:t>3-4 sentences at most. Highly correlated other variables. Once mean was in the model the others didn’t contribute. Correlations. Start as bullets. Metric as average daily and maximum daily. Metric and then how we summarise across month.</w:t>
      </w:r>
    </w:p>
  </w:comment>
  <w:comment w:id="223" w:author="Ezzati, Majid" w:date="2018-11-06T06:28:00Z" w:initials="EM">
    <w:p w14:paraId="4B0E15A7" w14:textId="5E088CBD" w:rsidR="00507D53" w:rsidRDefault="00507D53">
      <w:pPr>
        <w:pStyle w:val="CommentText"/>
      </w:pPr>
      <w:r>
        <w:rPr>
          <w:rStyle w:val="CommentReference"/>
        </w:rPr>
        <w:annotationRef/>
      </w:r>
      <w:r>
        <w:t>Unclear what in relation to place of residence means</w:t>
      </w:r>
    </w:p>
  </w:comment>
  <w:comment w:id="228" w:author="Ezzati, Majid" w:date="2018-11-06T06:35:00Z" w:initials="EM">
    <w:p w14:paraId="191E0A2D" w14:textId="434231D4" w:rsidR="00507D53" w:rsidRDefault="00507D53">
      <w:pPr>
        <w:pStyle w:val="CommentText"/>
      </w:pPr>
      <w:r>
        <w:rPr>
          <w:rStyle w:val="CommentReference"/>
        </w:rPr>
        <w:annotationRef/>
      </w:r>
      <w:r>
        <w:t>The two time components to be together</w:t>
      </w:r>
    </w:p>
    <w:p w14:paraId="5D7E7658" w14:textId="202D504E" w:rsidR="00507D53" w:rsidRDefault="00507D53">
      <w:pPr>
        <w:pStyle w:val="CommentText"/>
      </w:pPr>
    </w:p>
    <w:p w14:paraId="056E752A" w14:textId="45FD5535" w:rsidR="00507D53" w:rsidRDefault="00507D53">
      <w:pPr>
        <w:pStyle w:val="CommentText"/>
      </w:pPr>
      <w:r>
        <w:t>Should more of a logic be stated here</w:t>
      </w:r>
    </w:p>
    <w:p w14:paraId="4DD8F18F" w14:textId="0C446C60" w:rsidR="00507D53" w:rsidRDefault="00507D53">
      <w:pPr>
        <w:pStyle w:val="CommentText"/>
      </w:pPr>
    </w:p>
    <w:p w14:paraId="37FE4F0E" w14:textId="720316D2" w:rsidR="00507D53" w:rsidRDefault="00507D53">
      <w:pPr>
        <w:pStyle w:val="CommentText"/>
      </w:pPr>
      <w:r>
        <w:t>There  is a long term trend and there is a systematic monthly pattern</w:t>
      </w:r>
    </w:p>
    <w:p w14:paraId="7B8F5884" w14:textId="15B4F4F4" w:rsidR="00507D53" w:rsidRDefault="00507D53">
      <w:pPr>
        <w:pStyle w:val="CommentText"/>
      </w:pPr>
      <w:r>
        <w:t>Then give what is in this paragraph now</w:t>
      </w:r>
    </w:p>
    <w:p w14:paraId="3F1C943D" w14:textId="1B50AFE2" w:rsidR="00507D53" w:rsidRDefault="00507D53">
      <w:pPr>
        <w:pStyle w:val="CommentText"/>
      </w:pPr>
    </w:p>
    <w:p w14:paraId="01782003" w14:textId="2EFBA886" w:rsidR="00507D53" w:rsidRDefault="00507D53">
      <w:pPr>
        <w:pStyle w:val="CommentText"/>
      </w:pPr>
    </w:p>
  </w:comment>
  <w:comment w:id="248" w:author="Ezzati, Majid" w:date="2018-11-06T06:34:00Z" w:initials="EM">
    <w:p w14:paraId="48293A76" w14:textId="79A25B44" w:rsidR="00507D53" w:rsidRDefault="00507D53">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252" w:author="Ezzati, Majid" w:date="2018-11-06T06:39:00Z" w:initials="EM">
    <w:p w14:paraId="5423DF21" w14:textId="3E452628" w:rsidR="00507D53" w:rsidRDefault="00507D53">
      <w:pPr>
        <w:pStyle w:val="CommentText"/>
      </w:pPr>
      <w:r>
        <w:rPr>
          <w:rStyle w:val="CommentReference"/>
        </w:rPr>
        <w:annotationRef/>
      </w:r>
      <w:r>
        <w:t xml:space="preserve">Vague given all the time terms above now. Which trend </w:t>
      </w:r>
    </w:p>
  </w:comment>
  <w:comment w:id="264" w:author="Ezzati, Majid" w:date="2018-11-06T06:38:00Z" w:initials="EM">
    <w:p w14:paraId="42E5810B" w14:textId="4706A8CE" w:rsidR="00507D53" w:rsidRDefault="00507D53">
      <w:pPr>
        <w:pStyle w:val="CommentText"/>
      </w:pPr>
      <w:r>
        <w:rPr>
          <w:rStyle w:val="CommentReference"/>
        </w:rPr>
        <w:annotationRef/>
      </w:r>
      <w:r>
        <w:t>I don’t think this non-linearity. It is everything else. And I don’t think it should stay here; it should go where detailed description given</w:t>
      </w:r>
    </w:p>
  </w:comment>
  <w:comment w:id="267" w:author="Ezzati, Majid" w:date="2018-11-06T06:56:00Z" w:initials="EM">
    <w:p w14:paraId="6D296B72" w14:textId="197756FD" w:rsidR="00507D53" w:rsidRDefault="00507D53">
      <w:pPr>
        <w:pStyle w:val="CommentText"/>
      </w:pPr>
      <w:r>
        <w:rPr>
          <w:rStyle w:val="CommentReference"/>
        </w:rPr>
        <w:annotationRef/>
      </w:r>
      <w:r>
        <w:t>This is the key component</w:t>
      </w:r>
    </w:p>
  </w:comment>
  <w:comment w:id="290" w:author="Ezzati, Majid" w:date="2018-11-06T06:58:00Z" w:initials="EM">
    <w:p w14:paraId="4A5B04E6" w14:textId="39FD4F8E" w:rsidR="00507D53" w:rsidRDefault="00507D53">
      <w:pPr>
        <w:pStyle w:val="CommentText"/>
      </w:pPr>
      <w:r>
        <w:rPr>
          <w:rStyle w:val="CommentReference"/>
        </w:rPr>
        <w:annotationRef/>
      </w:r>
      <w:r>
        <w:t>Can we have a more reader friendly term like type of injury or class of injury</w:t>
      </w:r>
    </w:p>
  </w:comment>
  <w:comment w:id="303" w:author="Ezzati, Majid" w:date="2018-11-06T06:59:00Z" w:initials="EM">
    <w:p w14:paraId="527CF713" w14:textId="31DEF30D" w:rsidR="00507D53" w:rsidRDefault="00507D53">
      <w:pPr>
        <w:pStyle w:val="CommentText"/>
      </w:pPr>
      <w:r>
        <w:rPr>
          <w:rStyle w:val="CommentReference"/>
        </w:rPr>
        <w:annotationRef/>
      </w:r>
      <w:r>
        <w:t>Fitted the model??</w:t>
      </w:r>
    </w:p>
  </w:comment>
  <w:comment w:id="304" w:author="Ezzati, Majid" w:date="2018-11-06T06:59:00Z" w:initials="EM">
    <w:p w14:paraId="2F1A0960" w14:textId="13C50478" w:rsidR="00507D53" w:rsidRDefault="00507D53">
      <w:pPr>
        <w:pStyle w:val="CommentText"/>
      </w:pPr>
      <w:r>
        <w:rPr>
          <w:rStyle w:val="CommentReference"/>
        </w:rPr>
        <w:annotationRef/>
      </w:r>
      <w:r>
        <w:t>Sounds like you are standing with a bucket of basket collecting but fine if this is what people use</w:t>
      </w:r>
    </w:p>
  </w:comment>
  <w:comment w:id="308" w:author="Ezzati, Majid" w:date="2018-11-06T07:00:00Z" w:initials="EM">
    <w:p w14:paraId="15D2C47D" w14:textId="72BCD14B" w:rsidR="00507D53" w:rsidRDefault="00507D53">
      <w:pPr>
        <w:pStyle w:val="CommentText"/>
      </w:pPr>
      <w:r>
        <w:rPr>
          <w:rStyle w:val="CommentReference"/>
        </w:rPr>
        <w:annotationRef/>
      </w:r>
      <w:r>
        <w:t>To say why this counterfactual but to discuss before writing.</w:t>
      </w:r>
    </w:p>
  </w:comment>
  <w:comment w:id="310" w:author="Ezzati, Majid" w:date="2018-11-06T07:06:00Z" w:initials="EM">
    <w:p w14:paraId="29E49B50" w14:textId="1F1EEFBB" w:rsidR="00507D53" w:rsidRDefault="00507D53">
      <w:pPr>
        <w:pStyle w:val="CommentText"/>
      </w:pPr>
      <w:r>
        <w:rPr>
          <w:rStyle w:val="CommentReference"/>
        </w:rPr>
        <w:annotationRef/>
      </w:r>
      <w:r>
        <w:t>Not sure I understand. To discuss rewriting based on PM paper but leave as is until we discuss</w:t>
      </w:r>
    </w:p>
  </w:comment>
  <w:comment w:id="313" w:author="Ezzati, Majid" w:date="2018-10-22T19:35:00Z" w:initials="EM">
    <w:p w14:paraId="0B814888" w14:textId="2B4C3065" w:rsidR="00507D53" w:rsidRDefault="00507D53">
      <w:pPr>
        <w:pStyle w:val="CommentText"/>
      </w:pPr>
      <w:r>
        <w:rPr>
          <w:rStyle w:val="CommentReference"/>
        </w:rPr>
        <w:annotationRef/>
      </w:r>
      <w:r>
        <w:t xml:space="preserve">are these the forest plots? </w:t>
      </w:r>
    </w:p>
  </w:comment>
  <w:comment w:id="314" w:author="Parks, Robbie M" w:date="2018-10-29T12:15:00Z" w:initials="PRM">
    <w:p w14:paraId="351E5D0B" w14:textId="3CA9A6C0" w:rsidR="00507D53" w:rsidRDefault="00507D53">
      <w:pPr>
        <w:pStyle w:val="CommentText"/>
      </w:pPr>
      <w:r>
        <w:rPr>
          <w:rStyle w:val="CommentReference"/>
        </w:rPr>
        <w:annotationRef/>
      </w:r>
      <w:r>
        <w:t>Yes</w:t>
      </w:r>
    </w:p>
  </w:comment>
  <w:comment w:id="321" w:author="Majid2" w:date="2018-11-06T10:25:00Z" w:initials="M">
    <w:p w14:paraId="45E26AF2" w14:textId="61140875" w:rsidR="00507D53" w:rsidRDefault="00507D53">
      <w:pPr>
        <w:pStyle w:val="CommentText"/>
      </w:pPr>
      <w:r>
        <w:rPr>
          <w:rStyle w:val="CommentReference"/>
        </w:rPr>
        <w:annotationRef/>
      </w:r>
      <w:r>
        <w:t xml:space="preserve">A bullet on whether seasonality has (visually) persisted or weakened as levels have gone down </w:t>
      </w:r>
    </w:p>
  </w:comment>
  <w:comment w:id="324" w:author="Majid2" w:date="2018-11-06T10:29:00Z" w:initials="M">
    <w:p w14:paraId="4250C762" w14:textId="3316156C" w:rsidR="00507D53" w:rsidRDefault="00507D53">
      <w:pPr>
        <w:pStyle w:val="CommentText"/>
      </w:pPr>
      <w:r>
        <w:rPr>
          <w:rStyle w:val="CommentReference"/>
        </w:rPr>
        <w:annotationRef/>
      </w:r>
      <w:r>
        <w:t>To discuss if we should also do another two panels here that show number of deaths – discuss with James something like the countdown bar chart</w:t>
      </w:r>
    </w:p>
  </w:comment>
  <w:comment w:id="329" w:author="Majid2" w:date="2018-11-06T10:36:00Z" w:initials="M">
    <w:p w14:paraId="443F72F1" w14:textId="4A76DFCD" w:rsidR="00507D53" w:rsidRDefault="00507D53">
      <w:pPr>
        <w:pStyle w:val="CommentText"/>
      </w:pPr>
      <w:r>
        <w:rPr>
          <w:rStyle w:val="CommentReference"/>
        </w:rPr>
        <w:annotationRef/>
      </w:r>
      <w:r>
        <w:t xml:space="preserve">There is overlap in age groups between this and preceding bullet; best to remove </w:t>
      </w:r>
    </w:p>
  </w:comment>
  <w:comment w:id="331" w:author="Majid2" w:date="2018-11-06T10:36:00Z" w:initials="M">
    <w:p w14:paraId="3A21F006" w14:textId="4AAB088B" w:rsidR="00507D53" w:rsidRDefault="00507D53">
      <w:pPr>
        <w:pStyle w:val="CommentText"/>
      </w:pPr>
      <w:r>
        <w:rPr>
          <w:rStyle w:val="CommentReference"/>
        </w:rPr>
        <w:annotationRef/>
      </w:r>
      <w:r>
        <w:t>Combine with the intentional bullet – see note above</w:t>
      </w:r>
    </w:p>
  </w:comment>
  <w:comment w:id="348" w:author="Majid2" w:date="2018-11-06T10:52:00Z" w:initials="M">
    <w:p w14:paraId="3A9CE3C3" w14:textId="1341C336" w:rsidR="00507D53" w:rsidRDefault="00507D53">
      <w:pPr>
        <w:pStyle w:val="CommentText"/>
      </w:pPr>
      <w:r>
        <w:rPr>
          <w:rStyle w:val="CommentReference"/>
        </w:rPr>
        <w:annotationRef/>
      </w:r>
      <w:r>
        <w:t xml:space="preserve">Too much and too numerical. Just give the headlines for a supplementary figure. Perhaps discuss before attempting </w:t>
      </w:r>
    </w:p>
  </w:comment>
  <w:comment w:id="349" w:author="Majid2" w:date="2018-11-06T10:54:00Z" w:initials="M">
    <w:p w14:paraId="756C8725" w14:textId="248E7D3F" w:rsidR="00507D53" w:rsidRDefault="00507D53">
      <w:pPr>
        <w:pStyle w:val="CommentText"/>
      </w:pPr>
      <w:r>
        <w:rPr>
          <w:rStyle w:val="CommentReference"/>
        </w:rPr>
        <w:annotationRef/>
      </w:r>
      <w:r>
        <w:t>To also discsuss</w:t>
      </w:r>
    </w:p>
  </w:comment>
  <w:comment w:id="352" w:author="Ezzati, Majid" w:date="2018-11-06T06:14:00Z" w:initials="EM">
    <w:p w14:paraId="0D5E222F" w14:textId="77777777" w:rsidR="00146F26" w:rsidRDefault="00146F26" w:rsidP="00146F26">
      <w:pPr>
        <w:pStyle w:val="CommentText"/>
      </w:pPr>
      <w:r>
        <w:rPr>
          <w:rStyle w:val="CommentReference"/>
        </w:rPr>
        <w:annotationRef/>
      </w:r>
      <w:r>
        <w:t xml:space="preserve">These are not really intro; intro is not a place for literature review. </w:t>
      </w:r>
    </w:p>
    <w:p w14:paraId="6F522D27" w14:textId="77777777" w:rsidR="00146F26" w:rsidRDefault="00146F26" w:rsidP="00146F26">
      <w:pPr>
        <w:pStyle w:val="CommentText"/>
      </w:pPr>
    </w:p>
    <w:p w14:paraId="3E9B2755" w14:textId="77777777" w:rsidR="00146F26" w:rsidRDefault="00146F26" w:rsidP="00146F26">
      <w:pPr>
        <w:pStyle w:val="CommentText"/>
      </w:pPr>
      <w:r>
        <w:t>But don’t change the intro until we discuss the logic</w:t>
      </w:r>
    </w:p>
  </w:comment>
  <w:comment w:id="354" w:author="Parks, Robbie M" w:date="2018-11-16T09:53:00Z" w:initials="PRM">
    <w:p w14:paraId="73644F72" w14:textId="73425E64" w:rsidR="00507D53" w:rsidRDefault="00507D53">
      <w:pPr>
        <w:pStyle w:val="CommentText"/>
      </w:pPr>
      <w:r>
        <w:rPr>
          <w:rStyle w:val="CommentReference"/>
        </w:rPr>
        <w:annotationRef/>
      </w:r>
      <w:r>
        <w:t>Inter-year variation causation</w:t>
      </w:r>
    </w:p>
  </w:comment>
  <w:comment w:id="355" w:author="Parks, Robbie M" w:date="2018-11-16T09:53:00Z" w:initials="PRM">
    <w:p w14:paraId="4AB090EC" w14:textId="72B47AD5" w:rsidR="00507D53" w:rsidRDefault="00507D53">
      <w:pPr>
        <w:pStyle w:val="CommentText"/>
      </w:pPr>
      <w:r>
        <w:rPr>
          <w:rStyle w:val="CommentReference"/>
        </w:rPr>
        <w:annotationRef/>
      </w:r>
    </w:p>
  </w:comment>
  <w:comment w:id="356" w:author="Majid2" w:date="2018-11-06T10:59:00Z" w:initials="M">
    <w:p w14:paraId="5FF9511A" w14:textId="2B0ACFF6" w:rsidR="00507D53" w:rsidRDefault="00507D53">
      <w:pPr>
        <w:pStyle w:val="CommentText"/>
      </w:pPr>
      <w:r>
        <w:rPr>
          <w:rStyle w:val="CommentReference"/>
        </w:rPr>
        <w:annotationRef/>
      </w:r>
      <w:r>
        <w:t>To discuss which of these relevant – there is something that makes crashes high/low and something that changes it with temperature; they are not necessarily the same.  Same with all of the ones below</w:t>
      </w:r>
    </w:p>
  </w:comment>
  <w:comment w:id="363" w:author="Ezzati, Majid" w:date="2018-11-06T07:11:00Z" w:initials="EM">
    <w:p w14:paraId="1AB4113B" w14:textId="21D55A1D" w:rsidR="00507D53" w:rsidRDefault="00507D53">
      <w:pPr>
        <w:pStyle w:val="CommentText"/>
      </w:pPr>
      <w:r>
        <w:rPr>
          <w:rStyle w:val="CommentReference"/>
        </w:rPr>
        <w:annotationRef/>
      </w:r>
      <w:r>
        <w:t>Say it clearly</w:t>
      </w:r>
    </w:p>
  </w:comment>
  <w:comment w:id="402" w:author="Ezzati, Majid" w:date="2018-11-06T07:14:00Z" w:initials="EM">
    <w:p w14:paraId="06789800" w14:textId="305DD88E" w:rsidR="00507D53" w:rsidRDefault="00507D53">
      <w:pPr>
        <w:pStyle w:val="CommentText"/>
      </w:pPr>
      <w:r>
        <w:rPr>
          <w:rStyle w:val="CommentReference"/>
        </w:rPr>
        <w:annotationRef/>
      </w:r>
      <w:r>
        <w:t>Not needed; use the actual name</w:t>
      </w:r>
    </w:p>
  </w:comment>
  <w:comment w:id="413" w:author="Ezzati, Majid" w:date="2018-11-06T07:16:00Z" w:initials="EM">
    <w:p w14:paraId="3BE8691F" w14:textId="7AC00AE0" w:rsidR="00507D53" w:rsidRDefault="00507D53">
      <w:pPr>
        <w:pStyle w:val="CommentText"/>
      </w:pPr>
      <w:r>
        <w:rPr>
          <w:rStyle w:val="CommentReference"/>
        </w:rPr>
        <w:annotationRef/>
      </w:r>
      <w:r>
        <w:t>To discuss if we should show for the entire period</w:t>
      </w:r>
    </w:p>
  </w:comment>
  <w:comment w:id="419" w:author="Ezzati, Majid" w:date="2018-11-06T07:17:00Z" w:initials="EM">
    <w:p w14:paraId="2E56708E" w14:textId="674D6454" w:rsidR="00507D53" w:rsidRDefault="00507D53">
      <w:pPr>
        <w:pStyle w:val="CommentText"/>
      </w:pPr>
      <w:r>
        <w:rPr>
          <w:rStyle w:val="CommentReference"/>
        </w:rPr>
        <w:annotationRef/>
      </w:r>
      <w:r>
        <w:t>Keep your captions sharp and simple; give all the qualifications after. The graph shows XXXXx</w:t>
      </w:r>
    </w:p>
  </w:comment>
  <w:comment w:id="421" w:author="Ezzati, Majid" w:date="2018-11-06T07:18:00Z" w:initials="EM">
    <w:p w14:paraId="0F9E36B2" w14:textId="098B625D" w:rsidR="00507D53" w:rsidRDefault="00507D53">
      <w:pPr>
        <w:pStyle w:val="CommentText"/>
      </w:pPr>
      <w:r>
        <w:rPr>
          <w:rStyle w:val="CommentReference"/>
        </w:rPr>
        <w:annotationRef/>
      </w:r>
      <w:r>
        <w:t xml:space="preserve">Complex and hard to follow. Look at PM figure captions and go for clarity/simplicity/readability. </w:t>
      </w:r>
    </w:p>
  </w:comment>
  <w:comment w:id="434" w:author="Ezzati, Majid" w:date="2018-11-06T07:19:00Z" w:initials="EM">
    <w:p w14:paraId="37EB3C4F" w14:textId="484040F0" w:rsidR="00507D53" w:rsidRDefault="00507D53">
      <w:pPr>
        <w:pStyle w:val="CommentText"/>
      </w:pPr>
      <w:r>
        <w:rPr>
          <w:rStyle w:val="CommentReference"/>
        </w:rPr>
        <w:annotationRef/>
      </w:r>
      <w:r>
        <w:t>???? for each set of bars or ….</w:t>
      </w:r>
    </w:p>
  </w:comment>
  <w:comment w:id="436" w:author="Ezzati, Majid" w:date="2018-11-06T07:20:00Z" w:initials="EM">
    <w:p w14:paraId="5D72B834" w14:textId="17D406D3" w:rsidR="00507D53" w:rsidRDefault="00507D53">
      <w:pPr>
        <w:pStyle w:val="CommentText"/>
      </w:pPr>
      <w:r>
        <w:rPr>
          <w:rStyle w:val="CommentReference"/>
        </w:rPr>
        <w:annotationRef/>
      </w:r>
      <w:r>
        <w:t xml:space="preserve">Have stopped editing captions.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2F75B5A4" w15:done="0"/>
  <w15:commentEx w15:paraId="7DCC38CA" w15:done="0"/>
  <w15:commentEx w15:paraId="034B7E9D" w15:done="0"/>
  <w15:commentEx w15:paraId="06A3FE38" w15:done="0"/>
  <w15:commentEx w15:paraId="3ABBCABE" w15:done="0"/>
  <w15:commentEx w15:paraId="385C7C7F" w15:done="0"/>
  <w15:commentEx w15:paraId="5747E0EC" w15:done="0"/>
  <w15:commentEx w15:paraId="2B0A837F" w15:done="0"/>
  <w15:commentEx w15:paraId="05F86BAB" w15:paraIdParent="2B0A837F" w15:done="0"/>
  <w15:commentEx w15:paraId="34E4DA66" w15:done="0"/>
  <w15:commentEx w15:paraId="2E2BCD91" w15:done="0"/>
  <w15:commentEx w15:paraId="3E168734" w15:done="0"/>
  <w15:commentEx w15:paraId="45EFD5AD" w15:done="0"/>
  <w15:commentEx w15:paraId="1EB6AA64" w15:done="0"/>
  <w15:commentEx w15:paraId="73376970" w15:paraIdParent="1EB6AA64" w15:done="0"/>
  <w15:commentEx w15:paraId="716863B5" w15:done="0"/>
  <w15:commentEx w15:paraId="73DA8181" w15:done="0"/>
  <w15:commentEx w15:paraId="4B0E15A7" w15:done="0"/>
  <w15:commentEx w15:paraId="01782003" w15:done="0"/>
  <w15:commentEx w15:paraId="48293A76" w15:done="0"/>
  <w15:commentEx w15:paraId="5423DF21" w15:done="0"/>
  <w15:commentEx w15:paraId="42E5810B" w15:done="0"/>
  <w15:commentEx w15:paraId="6D296B72" w15:done="0"/>
  <w15:commentEx w15:paraId="4A5B04E6" w15:done="0"/>
  <w15:commentEx w15:paraId="527CF713" w15:done="0"/>
  <w15:commentEx w15:paraId="2F1A0960" w15:done="0"/>
  <w15:commentEx w15:paraId="15D2C47D" w15:done="0"/>
  <w15:commentEx w15:paraId="29E49B50" w15:done="0"/>
  <w15:commentEx w15:paraId="0B814888" w15:done="0"/>
  <w15:commentEx w15:paraId="351E5D0B" w15:paraIdParent="0B814888" w15:done="0"/>
  <w15:commentEx w15:paraId="45E26AF2" w15:done="0"/>
  <w15:commentEx w15:paraId="4250C762" w15:done="0"/>
  <w15:commentEx w15:paraId="443F72F1" w15:done="0"/>
  <w15:commentEx w15:paraId="3A21F006" w15:done="0"/>
  <w15:commentEx w15:paraId="3A9CE3C3" w15:done="0"/>
  <w15:commentEx w15:paraId="756C8725" w15:done="0"/>
  <w15:commentEx w15:paraId="3E9B2755" w15:done="0"/>
  <w15:commentEx w15:paraId="73644F72" w15:done="0"/>
  <w15:commentEx w15:paraId="4AB090EC" w15:paraIdParent="73644F72" w15:done="0"/>
  <w15:commentEx w15:paraId="5FF9511A" w15:done="0"/>
  <w15:commentEx w15:paraId="1AB4113B" w15:done="0"/>
  <w15:commentEx w15:paraId="06789800" w15:done="0"/>
  <w15:commentEx w15:paraId="3BE8691F" w15:done="0"/>
  <w15:commentEx w15:paraId="2E56708E" w15:done="0"/>
  <w15:commentEx w15:paraId="0F9E36B2" w15:done="0"/>
  <w15:commentEx w15:paraId="37EB3C4F" w15:done="0"/>
  <w15:commentEx w15:paraId="5D72B83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E1602D" w14:textId="77777777" w:rsidR="001E738D" w:rsidRDefault="001E738D">
      <w:pPr>
        <w:spacing w:after="0" w:line="240" w:lineRule="auto"/>
      </w:pPr>
      <w:r>
        <w:separator/>
      </w:r>
    </w:p>
  </w:endnote>
  <w:endnote w:type="continuationSeparator" w:id="0">
    <w:p w14:paraId="765B175F" w14:textId="77777777" w:rsidR="001E738D" w:rsidRDefault="001E7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507D53" w:rsidRDefault="00507D53"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507D53" w:rsidRDefault="00507D53"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30D5950" w:rsidR="00507D53" w:rsidRDefault="00507D53"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C66F6">
      <w:rPr>
        <w:rStyle w:val="PageNumber"/>
        <w:noProof/>
      </w:rPr>
      <w:t>2</w:t>
    </w:r>
    <w:r>
      <w:rPr>
        <w:rStyle w:val="PageNumber"/>
      </w:rPr>
      <w:fldChar w:fldCharType="end"/>
    </w:r>
  </w:p>
  <w:p w14:paraId="3F8F309C" w14:textId="77777777" w:rsidR="00507D53" w:rsidRDefault="00507D53"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E7A04B" w14:textId="77777777" w:rsidR="001E738D" w:rsidRDefault="001E738D">
      <w:pPr>
        <w:spacing w:after="0" w:line="240" w:lineRule="auto"/>
      </w:pPr>
      <w:r>
        <w:separator/>
      </w:r>
    </w:p>
  </w:footnote>
  <w:footnote w:type="continuationSeparator" w:id="0">
    <w:p w14:paraId="38BC00C1" w14:textId="77777777" w:rsidR="001E738D" w:rsidRDefault="001E738D">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16A"/>
    <w:rsid w:val="0000446B"/>
    <w:rsid w:val="00004888"/>
    <w:rsid w:val="00004F5B"/>
    <w:rsid w:val="00005365"/>
    <w:rsid w:val="000060C8"/>
    <w:rsid w:val="00006214"/>
    <w:rsid w:val="00011D62"/>
    <w:rsid w:val="00012A43"/>
    <w:rsid w:val="00012A91"/>
    <w:rsid w:val="00012E7D"/>
    <w:rsid w:val="00012FB9"/>
    <w:rsid w:val="000135F4"/>
    <w:rsid w:val="0001432A"/>
    <w:rsid w:val="00015AFF"/>
    <w:rsid w:val="00016713"/>
    <w:rsid w:val="0001712A"/>
    <w:rsid w:val="000177DB"/>
    <w:rsid w:val="000210D1"/>
    <w:rsid w:val="0002178B"/>
    <w:rsid w:val="00021BDE"/>
    <w:rsid w:val="00023FB5"/>
    <w:rsid w:val="000246AA"/>
    <w:rsid w:val="000259CD"/>
    <w:rsid w:val="00025CAF"/>
    <w:rsid w:val="00026162"/>
    <w:rsid w:val="0002782B"/>
    <w:rsid w:val="00027DFE"/>
    <w:rsid w:val="00027F75"/>
    <w:rsid w:val="00030C36"/>
    <w:rsid w:val="00031324"/>
    <w:rsid w:val="000331F8"/>
    <w:rsid w:val="0003365F"/>
    <w:rsid w:val="000338D0"/>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12E4"/>
    <w:rsid w:val="00051433"/>
    <w:rsid w:val="0005183C"/>
    <w:rsid w:val="00051A12"/>
    <w:rsid w:val="0005321C"/>
    <w:rsid w:val="00053283"/>
    <w:rsid w:val="000543FC"/>
    <w:rsid w:val="000545FB"/>
    <w:rsid w:val="00054AB7"/>
    <w:rsid w:val="00055B65"/>
    <w:rsid w:val="00061E82"/>
    <w:rsid w:val="000632BD"/>
    <w:rsid w:val="000651A2"/>
    <w:rsid w:val="00065E50"/>
    <w:rsid w:val="0006625F"/>
    <w:rsid w:val="000663B0"/>
    <w:rsid w:val="00066C53"/>
    <w:rsid w:val="00066D9C"/>
    <w:rsid w:val="00067319"/>
    <w:rsid w:val="00067984"/>
    <w:rsid w:val="00067A04"/>
    <w:rsid w:val="00067A14"/>
    <w:rsid w:val="000702D8"/>
    <w:rsid w:val="000711BB"/>
    <w:rsid w:val="00073B07"/>
    <w:rsid w:val="00073C2A"/>
    <w:rsid w:val="000752A7"/>
    <w:rsid w:val="00075501"/>
    <w:rsid w:val="000765BB"/>
    <w:rsid w:val="00077792"/>
    <w:rsid w:val="000819BC"/>
    <w:rsid w:val="00082C81"/>
    <w:rsid w:val="0008315C"/>
    <w:rsid w:val="0008437C"/>
    <w:rsid w:val="000844F7"/>
    <w:rsid w:val="00085345"/>
    <w:rsid w:val="0008595D"/>
    <w:rsid w:val="00085A4E"/>
    <w:rsid w:val="00086317"/>
    <w:rsid w:val="00090A3A"/>
    <w:rsid w:val="00091721"/>
    <w:rsid w:val="00091E48"/>
    <w:rsid w:val="000937AB"/>
    <w:rsid w:val="000938C0"/>
    <w:rsid w:val="00093E1B"/>
    <w:rsid w:val="00093F25"/>
    <w:rsid w:val="00094F74"/>
    <w:rsid w:val="00095490"/>
    <w:rsid w:val="00095915"/>
    <w:rsid w:val="000962A3"/>
    <w:rsid w:val="00097348"/>
    <w:rsid w:val="000A084D"/>
    <w:rsid w:val="000A0A5E"/>
    <w:rsid w:val="000A1061"/>
    <w:rsid w:val="000A1F07"/>
    <w:rsid w:val="000A2462"/>
    <w:rsid w:val="000A2637"/>
    <w:rsid w:val="000A38D2"/>
    <w:rsid w:val="000A4BC4"/>
    <w:rsid w:val="000A5ABC"/>
    <w:rsid w:val="000A6108"/>
    <w:rsid w:val="000A6BC8"/>
    <w:rsid w:val="000A6C26"/>
    <w:rsid w:val="000B0766"/>
    <w:rsid w:val="000B0D4A"/>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0D8"/>
    <w:rsid w:val="000D1253"/>
    <w:rsid w:val="000D3380"/>
    <w:rsid w:val="000D5E5E"/>
    <w:rsid w:val="000D7491"/>
    <w:rsid w:val="000D7718"/>
    <w:rsid w:val="000E0A8A"/>
    <w:rsid w:val="000E0B58"/>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40D"/>
    <w:rsid w:val="00105731"/>
    <w:rsid w:val="0010581C"/>
    <w:rsid w:val="001063E9"/>
    <w:rsid w:val="00110568"/>
    <w:rsid w:val="00111694"/>
    <w:rsid w:val="00113023"/>
    <w:rsid w:val="00113FD5"/>
    <w:rsid w:val="00115F35"/>
    <w:rsid w:val="0011649A"/>
    <w:rsid w:val="001171AC"/>
    <w:rsid w:val="00120F44"/>
    <w:rsid w:val="00122769"/>
    <w:rsid w:val="00123D04"/>
    <w:rsid w:val="001242F1"/>
    <w:rsid w:val="00124496"/>
    <w:rsid w:val="00124F13"/>
    <w:rsid w:val="001266B6"/>
    <w:rsid w:val="001273EA"/>
    <w:rsid w:val="0012798D"/>
    <w:rsid w:val="00130C47"/>
    <w:rsid w:val="00130EA5"/>
    <w:rsid w:val="00130F9A"/>
    <w:rsid w:val="00131404"/>
    <w:rsid w:val="00131AE8"/>
    <w:rsid w:val="00132C6C"/>
    <w:rsid w:val="0013308F"/>
    <w:rsid w:val="001343C0"/>
    <w:rsid w:val="00136284"/>
    <w:rsid w:val="00141129"/>
    <w:rsid w:val="00141E26"/>
    <w:rsid w:val="00143E18"/>
    <w:rsid w:val="00145784"/>
    <w:rsid w:val="00145E04"/>
    <w:rsid w:val="00145FEB"/>
    <w:rsid w:val="00146A44"/>
    <w:rsid w:val="00146E70"/>
    <w:rsid w:val="00146F26"/>
    <w:rsid w:val="001505CF"/>
    <w:rsid w:val="00151901"/>
    <w:rsid w:val="00152658"/>
    <w:rsid w:val="00152F5E"/>
    <w:rsid w:val="00156958"/>
    <w:rsid w:val="00156FC7"/>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34E9"/>
    <w:rsid w:val="00174BA9"/>
    <w:rsid w:val="00174FAE"/>
    <w:rsid w:val="001754B1"/>
    <w:rsid w:val="00176845"/>
    <w:rsid w:val="0017687E"/>
    <w:rsid w:val="00176D12"/>
    <w:rsid w:val="0017784F"/>
    <w:rsid w:val="001805FD"/>
    <w:rsid w:val="00180791"/>
    <w:rsid w:val="00180945"/>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25E"/>
    <w:rsid w:val="001B23D1"/>
    <w:rsid w:val="001B246F"/>
    <w:rsid w:val="001B2BE0"/>
    <w:rsid w:val="001B31F4"/>
    <w:rsid w:val="001B365D"/>
    <w:rsid w:val="001B41BA"/>
    <w:rsid w:val="001B4AE9"/>
    <w:rsid w:val="001B5646"/>
    <w:rsid w:val="001B7FB3"/>
    <w:rsid w:val="001C1104"/>
    <w:rsid w:val="001C1730"/>
    <w:rsid w:val="001C2178"/>
    <w:rsid w:val="001C250A"/>
    <w:rsid w:val="001C2D6F"/>
    <w:rsid w:val="001C38C2"/>
    <w:rsid w:val="001C3E28"/>
    <w:rsid w:val="001C540F"/>
    <w:rsid w:val="001C608C"/>
    <w:rsid w:val="001C613C"/>
    <w:rsid w:val="001C61A2"/>
    <w:rsid w:val="001C658C"/>
    <w:rsid w:val="001D01A6"/>
    <w:rsid w:val="001D0A2C"/>
    <w:rsid w:val="001D0D5E"/>
    <w:rsid w:val="001D1463"/>
    <w:rsid w:val="001D2D90"/>
    <w:rsid w:val="001D2E79"/>
    <w:rsid w:val="001D36DD"/>
    <w:rsid w:val="001D450B"/>
    <w:rsid w:val="001D5083"/>
    <w:rsid w:val="001D54A6"/>
    <w:rsid w:val="001D5918"/>
    <w:rsid w:val="001D6E21"/>
    <w:rsid w:val="001D78FC"/>
    <w:rsid w:val="001D7BA9"/>
    <w:rsid w:val="001E0F71"/>
    <w:rsid w:val="001E0FAC"/>
    <w:rsid w:val="001E184E"/>
    <w:rsid w:val="001E298C"/>
    <w:rsid w:val="001E2DDB"/>
    <w:rsid w:val="001E5C03"/>
    <w:rsid w:val="001E611A"/>
    <w:rsid w:val="001E738D"/>
    <w:rsid w:val="001E73A0"/>
    <w:rsid w:val="001E7732"/>
    <w:rsid w:val="001F0274"/>
    <w:rsid w:val="001F07A4"/>
    <w:rsid w:val="001F0FFF"/>
    <w:rsid w:val="001F3665"/>
    <w:rsid w:val="001F37C4"/>
    <w:rsid w:val="001F4153"/>
    <w:rsid w:val="001F45F1"/>
    <w:rsid w:val="001F475B"/>
    <w:rsid w:val="001F5256"/>
    <w:rsid w:val="001F5A2E"/>
    <w:rsid w:val="001F6E49"/>
    <w:rsid w:val="001F704E"/>
    <w:rsid w:val="001F7DDE"/>
    <w:rsid w:val="002016BA"/>
    <w:rsid w:val="00202290"/>
    <w:rsid w:val="00203599"/>
    <w:rsid w:val="0020482E"/>
    <w:rsid w:val="0020498A"/>
    <w:rsid w:val="0020532C"/>
    <w:rsid w:val="00205AEF"/>
    <w:rsid w:val="00206A3E"/>
    <w:rsid w:val="00206EE5"/>
    <w:rsid w:val="00207B14"/>
    <w:rsid w:val="002126B3"/>
    <w:rsid w:val="0021306D"/>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D5B"/>
    <w:rsid w:val="0023102E"/>
    <w:rsid w:val="002322ED"/>
    <w:rsid w:val="00232690"/>
    <w:rsid w:val="0023343A"/>
    <w:rsid w:val="002339FB"/>
    <w:rsid w:val="00233C77"/>
    <w:rsid w:val="00234E19"/>
    <w:rsid w:val="002351FA"/>
    <w:rsid w:val="00235CE2"/>
    <w:rsid w:val="00236869"/>
    <w:rsid w:val="00237B6F"/>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C33"/>
    <w:rsid w:val="00252185"/>
    <w:rsid w:val="00252CB9"/>
    <w:rsid w:val="002545C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6F5"/>
    <w:rsid w:val="00273FC0"/>
    <w:rsid w:val="00274FC3"/>
    <w:rsid w:val="002754D2"/>
    <w:rsid w:val="00277143"/>
    <w:rsid w:val="002773C7"/>
    <w:rsid w:val="00280E5B"/>
    <w:rsid w:val="00281454"/>
    <w:rsid w:val="00283C48"/>
    <w:rsid w:val="002855D6"/>
    <w:rsid w:val="00285791"/>
    <w:rsid w:val="00287584"/>
    <w:rsid w:val="00290E98"/>
    <w:rsid w:val="00292A75"/>
    <w:rsid w:val="0029420D"/>
    <w:rsid w:val="00294C1D"/>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2E37"/>
    <w:rsid w:val="002B42BF"/>
    <w:rsid w:val="002B5115"/>
    <w:rsid w:val="002B7879"/>
    <w:rsid w:val="002B7F08"/>
    <w:rsid w:val="002C2D96"/>
    <w:rsid w:val="002C4371"/>
    <w:rsid w:val="002C5217"/>
    <w:rsid w:val="002C5765"/>
    <w:rsid w:val="002C5BFE"/>
    <w:rsid w:val="002C7D8D"/>
    <w:rsid w:val="002D1682"/>
    <w:rsid w:val="002D1F5C"/>
    <w:rsid w:val="002D3368"/>
    <w:rsid w:val="002D4EED"/>
    <w:rsid w:val="002E0397"/>
    <w:rsid w:val="002E2D77"/>
    <w:rsid w:val="002E33EC"/>
    <w:rsid w:val="002E3961"/>
    <w:rsid w:val="002E3F81"/>
    <w:rsid w:val="002E44F0"/>
    <w:rsid w:val="002E4C60"/>
    <w:rsid w:val="002E4CDE"/>
    <w:rsid w:val="002E4DE2"/>
    <w:rsid w:val="002E4FAE"/>
    <w:rsid w:val="002E5598"/>
    <w:rsid w:val="002E7D09"/>
    <w:rsid w:val="002F14D2"/>
    <w:rsid w:val="002F2478"/>
    <w:rsid w:val="002F2B80"/>
    <w:rsid w:val="002F39C9"/>
    <w:rsid w:val="002F3F68"/>
    <w:rsid w:val="002F4658"/>
    <w:rsid w:val="002F49F5"/>
    <w:rsid w:val="002F4A6E"/>
    <w:rsid w:val="002F4DC5"/>
    <w:rsid w:val="002F6A0C"/>
    <w:rsid w:val="002F6D34"/>
    <w:rsid w:val="002F7093"/>
    <w:rsid w:val="002F753E"/>
    <w:rsid w:val="003007A1"/>
    <w:rsid w:val="00300CD8"/>
    <w:rsid w:val="003018AC"/>
    <w:rsid w:val="003030BF"/>
    <w:rsid w:val="00303180"/>
    <w:rsid w:val="00304262"/>
    <w:rsid w:val="00305856"/>
    <w:rsid w:val="0030587D"/>
    <w:rsid w:val="00306685"/>
    <w:rsid w:val="00306763"/>
    <w:rsid w:val="003075B4"/>
    <w:rsid w:val="003108C5"/>
    <w:rsid w:val="00310C65"/>
    <w:rsid w:val="003116E1"/>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B2B"/>
    <w:rsid w:val="003231BD"/>
    <w:rsid w:val="003239BA"/>
    <w:rsid w:val="003257F8"/>
    <w:rsid w:val="00327C97"/>
    <w:rsid w:val="003301C2"/>
    <w:rsid w:val="0033375D"/>
    <w:rsid w:val="003340AF"/>
    <w:rsid w:val="00334A02"/>
    <w:rsid w:val="00334A3C"/>
    <w:rsid w:val="00334F2A"/>
    <w:rsid w:val="00335B57"/>
    <w:rsid w:val="003462A6"/>
    <w:rsid w:val="003464A7"/>
    <w:rsid w:val="003467F3"/>
    <w:rsid w:val="00347B7D"/>
    <w:rsid w:val="00352D62"/>
    <w:rsid w:val="003530D4"/>
    <w:rsid w:val="00353D25"/>
    <w:rsid w:val="00356025"/>
    <w:rsid w:val="0035659D"/>
    <w:rsid w:val="00357A10"/>
    <w:rsid w:val="00357D26"/>
    <w:rsid w:val="00360A89"/>
    <w:rsid w:val="0036143F"/>
    <w:rsid w:val="003625E9"/>
    <w:rsid w:val="00363A45"/>
    <w:rsid w:val="00364E5E"/>
    <w:rsid w:val="00365F79"/>
    <w:rsid w:val="0036664E"/>
    <w:rsid w:val="00367067"/>
    <w:rsid w:val="00370A14"/>
    <w:rsid w:val="00373407"/>
    <w:rsid w:val="00373ACD"/>
    <w:rsid w:val="003747E1"/>
    <w:rsid w:val="0037567B"/>
    <w:rsid w:val="00376963"/>
    <w:rsid w:val="00376EFE"/>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1E1"/>
    <w:rsid w:val="003E383D"/>
    <w:rsid w:val="003E4B21"/>
    <w:rsid w:val="003E5691"/>
    <w:rsid w:val="003E664F"/>
    <w:rsid w:val="003F197D"/>
    <w:rsid w:val="003F1BCE"/>
    <w:rsid w:val="003F1E76"/>
    <w:rsid w:val="003F22B3"/>
    <w:rsid w:val="003F25C7"/>
    <w:rsid w:val="003F2DE8"/>
    <w:rsid w:val="003F383A"/>
    <w:rsid w:val="003F4B5A"/>
    <w:rsid w:val="003F50A5"/>
    <w:rsid w:val="003F55E2"/>
    <w:rsid w:val="003F5A68"/>
    <w:rsid w:val="003F5F47"/>
    <w:rsid w:val="003F6983"/>
    <w:rsid w:val="003F7230"/>
    <w:rsid w:val="003F75AF"/>
    <w:rsid w:val="004000D5"/>
    <w:rsid w:val="004001DC"/>
    <w:rsid w:val="00400851"/>
    <w:rsid w:val="0040113C"/>
    <w:rsid w:val="004018CB"/>
    <w:rsid w:val="00401E00"/>
    <w:rsid w:val="0040261A"/>
    <w:rsid w:val="00402D6F"/>
    <w:rsid w:val="0040311B"/>
    <w:rsid w:val="00403D93"/>
    <w:rsid w:val="0040449F"/>
    <w:rsid w:val="0040623A"/>
    <w:rsid w:val="00406F06"/>
    <w:rsid w:val="00407942"/>
    <w:rsid w:val="00410654"/>
    <w:rsid w:val="00411019"/>
    <w:rsid w:val="0041265F"/>
    <w:rsid w:val="0041272D"/>
    <w:rsid w:val="004127F2"/>
    <w:rsid w:val="00413062"/>
    <w:rsid w:val="00416A32"/>
    <w:rsid w:val="00416B2F"/>
    <w:rsid w:val="00420EA0"/>
    <w:rsid w:val="00426492"/>
    <w:rsid w:val="004264D7"/>
    <w:rsid w:val="00426BE3"/>
    <w:rsid w:val="00427EA4"/>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7BDD"/>
    <w:rsid w:val="004508FE"/>
    <w:rsid w:val="00450FA1"/>
    <w:rsid w:val="00452C20"/>
    <w:rsid w:val="00452DCF"/>
    <w:rsid w:val="00453854"/>
    <w:rsid w:val="00453A9A"/>
    <w:rsid w:val="004556E7"/>
    <w:rsid w:val="004565A9"/>
    <w:rsid w:val="004566FC"/>
    <w:rsid w:val="00457B55"/>
    <w:rsid w:val="00461017"/>
    <w:rsid w:val="004610E6"/>
    <w:rsid w:val="004613C7"/>
    <w:rsid w:val="00461892"/>
    <w:rsid w:val="00462AFB"/>
    <w:rsid w:val="00462CD5"/>
    <w:rsid w:val="00463270"/>
    <w:rsid w:val="00463A1C"/>
    <w:rsid w:val="00464B7F"/>
    <w:rsid w:val="004663B7"/>
    <w:rsid w:val="00466690"/>
    <w:rsid w:val="00466764"/>
    <w:rsid w:val="004668F4"/>
    <w:rsid w:val="00466E86"/>
    <w:rsid w:val="00467302"/>
    <w:rsid w:val="00471233"/>
    <w:rsid w:val="00472234"/>
    <w:rsid w:val="00472D21"/>
    <w:rsid w:val="004752C7"/>
    <w:rsid w:val="00475B09"/>
    <w:rsid w:val="00475FD8"/>
    <w:rsid w:val="0047730E"/>
    <w:rsid w:val="004814FB"/>
    <w:rsid w:val="00481829"/>
    <w:rsid w:val="00483196"/>
    <w:rsid w:val="0048319E"/>
    <w:rsid w:val="00486F73"/>
    <w:rsid w:val="00492230"/>
    <w:rsid w:val="0049494F"/>
    <w:rsid w:val="00494A58"/>
    <w:rsid w:val="00494FE8"/>
    <w:rsid w:val="00495116"/>
    <w:rsid w:val="0049545B"/>
    <w:rsid w:val="004960CC"/>
    <w:rsid w:val="004A01F7"/>
    <w:rsid w:val="004A04FD"/>
    <w:rsid w:val="004A11D9"/>
    <w:rsid w:val="004A1BC7"/>
    <w:rsid w:val="004A2303"/>
    <w:rsid w:val="004A2551"/>
    <w:rsid w:val="004A3366"/>
    <w:rsid w:val="004A4077"/>
    <w:rsid w:val="004A48F3"/>
    <w:rsid w:val="004A5074"/>
    <w:rsid w:val="004A5369"/>
    <w:rsid w:val="004A5D7D"/>
    <w:rsid w:val="004B031E"/>
    <w:rsid w:val="004B16A0"/>
    <w:rsid w:val="004B2216"/>
    <w:rsid w:val="004B2C0D"/>
    <w:rsid w:val="004B66E9"/>
    <w:rsid w:val="004B6C03"/>
    <w:rsid w:val="004B711E"/>
    <w:rsid w:val="004C0459"/>
    <w:rsid w:val="004C2047"/>
    <w:rsid w:val="004C3449"/>
    <w:rsid w:val="004C3F52"/>
    <w:rsid w:val="004C40E0"/>
    <w:rsid w:val="004C44F5"/>
    <w:rsid w:val="004C4565"/>
    <w:rsid w:val="004C67C0"/>
    <w:rsid w:val="004D0817"/>
    <w:rsid w:val="004D1163"/>
    <w:rsid w:val="004D134D"/>
    <w:rsid w:val="004D14C7"/>
    <w:rsid w:val="004D2342"/>
    <w:rsid w:val="004D280A"/>
    <w:rsid w:val="004D2A65"/>
    <w:rsid w:val="004D3AAB"/>
    <w:rsid w:val="004D3C7F"/>
    <w:rsid w:val="004D5642"/>
    <w:rsid w:val="004D68DE"/>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30C5"/>
    <w:rsid w:val="00513F0D"/>
    <w:rsid w:val="00514A85"/>
    <w:rsid w:val="00516469"/>
    <w:rsid w:val="00516C02"/>
    <w:rsid w:val="005179F4"/>
    <w:rsid w:val="00517A53"/>
    <w:rsid w:val="00520742"/>
    <w:rsid w:val="005207BC"/>
    <w:rsid w:val="0052102A"/>
    <w:rsid w:val="00521EEA"/>
    <w:rsid w:val="00523C75"/>
    <w:rsid w:val="005259CD"/>
    <w:rsid w:val="00527229"/>
    <w:rsid w:val="00530793"/>
    <w:rsid w:val="00530F84"/>
    <w:rsid w:val="00534095"/>
    <w:rsid w:val="0053420F"/>
    <w:rsid w:val="0053484F"/>
    <w:rsid w:val="0053508A"/>
    <w:rsid w:val="005357E1"/>
    <w:rsid w:val="00541571"/>
    <w:rsid w:val="0054215F"/>
    <w:rsid w:val="005424BC"/>
    <w:rsid w:val="00542702"/>
    <w:rsid w:val="00542862"/>
    <w:rsid w:val="005450E2"/>
    <w:rsid w:val="005472F1"/>
    <w:rsid w:val="00550361"/>
    <w:rsid w:val="00552A75"/>
    <w:rsid w:val="00552C1A"/>
    <w:rsid w:val="005537B0"/>
    <w:rsid w:val="00553BFB"/>
    <w:rsid w:val="00554728"/>
    <w:rsid w:val="00554C35"/>
    <w:rsid w:val="0055543E"/>
    <w:rsid w:val="0055622E"/>
    <w:rsid w:val="005568F2"/>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66BC9"/>
    <w:rsid w:val="00567A03"/>
    <w:rsid w:val="00571673"/>
    <w:rsid w:val="0057228F"/>
    <w:rsid w:val="00572C2D"/>
    <w:rsid w:val="005738F2"/>
    <w:rsid w:val="00576F95"/>
    <w:rsid w:val="00577C4A"/>
    <w:rsid w:val="0058211A"/>
    <w:rsid w:val="00582B8F"/>
    <w:rsid w:val="0058338A"/>
    <w:rsid w:val="00584286"/>
    <w:rsid w:val="0058439A"/>
    <w:rsid w:val="00584D18"/>
    <w:rsid w:val="00584EF8"/>
    <w:rsid w:val="00585001"/>
    <w:rsid w:val="005870DD"/>
    <w:rsid w:val="00587150"/>
    <w:rsid w:val="00592D17"/>
    <w:rsid w:val="005932B1"/>
    <w:rsid w:val="00593592"/>
    <w:rsid w:val="00593EA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43C"/>
    <w:rsid w:val="005C5FCB"/>
    <w:rsid w:val="005C6E29"/>
    <w:rsid w:val="005C776A"/>
    <w:rsid w:val="005D0E66"/>
    <w:rsid w:val="005D0FB3"/>
    <w:rsid w:val="005D1ED5"/>
    <w:rsid w:val="005D2340"/>
    <w:rsid w:val="005D23BE"/>
    <w:rsid w:val="005D379A"/>
    <w:rsid w:val="005D4926"/>
    <w:rsid w:val="005D5BB7"/>
    <w:rsid w:val="005D73D0"/>
    <w:rsid w:val="005D7922"/>
    <w:rsid w:val="005D7A85"/>
    <w:rsid w:val="005E0E67"/>
    <w:rsid w:val="005E329F"/>
    <w:rsid w:val="005E32A5"/>
    <w:rsid w:val="005E3707"/>
    <w:rsid w:val="005E4E2B"/>
    <w:rsid w:val="005E65AD"/>
    <w:rsid w:val="005E69CF"/>
    <w:rsid w:val="005E7132"/>
    <w:rsid w:val="005E752C"/>
    <w:rsid w:val="005F0409"/>
    <w:rsid w:val="005F12EF"/>
    <w:rsid w:val="005F2A56"/>
    <w:rsid w:val="005F2B9B"/>
    <w:rsid w:val="005F2F3B"/>
    <w:rsid w:val="005F3783"/>
    <w:rsid w:val="005F37D8"/>
    <w:rsid w:val="005F3838"/>
    <w:rsid w:val="005F3F6E"/>
    <w:rsid w:val="005F4556"/>
    <w:rsid w:val="005F54DC"/>
    <w:rsid w:val="005F6563"/>
    <w:rsid w:val="005F7E2C"/>
    <w:rsid w:val="00600D04"/>
    <w:rsid w:val="0060130A"/>
    <w:rsid w:val="006021A0"/>
    <w:rsid w:val="00602B35"/>
    <w:rsid w:val="00602B6B"/>
    <w:rsid w:val="00603B57"/>
    <w:rsid w:val="00603BCA"/>
    <w:rsid w:val="0060525A"/>
    <w:rsid w:val="0060531B"/>
    <w:rsid w:val="00605BD6"/>
    <w:rsid w:val="00606AED"/>
    <w:rsid w:val="00607D56"/>
    <w:rsid w:val="00610AD2"/>
    <w:rsid w:val="00611F5E"/>
    <w:rsid w:val="006124E6"/>
    <w:rsid w:val="006126B3"/>
    <w:rsid w:val="00612A70"/>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378A"/>
    <w:rsid w:val="0063545F"/>
    <w:rsid w:val="006356EB"/>
    <w:rsid w:val="00636C9B"/>
    <w:rsid w:val="00637323"/>
    <w:rsid w:val="00637860"/>
    <w:rsid w:val="00641AF0"/>
    <w:rsid w:val="00643BB4"/>
    <w:rsid w:val="00644452"/>
    <w:rsid w:val="0064457B"/>
    <w:rsid w:val="00645C3A"/>
    <w:rsid w:val="0064674D"/>
    <w:rsid w:val="00647252"/>
    <w:rsid w:val="0065029D"/>
    <w:rsid w:val="00650B40"/>
    <w:rsid w:val="00651062"/>
    <w:rsid w:val="00651564"/>
    <w:rsid w:val="00651FB2"/>
    <w:rsid w:val="00652AC7"/>
    <w:rsid w:val="00654669"/>
    <w:rsid w:val="00655358"/>
    <w:rsid w:val="00657CEE"/>
    <w:rsid w:val="00661B1E"/>
    <w:rsid w:val="00661BB4"/>
    <w:rsid w:val="00662D9A"/>
    <w:rsid w:val="0066306F"/>
    <w:rsid w:val="006633AD"/>
    <w:rsid w:val="00664921"/>
    <w:rsid w:val="00665BF4"/>
    <w:rsid w:val="00670CE3"/>
    <w:rsid w:val="00670E5A"/>
    <w:rsid w:val="00670EC7"/>
    <w:rsid w:val="00671218"/>
    <w:rsid w:val="00671DC6"/>
    <w:rsid w:val="00671E7D"/>
    <w:rsid w:val="00673042"/>
    <w:rsid w:val="00675F82"/>
    <w:rsid w:val="006761AB"/>
    <w:rsid w:val="0067689E"/>
    <w:rsid w:val="00680088"/>
    <w:rsid w:val="0068134B"/>
    <w:rsid w:val="00681F09"/>
    <w:rsid w:val="006824BA"/>
    <w:rsid w:val="00682E67"/>
    <w:rsid w:val="00682EB0"/>
    <w:rsid w:val="006838D1"/>
    <w:rsid w:val="00685383"/>
    <w:rsid w:val="006854A4"/>
    <w:rsid w:val="00686509"/>
    <w:rsid w:val="006929D9"/>
    <w:rsid w:val="00692D95"/>
    <w:rsid w:val="00692E8C"/>
    <w:rsid w:val="006934E5"/>
    <w:rsid w:val="00694955"/>
    <w:rsid w:val="006965AD"/>
    <w:rsid w:val="00696668"/>
    <w:rsid w:val="00696DE6"/>
    <w:rsid w:val="0069733D"/>
    <w:rsid w:val="00697ADB"/>
    <w:rsid w:val="006A059D"/>
    <w:rsid w:val="006A09FB"/>
    <w:rsid w:val="006A0A4C"/>
    <w:rsid w:val="006A1340"/>
    <w:rsid w:val="006A1F9B"/>
    <w:rsid w:val="006A4710"/>
    <w:rsid w:val="006A473F"/>
    <w:rsid w:val="006A5B04"/>
    <w:rsid w:val="006B09B0"/>
    <w:rsid w:val="006B5B17"/>
    <w:rsid w:val="006C022C"/>
    <w:rsid w:val="006C0235"/>
    <w:rsid w:val="006C049E"/>
    <w:rsid w:val="006C19F5"/>
    <w:rsid w:val="006C1DBA"/>
    <w:rsid w:val="006C30B0"/>
    <w:rsid w:val="006C3AFE"/>
    <w:rsid w:val="006C43A4"/>
    <w:rsid w:val="006C4D3F"/>
    <w:rsid w:val="006C50E6"/>
    <w:rsid w:val="006C518A"/>
    <w:rsid w:val="006C5870"/>
    <w:rsid w:val="006C58FE"/>
    <w:rsid w:val="006C74C1"/>
    <w:rsid w:val="006D0B0D"/>
    <w:rsid w:val="006D0DFC"/>
    <w:rsid w:val="006D115E"/>
    <w:rsid w:val="006D1A39"/>
    <w:rsid w:val="006D1CDB"/>
    <w:rsid w:val="006D1F52"/>
    <w:rsid w:val="006D2083"/>
    <w:rsid w:val="006D2DB9"/>
    <w:rsid w:val="006D3143"/>
    <w:rsid w:val="006D410D"/>
    <w:rsid w:val="006D42B5"/>
    <w:rsid w:val="006D7E94"/>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082"/>
    <w:rsid w:val="00704188"/>
    <w:rsid w:val="0070469D"/>
    <w:rsid w:val="007048AF"/>
    <w:rsid w:val="00705B84"/>
    <w:rsid w:val="007077B2"/>
    <w:rsid w:val="00707A42"/>
    <w:rsid w:val="00707AA7"/>
    <w:rsid w:val="00707E3F"/>
    <w:rsid w:val="00712E39"/>
    <w:rsid w:val="00713F87"/>
    <w:rsid w:val="00714847"/>
    <w:rsid w:val="0071557B"/>
    <w:rsid w:val="007175CF"/>
    <w:rsid w:val="00720950"/>
    <w:rsid w:val="007217A9"/>
    <w:rsid w:val="00721ED8"/>
    <w:rsid w:val="007223F0"/>
    <w:rsid w:val="007233D6"/>
    <w:rsid w:val="00724217"/>
    <w:rsid w:val="00724226"/>
    <w:rsid w:val="00724680"/>
    <w:rsid w:val="00726356"/>
    <w:rsid w:val="0072641F"/>
    <w:rsid w:val="0072754A"/>
    <w:rsid w:val="00727E9B"/>
    <w:rsid w:val="00731F11"/>
    <w:rsid w:val="007327E1"/>
    <w:rsid w:val="00733885"/>
    <w:rsid w:val="007343B8"/>
    <w:rsid w:val="0073460F"/>
    <w:rsid w:val="00737A8B"/>
    <w:rsid w:val="00740128"/>
    <w:rsid w:val="00740505"/>
    <w:rsid w:val="00741F21"/>
    <w:rsid w:val="0074271E"/>
    <w:rsid w:val="00742CEC"/>
    <w:rsid w:val="007434BC"/>
    <w:rsid w:val="00744B09"/>
    <w:rsid w:val="00746BF9"/>
    <w:rsid w:val="007471B0"/>
    <w:rsid w:val="007504B4"/>
    <w:rsid w:val="00750B80"/>
    <w:rsid w:val="0075393E"/>
    <w:rsid w:val="00756E96"/>
    <w:rsid w:val="00757AB9"/>
    <w:rsid w:val="00762ABB"/>
    <w:rsid w:val="0076378F"/>
    <w:rsid w:val="00763825"/>
    <w:rsid w:val="00764465"/>
    <w:rsid w:val="00764B5F"/>
    <w:rsid w:val="00764E00"/>
    <w:rsid w:val="007655FC"/>
    <w:rsid w:val="007657EB"/>
    <w:rsid w:val="0077162C"/>
    <w:rsid w:val="00771920"/>
    <w:rsid w:val="00772531"/>
    <w:rsid w:val="0077284C"/>
    <w:rsid w:val="00774847"/>
    <w:rsid w:val="00776444"/>
    <w:rsid w:val="0078091F"/>
    <w:rsid w:val="00780D35"/>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210B"/>
    <w:rsid w:val="007B6A95"/>
    <w:rsid w:val="007B7AFA"/>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92D"/>
    <w:rsid w:val="007E01CF"/>
    <w:rsid w:val="007E021F"/>
    <w:rsid w:val="007E03BF"/>
    <w:rsid w:val="007E0C39"/>
    <w:rsid w:val="007E13E7"/>
    <w:rsid w:val="007E2980"/>
    <w:rsid w:val="007E2E1B"/>
    <w:rsid w:val="007E458C"/>
    <w:rsid w:val="007E471C"/>
    <w:rsid w:val="007E4C5E"/>
    <w:rsid w:val="007E4DC1"/>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74"/>
    <w:rsid w:val="00802E81"/>
    <w:rsid w:val="008070E4"/>
    <w:rsid w:val="008071E5"/>
    <w:rsid w:val="00807267"/>
    <w:rsid w:val="00807CE5"/>
    <w:rsid w:val="00807DD4"/>
    <w:rsid w:val="0081140B"/>
    <w:rsid w:val="008125BE"/>
    <w:rsid w:val="00813355"/>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37F"/>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46D6"/>
    <w:rsid w:val="00844E20"/>
    <w:rsid w:val="00845A19"/>
    <w:rsid w:val="00846033"/>
    <w:rsid w:val="0084714F"/>
    <w:rsid w:val="008474C9"/>
    <w:rsid w:val="00850FD2"/>
    <w:rsid w:val="00851625"/>
    <w:rsid w:val="00851793"/>
    <w:rsid w:val="008522E2"/>
    <w:rsid w:val="008537D1"/>
    <w:rsid w:val="008539F0"/>
    <w:rsid w:val="008540FF"/>
    <w:rsid w:val="008544FE"/>
    <w:rsid w:val="00855E08"/>
    <w:rsid w:val="00856C0B"/>
    <w:rsid w:val="00856E68"/>
    <w:rsid w:val="00860B2E"/>
    <w:rsid w:val="00860F96"/>
    <w:rsid w:val="00861EA9"/>
    <w:rsid w:val="008621C2"/>
    <w:rsid w:val="008625E9"/>
    <w:rsid w:val="00864403"/>
    <w:rsid w:val="00865A38"/>
    <w:rsid w:val="008708D3"/>
    <w:rsid w:val="00871CFE"/>
    <w:rsid w:val="008721C3"/>
    <w:rsid w:val="00873794"/>
    <w:rsid w:val="00874745"/>
    <w:rsid w:val="00874830"/>
    <w:rsid w:val="008757AF"/>
    <w:rsid w:val="008762B0"/>
    <w:rsid w:val="00877510"/>
    <w:rsid w:val="008803AE"/>
    <w:rsid w:val="0088177A"/>
    <w:rsid w:val="00881B21"/>
    <w:rsid w:val="00883220"/>
    <w:rsid w:val="00883CAD"/>
    <w:rsid w:val="00883F1D"/>
    <w:rsid w:val="008844BD"/>
    <w:rsid w:val="00884DB1"/>
    <w:rsid w:val="0088535B"/>
    <w:rsid w:val="00885DE5"/>
    <w:rsid w:val="00891E4E"/>
    <w:rsid w:val="008943E5"/>
    <w:rsid w:val="00894665"/>
    <w:rsid w:val="00896670"/>
    <w:rsid w:val="0089667E"/>
    <w:rsid w:val="00897847"/>
    <w:rsid w:val="008979DD"/>
    <w:rsid w:val="00897C3E"/>
    <w:rsid w:val="008A167D"/>
    <w:rsid w:val="008A218F"/>
    <w:rsid w:val="008A3AAD"/>
    <w:rsid w:val="008A4D52"/>
    <w:rsid w:val="008A53AA"/>
    <w:rsid w:val="008A6465"/>
    <w:rsid w:val="008A74DA"/>
    <w:rsid w:val="008A7B5B"/>
    <w:rsid w:val="008A7FB4"/>
    <w:rsid w:val="008A7FD3"/>
    <w:rsid w:val="008B0475"/>
    <w:rsid w:val="008B09D9"/>
    <w:rsid w:val="008B1AD4"/>
    <w:rsid w:val="008B2746"/>
    <w:rsid w:val="008B34D1"/>
    <w:rsid w:val="008B4F1F"/>
    <w:rsid w:val="008B5845"/>
    <w:rsid w:val="008B7008"/>
    <w:rsid w:val="008B7DDD"/>
    <w:rsid w:val="008C0A87"/>
    <w:rsid w:val="008C1094"/>
    <w:rsid w:val="008C1D95"/>
    <w:rsid w:val="008C2083"/>
    <w:rsid w:val="008C253D"/>
    <w:rsid w:val="008C3347"/>
    <w:rsid w:val="008C3BEE"/>
    <w:rsid w:val="008C4931"/>
    <w:rsid w:val="008C4B74"/>
    <w:rsid w:val="008C56CB"/>
    <w:rsid w:val="008C5C18"/>
    <w:rsid w:val="008C6682"/>
    <w:rsid w:val="008C7EAE"/>
    <w:rsid w:val="008D1C1A"/>
    <w:rsid w:val="008D3953"/>
    <w:rsid w:val="008D4144"/>
    <w:rsid w:val="008D56BA"/>
    <w:rsid w:val="008D6C53"/>
    <w:rsid w:val="008D7ED7"/>
    <w:rsid w:val="008E28FB"/>
    <w:rsid w:val="008E306C"/>
    <w:rsid w:val="008E3720"/>
    <w:rsid w:val="008E4099"/>
    <w:rsid w:val="008E4654"/>
    <w:rsid w:val="008E57DC"/>
    <w:rsid w:val="008E7BA0"/>
    <w:rsid w:val="008F00AD"/>
    <w:rsid w:val="008F16FF"/>
    <w:rsid w:val="008F2E65"/>
    <w:rsid w:val="008F3258"/>
    <w:rsid w:val="008F32CB"/>
    <w:rsid w:val="008F43E0"/>
    <w:rsid w:val="008F49D2"/>
    <w:rsid w:val="008F5F5B"/>
    <w:rsid w:val="008F6163"/>
    <w:rsid w:val="008F6F54"/>
    <w:rsid w:val="008F7DEA"/>
    <w:rsid w:val="009008B3"/>
    <w:rsid w:val="009011C5"/>
    <w:rsid w:val="00903C59"/>
    <w:rsid w:val="0091147F"/>
    <w:rsid w:val="00911D26"/>
    <w:rsid w:val="00911EE8"/>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5167"/>
    <w:rsid w:val="00937AF1"/>
    <w:rsid w:val="009407EE"/>
    <w:rsid w:val="0094173C"/>
    <w:rsid w:val="009418CA"/>
    <w:rsid w:val="00942430"/>
    <w:rsid w:val="00942708"/>
    <w:rsid w:val="009431B8"/>
    <w:rsid w:val="0094330D"/>
    <w:rsid w:val="00943F70"/>
    <w:rsid w:val="009457A0"/>
    <w:rsid w:val="00947DBC"/>
    <w:rsid w:val="00947F4D"/>
    <w:rsid w:val="00950EDB"/>
    <w:rsid w:val="00950FA9"/>
    <w:rsid w:val="009518D9"/>
    <w:rsid w:val="00952D9C"/>
    <w:rsid w:val="009542B2"/>
    <w:rsid w:val="0095438D"/>
    <w:rsid w:val="009545F7"/>
    <w:rsid w:val="00954E62"/>
    <w:rsid w:val="00955652"/>
    <w:rsid w:val="0095697F"/>
    <w:rsid w:val="00956D2B"/>
    <w:rsid w:val="009575DD"/>
    <w:rsid w:val="00957D9F"/>
    <w:rsid w:val="00957F97"/>
    <w:rsid w:val="0096283C"/>
    <w:rsid w:val="0096536C"/>
    <w:rsid w:val="00965843"/>
    <w:rsid w:val="0096626C"/>
    <w:rsid w:val="00971006"/>
    <w:rsid w:val="0097561D"/>
    <w:rsid w:val="00975ED8"/>
    <w:rsid w:val="00976958"/>
    <w:rsid w:val="00976F0A"/>
    <w:rsid w:val="00977303"/>
    <w:rsid w:val="009777B8"/>
    <w:rsid w:val="0098094E"/>
    <w:rsid w:val="00983055"/>
    <w:rsid w:val="00983C6F"/>
    <w:rsid w:val="00983CEE"/>
    <w:rsid w:val="0098453F"/>
    <w:rsid w:val="0098603C"/>
    <w:rsid w:val="00986413"/>
    <w:rsid w:val="00987747"/>
    <w:rsid w:val="00987B41"/>
    <w:rsid w:val="00987F8E"/>
    <w:rsid w:val="00990906"/>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36CE"/>
    <w:rsid w:val="009A421A"/>
    <w:rsid w:val="009A442F"/>
    <w:rsid w:val="009A475F"/>
    <w:rsid w:val="009A5D28"/>
    <w:rsid w:val="009A6892"/>
    <w:rsid w:val="009A7090"/>
    <w:rsid w:val="009A75E8"/>
    <w:rsid w:val="009B0615"/>
    <w:rsid w:val="009B1940"/>
    <w:rsid w:val="009B275D"/>
    <w:rsid w:val="009B283A"/>
    <w:rsid w:val="009B2E74"/>
    <w:rsid w:val="009B30D5"/>
    <w:rsid w:val="009B4781"/>
    <w:rsid w:val="009B5576"/>
    <w:rsid w:val="009B7A5F"/>
    <w:rsid w:val="009C0E80"/>
    <w:rsid w:val="009C1AC8"/>
    <w:rsid w:val="009C2FC1"/>
    <w:rsid w:val="009C3975"/>
    <w:rsid w:val="009C3D92"/>
    <w:rsid w:val="009C4D03"/>
    <w:rsid w:val="009C52A5"/>
    <w:rsid w:val="009C5745"/>
    <w:rsid w:val="009C69F0"/>
    <w:rsid w:val="009C7269"/>
    <w:rsid w:val="009D0078"/>
    <w:rsid w:val="009D1AA9"/>
    <w:rsid w:val="009D27BF"/>
    <w:rsid w:val="009D3641"/>
    <w:rsid w:val="009D4F56"/>
    <w:rsid w:val="009D5647"/>
    <w:rsid w:val="009D6B29"/>
    <w:rsid w:val="009E0C48"/>
    <w:rsid w:val="009E0D0F"/>
    <w:rsid w:val="009E25B4"/>
    <w:rsid w:val="009E368F"/>
    <w:rsid w:val="009E450A"/>
    <w:rsid w:val="009E4AF1"/>
    <w:rsid w:val="009E4F95"/>
    <w:rsid w:val="009E66B1"/>
    <w:rsid w:val="009F0AD7"/>
    <w:rsid w:val="009F13D7"/>
    <w:rsid w:val="009F16DD"/>
    <w:rsid w:val="009F2476"/>
    <w:rsid w:val="009F2FE1"/>
    <w:rsid w:val="009F3F56"/>
    <w:rsid w:val="009F41F2"/>
    <w:rsid w:val="009F4257"/>
    <w:rsid w:val="009F507F"/>
    <w:rsid w:val="00A00400"/>
    <w:rsid w:val="00A00953"/>
    <w:rsid w:val="00A0222A"/>
    <w:rsid w:val="00A02BF6"/>
    <w:rsid w:val="00A03DE2"/>
    <w:rsid w:val="00A03F69"/>
    <w:rsid w:val="00A05CD2"/>
    <w:rsid w:val="00A10491"/>
    <w:rsid w:val="00A106AC"/>
    <w:rsid w:val="00A10B0F"/>
    <w:rsid w:val="00A1135E"/>
    <w:rsid w:val="00A12752"/>
    <w:rsid w:val="00A13D22"/>
    <w:rsid w:val="00A16AC7"/>
    <w:rsid w:val="00A20385"/>
    <w:rsid w:val="00A2095E"/>
    <w:rsid w:val="00A209D9"/>
    <w:rsid w:val="00A20EA3"/>
    <w:rsid w:val="00A20FE7"/>
    <w:rsid w:val="00A217AF"/>
    <w:rsid w:val="00A227DA"/>
    <w:rsid w:val="00A237C7"/>
    <w:rsid w:val="00A245BF"/>
    <w:rsid w:val="00A24CA7"/>
    <w:rsid w:val="00A2504D"/>
    <w:rsid w:val="00A25BFD"/>
    <w:rsid w:val="00A27612"/>
    <w:rsid w:val="00A311CD"/>
    <w:rsid w:val="00A34256"/>
    <w:rsid w:val="00A343CC"/>
    <w:rsid w:val="00A346D0"/>
    <w:rsid w:val="00A36D28"/>
    <w:rsid w:val="00A36DAB"/>
    <w:rsid w:val="00A36DB1"/>
    <w:rsid w:val="00A40232"/>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7F87"/>
    <w:rsid w:val="00A82F83"/>
    <w:rsid w:val="00A83200"/>
    <w:rsid w:val="00A834C0"/>
    <w:rsid w:val="00A8418C"/>
    <w:rsid w:val="00A84DE4"/>
    <w:rsid w:val="00A85AD2"/>
    <w:rsid w:val="00A860FB"/>
    <w:rsid w:val="00A869BC"/>
    <w:rsid w:val="00A86D9D"/>
    <w:rsid w:val="00A87EFB"/>
    <w:rsid w:val="00A92649"/>
    <w:rsid w:val="00A92732"/>
    <w:rsid w:val="00A927F7"/>
    <w:rsid w:val="00A92D38"/>
    <w:rsid w:val="00A92E54"/>
    <w:rsid w:val="00A93465"/>
    <w:rsid w:val="00A94197"/>
    <w:rsid w:val="00A9605A"/>
    <w:rsid w:val="00AA0B3E"/>
    <w:rsid w:val="00AA16D4"/>
    <w:rsid w:val="00AA1780"/>
    <w:rsid w:val="00AA22B2"/>
    <w:rsid w:val="00AA2345"/>
    <w:rsid w:val="00AA353E"/>
    <w:rsid w:val="00AA371C"/>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1AE"/>
    <w:rsid w:val="00AB6679"/>
    <w:rsid w:val="00AB76C0"/>
    <w:rsid w:val="00AB7FE9"/>
    <w:rsid w:val="00AC0065"/>
    <w:rsid w:val="00AC0413"/>
    <w:rsid w:val="00AC2FDE"/>
    <w:rsid w:val="00AC30AB"/>
    <w:rsid w:val="00AC4D0E"/>
    <w:rsid w:val="00AC5EFA"/>
    <w:rsid w:val="00AC6A7C"/>
    <w:rsid w:val="00AC6B2D"/>
    <w:rsid w:val="00AD1745"/>
    <w:rsid w:val="00AD19F6"/>
    <w:rsid w:val="00AD2D64"/>
    <w:rsid w:val="00AD2DD2"/>
    <w:rsid w:val="00AD3B38"/>
    <w:rsid w:val="00AD3B42"/>
    <w:rsid w:val="00AD4712"/>
    <w:rsid w:val="00AD60E9"/>
    <w:rsid w:val="00AE004C"/>
    <w:rsid w:val="00AE0241"/>
    <w:rsid w:val="00AE02C9"/>
    <w:rsid w:val="00AE077A"/>
    <w:rsid w:val="00AE2912"/>
    <w:rsid w:val="00AE3126"/>
    <w:rsid w:val="00AE4643"/>
    <w:rsid w:val="00AE5B81"/>
    <w:rsid w:val="00AE5FBB"/>
    <w:rsid w:val="00AE66F2"/>
    <w:rsid w:val="00AE7643"/>
    <w:rsid w:val="00AE7D1A"/>
    <w:rsid w:val="00AF0B65"/>
    <w:rsid w:val="00AF0F6F"/>
    <w:rsid w:val="00AF191B"/>
    <w:rsid w:val="00AF2479"/>
    <w:rsid w:val="00AF294A"/>
    <w:rsid w:val="00AF3AE1"/>
    <w:rsid w:val="00AF5B75"/>
    <w:rsid w:val="00AF664C"/>
    <w:rsid w:val="00AF7BAB"/>
    <w:rsid w:val="00AF7D87"/>
    <w:rsid w:val="00B001EE"/>
    <w:rsid w:val="00B007A6"/>
    <w:rsid w:val="00B007F7"/>
    <w:rsid w:val="00B00E97"/>
    <w:rsid w:val="00B01264"/>
    <w:rsid w:val="00B01DD4"/>
    <w:rsid w:val="00B01E96"/>
    <w:rsid w:val="00B03D59"/>
    <w:rsid w:val="00B050CA"/>
    <w:rsid w:val="00B05DC7"/>
    <w:rsid w:val="00B066BB"/>
    <w:rsid w:val="00B11556"/>
    <w:rsid w:val="00B128A3"/>
    <w:rsid w:val="00B139B4"/>
    <w:rsid w:val="00B143C0"/>
    <w:rsid w:val="00B14BE3"/>
    <w:rsid w:val="00B15041"/>
    <w:rsid w:val="00B152A1"/>
    <w:rsid w:val="00B15E8B"/>
    <w:rsid w:val="00B166CB"/>
    <w:rsid w:val="00B17AA3"/>
    <w:rsid w:val="00B17B1A"/>
    <w:rsid w:val="00B20CE8"/>
    <w:rsid w:val="00B21DE1"/>
    <w:rsid w:val="00B23634"/>
    <w:rsid w:val="00B24751"/>
    <w:rsid w:val="00B2488E"/>
    <w:rsid w:val="00B2547D"/>
    <w:rsid w:val="00B26B68"/>
    <w:rsid w:val="00B31621"/>
    <w:rsid w:val="00B3191E"/>
    <w:rsid w:val="00B31D70"/>
    <w:rsid w:val="00B3486D"/>
    <w:rsid w:val="00B35131"/>
    <w:rsid w:val="00B3541C"/>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42D1"/>
    <w:rsid w:val="00B54B23"/>
    <w:rsid w:val="00B54E6E"/>
    <w:rsid w:val="00B60ACD"/>
    <w:rsid w:val="00B61943"/>
    <w:rsid w:val="00B629C2"/>
    <w:rsid w:val="00B62E74"/>
    <w:rsid w:val="00B637BD"/>
    <w:rsid w:val="00B6484F"/>
    <w:rsid w:val="00B6485E"/>
    <w:rsid w:val="00B648FB"/>
    <w:rsid w:val="00B654F3"/>
    <w:rsid w:val="00B65805"/>
    <w:rsid w:val="00B65A52"/>
    <w:rsid w:val="00B66E0D"/>
    <w:rsid w:val="00B675A5"/>
    <w:rsid w:val="00B70782"/>
    <w:rsid w:val="00B70EE0"/>
    <w:rsid w:val="00B717BD"/>
    <w:rsid w:val="00B7393E"/>
    <w:rsid w:val="00B75359"/>
    <w:rsid w:val="00B75C11"/>
    <w:rsid w:val="00B760B9"/>
    <w:rsid w:val="00B76C21"/>
    <w:rsid w:val="00B80D4C"/>
    <w:rsid w:val="00B85304"/>
    <w:rsid w:val="00B85526"/>
    <w:rsid w:val="00B85D02"/>
    <w:rsid w:val="00B8677B"/>
    <w:rsid w:val="00B86EC8"/>
    <w:rsid w:val="00B87AB1"/>
    <w:rsid w:val="00B91584"/>
    <w:rsid w:val="00B94549"/>
    <w:rsid w:val="00B9455F"/>
    <w:rsid w:val="00B950F6"/>
    <w:rsid w:val="00B95386"/>
    <w:rsid w:val="00B95EDC"/>
    <w:rsid w:val="00B96BA7"/>
    <w:rsid w:val="00B97049"/>
    <w:rsid w:val="00BA156D"/>
    <w:rsid w:val="00BA15DC"/>
    <w:rsid w:val="00BA1AAB"/>
    <w:rsid w:val="00BA1EA5"/>
    <w:rsid w:val="00BA2C5F"/>
    <w:rsid w:val="00BA3409"/>
    <w:rsid w:val="00BA6511"/>
    <w:rsid w:val="00BA697B"/>
    <w:rsid w:val="00BA6BAA"/>
    <w:rsid w:val="00BA6CEE"/>
    <w:rsid w:val="00BA717C"/>
    <w:rsid w:val="00BA7417"/>
    <w:rsid w:val="00BA7AAF"/>
    <w:rsid w:val="00BB050A"/>
    <w:rsid w:val="00BB0E8E"/>
    <w:rsid w:val="00BB11F8"/>
    <w:rsid w:val="00BB15BD"/>
    <w:rsid w:val="00BB1DF1"/>
    <w:rsid w:val="00BB1FD5"/>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412"/>
    <w:rsid w:val="00BC291C"/>
    <w:rsid w:val="00BC2A9E"/>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2507"/>
    <w:rsid w:val="00BD35C4"/>
    <w:rsid w:val="00BD3A13"/>
    <w:rsid w:val="00BD463F"/>
    <w:rsid w:val="00BD46D9"/>
    <w:rsid w:val="00BD4A20"/>
    <w:rsid w:val="00BD4C5F"/>
    <w:rsid w:val="00BD57A3"/>
    <w:rsid w:val="00BD5F4B"/>
    <w:rsid w:val="00BD6258"/>
    <w:rsid w:val="00BE31C6"/>
    <w:rsid w:val="00BE31F9"/>
    <w:rsid w:val="00BE4125"/>
    <w:rsid w:val="00BE456B"/>
    <w:rsid w:val="00BE5840"/>
    <w:rsid w:val="00BE68D2"/>
    <w:rsid w:val="00BE7C5B"/>
    <w:rsid w:val="00BE7CD9"/>
    <w:rsid w:val="00BE7FCD"/>
    <w:rsid w:val="00BF0B90"/>
    <w:rsid w:val="00BF1D1B"/>
    <w:rsid w:val="00BF2101"/>
    <w:rsid w:val="00BF2AE2"/>
    <w:rsid w:val="00BF2C86"/>
    <w:rsid w:val="00BF362D"/>
    <w:rsid w:val="00BF4F62"/>
    <w:rsid w:val="00BF599D"/>
    <w:rsid w:val="00BF7A75"/>
    <w:rsid w:val="00C00127"/>
    <w:rsid w:val="00C02149"/>
    <w:rsid w:val="00C023B9"/>
    <w:rsid w:val="00C031A2"/>
    <w:rsid w:val="00C0356A"/>
    <w:rsid w:val="00C05BF3"/>
    <w:rsid w:val="00C060D1"/>
    <w:rsid w:val="00C06CD4"/>
    <w:rsid w:val="00C07275"/>
    <w:rsid w:val="00C072F3"/>
    <w:rsid w:val="00C1008E"/>
    <w:rsid w:val="00C10593"/>
    <w:rsid w:val="00C112F9"/>
    <w:rsid w:val="00C1445B"/>
    <w:rsid w:val="00C14E6E"/>
    <w:rsid w:val="00C200FC"/>
    <w:rsid w:val="00C20DA6"/>
    <w:rsid w:val="00C2345C"/>
    <w:rsid w:val="00C237E7"/>
    <w:rsid w:val="00C248AC"/>
    <w:rsid w:val="00C25541"/>
    <w:rsid w:val="00C25AA4"/>
    <w:rsid w:val="00C27011"/>
    <w:rsid w:val="00C270D0"/>
    <w:rsid w:val="00C276B2"/>
    <w:rsid w:val="00C30799"/>
    <w:rsid w:val="00C32E11"/>
    <w:rsid w:val="00C33FFB"/>
    <w:rsid w:val="00C3413F"/>
    <w:rsid w:val="00C345AC"/>
    <w:rsid w:val="00C34B7F"/>
    <w:rsid w:val="00C36D90"/>
    <w:rsid w:val="00C3700C"/>
    <w:rsid w:val="00C37A74"/>
    <w:rsid w:val="00C40303"/>
    <w:rsid w:val="00C412F5"/>
    <w:rsid w:val="00C436BA"/>
    <w:rsid w:val="00C4447B"/>
    <w:rsid w:val="00C44565"/>
    <w:rsid w:val="00C45EE7"/>
    <w:rsid w:val="00C4665D"/>
    <w:rsid w:val="00C46876"/>
    <w:rsid w:val="00C47C10"/>
    <w:rsid w:val="00C50DB0"/>
    <w:rsid w:val="00C5158E"/>
    <w:rsid w:val="00C52535"/>
    <w:rsid w:val="00C52AF6"/>
    <w:rsid w:val="00C52F46"/>
    <w:rsid w:val="00C52FAB"/>
    <w:rsid w:val="00C540BA"/>
    <w:rsid w:val="00C542A6"/>
    <w:rsid w:val="00C55816"/>
    <w:rsid w:val="00C5765A"/>
    <w:rsid w:val="00C61364"/>
    <w:rsid w:val="00C62870"/>
    <w:rsid w:val="00C64DDC"/>
    <w:rsid w:val="00C659B7"/>
    <w:rsid w:val="00C65E19"/>
    <w:rsid w:val="00C65E56"/>
    <w:rsid w:val="00C66A15"/>
    <w:rsid w:val="00C70422"/>
    <w:rsid w:val="00C71A61"/>
    <w:rsid w:val="00C73948"/>
    <w:rsid w:val="00C757C4"/>
    <w:rsid w:val="00C761D8"/>
    <w:rsid w:val="00C77FA7"/>
    <w:rsid w:val="00C80001"/>
    <w:rsid w:val="00C803DD"/>
    <w:rsid w:val="00C8115D"/>
    <w:rsid w:val="00C829B2"/>
    <w:rsid w:val="00C8324B"/>
    <w:rsid w:val="00C83454"/>
    <w:rsid w:val="00C8394A"/>
    <w:rsid w:val="00C83C83"/>
    <w:rsid w:val="00C84052"/>
    <w:rsid w:val="00C844E2"/>
    <w:rsid w:val="00C845EF"/>
    <w:rsid w:val="00C85C3F"/>
    <w:rsid w:val="00C86276"/>
    <w:rsid w:val="00C865C4"/>
    <w:rsid w:val="00C8683B"/>
    <w:rsid w:val="00C86B36"/>
    <w:rsid w:val="00C86BC6"/>
    <w:rsid w:val="00C8708D"/>
    <w:rsid w:val="00C918AA"/>
    <w:rsid w:val="00C92E67"/>
    <w:rsid w:val="00C93B13"/>
    <w:rsid w:val="00C95829"/>
    <w:rsid w:val="00C95977"/>
    <w:rsid w:val="00C974B6"/>
    <w:rsid w:val="00CA0FA0"/>
    <w:rsid w:val="00CA1682"/>
    <w:rsid w:val="00CA2FE9"/>
    <w:rsid w:val="00CA729E"/>
    <w:rsid w:val="00CA73F8"/>
    <w:rsid w:val="00CB05AB"/>
    <w:rsid w:val="00CB0637"/>
    <w:rsid w:val="00CB1F90"/>
    <w:rsid w:val="00CB21DC"/>
    <w:rsid w:val="00CB5002"/>
    <w:rsid w:val="00CB63CB"/>
    <w:rsid w:val="00CB72A4"/>
    <w:rsid w:val="00CC00E8"/>
    <w:rsid w:val="00CC012E"/>
    <w:rsid w:val="00CC019A"/>
    <w:rsid w:val="00CC01B1"/>
    <w:rsid w:val="00CC092F"/>
    <w:rsid w:val="00CC0E7E"/>
    <w:rsid w:val="00CC12D8"/>
    <w:rsid w:val="00CC1FF3"/>
    <w:rsid w:val="00CC2BEA"/>
    <w:rsid w:val="00CC34A2"/>
    <w:rsid w:val="00CC47CE"/>
    <w:rsid w:val="00CC5323"/>
    <w:rsid w:val="00CC571C"/>
    <w:rsid w:val="00CC574F"/>
    <w:rsid w:val="00CC6021"/>
    <w:rsid w:val="00CC7B7E"/>
    <w:rsid w:val="00CD0710"/>
    <w:rsid w:val="00CD0A63"/>
    <w:rsid w:val="00CD1234"/>
    <w:rsid w:val="00CD1276"/>
    <w:rsid w:val="00CD1702"/>
    <w:rsid w:val="00CD2451"/>
    <w:rsid w:val="00CD2887"/>
    <w:rsid w:val="00CD3165"/>
    <w:rsid w:val="00CD3864"/>
    <w:rsid w:val="00CD5FB0"/>
    <w:rsid w:val="00CD6295"/>
    <w:rsid w:val="00CD6F26"/>
    <w:rsid w:val="00CD71F4"/>
    <w:rsid w:val="00CD7E87"/>
    <w:rsid w:val="00CE1DCB"/>
    <w:rsid w:val="00CE317B"/>
    <w:rsid w:val="00CE3780"/>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674"/>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C6C"/>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2154"/>
    <w:rsid w:val="00D52369"/>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6DF7"/>
    <w:rsid w:val="00D8274F"/>
    <w:rsid w:val="00D84009"/>
    <w:rsid w:val="00D84646"/>
    <w:rsid w:val="00D8591C"/>
    <w:rsid w:val="00D861C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17AC"/>
    <w:rsid w:val="00DA2BC8"/>
    <w:rsid w:val="00DA2D75"/>
    <w:rsid w:val="00DA6133"/>
    <w:rsid w:val="00DA7296"/>
    <w:rsid w:val="00DB1F30"/>
    <w:rsid w:val="00DB27D5"/>
    <w:rsid w:val="00DB45A4"/>
    <w:rsid w:val="00DB4B8F"/>
    <w:rsid w:val="00DB5757"/>
    <w:rsid w:val="00DB5A63"/>
    <w:rsid w:val="00DB5AD4"/>
    <w:rsid w:val="00DB5E41"/>
    <w:rsid w:val="00DB74D6"/>
    <w:rsid w:val="00DC161F"/>
    <w:rsid w:val="00DC1680"/>
    <w:rsid w:val="00DC16D6"/>
    <w:rsid w:val="00DC1B4B"/>
    <w:rsid w:val="00DC2765"/>
    <w:rsid w:val="00DC4352"/>
    <w:rsid w:val="00DC445A"/>
    <w:rsid w:val="00DC4B04"/>
    <w:rsid w:val="00DC6193"/>
    <w:rsid w:val="00DC662B"/>
    <w:rsid w:val="00DC7020"/>
    <w:rsid w:val="00DD0012"/>
    <w:rsid w:val="00DD2E2F"/>
    <w:rsid w:val="00DD303A"/>
    <w:rsid w:val="00DD3CAB"/>
    <w:rsid w:val="00DD3F33"/>
    <w:rsid w:val="00DD5199"/>
    <w:rsid w:val="00DD5A3A"/>
    <w:rsid w:val="00DD5A48"/>
    <w:rsid w:val="00DD61A0"/>
    <w:rsid w:val="00DD7CE7"/>
    <w:rsid w:val="00DE1306"/>
    <w:rsid w:val="00DE45FC"/>
    <w:rsid w:val="00DE47D6"/>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42C7"/>
    <w:rsid w:val="00E151AE"/>
    <w:rsid w:val="00E16C0A"/>
    <w:rsid w:val="00E17A66"/>
    <w:rsid w:val="00E20E63"/>
    <w:rsid w:val="00E22191"/>
    <w:rsid w:val="00E22C3E"/>
    <w:rsid w:val="00E252C8"/>
    <w:rsid w:val="00E278E4"/>
    <w:rsid w:val="00E3109E"/>
    <w:rsid w:val="00E31122"/>
    <w:rsid w:val="00E3399E"/>
    <w:rsid w:val="00E346FE"/>
    <w:rsid w:val="00E34B73"/>
    <w:rsid w:val="00E34FC6"/>
    <w:rsid w:val="00E3514E"/>
    <w:rsid w:val="00E35B0F"/>
    <w:rsid w:val="00E35BE5"/>
    <w:rsid w:val="00E35FDF"/>
    <w:rsid w:val="00E366F8"/>
    <w:rsid w:val="00E36F12"/>
    <w:rsid w:val="00E37AE4"/>
    <w:rsid w:val="00E40183"/>
    <w:rsid w:val="00E4095A"/>
    <w:rsid w:val="00E40A77"/>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09B"/>
    <w:rsid w:val="00E55B0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1DA9"/>
    <w:rsid w:val="00E948ED"/>
    <w:rsid w:val="00E974B1"/>
    <w:rsid w:val="00E97B3B"/>
    <w:rsid w:val="00EA0603"/>
    <w:rsid w:val="00EA1027"/>
    <w:rsid w:val="00EA1C1C"/>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3577"/>
    <w:rsid w:val="00ED3EB5"/>
    <w:rsid w:val="00ED4579"/>
    <w:rsid w:val="00ED6525"/>
    <w:rsid w:val="00ED673A"/>
    <w:rsid w:val="00ED6CCE"/>
    <w:rsid w:val="00ED7C0F"/>
    <w:rsid w:val="00EE0CA6"/>
    <w:rsid w:val="00EE14D8"/>
    <w:rsid w:val="00EE19FF"/>
    <w:rsid w:val="00EE3B3A"/>
    <w:rsid w:val="00EE41FE"/>
    <w:rsid w:val="00EE5F55"/>
    <w:rsid w:val="00EE6B7E"/>
    <w:rsid w:val="00EE6FFE"/>
    <w:rsid w:val="00EE7C1C"/>
    <w:rsid w:val="00EF0BC4"/>
    <w:rsid w:val="00EF0C40"/>
    <w:rsid w:val="00EF0DEC"/>
    <w:rsid w:val="00EF12B4"/>
    <w:rsid w:val="00EF16B2"/>
    <w:rsid w:val="00EF21EF"/>
    <w:rsid w:val="00EF3762"/>
    <w:rsid w:val="00EF3A8C"/>
    <w:rsid w:val="00EF483A"/>
    <w:rsid w:val="00EF5A5E"/>
    <w:rsid w:val="00F00CDC"/>
    <w:rsid w:val="00F01090"/>
    <w:rsid w:val="00F01639"/>
    <w:rsid w:val="00F01B41"/>
    <w:rsid w:val="00F03638"/>
    <w:rsid w:val="00F04E91"/>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2E0"/>
    <w:rsid w:val="00F55A45"/>
    <w:rsid w:val="00F56146"/>
    <w:rsid w:val="00F566A2"/>
    <w:rsid w:val="00F605C3"/>
    <w:rsid w:val="00F605D8"/>
    <w:rsid w:val="00F60976"/>
    <w:rsid w:val="00F62450"/>
    <w:rsid w:val="00F62C99"/>
    <w:rsid w:val="00F636D9"/>
    <w:rsid w:val="00F63B6B"/>
    <w:rsid w:val="00F63E43"/>
    <w:rsid w:val="00F646E8"/>
    <w:rsid w:val="00F64D54"/>
    <w:rsid w:val="00F6506E"/>
    <w:rsid w:val="00F65391"/>
    <w:rsid w:val="00F6552A"/>
    <w:rsid w:val="00F65593"/>
    <w:rsid w:val="00F666B9"/>
    <w:rsid w:val="00F667B5"/>
    <w:rsid w:val="00F6734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874F1"/>
    <w:rsid w:val="00F87BFE"/>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162A"/>
    <w:rsid w:val="00FB32C1"/>
    <w:rsid w:val="00FB44F4"/>
    <w:rsid w:val="00FB460B"/>
    <w:rsid w:val="00FB6151"/>
    <w:rsid w:val="00FB78EA"/>
    <w:rsid w:val="00FB7E3F"/>
    <w:rsid w:val="00FC1054"/>
    <w:rsid w:val="00FC1658"/>
    <w:rsid w:val="00FC16DF"/>
    <w:rsid w:val="00FC58FF"/>
    <w:rsid w:val="00FC6F4E"/>
    <w:rsid w:val="00FC7E71"/>
    <w:rsid w:val="00FC7EF3"/>
    <w:rsid w:val="00FD1650"/>
    <w:rsid w:val="00FD1D75"/>
    <w:rsid w:val="00FD1EA9"/>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s://www.eia.gov/dnav/pet/hist/LeafHandler.ashx?n=PET&amp;s=MGFUPUS1&amp;f=M" TargetMode="External"/><Relationship Id="rId14" Type="http://schemas.openxmlformats.org/officeDocument/2006/relationships/hyperlink" Target="https://www.nia.nih.gov/news/advice-older-adults-staying-safe-hot-weather" TargetMode="External"/><Relationship Id="rId15" Type="http://schemas.openxmlformats.org/officeDocument/2006/relationships/hyperlink" Target="http://www.who.int/en/news-room/fact-sheets/detail/drowning"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E5235EF-4AD3-8242-8959-2763AA468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26</Pages>
  <Words>27318</Words>
  <Characters>155716</Characters>
  <Application>Microsoft Macintosh Word</Application>
  <DocSecurity>0</DocSecurity>
  <Lines>1297</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35</cp:revision>
  <dcterms:created xsi:type="dcterms:W3CDTF">2018-11-17T14:35:00Z</dcterms:created>
  <dcterms:modified xsi:type="dcterms:W3CDTF">2018-11-17T15:22:00Z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