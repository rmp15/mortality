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1EA43F8" w:rsidR="000210D1" w:rsidRPr="00636C9B" w:rsidRDefault="00300CD8" w:rsidP="00D76DF7">
      <w:pPr>
        <w:spacing w:after="0" w:line="480" w:lineRule="auto"/>
        <w:jc w:val="both"/>
        <w:outlineLvl w:val="0"/>
        <w:rPr>
          <w:rFonts w:ascii="Times New Roman" w:hAnsi="Times New Roman"/>
          <w:b/>
          <w:color w:val="000000" w:themeColor="text1"/>
          <w:sz w:val="24"/>
          <w:szCs w:val="24"/>
        </w:rPr>
      </w:pPr>
      <w:del w:id="0" w:author="Ezzati, Majid" w:date="2018-11-06T05:57:00Z">
        <w:r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Pr="00636C9B" w:rsidDel="009545F7">
          <w:rPr>
            <w:rFonts w:ascii="Times New Roman" w:hAnsi="Times New Roman"/>
            <w:b/>
            <w:color w:val="000000" w:themeColor="text1"/>
            <w:sz w:val="24"/>
            <w:szCs w:val="24"/>
          </w:rPr>
          <w:delText xml:space="preserve"> of </w:delText>
        </w:r>
        <w:commentRangeStart w:id="1"/>
        <w:r w:rsidRPr="00636C9B" w:rsidDel="009545F7">
          <w:rPr>
            <w:rFonts w:ascii="Times New Roman" w:hAnsi="Times New Roman"/>
            <w:b/>
            <w:color w:val="000000" w:themeColor="text1"/>
            <w:sz w:val="24"/>
            <w:szCs w:val="24"/>
          </w:rPr>
          <w:delText>a</w:delText>
        </w:r>
      </w:del>
      <w:ins w:id="2" w:author="Ezzati, Majid" w:date="2018-11-06T05:57:00Z">
        <w:r w:rsidR="009545F7">
          <w:rPr>
            <w:rFonts w:ascii="Times New Roman" w:hAnsi="Times New Roman"/>
            <w:b/>
            <w:color w:val="000000" w:themeColor="text1"/>
            <w:sz w:val="24"/>
            <w:szCs w:val="24"/>
          </w:rPr>
          <w:t>A</w:t>
        </w:r>
      </w:ins>
      <w:r w:rsidRPr="00636C9B">
        <w:rPr>
          <w:rFonts w:ascii="Times New Roman" w:hAnsi="Times New Roman"/>
          <w:b/>
          <w:color w:val="000000" w:themeColor="text1"/>
          <w:sz w:val="24"/>
          <w:szCs w:val="24"/>
        </w:rPr>
        <w:t>nomalous</w:t>
      </w:r>
      <w:commentRangeEnd w:id="1"/>
      <w:r w:rsidR="00237B6F">
        <w:rPr>
          <w:rStyle w:val="CommentReference"/>
          <w:rFonts w:asciiTheme="minorHAnsi" w:eastAsiaTheme="minorHAnsi" w:hAnsiTheme="minorHAnsi" w:cstheme="minorBidi"/>
        </w:rPr>
        <w:commentReference w:id="1"/>
      </w:r>
      <w:r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3"/>
      <w:r w:rsidRPr="00636C9B">
        <w:rPr>
          <w:rFonts w:ascii="Times New Roman" w:hAnsi="Times New Roman"/>
          <w:b/>
          <w:color w:val="000000" w:themeColor="text1"/>
          <w:sz w:val="24"/>
          <w:szCs w:val="24"/>
        </w:rPr>
        <w:lastRenderedPageBreak/>
        <w:t>Introduction</w:t>
      </w:r>
      <w:commentRangeEnd w:id="3"/>
      <w:r w:rsidR="00670E5A">
        <w:rPr>
          <w:rStyle w:val="CommentReference"/>
          <w:rFonts w:asciiTheme="minorHAnsi" w:eastAsiaTheme="minorHAnsi" w:hAnsiTheme="minorHAnsi" w:cstheme="minorBidi"/>
        </w:rPr>
        <w:commentReference w:id="3"/>
      </w:r>
    </w:p>
    <w:p w14:paraId="2AB19F72" w14:textId="4BBC966D" w:rsidR="006D0B0D" w:rsidRPr="00636C9B" w:rsidRDefault="009545F7" w:rsidP="00D76DF7">
      <w:pPr>
        <w:spacing w:after="0" w:line="480" w:lineRule="auto"/>
        <w:jc w:val="both"/>
        <w:rPr>
          <w:rFonts w:ascii="Times New Roman" w:hAnsi="Times New Roman"/>
          <w:color w:val="000000" w:themeColor="text1"/>
          <w:sz w:val="24"/>
          <w:szCs w:val="24"/>
        </w:rPr>
      </w:pPr>
      <w:commentRangeStart w:id="4"/>
      <w:commentRangeStart w:id="5"/>
      <w:r>
        <w:rPr>
          <w:rFonts w:ascii="Times New Roman" w:hAnsi="Times New Roman"/>
          <w:color w:val="000000" w:themeColor="text1"/>
          <w:sz w:val="24"/>
          <w:szCs w:val="24"/>
        </w:rPr>
        <w:t>D</w:t>
      </w:r>
      <w:r w:rsidR="001E0F71" w:rsidRPr="00636C9B">
        <w:rPr>
          <w:rFonts w:ascii="Times New Roman" w:hAnsi="Times New Roman"/>
          <w:color w:val="000000" w:themeColor="text1"/>
          <w:sz w:val="24"/>
          <w:szCs w:val="24"/>
        </w:rPr>
        <w:t>eviations</w:t>
      </w:r>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averages</w:t>
      </w:r>
      <w:r w:rsidR="00D0651D" w:rsidRPr="00636C9B">
        <w:rPr>
          <w:rFonts w:ascii="Times New Roman" w:hAnsi="Times New Roman"/>
          <w:color w:val="000000" w:themeColor="text1"/>
          <w:sz w:val="24"/>
          <w:szCs w:val="24"/>
        </w:rPr>
        <w:t xml:space="preserve"> to which a society has adapted to, </w:t>
      </w:r>
      <w:r w:rsidR="002F6D34" w:rsidRPr="00636C9B">
        <w:rPr>
          <w:rFonts w:ascii="Times New Roman" w:hAnsi="Times New Roman"/>
          <w:color w:val="000000" w:themeColor="text1"/>
          <w:sz w:val="24"/>
          <w:szCs w:val="24"/>
        </w:rPr>
        <w:t xml:space="preserve">can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621C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F646E8" w:rsidRPr="00636C9B">
        <w:rPr>
          <w:rFonts w:ascii="Times New Roman" w:hAnsi="Times New Roman"/>
          <w:noProof/>
          <w:color w:val="000000" w:themeColor="text1"/>
          <w:sz w:val="24"/>
          <w:szCs w:val="24"/>
          <w:vertAlign w:val="superscript"/>
        </w:rPr>
        <w:t>1,2</w:t>
      </w:r>
      <w:r w:rsidR="00F646E8" w:rsidRPr="00636C9B">
        <w:rPr>
          <w:rFonts w:ascii="Times New Roman" w:hAnsi="Times New Roman"/>
          <w:color w:val="000000" w:themeColor="text1"/>
          <w:sz w:val="24"/>
          <w:szCs w:val="24"/>
        </w:rPr>
        <w:fldChar w:fldCharType="end"/>
      </w:r>
      <w:commentRangeEnd w:id="4"/>
      <w:r>
        <w:rPr>
          <w:rStyle w:val="CommentReference"/>
          <w:rFonts w:asciiTheme="minorHAnsi" w:eastAsiaTheme="minorHAnsi" w:hAnsiTheme="minorHAnsi" w:cstheme="minorBidi"/>
        </w:rPr>
        <w:commentReference w:id="4"/>
      </w:r>
      <w:r w:rsidR="00D0651D" w:rsidRPr="00636C9B">
        <w:rPr>
          <w:rFonts w:ascii="Times New Roman" w:hAnsi="Times New Roman"/>
          <w:color w:val="000000" w:themeColor="text1"/>
          <w:sz w:val="24"/>
          <w:szCs w:val="24"/>
        </w:rPr>
        <w:t xml:space="preserve"> </w:t>
      </w:r>
      <w:commentRangeStart w:id="6"/>
      <w:r w:rsidR="00621CCD" w:rsidRPr="00636C9B">
        <w:rPr>
          <w:rFonts w:ascii="Times New Roman" w:hAnsi="Times New Roman"/>
          <w:color w:val="000000" w:themeColor="text1"/>
          <w:sz w:val="24"/>
          <w:szCs w:val="24"/>
        </w:rPr>
        <w:fldChar w:fldCharType="begin" w:fldLock="1"/>
      </w:r>
      <w:r w:rsidR="00542862" w:rsidRPr="00636C9B">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621CCD" w:rsidRPr="00636C9B">
        <w:rPr>
          <w:rFonts w:ascii="Times New Roman" w:hAnsi="Times New Roman"/>
          <w:noProof/>
          <w:color w:val="000000" w:themeColor="text1"/>
          <w:sz w:val="24"/>
          <w:szCs w:val="24"/>
          <w:vertAlign w:val="superscript"/>
        </w:rPr>
        <w:t>3</w:t>
      </w:r>
      <w:r w:rsidR="00621CCD" w:rsidRPr="00636C9B">
        <w:rPr>
          <w:rFonts w:ascii="Times New Roman" w:hAnsi="Times New Roman"/>
          <w:color w:val="000000" w:themeColor="text1"/>
          <w:sz w:val="24"/>
          <w:szCs w:val="24"/>
        </w:rPr>
        <w:fldChar w:fldCharType="end"/>
      </w:r>
      <w:commentRangeEnd w:id="6"/>
      <w:r>
        <w:rPr>
          <w:rStyle w:val="CommentReference"/>
          <w:rFonts w:asciiTheme="minorHAnsi" w:eastAsiaTheme="minorHAnsi" w:hAnsiTheme="minorHAnsi" w:cstheme="minorBidi"/>
        </w:rPr>
        <w:commentReference w:id="6"/>
      </w:r>
      <w:r w:rsidR="001A4AD3" w:rsidRPr="00636C9B">
        <w:rPr>
          <w:rFonts w:ascii="Times New Roman" w:hAnsi="Times New Roman"/>
          <w:color w:val="000000" w:themeColor="text1"/>
          <w:sz w:val="24"/>
          <w:szCs w:val="24"/>
        </w:rPr>
        <w:t xml:space="preserve"> </w:t>
      </w:r>
      <w:r w:rsidR="008070E4">
        <w:rPr>
          <w:rFonts w:ascii="Times New Roman" w:hAnsi="Times New Roman"/>
          <w:color w:val="000000" w:themeColor="text1"/>
          <w:sz w:val="24"/>
          <w:szCs w:val="24"/>
        </w:rPr>
        <w:t>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 xml:space="preserve">is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7" w:author="Parks, Robbie M" w:date="2018-11-13T14:38:00Z">
        <w:r w:rsidR="00145FEB">
          <w:rPr>
            <w:rFonts w:ascii="Times New Roman" w:hAnsi="Times New Roman"/>
            <w:color w:val="000000" w:themeColor="text1"/>
            <w:sz w:val="24"/>
            <w:szCs w:val="24"/>
          </w:rPr>
          <w:t>,</w:t>
        </w:r>
      </w:ins>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as it is</w:t>
      </w:r>
      <w:r w:rsidR="00B01264" w:rsidRPr="00636C9B">
        <w:rPr>
          <w:rFonts w:ascii="Times New Roman" w:hAnsi="Times New Roman"/>
          <w:color w:val="000000" w:themeColor="text1"/>
          <w:sz w:val="24"/>
          <w:szCs w:val="24"/>
        </w:rPr>
        <w:t xml:space="preserve"> expected to increase the magnitude and frequency of anomalous events</w:t>
      </w:r>
      <w:r w:rsidR="0080289E">
        <w:rPr>
          <w:rFonts w:ascii="Times New Roman" w:hAnsi="Times New Roman"/>
          <w:color w:val="000000" w:themeColor="text1"/>
          <w:sz w:val="24"/>
          <w:szCs w:val="24"/>
        </w:rPr>
        <w:t>.</w:t>
      </w:r>
      <w:r w:rsidR="0080289E" w:rsidRPr="00636C9B">
        <w:rPr>
          <w:rFonts w:ascii="Times New Roman" w:hAnsi="Times New Roman"/>
          <w:color w:val="000000" w:themeColor="text1"/>
          <w:sz w:val="24"/>
          <w:szCs w:val="24"/>
        </w:rPr>
        <w:fldChar w:fldCharType="begin" w:fldLock="1"/>
      </w:r>
      <w:r w:rsidR="0080289E" w:rsidRPr="00636C9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80289E" w:rsidRPr="00636C9B">
        <w:rPr>
          <w:rFonts w:ascii="Times New Roman" w:hAnsi="Times New Roman"/>
          <w:color w:val="000000" w:themeColor="text1"/>
          <w:sz w:val="24"/>
          <w:szCs w:val="24"/>
        </w:rPr>
        <w:fldChar w:fldCharType="separate"/>
      </w:r>
      <w:r w:rsidR="0080289E" w:rsidRPr="00636C9B">
        <w:rPr>
          <w:rFonts w:ascii="Times New Roman" w:hAnsi="Times New Roman"/>
          <w:noProof/>
          <w:color w:val="000000" w:themeColor="text1"/>
          <w:sz w:val="24"/>
          <w:szCs w:val="24"/>
          <w:vertAlign w:val="superscript"/>
        </w:rPr>
        <w:t>4</w:t>
      </w:r>
      <w:r w:rsidR="0080289E" w:rsidRPr="00636C9B">
        <w:rPr>
          <w:rFonts w:ascii="Times New Roman" w:hAnsi="Times New Roman"/>
          <w:color w:val="000000" w:themeColor="text1"/>
          <w:sz w:val="24"/>
          <w:szCs w:val="24"/>
        </w:rPr>
        <w:fldChar w:fldCharType="end"/>
      </w:r>
      <w:commentRangeEnd w:id="5"/>
      <w:r w:rsidR="004D7526">
        <w:rPr>
          <w:rStyle w:val="CommentReference"/>
          <w:rFonts w:asciiTheme="minorHAnsi" w:eastAsiaTheme="minorHAnsi" w:hAnsiTheme="minorHAnsi" w:cstheme="minorBidi"/>
        </w:rPr>
        <w:commentReference w:id="5"/>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64079337" w14:textId="72D21B9B" w:rsidR="002339FB" w:rsidRPr="00636C9B" w:rsidRDefault="0080289E" w:rsidP="002339FB">
      <w:pPr>
        <w:spacing w:after="0" w:line="480" w:lineRule="auto"/>
        <w:jc w:val="both"/>
        <w:rPr>
          <w:rFonts w:ascii="Times New Roman" w:hAnsi="Times New Roman"/>
          <w:color w:val="000000" w:themeColor="text1"/>
          <w:sz w:val="24"/>
          <w:szCs w:val="24"/>
        </w:rPr>
      </w:pPr>
      <w:commentRangeStart w:id="8"/>
      <w:r>
        <w:rPr>
          <w:rFonts w:ascii="Times New Roman" w:hAnsi="Times New Roman"/>
          <w:color w:val="000000" w:themeColor="text1"/>
          <w:sz w:val="24"/>
          <w:szCs w:val="24"/>
        </w:rPr>
        <w:t>A</w:t>
      </w:r>
      <w:r w:rsidR="003239BA" w:rsidRPr="00636C9B">
        <w:rPr>
          <w:rFonts w:ascii="Times New Roman" w:hAnsi="Times New Roman"/>
          <w:color w:val="000000" w:themeColor="text1"/>
          <w:sz w:val="24"/>
          <w:szCs w:val="24"/>
        </w:rPr>
        <w:t>n understanding of vulnerability and risk of a population to anomalous temperatures</w:t>
      </w:r>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will help improve a</w:t>
      </w:r>
      <w:r w:rsidR="00B01264" w:rsidRPr="00636C9B">
        <w:rPr>
          <w:rFonts w:ascii="Times New Roman" w:hAnsi="Times New Roman"/>
          <w:color w:val="000000" w:themeColor="text1"/>
          <w:sz w:val="24"/>
          <w:szCs w:val="24"/>
        </w:rPr>
        <w:t>ny assessment of climate change</w:t>
      </w:r>
      <w:commentRangeEnd w:id="8"/>
      <w:r w:rsidR="00737A8B">
        <w:rPr>
          <w:rStyle w:val="CommentReference"/>
          <w:rFonts w:asciiTheme="minorHAnsi" w:eastAsiaTheme="minorHAnsi" w:hAnsiTheme="minorHAnsi" w:cstheme="minorBidi"/>
        </w:rPr>
        <w:commentReference w:id="8"/>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5,6</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commentRangeStart w:id="9"/>
      <w:commentRangeStart w:id="10"/>
      <w:r w:rsidR="00BD0A0B">
        <w:rPr>
          <w:rFonts w:ascii="Times New Roman" w:hAnsi="Times New Roman"/>
          <w:color w:val="000000" w:themeColor="text1"/>
          <w:sz w:val="24"/>
          <w:szCs w:val="24"/>
        </w:rPr>
        <w:t>H</w:t>
      </w:r>
      <w:r w:rsidR="00E62AEB" w:rsidRPr="00636C9B">
        <w:rPr>
          <w:rFonts w:ascii="Times New Roman" w:hAnsi="Times New Roman"/>
          <w:color w:val="000000" w:themeColor="text1"/>
          <w:sz w:val="24"/>
          <w:szCs w:val="24"/>
        </w:rPr>
        <w:t>owever</w:t>
      </w:r>
      <w:r w:rsidR="00BD0A0B">
        <w:rPr>
          <w:rFonts w:ascii="Times New Roman" w:hAnsi="Times New Roman"/>
          <w:color w:val="000000" w:themeColor="text1"/>
          <w:sz w:val="24"/>
          <w:szCs w:val="24"/>
        </w:rPr>
        <w:t>,</w:t>
      </w:r>
      <w:r w:rsidR="00E62AEB" w:rsidRPr="00636C9B">
        <w:rPr>
          <w:rFonts w:ascii="Times New Roman" w:hAnsi="Times New Roman"/>
          <w:color w:val="000000" w:themeColor="text1"/>
          <w:sz w:val="24"/>
          <w:szCs w:val="24"/>
        </w:rPr>
        <w:t xml:space="preserve"> </w:t>
      </w:r>
      <w:r w:rsidR="00BD0A0B">
        <w:rPr>
          <w:rFonts w:ascii="Times New Roman" w:hAnsi="Times New Roman"/>
          <w:color w:val="000000" w:themeColor="text1"/>
          <w:sz w:val="24"/>
          <w:szCs w:val="24"/>
        </w:rPr>
        <w:t>t</w:t>
      </w:r>
      <w:r w:rsidR="00E07BAA" w:rsidRPr="00636C9B">
        <w:rPr>
          <w:rFonts w:ascii="Times New Roman" w:hAnsi="Times New Roman"/>
          <w:color w:val="000000" w:themeColor="text1"/>
          <w:sz w:val="24"/>
          <w:szCs w:val="24"/>
        </w:rPr>
        <w:t xml:space="preserve">he causal link </w:t>
      </w:r>
      <w:r w:rsidR="002339FB" w:rsidRPr="00636C9B">
        <w:rPr>
          <w:rFonts w:ascii="Times New Roman" w:hAnsi="Times New Roman"/>
          <w:color w:val="000000" w:themeColor="text1"/>
          <w:sz w:val="24"/>
          <w:szCs w:val="24"/>
        </w:rPr>
        <w:t xml:space="preserve">between </w:t>
      </w:r>
      <w:r w:rsidR="004F5C2E" w:rsidRPr="00636C9B">
        <w:rPr>
          <w:rFonts w:ascii="Times New Roman" w:hAnsi="Times New Roman"/>
          <w:color w:val="000000" w:themeColor="text1"/>
          <w:sz w:val="24"/>
          <w:szCs w:val="24"/>
        </w:rPr>
        <w:t>injury</w:t>
      </w:r>
      <w:r w:rsidR="002339FB" w:rsidRPr="00636C9B">
        <w:rPr>
          <w:rFonts w:ascii="Times New Roman" w:hAnsi="Times New Roman"/>
          <w:color w:val="000000" w:themeColor="text1"/>
          <w:sz w:val="24"/>
          <w:szCs w:val="24"/>
        </w:rPr>
        <w:t xml:space="preserve"> </w:t>
      </w:r>
      <w:r w:rsidR="004F5C2E" w:rsidRPr="00636C9B">
        <w:rPr>
          <w:rFonts w:ascii="Times New Roman" w:hAnsi="Times New Roman"/>
          <w:color w:val="000000" w:themeColor="text1"/>
          <w:sz w:val="24"/>
          <w:szCs w:val="24"/>
        </w:rPr>
        <w:t xml:space="preserve">deaths </w:t>
      </w:r>
      <w:r w:rsidR="002339FB" w:rsidRPr="00636C9B">
        <w:rPr>
          <w:rFonts w:ascii="Times New Roman" w:hAnsi="Times New Roman"/>
          <w:color w:val="000000" w:themeColor="text1"/>
          <w:sz w:val="24"/>
          <w:szCs w:val="24"/>
        </w:rPr>
        <w:t>and temperature</w:t>
      </w:r>
      <w:r w:rsidR="00394D30"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t xml:space="preserve"> </w:t>
      </w:r>
      <w:r w:rsidR="009A096C" w:rsidRPr="00636C9B">
        <w:rPr>
          <w:rFonts w:ascii="Times New Roman" w:hAnsi="Times New Roman"/>
          <w:color w:val="000000" w:themeColor="text1"/>
          <w:sz w:val="24"/>
          <w:szCs w:val="24"/>
        </w:rPr>
        <w:t xml:space="preserve">where the interaction </w:t>
      </w:r>
      <w:r w:rsidR="000135F4" w:rsidRPr="00636C9B">
        <w:rPr>
          <w:rFonts w:ascii="Times New Roman" w:hAnsi="Times New Roman"/>
          <w:color w:val="000000" w:themeColor="text1"/>
          <w:sz w:val="24"/>
          <w:szCs w:val="24"/>
        </w:rPr>
        <w:t xml:space="preserve">is </w:t>
      </w:r>
      <w:r w:rsidR="009A096C" w:rsidRPr="00636C9B">
        <w:rPr>
          <w:rFonts w:ascii="Times New Roman" w:hAnsi="Times New Roman"/>
          <w:color w:val="000000" w:themeColor="text1"/>
          <w:sz w:val="24"/>
          <w:szCs w:val="24"/>
        </w:rPr>
        <w:t xml:space="preserve">likely to be related </w:t>
      </w:r>
      <w:r w:rsidR="004D3C7F" w:rsidRPr="00636C9B">
        <w:rPr>
          <w:rFonts w:ascii="Times New Roman" w:hAnsi="Times New Roman"/>
          <w:color w:val="000000" w:themeColor="text1"/>
          <w:sz w:val="24"/>
          <w:szCs w:val="24"/>
        </w:rPr>
        <w:t xml:space="preserve">with </w:t>
      </w:r>
      <w:r w:rsidR="008B1AD4" w:rsidRPr="00636C9B">
        <w:rPr>
          <w:rFonts w:ascii="Times New Roman" w:hAnsi="Times New Roman"/>
          <w:color w:val="000000" w:themeColor="text1"/>
          <w:sz w:val="24"/>
          <w:szCs w:val="24"/>
        </w:rPr>
        <w:t xml:space="preserve">more </w:t>
      </w:r>
      <w:r w:rsidR="008A74DA" w:rsidRPr="00636C9B">
        <w:rPr>
          <w:rFonts w:ascii="Times New Roman" w:hAnsi="Times New Roman"/>
          <w:color w:val="000000" w:themeColor="text1"/>
          <w:sz w:val="24"/>
          <w:szCs w:val="24"/>
        </w:rPr>
        <w:t>complicated</w:t>
      </w:r>
      <w:r w:rsidR="009A096C" w:rsidRPr="00636C9B">
        <w:rPr>
          <w:rFonts w:ascii="Times New Roman" w:hAnsi="Times New Roman"/>
          <w:color w:val="000000" w:themeColor="text1"/>
          <w:sz w:val="24"/>
          <w:szCs w:val="24"/>
        </w:rPr>
        <w:t xml:space="preserve"> behaviour</w:t>
      </w:r>
      <w:r w:rsidR="00E80659" w:rsidRPr="00636C9B">
        <w:rPr>
          <w:rFonts w:ascii="Times New Roman" w:hAnsi="Times New Roman"/>
          <w:color w:val="000000" w:themeColor="text1"/>
          <w:sz w:val="24"/>
          <w:szCs w:val="24"/>
        </w:rPr>
        <w:t>al and psychological</w:t>
      </w:r>
      <w:r w:rsidR="009A096C" w:rsidRPr="00636C9B">
        <w:rPr>
          <w:rFonts w:ascii="Times New Roman" w:hAnsi="Times New Roman"/>
          <w:color w:val="000000" w:themeColor="text1"/>
          <w:sz w:val="24"/>
          <w:szCs w:val="24"/>
        </w:rPr>
        <w:t xml:space="preserve"> modulations</w:t>
      </w:r>
      <w:r w:rsidR="00E07BAA" w:rsidRPr="00636C9B">
        <w:rPr>
          <w:rFonts w:ascii="Times New Roman" w:hAnsi="Times New Roman"/>
          <w:color w:val="000000" w:themeColor="text1"/>
          <w:sz w:val="24"/>
          <w:szCs w:val="24"/>
        </w:rPr>
        <w:t>, is less well-</w:t>
      </w:r>
      <w:r w:rsidR="002773C7" w:rsidRPr="00636C9B">
        <w:rPr>
          <w:rFonts w:ascii="Times New Roman" w:hAnsi="Times New Roman"/>
          <w:color w:val="000000" w:themeColor="text1"/>
          <w:sz w:val="24"/>
          <w:szCs w:val="24"/>
        </w:rPr>
        <w:t>researched</w:t>
      </w:r>
      <w:r w:rsidR="001D6E21" w:rsidRPr="00636C9B">
        <w:rPr>
          <w:rFonts w:ascii="Times New Roman" w:hAnsi="Times New Roman"/>
          <w:color w:val="000000" w:themeColor="text1"/>
          <w:sz w:val="24"/>
          <w:szCs w:val="24"/>
        </w:rPr>
        <w:t xml:space="preserve">. There are studies which indirectly examine relationships of violent behaviour and conflict with </w:t>
      </w:r>
      <w:r w:rsidR="003F55E2" w:rsidRPr="00636C9B">
        <w:rPr>
          <w:rFonts w:ascii="Times New Roman" w:hAnsi="Times New Roman"/>
          <w:color w:val="000000" w:themeColor="text1"/>
          <w:sz w:val="24"/>
          <w:szCs w:val="24"/>
        </w:rPr>
        <w:t>climate change</w:t>
      </w:r>
      <w:r w:rsidR="001D6E21" w:rsidRPr="00636C9B">
        <w:rPr>
          <w:rFonts w:ascii="Times New Roman" w:hAnsi="Times New Roman"/>
          <w:color w:val="000000" w:themeColor="text1"/>
          <w:sz w:val="24"/>
          <w:szCs w:val="24"/>
        </w:rPr>
        <w:t>,</w:t>
      </w:r>
      <w:r w:rsidR="001D6E21" w:rsidRPr="00636C9B">
        <w:rPr>
          <w:rFonts w:ascii="Times New Roman" w:hAnsi="Times New Roman"/>
          <w:color w:val="000000" w:themeColor="text1"/>
          <w:sz w:val="24"/>
          <w:szCs w:val="24"/>
        </w:rPr>
        <w:fldChar w:fldCharType="begin" w:fldLock="1"/>
      </w:r>
      <w:r w:rsidR="003F55E2" w:rsidRPr="00636C9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sidRPr="00636C9B">
        <w:rPr>
          <w:rFonts w:ascii="MS Mincho" w:eastAsia="MS Mincho" w:hAnsi="MS Mincho" w:cs="MS Mincho"/>
          <w:color w:val="000000" w:themeColor="text1"/>
          <w:sz w:val="24"/>
          <w:szCs w:val="24"/>
        </w:rPr>
        <w:instrText>∼</w:instrText>
      </w:r>
      <w:r w:rsidR="003F55E2" w:rsidRPr="00636C9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sidRPr="00636C9B">
        <w:rPr>
          <w:rFonts w:ascii="Times New Roman" w:hAnsi="Times New Roman"/>
          <w:color w:val="000000" w:themeColor="text1"/>
          <w:sz w:val="24"/>
          <w:szCs w:val="24"/>
        </w:rPr>
        <w:fldChar w:fldCharType="separate"/>
      </w:r>
      <w:r w:rsidR="003F55E2" w:rsidRPr="00636C9B">
        <w:rPr>
          <w:rFonts w:ascii="Times New Roman" w:hAnsi="Times New Roman"/>
          <w:noProof/>
          <w:color w:val="000000" w:themeColor="text1"/>
          <w:sz w:val="24"/>
          <w:szCs w:val="24"/>
          <w:vertAlign w:val="superscript"/>
        </w:rPr>
        <w:t>7–12</w:t>
      </w:r>
      <w:r w:rsidR="001D6E21" w:rsidRPr="00636C9B">
        <w:rPr>
          <w:rFonts w:ascii="Times New Roman" w:hAnsi="Times New Roman"/>
          <w:color w:val="000000" w:themeColor="text1"/>
          <w:sz w:val="24"/>
          <w:szCs w:val="24"/>
        </w:rPr>
        <w:fldChar w:fldCharType="end"/>
      </w:r>
      <w:r w:rsidR="001D6E21"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with</w:t>
      </w:r>
      <w:r w:rsidR="00CD5FB0" w:rsidRPr="00636C9B">
        <w:rPr>
          <w:rFonts w:ascii="Times New Roman" w:hAnsi="Times New Roman"/>
          <w:color w:val="000000" w:themeColor="text1"/>
          <w:sz w:val="24"/>
          <w:szCs w:val="24"/>
        </w:rPr>
        <w:t xml:space="preserve"> only </w:t>
      </w:r>
      <w:r w:rsidR="001D6E21" w:rsidRPr="00636C9B">
        <w:rPr>
          <w:rFonts w:ascii="Times New Roman" w:hAnsi="Times New Roman"/>
          <w:color w:val="000000" w:themeColor="text1"/>
          <w:sz w:val="24"/>
          <w:szCs w:val="24"/>
        </w:rPr>
        <w:t>a</w:t>
      </w:r>
      <w:r w:rsidR="002773C7"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 xml:space="preserve">few </w:t>
      </w:r>
      <w:r w:rsidR="001D6E21" w:rsidRPr="00636C9B">
        <w:rPr>
          <w:rFonts w:ascii="Times New Roman" w:hAnsi="Times New Roman"/>
          <w:color w:val="000000" w:themeColor="text1"/>
          <w:sz w:val="24"/>
          <w:szCs w:val="24"/>
        </w:rPr>
        <w:t>linking a</w:t>
      </w:r>
      <w:r w:rsidR="00264EE8" w:rsidRPr="00636C9B">
        <w:rPr>
          <w:rFonts w:ascii="Times New Roman" w:hAnsi="Times New Roman"/>
          <w:color w:val="000000" w:themeColor="text1"/>
          <w:sz w:val="24"/>
          <w:szCs w:val="24"/>
        </w:rPr>
        <w:t>n outcome for a</w:t>
      </w:r>
      <w:r w:rsidR="00DC16D6" w:rsidRPr="00636C9B">
        <w:rPr>
          <w:rFonts w:ascii="Times New Roman" w:hAnsi="Times New Roman"/>
          <w:color w:val="000000" w:themeColor="text1"/>
          <w:sz w:val="24"/>
          <w:szCs w:val="24"/>
        </w:rPr>
        <w:t xml:space="preserve"> particular </w:t>
      </w:r>
      <w:del w:id="11" w:author="Parks, Robbie M" w:date="2018-11-13T17:12:00Z">
        <w:r w:rsidR="00F52CE2" w:rsidRPr="00636C9B" w:rsidDel="001C2178">
          <w:rPr>
            <w:rFonts w:ascii="Times New Roman" w:hAnsi="Times New Roman"/>
            <w:color w:val="000000" w:themeColor="text1"/>
            <w:sz w:val="24"/>
            <w:szCs w:val="24"/>
          </w:rPr>
          <w:delText xml:space="preserve">category </w:delText>
        </w:r>
      </w:del>
      <w:ins w:id="12"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F52CE2" w:rsidRPr="00636C9B">
        <w:rPr>
          <w:rFonts w:ascii="Times New Roman" w:hAnsi="Times New Roman"/>
          <w:color w:val="000000" w:themeColor="text1"/>
          <w:sz w:val="24"/>
          <w:szCs w:val="24"/>
        </w:rPr>
        <w:t xml:space="preserve">of </w:t>
      </w:r>
      <w:r w:rsidR="00264EE8" w:rsidRPr="00636C9B">
        <w:rPr>
          <w:rFonts w:ascii="Times New Roman" w:hAnsi="Times New Roman"/>
          <w:color w:val="000000" w:themeColor="text1"/>
          <w:sz w:val="24"/>
          <w:szCs w:val="24"/>
        </w:rPr>
        <w:t xml:space="preserve">injury </w:t>
      </w:r>
      <w:r w:rsidR="001D6E21" w:rsidRPr="00636C9B">
        <w:rPr>
          <w:rFonts w:ascii="Times New Roman" w:hAnsi="Times New Roman"/>
          <w:color w:val="000000" w:themeColor="text1"/>
          <w:sz w:val="24"/>
          <w:szCs w:val="24"/>
        </w:rPr>
        <w:t>with increasing temperature</w:t>
      </w:r>
      <w:r w:rsidR="009A096C" w:rsidRPr="00636C9B">
        <w:rPr>
          <w:rFonts w:ascii="Times New Roman" w:hAnsi="Times New Roman"/>
          <w:color w:val="000000" w:themeColor="text1"/>
          <w:sz w:val="24"/>
          <w:szCs w:val="24"/>
        </w:rPr>
        <w:t>.</w:t>
      </w:r>
      <w:r w:rsidR="00227D5B"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13–16</w:t>
      </w:r>
      <w:r w:rsidR="00227D5B" w:rsidRPr="00636C9B">
        <w:rPr>
          <w:rFonts w:ascii="Times New Roman" w:hAnsi="Times New Roman"/>
          <w:color w:val="000000" w:themeColor="text1"/>
          <w:sz w:val="24"/>
          <w:szCs w:val="24"/>
        </w:rPr>
        <w:fldChar w:fldCharType="end"/>
      </w:r>
      <w:commentRangeEnd w:id="9"/>
      <w:r w:rsidR="00670E5A">
        <w:rPr>
          <w:rStyle w:val="CommentReference"/>
          <w:rFonts w:asciiTheme="minorHAnsi" w:eastAsiaTheme="minorHAnsi" w:hAnsiTheme="minorHAnsi" w:cstheme="minorBidi"/>
        </w:rPr>
        <w:commentReference w:id="9"/>
      </w:r>
      <w:commentRangeEnd w:id="10"/>
      <w:r w:rsidR="00737A8B">
        <w:rPr>
          <w:rStyle w:val="CommentReference"/>
          <w:rFonts w:asciiTheme="minorHAnsi" w:eastAsiaTheme="minorHAnsi" w:hAnsiTheme="minorHAnsi" w:cstheme="minorBidi"/>
        </w:rPr>
        <w:commentReference w:id="10"/>
      </w:r>
    </w:p>
    <w:p w14:paraId="185106AA" w14:textId="0203B3B9" w:rsidR="002339FB" w:rsidRPr="00636C9B" w:rsidRDefault="00737A8B" w:rsidP="00D76DF7">
      <w:pPr>
        <w:spacing w:after="0" w:line="480" w:lineRule="auto"/>
        <w:jc w:val="both"/>
        <w:rPr>
          <w:rFonts w:ascii="Times New Roman" w:hAnsi="Times New Roman"/>
          <w:color w:val="000000" w:themeColor="text1"/>
          <w:sz w:val="24"/>
          <w:szCs w:val="24"/>
        </w:rPr>
      </w:pPr>
      <w:commentRangeStart w:id="13"/>
      <w:ins w:id="14" w:author="Parks, Robbie M" w:date="2018-11-16T09:50:00Z">
        <w:r>
          <w:rPr>
            <w:rFonts w:ascii="Times New Roman" w:hAnsi="Times New Roman"/>
            <w:color w:val="000000" w:themeColor="text1"/>
            <w:sz w:val="24"/>
            <w:szCs w:val="24"/>
          </w:rPr>
          <w:t>M</w:t>
        </w:r>
        <w:commentRangeEnd w:id="13"/>
        <w:r>
          <w:rPr>
            <w:rStyle w:val="CommentReference"/>
            <w:rFonts w:asciiTheme="minorHAnsi" w:eastAsiaTheme="minorHAnsi" w:hAnsiTheme="minorHAnsi" w:cstheme="minorBidi"/>
          </w:rPr>
          <w:commentReference w:id="13"/>
        </w:r>
      </w:ins>
    </w:p>
    <w:p w14:paraId="59E5EACC" w14:textId="723D97BD" w:rsidR="00252CB9" w:rsidRPr="00636C9B" w:rsidRDefault="00327C97" w:rsidP="00252CB9">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Distinguishing </w:t>
      </w:r>
      <w:r w:rsidR="00BD0A0B">
        <w:rPr>
          <w:rFonts w:ascii="Times New Roman" w:hAnsi="Times New Roman"/>
          <w:color w:val="000000" w:themeColor="text1"/>
          <w:sz w:val="24"/>
          <w:szCs w:val="24"/>
        </w:rPr>
        <w:t xml:space="preserve">risk </w:t>
      </w:r>
      <w:r w:rsidRPr="00636C9B">
        <w:rPr>
          <w:rFonts w:ascii="Times New Roman" w:hAnsi="Times New Roman"/>
          <w:color w:val="000000" w:themeColor="text1"/>
          <w:sz w:val="24"/>
          <w:szCs w:val="24"/>
        </w:rPr>
        <w:t>by</w:t>
      </w:r>
      <w:r w:rsidR="00252CB9" w:rsidRPr="00636C9B">
        <w:rPr>
          <w:rFonts w:ascii="Times New Roman" w:hAnsi="Times New Roman"/>
          <w:color w:val="000000" w:themeColor="text1"/>
          <w:sz w:val="24"/>
          <w:szCs w:val="24"/>
        </w:rPr>
        <w:t xml:space="preserve"> </w:t>
      </w:r>
      <w:commentRangeStart w:id="15"/>
      <w:commentRangeStart w:id="16"/>
      <w:r w:rsidR="000C6935" w:rsidRPr="00636C9B">
        <w:rPr>
          <w:rFonts w:ascii="Times New Roman" w:hAnsi="Times New Roman"/>
          <w:color w:val="000000" w:themeColor="text1"/>
          <w:sz w:val="24"/>
          <w:szCs w:val="24"/>
        </w:rPr>
        <w:t xml:space="preserve">socio-demographic </w:t>
      </w:r>
      <w:commentRangeEnd w:id="15"/>
      <w:r w:rsidR="00737A8B">
        <w:rPr>
          <w:rStyle w:val="CommentReference"/>
          <w:rFonts w:asciiTheme="minorHAnsi" w:eastAsiaTheme="minorHAnsi" w:hAnsiTheme="minorHAnsi" w:cstheme="minorBidi"/>
        </w:rPr>
        <w:commentReference w:id="15"/>
      </w:r>
      <w:commentRangeEnd w:id="16"/>
      <w:r w:rsidR="009F507F">
        <w:rPr>
          <w:rStyle w:val="CommentReference"/>
          <w:rFonts w:asciiTheme="minorHAnsi" w:eastAsiaTheme="minorHAnsi" w:hAnsiTheme="minorHAnsi" w:cstheme="minorBidi"/>
        </w:rPr>
        <w:commentReference w:id="16"/>
      </w:r>
      <w:r w:rsidRPr="00636C9B">
        <w:rPr>
          <w:rFonts w:ascii="Times New Roman" w:hAnsi="Times New Roman"/>
          <w:color w:val="000000" w:themeColor="text1"/>
          <w:sz w:val="24"/>
          <w:szCs w:val="24"/>
        </w:rPr>
        <w:t>groups</w:t>
      </w:r>
      <w:r w:rsidR="00530F84" w:rsidRPr="00636C9B">
        <w:rPr>
          <w:rFonts w:ascii="Times New Roman" w:hAnsi="Times New Roman"/>
          <w:color w:val="000000" w:themeColor="text1"/>
          <w:sz w:val="24"/>
          <w:szCs w:val="24"/>
        </w:rPr>
        <w:t xml:space="preserve">, </w:t>
      </w:r>
      <w:r w:rsidR="00903C59" w:rsidRPr="00636C9B">
        <w:rPr>
          <w:rFonts w:ascii="Times New Roman" w:hAnsi="Times New Roman"/>
          <w:color w:val="000000" w:themeColor="text1"/>
          <w:sz w:val="24"/>
          <w:szCs w:val="24"/>
        </w:rPr>
        <w:t xml:space="preserve">which </w:t>
      </w:r>
      <w:r w:rsidR="000C6935" w:rsidRPr="00636C9B">
        <w:rPr>
          <w:rFonts w:ascii="Times New Roman" w:hAnsi="Times New Roman"/>
          <w:color w:val="000000" w:themeColor="text1"/>
          <w:sz w:val="24"/>
          <w:szCs w:val="24"/>
        </w:rPr>
        <w:t xml:space="preserve">potentially </w:t>
      </w:r>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r w:rsidR="00EB7B88" w:rsidRPr="00636C9B">
        <w:rPr>
          <w:rFonts w:ascii="Times New Roman" w:hAnsi="Times New Roman"/>
          <w:color w:val="000000" w:themeColor="text1"/>
          <w:sz w:val="24"/>
          <w:szCs w:val="24"/>
        </w:rPr>
        <w:t xml:space="preserve"> as well as differing compositions of injury deaths,</w:t>
      </w:r>
      <w:r w:rsidR="00C3413F" w:rsidRPr="00636C9B">
        <w:rPr>
          <w:rFonts w:ascii="Times New Roman" w:hAnsi="Times New Roman"/>
          <w:color w:val="000000" w:themeColor="text1"/>
          <w:sz w:val="24"/>
          <w:szCs w:val="24"/>
        </w:rPr>
        <w:t xml:space="preserve"> can help identify vulnerable communities within a population</w:t>
      </w:r>
      <w:r w:rsidR="00321DA9" w:rsidRPr="00636C9B">
        <w:rPr>
          <w:rFonts w:ascii="Times New Roman" w:hAnsi="Times New Roman"/>
          <w:color w:val="000000" w:themeColor="text1"/>
          <w:sz w:val="24"/>
          <w:szCs w:val="24"/>
        </w:rPr>
        <w:t xml:space="preserve">. </w:t>
      </w:r>
      <w:r w:rsidR="00321DA9" w:rsidRPr="00636C9B">
        <w:rPr>
          <w:rFonts w:ascii="Times New Roman" w:hAnsi="Times New Roman"/>
          <w:color w:val="000000" w:themeColor="text1"/>
          <w:sz w:val="24"/>
          <w:szCs w:val="24"/>
        </w:rPr>
        <w:fldChar w:fldCharType="begin" w:fldLock="1"/>
      </w:r>
      <w:r w:rsidR="00BE7F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1,2,17,18</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r w:rsidR="00B86EC8" w:rsidRPr="00636C9B">
        <w:rPr>
          <w:rFonts w:ascii="Times New Roman" w:hAnsi="Times New Roman"/>
          <w:color w:val="000000" w:themeColor="text1"/>
          <w:sz w:val="24"/>
          <w:szCs w:val="24"/>
        </w:rPr>
        <w:t>T</w:t>
      </w:r>
      <w:r w:rsidR="00287584" w:rsidRPr="00636C9B">
        <w:rPr>
          <w:rFonts w:ascii="Times New Roman" w:hAnsi="Times New Roman"/>
          <w:color w:val="000000" w:themeColor="text1"/>
          <w:sz w:val="24"/>
          <w:szCs w:val="24"/>
        </w:rPr>
        <w:t xml:space="preserve">emperature </w:t>
      </w:r>
      <w:r w:rsidR="000C36FE" w:rsidRPr="00636C9B">
        <w:rPr>
          <w:rFonts w:ascii="Times New Roman" w:hAnsi="Times New Roman"/>
          <w:color w:val="000000" w:themeColor="text1"/>
          <w:sz w:val="24"/>
          <w:szCs w:val="24"/>
        </w:rPr>
        <w:t>can</w:t>
      </w:r>
      <w:r w:rsidR="00BC7B29" w:rsidRPr="00636C9B">
        <w:rPr>
          <w:rFonts w:ascii="Times New Roman" w:hAnsi="Times New Roman"/>
          <w:color w:val="000000" w:themeColor="text1"/>
          <w:sz w:val="24"/>
          <w:szCs w:val="24"/>
        </w:rPr>
        <w:t xml:space="preserve"> potentially</w:t>
      </w:r>
      <w:r w:rsidR="00B86EC8" w:rsidRPr="00636C9B">
        <w:rPr>
          <w:rFonts w:ascii="Times New Roman" w:hAnsi="Times New Roman"/>
          <w:color w:val="000000" w:themeColor="text1"/>
          <w:sz w:val="24"/>
          <w:szCs w:val="24"/>
        </w:rPr>
        <w:t xml:space="preserve"> </w:t>
      </w:r>
      <w:r w:rsidR="00287584" w:rsidRPr="00636C9B">
        <w:rPr>
          <w:rFonts w:ascii="Times New Roman" w:hAnsi="Times New Roman"/>
          <w:color w:val="000000" w:themeColor="text1"/>
          <w:sz w:val="24"/>
          <w:szCs w:val="24"/>
        </w:rPr>
        <w:t xml:space="preserve">modify </w:t>
      </w:r>
      <w:r w:rsidR="00EB79A2" w:rsidRPr="00636C9B">
        <w:rPr>
          <w:rFonts w:ascii="Times New Roman" w:hAnsi="Times New Roman"/>
          <w:color w:val="000000" w:themeColor="text1"/>
          <w:sz w:val="24"/>
          <w:szCs w:val="24"/>
        </w:rPr>
        <w:t>risk</w:t>
      </w:r>
      <w:r w:rsidR="003E2F68" w:rsidRPr="00636C9B">
        <w:rPr>
          <w:rFonts w:ascii="Times New Roman" w:hAnsi="Times New Roman"/>
          <w:color w:val="000000" w:themeColor="text1"/>
          <w:sz w:val="24"/>
          <w:szCs w:val="24"/>
        </w:rPr>
        <w:t xml:space="preserve"> of death differently</w:t>
      </w:r>
      <w:r w:rsidR="00287584" w:rsidRPr="00636C9B">
        <w:rPr>
          <w:rFonts w:ascii="Times New Roman" w:hAnsi="Times New Roman"/>
          <w:color w:val="000000" w:themeColor="text1"/>
          <w:sz w:val="24"/>
          <w:szCs w:val="24"/>
        </w:rPr>
        <w:t xml:space="preserve"> </w:t>
      </w:r>
      <w:r w:rsidR="00EA41FA" w:rsidRPr="00636C9B">
        <w:rPr>
          <w:rFonts w:ascii="Times New Roman" w:hAnsi="Times New Roman"/>
          <w:color w:val="000000" w:themeColor="text1"/>
          <w:sz w:val="24"/>
          <w:szCs w:val="24"/>
        </w:rPr>
        <w:t xml:space="preserve">by </w:t>
      </w:r>
      <w:del w:id="17" w:author="Parks, Robbie M" w:date="2018-11-13T17:12:00Z">
        <w:r w:rsidR="00EA41FA" w:rsidRPr="00636C9B" w:rsidDel="001C2178">
          <w:rPr>
            <w:rFonts w:ascii="Times New Roman" w:hAnsi="Times New Roman"/>
            <w:color w:val="000000" w:themeColor="text1"/>
            <w:sz w:val="24"/>
            <w:szCs w:val="24"/>
          </w:rPr>
          <w:delText xml:space="preserve">category </w:delText>
        </w:r>
      </w:del>
      <w:ins w:id="18"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EA41FA" w:rsidRPr="00636C9B">
        <w:rPr>
          <w:rFonts w:ascii="Times New Roman" w:hAnsi="Times New Roman"/>
          <w:color w:val="000000" w:themeColor="text1"/>
          <w:sz w:val="24"/>
          <w:szCs w:val="24"/>
        </w:rPr>
        <w:t>of injury</w:t>
      </w:r>
      <w:r w:rsidR="00C55816" w:rsidRPr="00636C9B">
        <w:rPr>
          <w:rFonts w:ascii="Times New Roman" w:hAnsi="Times New Roman"/>
          <w:color w:val="000000" w:themeColor="text1"/>
          <w:sz w:val="24"/>
          <w:szCs w:val="24"/>
        </w:rPr>
        <w:t xml:space="preserve"> within each socio-demographic group</w:t>
      </w:r>
      <w:r w:rsidR="004C67C0" w:rsidRPr="00636C9B">
        <w:rPr>
          <w:rFonts w:ascii="Times New Roman" w:hAnsi="Times New Roman"/>
          <w:color w:val="000000" w:themeColor="text1"/>
          <w:sz w:val="24"/>
          <w:szCs w:val="24"/>
        </w:rPr>
        <w:t>.</w:t>
      </w:r>
      <w:r w:rsidR="000C36FE" w:rsidRPr="00636C9B">
        <w:rPr>
          <w:rFonts w:ascii="Times New Roman" w:hAnsi="Times New Roman"/>
          <w:color w:val="000000" w:themeColor="text1"/>
          <w:sz w:val="24"/>
          <w:szCs w:val="24"/>
        </w:rPr>
        <w:t xml:space="preserve"> </w:t>
      </w:r>
      <w:r w:rsidR="00E62AEB">
        <w:rPr>
          <w:rFonts w:ascii="Times New Roman" w:hAnsi="Times New Roman"/>
          <w:color w:val="000000" w:themeColor="text1"/>
          <w:sz w:val="24"/>
          <w:szCs w:val="24"/>
        </w:rPr>
        <w:t xml:space="preserve">Therefore it is </w:t>
      </w:r>
      <w:r w:rsidR="000C36FE" w:rsidRPr="00636C9B">
        <w:rPr>
          <w:rFonts w:ascii="Times New Roman" w:hAnsi="Times New Roman"/>
          <w:color w:val="000000" w:themeColor="text1"/>
          <w:sz w:val="24"/>
          <w:szCs w:val="24"/>
        </w:rPr>
        <w:t xml:space="preserve">important to analyse </w:t>
      </w:r>
      <w:r w:rsidR="0006625F" w:rsidRPr="00636C9B">
        <w:rPr>
          <w:rFonts w:ascii="Times New Roman" w:hAnsi="Times New Roman"/>
          <w:color w:val="000000" w:themeColor="text1"/>
          <w:sz w:val="24"/>
          <w:szCs w:val="24"/>
        </w:rPr>
        <w:t xml:space="preserve">vulnerability </w:t>
      </w:r>
      <w:r w:rsidR="00C0356A">
        <w:rPr>
          <w:rFonts w:ascii="Times New Roman" w:hAnsi="Times New Roman"/>
          <w:color w:val="000000" w:themeColor="text1"/>
          <w:sz w:val="24"/>
          <w:szCs w:val="24"/>
        </w:rPr>
        <w:t xml:space="preserve">to anomalous temperature </w:t>
      </w:r>
      <w:r w:rsidR="0006625F" w:rsidRPr="00636C9B">
        <w:rPr>
          <w:rFonts w:ascii="Times New Roman" w:hAnsi="Times New Roman"/>
          <w:color w:val="000000" w:themeColor="text1"/>
          <w:sz w:val="24"/>
          <w:szCs w:val="24"/>
        </w:rPr>
        <w:t>by these distinct combinations</w:t>
      </w:r>
      <w:r w:rsidR="00BC1E9B" w:rsidRPr="00636C9B">
        <w:rPr>
          <w:rFonts w:ascii="Times New Roman" w:hAnsi="Times New Roman"/>
          <w:color w:val="000000" w:themeColor="text1"/>
          <w:sz w:val="24"/>
          <w:szCs w:val="24"/>
        </w:rPr>
        <w:t>.</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56BF756"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commentRangeStart w:id="19"/>
      <w:del w:id="20" w:author="Parks, Robbie M" w:date="2018-11-13T11:07:00Z">
        <w:r w:rsidR="00567A03" w:rsidDel="006838D1">
          <w:rPr>
            <w:rFonts w:ascii="Times New Roman" w:hAnsi="Times New Roman"/>
            <w:color w:val="000000" w:themeColor="text1"/>
            <w:sz w:val="24"/>
            <w:szCs w:val="24"/>
          </w:rPr>
          <w:delText>mutiple</w:delText>
        </w:r>
      </w:del>
      <w:ins w:id="21"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w:t>
      </w:r>
      <w:commentRangeEnd w:id="19"/>
      <w:r w:rsidR="00B950F6">
        <w:rPr>
          <w:rStyle w:val="CommentReference"/>
          <w:rFonts w:asciiTheme="minorHAnsi" w:eastAsiaTheme="minorHAnsi" w:hAnsiTheme="minorHAnsi" w:cstheme="minorBidi"/>
        </w:rPr>
        <w:commentReference w:id="19"/>
      </w:r>
      <w:r w:rsidR="00F713D6" w:rsidRPr="00636C9B">
        <w:rPr>
          <w:rFonts w:ascii="Times New Roman" w:hAnsi="Times New Roman"/>
          <w:color w:val="000000" w:themeColor="text1"/>
          <w:sz w:val="24"/>
          <w:szCs w:val="24"/>
        </w:rPr>
        <w:t>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36337E13" w:rsidR="00881B21" w:rsidRDefault="00A03DE2" w:rsidP="005B39FC">
      <w:pPr>
        <w:spacing w:after="0" w:line="480" w:lineRule="auto"/>
        <w:jc w:val="both"/>
        <w:rPr>
          <w:ins w:id="22" w:author="Parks, Robbie M" w:date="2018-11-13T14:14:00Z"/>
          <w:rFonts w:ascii="Times New Roman" w:hAnsi="Times New Roman"/>
          <w:color w:val="000000" w:themeColor="text1"/>
          <w:sz w:val="24"/>
          <w:szCs w:val="24"/>
        </w:rPr>
      </w:pPr>
      <w:ins w:id="23" w:author="Parks, Robbie M" w:date="2018-11-13T11:18:00Z">
        <w:r>
          <w:rPr>
            <w:rFonts w:ascii="Times New Roman" w:hAnsi="Times New Roman"/>
            <w:color w:val="000000" w:themeColor="text1"/>
            <w:sz w:val="24"/>
            <w:szCs w:val="24"/>
          </w:rPr>
          <w:t xml:space="preserve">Our aim was to </w:t>
        </w:r>
      </w:ins>
      <w:ins w:id="24" w:author="Parks, Robbie M" w:date="2018-11-13T13:49:00Z">
        <w:r w:rsidR="00C542A6">
          <w:rPr>
            <w:rFonts w:ascii="Times New Roman" w:hAnsi="Times New Roman"/>
            <w:color w:val="000000" w:themeColor="text1"/>
            <w:sz w:val="24"/>
            <w:szCs w:val="24"/>
          </w:rPr>
          <w:t>quantify</w:t>
        </w:r>
      </w:ins>
      <w:ins w:id="25" w:author="Parks, Robbie M" w:date="2018-11-13T11:18:00Z">
        <w:r>
          <w:rPr>
            <w:rFonts w:ascii="Times New Roman" w:hAnsi="Times New Roman"/>
            <w:color w:val="000000" w:themeColor="text1"/>
            <w:sz w:val="24"/>
            <w:szCs w:val="24"/>
          </w:rPr>
          <w:t xml:space="preserve"> </w:t>
        </w:r>
      </w:ins>
      <w:ins w:id="26" w:author="Parks, Robbie M" w:date="2018-11-13T13:56:00Z">
        <w:r w:rsidR="004B2216">
          <w:rPr>
            <w:rFonts w:ascii="Times New Roman" w:hAnsi="Times New Roman"/>
            <w:color w:val="000000" w:themeColor="text1"/>
            <w:sz w:val="24"/>
            <w:szCs w:val="24"/>
          </w:rPr>
          <w:t xml:space="preserve">national </w:t>
        </w:r>
      </w:ins>
      <w:ins w:id="27" w:author="Parks, Robbie M" w:date="2018-11-13T11:18:00Z">
        <w:r>
          <w:rPr>
            <w:rFonts w:ascii="Times New Roman" w:hAnsi="Times New Roman"/>
            <w:color w:val="000000" w:themeColor="text1"/>
            <w:sz w:val="24"/>
            <w:szCs w:val="24"/>
          </w:rPr>
          <w:t xml:space="preserve">additional </w:t>
        </w:r>
      </w:ins>
      <w:ins w:id="28" w:author="Parks, Robbie M" w:date="2018-11-13T13:49:00Z">
        <w:r w:rsidR="00C542A6">
          <w:rPr>
            <w:rFonts w:ascii="Times New Roman" w:hAnsi="Times New Roman"/>
            <w:color w:val="000000" w:themeColor="text1"/>
            <w:sz w:val="24"/>
            <w:szCs w:val="24"/>
          </w:rPr>
          <w:t>injury deaths</w:t>
        </w:r>
      </w:ins>
      <w:ins w:id="29" w:author="Parks, Robbie M" w:date="2018-11-13T11:18:00Z">
        <w:r>
          <w:rPr>
            <w:rFonts w:ascii="Times New Roman" w:hAnsi="Times New Roman"/>
            <w:color w:val="000000" w:themeColor="text1"/>
            <w:sz w:val="24"/>
            <w:szCs w:val="24"/>
          </w:rPr>
          <w:t xml:space="preserve"> in a warmer world in the USA, by sex, age group and class of injury. </w:t>
        </w:r>
      </w:ins>
      <w:ins w:id="30" w:author="Parks, Robbie M" w:date="2018-11-13T14:04:00Z">
        <w:r w:rsidR="00113023" w:rsidRPr="00113023">
          <w:rPr>
            <w:rFonts w:ascii="Times New Roman" w:hAnsi="Times New Roman"/>
            <w:color w:val="000000" w:themeColor="text1"/>
            <w:sz w:val="24"/>
            <w:szCs w:val="24"/>
          </w:rPr>
          <w:t>Much previous work has focussed on how mortality from natural causes is affected by daily or multi-day hot/cold episodes, and not on weather patterns that reflect inter-annual variations, as expected under global climate change, nor on injuries.</w:t>
        </w:r>
      </w:ins>
      <w:ins w:id="31" w:author="Parks, Robbie M" w:date="2018-11-13T15:43:00Z">
        <w:r w:rsidR="00C95977" w:rsidRPr="00636C9B">
          <w:rPr>
            <w:rFonts w:ascii="Times New Roman" w:hAnsi="Times New Roman"/>
            <w:color w:val="000000" w:themeColor="text1"/>
            <w:sz w:val="24"/>
            <w:szCs w:val="24"/>
          </w:rPr>
          <w:fldChar w:fldCharType="begin" w:fldLock="1"/>
        </w:r>
        <w:r w:rsidR="00C95977"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C95977" w:rsidRPr="00636C9B">
          <w:rPr>
            <w:rFonts w:ascii="Times New Roman" w:hAnsi="Times New Roman"/>
            <w:color w:val="000000" w:themeColor="text1"/>
            <w:sz w:val="24"/>
            <w:szCs w:val="24"/>
          </w:rPr>
          <w:fldChar w:fldCharType="separate"/>
        </w:r>
        <w:r w:rsidR="00C95977" w:rsidRPr="00636C9B">
          <w:rPr>
            <w:rFonts w:ascii="Times New Roman" w:hAnsi="Times New Roman"/>
            <w:noProof/>
            <w:color w:val="000000" w:themeColor="text1"/>
            <w:sz w:val="24"/>
            <w:szCs w:val="24"/>
            <w:vertAlign w:val="superscript"/>
          </w:rPr>
          <w:t>5,6</w:t>
        </w:r>
        <w:r w:rsidR="00C95977" w:rsidRPr="00636C9B">
          <w:rPr>
            <w:rFonts w:ascii="Times New Roman" w:hAnsi="Times New Roman"/>
            <w:color w:val="000000" w:themeColor="text1"/>
            <w:sz w:val="24"/>
            <w:szCs w:val="24"/>
          </w:rPr>
          <w:fldChar w:fldCharType="end"/>
        </w:r>
      </w:ins>
      <w:ins w:id="32" w:author="Parks, Robbie M" w:date="2018-11-13T14:14:00Z">
        <w:r w:rsidR="00576F95">
          <w:rPr>
            <w:rFonts w:ascii="Times New Roman" w:hAnsi="Times New Roman"/>
            <w:color w:val="000000" w:themeColor="text1"/>
            <w:sz w:val="24"/>
            <w:szCs w:val="24"/>
          </w:rPr>
          <w:t xml:space="preserve"> </w:t>
        </w:r>
      </w:ins>
    </w:p>
    <w:p w14:paraId="1C5762D7" w14:textId="77777777" w:rsidR="00881B21" w:rsidRDefault="00881B21" w:rsidP="005B39FC">
      <w:pPr>
        <w:spacing w:after="0" w:line="480" w:lineRule="auto"/>
        <w:jc w:val="both"/>
        <w:rPr>
          <w:ins w:id="33" w:author="Parks, Robbie M" w:date="2018-11-13T14:14:00Z"/>
          <w:rFonts w:ascii="Times New Roman" w:hAnsi="Times New Roman"/>
          <w:color w:val="000000" w:themeColor="text1"/>
          <w:sz w:val="24"/>
          <w:szCs w:val="24"/>
        </w:rPr>
      </w:pPr>
    </w:p>
    <w:p w14:paraId="4178A95E" w14:textId="14D55547" w:rsidR="00E65B73" w:rsidRPr="00636C9B" w:rsidRDefault="003030BF" w:rsidP="005B39FC">
      <w:pPr>
        <w:spacing w:after="0" w:line="480" w:lineRule="auto"/>
        <w:jc w:val="both"/>
        <w:rPr>
          <w:rFonts w:ascii="Times New Roman" w:hAnsi="Times New Roman"/>
          <w:color w:val="000000" w:themeColor="text1"/>
          <w:sz w:val="24"/>
          <w:szCs w:val="24"/>
        </w:rPr>
      </w:pPr>
      <w:ins w:id="34" w:author="Parks, Robbie M" w:date="2018-11-13T14:06:00Z">
        <w:r>
          <w:rPr>
            <w:rFonts w:ascii="Times New Roman" w:hAnsi="Times New Roman"/>
            <w:color w:val="000000" w:themeColor="text1"/>
            <w:sz w:val="24"/>
            <w:szCs w:val="24"/>
          </w:rPr>
          <w:t xml:space="preserve">We wanted to understand the impact of deviation of temperature from long-term acclimatised means, rather than absolute temperature. </w:t>
        </w:r>
      </w:ins>
      <w:ins w:id="35"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36"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37" w:author="Parks, Robbie M" w:date="2018-11-13T17:24:00Z">
        <w:r w:rsidR="00E36F12">
          <w:rPr>
            <w:rFonts w:ascii="Times New Roman" w:hAnsi="Times New Roman"/>
            <w:color w:val="000000" w:themeColor="text1"/>
            <w:sz w:val="24"/>
            <w:szCs w:val="24"/>
          </w:rPr>
          <w:t xml:space="preserve">also </w:t>
        </w:r>
      </w:ins>
      <w:ins w:id="38" w:author="Parks, Robbie M" w:date="2018-11-13T14:04:00Z">
        <w:r w:rsidR="00E36F12">
          <w:rPr>
            <w:rFonts w:ascii="Times New Roman" w:hAnsi="Times New Roman"/>
            <w:color w:val="000000" w:themeColor="text1"/>
            <w:sz w:val="24"/>
            <w:szCs w:val="24"/>
          </w:rPr>
          <w:t xml:space="preserve">uses </w:t>
        </w:r>
      </w:ins>
      <w:ins w:id="39" w:author="Parks, Robbie M" w:date="2018-11-13T14:06:00Z">
        <w:r>
          <w:rPr>
            <w:rFonts w:ascii="Times New Roman" w:hAnsi="Times New Roman"/>
            <w:color w:val="000000" w:themeColor="text1"/>
            <w:sz w:val="24"/>
            <w:szCs w:val="24"/>
          </w:rPr>
          <w:t>monthly temperatures</w:t>
        </w:r>
      </w:ins>
      <w:ins w:id="40" w:author="Parks, Robbie M" w:date="2018-11-13T14:15:00Z">
        <w:r w:rsidR="00E34B73">
          <w:rPr>
            <w:rFonts w:ascii="Times New Roman" w:hAnsi="Times New Roman"/>
            <w:color w:val="000000" w:themeColor="text1"/>
            <w:sz w:val="24"/>
            <w:szCs w:val="24"/>
          </w:rPr>
          <w:t xml:space="preserve"> and death records</w:t>
        </w:r>
      </w:ins>
      <w:ins w:id="41" w:author="Parks, Robbie M" w:date="2018-11-13T14:06:00Z">
        <w:r>
          <w:rPr>
            <w:rFonts w:ascii="Times New Roman" w:hAnsi="Times New Roman"/>
            <w:color w:val="000000" w:themeColor="text1"/>
            <w:sz w:val="24"/>
            <w:szCs w:val="24"/>
          </w:rPr>
          <w:t xml:space="preserve"> for </w:t>
        </w:r>
      </w:ins>
      <w:ins w:id="42" w:author="Parks, Robbie M" w:date="2018-11-13T14:15:00Z">
        <w:r w:rsidR="00E34B73">
          <w:rPr>
            <w:rFonts w:ascii="Times New Roman" w:hAnsi="Times New Roman"/>
            <w:color w:val="000000" w:themeColor="text1"/>
            <w:sz w:val="24"/>
            <w:szCs w:val="24"/>
          </w:rPr>
          <w:t>entire US population</w:t>
        </w:r>
      </w:ins>
      <w:ins w:id="43" w:author="Parks, Robbie M" w:date="2018-11-13T11:20:00Z">
        <w:r w:rsidR="00E34B73">
          <w:rPr>
            <w:rFonts w:ascii="Times New Roman" w:hAnsi="Times New Roman"/>
            <w:color w:val="000000" w:themeColor="text1"/>
            <w:sz w:val="24"/>
            <w:szCs w:val="24"/>
          </w:rPr>
          <w:t xml:space="preserve">. To do this, </w:t>
        </w:r>
        <w:r w:rsidR="004E7DE8">
          <w:rPr>
            <w:rFonts w:ascii="Times New Roman" w:hAnsi="Times New Roman"/>
            <w:color w:val="000000" w:themeColor="text1"/>
            <w:sz w:val="24"/>
            <w:szCs w:val="24"/>
          </w:rPr>
          <w:t>w</w:t>
        </w:r>
      </w:ins>
      <w:commentRangeStart w:id="44"/>
      <w:del w:id="45"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 xml:space="preserve">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r w:rsidR="00C0356A">
        <w:rPr>
          <w:rFonts w:ascii="Times New Roman" w:hAnsi="Times New Roman"/>
          <w:color w:val="000000" w:themeColor="text1"/>
          <w:sz w:val="24"/>
          <w:szCs w:val="24"/>
        </w:rPr>
        <w:t xml:space="preserve">(i.e., excluding Alaska and Hawaii) </w:t>
      </w:r>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r w:rsidR="006F0E88" w:rsidRPr="00636C9B">
        <w:rPr>
          <w:rFonts w:ascii="Times New Roman" w:hAnsi="Times New Roman"/>
          <w:color w:val="000000" w:themeColor="text1"/>
          <w:sz w:val="24"/>
          <w:szCs w:val="24"/>
        </w:rPr>
        <w:t xml:space="preserve">then </w:t>
      </w:r>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46" w:author="Parks, Robbie M" w:date="2018-11-13T17:12:00Z">
        <w:r w:rsidR="000545FB" w:rsidRPr="00636C9B" w:rsidDel="001C2178">
          <w:rPr>
            <w:rFonts w:ascii="Times New Roman" w:hAnsi="Times New Roman"/>
            <w:color w:val="000000" w:themeColor="text1"/>
            <w:sz w:val="24"/>
            <w:szCs w:val="24"/>
          </w:rPr>
          <w:delText xml:space="preserve">category </w:delText>
        </w:r>
      </w:del>
      <w:ins w:id="47"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44"/>
      <w:r w:rsidR="00B950F6">
        <w:rPr>
          <w:rStyle w:val="CommentReference"/>
          <w:rFonts w:asciiTheme="minorHAnsi" w:eastAsiaTheme="minorHAnsi" w:hAnsiTheme="minorHAnsi" w:cstheme="minorBidi"/>
        </w:rPr>
        <w:commentReference w:id="44"/>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1DB0D957" w14:textId="30A5BE9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lastRenderedPageBreak/>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48"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49"/>
      <w:del w:id="50"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49"/>
        <w:r w:rsidR="00B950F6" w:rsidDel="005472F1">
          <w:rPr>
            <w:rStyle w:val="CommentReference"/>
            <w:rFonts w:asciiTheme="minorHAnsi" w:eastAsiaTheme="minorHAnsi" w:hAnsiTheme="minorHAnsi" w:cstheme="minorBidi"/>
          </w:rPr>
          <w:commentReference w:id="49"/>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51"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52"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53"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54"/>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55" w:author="Parks, Robbie M" w:date="2018-11-13T11:24:00Z">
        <w:r w:rsidR="00AE2912">
          <w:rPr>
            <w:rStyle w:val="apple-style-span"/>
            <w:rFonts w:ascii="Times New Roman" w:hAnsi="Times New Roman"/>
            <w:color w:val="000000" w:themeColor="text1"/>
            <w:sz w:val="24"/>
            <w:szCs w:val="24"/>
          </w:rPr>
          <w:t xml:space="preserve">, </w:t>
        </w:r>
      </w:ins>
      <w:del w:id="56"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57" w:author="Parks, Robbie M" w:date="2018-11-13T11:24:00Z">
        <w:r w:rsidR="00AE2912">
          <w:rPr>
            <w:rStyle w:val="apple-style-span"/>
            <w:rFonts w:ascii="Times New Roman" w:hAnsi="Times New Roman"/>
            <w:color w:val="000000" w:themeColor="text1"/>
            <w:sz w:val="24"/>
            <w:szCs w:val="24"/>
          </w:rPr>
          <w:t xml:space="preserve"> and other</w:t>
        </w:r>
      </w:ins>
      <w:ins w:id="58"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 xml:space="preserve">. </w:t>
      </w:r>
      <w:commentRangeEnd w:id="54"/>
      <w:r w:rsidR="00B950F6">
        <w:rPr>
          <w:rStyle w:val="CommentReference"/>
          <w:rFonts w:asciiTheme="minorHAnsi" w:eastAsiaTheme="minorHAnsi" w:hAnsiTheme="minorHAnsi" w:cstheme="minorBidi"/>
        </w:rPr>
        <w:commentReference w:id="54"/>
      </w:r>
      <w:r w:rsidR="00987F8E" w:rsidRPr="00636C9B">
        <w:rPr>
          <w:rFonts w:ascii="Times New Roman" w:hAnsi="Times New Roman"/>
          <w:color w:val="000000" w:themeColor="text1"/>
          <w:sz w:val="24"/>
          <w:szCs w:val="24"/>
        </w:rPr>
        <w:t xml:space="preserve">Injuries accounted for 8% of all deaths in the USA in 1980 and 7.3% in 2016. </w:t>
      </w:r>
      <w:r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19</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59"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60"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6440FC46"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t>20</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B33B3FC"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61" w:author="Parks, Robbie M" w:date="2018-11-13T11:26:00Z">
        <w:r>
          <w:rPr>
            <w:rFonts w:ascii="Times New Roman" w:eastAsiaTheme="minorHAnsi" w:hAnsi="Times New Roman"/>
            <w:sz w:val="24"/>
            <w:szCs w:val="24"/>
            <w:lang w:eastAsia="en-GB"/>
          </w:rPr>
          <w:lastRenderedPageBreak/>
          <w:t xml:space="preserve">We </w:t>
        </w:r>
      </w:ins>
      <w:ins w:id="62" w:author="Parks, Robbie M" w:date="2018-11-13T13:36:00Z">
        <w:r w:rsidR="005B4DFF">
          <w:rPr>
            <w:rFonts w:ascii="Times New Roman" w:eastAsiaTheme="minorHAnsi" w:hAnsi="Times New Roman"/>
            <w:sz w:val="24"/>
            <w:szCs w:val="24"/>
            <w:lang w:eastAsia="en-GB"/>
          </w:rPr>
          <w:t>required</w:t>
        </w:r>
      </w:ins>
      <w:ins w:id="63" w:author="Parks, Robbie M" w:date="2018-11-13T11:26:00Z">
        <w:r>
          <w:rPr>
            <w:rFonts w:ascii="Times New Roman" w:eastAsiaTheme="minorHAnsi" w:hAnsi="Times New Roman"/>
            <w:sz w:val="24"/>
            <w:szCs w:val="24"/>
            <w:lang w:eastAsia="en-GB"/>
          </w:rPr>
          <w:t xml:space="preserve"> a baseline of long-term temperatures for each state and month</w:t>
        </w:r>
      </w:ins>
      <w:ins w:id="64" w:author="Parks, Robbie M" w:date="2018-11-13T13:29:00Z">
        <w:r w:rsidR="00B2547D">
          <w:rPr>
            <w:rFonts w:ascii="Times New Roman" w:eastAsiaTheme="minorHAnsi" w:hAnsi="Times New Roman"/>
            <w:sz w:val="24"/>
            <w:szCs w:val="24"/>
            <w:lang w:eastAsia="en-GB"/>
          </w:rPr>
          <w:t xml:space="preserve"> to measure </w:t>
        </w:r>
      </w:ins>
      <w:ins w:id="65" w:author="Parks, Robbie M" w:date="2018-11-13T14:39:00Z">
        <w:r w:rsidR="00BC5E54">
          <w:rPr>
            <w:rFonts w:ascii="Times New Roman" w:eastAsiaTheme="minorHAnsi" w:hAnsi="Times New Roman"/>
            <w:sz w:val="24"/>
            <w:szCs w:val="24"/>
            <w:lang w:eastAsia="en-GB"/>
          </w:rPr>
          <w:t>values</w:t>
        </w:r>
      </w:ins>
      <w:ins w:id="66" w:author="Parks, Robbie M" w:date="2018-11-13T13:29:00Z">
        <w:r w:rsidR="00B2547D">
          <w:rPr>
            <w:rFonts w:ascii="Times New Roman" w:eastAsiaTheme="minorHAnsi" w:hAnsi="Times New Roman"/>
            <w:sz w:val="24"/>
            <w:szCs w:val="24"/>
            <w:lang w:eastAsia="en-GB"/>
          </w:rPr>
          <w:t xml:space="preserve"> against</w:t>
        </w:r>
      </w:ins>
      <w:ins w:id="67" w:author="Parks, Robbie M" w:date="2018-11-13T11:30:00Z">
        <w:r w:rsidR="001C608C">
          <w:rPr>
            <w:rFonts w:ascii="Times New Roman" w:eastAsiaTheme="minorHAnsi" w:hAnsi="Times New Roman"/>
            <w:sz w:val="24"/>
            <w:szCs w:val="24"/>
            <w:lang w:eastAsia="en-GB"/>
          </w:rPr>
          <w:t xml:space="preserve">. </w:t>
        </w:r>
      </w:ins>
      <w:ins w:id="68"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69" w:author="Parks, Robbie M" w:date="2018-11-13T13:44:00Z">
        <w:r w:rsidR="00450FA1">
          <w:rPr>
            <w:rFonts w:ascii="Times New Roman" w:eastAsiaTheme="minorHAnsi" w:hAnsi="Times New Roman"/>
            <w:sz w:val="24"/>
            <w:szCs w:val="24"/>
            <w:lang w:eastAsia="en-GB"/>
          </w:rPr>
          <w:t>can be different even for neighbouring months in the same state</w:t>
        </w:r>
      </w:ins>
      <w:ins w:id="70"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71" w:author="Parks, Robbie M" w:date="2018-11-13T13:38:00Z">
        <w:r w:rsidR="00A84DE4">
          <w:rPr>
            <w:rFonts w:ascii="Times New Roman" w:eastAsiaTheme="minorHAnsi" w:hAnsi="Times New Roman"/>
            <w:sz w:val="24"/>
            <w:szCs w:val="24"/>
            <w:lang w:eastAsia="en-GB"/>
          </w:rPr>
          <w:t xml:space="preserve">. </w:t>
        </w:r>
      </w:ins>
      <w:ins w:id="72" w:author="Parks, Robbie M" w:date="2018-11-13T13:45:00Z">
        <w:r w:rsidR="00802A0B">
          <w:rPr>
            <w:rFonts w:ascii="Times New Roman" w:eastAsiaTheme="minorHAnsi" w:hAnsi="Times New Roman"/>
            <w:sz w:val="24"/>
            <w:szCs w:val="24"/>
            <w:lang w:eastAsia="en-GB"/>
          </w:rPr>
          <w:t xml:space="preserve">For this, </w:t>
        </w:r>
      </w:ins>
      <w:ins w:id="73" w:author="Parks, Robbie M" w:date="2018-11-13T13:29:00Z">
        <w:r w:rsidR="00B2547D">
          <w:rPr>
            <w:rFonts w:ascii="Times New Roman" w:eastAsiaTheme="minorHAnsi" w:hAnsi="Times New Roman"/>
            <w:sz w:val="24"/>
            <w:szCs w:val="24"/>
            <w:lang w:eastAsia="en-GB"/>
          </w:rPr>
          <w:t>w</w:t>
        </w:r>
      </w:ins>
      <w:commentRangeStart w:id="74"/>
      <w:commentRangeStart w:id="75"/>
      <w:del w:id="76"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ins w:id="77" w:author="Parks, Robbie M" w:date="2018-11-16T13:19:00Z">
        <w:r w:rsidR="009C7269">
          <w:rPr>
            <w:rFonts w:ascii="Times New Roman" w:eastAsiaTheme="minorHAnsi" w:hAnsi="Times New Roman"/>
            <w:sz w:val="24"/>
            <w:szCs w:val="24"/>
            <w:lang w:eastAsia="en-GB"/>
          </w:rPr>
          <w:t xml:space="preserve"> of daily means</w:t>
        </w:r>
      </w:ins>
      <w:r w:rsidR="00B80D4C" w:rsidRPr="00636C9B">
        <w:rPr>
          <w:rFonts w:ascii="Times New Roman" w:eastAsiaTheme="minorHAnsi" w:hAnsi="Times New Roman"/>
          <w:sz w:val="24"/>
          <w:szCs w:val="24"/>
          <w:lang w:eastAsia="en-GB"/>
        </w:rPr>
        <w:t xml:space="preserve"> by month and state </w:t>
      </w:r>
      <w:del w:id="78"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79"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80" w:author="Parks, Robbie M" w:date="2018-11-13T13:37:00Z">
        <w:r w:rsidR="00BC51A4">
          <w:rPr>
            <w:rFonts w:ascii="Times New Roman" w:eastAsiaTheme="minorHAnsi" w:hAnsi="Times New Roman"/>
            <w:sz w:val="24"/>
            <w:szCs w:val="24"/>
            <w:lang w:eastAsia="en-GB"/>
          </w:rPr>
          <w:t xml:space="preserve">in </w:t>
        </w:r>
      </w:ins>
      <w:ins w:id="81"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47A51" w:rsidRPr="00636C9B">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t>21</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74"/>
      <w:r w:rsidR="00B950F6">
        <w:rPr>
          <w:rStyle w:val="CommentReference"/>
          <w:rFonts w:asciiTheme="minorHAnsi" w:eastAsiaTheme="minorHAnsi" w:hAnsiTheme="minorHAnsi" w:cstheme="minorBidi"/>
        </w:rPr>
        <w:commentReference w:id="74"/>
      </w:r>
      <w:commentRangeEnd w:id="75"/>
      <w:r w:rsidR="008F49D2">
        <w:rPr>
          <w:rStyle w:val="CommentReference"/>
          <w:rFonts w:asciiTheme="minorHAnsi" w:eastAsiaTheme="minorHAnsi" w:hAnsiTheme="minorHAnsi" w:cstheme="minorBidi"/>
        </w:rPr>
        <w:commentReference w:id="75"/>
      </w:r>
      <w:del w:id="82" w:author="Parks, Robbie M" w:date="2018-11-13T13:38:00Z">
        <w:r w:rsidR="00514A85" w:rsidRPr="00636C9B" w:rsidDel="00471233">
          <w:rPr>
            <w:rFonts w:ascii="Times New Roman" w:hAnsi="Times New Roman"/>
            <w:color w:val="000000" w:themeColor="text1"/>
            <w:sz w:val="24"/>
            <w:szCs w:val="24"/>
          </w:rPr>
          <w:delText>T</w:delText>
        </w:r>
        <w:commentRangeStart w:id="83"/>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83"/>
        <w:r w:rsidR="00B950F6" w:rsidDel="00471233">
          <w:rPr>
            <w:rStyle w:val="CommentReference"/>
            <w:rFonts w:asciiTheme="minorHAnsi" w:eastAsiaTheme="minorHAnsi" w:hAnsiTheme="minorHAnsi" w:cstheme="minorBidi"/>
          </w:rPr>
          <w:commentReference w:id="83"/>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84" w:author="Ezzati, Majid" w:date="2018-11-06T07:00:00Z">
        <w:r w:rsidR="00C84052">
          <w:rPr>
            <w:rFonts w:ascii="Times New Roman" w:eastAsiaTheme="minorHAnsi" w:hAnsi="Times New Roman"/>
            <w:sz w:val="24"/>
            <w:szCs w:val="24"/>
            <w:lang w:eastAsia="en-GB"/>
          </w:rPr>
          <w:t xml:space="preserve"> </w:t>
        </w:r>
      </w:ins>
      <w:ins w:id="85" w:author="Parks, Robbie M" w:date="2018-11-13T13:39:00Z">
        <w:r w:rsidR="00B54E6E">
          <w:rPr>
            <w:rFonts w:ascii="Times New Roman" w:eastAsiaTheme="minorHAnsi" w:hAnsi="Times New Roman"/>
            <w:sz w:val="24"/>
            <w:szCs w:val="24"/>
            <w:lang w:eastAsia="en-GB"/>
          </w:rPr>
          <w:t>The temperature anomaly can be thought of as whether</w:t>
        </w:r>
      </w:ins>
      <w:ins w:id="86" w:author="Parks, Robbie M" w:date="2018-11-13T13:40:00Z">
        <w:r w:rsidR="00B54E6E">
          <w:rPr>
            <w:rFonts w:ascii="Times New Roman" w:eastAsiaTheme="minorHAnsi" w:hAnsi="Times New Roman"/>
            <w:sz w:val="24"/>
            <w:szCs w:val="24"/>
            <w:lang w:eastAsia="en-GB"/>
          </w:rPr>
          <w:t>, for a specific month in a specific year in a specific state,</w:t>
        </w:r>
      </w:ins>
      <w:ins w:id="87"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88" w:author="Parks, Robbie M" w:date="2018-11-13T13:40:00Z">
        <w:r w:rsidR="00B54E6E">
          <w:rPr>
            <w:rFonts w:ascii="Times New Roman" w:eastAsiaTheme="minorHAnsi" w:hAnsi="Times New Roman"/>
            <w:sz w:val="24"/>
            <w:szCs w:val="24"/>
            <w:lang w:eastAsia="en-GB"/>
          </w:rPr>
          <w:t xml:space="preserve"> than the long-term average.</w:t>
        </w:r>
      </w:ins>
      <w:ins w:id="89" w:author="Ezzati, Majid" w:date="2018-11-06T07:00:00Z">
        <w:del w:id="90"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91" w:author="Ezzati, Majid" w:date="2018-11-06T07:00:00Z"/>
          <w:rFonts w:ascii="Times New Roman" w:hAnsi="Times New Roman"/>
          <w:sz w:val="24"/>
          <w:szCs w:val="24"/>
        </w:rPr>
      </w:pPr>
    </w:p>
    <w:p w14:paraId="1C673E49" w14:textId="77777777" w:rsidR="00416B2F" w:rsidRDefault="009418CA" w:rsidP="00D76DF7">
      <w:pPr>
        <w:spacing w:after="0" w:line="480" w:lineRule="auto"/>
        <w:jc w:val="both"/>
        <w:outlineLvl w:val="0"/>
        <w:rPr>
          <w:ins w:id="92" w:author="Parks, Robbie M" w:date="2018-11-16T13:21:00Z"/>
          <w:rFonts w:ascii="Times New Roman" w:hAnsi="Times New Roman"/>
          <w:sz w:val="24"/>
          <w:szCs w:val="24"/>
        </w:rPr>
      </w:pPr>
      <w:ins w:id="93" w:author="Parks, Robbie M" w:date="2018-11-16T12:48:00Z">
        <w:r>
          <w:rPr>
            <w:rFonts w:ascii="Times New Roman" w:hAnsi="Times New Roman"/>
            <w:sz w:val="24"/>
            <w:szCs w:val="24"/>
          </w:rPr>
          <w:t>O</w:t>
        </w:r>
        <w:r w:rsidR="00BF2AE2">
          <w:rPr>
            <w:rFonts w:ascii="Times New Roman" w:hAnsi="Times New Roman"/>
            <w:sz w:val="24"/>
            <w:szCs w:val="24"/>
          </w:rPr>
          <w:t>ur results were</w:t>
        </w:r>
      </w:ins>
      <w:ins w:id="94" w:author="Parks, Robbie M" w:date="2018-11-16T12:58:00Z">
        <w:r w:rsidR="00C1008E">
          <w:rPr>
            <w:rFonts w:ascii="Times New Roman" w:hAnsi="Times New Roman"/>
            <w:sz w:val="24"/>
            <w:szCs w:val="24"/>
          </w:rPr>
          <w:t xml:space="preserve"> </w:t>
        </w:r>
      </w:ins>
      <w:ins w:id="95" w:author="Parks, Robbie M" w:date="2018-11-16T12:48:00Z">
        <w:r w:rsidR="00BF2AE2">
          <w:rPr>
            <w:rFonts w:ascii="Times New Roman" w:hAnsi="Times New Roman"/>
            <w:sz w:val="24"/>
            <w:szCs w:val="24"/>
          </w:rPr>
          <w:t xml:space="preserve">similar when </w:t>
        </w:r>
      </w:ins>
      <w:ins w:id="96" w:author="Parks, Robbie M" w:date="2018-11-16T12:55:00Z">
        <w:r w:rsidR="00BF2AE2">
          <w:rPr>
            <w:rFonts w:ascii="Times New Roman" w:hAnsi="Times New Roman"/>
            <w:sz w:val="24"/>
            <w:szCs w:val="24"/>
          </w:rPr>
          <w:t xml:space="preserve">we used </w:t>
        </w:r>
      </w:ins>
      <w:ins w:id="97" w:author="Parks, Robbie M" w:date="2018-11-16T12:58:00Z">
        <w:r w:rsidR="00C1008E">
          <w:rPr>
            <w:rFonts w:ascii="Times New Roman" w:hAnsi="Times New Roman"/>
            <w:sz w:val="24"/>
            <w:szCs w:val="24"/>
          </w:rPr>
          <w:t xml:space="preserve">monthly mean of daily maximum, minimum </w:t>
        </w:r>
      </w:ins>
      <w:ins w:id="98" w:author="Parks, Robbie M" w:date="2018-11-16T12:59:00Z">
        <w:r w:rsidR="00C1008E">
          <w:rPr>
            <w:rFonts w:ascii="Times New Roman" w:hAnsi="Times New Roman"/>
            <w:sz w:val="24"/>
            <w:szCs w:val="24"/>
          </w:rPr>
          <w:t xml:space="preserve">temperature </w:t>
        </w:r>
      </w:ins>
      <w:ins w:id="99" w:author="Parks, Robbie M" w:date="2018-11-16T12:58:00Z">
        <w:r w:rsidR="00C1008E">
          <w:rPr>
            <w:rFonts w:ascii="Times New Roman" w:hAnsi="Times New Roman"/>
            <w:sz w:val="24"/>
            <w:szCs w:val="24"/>
          </w:rPr>
          <w:t>or range of temperature</w:t>
        </w:r>
      </w:ins>
      <w:ins w:id="100" w:author="Parks, Robbie M" w:date="2018-11-16T13:01:00Z">
        <w:r w:rsidR="00F63E43">
          <w:rPr>
            <w:rFonts w:ascii="Times New Roman" w:hAnsi="Times New Roman"/>
            <w:sz w:val="24"/>
            <w:szCs w:val="24"/>
          </w:rPr>
          <w:t xml:space="preserve"> instead</w:t>
        </w:r>
      </w:ins>
      <w:ins w:id="101" w:author="Parks, Robbie M" w:date="2018-11-16T13:08:00Z">
        <w:r>
          <w:rPr>
            <w:rFonts w:ascii="Times New Roman" w:hAnsi="Times New Roman"/>
            <w:sz w:val="24"/>
            <w:szCs w:val="24"/>
          </w:rPr>
          <w:t xml:space="preserve"> of </w:t>
        </w:r>
        <w:r>
          <w:rPr>
            <w:rFonts w:ascii="Times New Roman" w:hAnsi="Times New Roman"/>
            <w:sz w:val="24"/>
            <w:szCs w:val="24"/>
          </w:rPr>
          <w:t xml:space="preserve">monthly mean of daily mean </w:t>
        </w:r>
        <w:r w:rsidR="009A6892">
          <w:rPr>
            <w:rFonts w:ascii="Times New Roman" w:hAnsi="Times New Roman"/>
            <w:sz w:val="24"/>
            <w:szCs w:val="24"/>
          </w:rPr>
          <w:t>temperature.</w:t>
        </w:r>
      </w:ins>
      <w:ins w:id="102" w:author="Parks, Robbie M" w:date="2018-11-16T13:01:00Z">
        <w:r w:rsidR="00F63E43">
          <w:rPr>
            <w:rFonts w:ascii="Times New Roman" w:hAnsi="Times New Roman"/>
            <w:sz w:val="24"/>
            <w:szCs w:val="24"/>
          </w:rPr>
          <w:t xml:space="preserve"> </w:t>
        </w:r>
      </w:ins>
      <w:ins w:id="103" w:author="Parks, Robbie M" w:date="2018-11-16T13:08:00Z">
        <w:r w:rsidR="003E31E1">
          <w:rPr>
            <w:rFonts w:ascii="Times New Roman" w:hAnsi="Times New Roman"/>
            <w:sz w:val="24"/>
            <w:szCs w:val="24"/>
          </w:rPr>
          <w:t xml:space="preserve">We also obtained similar results when using heat wave measures, </w:t>
        </w:r>
      </w:ins>
      <w:ins w:id="104" w:author="Parks, Robbie M" w:date="2018-11-16T13:15:00Z">
        <w:r w:rsidR="007B7AFA">
          <w:rPr>
            <w:rFonts w:ascii="Times New Roman" w:hAnsi="Times New Roman"/>
            <w:sz w:val="24"/>
            <w:szCs w:val="24"/>
          </w:rPr>
          <w:t>including</w:t>
        </w:r>
      </w:ins>
      <w:ins w:id="105" w:author="Parks, Robbie M" w:date="2018-11-16T13:08:00Z">
        <w:r w:rsidR="003E31E1">
          <w:rPr>
            <w:rFonts w:ascii="Times New Roman" w:hAnsi="Times New Roman"/>
            <w:sz w:val="24"/>
            <w:szCs w:val="24"/>
          </w:rPr>
          <w:t xml:space="preserve"> the number of days in a month (adjusted for length of month)</w:t>
        </w:r>
      </w:ins>
      <w:ins w:id="106" w:author="Parks, Robbie M" w:date="2018-11-16T13:01:00Z">
        <w:r w:rsidR="00513F0D">
          <w:rPr>
            <w:rFonts w:ascii="Times New Roman" w:hAnsi="Times New Roman"/>
            <w:sz w:val="24"/>
            <w:szCs w:val="24"/>
          </w:rPr>
          <w:t xml:space="preserve"> </w:t>
        </w:r>
      </w:ins>
      <w:ins w:id="107" w:author="Parks, Robbie M" w:date="2018-11-16T13:15:00Z">
        <w:r w:rsidR="007B7AFA">
          <w:rPr>
            <w:rFonts w:ascii="Times New Roman" w:hAnsi="Times New Roman"/>
            <w:sz w:val="24"/>
            <w:szCs w:val="24"/>
          </w:rPr>
          <w:t>above</w:t>
        </w:r>
      </w:ins>
      <w:ins w:id="108" w:author="Parks, Robbie M" w:date="2018-11-16T13:19:00Z">
        <w:r w:rsidR="008943E5">
          <w:rPr>
            <w:rFonts w:ascii="Times New Roman" w:hAnsi="Times New Roman"/>
            <w:sz w:val="24"/>
            <w:szCs w:val="24"/>
          </w:rPr>
          <w:t xml:space="preserve"> the 90</w:t>
        </w:r>
        <w:r w:rsidR="008943E5" w:rsidRPr="008943E5">
          <w:rPr>
            <w:rFonts w:ascii="Times New Roman" w:hAnsi="Times New Roman"/>
            <w:sz w:val="24"/>
            <w:szCs w:val="24"/>
            <w:vertAlign w:val="superscript"/>
            <w:rPrChange w:id="109" w:author="Parks, Robbie M" w:date="2018-11-16T13:19:00Z">
              <w:rPr>
                <w:rFonts w:ascii="Times New Roman" w:hAnsi="Times New Roman"/>
                <w:sz w:val="24"/>
                <w:szCs w:val="24"/>
              </w:rPr>
            </w:rPrChange>
          </w:rPr>
          <w:t>th</w:t>
        </w:r>
        <w:r w:rsidR="008943E5">
          <w:rPr>
            <w:rFonts w:ascii="Times New Roman" w:hAnsi="Times New Roman"/>
            <w:sz w:val="24"/>
            <w:szCs w:val="24"/>
          </w:rPr>
          <w:t xml:space="preserve"> percentile or above an absolute threshold of 30</w:t>
        </w:r>
        <w:r w:rsidR="008943E5" w:rsidRPr="000F6677">
          <w:rPr>
            <w:rFonts w:ascii="Times New Roman" w:hAnsi="Times New Roman"/>
            <w:sz w:val="24"/>
            <w:szCs w:val="24"/>
            <w:highlight w:val="yellow"/>
            <w:rPrChange w:id="110" w:author="Parks, Robbie M" w:date="2018-11-16T13:20:00Z">
              <w:rPr>
                <w:rFonts w:ascii="Times New Roman" w:hAnsi="Times New Roman"/>
                <w:sz w:val="24"/>
                <w:szCs w:val="24"/>
              </w:rPr>
            </w:rPrChange>
          </w:rPr>
          <w:t>deg</w:t>
        </w:r>
        <w:r w:rsidR="008943E5">
          <w:rPr>
            <w:rFonts w:ascii="Times New Roman" w:hAnsi="Times New Roman"/>
            <w:sz w:val="24"/>
            <w:szCs w:val="24"/>
          </w:rPr>
          <w:t>C.</w:t>
        </w:r>
      </w:ins>
      <w:ins w:id="111" w:author="Parks, Robbie M" w:date="2018-11-16T13:15:00Z">
        <w:r w:rsidR="007B7AFA">
          <w:rPr>
            <w:rFonts w:ascii="Times New Roman" w:hAnsi="Times New Roman"/>
            <w:sz w:val="24"/>
            <w:szCs w:val="24"/>
          </w:rPr>
          <w:t xml:space="preserve"> </w:t>
        </w:r>
      </w:ins>
      <w:ins w:id="112" w:author="Parks, Robbie M" w:date="2018-11-16T13:20:00Z">
        <w:r w:rsidR="00416B2F">
          <w:rPr>
            <w:rFonts w:ascii="Times New Roman" w:hAnsi="Times New Roman"/>
            <w:sz w:val="24"/>
            <w:szCs w:val="24"/>
          </w:rPr>
          <w:t xml:space="preserve">When including more than one temperature metric in the model, the mean monthly value remained similar to the single variable model, due to the </w:t>
        </w:r>
      </w:ins>
      <w:ins w:id="113" w:author="Parks, Robbie M" w:date="2018-11-16T13:21:00Z">
        <w:r w:rsidR="00416B2F">
          <w:rPr>
            <w:rFonts w:ascii="Times New Roman" w:hAnsi="Times New Roman"/>
            <w:sz w:val="24"/>
            <w:szCs w:val="24"/>
          </w:rPr>
          <w:t>collinearity</w:t>
        </w:r>
      </w:ins>
      <w:ins w:id="114" w:author="Parks, Robbie M" w:date="2018-11-16T13:20:00Z">
        <w:r w:rsidR="00416B2F">
          <w:rPr>
            <w:rFonts w:ascii="Times New Roman" w:hAnsi="Times New Roman"/>
            <w:sz w:val="24"/>
            <w:szCs w:val="24"/>
          </w:rPr>
          <w:t xml:space="preserve"> </w:t>
        </w:r>
      </w:ins>
      <w:ins w:id="115" w:author="Parks, Robbie M" w:date="2018-11-16T13:21:00Z">
        <w:r w:rsidR="00416B2F">
          <w:rPr>
            <w:rFonts w:ascii="Times New Roman" w:hAnsi="Times New Roman"/>
            <w:sz w:val="24"/>
            <w:szCs w:val="24"/>
          </w:rPr>
          <w:t>of other measures with mean monthly temperature.</w:t>
        </w:r>
      </w:ins>
    </w:p>
    <w:p w14:paraId="67D7BFE2" w14:textId="3FCD2F17" w:rsidR="00C84052" w:rsidDel="00416B2F" w:rsidRDefault="00C84052" w:rsidP="00D76DF7">
      <w:pPr>
        <w:spacing w:after="0" w:line="480" w:lineRule="auto"/>
        <w:jc w:val="both"/>
        <w:outlineLvl w:val="0"/>
        <w:rPr>
          <w:ins w:id="116" w:author="Ezzati, Majid" w:date="2018-11-06T07:00:00Z"/>
          <w:del w:id="117" w:author="Parks, Robbie M" w:date="2018-11-16T13:21:00Z"/>
          <w:rFonts w:ascii="Times New Roman" w:hAnsi="Times New Roman"/>
          <w:sz w:val="24"/>
          <w:szCs w:val="24"/>
        </w:rPr>
      </w:pPr>
      <w:bookmarkStart w:id="118" w:name="_GoBack"/>
      <w:bookmarkEnd w:id="118"/>
      <w:commentRangeStart w:id="119"/>
      <w:ins w:id="120" w:author="Ezzati, Majid" w:date="2018-11-06T07:00:00Z">
        <w:del w:id="121" w:author="Parks, Robbie M" w:date="2018-11-16T13:21:00Z">
          <w:r w:rsidDel="00416B2F">
            <w:rPr>
              <w:rFonts w:ascii="Times New Roman" w:hAnsi="Times New Roman"/>
              <w:sz w:val="24"/>
              <w:szCs w:val="24"/>
            </w:rPr>
            <w:delText xml:space="preserve">[[[we should discuss where to say that we tried other variables like number of cold days etc. to </w:delText>
          </w:r>
        </w:del>
      </w:ins>
      <w:ins w:id="122" w:author="Ezzati, Majid" w:date="2018-11-06T07:01:00Z">
        <w:del w:id="123" w:author="Parks, Robbie M" w:date="2018-11-16T13:21:00Z">
          <w:r w:rsidDel="00416B2F">
            <w:rPr>
              <w:rFonts w:ascii="Times New Roman" w:hAnsi="Times New Roman"/>
              <w:sz w:val="24"/>
              <w:szCs w:val="24"/>
            </w:rPr>
            <w:delText xml:space="preserve"> before any attempt to write]]]</w:delText>
          </w:r>
        </w:del>
      </w:ins>
      <w:commentRangeEnd w:id="119"/>
      <w:del w:id="124" w:author="Parks, Robbie M" w:date="2018-11-16T13:21:00Z">
        <w:r w:rsidR="00D16674" w:rsidDel="00416B2F">
          <w:rPr>
            <w:rStyle w:val="CommentReference"/>
            <w:rFonts w:asciiTheme="minorHAnsi" w:eastAsiaTheme="minorHAnsi" w:hAnsiTheme="minorHAnsi" w:cstheme="minorBidi"/>
          </w:rPr>
          <w:commentReference w:id="119"/>
        </w:r>
      </w:del>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125" w:author="Parks, Robbie M" w:date="2018-11-13T14:37:00Z">
        <w:r w:rsidRPr="00636C9B" w:rsidDel="00EA1C1C">
          <w:rPr>
            <w:rFonts w:ascii="Times New Roman" w:hAnsi="Times New Roman"/>
            <w:i/>
            <w:color w:val="000000" w:themeColor="text1"/>
            <w:sz w:val="24"/>
            <w:szCs w:val="24"/>
          </w:rPr>
          <w:delText>Bayesian spatiotemporal model</w:delText>
        </w:r>
      </w:del>
      <w:ins w:id="126" w:author="Parks, Robbie M" w:date="2018-11-13T15:27:00Z">
        <w:r w:rsidR="0024175D">
          <w:rPr>
            <w:rFonts w:ascii="Times New Roman" w:hAnsi="Times New Roman"/>
            <w:i/>
            <w:color w:val="000000" w:themeColor="text1"/>
            <w:sz w:val="24"/>
            <w:szCs w:val="24"/>
          </w:rPr>
          <w:t>Statistical</w:t>
        </w:r>
      </w:ins>
      <w:ins w:id="127" w:author="Parks, Robbie M" w:date="2018-11-13T14:37:00Z">
        <w:r w:rsidR="00EA1C1C">
          <w:rPr>
            <w:rFonts w:ascii="Times New Roman" w:hAnsi="Times New Roman"/>
            <w:i/>
            <w:color w:val="000000" w:themeColor="text1"/>
            <w:sz w:val="24"/>
            <w:szCs w:val="24"/>
          </w:rPr>
          <w:t xml:space="preserve"> methods</w:t>
        </w:r>
      </w:ins>
    </w:p>
    <w:p w14:paraId="73B3120F" w14:textId="5B20735B" w:rsidR="0000416A" w:rsidRDefault="00AB4E6A" w:rsidP="00D76DF7">
      <w:pPr>
        <w:spacing w:after="0" w:line="480" w:lineRule="auto"/>
        <w:jc w:val="both"/>
        <w:outlineLvl w:val="0"/>
        <w:rPr>
          <w:ins w:id="128"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del w:id="129" w:author="Parks, Robbie M" w:date="2018-11-13T14:27:00Z">
        <w:r w:rsidR="00B050CA" w:rsidRPr="00636C9B" w:rsidDel="004127F2">
          <w:rPr>
            <w:rFonts w:ascii="Times New Roman" w:hAnsi="Times New Roman"/>
            <w:color w:val="000000" w:themeColor="text1"/>
            <w:sz w:val="24"/>
            <w:szCs w:val="24"/>
          </w:rPr>
          <w:delText xml:space="preserve">developed </w:delText>
        </w:r>
      </w:del>
      <w:ins w:id="130"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 xml:space="preserve">a Bayesian spatiotemporal model </w:t>
      </w:r>
      <w:ins w:id="131"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class</w:t>
        </w:r>
        <w:r w:rsidR="003340AF">
          <w:rPr>
            <w:rFonts w:ascii="Times New Roman" w:hAnsi="Times New Roman"/>
            <w:color w:val="000000" w:themeColor="text1"/>
            <w:sz w:val="24"/>
            <w:szCs w:val="24"/>
          </w:rPr>
          <w:t>es of injury, based on ICD9 (1980</w:t>
        </w:r>
        <w:r w:rsidR="0059454C">
          <w:rPr>
            <w:rFonts w:ascii="Times New Roman" w:hAnsi="Times New Roman"/>
            <w:color w:val="000000" w:themeColor="text1"/>
            <w:sz w:val="24"/>
            <w:szCs w:val="24"/>
          </w:rPr>
          <w:t>-1999)</w:t>
        </w:r>
      </w:ins>
      <w:ins w:id="132" w:author="Parks, Robbie M" w:date="2018-11-13T14:29:00Z">
        <w:r w:rsidR="003340AF">
          <w:rPr>
            <w:rFonts w:ascii="Times New Roman" w:hAnsi="Times New Roman"/>
            <w:color w:val="000000" w:themeColor="text1"/>
            <w:sz w:val="24"/>
            <w:szCs w:val="24"/>
          </w:rPr>
          <w:t xml:space="preserve"> and ICD10 (1999-2016)</w:t>
        </w:r>
      </w:ins>
      <w:ins w:id="133" w:author="Parks, Robbie M" w:date="2018-11-13T14:35:00Z">
        <w:r w:rsidR="0039106C">
          <w:rPr>
            <w:rFonts w:ascii="Times New Roman" w:hAnsi="Times New Roman"/>
            <w:color w:val="000000" w:themeColor="text1"/>
            <w:sz w:val="24"/>
            <w:szCs w:val="24"/>
          </w:rPr>
          <w:t xml:space="preserve"> (Table XX)</w:t>
        </w:r>
      </w:ins>
      <w:ins w:id="134" w:author="Parks, Robbie M" w:date="2018-11-13T14:29:00Z">
        <w:r w:rsidR="00B7393E">
          <w:rPr>
            <w:rFonts w:ascii="Times New Roman" w:hAnsi="Times New Roman"/>
            <w:color w:val="000000" w:themeColor="text1"/>
            <w:sz w:val="24"/>
            <w:szCs w:val="24"/>
          </w:rPr>
          <w:t>. All analyses were done separately by se</w:t>
        </w:r>
      </w:ins>
      <w:ins w:id="135" w:author="Parks, Robbie M" w:date="2018-11-13T14:30:00Z">
        <w:r w:rsidR="00B7393E">
          <w:rPr>
            <w:rFonts w:ascii="Times New Roman" w:hAnsi="Times New Roman"/>
            <w:color w:val="000000" w:themeColor="text1"/>
            <w:sz w:val="24"/>
            <w:szCs w:val="24"/>
          </w:rPr>
          <w:t>x</w:t>
        </w:r>
      </w:ins>
      <w:ins w:id="136" w:author="Parks, Robbie M" w:date="2018-11-13T14:29:00Z">
        <w:r w:rsidR="00B7393E">
          <w:rPr>
            <w:rFonts w:ascii="Times New Roman" w:hAnsi="Times New Roman"/>
            <w:color w:val="000000" w:themeColor="text1"/>
            <w:sz w:val="24"/>
            <w:szCs w:val="24"/>
          </w:rPr>
          <w:t xml:space="preserve"> and age group</w:t>
        </w:r>
      </w:ins>
      <w:ins w:id="137"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w:t>
        </w:r>
        <w:r w:rsidR="0000416A">
          <w:rPr>
            <w:rFonts w:ascii="Times New Roman" w:hAnsi="Times New Roman"/>
            <w:color w:val="000000" w:themeColor="text1"/>
            <w:sz w:val="24"/>
            <w:szCs w:val="24"/>
          </w:rPr>
          <w:lastRenderedPageBreak/>
          <w:t xml:space="preserve">years, with 0-4 and 85+ </w:t>
        </w:r>
      </w:ins>
      <w:ins w:id="138" w:author="Parks, Robbie M" w:date="2018-11-13T14:31:00Z">
        <w:r w:rsidR="0000416A">
          <w:rPr>
            <w:rFonts w:ascii="Times New Roman" w:hAnsi="Times New Roman"/>
            <w:color w:val="000000" w:themeColor="text1"/>
            <w:sz w:val="24"/>
            <w:szCs w:val="24"/>
          </w:rPr>
          <w:t xml:space="preserve">years </w:t>
        </w:r>
      </w:ins>
      <w:ins w:id="139" w:author="Parks, Robbie M" w:date="2018-11-13T14:30:00Z">
        <w:r w:rsidR="0000416A">
          <w:rPr>
            <w:rFonts w:ascii="Times New Roman" w:hAnsi="Times New Roman"/>
            <w:color w:val="000000" w:themeColor="text1"/>
            <w:sz w:val="24"/>
            <w:szCs w:val="24"/>
          </w:rPr>
          <w:t>also</w:t>
        </w:r>
      </w:ins>
      <w:ins w:id="140" w:author="Parks, Robbie M" w:date="2018-11-13T14:31:00Z">
        <w:r w:rsidR="0000416A">
          <w:rPr>
            <w:rFonts w:ascii="Times New Roman" w:hAnsi="Times New Roman"/>
            <w:color w:val="000000" w:themeColor="text1"/>
            <w:sz w:val="24"/>
            <w:szCs w:val="24"/>
          </w:rPr>
          <w:t>) because deaths rates vary by age group and sex, as might their associations with class of injury and temperature.</w:t>
        </w:r>
      </w:ins>
    </w:p>
    <w:p w14:paraId="3FC20791" w14:textId="77777777" w:rsidR="0000416A" w:rsidRDefault="0000416A" w:rsidP="00D76DF7">
      <w:pPr>
        <w:spacing w:after="0" w:line="480" w:lineRule="auto"/>
        <w:jc w:val="both"/>
        <w:outlineLvl w:val="0"/>
        <w:rPr>
          <w:ins w:id="141"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142" w:author="Parks, Robbie M" w:date="2018-11-13T14:40:00Z"/>
          <w:rFonts w:ascii="Times New Roman" w:hAnsi="Times New Roman"/>
          <w:color w:val="000000" w:themeColor="text1"/>
          <w:sz w:val="24"/>
          <w:szCs w:val="24"/>
        </w:rPr>
      </w:pPr>
      <w:ins w:id="143"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144" w:author="Parks, Robbie M" w:date="2018-11-13T14:40:00Z"/>
          <w:rFonts w:ascii="Times New Roman" w:hAnsi="Times New Roman"/>
          <w:color w:val="000000" w:themeColor="text1"/>
          <w:sz w:val="24"/>
          <w:szCs w:val="24"/>
        </w:rPr>
      </w:pPr>
    </w:p>
    <w:p w14:paraId="286251CB" w14:textId="1F6FE1A3" w:rsidR="00D424E6" w:rsidRDefault="00976958">
      <w:pPr>
        <w:pStyle w:val="SMSubheading"/>
        <w:spacing w:line="480" w:lineRule="auto"/>
        <w:ind w:firstLine="720"/>
        <w:jc w:val="both"/>
        <w:rPr>
          <w:ins w:id="145" w:author="Parks, Robbie M" w:date="2018-11-13T14:44:00Z"/>
          <w:u w:val="none"/>
        </w:rPr>
        <w:pPrChange w:id="146" w:author="Parks, Robbie M" w:date="2018-11-13T14:44:00Z">
          <w:pPr>
            <w:pStyle w:val="SMSubheading"/>
            <w:ind w:firstLine="720"/>
            <w:jc w:val="both"/>
          </w:pPr>
        </w:pPrChange>
      </w:pPr>
      <w:ins w:id="147" w:author="Parks, Robbie M" w:date="2018-11-13T14:40:00Z">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148" w:author="Parks, Robbie M" w:date="2018-11-13T14:39:00Z"/>
          <w:rFonts w:ascii="Times New Roman" w:hAnsi="Times New Roman"/>
          <w:color w:val="000000" w:themeColor="text1"/>
          <w:sz w:val="24"/>
          <w:szCs w:val="24"/>
        </w:rPr>
      </w:pPr>
    </w:p>
    <w:p w14:paraId="51034656" w14:textId="59568EE8" w:rsidR="00C46876" w:rsidRDefault="00335B57" w:rsidP="00D76DF7">
      <w:pPr>
        <w:spacing w:after="0" w:line="480" w:lineRule="auto"/>
        <w:jc w:val="both"/>
        <w:outlineLvl w:val="0"/>
        <w:rPr>
          <w:ins w:id="149" w:author="Parks, Robbie M" w:date="2018-11-13T14:59:00Z"/>
          <w:rFonts w:ascii="Times New Roman" w:hAnsi="Times New Roman"/>
          <w:color w:val="000000" w:themeColor="text1"/>
          <w:sz w:val="24"/>
          <w:szCs w:val="24"/>
        </w:rPr>
      </w:pPr>
      <w:ins w:id="150" w:author="Parks, Robbie M" w:date="2018-11-13T14:41:00Z">
        <w:r>
          <w:rPr>
            <w:rFonts w:ascii="Times New Roman" w:hAnsi="Times New Roman"/>
            <w:color w:val="000000" w:themeColor="text1"/>
            <w:sz w:val="24"/>
            <w:szCs w:val="24"/>
          </w:rPr>
          <w:t xml:space="preserve">In the model, </w:t>
        </w:r>
      </w:ins>
      <w:ins w:id="151"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152" w:author="Parks, Robbie M" w:date="2018-11-13T14:46:00Z">
        <w:r w:rsidR="00D424E6">
          <w:rPr>
            <w:rFonts w:ascii="Times New Roman" w:hAnsi="Times New Roman"/>
            <w:color w:val="000000" w:themeColor="text1"/>
            <w:sz w:val="24"/>
            <w:szCs w:val="24"/>
          </w:rPr>
          <w:t>, month</w:t>
        </w:r>
      </w:ins>
      <w:ins w:id="153" w:author="Parks, Robbie M" w:date="2018-11-13T17:11:00Z">
        <w:r w:rsidR="00B03D59">
          <w:rPr>
            <w:rFonts w:ascii="Times New Roman" w:hAnsi="Times New Roman"/>
            <w:color w:val="000000" w:themeColor="text1"/>
            <w:sz w:val="24"/>
            <w:szCs w:val="24"/>
          </w:rPr>
          <w:t xml:space="preserve"> of year</w:t>
        </w:r>
      </w:ins>
      <w:ins w:id="154" w:author="Parks, Robbie M" w:date="2018-11-13T14:42:00Z">
        <w:r w:rsidR="00021BDE">
          <w:rPr>
            <w:rFonts w:ascii="Times New Roman" w:hAnsi="Times New Roman"/>
            <w:color w:val="000000" w:themeColor="text1"/>
            <w:sz w:val="24"/>
            <w:szCs w:val="24"/>
          </w:rPr>
          <w:t xml:space="preserve"> and temperature, as well as other time-varying state characteristics.</w:t>
        </w:r>
      </w:ins>
    </w:p>
    <w:p w14:paraId="1B282DB5" w14:textId="282F7D1B" w:rsidR="007C6648" w:rsidRPr="00636C9B" w:rsidDel="00335B57" w:rsidRDefault="00B050CA" w:rsidP="00D76DF7">
      <w:pPr>
        <w:spacing w:after="0" w:line="480" w:lineRule="auto"/>
        <w:jc w:val="both"/>
        <w:outlineLvl w:val="0"/>
        <w:rPr>
          <w:del w:id="155" w:author="Parks, Robbie M" w:date="2018-11-13T14:41:00Z"/>
          <w:rFonts w:ascii="Times New Roman" w:hAnsi="Times New Roman"/>
          <w:color w:val="000000" w:themeColor="text1"/>
          <w:sz w:val="24"/>
          <w:szCs w:val="24"/>
        </w:rPr>
      </w:pPr>
      <w:del w:id="156" w:author="Parks, Robbie M" w:date="2018-11-13T14:28:00Z">
        <w:r w:rsidRPr="00636C9B" w:rsidDel="00AA371C">
          <w:rPr>
            <w:rFonts w:ascii="Times New Roman" w:hAnsi="Times New Roman"/>
            <w:color w:val="000000" w:themeColor="text1"/>
            <w:sz w:val="24"/>
            <w:szCs w:val="24"/>
          </w:rPr>
          <w:delText xml:space="preserve">that was formulated to </w:delText>
        </w:r>
      </w:del>
      <w:del w:id="157"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158"/>
        <w:r w:rsidRPr="00636C9B" w:rsidDel="00335B57">
          <w:rPr>
            <w:rFonts w:ascii="Times New Roman" w:hAnsi="Times New Roman"/>
            <w:color w:val="000000" w:themeColor="text1"/>
            <w:sz w:val="24"/>
            <w:szCs w:val="24"/>
          </w:rPr>
          <w:delText xml:space="preserve">relation to state </w:delText>
        </w:r>
      </w:del>
      <w:ins w:id="159" w:author="Ezzati, Majid" w:date="2018-11-06T06:28:00Z">
        <w:del w:id="160"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161" w:author="Parks, Robbie M" w:date="2018-11-13T14:41:00Z">
        <w:r w:rsidRPr="00636C9B" w:rsidDel="00335B57">
          <w:rPr>
            <w:rFonts w:ascii="Times New Roman" w:hAnsi="Times New Roman"/>
            <w:color w:val="000000" w:themeColor="text1"/>
            <w:sz w:val="24"/>
            <w:szCs w:val="24"/>
          </w:rPr>
          <w:delText>of residence,</w:delText>
        </w:r>
        <w:commentRangeEnd w:id="158"/>
        <w:r w:rsidR="00B950F6" w:rsidDel="00335B57">
          <w:rPr>
            <w:rStyle w:val="CommentReference"/>
            <w:rFonts w:asciiTheme="minorHAnsi" w:eastAsiaTheme="minorHAnsi" w:hAnsiTheme="minorHAnsi" w:cstheme="minorBidi"/>
          </w:rPr>
          <w:commentReference w:id="158"/>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5355F90C"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162" w:author="Ezzati, Majid" w:date="2018-11-06T06:35:00Z" w:name="move529249459"/>
      <w:commentRangeStart w:id="163"/>
      <w:moveTo w:id="164" w:author="Ezzati, Majid" w:date="2018-11-06T06:35:00Z">
        <w:del w:id="165"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162"/>
      <w:commentRangeEnd w:id="163"/>
      <w:del w:id="166" w:author="Parks, Robbie M" w:date="2018-11-13T14:46:00Z">
        <w:r w:rsidDel="00D424E6">
          <w:rPr>
            <w:rStyle w:val="CommentReference"/>
            <w:rFonts w:asciiTheme="minorHAnsi" w:eastAsiaTheme="minorHAnsi" w:hAnsiTheme="minorHAnsi" w:cstheme="minorBidi"/>
          </w:rPr>
          <w:commentReference w:id="163"/>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167"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168" w:author="Parks, Robbie M" w:date="2018-11-13T14:58:00Z">
        <w:r w:rsidR="00554C35" w:rsidRPr="00636C9B" w:rsidDel="000177DB">
          <w:rPr>
            <w:rFonts w:ascii="Times New Roman" w:hAnsi="Times New Roman"/>
            <w:color w:val="000000" w:themeColor="text1"/>
            <w:sz w:val="24"/>
            <w:szCs w:val="24"/>
          </w:rPr>
          <w:delText xml:space="preserve"> </w:delText>
        </w:r>
      </w:del>
      <w:del w:id="169"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22</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170" w:author="Ezzati, Majid" w:date="2018-11-06T06:31:00Z">
        <w:r>
          <w:rPr>
            <w:rFonts w:ascii="Times New Roman" w:hAnsi="Times New Roman"/>
            <w:color w:val="000000" w:themeColor="text1"/>
            <w:sz w:val="24"/>
            <w:szCs w:val="24"/>
          </w:rPr>
          <w:t xml:space="preserve">systematically </w:t>
        </w:r>
      </w:ins>
      <w:del w:id="171"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172"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del w:id="173"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del w:id="174" w:author="Ezzati, Majid" w:date="2018-11-06T06:34:00Z">
        <w:r w:rsidR="00813355" w:rsidRPr="00636C9B" w:rsidDel="006C3AFE">
          <w:rPr>
            <w:rFonts w:ascii="Times New Roman" w:hAnsi="Times New Roman"/>
            <w:color w:val="000000" w:themeColor="text1"/>
            <w:sz w:val="24"/>
            <w:szCs w:val="24"/>
          </w:rPr>
          <w:delText>.</w:delText>
        </w:r>
      </w:del>
      <w:ins w:id="175" w:author="Ezzati, Majid" w:date="2018-11-06T06:34:00Z">
        <w:r>
          <w:rPr>
            <w:rFonts w:ascii="Times New Roman" w:hAnsi="Times New Roman"/>
            <w:color w:val="000000" w:themeColor="text1"/>
            <w:sz w:val="24"/>
            <w:szCs w:val="24"/>
          </w:rPr>
          <w:t>,</w:t>
        </w:r>
      </w:ins>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t>23</w:t>
      </w:r>
      <w:r w:rsidR="00813355" w:rsidRPr="00636C9B">
        <w:rPr>
          <w:rFonts w:ascii="Times New Roman" w:hAnsi="Times New Roman"/>
          <w:color w:val="000000" w:themeColor="text1"/>
          <w:sz w:val="24"/>
          <w:szCs w:val="24"/>
        </w:rPr>
        <w:fldChar w:fldCharType="end"/>
      </w:r>
      <w:del w:id="176" w:author="Ezzati, Majid" w:date="2018-11-06T06:31:00Z">
        <w:r w:rsidR="00813355" w:rsidRPr="00636C9B" w:rsidDel="006C3AFE">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del w:id="177"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178" w:author="Ezzati, Majid" w:date="2018-11-06T06:34:00Z">
        <w:r>
          <w:rPr>
            <w:rFonts w:ascii="Times New Roman" w:hAnsi="Times New Roman"/>
            <w:color w:val="000000" w:themeColor="text1"/>
            <w:sz w:val="24"/>
            <w:szCs w:val="24"/>
          </w:rPr>
          <w:t>with</w:t>
        </w:r>
      </w:ins>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xml:space="preserve">, </w:t>
      </w:r>
      <w:del w:id="179"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180"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181"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182"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183"/>
      <w:r w:rsidR="007A53AC" w:rsidRPr="00636C9B">
        <w:rPr>
          <w:rFonts w:ascii="Times New Roman" w:hAnsi="Times New Roman"/>
          <w:color w:val="000000" w:themeColor="text1"/>
          <w:sz w:val="24"/>
          <w:szCs w:val="24"/>
        </w:rPr>
        <w:t>January</w:t>
      </w:r>
      <w:commentRangeEnd w:id="183"/>
      <w:r>
        <w:rPr>
          <w:rStyle w:val="CommentReference"/>
          <w:rFonts w:asciiTheme="minorHAnsi" w:eastAsiaTheme="minorHAnsi" w:hAnsiTheme="minorHAnsi" w:cstheme="minorBidi"/>
        </w:rPr>
        <w:commentReference w:id="183"/>
      </w:r>
      <w:r w:rsidR="00CC47CE" w:rsidRPr="00636C9B">
        <w:rPr>
          <w:rFonts w:ascii="Times New Roman" w:hAnsi="Times New Roman"/>
          <w:color w:val="000000" w:themeColor="text1"/>
          <w:sz w:val="24"/>
          <w:szCs w:val="24"/>
        </w:rPr>
        <w:t>.</w:t>
      </w:r>
      <w:del w:id="184"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5B998E1E" w:rsidR="007C1278" w:rsidRDefault="00CD2451" w:rsidP="00D76DF7">
      <w:pPr>
        <w:spacing w:after="0" w:line="480" w:lineRule="auto"/>
        <w:jc w:val="both"/>
        <w:outlineLvl w:val="0"/>
        <w:rPr>
          <w:ins w:id="185" w:author="Parks, Robbie M" w:date="2018-11-13T15:06: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186" w:author="Parks, Robbie M" w:date="2018-11-13T15:29:00Z">
        <w:r w:rsidR="00AE02C9">
          <w:rPr>
            <w:rFonts w:ascii="Times New Roman" w:hAnsi="Times New Roman"/>
            <w:color w:val="000000" w:themeColor="text1"/>
            <w:sz w:val="24"/>
            <w:szCs w:val="24"/>
          </w:rPr>
          <w:t xml:space="preserve">also </w:t>
        </w:r>
      </w:ins>
      <w:r>
        <w:rPr>
          <w:rFonts w:ascii="Times New Roman" w:hAnsi="Times New Roman"/>
          <w:color w:val="000000" w:themeColor="text1"/>
          <w:sz w:val="24"/>
          <w:szCs w:val="24"/>
        </w:rPr>
        <w:t xml:space="preserve">allowed for </w:t>
      </w:r>
      <w:commentRangeStart w:id="187"/>
      <w:del w:id="188" w:author="Parks, Robbie M" w:date="2018-11-13T17:15:00Z">
        <w:r w:rsidDel="009A75E8">
          <w:rPr>
            <w:rFonts w:ascii="Times New Roman" w:hAnsi="Times New Roman"/>
            <w:color w:val="000000" w:themeColor="text1"/>
            <w:sz w:val="24"/>
            <w:szCs w:val="24"/>
          </w:rPr>
          <w:delText xml:space="preserve">levels </w:delText>
        </w:r>
      </w:del>
      <w:ins w:id="189" w:author="Parks, Robbie M" w:date="2018-11-13T17:15:00Z">
        <w:r w:rsidR="009A75E8">
          <w:rPr>
            <w:rFonts w:ascii="Times New Roman" w:hAnsi="Times New Roman"/>
            <w:color w:val="000000" w:themeColor="text1"/>
            <w:sz w:val="24"/>
            <w:szCs w:val="24"/>
          </w:rPr>
          <w:t xml:space="preserve">intercepts </w:t>
        </w:r>
      </w:ins>
      <w:r>
        <w:rPr>
          <w:rFonts w:ascii="Times New Roman" w:hAnsi="Times New Roman"/>
          <w:color w:val="000000" w:themeColor="text1"/>
          <w:sz w:val="24"/>
          <w:szCs w:val="24"/>
        </w:rPr>
        <w:t xml:space="preserve">and </w:t>
      </w:r>
      <w:ins w:id="190" w:author="Parks, Robbie M" w:date="2018-11-13T17:15:00Z">
        <w:r w:rsidR="009A75E8">
          <w:rPr>
            <w:rFonts w:ascii="Times New Roman" w:hAnsi="Times New Roman"/>
            <w:color w:val="000000" w:themeColor="text1"/>
            <w:sz w:val="24"/>
            <w:szCs w:val="24"/>
          </w:rPr>
          <w:t xml:space="preserve">time </w:t>
        </w:r>
      </w:ins>
      <w:r>
        <w:rPr>
          <w:rFonts w:ascii="Times New Roman" w:hAnsi="Times New Roman"/>
          <w:color w:val="000000" w:themeColor="text1"/>
          <w:sz w:val="24"/>
          <w:szCs w:val="24"/>
        </w:rPr>
        <w:t xml:space="preserve">trends </w:t>
      </w:r>
      <w:commentRangeEnd w:id="187"/>
      <w:r w:rsidR="006C3AFE">
        <w:rPr>
          <w:rStyle w:val="CommentReference"/>
          <w:rFonts w:asciiTheme="minorHAnsi" w:eastAsiaTheme="minorHAnsi" w:hAnsiTheme="minorHAnsi" w:cstheme="minorBidi"/>
        </w:rPr>
        <w:commentReference w:id="187"/>
      </w:r>
      <w:r>
        <w:rPr>
          <w:rFonts w:ascii="Times New Roman" w:hAnsi="Times New Roman"/>
          <w:color w:val="000000" w:themeColor="text1"/>
          <w:sz w:val="24"/>
          <w:szCs w:val="24"/>
        </w:rPr>
        <w:t>in death rates to vary by state</w:t>
      </w:r>
      <w:del w:id="191"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192"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193"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24</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194"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3B892572" w14:textId="195B0DD4" w:rsidR="00B6484F" w:rsidRPr="00636C9B" w:rsidDel="003F6983" w:rsidRDefault="00B6484F" w:rsidP="00D76DF7">
      <w:pPr>
        <w:spacing w:after="0" w:line="480" w:lineRule="auto"/>
        <w:jc w:val="both"/>
        <w:outlineLvl w:val="0"/>
        <w:rPr>
          <w:del w:id="195"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636C9B" w:rsidDel="00C865C4" w:rsidRDefault="00141129" w:rsidP="00D76DF7">
      <w:pPr>
        <w:spacing w:after="0" w:line="480" w:lineRule="auto"/>
        <w:jc w:val="both"/>
        <w:outlineLvl w:val="0"/>
        <w:rPr>
          <w:del w:id="196" w:author="Parks, Robbie M" w:date="2018-11-13T13:33:00Z"/>
          <w:rFonts w:ascii="Times New Roman" w:hAnsi="Times New Roman"/>
          <w:color w:val="000000" w:themeColor="text1"/>
          <w:sz w:val="24"/>
          <w:szCs w:val="24"/>
        </w:rPr>
      </w:pPr>
      <w:moveFromRangeStart w:id="197" w:author="Ezzati, Majid" w:date="2018-11-06T06:35:00Z" w:name="move529249459"/>
      <w:moveFrom w:id="198" w:author="Ezzati, Majid" w:date="2018-11-06T06:35:00Z">
        <w:r w:rsidDel="006C3AFE">
          <w:rPr>
            <w:rFonts w:ascii="Times New Roman" w:hAnsi="Times New Roman"/>
            <w:color w:val="000000" w:themeColor="text1"/>
            <w:sz w:val="24"/>
            <w:szCs w:val="24"/>
          </w:rPr>
          <w:lastRenderedPageBreak/>
          <w:t>W</w:t>
        </w:r>
        <w:r w:rsidR="00317BE3" w:rsidRPr="00636C9B"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Del="006C3AFE">
          <w:rPr>
            <w:rFonts w:ascii="Times New Roman" w:hAnsi="Times New Roman"/>
            <w:color w:val="000000" w:themeColor="text1"/>
            <w:sz w:val="24"/>
            <w:szCs w:val="24"/>
          </w:rPr>
          <w:t xml:space="preserve"> to capture non-linear trends.</w:t>
        </w:r>
        <w:r w:rsidR="00317BE3" w:rsidRPr="00636C9B" w:rsidDel="006C3AFE">
          <w:rPr>
            <w:rFonts w:ascii="Times New Roman" w:hAnsi="Times New Roman"/>
            <w:color w:val="000000" w:themeColor="text1"/>
            <w:sz w:val="24"/>
            <w:szCs w:val="24"/>
          </w:rPr>
          <w:t xml:space="preserve"> </w:t>
        </w:r>
        <w:r w:rsidR="008F3258" w:rsidDel="006C3AFE">
          <w:rPr>
            <w:rFonts w:ascii="Times New Roman" w:hAnsi="Times New Roman"/>
            <w:color w:val="000000" w:themeColor="text1"/>
            <w:sz w:val="24"/>
            <w:szCs w:val="24"/>
          </w:rPr>
          <w:t xml:space="preserve"> </w:t>
        </w:r>
        <w:r w:rsidR="00DA6133" w:rsidDel="006C3AFE">
          <w:rPr>
            <w:rFonts w:ascii="Times New Roman" w:hAnsi="Times New Roman"/>
            <w:color w:val="000000" w:themeColor="text1"/>
            <w:sz w:val="24"/>
            <w:szCs w:val="24"/>
          </w:rPr>
          <w:t xml:space="preserve">This was </w:t>
        </w:r>
        <w:r w:rsidR="00317BE3" w:rsidRPr="00636C9B" w:rsidDel="006C3AFE">
          <w:rPr>
            <w:rFonts w:ascii="Times New Roman" w:hAnsi="Times New Roman"/>
            <w:color w:val="000000" w:themeColor="text1"/>
            <w:sz w:val="24"/>
            <w:szCs w:val="24"/>
          </w:rPr>
          <w:t>specified with a random walk term</w:t>
        </w:r>
        <w:r w:rsidR="00DA6133" w:rsidDel="006C3AFE">
          <w:rPr>
            <w:rFonts w:ascii="Times New Roman" w:hAnsi="Times New Roman"/>
            <w:color w:val="000000" w:themeColor="text1"/>
            <w:sz w:val="24"/>
            <w:szCs w:val="24"/>
          </w:rPr>
          <w:t xml:space="preserve">. </w:t>
        </w:r>
      </w:moveFrom>
      <w:moveFromRangeEnd w:id="197"/>
      <w:commentRangeStart w:id="199"/>
      <w:del w:id="200" w:author="Ezzati, Majid" w:date="2018-11-06T06:38:00Z">
        <w:r w:rsidR="00DA6133" w:rsidDel="006C3AFE">
          <w:rPr>
            <w:rFonts w:ascii="Times New Roman" w:hAnsi="Times New Roman"/>
            <w:color w:val="000000" w:themeColor="text1"/>
            <w:sz w:val="24"/>
            <w:szCs w:val="24"/>
          </w:rPr>
          <w:delText xml:space="preserve">Any additional non-linearity was captured by </w:delText>
        </w:r>
        <w:r w:rsidR="00317BE3" w:rsidRPr="00636C9B" w:rsidDel="006C3AFE">
          <w:rPr>
            <w:rFonts w:ascii="Times New Roman" w:hAnsi="Times New Roman"/>
            <w:color w:val="000000" w:themeColor="text1"/>
            <w:sz w:val="24"/>
            <w:szCs w:val="24"/>
          </w:rPr>
          <w:delText>an overdispersion term</w:delText>
        </w:r>
        <w:r w:rsidR="008F3258" w:rsidDel="006C3AFE">
          <w:rPr>
            <w:rFonts w:ascii="Times New Roman" w:hAnsi="Times New Roman"/>
            <w:color w:val="000000" w:themeColor="text1"/>
            <w:sz w:val="24"/>
            <w:szCs w:val="24"/>
          </w:rPr>
          <w:delText>.</w:delText>
        </w:r>
        <w:commentRangeEnd w:id="199"/>
        <w:r w:rsidR="006C3AFE" w:rsidDel="006C3AFE">
          <w:rPr>
            <w:rStyle w:val="CommentReference"/>
            <w:rFonts w:asciiTheme="minorHAnsi" w:eastAsiaTheme="minorHAnsi" w:hAnsiTheme="minorHAnsi" w:cstheme="minorBidi"/>
          </w:rPr>
          <w:commentReference w:id="199"/>
        </w:r>
      </w:del>
    </w:p>
    <w:p w14:paraId="55A5A2EC" w14:textId="77777777" w:rsidR="001E2DDB" w:rsidRPr="00636C9B" w:rsidDel="00C865C4" w:rsidRDefault="001E2DDB" w:rsidP="00D76DF7">
      <w:pPr>
        <w:spacing w:after="0" w:line="480" w:lineRule="auto"/>
        <w:jc w:val="both"/>
        <w:outlineLvl w:val="0"/>
        <w:rPr>
          <w:del w:id="201" w:author="Parks, Robbie M" w:date="2018-11-13T13:33:00Z"/>
          <w:rFonts w:ascii="Times New Roman" w:hAnsi="Times New Roman"/>
          <w:color w:val="000000" w:themeColor="text1"/>
          <w:sz w:val="24"/>
          <w:szCs w:val="24"/>
        </w:rPr>
      </w:pPr>
    </w:p>
    <w:p w14:paraId="58FF04F5" w14:textId="595D65B8" w:rsidR="001E2DDB" w:rsidRPr="00636C9B" w:rsidRDefault="00592D17" w:rsidP="00D76DF7">
      <w:pPr>
        <w:spacing w:after="0" w:line="480" w:lineRule="auto"/>
        <w:jc w:val="both"/>
        <w:outlineLvl w:val="0"/>
        <w:rPr>
          <w:rFonts w:ascii="Times New Roman" w:hAnsi="Times New Roman"/>
          <w:color w:val="000000" w:themeColor="text1"/>
          <w:sz w:val="24"/>
          <w:szCs w:val="24"/>
        </w:rPr>
      </w:pPr>
      <w:commentRangeStart w:id="202"/>
      <w:r w:rsidRPr="00636C9B">
        <w:rPr>
          <w:rFonts w:ascii="Times New Roman" w:hAnsi="Times New Roman"/>
          <w:color w:val="000000" w:themeColor="text1"/>
          <w:sz w:val="24"/>
          <w:szCs w:val="24"/>
        </w:rPr>
        <w:t xml:space="preserve">Finally, </w:t>
      </w:r>
      <w:ins w:id="203" w:author="Ezzati, Majid" w:date="2018-11-06T06:56:00Z">
        <w:r w:rsidR="00B66E0D">
          <w:rPr>
            <w:rFonts w:ascii="Times New Roman" w:hAnsi="Times New Roman"/>
            <w:color w:val="000000" w:themeColor="text1"/>
            <w:sz w:val="24"/>
            <w:szCs w:val="24"/>
          </w:rPr>
          <w:t xml:space="preserve">the model included a term that </w:t>
        </w:r>
        <w:del w:id="204" w:author="Parks, Robbie M" w:date="2018-11-13T17:25:00Z">
          <w:r w:rsidR="00B66E0D" w:rsidDel="00334A02">
            <w:rPr>
              <w:rFonts w:ascii="Times New Roman" w:hAnsi="Times New Roman"/>
              <w:color w:val="000000" w:themeColor="text1"/>
              <w:sz w:val="24"/>
              <w:szCs w:val="24"/>
            </w:rPr>
            <w:delText>represents</w:delText>
          </w:r>
        </w:del>
      </w:ins>
      <w:ins w:id="205" w:author="Parks, Robbie M" w:date="2018-11-13T17:25:00Z">
        <w:r w:rsidR="00334A02">
          <w:rPr>
            <w:rFonts w:ascii="Times New Roman" w:hAnsi="Times New Roman"/>
            <w:color w:val="000000" w:themeColor="text1"/>
            <w:sz w:val="24"/>
            <w:szCs w:val="24"/>
          </w:rPr>
          <w:t>relates log-transformed death rate to</w:t>
        </w:r>
      </w:ins>
      <w:ins w:id="206" w:author="Ezzati, Majid" w:date="2018-11-06T06:56:00Z">
        <w:r w:rsidR="00B66E0D">
          <w:rPr>
            <w:rFonts w:ascii="Times New Roman" w:hAnsi="Times New Roman"/>
            <w:color w:val="000000" w:themeColor="text1"/>
            <w:sz w:val="24"/>
            <w:szCs w:val="24"/>
          </w:rPr>
          <w:t xml:space="preserve"> </w:t>
        </w:r>
      </w:ins>
      <w:del w:id="207" w:author="Ezzati, Majid" w:date="2018-11-06T06:56:00Z">
        <w:r w:rsidRPr="00636C9B" w:rsidDel="00B66E0D">
          <w:rPr>
            <w:rFonts w:ascii="Times New Roman" w:hAnsi="Times New Roman"/>
            <w:color w:val="000000" w:themeColor="text1"/>
            <w:sz w:val="24"/>
            <w:szCs w:val="24"/>
          </w:rPr>
          <w:delText xml:space="preserve">we </w:delText>
        </w:r>
        <w:r w:rsidR="001E2DDB" w:rsidRPr="00636C9B" w:rsidDel="00B66E0D">
          <w:rPr>
            <w:rFonts w:ascii="Times New Roman" w:hAnsi="Times New Roman"/>
            <w:color w:val="000000" w:themeColor="text1"/>
            <w:sz w:val="24"/>
            <w:szCs w:val="24"/>
          </w:rPr>
          <w:delText xml:space="preserve">included </w:delText>
        </w:r>
        <w:r w:rsidR="00D95BCB" w:rsidRPr="00636C9B" w:rsidDel="00B66E0D">
          <w:rPr>
            <w:rFonts w:ascii="Times New Roman" w:hAnsi="Times New Roman"/>
            <w:color w:val="000000" w:themeColor="text1"/>
            <w:sz w:val="24"/>
            <w:szCs w:val="24"/>
          </w:rPr>
          <w:delText>month</w:delText>
        </w:r>
        <w:r w:rsidR="00510CB5" w:rsidDel="00B66E0D">
          <w:rPr>
            <w:rFonts w:ascii="Times New Roman" w:hAnsi="Times New Roman"/>
            <w:color w:val="000000" w:themeColor="text1"/>
            <w:sz w:val="24"/>
            <w:szCs w:val="24"/>
          </w:rPr>
          <w:delText xml:space="preserve">ly </w:delText>
        </w:r>
        <w:r w:rsidR="001E2DDB" w:rsidRPr="00636C9B" w:rsidDel="00B66E0D">
          <w:rPr>
            <w:rFonts w:ascii="Times New Roman" w:hAnsi="Times New Roman"/>
            <w:color w:val="000000" w:themeColor="text1"/>
            <w:sz w:val="24"/>
            <w:szCs w:val="24"/>
          </w:rPr>
          <w:delText>anomaly term</w:delText>
        </w:r>
        <w:r w:rsidR="00241289" w:rsidDel="00B66E0D">
          <w:rPr>
            <w:rFonts w:ascii="Times New Roman" w:hAnsi="Times New Roman"/>
            <w:color w:val="000000" w:themeColor="text1"/>
            <w:sz w:val="24"/>
            <w:szCs w:val="24"/>
          </w:rPr>
          <w:delText>s</w:delText>
        </w:r>
        <w:r w:rsidR="00D95BCB" w:rsidRPr="00636C9B" w:rsidDel="00B66E0D">
          <w:rPr>
            <w:rFonts w:ascii="Times New Roman" w:hAnsi="Times New Roman"/>
            <w:color w:val="000000" w:themeColor="text1"/>
            <w:sz w:val="24"/>
            <w:szCs w:val="24"/>
          </w:rPr>
          <w:delText xml:space="preserve"> </w:delText>
        </w:r>
        <w:r w:rsidR="001E2DDB" w:rsidRPr="00636C9B" w:rsidDel="00B66E0D">
          <w:rPr>
            <w:rFonts w:ascii="Times New Roman" w:hAnsi="Times New Roman"/>
            <w:color w:val="000000" w:themeColor="text1"/>
            <w:sz w:val="24"/>
            <w:szCs w:val="24"/>
          </w:rPr>
          <w:delText xml:space="preserve">to infer </w:delText>
        </w:r>
      </w:del>
      <w:r w:rsidR="00D95BCB" w:rsidRPr="00636C9B">
        <w:rPr>
          <w:rFonts w:ascii="Times New Roman" w:hAnsi="Times New Roman"/>
          <w:color w:val="000000" w:themeColor="text1"/>
          <w:sz w:val="24"/>
          <w:szCs w:val="24"/>
        </w:rPr>
        <w:t xml:space="preserve">the </w:t>
      </w:r>
      <w:del w:id="208" w:author="Parks, Robbie M" w:date="2018-11-13T17:25:00Z">
        <w:r w:rsidR="00D95BCB" w:rsidRPr="00636C9B" w:rsidDel="00334A02">
          <w:rPr>
            <w:rFonts w:ascii="Times New Roman" w:hAnsi="Times New Roman"/>
            <w:color w:val="000000" w:themeColor="text1"/>
            <w:sz w:val="24"/>
            <w:szCs w:val="24"/>
          </w:rPr>
          <w:delText>effect</w:delText>
        </w:r>
        <w:r w:rsidR="00B80D4C" w:rsidRPr="00636C9B" w:rsidDel="00334A02">
          <w:rPr>
            <w:rFonts w:ascii="Times New Roman" w:hAnsi="Times New Roman"/>
            <w:color w:val="000000" w:themeColor="text1"/>
            <w:sz w:val="24"/>
            <w:szCs w:val="24"/>
          </w:rPr>
          <w:delText xml:space="preserve"> of temperature’s deviation from a long-term m</w:delText>
        </w:r>
        <w:r w:rsidR="004455F1" w:rsidRPr="00636C9B" w:rsidDel="00334A02">
          <w:rPr>
            <w:rFonts w:ascii="Times New Roman" w:hAnsi="Times New Roman"/>
            <w:color w:val="000000" w:themeColor="text1"/>
            <w:sz w:val="24"/>
            <w:szCs w:val="24"/>
          </w:rPr>
          <w:delText>ean</w:delText>
        </w:r>
      </w:del>
      <w:ins w:id="209" w:author="Ezzati, Majid" w:date="2018-11-06T06:56:00Z">
        <w:del w:id="210" w:author="Parks, Robbie M" w:date="2018-11-13T17:25:00Z">
          <w:r w:rsidR="00B66E0D" w:rsidDel="00334A02">
            <w:rPr>
              <w:rFonts w:ascii="Times New Roman" w:hAnsi="Times New Roman"/>
              <w:color w:val="000000" w:themeColor="text1"/>
              <w:sz w:val="24"/>
              <w:szCs w:val="24"/>
            </w:rPr>
            <w:delText xml:space="preserve">the </w:delText>
          </w:r>
        </w:del>
        <w:r w:rsidR="00B66E0D">
          <w:rPr>
            <w:rFonts w:ascii="Times New Roman" w:hAnsi="Times New Roman"/>
            <w:color w:val="000000" w:themeColor="text1"/>
            <w:sz w:val="24"/>
            <w:szCs w:val="24"/>
          </w:rPr>
          <w:t xml:space="preserve">above-defined temperature </w:t>
        </w:r>
      </w:ins>
      <w:ins w:id="211" w:author="Ezzati, Majid" w:date="2018-11-06T06:57:00Z">
        <w:r w:rsidR="00B66E0D">
          <w:rPr>
            <w:rFonts w:ascii="Times New Roman" w:hAnsi="Times New Roman"/>
            <w:color w:val="000000" w:themeColor="text1"/>
            <w:sz w:val="24"/>
            <w:szCs w:val="24"/>
          </w:rPr>
          <w:t>anomaly</w:t>
        </w:r>
      </w:ins>
      <w:ins w:id="212" w:author="Ezzati, Majid" w:date="2018-11-06T06:56:00Z">
        <w:r w:rsidR="00B66E0D">
          <w:rPr>
            <w:rFonts w:ascii="Times New Roman" w:hAnsi="Times New Roman"/>
            <w:color w:val="000000" w:themeColor="text1"/>
            <w:sz w:val="24"/>
            <w:szCs w:val="24"/>
          </w:rPr>
          <w:t xml:space="preserve"> </w:t>
        </w:r>
      </w:ins>
      <w:ins w:id="213" w:author="Ezzati, Majid" w:date="2018-11-06T06:57:00Z">
        <w:r w:rsidR="00B66E0D">
          <w:rPr>
            <w:rFonts w:ascii="Times New Roman" w:hAnsi="Times New Roman"/>
            <w:color w:val="000000" w:themeColor="text1"/>
            <w:sz w:val="24"/>
            <w:szCs w:val="24"/>
          </w:rPr>
          <w:t>for each month</w:t>
        </w:r>
      </w:ins>
      <w:ins w:id="214" w:author="Parks, Robbie M" w:date="2018-11-13T17:25:00Z">
        <w:r w:rsidR="00334A02">
          <w:rPr>
            <w:rFonts w:ascii="Times New Roman" w:hAnsi="Times New Roman"/>
            <w:color w:val="000000" w:themeColor="text1"/>
            <w:sz w:val="24"/>
            <w:szCs w:val="24"/>
          </w:rPr>
          <w:t xml:space="preserve">. </w:t>
        </w:r>
      </w:ins>
      <w:del w:id="215" w:author="Parks, Robbie M" w:date="2018-11-13T17:25:00Z">
        <w:r w:rsidR="001E2DDB" w:rsidRPr="00636C9B" w:rsidDel="00334A02">
          <w:rPr>
            <w:rFonts w:ascii="Times New Roman" w:hAnsi="Times New Roman"/>
            <w:color w:val="000000" w:themeColor="text1"/>
            <w:sz w:val="24"/>
            <w:szCs w:val="24"/>
          </w:rPr>
          <w:delText>.</w:delText>
        </w:r>
        <w:r w:rsidR="008008CC" w:rsidRPr="00636C9B" w:rsidDel="00334A02">
          <w:rPr>
            <w:rFonts w:ascii="Times New Roman" w:hAnsi="Times New Roman"/>
            <w:color w:val="000000" w:themeColor="text1"/>
            <w:sz w:val="24"/>
            <w:szCs w:val="24"/>
          </w:rPr>
          <w:delText xml:space="preserve"> </w:delText>
        </w:r>
      </w:del>
      <w:ins w:id="216" w:author="Ezzati, Majid" w:date="2018-11-06T06:57:00Z">
        <w:del w:id="217" w:author="Parks, Robbie M" w:date="2018-11-13T17:25:00Z">
          <w:r w:rsidR="00B66E0D" w:rsidDel="00334A02">
            <w:rPr>
              <w:rFonts w:ascii="Times New Roman" w:hAnsi="Times New Roman"/>
              <w:color w:val="000000" w:themeColor="text1"/>
              <w:sz w:val="24"/>
              <w:szCs w:val="24"/>
            </w:rPr>
            <w:delText>[[[the coefficient represents the logarithm of rate ratio. We also allo</w:delText>
          </w:r>
        </w:del>
      </w:ins>
      <w:ins w:id="218" w:author="Ezzati, Majid" w:date="2018-11-06T06:58:00Z">
        <w:del w:id="219" w:author="Parks, Robbie M" w:date="2018-11-13T17:25:00Z">
          <w:r w:rsidR="00B66E0D" w:rsidDel="00334A02">
            <w:rPr>
              <w:rFonts w:ascii="Times New Roman" w:hAnsi="Times New Roman"/>
              <w:color w:val="000000" w:themeColor="text1"/>
              <w:sz w:val="24"/>
              <w:szCs w:val="24"/>
            </w:rPr>
            <w:delText>wed this effect to vary smoothly over month</w:delText>
          </w:r>
        </w:del>
      </w:ins>
      <w:ins w:id="220" w:author="Ezzati, Majid" w:date="2018-11-06T06:57:00Z">
        <w:del w:id="221" w:author="Parks, Robbie M" w:date="2018-11-13T17:25:00Z">
          <w:r w:rsidR="00B66E0D" w:rsidDel="00334A02">
            <w:rPr>
              <w:rFonts w:ascii="Times New Roman" w:hAnsi="Times New Roman"/>
              <w:color w:val="000000" w:themeColor="text1"/>
              <w:sz w:val="24"/>
              <w:szCs w:val="24"/>
            </w:rPr>
            <w:delText xml:space="preserve">]]] </w:delText>
          </w:r>
        </w:del>
      </w:ins>
      <w:r w:rsidR="00D95BCB" w:rsidRPr="00636C9B">
        <w:rPr>
          <w:rFonts w:ascii="Times New Roman" w:hAnsi="Times New Roman"/>
          <w:color w:val="000000" w:themeColor="text1"/>
          <w:sz w:val="24"/>
          <w:szCs w:val="24"/>
        </w:rPr>
        <w:t xml:space="preserve">We used a </w:t>
      </w:r>
      <w:r w:rsidR="00B31D70" w:rsidRPr="00636C9B">
        <w:rPr>
          <w:rFonts w:ascii="Times New Roman" w:hAnsi="Times New Roman"/>
          <w:color w:val="000000" w:themeColor="text1"/>
          <w:sz w:val="24"/>
          <w:szCs w:val="24"/>
        </w:rPr>
        <w:t xml:space="preserve">cyclic </w:t>
      </w:r>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r w:rsidR="00B31D70" w:rsidRPr="00636C9B">
        <w:rPr>
          <w:rFonts w:ascii="Times New Roman" w:hAnsi="Times New Roman"/>
          <w:color w:val="000000" w:themeColor="text1"/>
          <w:sz w:val="24"/>
          <w:szCs w:val="24"/>
        </w:rPr>
        <w:t xml:space="preserve">, </w:t>
      </w:r>
      <w:r w:rsidR="004A5D7D" w:rsidRPr="00636C9B">
        <w:rPr>
          <w:rFonts w:ascii="Times New Roman" w:hAnsi="Times New Roman"/>
          <w:color w:val="000000" w:themeColor="text1"/>
          <w:sz w:val="24"/>
          <w:szCs w:val="24"/>
        </w:rPr>
        <w:t>allowing December to neighbour January.</w:t>
      </w:r>
      <w:commentRangeEnd w:id="202"/>
      <w:r w:rsidR="00B66E0D">
        <w:rPr>
          <w:rStyle w:val="CommentReference"/>
          <w:rFonts w:asciiTheme="minorHAnsi" w:eastAsiaTheme="minorHAnsi" w:hAnsiTheme="minorHAnsi" w:cstheme="minorBidi"/>
        </w:rPr>
        <w:commentReference w:id="202"/>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6ADC1588" w14:textId="281095FC" w:rsidR="00A86D9D" w:rsidRPr="00A86D9D" w:rsidRDefault="00520742" w:rsidP="00A86D9D">
      <w:pPr>
        <w:spacing w:after="0" w:line="480" w:lineRule="auto"/>
        <w:jc w:val="both"/>
        <w:outlineLvl w:val="0"/>
        <w:rPr>
          <w:ins w:id="222" w:author="Parks, Robbie M" w:date="2018-11-13T14:50:00Z"/>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223" w:author="Parks, Robbie M" w:date="2018-11-13T17:11:00Z">
        <w:r w:rsidR="00D861CC">
          <w:rPr>
            <w:rFonts w:ascii="Times New Roman" w:hAnsi="Times New Roman"/>
            <w:color w:val="000000" w:themeColor="text1"/>
            <w:sz w:val="24"/>
            <w:szCs w:val="24"/>
          </w:rPr>
          <w:t xml:space="preserve">type of </w:t>
        </w:r>
      </w:ins>
      <w:del w:id="224"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225"/>
      <w:r w:rsidRPr="00636C9B">
        <w:rPr>
          <w:rFonts w:ascii="Times New Roman" w:hAnsi="Times New Roman"/>
          <w:color w:val="000000" w:themeColor="text1"/>
          <w:sz w:val="24"/>
          <w:szCs w:val="24"/>
        </w:rPr>
        <w:t xml:space="preserve">injury </w:t>
      </w:r>
      <w:del w:id="226" w:author="Parks, Robbie M" w:date="2018-11-13T17:11:00Z">
        <w:r w:rsidRPr="00636C9B" w:rsidDel="004610E6">
          <w:rPr>
            <w:rFonts w:ascii="Times New Roman" w:hAnsi="Times New Roman"/>
            <w:color w:val="000000" w:themeColor="text1"/>
            <w:sz w:val="24"/>
            <w:szCs w:val="24"/>
          </w:rPr>
          <w:delText>category</w:delText>
        </w:r>
        <w:commentRangeEnd w:id="225"/>
        <w:r w:rsidR="00B66E0D" w:rsidDel="004610E6">
          <w:rPr>
            <w:rStyle w:val="CommentReference"/>
            <w:rFonts w:asciiTheme="minorHAnsi" w:eastAsiaTheme="minorHAnsi" w:hAnsiTheme="minorHAnsi" w:cstheme="minorBidi"/>
          </w:rPr>
          <w:commentReference w:id="225"/>
        </w:r>
      </w:del>
      <w:r w:rsidRPr="00636C9B">
        <w:rPr>
          <w:rFonts w:ascii="Times New Roman" w:hAnsi="Times New Roman"/>
          <w:color w:val="000000" w:themeColor="text1"/>
          <w:sz w:val="24"/>
          <w:szCs w:val="24"/>
        </w:rPr>
        <w:t xml:space="preserve">, age group, and sex. </w:t>
      </w:r>
      <w:ins w:id="227" w:author="Parks, Robbie M" w:date="2018-11-13T14:50:00Z">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ins>
      <w:ins w:id="228" w:author="Parks, Robbie M" w:date="2018-11-13T17:29:00Z">
        <w:r w:rsidR="0065029D">
          <w:rPr>
            <w:rFonts w:ascii="Times New Roman" w:hAnsi="Times New Roman"/>
            <w:color w:val="000000" w:themeColor="text1"/>
            <w:sz w:val="24"/>
            <w:szCs w:val="24"/>
            <w:lang w:val="en-US"/>
          </w:rPr>
          <w:fldChar w:fldCharType="begin" w:fldLock="1"/>
        </w:r>
      </w:ins>
      <w:r w:rsidR="0065029D">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25&lt;/sup&gt;","plainTextFormattedCitation":"25"},"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65029D" w:rsidRPr="0065029D">
        <w:rPr>
          <w:rFonts w:ascii="Times New Roman" w:hAnsi="Times New Roman"/>
          <w:noProof/>
          <w:color w:val="000000" w:themeColor="text1"/>
          <w:sz w:val="24"/>
          <w:szCs w:val="24"/>
          <w:vertAlign w:val="superscript"/>
          <w:lang w:val="en-US"/>
        </w:rPr>
        <w:t>25</w:t>
      </w:r>
      <w:ins w:id="229" w:author="Parks, Robbie M" w:date="2018-11-13T17:29:00Z">
        <w:r w:rsidR="0065029D">
          <w:rPr>
            <w:rFonts w:ascii="Times New Roman" w:hAnsi="Times New Roman"/>
            <w:color w:val="000000" w:themeColor="text1"/>
            <w:sz w:val="24"/>
            <w:szCs w:val="24"/>
            <w:lang w:val="en-US"/>
          </w:rPr>
          <w:fldChar w:fldCharType="end"/>
        </w:r>
      </w:ins>
      <w:ins w:id="230"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231" w:author="Parks, Robbie M" w:date="2018-11-13T17:08:00Z">
        <w:r w:rsidR="003B2A22">
          <w:rPr>
            <w:rFonts w:ascii="Times New Roman" w:hAnsi="Times New Roman"/>
            <w:color w:val="000000" w:themeColor="text1"/>
            <w:sz w:val="24"/>
            <w:szCs w:val="24"/>
            <w:lang w:val="en-US"/>
          </w:rPr>
          <w:fldChar w:fldCharType="begin" w:fldLock="1"/>
        </w:r>
      </w:ins>
      <w:r w:rsidR="0065029D">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26&lt;/sup&gt;","plainTextFormattedCitation":"26","previouslyFormattedCitation":"&lt;sup&gt;25&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65029D" w:rsidRPr="0065029D">
        <w:rPr>
          <w:rFonts w:ascii="Times New Roman" w:hAnsi="Times New Roman"/>
          <w:noProof/>
          <w:color w:val="000000" w:themeColor="text1"/>
          <w:sz w:val="24"/>
          <w:szCs w:val="24"/>
          <w:vertAlign w:val="superscript"/>
          <w:lang w:val="en-US"/>
        </w:rPr>
        <w:t>26</w:t>
      </w:r>
      <w:ins w:id="232" w:author="Parks, Robbie M" w:date="2018-11-13T17:08:00Z">
        <w:r w:rsidR="003B2A22">
          <w:rPr>
            <w:rFonts w:ascii="Times New Roman" w:hAnsi="Times New Roman"/>
            <w:color w:val="000000" w:themeColor="text1"/>
            <w:sz w:val="24"/>
            <w:szCs w:val="24"/>
            <w:lang w:val="en-US"/>
          </w:rPr>
          <w:fldChar w:fldCharType="end"/>
        </w:r>
      </w:ins>
      <w:ins w:id="233"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weakly informative hyper-priors of logGamma(1, 0</w:t>
        </w:r>
      </w:ins>
      <w:ins w:id="234" w:author="Parks, Robbie M" w:date="2018-11-13T17:06:00Z">
        <w:r w:rsidR="0016077E">
          <w:rPr>
            <w:rFonts w:ascii="Times New Roman" w:hAnsi="Times New Roman"/>
            <w:color w:val="000000" w:themeColor="text1"/>
            <w:sz w:val="24"/>
            <w:szCs w:val="24"/>
            <w:lang w:val="en-US"/>
          </w:rPr>
          <w:t>.0</w:t>
        </w:r>
      </w:ins>
      <w:ins w:id="235" w:author="Parks, Robbie M" w:date="2018-11-13T14:50:00Z">
        <w:r w:rsidR="00A86D9D" w:rsidRPr="00A86D9D">
          <w:rPr>
            <w:rFonts w:ascii="Times New Roman" w:hAnsi="Times New Roman"/>
            <w:color w:val="000000" w:themeColor="text1"/>
            <w:sz w:val="24"/>
            <w:szCs w:val="24"/>
            <w:lang w:val="en-US"/>
          </w:rPr>
          <w:t>001) were specified on the logarithm of the precisions of the random effects so that the parameter estimates were data driven.</w:t>
        </w:r>
      </w:ins>
    </w:p>
    <w:p w14:paraId="02B5C291" w14:textId="77777777" w:rsidR="008F6F54" w:rsidRDefault="008F6F54" w:rsidP="00860F96">
      <w:pPr>
        <w:spacing w:after="0" w:line="480" w:lineRule="auto"/>
        <w:jc w:val="both"/>
        <w:outlineLvl w:val="0"/>
        <w:rPr>
          <w:ins w:id="236" w:author="Parks, Robbie M" w:date="2018-11-13T14:50:00Z"/>
          <w:rFonts w:ascii="Times New Roman" w:hAnsi="Times New Roman"/>
          <w:color w:val="000000" w:themeColor="text1"/>
          <w:sz w:val="24"/>
          <w:szCs w:val="24"/>
        </w:rPr>
      </w:pPr>
    </w:p>
    <w:p w14:paraId="4F52C000" w14:textId="0779E893" w:rsidR="00860F96" w:rsidRPr="00636C9B" w:rsidRDefault="00360A89" w:rsidP="00860F96">
      <w:pPr>
        <w:spacing w:after="0" w:line="480" w:lineRule="auto"/>
        <w:jc w:val="both"/>
        <w:outlineLvl w:val="0"/>
        <w:rPr>
          <w:rFonts w:ascii="Times New Roman" w:hAnsi="Times New Roman"/>
          <w:color w:val="000000" w:themeColor="text1"/>
          <w:sz w:val="24"/>
          <w:szCs w:val="24"/>
        </w:rPr>
      </w:pPr>
      <w:del w:id="237" w:author="Parks, Robbie M" w:date="2018-11-13T14:50:00Z">
        <w:r w:rsidRPr="00636C9B" w:rsidDel="00A86D9D">
          <w:rPr>
            <w:rFonts w:ascii="Times New Roman" w:hAnsi="Times New Roman"/>
            <w:color w:val="000000" w:themeColor="text1"/>
            <w:sz w:val="24"/>
            <w:szCs w:val="24"/>
          </w:rPr>
          <w:delText xml:space="preserve">We </w:delText>
        </w:r>
        <w:commentRangeStart w:id="238"/>
        <w:r w:rsidR="0072641F" w:rsidRPr="00636C9B" w:rsidDel="00A86D9D">
          <w:rPr>
            <w:rFonts w:ascii="Times New Roman" w:hAnsi="Times New Roman"/>
            <w:color w:val="000000" w:themeColor="text1"/>
            <w:sz w:val="24"/>
            <w:szCs w:val="24"/>
          </w:rPr>
          <w:delText>performed the Bayesian inference</w:delText>
        </w:r>
        <w:commentRangeEnd w:id="238"/>
        <w:r w:rsidR="00B66E0D" w:rsidDel="00A86D9D">
          <w:rPr>
            <w:rStyle w:val="CommentReference"/>
            <w:rFonts w:asciiTheme="minorHAnsi" w:eastAsiaTheme="minorHAnsi" w:hAnsiTheme="minorHAnsi" w:cstheme="minorBidi"/>
          </w:rPr>
          <w:commentReference w:id="238"/>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r w:rsidR="00860F96" w:rsidRPr="00636C9B">
        <w:rPr>
          <w:rFonts w:ascii="Times New Roman" w:hAnsi="Times New Roman"/>
          <w:color w:val="000000" w:themeColor="text1"/>
          <w:sz w:val="24"/>
          <w:szCs w:val="24"/>
        </w:rPr>
        <w:t xml:space="preserve">We </w:t>
      </w:r>
      <w:commentRangeStart w:id="239"/>
      <w:del w:id="240" w:author="Parks, Robbie M" w:date="2018-11-13T14:46:00Z">
        <w:r w:rsidR="00860F96" w:rsidRPr="00636C9B" w:rsidDel="00047AE4">
          <w:rPr>
            <w:rFonts w:ascii="Times New Roman" w:hAnsi="Times New Roman"/>
            <w:color w:val="000000" w:themeColor="text1"/>
            <w:sz w:val="24"/>
            <w:szCs w:val="24"/>
          </w:rPr>
          <w:delText>collected</w:delText>
        </w:r>
        <w:commentRangeEnd w:id="239"/>
        <w:r w:rsidR="00B66E0D" w:rsidDel="00047AE4">
          <w:rPr>
            <w:rStyle w:val="CommentReference"/>
            <w:rFonts w:asciiTheme="minorHAnsi" w:eastAsiaTheme="minorHAnsi" w:hAnsiTheme="minorHAnsi" w:cstheme="minorBidi"/>
          </w:rPr>
          <w:commentReference w:id="239"/>
        </w:r>
        <w:r w:rsidR="00860F96" w:rsidRPr="00636C9B" w:rsidDel="00047AE4">
          <w:rPr>
            <w:rFonts w:ascii="Times New Roman" w:hAnsi="Times New Roman"/>
            <w:color w:val="000000" w:themeColor="text1"/>
            <w:sz w:val="24"/>
            <w:szCs w:val="24"/>
          </w:rPr>
          <w:delText xml:space="preserve"> </w:delText>
        </w:r>
      </w:del>
      <w:ins w:id="241" w:author="Parks, Robbie M" w:date="2018-11-13T14:46:00Z">
        <w:r w:rsidR="00047AE4">
          <w:rPr>
            <w:rFonts w:ascii="Times New Roman" w:hAnsi="Times New Roman"/>
            <w:color w:val="000000" w:themeColor="text1"/>
            <w:sz w:val="24"/>
            <w:szCs w:val="24"/>
          </w:rPr>
          <w:t>generated</w:t>
        </w:r>
        <w:r w:rsidR="00047AE4" w:rsidRPr="00636C9B">
          <w:rPr>
            <w:rFonts w:ascii="Times New Roman" w:hAnsi="Times New Roman"/>
            <w:color w:val="000000" w:themeColor="text1"/>
            <w:sz w:val="24"/>
            <w:szCs w:val="24"/>
          </w:rPr>
          <w:t xml:space="preserve"> </w:t>
        </w:r>
      </w:ins>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 xml:space="preserve">The reported 95% credible intervals are </w:t>
      </w:r>
      <w:del w:id="242" w:author="Ezzati, Majid" w:date="2018-11-06T06:59:00Z">
        <w:r w:rsidR="001734E9" w:rsidRPr="00636C9B" w:rsidDel="00B66E0D">
          <w:rPr>
            <w:rFonts w:ascii="Times New Roman" w:hAnsi="Times New Roman"/>
            <w:color w:val="000000" w:themeColor="text1"/>
            <w:sz w:val="24"/>
            <w:szCs w:val="24"/>
          </w:rPr>
          <w:delText xml:space="preserve">given by </w:delText>
        </w:r>
      </w:del>
      <w:r w:rsidR="001734E9" w:rsidRPr="00636C9B">
        <w:rPr>
          <w:rFonts w:ascii="Times New Roman" w:hAnsi="Times New Roman"/>
          <w:color w:val="000000" w:themeColor="text1"/>
          <w:sz w:val="24"/>
          <w:szCs w:val="24"/>
        </w:rPr>
        <w:t>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EF47A16" w14:textId="12E74820" w:rsidR="005259CD" w:rsidRPr="00636C9B" w:rsidRDefault="00782C8F" w:rsidP="005259CD">
      <w:pPr>
        <w:spacing w:after="0" w:line="480" w:lineRule="auto"/>
        <w:jc w:val="both"/>
        <w:outlineLvl w:val="0"/>
        <w:rPr>
          <w:rFonts w:ascii="Times New Roman" w:hAnsi="Times New Roman"/>
          <w:color w:val="000000" w:themeColor="text1"/>
          <w:sz w:val="24"/>
          <w:szCs w:val="24"/>
        </w:rPr>
      </w:pPr>
      <w:commentRangeStart w:id="243"/>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244"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243"/>
      <w:r w:rsidR="00B66E0D">
        <w:rPr>
          <w:rStyle w:val="CommentReference"/>
          <w:rFonts w:asciiTheme="minorHAnsi" w:eastAsiaTheme="minorHAnsi" w:hAnsiTheme="minorHAnsi" w:cstheme="minorBidi"/>
        </w:rPr>
        <w:commentReference w:id="243"/>
      </w:r>
      <w:commentRangeStart w:id="245"/>
      <w:r w:rsidR="0082437F" w:rsidRPr="00636C9B">
        <w:rPr>
          <w:rFonts w:ascii="Times New Roman" w:hAnsi="Times New Roman"/>
          <w:color w:val="000000" w:themeColor="text1"/>
          <w:sz w:val="24"/>
          <w:szCs w:val="24"/>
        </w:rPr>
        <w:t>For these calculations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246" w:author="Parks, Robbie M" w:date="2018-11-13T17:11:00Z">
        <w:r w:rsidR="00352D62" w:rsidRPr="00636C9B" w:rsidDel="00987B41">
          <w:rPr>
            <w:rFonts w:ascii="Times New Roman" w:hAnsi="Times New Roman"/>
            <w:color w:val="000000" w:themeColor="text1"/>
            <w:sz w:val="24"/>
            <w:szCs w:val="24"/>
          </w:rPr>
          <w:delText xml:space="preserve">category </w:delText>
        </w:r>
      </w:del>
      <w:ins w:id="247"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245"/>
      <w:r w:rsidR="008A218F">
        <w:rPr>
          <w:rStyle w:val="CommentReference"/>
          <w:rFonts w:asciiTheme="minorHAnsi" w:eastAsiaTheme="minorHAnsi" w:hAnsiTheme="minorHAnsi" w:cstheme="minorBidi"/>
        </w:rPr>
        <w:commentReference w:id="245"/>
      </w:r>
      <w:r w:rsidR="00EB2987" w:rsidRPr="00636C9B">
        <w:rPr>
          <w:rFonts w:ascii="Times New Roman" w:hAnsi="Times New Roman"/>
          <w:color w:val="000000" w:themeColor="text1"/>
          <w:sz w:val="24"/>
          <w:szCs w:val="24"/>
        </w:rPr>
        <w:t xml:space="preserve"> </w:t>
      </w:r>
      <w:commentRangeStart w:id="248"/>
      <w:commentRangeStart w:id="249"/>
      <w:r w:rsidR="00EB2987" w:rsidRPr="00636C9B">
        <w:rPr>
          <w:rFonts w:ascii="Times New Roman" w:hAnsi="Times New Roman"/>
          <w:color w:val="000000" w:themeColor="text1"/>
          <w:sz w:val="24"/>
          <w:szCs w:val="24"/>
        </w:rPr>
        <w:t>We also divided the additional expected deaths by t</w:t>
      </w:r>
      <w:ins w:id="250" w:author="Majid2" w:date="2018-11-06T10:24:00Z">
        <w:del w:id="251"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252"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253"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248"/>
      <w:r w:rsidR="0082437F" w:rsidRPr="00636C9B">
        <w:rPr>
          <w:rStyle w:val="CommentReference"/>
          <w:rFonts w:asciiTheme="minorHAnsi" w:eastAsiaTheme="minorHAnsi" w:hAnsiTheme="minorHAnsi" w:cstheme="minorBidi"/>
          <w:sz w:val="24"/>
          <w:szCs w:val="24"/>
        </w:rPr>
        <w:commentReference w:id="248"/>
      </w:r>
      <w:commentRangeEnd w:id="249"/>
      <w:r w:rsidR="00463A1C" w:rsidRPr="00636C9B">
        <w:rPr>
          <w:rStyle w:val="CommentReference"/>
          <w:rFonts w:asciiTheme="minorHAnsi" w:eastAsiaTheme="minorHAnsi" w:hAnsiTheme="minorHAnsi" w:cstheme="minorBidi"/>
          <w:sz w:val="24"/>
          <w:szCs w:val="24"/>
        </w:rPr>
        <w:commentReference w:id="249"/>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lastRenderedPageBreak/>
        <w:t>Figure 2</w:t>
      </w:r>
    </w:p>
    <w:p w14:paraId="2B1F2ED1" w14:textId="77777777" w:rsidR="0078091F" w:rsidRPr="00636C9B" w:rsidRDefault="0078091F" w:rsidP="0078091F">
      <w:pPr>
        <w:pStyle w:val="ListParagraph"/>
        <w:numPr>
          <w:ilvl w:val="0"/>
          <w:numId w:val="10"/>
        </w:numPr>
        <w:spacing w:line="240" w:lineRule="auto"/>
        <w:rPr>
          <w:rFonts w:ascii="Times New Roman" w:hAnsi="Times New Roman"/>
          <w:sz w:val="24"/>
          <w:szCs w:val="24"/>
        </w:rPr>
      </w:pPr>
      <w:moveToRangeStart w:id="254" w:author="Majid2" w:date="2018-11-06T10:23:00Z" w:name="move529263166"/>
      <w:moveTo w:id="255"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254"/>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commentRangeStart w:id="256"/>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256"/>
      <w:r w:rsidR="0078091F">
        <w:rPr>
          <w:rStyle w:val="CommentReference"/>
          <w:rFonts w:asciiTheme="minorHAnsi" w:eastAsiaTheme="minorHAnsi" w:hAnsiTheme="minorHAnsi" w:cstheme="minorBidi"/>
        </w:rPr>
        <w:commentReference w:id="256"/>
      </w:r>
    </w:p>
    <w:p w14:paraId="790003F8" w14:textId="25864559" w:rsidR="002C5217" w:rsidRPr="00636C9B" w:rsidDel="0078091F" w:rsidRDefault="00851793" w:rsidP="00CC6021">
      <w:pPr>
        <w:pStyle w:val="ListParagraph"/>
        <w:numPr>
          <w:ilvl w:val="0"/>
          <w:numId w:val="10"/>
        </w:numPr>
        <w:spacing w:line="240" w:lineRule="auto"/>
        <w:rPr>
          <w:rFonts w:ascii="Times New Roman" w:hAnsi="Times New Roman"/>
          <w:sz w:val="24"/>
          <w:szCs w:val="24"/>
        </w:rPr>
      </w:pPr>
      <w:moveFromRangeStart w:id="257" w:author="Majid2" w:date="2018-11-06T10:23:00Z" w:name="move529263166"/>
      <w:moveFrom w:id="258" w:author="Majid2" w:date="2018-11-06T10:23:00Z">
        <w:r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257"/>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259"/>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259"/>
      <w:r w:rsidR="0078091F">
        <w:rPr>
          <w:rStyle w:val="CommentReference"/>
          <w:rFonts w:asciiTheme="minorHAnsi" w:eastAsiaTheme="minorHAnsi" w:hAnsiTheme="minorHAnsi" w:cstheme="minorBidi"/>
        </w:rPr>
        <w:commentReference w:id="259"/>
      </w:r>
    </w:p>
    <w:p w14:paraId="628FA14F" w14:textId="06B77E9A" w:rsidR="0078091F" w:rsidRDefault="00795C52" w:rsidP="00CC6021">
      <w:pPr>
        <w:pStyle w:val="ListParagraph"/>
        <w:numPr>
          <w:ilvl w:val="0"/>
          <w:numId w:val="10"/>
        </w:numPr>
        <w:spacing w:line="240" w:lineRule="auto"/>
        <w:rPr>
          <w:ins w:id="260" w:author="Majid2" w:date="2018-11-06T10:26:00Z"/>
          <w:rFonts w:ascii="Times New Roman" w:hAnsi="Times New Roman"/>
          <w:sz w:val="24"/>
          <w:szCs w:val="24"/>
        </w:rPr>
      </w:pPr>
      <w:ins w:id="261" w:author="Majid2" w:date="2018-11-06T10:34:00Z">
        <w:r>
          <w:rPr>
            <w:rFonts w:ascii="Times New Roman" w:hAnsi="Times New Roman"/>
            <w:sz w:val="24"/>
            <w:szCs w:val="24"/>
          </w:rPr>
          <w:t xml:space="preserve">There are key age patterns in distribution of deaths among injury types/categories/whatever it is called </w:t>
        </w:r>
      </w:ins>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3EA7C4DD"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262" w:author="Majid2" w:date="2018-11-06T10:32:00Z">
        <w:r w:rsidR="00795C52">
          <w:rPr>
            <w:rFonts w:ascii="Times New Roman" w:hAnsi="Times New Roman"/>
            <w:sz w:val="24"/>
            <w:szCs w:val="24"/>
          </w:rPr>
          <w:t xml:space="preserve"> [[[? Say </w:t>
        </w:r>
      </w:ins>
      <w:ins w:id="263" w:author="Majid2" w:date="2018-11-06T10:33:00Z">
        <w:r w:rsidR="00795C52">
          <w:rPr>
            <w:rFonts w:ascii="Times New Roman" w:hAnsi="Times New Roman"/>
            <w:sz w:val="24"/>
            <w:szCs w:val="24"/>
          </w:rPr>
          <w:t>especially self-harm if that is the case]]]</w:t>
        </w:r>
      </w:ins>
      <w:r w:rsidRPr="00636C9B">
        <w:rPr>
          <w:rFonts w:ascii="Times New Roman" w:hAnsi="Times New Roman"/>
          <w:sz w:val="24"/>
          <w:szCs w:val="24"/>
        </w:rPr>
        <w:t xml:space="preserve"> the majority (over 50%) in </w:t>
      </w:r>
      <w:commentRangeStart w:id="264"/>
      <w:r w:rsidR="00E974B1" w:rsidRPr="00636C9B">
        <w:rPr>
          <w:rFonts w:ascii="Times New Roman" w:hAnsi="Times New Roman"/>
          <w:sz w:val="24"/>
          <w:szCs w:val="24"/>
        </w:rPr>
        <w:t xml:space="preserve">15 to </w:t>
      </w:r>
      <w:r w:rsidRPr="00636C9B">
        <w:rPr>
          <w:rFonts w:ascii="Times New Roman" w:hAnsi="Times New Roman"/>
          <w:sz w:val="24"/>
          <w:szCs w:val="24"/>
        </w:rPr>
        <w:t>64 year-old</w:t>
      </w:r>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w:t>
      </w:r>
      <w:del w:id="265" w:author="Majid2" w:date="2018-11-06T10:29:00Z">
        <w:r w:rsidRPr="00636C9B" w:rsidDel="00795C52">
          <w:rPr>
            <w:rFonts w:ascii="Times New Roman" w:hAnsi="Times New Roman"/>
            <w:sz w:val="24"/>
            <w:szCs w:val="24"/>
          </w:rPr>
          <w:delText>s</w:delText>
        </w:r>
      </w:del>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Transport deaths largest single cause in 5-24 year-old males and 5-24 year-old females</w:t>
      </w:r>
      <w:commentRangeEnd w:id="264"/>
      <w:r w:rsidR="00795C52">
        <w:rPr>
          <w:rStyle w:val="CommentReference"/>
          <w:rFonts w:asciiTheme="minorHAnsi" w:eastAsiaTheme="minorHAnsi" w:hAnsiTheme="minorHAnsi" w:cstheme="minorBidi"/>
        </w:rPr>
        <w:commentReference w:id="264"/>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commentRangeStart w:id="266"/>
      <w:r w:rsidRPr="00636C9B">
        <w:rPr>
          <w:rFonts w:ascii="Times New Roman" w:hAnsi="Times New Roman"/>
          <w:sz w:val="24"/>
          <w:szCs w:val="24"/>
        </w:rPr>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in 25-74 year-old males and 35-64 year-old females</w:t>
      </w:r>
      <w:commentRangeEnd w:id="266"/>
      <w:r w:rsidR="00795C52">
        <w:rPr>
          <w:rStyle w:val="CommentReference"/>
          <w:rFonts w:asciiTheme="minorHAnsi" w:eastAsiaTheme="minorHAnsi" w:hAnsiTheme="minorHAnsi" w:cstheme="minorBidi"/>
        </w:rPr>
        <w:commentReference w:id="266"/>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267"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4151D7F6" w14:textId="25413209" w:rsidR="00697ADB" w:rsidRPr="00636C9B" w:rsidDel="00697ADB" w:rsidRDefault="00697ADB" w:rsidP="00697ADB">
      <w:pPr>
        <w:pStyle w:val="ListParagraph"/>
        <w:numPr>
          <w:ilvl w:val="0"/>
          <w:numId w:val="10"/>
        </w:numPr>
        <w:spacing w:line="240" w:lineRule="auto"/>
        <w:rPr>
          <w:del w:id="268" w:author="Majid2" w:date="2018-11-06T10:39:00Z"/>
          <w:rFonts w:ascii="Times New Roman" w:hAnsi="Times New Roman"/>
          <w:sz w:val="24"/>
          <w:szCs w:val="24"/>
        </w:rPr>
      </w:pPr>
      <w:moveToRangeStart w:id="269" w:author="Majid2" w:date="2018-11-06T10:38:00Z" w:name="move529264051"/>
      <w:moveTo w:id="270"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271" w:author="Majid2" w:date="2018-11-06T10:38:00Z">
        <w:r w:rsidRPr="00697ADB">
          <w:rPr>
            <w:rFonts w:ascii="Times New Roman" w:hAnsi="Times New Roman"/>
            <w:sz w:val="24"/>
            <w:szCs w:val="24"/>
          </w:rPr>
          <w:t>. [[[point out the reduction in older ages]]]</w:t>
        </w:r>
      </w:ins>
    </w:p>
    <w:moveToRangeEnd w:id="269"/>
    <w:p w14:paraId="03E85AB7" w14:textId="40D889C9" w:rsidR="00697ADB" w:rsidRPr="00697ADB" w:rsidDel="00697ADB" w:rsidRDefault="00697ADB" w:rsidP="00697ADB">
      <w:pPr>
        <w:pStyle w:val="ListParagraph"/>
        <w:numPr>
          <w:ilvl w:val="0"/>
          <w:numId w:val="10"/>
        </w:numPr>
        <w:spacing w:line="240" w:lineRule="auto"/>
        <w:rPr>
          <w:del w:id="272"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636C9B" w:rsidDel="00697ADB" w:rsidRDefault="00B21DE1" w:rsidP="00AA22B2">
      <w:pPr>
        <w:pStyle w:val="ListParagraph"/>
        <w:numPr>
          <w:ilvl w:val="0"/>
          <w:numId w:val="10"/>
        </w:numPr>
        <w:spacing w:line="240" w:lineRule="auto"/>
        <w:rPr>
          <w:rFonts w:ascii="Times New Roman" w:hAnsi="Times New Roman"/>
          <w:sz w:val="24"/>
          <w:szCs w:val="24"/>
        </w:rPr>
      </w:pPr>
      <w:moveFromRangeStart w:id="273" w:author="Majid2" w:date="2018-11-06T10:38:00Z" w:name="move529264051"/>
      <w:moveFrom w:id="274" w:author="Majid2" w:date="2018-11-06T10:38:00Z">
        <w:r w:rsidRPr="00636C9B" w:rsidDel="00697ADB">
          <w:rPr>
            <w:rFonts w:ascii="Times New Roman" w:hAnsi="Times New Roman"/>
            <w:sz w:val="24"/>
            <w:szCs w:val="24"/>
          </w:rPr>
          <w:t>Additional deaths mostly concentrated in adolescent to middle-aged males from 15-64 years, with 81% of all additional deaths th</w:t>
        </w:r>
        <w:r w:rsidR="00BC291C" w:rsidRPr="00636C9B" w:rsidDel="00697ADB">
          <w:rPr>
            <w:rFonts w:ascii="Times New Roman" w:hAnsi="Times New Roman"/>
            <w:sz w:val="24"/>
            <w:szCs w:val="24"/>
          </w:rPr>
          <w:t>e</w:t>
        </w:r>
        <w:r w:rsidRPr="00636C9B" w:rsidDel="00697ADB">
          <w:rPr>
            <w:rFonts w:ascii="Times New Roman" w:hAnsi="Times New Roman"/>
            <w:sz w:val="24"/>
            <w:szCs w:val="24"/>
          </w:rPr>
          <w:t>re</w:t>
        </w:r>
      </w:moveFrom>
    </w:p>
    <w:moveFromRangeEnd w:id="273"/>
    <w:p w14:paraId="2DF7451F" w14:textId="3043E513"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increase in an injury </w:t>
      </w:r>
      <w:del w:id="275" w:author="Parks, Robbie M" w:date="2018-11-13T17:11:00Z">
        <w:r w:rsidRPr="00636C9B" w:rsidDel="00987B41">
          <w:rPr>
            <w:rFonts w:ascii="Times New Roman" w:hAnsi="Times New Roman"/>
            <w:sz w:val="24"/>
            <w:szCs w:val="24"/>
          </w:rPr>
          <w:delText xml:space="preserve">category </w:delText>
        </w:r>
      </w:del>
      <w:ins w:id="276"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w:t>
      </w:r>
      <w:del w:id="277" w:author="Parks, Robbie M" w:date="2018-11-13T17:11:00Z">
        <w:r w:rsidRPr="00636C9B" w:rsidDel="00987B41">
          <w:rPr>
            <w:rFonts w:ascii="Times New Roman" w:hAnsi="Times New Roman"/>
            <w:sz w:val="24"/>
            <w:szCs w:val="24"/>
          </w:rPr>
          <w:delText xml:space="preserve">category </w:delText>
        </w:r>
      </w:del>
      <w:ins w:id="278"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279" w:author="Majid2" w:date="2018-11-06T10:42:00Z">
        <w:r w:rsidRPr="00636C9B" w:rsidDel="00697ADB">
          <w:rPr>
            <w:rFonts w:ascii="Times New Roman" w:hAnsi="Times New Roman"/>
            <w:sz w:val="24"/>
            <w:szCs w:val="24"/>
          </w:rPr>
          <w:delText>males 55 years and over and females 65 years and over</w:delText>
        </w:r>
      </w:del>
      <w:ins w:id="280"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2D37C4A3" w:rsidR="00645C3A" w:rsidRDefault="00AC30AB" w:rsidP="00AA22B2">
      <w:pPr>
        <w:spacing w:line="240" w:lineRule="auto"/>
        <w:rPr>
          <w:ins w:id="281" w:author="Majid2" w:date="2018-11-06T10:49:00Z"/>
          <w:rFonts w:ascii="Times New Roman" w:hAnsi="Times New Roman"/>
          <w:sz w:val="24"/>
          <w:szCs w:val="24"/>
        </w:rPr>
      </w:pPr>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r w:rsidRPr="00636C9B">
        <w:rPr>
          <w:rFonts w:ascii="Times New Roman" w:hAnsi="Times New Roman"/>
          <w:sz w:val="24"/>
          <w:szCs w:val="24"/>
        </w:rPr>
        <w:t>]]]</w:t>
      </w:r>
    </w:p>
    <w:p w14:paraId="0556E370" w14:textId="23C7D7DF" w:rsidR="005E65AD" w:rsidRPr="00636C9B" w:rsidRDefault="005E65AD" w:rsidP="00AA22B2">
      <w:pPr>
        <w:spacing w:line="240" w:lineRule="auto"/>
        <w:rPr>
          <w:rFonts w:ascii="Times New Roman" w:hAnsi="Times New Roman"/>
          <w:sz w:val="24"/>
          <w:szCs w:val="24"/>
        </w:rPr>
      </w:pPr>
      <w:ins w:id="282" w:author="Majid2" w:date="2018-11-06T10:49:00Z">
        <w:r w:rsidRPr="005E65AD">
          <w:rPr>
            <w:rFonts w:ascii="Times New Roman" w:hAnsi="Times New Roman"/>
            <w:sz w:val="24"/>
            <w:szCs w:val="24"/>
          </w:rPr>
          <w:t>If we look at these as percent increase, then</w:t>
        </w:r>
      </w:ins>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283"/>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lastRenderedPageBreak/>
        <w:t xml:space="preserve"> </w:t>
      </w:r>
      <w:r w:rsidR="00012A43" w:rsidRPr="00636C9B">
        <w:rPr>
          <w:rFonts w:ascii="Times New Roman" w:hAnsi="Times New Roman"/>
          <w:sz w:val="24"/>
          <w:szCs w:val="24"/>
        </w:rPr>
        <w:t>Excess risk from assault and intentional self-harm was comparable across sexes and ages above 5</w:t>
      </w:r>
      <w:commentRangeEnd w:id="283"/>
      <w:r w:rsidR="005E65AD">
        <w:rPr>
          <w:rStyle w:val="CommentReference"/>
          <w:rFonts w:asciiTheme="minorHAnsi" w:eastAsiaTheme="minorHAnsi" w:hAnsiTheme="minorHAnsi" w:cstheme="minorBidi"/>
        </w:rPr>
        <w:commentReference w:id="283"/>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52ADB44" w:rsidR="00AC30AB" w:rsidRPr="00636C9B" w:rsidRDefault="00AC30AB" w:rsidP="00AA22B2">
      <w:pPr>
        <w:spacing w:line="240" w:lineRule="auto"/>
        <w:rPr>
          <w:rFonts w:ascii="Times New Roman" w:hAnsi="Times New Roman"/>
          <w:sz w:val="24"/>
          <w:szCs w:val="24"/>
        </w:rPr>
      </w:pPr>
      <w:r w:rsidRPr="00636C9B">
        <w:rPr>
          <w:rFonts w:ascii="Times New Roman" w:hAnsi="Times New Roman"/>
          <w:sz w:val="24"/>
          <w:szCs w:val="24"/>
        </w:rPr>
        <w:t>[[[All results for 1°C additional warming across all months]]]</w:t>
      </w:r>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284"/>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commentRangeEnd w:id="284"/>
      <w:r w:rsidR="005E65AD">
        <w:rPr>
          <w:rStyle w:val="CommentReference"/>
          <w:rFonts w:asciiTheme="minorHAnsi" w:eastAsiaTheme="minorHAnsi" w:hAnsiTheme="minorHAnsi" w:cstheme="minorBidi"/>
        </w:rPr>
        <w:commentReference w:id="284"/>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2EEE5EBC" w14:textId="22B74663" w:rsidR="00090A3A" w:rsidRPr="00636C9B" w:rsidRDefault="00090A3A" w:rsidP="00D76DF7">
      <w:pPr>
        <w:spacing w:after="0" w:line="480" w:lineRule="auto"/>
        <w:jc w:val="both"/>
        <w:rPr>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t>5</w:t>
      </w:r>
      <w:r w:rsidR="00914974" w:rsidRPr="00636C9B">
        <w:rPr>
          <w:rFonts w:ascii="Times New Roman" w:hAnsi="Times New Roman"/>
          <w:sz w:val="24"/>
          <w:szCs w:val="24"/>
        </w:rPr>
        <w:fldChar w:fldCharType="end"/>
      </w:r>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commentRangeStart w:id="285"/>
      <w:commentRangeStart w:id="286"/>
      <w:r w:rsidRPr="00636C9B">
        <w:rPr>
          <w:rFonts w:ascii="Times New Roman" w:hAnsi="Times New Roman"/>
          <w:i/>
          <w:sz w:val="24"/>
          <w:szCs w:val="24"/>
        </w:rPr>
        <w:t>Transport</w:t>
      </w:r>
      <w:commentRangeEnd w:id="285"/>
      <w:r w:rsidR="00EC29E7">
        <w:rPr>
          <w:rStyle w:val="CommentReference"/>
          <w:rFonts w:asciiTheme="minorHAnsi" w:eastAsiaTheme="minorHAnsi" w:hAnsiTheme="minorHAnsi" w:cstheme="minorBidi"/>
        </w:rPr>
        <w:commentReference w:id="285"/>
      </w:r>
      <w:commentRangeEnd w:id="286"/>
      <w:r w:rsidR="00C436BA">
        <w:rPr>
          <w:rStyle w:val="CommentReference"/>
          <w:rFonts w:asciiTheme="minorHAnsi" w:eastAsiaTheme="minorHAnsi" w:hAnsiTheme="minorHAnsi" w:cstheme="minorBidi"/>
        </w:rPr>
        <w:commentReference w:id="286"/>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287"/>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4E27982F"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27&lt;/sup&gt;","plainTextFormattedCitation":"27","previouslyFormattedCitation":"&lt;sup&gt;26&lt;/sup&gt;"},"properties":{"noteIndex":0},"schema":"https://github.com/citation-style-language/schema/raw/master/csl-citation.json"}</w:instrText>
      </w:r>
      <w:r w:rsidR="000765BB"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27</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{"citationItems":[{"id":"ITEM-1","itemData":{"DOI":"10.1080/00140138408963605","ISSN":"13665847","abstract":"\"</w:instrText>
      </w:r>
      <w:r w:rsidR="0065029D">
        <w:rPr>
          <w:rFonts w:ascii="Times New Roman" w:hAnsi="Times New Roman" w:hint="eastAsia"/>
          <w:sz w:val="24"/>
          <w:szCs w:val="24"/>
        </w:rPr>
        <w:instrText>視力に及ぼす熱の影響</w:instrText>
      </w:r>
      <w:r w:rsidR="0065029D">
        <w:rPr>
          <w:rFonts w:ascii="Times New Roman" w:hAnsi="Times New Roman"/>
          <w:sz w:val="24"/>
          <w:szCs w:val="24"/>
        </w:rPr>
        <w:instrText xml:space="preserve">  </w:instrText>
      </w:r>
      <w:r w:rsidR="0065029D">
        <w:rPr>
          <w:rFonts w:ascii="Times New Roman" w:hAnsi="Times New Roman" w:hint="eastAsia"/>
          <w:sz w:val="24"/>
          <w:szCs w:val="24"/>
        </w:rPr>
        <w:instrText xml:space="preserve">　</w:instrText>
      </w:r>
      <w:r w:rsidR="0065029D">
        <w:rPr>
          <w:rFonts w:ascii="Times New Roman" w:hAnsi="Times New Roman"/>
          <w:sz w:val="24"/>
          <w:szCs w:val="24"/>
        </w:rPr>
        <w:instrText>9</w:instrText>
      </w:r>
      <w:r w:rsidR="0065029D">
        <w:rPr>
          <w:rFonts w:ascii="Times New Roman" w:hAnsi="Times New Roman" w:hint="eastAsia"/>
          <w:sz w:val="24"/>
          <w:szCs w:val="24"/>
        </w:rPr>
        <w:instrText>名の被験者の視力を</w:instrText>
      </w:r>
      <w:r w:rsidR="0065029D">
        <w:rPr>
          <w:rFonts w:ascii="Times New Roman" w:hAnsi="Times New Roman"/>
          <w:sz w:val="24"/>
          <w:szCs w:val="24"/>
        </w:rPr>
        <w:instrText>3</w:instrText>
      </w:r>
      <w:r w:rsidR="0065029D">
        <w:rPr>
          <w:rFonts w:ascii="Times New Roman" w:hAnsi="Times New Roman" w:hint="eastAsia"/>
          <w:sz w:val="24"/>
          <w:szCs w:val="24"/>
        </w:rPr>
        <w:instrText>つの条件下でランドルト環を用いて測定した。</w:instrText>
      </w:r>
      <w:r w:rsidR="0065029D">
        <w:rPr>
          <w:rFonts w:ascii="Times New Roman" w:hAnsi="Times New Roman"/>
          <w:sz w:val="24"/>
          <w:szCs w:val="24"/>
        </w:rPr>
        <w:instrText>3</w:instrText>
      </w:r>
      <w:r w:rsidR="0065029D">
        <w:rPr>
          <w:rFonts w:ascii="Times New Roman" w:hAnsi="Times New Roman" w:hint="eastAsia"/>
          <w:sz w:val="24"/>
          <w:szCs w:val="24"/>
        </w:rPr>
        <w:instrText>つの条件とは（</w:instrText>
      </w:r>
      <w:r w:rsidR="0065029D">
        <w:rPr>
          <w:rFonts w:ascii="Times New Roman" w:hAnsi="Times New Roman"/>
          <w:sz w:val="24"/>
          <w:szCs w:val="24"/>
        </w:rPr>
        <w:instrText>1</w:instrText>
      </w:r>
      <w:r w:rsidR="0065029D">
        <w:rPr>
          <w:rFonts w:ascii="Times New Roman" w:hAnsi="Times New Roman" w:hint="eastAsia"/>
          <w:sz w:val="24"/>
          <w:szCs w:val="24"/>
        </w:rPr>
        <w:instrText>）熱的中立のコントロール、（</w:instrText>
      </w:r>
      <w:r w:rsidR="0065029D">
        <w:rPr>
          <w:rFonts w:ascii="Times New Roman" w:hAnsi="Times New Roman"/>
          <w:sz w:val="24"/>
          <w:szCs w:val="24"/>
        </w:rPr>
        <w:instrText>2</w:instrText>
      </w:r>
      <w:r w:rsidR="0065029D">
        <w:rPr>
          <w:rFonts w:ascii="Times New Roman" w:hAnsi="Times New Roman" w:hint="eastAsia"/>
          <w:sz w:val="24"/>
          <w:szCs w:val="24"/>
        </w:rPr>
        <w:instrText>）温暖湿潤、（</w:instrText>
      </w:r>
      <w:r w:rsidR="0065029D">
        <w:rPr>
          <w:rFonts w:ascii="Times New Roman" w:hAnsi="Times New Roman"/>
          <w:sz w:val="24"/>
          <w:szCs w:val="24"/>
        </w:rPr>
        <w:instrText>3</w:instrText>
      </w:r>
      <w:r w:rsidR="0065029D">
        <w:rPr>
          <w:rFonts w:ascii="Times New Roman" w:hAnsi="Times New Roman" w:hint="eastAsia"/>
          <w:sz w:val="24"/>
          <w:szCs w:val="24"/>
        </w:rPr>
        <w:instrText>）高温乾燥の環境で、各条件とも被験者を</w:instrText>
      </w:r>
      <w:r w:rsidR="0065029D">
        <w:rPr>
          <w:rFonts w:ascii="Times New Roman" w:hAnsi="Times New Roman"/>
          <w:sz w:val="24"/>
          <w:szCs w:val="24"/>
        </w:rPr>
        <w:instrText>3</w:instrText>
      </w:r>
      <w:r w:rsidR="0065029D">
        <w:rPr>
          <w:rFonts w:ascii="Times New Roman" w:hAnsi="Times New Roman" w:hint="eastAsia"/>
          <w:sz w:val="24"/>
          <w:szCs w:val="24"/>
        </w:rPr>
        <w:instrText>時間放置した。背景照度は</w:instrText>
      </w:r>
      <w:r w:rsidR="0065029D">
        <w:rPr>
          <w:rFonts w:ascii="Times New Roman" w:hAnsi="Times New Roman"/>
          <w:sz w:val="24"/>
          <w:szCs w:val="24"/>
        </w:rPr>
        <w:instrText>450</w:instrText>
      </w:r>
      <w:r w:rsidR="0065029D">
        <w:rPr>
          <w:rFonts w:ascii="Times New Roman" w:hAnsi="Times New Roman" w:hint="eastAsia"/>
          <w:sz w:val="24"/>
          <w:szCs w:val="24"/>
        </w:rPr>
        <w:instrText>と</w:instrText>
      </w:r>
      <w:r w:rsidR="0065029D">
        <w:rPr>
          <w:rFonts w:ascii="Times New Roman" w:hAnsi="Times New Roman"/>
          <w:sz w:val="24"/>
          <w:szCs w:val="24"/>
        </w:rPr>
        <w:instrText>5cd/m2</w:instrText>
      </w:r>
      <w:r w:rsidR="0065029D">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65029D">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28&lt;/sup&gt;","plainTextFormattedCitation":"28","previouslyFormattedCitation":"&lt;sup&gt;27&lt;/sup&gt;"},"properties":{"noteIndex":0},"schema":"https://github.com/citation-style-language/schema/raw/master/csl-citation.json"}</w:instrText>
      </w:r>
      <w:r w:rsidR="00176D12"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28</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287"/>
      <w:r w:rsidR="005E65AD">
        <w:rPr>
          <w:rStyle w:val="CommentReference"/>
          <w:rFonts w:asciiTheme="minorHAnsi" w:eastAsiaTheme="minorHAnsi" w:hAnsiTheme="minorHAnsi" w:cstheme="minorBidi"/>
        </w:rPr>
        <w:commentReference w:id="287"/>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12A11940"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55% of all unintentional injury deaths from 2012-2013 were due to falls in over 65s.</w:t>
      </w:r>
      <w:r w:rsidR="00B152A1"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29&lt;/sup&gt;","plainTextFormattedCitation":"29","previouslyFormattedCitation":"&lt;sup&gt;28&lt;/sup&gt;"},"properties":{"noteIndex":0},"schema":"https://github.com/citation-style-language/schema/raw/master/csl-citation.json"}</w:instrText>
      </w:r>
      <w:r w:rsidR="00B152A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29</w:t>
      </w:r>
      <w:r w:rsidR="00B152A1" w:rsidRPr="00636C9B">
        <w:rPr>
          <w:rFonts w:ascii="Times New Roman" w:hAnsi="Times New Roman"/>
          <w:sz w:val="24"/>
          <w:szCs w:val="24"/>
        </w:rPr>
        <w:fldChar w:fldCharType="end"/>
      </w:r>
    </w:p>
    <w:p w14:paraId="40B33F0D" w14:textId="2711DB76"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29&lt;/sup&gt;","plainTextFormattedCitation":"29","previouslyFormattedCitation":"&lt;sup&gt;28&lt;/sup&gt;"},"properties":{"noteIndex":0},"schema":"https://github.com/citation-style-language/schema/raw/master/csl-citation.json"}</w:instrText>
      </w:r>
      <w:r w:rsidR="00223D8A"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29</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30&lt;/sup&gt;","plainTextFormattedCitation":"30","previouslyFormattedCitation":"&lt;sup&gt;29&lt;/sup&gt;"},"properties":{"noteIndex":0},"schema":"https://github.com/citation-style-language/schema/raw/master/csl-citation.json"}</w:instrText>
      </w:r>
      <w:r w:rsidR="00BE68D2"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30</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6CACBAFD"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29&lt;/sup&gt;","plainTextFormattedCitation":"29","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29</w:t>
      </w:r>
      <w:r w:rsidRPr="00636C9B">
        <w:rPr>
          <w:rFonts w:ascii="Times New Roman" w:hAnsi="Times New Roman"/>
          <w:sz w:val="24"/>
          <w:szCs w:val="24"/>
        </w:rPr>
        <w:fldChar w:fldCharType="end"/>
      </w:r>
    </w:p>
    <w:p w14:paraId="71818B0F" w14:textId="74D0DC2A"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31&lt;/sup&gt;","plainTextFormattedCitation":"31","previouslyFormattedCitation":"&lt;sup&gt;30&lt;/sup&gt;"},"properties":{"noteIndex":0},"schema":"https://github.com/citation-style-language/schema/raw/master/csl-citation.json"}</w:instrText>
      </w:r>
      <w:r w:rsidR="00D21DED"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31</w:t>
      </w:r>
      <w:r w:rsidR="00D21DED" w:rsidRPr="00636C9B">
        <w:rPr>
          <w:rFonts w:ascii="Times New Roman" w:hAnsi="Times New Roman"/>
          <w:sz w:val="24"/>
          <w:szCs w:val="24"/>
        </w:rPr>
        <w:fldChar w:fldCharType="end"/>
      </w:r>
    </w:p>
    <w:p w14:paraId="1C1D54B7" w14:textId="211E45DA"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29&lt;/sup&gt;","plainTextFormattedCitation":"29","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29</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39A436F5"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31&lt;/sup&gt;","plainTextFormattedCitation":"31","previouslyFormattedCitation":"&lt;sup&gt;30&lt;/sup&gt;"},"properties":{"noteIndex":0},"schema":"https://github.com/citation-style-language/schema/raw/master/csl-citation.json"}</w:instrText>
      </w:r>
      <w:r w:rsidR="000663B0"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31</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31CD26A2"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9D3641" w:rsidRPr="00636C9B">
        <w:rPr>
          <w:rFonts w:ascii="Times New Roman" w:hAnsi="Times New Roman"/>
          <w:sz w:val="24"/>
          <w:szCs w:val="24"/>
        </w:rPr>
        <w:fldChar w:fldCharType="end"/>
      </w:r>
    </w:p>
    <w:p w14:paraId="69676FEE" w14:textId="2BB8764E"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9D3641" w:rsidRPr="00636C9B">
        <w:rPr>
          <w:rFonts w:ascii="Times New Roman" w:hAnsi="Times New Roman"/>
          <w:sz w:val="24"/>
          <w:szCs w:val="24"/>
        </w:rPr>
        <w:fldChar w:fldCharType="end"/>
      </w:r>
    </w:p>
    <w:p w14:paraId="0B5788A7" w14:textId="677D4B1C"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9D3641" w:rsidRPr="00636C9B">
        <w:rPr>
          <w:rFonts w:ascii="Times New Roman" w:hAnsi="Times New Roman"/>
          <w:sz w:val="24"/>
          <w:szCs w:val="24"/>
        </w:rPr>
        <w:fldChar w:fldCharType="end"/>
      </w:r>
    </w:p>
    <w:p w14:paraId="398FCB1D" w14:textId="344378D7"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9D3641" w:rsidRPr="00636C9B">
        <w:rPr>
          <w:rFonts w:ascii="Times New Roman" w:hAnsi="Times New Roman"/>
          <w:sz w:val="24"/>
          <w:szCs w:val="24"/>
        </w:rPr>
        <w:fldChar w:fldCharType="end"/>
      </w:r>
    </w:p>
    <w:p w14:paraId="47C30B21" w14:textId="0928D912"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31&lt;/sup&gt;"},"properties":{"noteIndex":0},"schema":"https://github.com/citation-style-language/schema/raw/master/csl-citation.json"}</w:instrText>
      </w:r>
      <w:r w:rsidR="0016666B"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lastRenderedPageBreak/>
        <w:t>Assault</w:t>
      </w:r>
    </w:p>
    <w:p w14:paraId="5E17D259" w14:textId="49D91A82"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65029D">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5029D">
        <w:rPr>
          <w:rFonts w:ascii="MS Mincho" w:eastAsia="MS Mincho" w:hAnsi="MS Mincho" w:cs="MS Mincho"/>
          <w:sz w:val="24"/>
          <w:szCs w:val="24"/>
        </w:rPr>
        <w:instrText>∼</w:instrText>
      </w:r>
      <w:r w:rsidR="0065029D">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12,33&lt;/sup&gt;","plainTextFormattedCitation":"9–12,33","previouslyFormattedCitation":"&lt;sup&gt;9–12,32&lt;/sup&gt;"},"properties":{"noteIndex":0},"schema":"https://github.com/citation-style-language/schema/raw/master/csl-citation.json"}</w:instrText>
      </w:r>
      <w:r w:rsidR="00FA5998"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9–12,33</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55D8DD21"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3B2A22">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eviouslyFormattedCitation":"&lt;sup&gt;14&lt;/sup&gt;"},"properties":{"noteIndex":0},"schema":"https://github.com/citation-style-language/schema/raw/master/csl-citation.json"}</w: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t>14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6746482A" w14:textId="3563E563" w:rsidR="0065029D" w:rsidRPr="0065029D" w:rsidRDefault="00A55581"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65029D" w:rsidRPr="0065029D">
        <w:rPr>
          <w:rFonts w:ascii="Times New Roman" w:eastAsia="Times New Roman" w:hAnsi="Times New Roman"/>
          <w:noProof/>
          <w:sz w:val="24"/>
        </w:rPr>
        <w:t>1</w:t>
      </w:r>
      <w:r w:rsidR="0065029D" w:rsidRPr="0065029D">
        <w:rPr>
          <w:rFonts w:ascii="Times New Roman" w:eastAsia="Times New Roman" w:hAnsi="Times New Roman"/>
          <w:noProof/>
          <w:sz w:val="24"/>
        </w:rPr>
        <w:tab/>
        <w:t xml:space="preserve">Ye X, Wolff R, Yu W, Vaneckova P, Pan X, Tong S. Ambient temperature and morbidity: a review of epidemiological evidence. </w:t>
      </w:r>
      <w:r w:rsidR="0065029D" w:rsidRPr="0065029D">
        <w:rPr>
          <w:rFonts w:ascii="Times New Roman" w:eastAsia="Times New Roman" w:hAnsi="Times New Roman"/>
          <w:i/>
          <w:iCs/>
          <w:noProof/>
          <w:sz w:val="24"/>
        </w:rPr>
        <w:t>Environ Health Perspect</w:t>
      </w:r>
      <w:r w:rsidR="0065029D" w:rsidRPr="0065029D">
        <w:rPr>
          <w:rFonts w:ascii="Times New Roman" w:eastAsia="Times New Roman" w:hAnsi="Times New Roman"/>
          <w:noProof/>
          <w:sz w:val="24"/>
        </w:rPr>
        <w:t xml:space="preserve"> 2012; </w:t>
      </w:r>
      <w:r w:rsidR="0065029D" w:rsidRPr="0065029D">
        <w:rPr>
          <w:rFonts w:ascii="Times New Roman" w:eastAsia="Times New Roman" w:hAnsi="Times New Roman"/>
          <w:b/>
          <w:bCs/>
          <w:noProof/>
          <w:sz w:val="24"/>
        </w:rPr>
        <w:t>120</w:t>
      </w:r>
      <w:r w:rsidR="0065029D" w:rsidRPr="0065029D">
        <w:rPr>
          <w:rFonts w:ascii="Times New Roman" w:eastAsia="Times New Roman" w:hAnsi="Times New Roman"/>
          <w:noProof/>
          <w:sz w:val="24"/>
        </w:rPr>
        <w:t>: 19–28.</w:t>
      </w:r>
    </w:p>
    <w:p w14:paraId="0E4B617B"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w:t>
      </w:r>
      <w:r w:rsidRPr="0065029D">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65029D">
        <w:rPr>
          <w:rFonts w:ascii="Times New Roman" w:eastAsia="Times New Roman" w:hAnsi="Times New Roman"/>
          <w:b/>
          <w:bCs/>
          <w:noProof/>
          <w:sz w:val="24"/>
        </w:rPr>
        <w:t>8</w:t>
      </w:r>
      <w:r w:rsidRPr="0065029D">
        <w:rPr>
          <w:rFonts w:ascii="Times New Roman" w:eastAsia="Times New Roman" w:hAnsi="Times New Roman"/>
          <w:noProof/>
          <w:sz w:val="24"/>
        </w:rPr>
        <w:t>: 40.</w:t>
      </w:r>
    </w:p>
    <w:p w14:paraId="7CE76693"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3</w:t>
      </w:r>
      <w:r w:rsidRPr="0065029D">
        <w:rPr>
          <w:rFonts w:ascii="Times New Roman" w:eastAsia="Times New Roman" w:hAnsi="Times New Roman"/>
          <w:noProof/>
          <w:sz w:val="24"/>
        </w:rPr>
        <w:tab/>
        <w:t xml:space="preserve">Gasparrini A, Guo Y, Hashizume M, </w:t>
      </w:r>
      <w:r w:rsidRPr="0065029D">
        <w:rPr>
          <w:rFonts w:ascii="Times New Roman" w:eastAsia="Times New Roman" w:hAnsi="Times New Roman"/>
          <w:i/>
          <w:iCs/>
          <w:noProof/>
          <w:sz w:val="24"/>
        </w:rPr>
        <w:t>et al.</w:t>
      </w:r>
      <w:r w:rsidRPr="0065029D">
        <w:rPr>
          <w:rFonts w:ascii="Times New Roman" w:eastAsia="Times New Roman" w:hAnsi="Times New Roman"/>
          <w:noProof/>
          <w:sz w:val="24"/>
        </w:rPr>
        <w:t xml:space="preserve"> Mortality risk attributable to high and low ambient temperature: A multicountry observational study. </w:t>
      </w:r>
      <w:r w:rsidRPr="0065029D">
        <w:rPr>
          <w:rFonts w:ascii="Times New Roman" w:eastAsia="Times New Roman" w:hAnsi="Times New Roman"/>
          <w:i/>
          <w:iCs/>
          <w:noProof/>
          <w:sz w:val="24"/>
        </w:rPr>
        <w:t>Lancet</w:t>
      </w:r>
      <w:r w:rsidRPr="0065029D">
        <w:rPr>
          <w:rFonts w:ascii="Times New Roman" w:eastAsia="Times New Roman" w:hAnsi="Times New Roman"/>
          <w:noProof/>
          <w:sz w:val="24"/>
        </w:rPr>
        <w:t xml:space="preserve"> 2015; </w:t>
      </w:r>
      <w:r w:rsidRPr="0065029D">
        <w:rPr>
          <w:rFonts w:ascii="Times New Roman" w:eastAsia="Times New Roman" w:hAnsi="Times New Roman"/>
          <w:b/>
          <w:bCs/>
          <w:noProof/>
          <w:sz w:val="24"/>
        </w:rPr>
        <w:t>386</w:t>
      </w:r>
      <w:r w:rsidRPr="0065029D">
        <w:rPr>
          <w:rFonts w:ascii="Times New Roman" w:eastAsia="Times New Roman" w:hAnsi="Times New Roman"/>
          <w:noProof/>
          <w:sz w:val="24"/>
        </w:rPr>
        <w:t>: 369–75.</w:t>
      </w:r>
    </w:p>
    <w:p w14:paraId="54570CC3"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4</w:t>
      </w:r>
      <w:r w:rsidRPr="0065029D">
        <w:rPr>
          <w:rFonts w:ascii="Times New Roman" w:eastAsia="Times New Roman" w:hAnsi="Times New Roman"/>
          <w:noProof/>
          <w:sz w:val="24"/>
        </w:rPr>
        <w:tab/>
        <w:t>IPCC. IPCC special report on the impacts of global warming of 1.5 °C - Summary for policy makers. 2018. http://www.ipcc.ch/report/sr15/.</w:t>
      </w:r>
    </w:p>
    <w:p w14:paraId="2A917C51"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5</w:t>
      </w:r>
      <w:r w:rsidRPr="0065029D">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65029D">
        <w:rPr>
          <w:rFonts w:ascii="Times New Roman" w:eastAsia="Times New Roman" w:hAnsi="Times New Roman"/>
          <w:i/>
          <w:iCs/>
          <w:noProof/>
          <w:sz w:val="24"/>
        </w:rPr>
        <w:t>Nat Clim Chang</w:t>
      </w:r>
      <w:r w:rsidRPr="0065029D">
        <w:rPr>
          <w:rFonts w:ascii="Times New Roman" w:eastAsia="Times New Roman" w:hAnsi="Times New Roman"/>
          <w:noProof/>
          <w:sz w:val="24"/>
        </w:rPr>
        <w:t xml:space="preserve"> 2014; </w:t>
      </w:r>
      <w:r w:rsidRPr="0065029D">
        <w:rPr>
          <w:rFonts w:ascii="Times New Roman" w:eastAsia="Times New Roman" w:hAnsi="Times New Roman"/>
          <w:b/>
          <w:bCs/>
          <w:noProof/>
          <w:sz w:val="24"/>
        </w:rPr>
        <w:t>4</w:t>
      </w:r>
      <w:r w:rsidRPr="0065029D">
        <w:rPr>
          <w:rFonts w:ascii="Times New Roman" w:eastAsia="Times New Roman" w:hAnsi="Times New Roman"/>
          <w:noProof/>
          <w:sz w:val="24"/>
        </w:rPr>
        <w:t>: 269–73.</w:t>
      </w:r>
    </w:p>
    <w:p w14:paraId="2A5B0359"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6</w:t>
      </w:r>
      <w:r w:rsidRPr="0065029D">
        <w:rPr>
          <w:rFonts w:ascii="Times New Roman" w:eastAsia="Times New Roman" w:hAnsi="Times New Roman"/>
          <w:noProof/>
          <w:sz w:val="24"/>
        </w:rPr>
        <w:tab/>
        <w:t xml:space="preserve">Song X, Wang S, Hu Y, </w:t>
      </w:r>
      <w:r w:rsidRPr="0065029D">
        <w:rPr>
          <w:rFonts w:ascii="Times New Roman" w:eastAsia="Times New Roman" w:hAnsi="Times New Roman"/>
          <w:i/>
          <w:iCs/>
          <w:noProof/>
          <w:sz w:val="24"/>
        </w:rPr>
        <w:t>et al.</w:t>
      </w:r>
      <w:r w:rsidRPr="0065029D">
        <w:rPr>
          <w:rFonts w:ascii="Times New Roman" w:eastAsia="Times New Roman" w:hAnsi="Times New Roman"/>
          <w:noProof/>
          <w:sz w:val="24"/>
        </w:rPr>
        <w:t xml:space="preserve"> Impact of ambient temperature on morbidity and mortality: An overview of reviews. </w:t>
      </w:r>
      <w:r w:rsidRPr="0065029D">
        <w:rPr>
          <w:rFonts w:ascii="Times New Roman" w:eastAsia="Times New Roman" w:hAnsi="Times New Roman"/>
          <w:i/>
          <w:iCs/>
          <w:noProof/>
          <w:sz w:val="24"/>
        </w:rPr>
        <w:t>Sci Total Environ</w:t>
      </w:r>
      <w:r w:rsidRPr="0065029D">
        <w:rPr>
          <w:rFonts w:ascii="Times New Roman" w:eastAsia="Times New Roman" w:hAnsi="Times New Roman"/>
          <w:noProof/>
          <w:sz w:val="24"/>
        </w:rPr>
        <w:t xml:space="preserve"> 2017; </w:t>
      </w:r>
      <w:r w:rsidRPr="0065029D">
        <w:rPr>
          <w:rFonts w:ascii="Times New Roman" w:eastAsia="Times New Roman" w:hAnsi="Times New Roman"/>
          <w:b/>
          <w:bCs/>
          <w:noProof/>
          <w:sz w:val="24"/>
        </w:rPr>
        <w:t>586</w:t>
      </w:r>
      <w:r w:rsidRPr="0065029D">
        <w:rPr>
          <w:rFonts w:ascii="Times New Roman" w:eastAsia="Times New Roman" w:hAnsi="Times New Roman"/>
          <w:noProof/>
          <w:sz w:val="24"/>
        </w:rPr>
        <w:t>: 241–54.</w:t>
      </w:r>
    </w:p>
    <w:p w14:paraId="009C3199"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7</w:t>
      </w:r>
      <w:r w:rsidRPr="0065029D">
        <w:rPr>
          <w:rFonts w:ascii="Times New Roman" w:eastAsia="Times New Roman" w:hAnsi="Times New Roman"/>
          <w:noProof/>
          <w:sz w:val="24"/>
        </w:rPr>
        <w:tab/>
        <w:t xml:space="preserve">Ranson M. Crime, weather, and climate change. </w:t>
      </w:r>
      <w:r w:rsidRPr="0065029D">
        <w:rPr>
          <w:rFonts w:ascii="Times New Roman" w:eastAsia="Times New Roman" w:hAnsi="Times New Roman"/>
          <w:i/>
          <w:iCs/>
          <w:noProof/>
          <w:sz w:val="24"/>
        </w:rPr>
        <w:t>J Environ Econ Manage</w:t>
      </w:r>
      <w:r w:rsidRPr="0065029D">
        <w:rPr>
          <w:rFonts w:ascii="Times New Roman" w:eastAsia="Times New Roman" w:hAnsi="Times New Roman"/>
          <w:noProof/>
          <w:sz w:val="24"/>
        </w:rPr>
        <w:t xml:space="preserve"> 2014. DOI:10.1016/j.jeem.2013.11.008.</w:t>
      </w:r>
    </w:p>
    <w:p w14:paraId="032759E8"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8</w:t>
      </w:r>
      <w:r w:rsidRPr="0065029D">
        <w:rPr>
          <w:rFonts w:ascii="Times New Roman" w:eastAsia="Times New Roman" w:hAnsi="Times New Roman"/>
          <w:noProof/>
          <w:sz w:val="24"/>
        </w:rPr>
        <w:tab/>
        <w:t xml:space="preserve">Mares D. Climate change and levels of violence in socially disadvantaged neighborhood groups. </w:t>
      </w:r>
      <w:r w:rsidRPr="0065029D">
        <w:rPr>
          <w:rFonts w:ascii="Times New Roman" w:eastAsia="Times New Roman" w:hAnsi="Times New Roman"/>
          <w:i/>
          <w:iCs/>
          <w:noProof/>
          <w:sz w:val="24"/>
        </w:rPr>
        <w:t>J Urban Heal</w:t>
      </w:r>
      <w:r w:rsidRPr="0065029D">
        <w:rPr>
          <w:rFonts w:ascii="Times New Roman" w:eastAsia="Times New Roman" w:hAnsi="Times New Roman"/>
          <w:noProof/>
          <w:sz w:val="24"/>
        </w:rPr>
        <w:t xml:space="preserve"> 2013. DOI:10.1007/s11524-013-9791-1.</w:t>
      </w:r>
    </w:p>
    <w:p w14:paraId="17B0C9EA"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9</w:t>
      </w:r>
      <w:r w:rsidRPr="0065029D">
        <w:rPr>
          <w:rFonts w:ascii="Times New Roman" w:eastAsia="Times New Roman" w:hAnsi="Times New Roman"/>
          <w:noProof/>
          <w:sz w:val="24"/>
        </w:rPr>
        <w:tab/>
        <w:t xml:space="preserve">Burke MB, Miguel E, Satyanath S, Dykema JA, Lobell DB. Warming increases the risk of civil war in Africa. </w:t>
      </w:r>
      <w:r w:rsidRPr="0065029D">
        <w:rPr>
          <w:rFonts w:ascii="Times New Roman" w:eastAsia="Times New Roman" w:hAnsi="Times New Roman"/>
          <w:i/>
          <w:iCs/>
          <w:noProof/>
          <w:sz w:val="24"/>
        </w:rPr>
        <w:t>Proc Natl Acad Sci</w:t>
      </w:r>
      <w:r w:rsidRPr="0065029D">
        <w:rPr>
          <w:rFonts w:ascii="Times New Roman" w:eastAsia="Times New Roman" w:hAnsi="Times New Roman"/>
          <w:noProof/>
          <w:sz w:val="24"/>
        </w:rPr>
        <w:t xml:space="preserve"> 2009. DOI:10.1073/pnas.0907998106.</w:t>
      </w:r>
    </w:p>
    <w:p w14:paraId="743ED08F"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10</w:t>
      </w:r>
      <w:r w:rsidRPr="0065029D">
        <w:rPr>
          <w:rFonts w:ascii="Times New Roman" w:eastAsia="Times New Roman" w:hAnsi="Times New Roman"/>
          <w:noProof/>
          <w:sz w:val="24"/>
        </w:rPr>
        <w:tab/>
        <w:t xml:space="preserve">Hsiang SM, Burke M, Miguel E. Quantifying the Influence of Climate on Human Conflict. </w:t>
      </w:r>
      <w:r w:rsidRPr="0065029D">
        <w:rPr>
          <w:rFonts w:ascii="Times New Roman" w:eastAsia="Times New Roman" w:hAnsi="Times New Roman"/>
          <w:i/>
          <w:iCs/>
          <w:noProof/>
          <w:sz w:val="24"/>
        </w:rPr>
        <w:t>Science (80- )</w:t>
      </w:r>
      <w:r w:rsidRPr="0065029D">
        <w:rPr>
          <w:rFonts w:ascii="Times New Roman" w:eastAsia="Times New Roman" w:hAnsi="Times New Roman"/>
          <w:noProof/>
          <w:sz w:val="24"/>
        </w:rPr>
        <w:t xml:space="preserve"> 2013. DOI:10.1126/science.1235367.</w:t>
      </w:r>
    </w:p>
    <w:p w14:paraId="28D3F87F"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11</w:t>
      </w:r>
      <w:r w:rsidRPr="0065029D">
        <w:rPr>
          <w:rFonts w:ascii="Times New Roman" w:eastAsia="Times New Roman" w:hAnsi="Times New Roman"/>
          <w:noProof/>
          <w:sz w:val="24"/>
        </w:rPr>
        <w:tab/>
        <w:t xml:space="preserve">Hsiang SM, Meng KC, Cane MA. Civil conflicts are associated with the global climate. </w:t>
      </w:r>
      <w:r w:rsidRPr="0065029D">
        <w:rPr>
          <w:rFonts w:ascii="Times New Roman" w:eastAsia="Times New Roman" w:hAnsi="Times New Roman"/>
          <w:i/>
          <w:iCs/>
          <w:noProof/>
          <w:sz w:val="24"/>
        </w:rPr>
        <w:t>Nature</w:t>
      </w:r>
      <w:r w:rsidRPr="0065029D">
        <w:rPr>
          <w:rFonts w:ascii="Times New Roman" w:eastAsia="Times New Roman" w:hAnsi="Times New Roman"/>
          <w:noProof/>
          <w:sz w:val="24"/>
        </w:rPr>
        <w:t xml:space="preserve"> 2011. DOI:10.1038/nature10311.</w:t>
      </w:r>
    </w:p>
    <w:p w14:paraId="66F0E9A4"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12</w:t>
      </w:r>
      <w:r w:rsidRPr="0065029D">
        <w:rPr>
          <w:rFonts w:ascii="Times New Roman" w:eastAsia="Times New Roman" w:hAnsi="Times New Roman"/>
          <w:noProof/>
          <w:sz w:val="24"/>
        </w:rPr>
        <w:tab/>
        <w:t xml:space="preserve">O’Loughlin J, Witmer FDW, Linke AM, Laing A, Gettelman A, Dudhia J. Climate variability and conflict risk in East Africa, 1990-2009. </w:t>
      </w:r>
      <w:r w:rsidRPr="0065029D">
        <w:rPr>
          <w:rFonts w:ascii="Times New Roman" w:eastAsia="Times New Roman" w:hAnsi="Times New Roman"/>
          <w:i/>
          <w:iCs/>
          <w:noProof/>
          <w:sz w:val="24"/>
        </w:rPr>
        <w:t>Proc Natl Acad Sci</w:t>
      </w:r>
      <w:r w:rsidRPr="0065029D">
        <w:rPr>
          <w:rFonts w:ascii="Times New Roman" w:eastAsia="Times New Roman" w:hAnsi="Times New Roman"/>
          <w:noProof/>
          <w:sz w:val="24"/>
        </w:rPr>
        <w:t xml:space="preserve"> 2012. DOI:10.1073/pnas.1205130109.</w:t>
      </w:r>
    </w:p>
    <w:p w14:paraId="434019AF"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13</w:t>
      </w:r>
      <w:r w:rsidRPr="0065029D">
        <w:rPr>
          <w:rFonts w:ascii="Times New Roman" w:eastAsia="Times New Roman" w:hAnsi="Times New Roman"/>
          <w:noProof/>
          <w:sz w:val="24"/>
        </w:rPr>
        <w:tab/>
        <w:t xml:space="preserve">Page LA, Hajat S, Kovats RS. Relationship between daily suicide counts and temperature in England and Wales. </w:t>
      </w:r>
      <w:r w:rsidRPr="0065029D">
        <w:rPr>
          <w:rFonts w:ascii="Times New Roman" w:eastAsia="Times New Roman" w:hAnsi="Times New Roman"/>
          <w:i/>
          <w:iCs/>
          <w:noProof/>
          <w:sz w:val="24"/>
        </w:rPr>
        <w:t>Br J Psychiatry</w:t>
      </w:r>
      <w:r w:rsidRPr="0065029D">
        <w:rPr>
          <w:rFonts w:ascii="Times New Roman" w:eastAsia="Times New Roman" w:hAnsi="Times New Roman"/>
          <w:noProof/>
          <w:sz w:val="24"/>
        </w:rPr>
        <w:t xml:space="preserve"> 2007. DOI:10.1192/bjp.bp.106.031948.</w:t>
      </w:r>
    </w:p>
    <w:p w14:paraId="0D263800"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14</w:t>
      </w:r>
      <w:r w:rsidRPr="0065029D">
        <w:rPr>
          <w:rFonts w:ascii="Times New Roman" w:eastAsia="Times New Roman" w:hAnsi="Times New Roman"/>
          <w:noProof/>
          <w:sz w:val="24"/>
        </w:rPr>
        <w:tab/>
        <w:t xml:space="preserve">Burke M, González F, Baylis P, </w:t>
      </w:r>
      <w:r w:rsidRPr="0065029D">
        <w:rPr>
          <w:rFonts w:ascii="Times New Roman" w:eastAsia="Times New Roman" w:hAnsi="Times New Roman"/>
          <w:i/>
          <w:iCs/>
          <w:noProof/>
          <w:sz w:val="24"/>
        </w:rPr>
        <w:t>et al.</w:t>
      </w:r>
      <w:r w:rsidRPr="0065029D">
        <w:rPr>
          <w:rFonts w:ascii="Times New Roman" w:eastAsia="Times New Roman" w:hAnsi="Times New Roman"/>
          <w:noProof/>
          <w:sz w:val="24"/>
        </w:rPr>
        <w:t xml:space="preserve"> Higher temperatures increase suicide rates in the United States and Mexico. </w:t>
      </w:r>
      <w:r w:rsidRPr="0065029D">
        <w:rPr>
          <w:rFonts w:ascii="Times New Roman" w:eastAsia="Times New Roman" w:hAnsi="Times New Roman"/>
          <w:i/>
          <w:iCs/>
          <w:noProof/>
          <w:sz w:val="24"/>
        </w:rPr>
        <w:t>Nat Clim Chang</w:t>
      </w:r>
      <w:r w:rsidRPr="0065029D">
        <w:rPr>
          <w:rFonts w:ascii="Times New Roman" w:eastAsia="Times New Roman" w:hAnsi="Times New Roman"/>
          <w:noProof/>
          <w:sz w:val="24"/>
        </w:rPr>
        <w:t xml:space="preserve"> 2018. DOI:10.1038/s41558-018-0222-x.</w:t>
      </w:r>
    </w:p>
    <w:p w14:paraId="0E3F2149"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15</w:t>
      </w:r>
      <w:r w:rsidRPr="0065029D">
        <w:rPr>
          <w:rFonts w:ascii="Times New Roman" w:eastAsia="Times New Roman" w:hAnsi="Times New Roman"/>
          <w:noProof/>
          <w:sz w:val="24"/>
        </w:rPr>
        <w:tab/>
        <w:t xml:space="preserve">Orru H, Åström DO. Increases in external cause mortality due to high and low temperatures: evidence from northeastern Europe. </w:t>
      </w:r>
      <w:r w:rsidRPr="0065029D">
        <w:rPr>
          <w:rFonts w:ascii="Times New Roman" w:eastAsia="Times New Roman" w:hAnsi="Times New Roman"/>
          <w:i/>
          <w:iCs/>
          <w:noProof/>
          <w:sz w:val="24"/>
        </w:rPr>
        <w:t>Int J Biometeorol</w:t>
      </w:r>
      <w:r w:rsidRPr="0065029D">
        <w:rPr>
          <w:rFonts w:ascii="Times New Roman" w:eastAsia="Times New Roman" w:hAnsi="Times New Roman"/>
          <w:noProof/>
          <w:sz w:val="24"/>
        </w:rPr>
        <w:t xml:space="preserve"> 2017. DOI:10.1007/s00484-016-1270-4.</w:t>
      </w:r>
    </w:p>
    <w:p w14:paraId="26EC935C"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16</w:t>
      </w:r>
      <w:r w:rsidRPr="0065029D">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65029D">
        <w:rPr>
          <w:rFonts w:ascii="Times New Roman" w:eastAsia="Times New Roman" w:hAnsi="Times New Roman"/>
          <w:i/>
          <w:iCs/>
          <w:noProof/>
          <w:sz w:val="24"/>
        </w:rPr>
        <w:t>BMJ Open</w:t>
      </w:r>
      <w:r w:rsidRPr="0065029D">
        <w:rPr>
          <w:rFonts w:ascii="Times New Roman" w:eastAsia="Times New Roman" w:hAnsi="Times New Roman"/>
          <w:noProof/>
          <w:sz w:val="24"/>
        </w:rPr>
        <w:t xml:space="preserve"> </w:t>
      </w:r>
      <w:r w:rsidRPr="0065029D">
        <w:rPr>
          <w:rFonts w:ascii="Times New Roman" w:eastAsia="Times New Roman" w:hAnsi="Times New Roman"/>
          <w:noProof/>
          <w:sz w:val="24"/>
        </w:rPr>
        <w:lastRenderedPageBreak/>
        <w:t>2016. DOI:10.1136/bmjopen-2015-010399.</w:t>
      </w:r>
    </w:p>
    <w:p w14:paraId="5CDDFFD8"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17</w:t>
      </w:r>
      <w:r w:rsidRPr="0065029D">
        <w:rPr>
          <w:rFonts w:ascii="Times New Roman" w:eastAsia="Times New Roman" w:hAnsi="Times New Roman"/>
          <w:noProof/>
          <w:sz w:val="24"/>
        </w:rPr>
        <w:tab/>
        <w:t xml:space="preserve">Hajat S, Kovats RS, Lachowycz K. Heat-related and cold-related deaths in England and Wales: Who is at risk? </w:t>
      </w:r>
      <w:r w:rsidRPr="0065029D">
        <w:rPr>
          <w:rFonts w:ascii="Times New Roman" w:eastAsia="Times New Roman" w:hAnsi="Times New Roman"/>
          <w:i/>
          <w:iCs/>
          <w:noProof/>
          <w:sz w:val="24"/>
        </w:rPr>
        <w:t>Occup Environ Med</w:t>
      </w:r>
      <w:r w:rsidRPr="0065029D">
        <w:rPr>
          <w:rFonts w:ascii="Times New Roman" w:eastAsia="Times New Roman" w:hAnsi="Times New Roman"/>
          <w:noProof/>
          <w:sz w:val="24"/>
        </w:rPr>
        <w:t xml:space="preserve"> 2007. DOI:10.1136/oem.2006.029017.</w:t>
      </w:r>
    </w:p>
    <w:p w14:paraId="4BACEFFD"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18</w:t>
      </w:r>
      <w:r w:rsidRPr="0065029D">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65029D">
        <w:rPr>
          <w:rFonts w:ascii="Times New Roman" w:eastAsia="Times New Roman" w:hAnsi="Times New Roman"/>
          <w:i/>
          <w:iCs/>
          <w:noProof/>
          <w:sz w:val="24"/>
        </w:rPr>
        <w:t>Proc Natl Acad Sci</w:t>
      </w:r>
      <w:r w:rsidRPr="0065029D">
        <w:rPr>
          <w:rFonts w:ascii="Times New Roman" w:eastAsia="Times New Roman" w:hAnsi="Times New Roman"/>
          <w:noProof/>
          <w:sz w:val="24"/>
        </w:rPr>
        <w:t xml:space="preserve"> 2012. DOI:10.1073/pnas.1113070109.</w:t>
      </w:r>
    </w:p>
    <w:p w14:paraId="447F93AD"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19</w:t>
      </w:r>
      <w:r w:rsidRPr="0065029D">
        <w:rPr>
          <w:rFonts w:ascii="Times New Roman" w:eastAsia="Times New Roman" w:hAnsi="Times New Roman"/>
          <w:noProof/>
          <w:sz w:val="24"/>
        </w:rPr>
        <w:tab/>
        <w:t xml:space="preserve">Ingram DD, Parker JD, Schenker N, </w:t>
      </w:r>
      <w:r w:rsidRPr="0065029D">
        <w:rPr>
          <w:rFonts w:ascii="Times New Roman" w:eastAsia="Times New Roman" w:hAnsi="Times New Roman"/>
          <w:i/>
          <w:iCs/>
          <w:noProof/>
          <w:sz w:val="24"/>
        </w:rPr>
        <w:t>et al.</w:t>
      </w:r>
      <w:r w:rsidRPr="0065029D">
        <w:rPr>
          <w:rFonts w:ascii="Times New Roman" w:eastAsia="Times New Roman" w:hAnsi="Times New Roman"/>
          <w:noProof/>
          <w:sz w:val="24"/>
        </w:rPr>
        <w:t xml:space="preserve"> United States Census 2000 population with bridged race categories. </w:t>
      </w:r>
      <w:r w:rsidRPr="0065029D">
        <w:rPr>
          <w:rFonts w:ascii="Times New Roman" w:eastAsia="Times New Roman" w:hAnsi="Times New Roman"/>
          <w:i/>
          <w:iCs/>
          <w:noProof/>
          <w:sz w:val="24"/>
        </w:rPr>
        <w:t>Vital Health Stat 2</w:t>
      </w:r>
      <w:r w:rsidRPr="0065029D">
        <w:rPr>
          <w:rFonts w:ascii="Times New Roman" w:eastAsia="Times New Roman" w:hAnsi="Times New Roman"/>
          <w:noProof/>
          <w:sz w:val="24"/>
        </w:rPr>
        <w:t xml:space="preserve"> 2003; : 1–55.</w:t>
      </w:r>
    </w:p>
    <w:p w14:paraId="6D513AB9"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20</w:t>
      </w:r>
      <w:r w:rsidRPr="0065029D">
        <w:rPr>
          <w:rFonts w:ascii="Times New Roman" w:eastAsia="Times New Roman" w:hAnsi="Times New Roman"/>
          <w:noProof/>
          <w:sz w:val="24"/>
        </w:rPr>
        <w:tab/>
        <w:t xml:space="preserve">Dee DP, Uppala SM, Simmons AJ, </w:t>
      </w:r>
      <w:r w:rsidRPr="0065029D">
        <w:rPr>
          <w:rFonts w:ascii="Times New Roman" w:eastAsia="Times New Roman" w:hAnsi="Times New Roman"/>
          <w:i/>
          <w:iCs/>
          <w:noProof/>
          <w:sz w:val="24"/>
        </w:rPr>
        <w:t>et al.</w:t>
      </w:r>
      <w:r w:rsidRPr="0065029D">
        <w:rPr>
          <w:rFonts w:ascii="Times New Roman" w:eastAsia="Times New Roman" w:hAnsi="Times New Roman"/>
          <w:noProof/>
          <w:sz w:val="24"/>
        </w:rPr>
        <w:t xml:space="preserve"> The ERA-Interim reanalysis: configuration and performance of the data assimilation system. </w:t>
      </w:r>
      <w:r w:rsidRPr="0065029D">
        <w:rPr>
          <w:rFonts w:ascii="Times New Roman" w:eastAsia="Times New Roman" w:hAnsi="Times New Roman"/>
          <w:i/>
          <w:iCs/>
          <w:noProof/>
          <w:sz w:val="24"/>
        </w:rPr>
        <w:t>Q J R Meteorol Soc</w:t>
      </w:r>
      <w:r w:rsidRPr="0065029D">
        <w:rPr>
          <w:rFonts w:ascii="Times New Roman" w:eastAsia="Times New Roman" w:hAnsi="Times New Roman"/>
          <w:noProof/>
          <w:sz w:val="24"/>
        </w:rPr>
        <w:t xml:space="preserve"> 2011; </w:t>
      </w:r>
      <w:r w:rsidRPr="0065029D">
        <w:rPr>
          <w:rFonts w:ascii="Times New Roman" w:eastAsia="Times New Roman" w:hAnsi="Times New Roman"/>
          <w:b/>
          <w:bCs/>
          <w:noProof/>
          <w:sz w:val="24"/>
        </w:rPr>
        <w:t>137</w:t>
      </w:r>
      <w:r w:rsidRPr="0065029D">
        <w:rPr>
          <w:rFonts w:ascii="Times New Roman" w:eastAsia="Times New Roman" w:hAnsi="Times New Roman"/>
          <w:noProof/>
          <w:sz w:val="24"/>
        </w:rPr>
        <w:t>: 553–97.</w:t>
      </w:r>
    </w:p>
    <w:p w14:paraId="6046B41B"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21</w:t>
      </w:r>
      <w:r w:rsidRPr="0065029D">
        <w:rPr>
          <w:rFonts w:ascii="Times New Roman" w:eastAsia="Times New Roman" w:hAnsi="Times New Roman"/>
          <w:noProof/>
          <w:sz w:val="24"/>
        </w:rPr>
        <w:tab/>
        <w:t>Wallace JM, Hobbs P V. Atmospheric Science: An Introductory Survey: Second Edition. 2006 DOI:10.1016/C2009-0-00034-8.</w:t>
      </w:r>
    </w:p>
    <w:p w14:paraId="1378550A"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22</w:t>
      </w:r>
      <w:r w:rsidRPr="0065029D">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65029D">
        <w:rPr>
          <w:rFonts w:ascii="Times New Roman" w:eastAsia="Times New Roman" w:hAnsi="Times New Roman"/>
          <w:i/>
          <w:iCs/>
          <w:noProof/>
          <w:sz w:val="24"/>
        </w:rPr>
        <w:t>Elife</w:t>
      </w:r>
      <w:r w:rsidRPr="0065029D">
        <w:rPr>
          <w:rFonts w:ascii="Times New Roman" w:eastAsia="Times New Roman" w:hAnsi="Times New Roman"/>
          <w:noProof/>
          <w:sz w:val="24"/>
        </w:rPr>
        <w:t xml:space="preserve"> 2018; </w:t>
      </w:r>
      <w:r w:rsidRPr="0065029D">
        <w:rPr>
          <w:rFonts w:ascii="Times New Roman" w:eastAsia="Times New Roman" w:hAnsi="Times New Roman"/>
          <w:b/>
          <w:bCs/>
          <w:noProof/>
          <w:sz w:val="24"/>
        </w:rPr>
        <w:t>7</w:t>
      </w:r>
      <w:r w:rsidRPr="0065029D">
        <w:rPr>
          <w:rFonts w:ascii="Times New Roman" w:eastAsia="Times New Roman" w:hAnsi="Times New Roman"/>
          <w:noProof/>
          <w:sz w:val="24"/>
        </w:rPr>
        <w:t>. DOI:10.7554/eLife.35500.</w:t>
      </w:r>
    </w:p>
    <w:p w14:paraId="0A632353"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23</w:t>
      </w:r>
      <w:r w:rsidRPr="0065029D">
        <w:rPr>
          <w:rFonts w:ascii="Times New Roman" w:eastAsia="Times New Roman" w:hAnsi="Times New Roman"/>
          <w:noProof/>
          <w:sz w:val="24"/>
        </w:rPr>
        <w:tab/>
        <w:t>Rue H, Held L. Gaussian Markov random fields. Theory and applications. 2005 DOI:10.1007/s00184-007-0162-3.</w:t>
      </w:r>
    </w:p>
    <w:p w14:paraId="184ECD98"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24</w:t>
      </w:r>
      <w:r w:rsidRPr="0065029D">
        <w:rPr>
          <w:rFonts w:ascii="Times New Roman" w:eastAsia="Times New Roman" w:hAnsi="Times New Roman"/>
          <w:noProof/>
          <w:sz w:val="24"/>
        </w:rPr>
        <w:tab/>
        <w:t xml:space="preserve">Besag J. Spatial interaction and the statistical snalysis of lattice systems. </w:t>
      </w:r>
      <w:r w:rsidRPr="0065029D">
        <w:rPr>
          <w:rFonts w:ascii="Times New Roman" w:eastAsia="Times New Roman" w:hAnsi="Times New Roman"/>
          <w:i/>
          <w:iCs/>
          <w:noProof/>
          <w:sz w:val="24"/>
        </w:rPr>
        <w:t>J R Stat Soc Ser B (Statistical Methodol</w:t>
      </w:r>
      <w:r w:rsidRPr="0065029D">
        <w:rPr>
          <w:rFonts w:ascii="Times New Roman" w:eastAsia="Times New Roman" w:hAnsi="Times New Roman"/>
          <w:noProof/>
          <w:sz w:val="24"/>
        </w:rPr>
        <w:t xml:space="preserve"> 1974. DOI:10.2307/2984812.</w:t>
      </w:r>
    </w:p>
    <w:p w14:paraId="2231FAAA"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25</w:t>
      </w:r>
      <w:r w:rsidRPr="0065029D">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65029D">
        <w:rPr>
          <w:rFonts w:ascii="Times New Roman" w:eastAsia="Times New Roman" w:hAnsi="Times New Roman"/>
          <w:i/>
          <w:iCs/>
          <w:noProof/>
          <w:sz w:val="24"/>
        </w:rPr>
        <w:t>J R Stat Soc Ser B Stat Methodol</w:t>
      </w:r>
      <w:r w:rsidRPr="0065029D">
        <w:rPr>
          <w:rFonts w:ascii="Times New Roman" w:eastAsia="Times New Roman" w:hAnsi="Times New Roman"/>
          <w:noProof/>
          <w:sz w:val="24"/>
        </w:rPr>
        <w:t xml:space="preserve"> 2009. DOI:10.1111/j.1467-9868.2008.00700.x.</w:t>
      </w:r>
    </w:p>
    <w:p w14:paraId="726A194E"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26</w:t>
      </w:r>
      <w:r w:rsidRPr="0065029D">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65029D">
        <w:rPr>
          <w:rFonts w:ascii="Times New Roman" w:eastAsia="Times New Roman" w:hAnsi="Times New Roman"/>
          <w:i/>
          <w:iCs/>
          <w:noProof/>
          <w:sz w:val="24"/>
        </w:rPr>
        <w:t>Lancet</w:t>
      </w:r>
      <w:r w:rsidRPr="0065029D">
        <w:rPr>
          <w:rFonts w:ascii="Times New Roman" w:eastAsia="Times New Roman" w:hAnsi="Times New Roman"/>
          <w:noProof/>
          <w:sz w:val="24"/>
        </w:rPr>
        <w:t xml:space="preserve"> 2017. DOI:10.1016/S0140-6736(16)32381-9.</w:t>
      </w:r>
    </w:p>
    <w:p w14:paraId="6B59C576"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27</w:t>
      </w:r>
      <w:r w:rsidRPr="0065029D">
        <w:rPr>
          <w:rFonts w:ascii="Times New Roman" w:eastAsia="Times New Roman" w:hAnsi="Times New Roman"/>
          <w:noProof/>
          <w:sz w:val="24"/>
        </w:rPr>
        <w:tab/>
        <w:t xml:space="preserve">Al-Harbi M, Yassin MF, Shams M Bin. Stochastic modeling of the impact of meteorological conditions on road traffic accidents. </w:t>
      </w:r>
      <w:r w:rsidRPr="0065029D">
        <w:rPr>
          <w:rFonts w:ascii="Times New Roman" w:eastAsia="Times New Roman" w:hAnsi="Times New Roman"/>
          <w:i/>
          <w:iCs/>
          <w:noProof/>
          <w:sz w:val="24"/>
        </w:rPr>
        <w:t>Stoch Environ Res Risk Assess</w:t>
      </w:r>
      <w:r w:rsidRPr="0065029D">
        <w:rPr>
          <w:rFonts w:ascii="Times New Roman" w:eastAsia="Times New Roman" w:hAnsi="Times New Roman"/>
          <w:noProof/>
          <w:sz w:val="24"/>
        </w:rPr>
        <w:t xml:space="preserve"> 2012. DOI:10.1007/s00477-012-0584-y.</w:t>
      </w:r>
    </w:p>
    <w:p w14:paraId="6DF93115"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28</w:t>
      </w:r>
      <w:r w:rsidRPr="0065029D">
        <w:rPr>
          <w:rFonts w:ascii="Times New Roman" w:eastAsia="Times New Roman" w:hAnsi="Times New Roman"/>
          <w:noProof/>
          <w:sz w:val="24"/>
        </w:rPr>
        <w:tab/>
        <w:t xml:space="preserve">Hohnsbein J, Piekarski C, Kampmann B, Noack T. Effects of heat on visual acuity. </w:t>
      </w:r>
      <w:r w:rsidRPr="0065029D">
        <w:rPr>
          <w:rFonts w:ascii="Times New Roman" w:eastAsia="Times New Roman" w:hAnsi="Times New Roman"/>
          <w:i/>
          <w:iCs/>
          <w:noProof/>
          <w:sz w:val="24"/>
        </w:rPr>
        <w:t>Ergonomics</w:t>
      </w:r>
      <w:r w:rsidRPr="0065029D">
        <w:rPr>
          <w:rFonts w:ascii="Times New Roman" w:eastAsia="Times New Roman" w:hAnsi="Times New Roman"/>
          <w:noProof/>
          <w:sz w:val="24"/>
        </w:rPr>
        <w:t xml:space="preserve"> 1984. DOI:10.1080/00140138408963605.</w:t>
      </w:r>
    </w:p>
    <w:p w14:paraId="0BDCDE28"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29</w:t>
      </w:r>
      <w:r w:rsidRPr="0065029D">
        <w:rPr>
          <w:rFonts w:ascii="Times New Roman" w:eastAsia="Times New Roman" w:hAnsi="Times New Roman"/>
          <w:noProof/>
          <w:sz w:val="24"/>
        </w:rPr>
        <w:tab/>
        <w:t xml:space="preserve">Kramarow E, Chen L-H, Hedegaard H, Warner M. Deaths From Unintentional Injury Among Adults Aged 65 and Over: United States, 2000–2013. </w:t>
      </w:r>
      <w:r w:rsidRPr="0065029D">
        <w:rPr>
          <w:rFonts w:ascii="Times New Roman" w:eastAsia="Times New Roman" w:hAnsi="Times New Roman"/>
          <w:i/>
          <w:iCs/>
          <w:noProof/>
          <w:sz w:val="24"/>
        </w:rPr>
        <w:t>Natl Cent Heal Stat Data Br</w:t>
      </w:r>
      <w:r w:rsidRPr="0065029D">
        <w:rPr>
          <w:rFonts w:ascii="Times New Roman" w:eastAsia="Times New Roman" w:hAnsi="Times New Roman"/>
          <w:noProof/>
          <w:sz w:val="24"/>
        </w:rPr>
        <w:t xml:space="preserve"> 2015.</w:t>
      </w:r>
    </w:p>
    <w:p w14:paraId="33434AD2"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30</w:t>
      </w:r>
      <w:r w:rsidRPr="0065029D">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379A2D29"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t>31</w:t>
      </w:r>
      <w:r w:rsidRPr="0065029D">
        <w:rPr>
          <w:rFonts w:ascii="Times New Roman" w:eastAsia="Times New Roman" w:hAnsi="Times New Roman"/>
          <w:noProof/>
          <w:sz w:val="24"/>
        </w:rPr>
        <w:tab/>
        <w:t>Ambrose AF, Paul G, Hausdorff JM. Risk factors for falls among older adults: A review of the literature. Maturitas. 2013. DOI:10.1016/j.maturitas.2013.02.009.</w:t>
      </w:r>
    </w:p>
    <w:p w14:paraId="30C353B0" w14:textId="77777777" w:rsidR="0065029D" w:rsidRPr="0065029D" w:rsidRDefault="0065029D" w:rsidP="0065029D">
      <w:pPr>
        <w:widowControl w:val="0"/>
        <w:autoSpaceDE w:val="0"/>
        <w:autoSpaceDN w:val="0"/>
        <w:adjustRightInd w:val="0"/>
        <w:spacing w:line="240" w:lineRule="auto"/>
        <w:ind w:left="640" w:hanging="640"/>
        <w:rPr>
          <w:rFonts w:ascii="Times New Roman" w:eastAsia="Times New Roman" w:hAnsi="Times New Roman"/>
          <w:noProof/>
          <w:sz w:val="24"/>
        </w:rPr>
      </w:pPr>
      <w:r w:rsidRPr="0065029D">
        <w:rPr>
          <w:rFonts w:ascii="Times New Roman" w:eastAsia="Times New Roman" w:hAnsi="Times New Roman"/>
          <w:noProof/>
          <w:sz w:val="24"/>
        </w:rPr>
        <w:lastRenderedPageBreak/>
        <w:t>32</w:t>
      </w:r>
      <w:r w:rsidRPr="0065029D">
        <w:rPr>
          <w:rFonts w:ascii="Times New Roman" w:eastAsia="Times New Roman" w:hAnsi="Times New Roman"/>
          <w:noProof/>
          <w:sz w:val="24"/>
        </w:rPr>
        <w:tab/>
        <w:t xml:space="preserve">Xu J. Unintentional drowning deaths in the United States, 1999-2010. </w:t>
      </w:r>
      <w:r w:rsidRPr="0065029D">
        <w:rPr>
          <w:rFonts w:ascii="Times New Roman" w:eastAsia="Times New Roman" w:hAnsi="Times New Roman"/>
          <w:i/>
          <w:iCs/>
          <w:noProof/>
          <w:sz w:val="24"/>
        </w:rPr>
        <w:t>NCHS Data Brief</w:t>
      </w:r>
      <w:r w:rsidRPr="0065029D">
        <w:rPr>
          <w:rFonts w:ascii="Times New Roman" w:eastAsia="Times New Roman" w:hAnsi="Times New Roman"/>
          <w:noProof/>
          <w:sz w:val="24"/>
        </w:rPr>
        <w:t xml:space="preserve"> 2014.</w:t>
      </w:r>
    </w:p>
    <w:p w14:paraId="506E5FF4" w14:textId="77777777" w:rsidR="0065029D" w:rsidRPr="0065029D" w:rsidRDefault="0065029D" w:rsidP="0065029D">
      <w:pPr>
        <w:widowControl w:val="0"/>
        <w:autoSpaceDE w:val="0"/>
        <w:autoSpaceDN w:val="0"/>
        <w:adjustRightInd w:val="0"/>
        <w:spacing w:line="240" w:lineRule="auto"/>
        <w:ind w:left="640" w:hanging="640"/>
        <w:rPr>
          <w:rFonts w:ascii="Times New Roman" w:hAnsi="Times New Roman"/>
          <w:noProof/>
          <w:sz w:val="24"/>
        </w:rPr>
      </w:pPr>
      <w:r w:rsidRPr="0065029D">
        <w:rPr>
          <w:rFonts w:ascii="Times New Roman" w:eastAsia="Times New Roman" w:hAnsi="Times New Roman"/>
          <w:noProof/>
          <w:sz w:val="24"/>
        </w:rPr>
        <w:t>33</w:t>
      </w:r>
      <w:r w:rsidRPr="0065029D">
        <w:rPr>
          <w:rFonts w:ascii="Times New Roman" w:eastAsia="Times New Roman" w:hAnsi="Times New Roman"/>
          <w:noProof/>
          <w:sz w:val="24"/>
        </w:rPr>
        <w:tab/>
        <w:t xml:space="preserve">Maystadt JF, Ecker O. Extreme weather and civil war: Does drought fuel conflict in Somalia through livestock price shocks? </w:t>
      </w:r>
      <w:r w:rsidRPr="0065029D">
        <w:rPr>
          <w:rFonts w:ascii="Times New Roman" w:eastAsia="Times New Roman" w:hAnsi="Times New Roman"/>
          <w:i/>
          <w:iCs/>
          <w:noProof/>
          <w:sz w:val="24"/>
        </w:rPr>
        <w:t>Am J Agric Econ</w:t>
      </w:r>
      <w:r w:rsidRPr="0065029D">
        <w:rPr>
          <w:rFonts w:ascii="Times New Roman" w:eastAsia="Times New Roman" w:hAnsi="Times New Roman"/>
          <w:noProof/>
          <w:sz w:val="24"/>
        </w:rPr>
        <w:t xml:space="preserve"> 2014. DOI:10.1093/ajae/aau010.</w:t>
      </w:r>
    </w:p>
    <w:p w14:paraId="14D0E6E5" w14:textId="28DACB57" w:rsidR="009011C5" w:rsidRPr="00636C9B" w:rsidRDefault="00A55581" w:rsidP="0065029D">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125FF6CF" w:rsidR="00AA16D4" w:rsidDel="00043D68" w:rsidRDefault="003007A1">
      <w:pPr>
        <w:spacing w:after="0" w:line="480" w:lineRule="auto"/>
        <w:jc w:val="both"/>
        <w:rPr>
          <w:ins w:id="288" w:author="Ezzati, Majid" w:date="2018-11-06T07:11:00Z"/>
          <w:del w:id="289"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290"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291"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292"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293"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294"/>
      <w:r w:rsidR="00AA16D4">
        <w:rPr>
          <w:rFonts w:ascii="Times New Roman" w:hAnsi="Times New Roman"/>
          <w:color w:val="000000" w:themeColor="text1"/>
          <w:sz w:val="24"/>
          <w:szCs w:val="24"/>
        </w:rPr>
        <w:t>alies</w:t>
      </w:r>
      <w:ins w:id="295" w:author="Ezzati, Majid" w:date="2018-11-06T07:09:00Z">
        <w:r w:rsidR="008A218F">
          <w:rPr>
            <w:rFonts w:ascii="Times New Roman" w:hAnsi="Times New Roman"/>
            <w:color w:val="000000" w:themeColor="text1"/>
            <w:sz w:val="24"/>
            <w:szCs w:val="24"/>
          </w:rPr>
          <w:t xml:space="preserve">. The graph shows how </w:t>
        </w:r>
      </w:ins>
      <w:ins w:id="296" w:author="Ezzati, Majid" w:date="2018-11-06T07:10:00Z">
        <w:r w:rsidR="008A218F">
          <w:rPr>
            <w:rFonts w:ascii="Times New Roman" w:hAnsi="Times New Roman"/>
            <w:color w:val="000000" w:themeColor="text1"/>
            <w:sz w:val="24"/>
            <w:szCs w:val="24"/>
          </w:rPr>
          <w:t>monthly temperatures</w:t>
        </w:r>
      </w:ins>
      <w:ins w:id="297" w:author="Ezzati, Majid" w:date="2018-11-06T07:09:00Z">
        <w:r w:rsidR="008A218F" w:rsidRPr="00636C9B">
          <w:rPr>
            <w:rFonts w:ascii="Times New Roman" w:hAnsi="Times New Roman"/>
            <w:color w:val="000000" w:themeColor="text1"/>
            <w:sz w:val="24"/>
            <w:szCs w:val="24"/>
          </w:rPr>
          <w:t xml:space="preserve"> </w:t>
        </w:r>
      </w:ins>
      <w:ins w:id="298" w:author="Ezzati, Majid" w:date="2018-11-06T07:10:00Z">
        <w:r w:rsidR="008A218F">
          <w:rPr>
            <w:rFonts w:ascii="Times New Roman" w:hAnsi="Times New Roman"/>
            <w:color w:val="000000" w:themeColor="text1"/>
            <w:sz w:val="24"/>
            <w:szCs w:val="24"/>
          </w:rPr>
          <w:t>in two examples states (</w:t>
        </w:r>
        <w:del w:id="299" w:author="Parks, Robbie M" w:date="2018-11-13T15:30:00Z">
          <w:r w:rsidR="008A218F" w:rsidDel="00DD0012">
            <w:rPr>
              <w:rFonts w:ascii="Times New Roman" w:hAnsi="Times New Roman"/>
              <w:color w:val="000000" w:themeColor="text1"/>
              <w:sz w:val="24"/>
              <w:szCs w:val="24"/>
            </w:rPr>
            <w:delText>XX</w:delText>
          </w:r>
        </w:del>
      </w:ins>
      <w:ins w:id="300" w:author="Parks, Robbie M" w:date="2018-11-13T15:30:00Z">
        <w:r w:rsidR="00DD0012">
          <w:rPr>
            <w:rFonts w:ascii="Times New Roman" w:hAnsi="Times New Roman"/>
            <w:color w:val="000000" w:themeColor="text1"/>
            <w:sz w:val="24"/>
            <w:szCs w:val="24"/>
          </w:rPr>
          <w:t>Florida</w:t>
        </w:r>
      </w:ins>
      <w:ins w:id="301" w:author="Ezzati, Majid" w:date="2018-11-06T07:10:00Z">
        <w:r w:rsidR="008A218F">
          <w:rPr>
            <w:rFonts w:ascii="Times New Roman" w:hAnsi="Times New Roman"/>
            <w:color w:val="000000" w:themeColor="text1"/>
            <w:sz w:val="24"/>
            <w:szCs w:val="24"/>
          </w:rPr>
          <w:t xml:space="preserve"> and </w:t>
        </w:r>
        <w:del w:id="302" w:author="Parks, Robbie M" w:date="2018-11-13T15:30:00Z">
          <w:r w:rsidR="008A218F" w:rsidDel="00DD0012">
            <w:rPr>
              <w:rFonts w:ascii="Times New Roman" w:hAnsi="Times New Roman"/>
              <w:color w:val="000000" w:themeColor="text1"/>
              <w:sz w:val="24"/>
              <w:szCs w:val="24"/>
            </w:rPr>
            <w:delText>XX</w:delText>
          </w:r>
        </w:del>
      </w:ins>
      <w:ins w:id="303" w:author="Parks, Robbie M" w:date="2018-11-13T15:30:00Z">
        <w:r w:rsidR="00DD0012">
          <w:rPr>
            <w:rFonts w:ascii="Times New Roman" w:hAnsi="Times New Roman"/>
            <w:color w:val="000000" w:themeColor="text1"/>
            <w:sz w:val="24"/>
            <w:szCs w:val="24"/>
          </w:rPr>
          <w:t>Washington</w:t>
        </w:r>
      </w:ins>
      <w:ins w:id="304" w:author="Ezzati, Majid" w:date="2018-11-06T07:10:00Z">
        <w:r w:rsidR="008A218F">
          <w:rPr>
            <w:rFonts w:ascii="Times New Roman" w:hAnsi="Times New Roman"/>
            <w:color w:val="000000" w:themeColor="text1"/>
            <w:sz w:val="24"/>
            <w:szCs w:val="24"/>
          </w:rPr>
          <w:t>)</w:t>
        </w:r>
      </w:ins>
      <w:ins w:id="305"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306" w:author="Ezzati, Majid" w:date="2018-11-06T07:10:00Z">
        <w:r w:rsidR="008A218F">
          <w:rPr>
            <w:rFonts w:ascii="Times New Roman" w:hAnsi="Times New Roman"/>
            <w:color w:val="000000" w:themeColor="text1"/>
            <w:sz w:val="24"/>
            <w:szCs w:val="24"/>
          </w:rPr>
          <w:t xml:space="preserve"> for the entire period</w:t>
        </w:r>
      </w:ins>
      <w:ins w:id="307" w:author="Parks, Robbie M" w:date="2018-11-13T15:32:00Z">
        <w:r w:rsidR="009972A7">
          <w:rPr>
            <w:rFonts w:ascii="Times New Roman" w:hAnsi="Times New Roman"/>
            <w:color w:val="000000" w:themeColor="text1"/>
            <w:sz w:val="24"/>
            <w:szCs w:val="24"/>
          </w:rPr>
          <w:t xml:space="preserve"> </w:t>
        </w:r>
      </w:ins>
      <w:del w:id="308"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309" w:author="Ezzati, Majid" w:date="2018-11-06T07:10:00Z">
        <w:r w:rsidR="008A218F">
          <w:rPr>
            <w:rFonts w:ascii="Times New Roman" w:hAnsi="Times New Roman"/>
            <w:color w:val="000000" w:themeColor="text1"/>
            <w:sz w:val="24"/>
            <w:szCs w:val="24"/>
          </w:rPr>
          <w:t>are used to calculate</w:t>
        </w:r>
        <w:del w:id="310" w:author="Parks, Robbie M" w:date="2018-11-13T15:31:00Z">
          <w:r w:rsidR="008A218F" w:rsidDel="009972A7">
            <w:rPr>
              <w:rFonts w:ascii="Times New Roman" w:hAnsi="Times New Roman"/>
              <w:color w:val="000000" w:themeColor="text1"/>
              <w:sz w:val="24"/>
              <w:szCs w:val="24"/>
            </w:rPr>
            <w:delText xml:space="preserve"> XXXX</w:delText>
          </w:r>
        </w:del>
      </w:ins>
      <w:del w:id="311" w:author="Ezzati, Majid" w:date="2018-11-06T07:11:00Z">
        <w:r w:rsidR="00AA16D4" w:rsidDel="008A218F">
          <w:rPr>
            <w:rFonts w:ascii="Times New Roman" w:hAnsi="Times New Roman"/>
            <w:color w:val="000000" w:themeColor="text1"/>
            <w:sz w:val="24"/>
            <w:szCs w:val="24"/>
          </w:rPr>
          <w:delText>mean</w:delText>
        </w:r>
      </w:del>
      <w:del w:id="312"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313"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temperatures for Florida (red) and Washington (blue).</w:t>
      </w:r>
      <w:r w:rsidR="002A5534" w:rsidRPr="00636C9B">
        <w:rPr>
          <w:rFonts w:ascii="Times New Roman" w:hAnsi="Times New Roman"/>
          <w:color w:val="000000" w:themeColor="text1"/>
          <w:sz w:val="24"/>
          <w:szCs w:val="24"/>
        </w:rPr>
        <w:t xml:space="preserve"> (two right panels)</w:t>
      </w:r>
      <w:ins w:id="314" w:author="Parks, Robbie M" w:date="2018-11-13T15:32:00Z">
        <w:r w:rsidR="00043D68">
          <w:rPr>
            <w:rFonts w:ascii="Times New Roman" w:hAnsi="Times New Roman"/>
            <w:color w:val="000000" w:themeColor="text1"/>
            <w:sz w:val="24"/>
            <w:szCs w:val="24"/>
          </w:rPr>
          <w:t>. A</w:t>
        </w:r>
      </w:ins>
      <w:del w:id="315"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294"/>
        <w:r w:rsidR="008A218F" w:rsidDel="00043D68">
          <w:rPr>
            <w:rStyle w:val="CommentReference"/>
            <w:rFonts w:asciiTheme="minorHAnsi" w:eastAsiaTheme="minorHAnsi" w:hAnsiTheme="minorHAnsi" w:cstheme="minorBidi"/>
          </w:rPr>
          <w:commentReference w:id="294"/>
        </w:r>
      </w:del>
    </w:p>
    <w:p w14:paraId="2D8244E3" w14:textId="30C8DB40" w:rsidR="008A218F" w:rsidDel="00043D68" w:rsidRDefault="008A218F">
      <w:pPr>
        <w:spacing w:after="0" w:line="480" w:lineRule="auto"/>
        <w:jc w:val="both"/>
        <w:rPr>
          <w:ins w:id="316" w:author="Ezzati, Majid" w:date="2018-11-06T07:11:00Z"/>
          <w:del w:id="317"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318" w:author="Ezzati, Majid" w:date="2018-11-06T07:11:00Z">
        <w:del w:id="319"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320" w:author="Parks, Robbie M" w:date="2018-11-13T15:30:00Z">
          <w:r w:rsidDel="00DD0012">
            <w:rPr>
              <w:rFonts w:ascii="Times New Roman" w:hAnsi="Times New Roman"/>
              <w:color w:val="000000" w:themeColor="text1"/>
              <w:sz w:val="24"/>
              <w:szCs w:val="24"/>
            </w:rPr>
            <w:delText>[[[a warmer state may have less anomaly etc]]]</w:delText>
          </w:r>
        </w:del>
      </w:ins>
      <w:ins w:id="321" w:author="Parks, Robbie M" w:date="2018-11-13T15:30:00Z">
        <w:r w:rsidR="00DD0012">
          <w:rPr>
            <w:rFonts w:ascii="Times New Roman" w:hAnsi="Times New Roman"/>
            <w:color w:val="000000" w:themeColor="text1"/>
            <w:sz w:val="24"/>
            <w:szCs w:val="24"/>
          </w:rPr>
          <w:t xml:space="preserve">a warmer state like </w:t>
        </w:r>
      </w:ins>
      <w:ins w:id="322" w:author="Parks, Robbie M" w:date="2018-11-13T15:32:00Z">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w:t>
        </w:r>
      </w:ins>
      <w:ins w:id="323" w:author="Parks, Robbie M" w:date="2018-11-13T15:33:00Z">
        <w:r w:rsidR="00ED3577">
          <w:rPr>
            <w:rFonts w:ascii="Times New Roman" w:hAnsi="Times New Roman"/>
            <w:color w:val="000000" w:themeColor="text1"/>
            <w:sz w:val="24"/>
            <w:szCs w:val="24"/>
          </w:rPr>
          <w:t>(here, July)</w:t>
        </w:r>
      </w:ins>
      <w:ins w:id="324"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325" w:author="Ezzati, Majid" w:date="2018-11-06T07:14:00Z">
        <w:r w:rsidR="006C049E" w:rsidRPr="00636C9B" w:rsidDel="008A218F">
          <w:rPr>
            <w:rFonts w:ascii="Times New Roman" w:hAnsi="Times New Roman"/>
            <w:color w:val="000000" w:themeColor="text1"/>
            <w:sz w:val="24"/>
            <w:szCs w:val="24"/>
          </w:rPr>
          <w:delText>Age</w:delText>
        </w:r>
      </w:del>
      <w:ins w:id="326"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327" w:author="Ezzati, Majid" w:date="2018-11-06T07:14:00Z">
        <w:r w:rsidR="006C049E" w:rsidRPr="00636C9B" w:rsidDel="008A218F">
          <w:rPr>
            <w:rFonts w:ascii="Times New Roman" w:hAnsi="Times New Roman"/>
            <w:color w:val="000000" w:themeColor="text1"/>
            <w:sz w:val="24"/>
            <w:szCs w:val="24"/>
          </w:rPr>
          <w:delText xml:space="preserve">Standardised </w:delText>
        </w:r>
      </w:del>
      <w:ins w:id="328"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329" w:author="Ezzati, Majid" w:date="2018-11-06T07:14:00Z">
        <w:r w:rsidR="006C049E" w:rsidRPr="00636C9B" w:rsidDel="008A218F">
          <w:rPr>
            <w:rFonts w:ascii="Times New Roman" w:hAnsi="Times New Roman"/>
            <w:color w:val="000000" w:themeColor="text1"/>
            <w:sz w:val="24"/>
            <w:szCs w:val="24"/>
          </w:rPr>
          <w:delText xml:space="preserve">Death </w:delText>
        </w:r>
      </w:del>
      <w:ins w:id="330"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331" w:author="Ezzati, Majid" w:date="2018-11-06T07:14:00Z">
        <w:r w:rsidR="006C049E" w:rsidRPr="00636C9B" w:rsidDel="008A218F">
          <w:rPr>
            <w:rFonts w:ascii="Times New Roman" w:hAnsi="Times New Roman"/>
            <w:color w:val="000000" w:themeColor="text1"/>
            <w:sz w:val="24"/>
            <w:szCs w:val="24"/>
          </w:rPr>
          <w:delText xml:space="preserve">Rates </w:delText>
        </w:r>
      </w:del>
      <w:ins w:id="332"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333"/>
      <w:del w:id="334" w:author="Ezzati, Majid" w:date="2018-11-06T07:14:00Z">
        <w:r w:rsidR="006C049E" w:rsidRPr="00636C9B" w:rsidDel="008A218F">
          <w:rPr>
            <w:rFonts w:ascii="Times New Roman" w:hAnsi="Times New Roman"/>
            <w:color w:val="000000" w:themeColor="text1"/>
            <w:sz w:val="24"/>
            <w:szCs w:val="24"/>
          </w:rPr>
          <w:delText>(ASDRs)</w:delText>
        </w:r>
      </w:del>
      <w:commentRangeEnd w:id="333"/>
      <w:r w:rsidR="008A218F">
        <w:rPr>
          <w:rStyle w:val="CommentReference"/>
          <w:rFonts w:asciiTheme="minorHAnsi" w:eastAsiaTheme="minorHAnsi" w:hAnsiTheme="minorHAnsi" w:cstheme="minorBidi"/>
        </w:rPr>
        <w:commentReference w:id="333"/>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335" w:author="Parks, Robbie M" w:date="2018-11-13T17:11:00Z">
        <w:r w:rsidR="006C049E" w:rsidRPr="008A218F" w:rsidDel="00987B41">
          <w:rPr>
            <w:rFonts w:ascii="Times New Roman" w:hAnsi="Times New Roman"/>
            <w:color w:val="000000" w:themeColor="text1"/>
            <w:sz w:val="24"/>
            <w:szCs w:val="24"/>
            <w:highlight w:val="yellow"/>
            <w:rPrChange w:id="336"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337"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338"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367BB1A8"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339" w:author="Parks, Robbie M" w:date="2018-11-13T17:11:00Z">
        <w:r w:rsidRPr="00636C9B" w:rsidDel="00987B41">
          <w:rPr>
            <w:rFonts w:ascii="Times New Roman" w:hAnsi="Times New Roman"/>
            <w:color w:val="000000" w:themeColor="text1"/>
            <w:sz w:val="24"/>
            <w:szCs w:val="24"/>
          </w:rPr>
          <w:delText xml:space="preserve">category </w:delText>
        </w:r>
      </w:del>
      <w:ins w:id="340"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341"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r w:rsidR="00BA15DC" w:rsidRPr="00636C9B">
        <w:rPr>
          <w:rFonts w:ascii="Times New Roman" w:hAnsi="Times New Roman"/>
          <w:color w:val="000000" w:themeColor="text1"/>
          <w:sz w:val="24"/>
          <w:szCs w:val="24"/>
        </w:rPr>
        <w:t xml:space="preserve"> and intentional </w:t>
      </w:r>
      <w:del w:id="342"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w:t>
      </w:r>
      <w:ins w:id="343" w:author="Ezzati, Majid" w:date="2018-11-06T07:16:00Z">
        <w:r w:rsidR="008A218F">
          <w:rPr>
            <w:rFonts w:ascii="Times New Roman" w:hAnsi="Times New Roman"/>
            <w:color w:val="000000" w:themeColor="text1"/>
            <w:sz w:val="24"/>
            <w:szCs w:val="24"/>
          </w:rPr>
          <w:t xml:space="preserve">by </w:t>
        </w:r>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344"/>
      <w:r w:rsidR="00BA15DC" w:rsidRPr="00636C9B">
        <w:rPr>
          <w:rFonts w:ascii="Times New Roman" w:hAnsi="Times New Roman"/>
          <w:color w:val="000000" w:themeColor="text1"/>
          <w:sz w:val="24"/>
          <w:szCs w:val="24"/>
        </w:rPr>
        <w:t>2012-2016</w:t>
      </w:r>
      <w:commentRangeEnd w:id="344"/>
      <w:r w:rsidR="008A218F">
        <w:rPr>
          <w:rStyle w:val="CommentReference"/>
          <w:rFonts w:asciiTheme="minorHAnsi" w:eastAsiaTheme="minorHAnsi" w:hAnsiTheme="minorHAnsi" w:cstheme="minorBidi"/>
        </w:rPr>
        <w:commentReference w:id="344"/>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345"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346"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347" w:author="Ezzati, Majid" w:date="2018-11-06T07:17:00Z">
        <w:r w:rsidR="008621C2" w:rsidDel="008A218F">
          <w:rPr>
            <w:rFonts w:ascii="Times New Roman" w:hAnsi="Times New Roman"/>
            <w:color w:val="000000" w:themeColor="text1"/>
            <w:sz w:val="24"/>
            <w:szCs w:val="24"/>
          </w:rPr>
          <w:delText>Estimated a</w:delText>
        </w:r>
      </w:del>
      <w:ins w:id="348"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349" w:author="Parks, Robbie M" w:date="2018-11-13T15:36:00Z">
        <w:r w:rsidR="00DB74D6">
          <w:rPr>
            <w:rFonts w:ascii="Times New Roman" w:hAnsi="Times New Roman"/>
            <w:color w:val="000000" w:themeColor="text1"/>
            <w:sz w:val="24"/>
            <w:szCs w:val="24"/>
          </w:rPr>
          <w:t xml:space="preserve"> in 2016</w:t>
        </w:r>
      </w:ins>
      <w:commentRangeStart w:id="350"/>
      <w:del w:id="351"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350"/>
      <w:r w:rsidR="008A218F">
        <w:rPr>
          <w:rStyle w:val="CommentReference"/>
          <w:rFonts w:asciiTheme="minorHAnsi" w:eastAsiaTheme="minorHAnsi" w:hAnsiTheme="minorHAnsi" w:cstheme="minorBidi"/>
        </w:rPr>
        <w:commentReference w:id="350"/>
      </w:r>
      <w:r w:rsidR="008621C2">
        <w:rPr>
          <w:rFonts w:ascii="Times New Roman" w:hAnsi="Times New Roman"/>
          <w:color w:val="000000" w:themeColor="text1"/>
          <w:sz w:val="24"/>
          <w:szCs w:val="24"/>
        </w:rPr>
        <w:t xml:space="preserve">, </w:t>
      </w:r>
      <w:commentRangeStart w:id="352"/>
      <w:r w:rsidR="008621C2">
        <w:rPr>
          <w:rFonts w:ascii="Times New Roman" w:hAnsi="Times New Roman"/>
          <w:color w:val="000000" w:themeColor="text1"/>
          <w:sz w:val="24"/>
          <w:szCs w:val="24"/>
        </w:rPr>
        <w:t xml:space="preserve">if </w:t>
      </w:r>
      <w:del w:id="353"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352"/>
        <w:r w:rsidR="008A218F" w:rsidDel="002B5115">
          <w:rPr>
            <w:rStyle w:val="CommentReference"/>
            <w:rFonts w:asciiTheme="minorHAnsi" w:eastAsiaTheme="minorHAnsi" w:hAnsiTheme="minorHAnsi" w:cstheme="minorBidi"/>
          </w:rPr>
          <w:commentReference w:id="352"/>
        </w:r>
      </w:del>
      <w:ins w:id="354" w:author="Parks, Robbie M" w:date="2018-11-13T15:36:00Z">
        <w:r w:rsidR="002B5115">
          <w:rPr>
            <w:rFonts w:ascii="Times New Roman" w:hAnsi="Times New Roman"/>
            <w:color w:val="000000" w:themeColor="text1"/>
            <w:sz w:val="24"/>
            <w:szCs w:val="24"/>
          </w:rPr>
          <w:t>national temperature anomaly was +</w:t>
        </w:r>
      </w:ins>
      <w:ins w:id="355" w:author="Parks, Robbie M" w:date="2018-11-13T17:17:00Z">
        <w:r w:rsidR="0018328F" w:rsidRPr="0018328F">
          <w:rPr>
            <w:rFonts w:ascii="Helvetica" w:eastAsia="Times New Roman" w:hAnsi="Helvetica"/>
            <w:bCs/>
            <w:color w:val="222222"/>
            <w:sz w:val="21"/>
            <w:szCs w:val="21"/>
            <w:shd w:val="clear" w:color="auto" w:fill="FFFFFF"/>
            <w:lang w:eastAsia="en-GB"/>
            <w:rPrChange w:id="356"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357"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358" w:author="Parks, Robbie M" w:date="2018-11-13T15:37:00Z"/>
          <w:rFonts w:ascii="Times New Roman" w:hAnsi="Times New Roman"/>
          <w:color w:val="000000" w:themeColor="text1"/>
          <w:sz w:val="24"/>
          <w:szCs w:val="24"/>
        </w:rPr>
      </w:pPr>
      <w:ins w:id="359" w:author="Parks, Robbie M" w:date="2018-11-13T15:36:00Z">
        <w:r>
          <w:rPr>
            <w:rFonts w:ascii="Times New Roman" w:hAnsi="Times New Roman"/>
            <w:color w:val="000000" w:themeColor="text1"/>
            <w:sz w:val="24"/>
            <w:szCs w:val="24"/>
          </w:rPr>
          <w:t xml:space="preserve"> compared with 1980-2009 long-term average </w:t>
        </w:r>
      </w:ins>
      <w:ins w:id="360"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361" w:author="Parks, Robbie M" w:date="2018-11-13T17:11:00Z">
        <w:r w:rsidR="009A0CFD" w:rsidRPr="00636C9B" w:rsidDel="00987B41">
          <w:rPr>
            <w:rFonts w:ascii="Times New Roman" w:hAnsi="Times New Roman"/>
            <w:color w:val="000000" w:themeColor="text1"/>
            <w:sz w:val="24"/>
            <w:szCs w:val="24"/>
          </w:rPr>
          <w:delText xml:space="preserve">category </w:delText>
        </w:r>
      </w:del>
      <w:ins w:id="362"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363" w:author="Parks, Robbie M" w:date="2018-11-13T15:37:00Z">
        <w:r w:rsidR="009F0AD7">
          <w:rPr>
            <w:rFonts w:ascii="Times New Roman" w:hAnsi="Times New Roman"/>
            <w:color w:val="000000" w:themeColor="text1"/>
            <w:sz w:val="24"/>
            <w:szCs w:val="24"/>
          </w:rPr>
          <w:t>for each set of bars</w:t>
        </w:r>
      </w:ins>
      <w:del w:id="364" w:author="Parks, Robbie M" w:date="2018-11-13T15:37:00Z">
        <w:r w:rsidR="005F3F6E" w:rsidDel="009F0AD7">
          <w:rPr>
            <w:rFonts w:ascii="Times New Roman" w:hAnsi="Times New Roman"/>
            <w:color w:val="000000" w:themeColor="text1"/>
            <w:sz w:val="24"/>
            <w:szCs w:val="24"/>
          </w:rPr>
          <w:delText xml:space="preserve">per </w:delText>
        </w:r>
        <w:commentRangeStart w:id="365"/>
        <w:r w:rsidR="005F3F6E" w:rsidDel="009F0AD7">
          <w:rPr>
            <w:rFonts w:ascii="Times New Roman" w:hAnsi="Times New Roman"/>
            <w:color w:val="000000" w:themeColor="text1"/>
            <w:sz w:val="24"/>
            <w:szCs w:val="24"/>
          </w:rPr>
          <w:delText>grouping</w:delText>
        </w:r>
        <w:commentRangeEnd w:id="365"/>
        <w:r w:rsidR="00D61C8B" w:rsidDel="009F0AD7">
          <w:rPr>
            <w:rStyle w:val="CommentReference"/>
            <w:rFonts w:asciiTheme="minorHAnsi" w:eastAsiaTheme="minorHAnsi" w:hAnsiTheme="minorHAnsi" w:cstheme="minorBidi"/>
          </w:rPr>
          <w:commentReference w:id="365"/>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366" w:author="Parks, Robbie M" w:date="2018-11-13T15:37:00Z"/>
          <w:rFonts w:ascii="Times New Roman" w:hAnsi="Times New Roman"/>
          <w:color w:val="000000" w:themeColor="text1"/>
          <w:sz w:val="24"/>
          <w:szCs w:val="24"/>
        </w:rPr>
      </w:pPr>
      <w:commentRangeStart w:id="367"/>
    </w:p>
    <w:p w14:paraId="7CD7214A" w14:textId="613569C8" w:rsidR="008621C2" w:rsidDel="00E61186" w:rsidRDefault="008621C2" w:rsidP="00D76DF7">
      <w:pPr>
        <w:spacing w:after="0" w:line="480" w:lineRule="auto"/>
        <w:jc w:val="both"/>
        <w:rPr>
          <w:del w:id="368"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41890B90" w:rsidR="00280E5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relative risk if temperatures were </w:t>
      </w:r>
      <w:ins w:id="369"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r w:rsidR="005568F2" w:rsidDel="005568F2">
          <w:rPr>
            <w:rFonts w:ascii="Times New Roman" w:hAnsi="Times New Roman"/>
            <w:color w:val="000000" w:themeColor="text1"/>
            <w:sz w:val="24"/>
            <w:szCs w:val="24"/>
          </w:rPr>
          <w:t xml:space="preserve"> </w:t>
        </w:r>
      </w:ins>
      <w:del w:id="370" w:author="Parks, Robbie M" w:date="2018-11-13T17:17:00Z">
        <w:r w:rsidR="008621C2" w:rsidDel="005568F2">
          <w:rPr>
            <w:rFonts w:ascii="Times New Roman" w:hAnsi="Times New Roman"/>
            <w:color w:val="000000" w:themeColor="text1"/>
            <w:sz w:val="24"/>
            <w:szCs w:val="24"/>
          </w:rPr>
          <w:delText xml:space="preserve">1c </w:delText>
        </w:r>
      </w:del>
      <w:r w:rsidR="008621C2">
        <w:rPr>
          <w:rFonts w:ascii="Times New Roman" w:hAnsi="Times New Roman"/>
          <w:color w:val="000000" w:themeColor="text1"/>
          <w:sz w:val="24"/>
          <w:szCs w:val="24"/>
        </w:rPr>
        <w:t>above the 1980-2009 mean for every month and state</w:t>
      </w:r>
      <w:del w:id="371"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372"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373" w:author="Parks, Robbie M" w:date="2018-11-13T17:11:00Z">
        <w:r w:rsidR="00AE077A" w:rsidRPr="00636C9B" w:rsidDel="00987B41">
          <w:rPr>
            <w:rFonts w:ascii="Times New Roman" w:hAnsi="Times New Roman"/>
            <w:color w:val="000000" w:themeColor="text1"/>
            <w:sz w:val="24"/>
            <w:szCs w:val="24"/>
          </w:rPr>
          <w:delText xml:space="preserve">category </w:delText>
        </w:r>
      </w:del>
      <w:ins w:id="374"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69CB36C6"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008621C2">
        <w:rPr>
          <w:rFonts w:ascii="Times New Roman" w:hAnsi="Times New Roman"/>
          <w:color w:val="000000" w:themeColor="text1"/>
          <w:sz w:val="24"/>
          <w:szCs w:val="24"/>
        </w:rPr>
        <w:t xml:space="preserve">Excess relative risk if temperatures were </w:t>
      </w:r>
      <w:ins w:id="375"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ins>
      <w:del w:id="376" w:author="Parks, Robbie M" w:date="2018-11-13T17:17:00Z">
        <w:r w:rsidR="008621C2" w:rsidDel="005568F2">
          <w:rPr>
            <w:rFonts w:ascii="Times New Roman" w:hAnsi="Times New Roman"/>
            <w:color w:val="000000" w:themeColor="text1"/>
            <w:sz w:val="24"/>
            <w:szCs w:val="24"/>
          </w:rPr>
          <w:delText>1c</w:delText>
        </w:r>
      </w:del>
      <w:r w:rsidR="008621C2">
        <w:rPr>
          <w:rFonts w:ascii="Times New Roman" w:hAnsi="Times New Roman"/>
          <w:color w:val="000000" w:themeColor="text1"/>
          <w:sz w:val="24"/>
          <w:szCs w:val="24"/>
        </w:rPr>
        <w:t xml:space="preserve"> above the 1980-2009 mean for every month and state.</w:t>
      </w:r>
      <w:r w:rsidRPr="00636C9B">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w:t>
      </w:r>
      <w:del w:id="377" w:author="Parks, Robbie M" w:date="2018-11-13T17:12:00Z">
        <w:r w:rsidRPr="00636C9B" w:rsidDel="001C2178">
          <w:rPr>
            <w:rFonts w:ascii="Times New Roman" w:hAnsi="Times New Roman"/>
            <w:color w:val="000000" w:themeColor="text1"/>
            <w:sz w:val="24"/>
            <w:szCs w:val="24"/>
          </w:rPr>
          <w:delText xml:space="preserve">category </w:delText>
        </w:r>
      </w:del>
      <w:ins w:id="378"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367"/>
      <w:r w:rsidR="006C74C1">
        <w:rPr>
          <w:rStyle w:val="CommentReference"/>
          <w:rFonts w:asciiTheme="minorHAnsi" w:eastAsiaTheme="minorHAnsi" w:hAnsiTheme="minorHAnsi" w:cstheme="minorBidi"/>
        </w:rPr>
        <w:commentReference w:id="367"/>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5AD3222E"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379" w:author="Parks, Robbie M" w:date="2018-11-13T17:12:00Z">
        <w:r w:rsidR="00CC34A2" w:rsidRPr="00636C9B" w:rsidDel="001C2178">
          <w:rPr>
            <w:rFonts w:ascii="Times New Roman" w:hAnsi="Times New Roman"/>
            <w:color w:val="000000" w:themeColor="text1"/>
            <w:sz w:val="24"/>
            <w:szCs w:val="24"/>
          </w:rPr>
          <w:delText xml:space="preserve">category </w:delText>
        </w:r>
      </w:del>
      <w:ins w:id="380"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F9826D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381" w:author="Parks, Robbie M" w:date="2018-11-13T17:12:00Z">
        <w:r w:rsidR="003939B4" w:rsidRPr="00636C9B" w:rsidDel="001C2178">
          <w:rPr>
            <w:rFonts w:ascii="Times New Roman" w:hAnsi="Times New Roman"/>
            <w:color w:val="000000" w:themeColor="text1"/>
            <w:sz w:val="24"/>
            <w:szCs w:val="24"/>
          </w:rPr>
          <w:delText xml:space="preserve">category </w:delText>
        </w:r>
      </w:del>
      <w:ins w:id="382"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074658A1"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383" w:author="Parks, Robbie M" w:date="2018-11-13T17:12:00Z">
        <w:r w:rsidRPr="00636C9B" w:rsidDel="001C2178">
          <w:rPr>
            <w:rFonts w:ascii="Times New Roman" w:hAnsi="Times New Roman"/>
            <w:color w:val="000000" w:themeColor="text1"/>
            <w:sz w:val="24"/>
            <w:szCs w:val="24"/>
          </w:rPr>
          <w:delText xml:space="preserve">category </w:delText>
        </w:r>
      </w:del>
      <w:ins w:id="384"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Ezzati, Majid" w:date="2018-11-05T22:29:00Z" w:initials="EM">
    <w:p w14:paraId="403D184C" w14:textId="09F99BE9" w:rsidR="00D16674" w:rsidRDefault="00D16674">
      <w:pPr>
        <w:pStyle w:val="CommentText"/>
      </w:pPr>
      <w:r>
        <w:rPr>
          <w:rStyle w:val="CommentReference"/>
        </w:rPr>
        <w:annotationRef/>
      </w:r>
      <w:r>
        <w:t>Let’s discuss wording possibilities</w:t>
      </w:r>
    </w:p>
  </w:comment>
  <w:comment w:id="3" w:author="Ezzati, Majid" w:date="2018-11-06T06:13:00Z" w:initials="EM">
    <w:p w14:paraId="2F75B5A4" w14:textId="1F535BB8" w:rsidR="00D16674" w:rsidRDefault="00D16674">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4" w:author="Ezzati, Majid" w:date="2018-11-06T05:58:00Z" w:initials="EM">
    <w:p w14:paraId="2AB653CB" w14:textId="51EA618F" w:rsidR="00D16674" w:rsidRDefault="00D16674">
      <w:pPr>
        <w:pStyle w:val="CommentText"/>
      </w:pPr>
      <w:r>
        <w:rPr>
          <w:rStyle w:val="CommentReference"/>
        </w:rPr>
        <w:annotationRef/>
      </w:r>
      <w:r>
        <w:t>Start from the beginning</w:t>
      </w:r>
    </w:p>
    <w:p w14:paraId="27AD8E88" w14:textId="43ADCE32" w:rsidR="00D16674" w:rsidRDefault="00D16674">
      <w:pPr>
        <w:pStyle w:val="CommentText"/>
      </w:pPr>
    </w:p>
    <w:p w14:paraId="7DCC38CA" w14:textId="09FD47E6" w:rsidR="00D16674" w:rsidRDefault="00D16674">
      <w:pPr>
        <w:pStyle w:val="CommentText"/>
      </w:pPr>
      <w:r>
        <w:t>We adapt to long-term weather patterns. Deviations can affect our health</w:t>
      </w:r>
    </w:p>
  </w:comment>
  <w:comment w:id="6" w:author="Ezzati, Majid" w:date="2018-11-06T05:58:00Z" w:initials="EM">
    <w:p w14:paraId="034B7E9D" w14:textId="7FA018F1" w:rsidR="00D16674" w:rsidRDefault="00D16674">
      <w:pPr>
        <w:pStyle w:val="CommentText"/>
      </w:pPr>
      <w:r>
        <w:rPr>
          <w:rStyle w:val="CommentReference"/>
        </w:rPr>
        <w:annotationRef/>
      </w:r>
      <w:r>
        <w:t>Unclear. Work into the last one</w:t>
      </w:r>
    </w:p>
  </w:comment>
  <w:comment w:id="5" w:author="Parks, Robbie M" w:date="2018-11-16T09:47:00Z" w:initials="PRM">
    <w:p w14:paraId="06A3FE38" w14:textId="04D7AAF4" w:rsidR="004D7526" w:rsidRDefault="004D7526">
      <w:pPr>
        <w:pStyle w:val="CommentText"/>
      </w:pPr>
      <w:r>
        <w:rPr>
          <w:rStyle w:val="CommentReference"/>
        </w:rPr>
        <w:annotationRef/>
      </w:r>
      <w:r>
        <w:rPr>
          <w:rStyle w:val="CommentReference"/>
        </w:rPr>
        <w:t>Climate change is going to change weather patterns, therefore it will have impacts on health because anomalous temperature does.</w:t>
      </w:r>
      <w:r w:rsidR="00AB7FE9">
        <w:rPr>
          <w:rStyle w:val="CommentReference"/>
        </w:rPr>
        <w:t xml:space="preserve"> Therefore we need an analysis of</w:t>
      </w:r>
      <w:r w:rsidR="00737A8B">
        <w:rPr>
          <w:rStyle w:val="CommentReference"/>
        </w:rPr>
        <w:t xml:space="preserve"> shifts in temperature and how it’s </w:t>
      </w:r>
      <w:r>
        <w:t xml:space="preserve">  </w:t>
      </w:r>
    </w:p>
  </w:comment>
  <w:comment w:id="8" w:author="Parks, Robbie M" w:date="2018-11-16T09:49:00Z" w:initials="PRM">
    <w:p w14:paraId="3ABBCABE" w14:textId="115E9CC0" w:rsidR="00737A8B" w:rsidRDefault="00737A8B">
      <w:pPr>
        <w:pStyle w:val="CommentText"/>
      </w:pPr>
      <w:r>
        <w:rPr>
          <w:rStyle w:val="CommentReference"/>
        </w:rPr>
        <w:annotationRef/>
      </w:r>
      <w:r>
        <w:t>Not exciting</w:t>
      </w:r>
    </w:p>
  </w:comment>
  <w:comment w:id="9" w:author="Ezzati, Majid" w:date="2018-11-06T06:14:00Z" w:initials="EM">
    <w:p w14:paraId="342C9D34" w14:textId="7EAA7F45" w:rsidR="00D16674" w:rsidRDefault="00D16674">
      <w:pPr>
        <w:pStyle w:val="CommentText"/>
      </w:pPr>
      <w:r>
        <w:rPr>
          <w:rStyle w:val="CommentReference"/>
        </w:rPr>
        <w:annotationRef/>
      </w:r>
      <w:r>
        <w:t xml:space="preserve">These are not really intro; intro is not a place for literature review. </w:t>
      </w:r>
    </w:p>
    <w:p w14:paraId="6DE18342" w14:textId="0D5CB370" w:rsidR="00D16674" w:rsidRDefault="00D16674">
      <w:pPr>
        <w:pStyle w:val="CommentText"/>
      </w:pPr>
    </w:p>
    <w:p w14:paraId="385C7C7F" w14:textId="5BC74CED" w:rsidR="00D16674" w:rsidRDefault="00D16674">
      <w:pPr>
        <w:pStyle w:val="CommentText"/>
      </w:pPr>
      <w:r>
        <w:t>But don’t change the intro until we discuss the logic</w:t>
      </w:r>
    </w:p>
  </w:comment>
  <w:comment w:id="10" w:author="Parks, Robbie M" w:date="2018-11-16T09:50:00Z" w:initials="PRM">
    <w:p w14:paraId="5747E0EC" w14:textId="08CEF86B" w:rsidR="00737A8B" w:rsidRDefault="00737A8B">
      <w:pPr>
        <w:pStyle w:val="CommentText"/>
      </w:pPr>
      <w:r>
        <w:rPr>
          <w:rStyle w:val="CommentReference"/>
        </w:rPr>
        <w:annotationRef/>
      </w:r>
      <w:r>
        <w:t>Move to discussion</w:t>
      </w:r>
    </w:p>
  </w:comment>
  <w:comment w:id="13" w:author="Parks, Robbie M" w:date="2018-11-16T09:50:00Z" w:initials="PRM">
    <w:p w14:paraId="63127FAB" w14:textId="467DFD8C" w:rsidR="00737A8B" w:rsidRDefault="00737A8B">
      <w:pPr>
        <w:pStyle w:val="CommentText"/>
      </w:pPr>
      <w:r>
        <w:rPr>
          <w:rStyle w:val="CommentReference"/>
        </w:rPr>
        <w:annotationRef/>
      </w:r>
      <w:r>
        <w:t>Make clear the gap we are filling</w:t>
      </w:r>
    </w:p>
  </w:comment>
  <w:comment w:id="15" w:author="Parks, Robbie M" w:date="2018-11-16T09:50:00Z" w:initials="PRM">
    <w:p w14:paraId="2B0A837F" w14:textId="7A7D0279" w:rsidR="00737A8B" w:rsidRDefault="00737A8B">
      <w:pPr>
        <w:pStyle w:val="CommentText"/>
      </w:pPr>
      <w:r>
        <w:rPr>
          <w:rStyle w:val="CommentReference"/>
        </w:rPr>
        <w:annotationRef/>
      </w:r>
      <w:r>
        <w:t>Age group and sex</w:t>
      </w:r>
    </w:p>
  </w:comment>
  <w:comment w:id="16" w:author="Parks, Robbie M" w:date="2018-11-16T09:51:00Z" w:initials="PRM">
    <w:p w14:paraId="05F86BAB" w14:textId="0B844F73" w:rsidR="009F507F" w:rsidRDefault="009F507F">
      <w:pPr>
        <w:pStyle w:val="CommentText"/>
      </w:pPr>
      <w:r>
        <w:rPr>
          <w:rStyle w:val="CommentReference"/>
        </w:rPr>
        <w:annotationRef/>
      </w:r>
      <w:r>
        <w:t>Go back to seasonality paper</w:t>
      </w:r>
    </w:p>
  </w:comment>
  <w:comment w:id="19" w:author="Ezzati, Majid" w:date="2018-11-06T06:18:00Z" w:initials="EM">
    <w:p w14:paraId="34E4DA66" w14:textId="25A8847A" w:rsidR="00D16674" w:rsidRDefault="00D16674">
      <w:pPr>
        <w:pStyle w:val="CommentText"/>
      </w:pPr>
      <w:r>
        <w:rPr>
          <w:rStyle w:val="CommentReference"/>
        </w:rPr>
        <w:annotationRef/>
      </w:r>
      <w:r>
        <w:t>Spellcheck in each version</w:t>
      </w:r>
    </w:p>
  </w:comment>
  <w:comment w:id="44" w:author="Ezzati, Majid" w:date="2018-11-06T06:18:00Z" w:initials="EM">
    <w:p w14:paraId="1938203B" w14:textId="44B4F951" w:rsidR="00D16674" w:rsidRDefault="00D16674">
      <w:pPr>
        <w:pStyle w:val="CommentText"/>
      </w:pPr>
      <w:r>
        <w:rPr>
          <w:rStyle w:val="CommentReference"/>
        </w:rPr>
        <w:annotationRef/>
      </w:r>
      <w:r>
        <w:t>Discuss what goes in here</w:t>
      </w:r>
    </w:p>
    <w:p w14:paraId="6DCD752F" w14:textId="43D4137F" w:rsidR="00D16674" w:rsidRDefault="00D16674">
      <w:pPr>
        <w:pStyle w:val="CommentText"/>
      </w:pPr>
    </w:p>
    <w:p w14:paraId="39FCD6B0" w14:textId="1D0B3462" w:rsidR="00D16674" w:rsidRDefault="00D16674">
      <w:pPr>
        <w:pStyle w:val="CommentText"/>
      </w:pPr>
      <w:r>
        <w:t xml:space="preserve">What our aim was </w:t>
      </w:r>
    </w:p>
    <w:p w14:paraId="51E5485A" w14:textId="07C4C825" w:rsidR="00D16674" w:rsidRDefault="00D16674">
      <w:pPr>
        <w:pStyle w:val="CommentText"/>
      </w:pPr>
      <w:r>
        <w:t>Then what we did</w:t>
      </w:r>
    </w:p>
    <w:p w14:paraId="233EEDAA" w14:textId="67365CC6" w:rsidR="00D16674" w:rsidRDefault="00D16674">
      <w:pPr>
        <w:pStyle w:val="CommentText"/>
      </w:pPr>
    </w:p>
    <w:p w14:paraId="2B920ADF" w14:textId="02A279EB" w:rsidR="00D16674" w:rsidRDefault="00D16674">
      <w:pPr>
        <w:pStyle w:val="CommentText"/>
      </w:pPr>
      <w:r>
        <w:t>First defined a measure of anomaly (versus absolute temperature)</w:t>
      </w:r>
    </w:p>
    <w:p w14:paraId="2E2BCD91" w14:textId="77777777" w:rsidR="00D16674" w:rsidRDefault="00D16674">
      <w:pPr>
        <w:pStyle w:val="CommentText"/>
      </w:pPr>
    </w:p>
  </w:comment>
  <w:comment w:id="49" w:author="Ezzati, Majid" w:date="2018-11-06T06:20:00Z" w:initials="EM">
    <w:p w14:paraId="3E168734" w14:textId="50F33433" w:rsidR="00D16674" w:rsidRDefault="00D16674">
      <w:pPr>
        <w:pStyle w:val="CommentText"/>
      </w:pPr>
      <w:r>
        <w:rPr>
          <w:rStyle w:val="CommentReference"/>
        </w:rPr>
        <w:annotationRef/>
      </w:r>
      <w:r>
        <w:t>???</w:t>
      </w:r>
    </w:p>
  </w:comment>
  <w:comment w:id="54" w:author="Ezzati, Majid" w:date="2018-11-06T06:21:00Z" w:initials="EM">
    <w:p w14:paraId="45EFD5AD" w14:textId="4AD882B0" w:rsidR="00D16674" w:rsidRDefault="00D16674">
      <w:pPr>
        <w:pStyle w:val="CommentText"/>
      </w:pPr>
      <w:r>
        <w:rPr>
          <w:rStyle w:val="CommentReference"/>
        </w:rPr>
        <w:annotationRef/>
      </w:r>
      <w:r>
        <w:t>There must also be an “other” even if we don’t use it</w:t>
      </w:r>
    </w:p>
  </w:comment>
  <w:comment w:id="74" w:author="Ezzati, Majid" w:date="2018-11-06T06:23:00Z" w:initials="EM">
    <w:p w14:paraId="15D57AA0" w14:textId="5D5769D4" w:rsidR="00D16674" w:rsidRDefault="00D16674">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D16674" w:rsidRDefault="00D16674">
      <w:pPr>
        <w:pStyle w:val="CommentText"/>
      </w:pPr>
    </w:p>
    <w:p w14:paraId="1EB6AA64" w14:textId="68BA8F86" w:rsidR="00D16674" w:rsidRDefault="00D16674">
      <w:pPr>
        <w:pStyle w:val="CommentText"/>
      </w:pPr>
      <w:r>
        <w:t>More generally, avoid jargon or showing off technical language of physics/stats/epi</w:t>
      </w:r>
    </w:p>
  </w:comment>
  <w:comment w:id="75" w:author="Parks, Robbie M" w:date="2018-11-13T17:13:00Z" w:initials="PRM">
    <w:p w14:paraId="73376970" w14:textId="2FE3EDA9" w:rsidR="00D16674" w:rsidRDefault="00D16674">
      <w:pPr>
        <w:pStyle w:val="CommentText"/>
      </w:pPr>
      <w:r>
        <w:rPr>
          <w:rStyle w:val="CommentReference"/>
        </w:rPr>
        <w:annotationRef/>
      </w:r>
      <w:r>
        <w:t>I’ve tried to fix</w:t>
      </w:r>
    </w:p>
  </w:comment>
  <w:comment w:id="83" w:author="Ezzati, Majid" w:date="2018-11-06T06:26:00Z" w:initials="EM">
    <w:p w14:paraId="369D4055" w14:textId="6BE6345B" w:rsidR="00D16674" w:rsidRDefault="00D16674">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D16674" w:rsidRDefault="00D16674">
      <w:pPr>
        <w:pStyle w:val="CommentText"/>
      </w:pPr>
    </w:p>
    <w:p w14:paraId="716863B5" w14:textId="15A4CDB1" w:rsidR="00D16674" w:rsidRDefault="00D16674">
      <w:pPr>
        <w:pStyle w:val="CommentText"/>
      </w:pPr>
      <w:r>
        <w:t>Give people your logic not your mechanics and do so in clear ways</w:t>
      </w:r>
    </w:p>
  </w:comment>
  <w:comment w:id="119" w:author="Parks, Robbie M" w:date="2018-11-16T09:41:00Z" w:initials="PRM">
    <w:p w14:paraId="73DA8181" w14:textId="2D209574" w:rsidR="00D16674" w:rsidRDefault="00D16674">
      <w:pPr>
        <w:pStyle w:val="CommentText"/>
      </w:pPr>
      <w:r>
        <w:rPr>
          <w:rStyle w:val="CommentReference"/>
        </w:rPr>
        <w:annotationRef/>
      </w:r>
      <w:r w:rsidR="001C250A">
        <w:t>3-4 sentences at most. Highly correlated other variables. Once mean was in the model</w:t>
      </w:r>
      <w:r w:rsidR="009E368F">
        <w:t xml:space="preserve"> the others didn’t contribute. Correlations</w:t>
      </w:r>
      <w:r w:rsidR="00A743A3">
        <w:t>. Start as bullets</w:t>
      </w:r>
      <w:r w:rsidR="00EE19FF">
        <w:t>. Metric</w:t>
      </w:r>
      <w:r w:rsidR="006021A0">
        <w:t xml:space="preserve"> as average daily and maximum daily. Metric and then how we summarise across month.</w:t>
      </w:r>
    </w:p>
  </w:comment>
  <w:comment w:id="158" w:author="Ezzati, Majid" w:date="2018-11-06T06:28:00Z" w:initials="EM">
    <w:p w14:paraId="4B0E15A7" w14:textId="5E088CBD" w:rsidR="00D16674" w:rsidRDefault="00D16674">
      <w:pPr>
        <w:pStyle w:val="CommentText"/>
      </w:pPr>
      <w:r>
        <w:rPr>
          <w:rStyle w:val="CommentReference"/>
        </w:rPr>
        <w:annotationRef/>
      </w:r>
      <w:r>
        <w:t>Unclear what in relation to place of residence means</w:t>
      </w:r>
    </w:p>
  </w:comment>
  <w:comment w:id="163" w:author="Ezzati, Majid" w:date="2018-11-06T06:35:00Z" w:initials="EM">
    <w:p w14:paraId="191E0A2D" w14:textId="434231D4" w:rsidR="00D16674" w:rsidRDefault="00D16674">
      <w:pPr>
        <w:pStyle w:val="CommentText"/>
      </w:pPr>
      <w:r>
        <w:rPr>
          <w:rStyle w:val="CommentReference"/>
        </w:rPr>
        <w:annotationRef/>
      </w:r>
      <w:r>
        <w:t>The two time components to be together</w:t>
      </w:r>
    </w:p>
    <w:p w14:paraId="5D7E7658" w14:textId="202D504E" w:rsidR="00D16674" w:rsidRDefault="00D16674">
      <w:pPr>
        <w:pStyle w:val="CommentText"/>
      </w:pPr>
    </w:p>
    <w:p w14:paraId="056E752A" w14:textId="45FD5535" w:rsidR="00D16674" w:rsidRDefault="00D16674">
      <w:pPr>
        <w:pStyle w:val="CommentText"/>
      </w:pPr>
      <w:r>
        <w:t>Should more of a logic be stated here</w:t>
      </w:r>
    </w:p>
    <w:p w14:paraId="4DD8F18F" w14:textId="0C446C60" w:rsidR="00D16674" w:rsidRDefault="00D16674">
      <w:pPr>
        <w:pStyle w:val="CommentText"/>
      </w:pPr>
    </w:p>
    <w:p w14:paraId="37FE4F0E" w14:textId="720316D2" w:rsidR="00D16674" w:rsidRDefault="00D16674">
      <w:pPr>
        <w:pStyle w:val="CommentText"/>
      </w:pPr>
      <w:r>
        <w:t>There  is a long term trend and there is a systematic monthly pattern</w:t>
      </w:r>
    </w:p>
    <w:p w14:paraId="7B8F5884" w14:textId="15B4F4F4" w:rsidR="00D16674" w:rsidRDefault="00D16674">
      <w:pPr>
        <w:pStyle w:val="CommentText"/>
      </w:pPr>
      <w:r>
        <w:t>Then give what is in this paragraph now</w:t>
      </w:r>
    </w:p>
    <w:p w14:paraId="3F1C943D" w14:textId="1B50AFE2" w:rsidR="00D16674" w:rsidRDefault="00D16674">
      <w:pPr>
        <w:pStyle w:val="CommentText"/>
      </w:pPr>
    </w:p>
    <w:p w14:paraId="01782003" w14:textId="2EFBA886" w:rsidR="00D16674" w:rsidRDefault="00D16674">
      <w:pPr>
        <w:pStyle w:val="CommentText"/>
      </w:pPr>
    </w:p>
  </w:comment>
  <w:comment w:id="183" w:author="Ezzati, Majid" w:date="2018-11-06T06:34:00Z" w:initials="EM">
    <w:p w14:paraId="48293A76" w14:textId="79A25B44" w:rsidR="00D16674" w:rsidRDefault="00D16674">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187" w:author="Ezzati, Majid" w:date="2018-11-06T06:39:00Z" w:initials="EM">
    <w:p w14:paraId="5423DF21" w14:textId="3E452628" w:rsidR="00D16674" w:rsidRDefault="00D16674">
      <w:pPr>
        <w:pStyle w:val="CommentText"/>
      </w:pPr>
      <w:r>
        <w:rPr>
          <w:rStyle w:val="CommentReference"/>
        </w:rPr>
        <w:annotationRef/>
      </w:r>
      <w:r>
        <w:t xml:space="preserve">Vague given all the time terms above now. Which trend </w:t>
      </w:r>
    </w:p>
  </w:comment>
  <w:comment w:id="199" w:author="Ezzati, Majid" w:date="2018-11-06T06:38:00Z" w:initials="EM">
    <w:p w14:paraId="42E5810B" w14:textId="4706A8CE" w:rsidR="00D16674" w:rsidRDefault="00D16674">
      <w:pPr>
        <w:pStyle w:val="CommentText"/>
      </w:pPr>
      <w:r>
        <w:rPr>
          <w:rStyle w:val="CommentReference"/>
        </w:rPr>
        <w:annotationRef/>
      </w:r>
      <w:r>
        <w:t>I don’t think this non-linearity. It is everything else. And I don’t think it should stay here; it should go where detailed description given</w:t>
      </w:r>
    </w:p>
  </w:comment>
  <w:comment w:id="202" w:author="Ezzati, Majid" w:date="2018-11-06T06:56:00Z" w:initials="EM">
    <w:p w14:paraId="6D296B72" w14:textId="197756FD" w:rsidR="00D16674" w:rsidRDefault="00D16674">
      <w:pPr>
        <w:pStyle w:val="CommentText"/>
      </w:pPr>
      <w:r>
        <w:rPr>
          <w:rStyle w:val="CommentReference"/>
        </w:rPr>
        <w:annotationRef/>
      </w:r>
      <w:r>
        <w:t>This is the key component</w:t>
      </w:r>
    </w:p>
  </w:comment>
  <w:comment w:id="225" w:author="Ezzati, Majid" w:date="2018-11-06T06:58:00Z" w:initials="EM">
    <w:p w14:paraId="4A5B04E6" w14:textId="39FD4F8E" w:rsidR="00D16674" w:rsidRDefault="00D16674">
      <w:pPr>
        <w:pStyle w:val="CommentText"/>
      </w:pPr>
      <w:r>
        <w:rPr>
          <w:rStyle w:val="CommentReference"/>
        </w:rPr>
        <w:annotationRef/>
      </w:r>
      <w:r>
        <w:t>Can we have a more reader friendly term like type of injury or class of injury</w:t>
      </w:r>
    </w:p>
  </w:comment>
  <w:comment w:id="238" w:author="Ezzati, Majid" w:date="2018-11-06T06:59:00Z" w:initials="EM">
    <w:p w14:paraId="527CF713" w14:textId="31DEF30D" w:rsidR="00D16674" w:rsidRDefault="00D16674">
      <w:pPr>
        <w:pStyle w:val="CommentText"/>
      </w:pPr>
      <w:r>
        <w:rPr>
          <w:rStyle w:val="CommentReference"/>
        </w:rPr>
        <w:annotationRef/>
      </w:r>
      <w:r>
        <w:t>Fitted the model??</w:t>
      </w:r>
    </w:p>
  </w:comment>
  <w:comment w:id="239" w:author="Ezzati, Majid" w:date="2018-11-06T06:59:00Z" w:initials="EM">
    <w:p w14:paraId="2F1A0960" w14:textId="13C50478" w:rsidR="00D16674" w:rsidRDefault="00D16674">
      <w:pPr>
        <w:pStyle w:val="CommentText"/>
      </w:pPr>
      <w:r>
        <w:rPr>
          <w:rStyle w:val="CommentReference"/>
        </w:rPr>
        <w:annotationRef/>
      </w:r>
      <w:r>
        <w:t>Sounds like you are standing with a bucket of basket collecting but fine if this is what people use</w:t>
      </w:r>
    </w:p>
  </w:comment>
  <w:comment w:id="243" w:author="Ezzati, Majid" w:date="2018-11-06T07:00:00Z" w:initials="EM">
    <w:p w14:paraId="15D2C47D" w14:textId="72BCD14B" w:rsidR="00D16674" w:rsidRDefault="00D16674">
      <w:pPr>
        <w:pStyle w:val="CommentText"/>
      </w:pPr>
      <w:r>
        <w:rPr>
          <w:rStyle w:val="CommentReference"/>
        </w:rPr>
        <w:annotationRef/>
      </w:r>
      <w:r>
        <w:t>To say why this counterfactual but to discuss before writing.</w:t>
      </w:r>
    </w:p>
  </w:comment>
  <w:comment w:id="245" w:author="Ezzati, Majid" w:date="2018-11-06T07:06:00Z" w:initials="EM">
    <w:p w14:paraId="29E49B50" w14:textId="1F1EEFBB" w:rsidR="00D16674" w:rsidRDefault="00D16674">
      <w:pPr>
        <w:pStyle w:val="CommentText"/>
      </w:pPr>
      <w:r>
        <w:rPr>
          <w:rStyle w:val="CommentReference"/>
        </w:rPr>
        <w:annotationRef/>
      </w:r>
      <w:r>
        <w:t>Not sure I understand. To discuss rewriting based on PM paper but leave as is until we discuss</w:t>
      </w:r>
    </w:p>
  </w:comment>
  <w:comment w:id="248" w:author="Ezzati, Majid" w:date="2018-10-22T19:35:00Z" w:initials="EM">
    <w:p w14:paraId="0B814888" w14:textId="2B4C3065" w:rsidR="00D16674" w:rsidRDefault="00D16674">
      <w:pPr>
        <w:pStyle w:val="CommentText"/>
      </w:pPr>
      <w:r>
        <w:rPr>
          <w:rStyle w:val="CommentReference"/>
        </w:rPr>
        <w:annotationRef/>
      </w:r>
      <w:r>
        <w:t xml:space="preserve">are these the forest plots? </w:t>
      </w:r>
    </w:p>
  </w:comment>
  <w:comment w:id="249" w:author="Parks, Robbie M" w:date="2018-10-29T12:15:00Z" w:initials="PRM">
    <w:p w14:paraId="351E5D0B" w14:textId="3CA9A6C0" w:rsidR="00D16674" w:rsidRDefault="00D16674">
      <w:pPr>
        <w:pStyle w:val="CommentText"/>
      </w:pPr>
      <w:r>
        <w:rPr>
          <w:rStyle w:val="CommentReference"/>
        </w:rPr>
        <w:annotationRef/>
      </w:r>
      <w:r>
        <w:t>Yes</w:t>
      </w:r>
    </w:p>
  </w:comment>
  <w:comment w:id="256" w:author="Majid2" w:date="2018-11-06T10:25:00Z" w:initials="M">
    <w:p w14:paraId="45E26AF2" w14:textId="61140875" w:rsidR="00D16674" w:rsidRDefault="00D16674">
      <w:pPr>
        <w:pStyle w:val="CommentText"/>
      </w:pPr>
      <w:r>
        <w:rPr>
          <w:rStyle w:val="CommentReference"/>
        </w:rPr>
        <w:annotationRef/>
      </w:r>
      <w:r>
        <w:t xml:space="preserve">A bullet on whether seasonality has (visually) persisted or weakened as levels have gone down </w:t>
      </w:r>
    </w:p>
  </w:comment>
  <w:comment w:id="259" w:author="Majid2" w:date="2018-11-06T10:29:00Z" w:initials="M">
    <w:p w14:paraId="4250C762" w14:textId="3316156C" w:rsidR="00D16674" w:rsidRDefault="00D16674">
      <w:pPr>
        <w:pStyle w:val="CommentText"/>
      </w:pPr>
      <w:r>
        <w:rPr>
          <w:rStyle w:val="CommentReference"/>
        </w:rPr>
        <w:annotationRef/>
      </w:r>
      <w:r>
        <w:t>To discuss if we should also do another two panels here that show number of deaths – discuss with James something like the countdown bar chart</w:t>
      </w:r>
    </w:p>
  </w:comment>
  <w:comment w:id="264" w:author="Majid2" w:date="2018-11-06T10:36:00Z" w:initials="M">
    <w:p w14:paraId="443F72F1" w14:textId="4A76DFCD" w:rsidR="00D16674" w:rsidRDefault="00D16674">
      <w:pPr>
        <w:pStyle w:val="CommentText"/>
      </w:pPr>
      <w:r>
        <w:rPr>
          <w:rStyle w:val="CommentReference"/>
        </w:rPr>
        <w:annotationRef/>
      </w:r>
      <w:r>
        <w:t xml:space="preserve">There is overlap in age groups between this and preceding bullet; best to remove </w:t>
      </w:r>
    </w:p>
  </w:comment>
  <w:comment w:id="266" w:author="Majid2" w:date="2018-11-06T10:36:00Z" w:initials="M">
    <w:p w14:paraId="3A21F006" w14:textId="4AAB088B" w:rsidR="00D16674" w:rsidRDefault="00D16674">
      <w:pPr>
        <w:pStyle w:val="CommentText"/>
      </w:pPr>
      <w:r>
        <w:rPr>
          <w:rStyle w:val="CommentReference"/>
        </w:rPr>
        <w:annotationRef/>
      </w:r>
      <w:r>
        <w:t>Combine with the intentional bullet – see note above</w:t>
      </w:r>
    </w:p>
  </w:comment>
  <w:comment w:id="283" w:author="Majid2" w:date="2018-11-06T10:52:00Z" w:initials="M">
    <w:p w14:paraId="3A9CE3C3" w14:textId="1341C336" w:rsidR="00D16674" w:rsidRDefault="00D16674">
      <w:pPr>
        <w:pStyle w:val="CommentText"/>
      </w:pPr>
      <w:r>
        <w:rPr>
          <w:rStyle w:val="CommentReference"/>
        </w:rPr>
        <w:annotationRef/>
      </w:r>
      <w:r>
        <w:t xml:space="preserve">Too much and too numerical. Just give the headlines for a supplementary figure. Perhaps discuss before attempting </w:t>
      </w:r>
    </w:p>
  </w:comment>
  <w:comment w:id="284" w:author="Majid2" w:date="2018-11-06T10:54:00Z" w:initials="M">
    <w:p w14:paraId="756C8725" w14:textId="248E7D3F" w:rsidR="00D16674" w:rsidRDefault="00D16674">
      <w:pPr>
        <w:pStyle w:val="CommentText"/>
      </w:pPr>
      <w:r>
        <w:rPr>
          <w:rStyle w:val="CommentReference"/>
        </w:rPr>
        <w:annotationRef/>
      </w:r>
      <w:r>
        <w:t>To also discsuss</w:t>
      </w:r>
    </w:p>
  </w:comment>
  <w:comment w:id="285" w:author="Parks, Robbie M" w:date="2018-11-16T09:53:00Z" w:initials="PRM">
    <w:p w14:paraId="73644F72" w14:textId="73425E64" w:rsidR="00EC29E7" w:rsidRDefault="00EC29E7">
      <w:pPr>
        <w:pStyle w:val="CommentText"/>
      </w:pPr>
      <w:r>
        <w:rPr>
          <w:rStyle w:val="CommentReference"/>
        </w:rPr>
        <w:annotationRef/>
      </w:r>
      <w:r>
        <w:t>Inter-year variation</w:t>
      </w:r>
      <w:r w:rsidR="008A53AA">
        <w:t xml:space="preserve"> causation</w:t>
      </w:r>
    </w:p>
  </w:comment>
  <w:comment w:id="286" w:author="Parks, Robbie M" w:date="2018-11-16T09:53:00Z" w:initials="PRM">
    <w:p w14:paraId="4AB090EC" w14:textId="72B47AD5" w:rsidR="00C436BA" w:rsidRDefault="00C436BA">
      <w:pPr>
        <w:pStyle w:val="CommentText"/>
      </w:pPr>
      <w:r>
        <w:rPr>
          <w:rStyle w:val="CommentReference"/>
        </w:rPr>
        <w:annotationRef/>
      </w:r>
    </w:p>
  </w:comment>
  <w:comment w:id="287" w:author="Majid2" w:date="2018-11-06T10:59:00Z" w:initials="M">
    <w:p w14:paraId="5FF9511A" w14:textId="2B0ACFF6" w:rsidR="00D16674" w:rsidRDefault="00D16674">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294" w:author="Ezzati, Majid" w:date="2018-11-06T07:11:00Z" w:initials="EM">
    <w:p w14:paraId="1AB4113B" w14:textId="21D55A1D" w:rsidR="00D16674" w:rsidRDefault="00D16674">
      <w:pPr>
        <w:pStyle w:val="CommentText"/>
      </w:pPr>
      <w:r>
        <w:rPr>
          <w:rStyle w:val="CommentReference"/>
        </w:rPr>
        <w:annotationRef/>
      </w:r>
      <w:r>
        <w:t>Say it clearly</w:t>
      </w:r>
    </w:p>
  </w:comment>
  <w:comment w:id="333" w:author="Ezzati, Majid" w:date="2018-11-06T07:14:00Z" w:initials="EM">
    <w:p w14:paraId="06789800" w14:textId="305DD88E" w:rsidR="00D16674" w:rsidRDefault="00D16674">
      <w:pPr>
        <w:pStyle w:val="CommentText"/>
      </w:pPr>
      <w:r>
        <w:rPr>
          <w:rStyle w:val="CommentReference"/>
        </w:rPr>
        <w:annotationRef/>
      </w:r>
      <w:r>
        <w:t>Not needed; use the actual name</w:t>
      </w:r>
    </w:p>
  </w:comment>
  <w:comment w:id="344" w:author="Ezzati, Majid" w:date="2018-11-06T07:16:00Z" w:initials="EM">
    <w:p w14:paraId="3BE8691F" w14:textId="7AC00AE0" w:rsidR="00D16674" w:rsidRDefault="00D16674">
      <w:pPr>
        <w:pStyle w:val="CommentText"/>
      </w:pPr>
      <w:r>
        <w:rPr>
          <w:rStyle w:val="CommentReference"/>
        </w:rPr>
        <w:annotationRef/>
      </w:r>
      <w:r>
        <w:t>To discuss if we should show for the entire period</w:t>
      </w:r>
    </w:p>
  </w:comment>
  <w:comment w:id="350" w:author="Ezzati, Majid" w:date="2018-11-06T07:17:00Z" w:initials="EM">
    <w:p w14:paraId="2E56708E" w14:textId="674D6454" w:rsidR="00D16674" w:rsidRDefault="00D16674">
      <w:pPr>
        <w:pStyle w:val="CommentText"/>
      </w:pPr>
      <w:r>
        <w:rPr>
          <w:rStyle w:val="CommentReference"/>
        </w:rPr>
        <w:annotationRef/>
      </w:r>
      <w:r>
        <w:t>Keep your captions sharp and simple; give all the qualifications after. The graph shows XXXXx</w:t>
      </w:r>
    </w:p>
  </w:comment>
  <w:comment w:id="352" w:author="Ezzati, Majid" w:date="2018-11-06T07:18:00Z" w:initials="EM">
    <w:p w14:paraId="0F9E36B2" w14:textId="098B625D" w:rsidR="00D16674" w:rsidRDefault="00D16674">
      <w:pPr>
        <w:pStyle w:val="CommentText"/>
      </w:pPr>
      <w:r>
        <w:rPr>
          <w:rStyle w:val="CommentReference"/>
        </w:rPr>
        <w:annotationRef/>
      </w:r>
      <w:r>
        <w:t xml:space="preserve">Complex and hard to follow. Look at PM figure captions and go for clarity/simplicity/readability. </w:t>
      </w:r>
    </w:p>
  </w:comment>
  <w:comment w:id="365" w:author="Ezzati, Majid" w:date="2018-11-06T07:19:00Z" w:initials="EM">
    <w:p w14:paraId="37EB3C4F" w14:textId="484040F0" w:rsidR="00D16674" w:rsidRDefault="00D16674">
      <w:pPr>
        <w:pStyle w:val="CommentText"/>
      </w:pPr>
      <w:r>
        <w:rPr>
          <w:rStyle w:val="CommentReference"/>
        </w:rPr>
        <w:annotationRef/>
      </w:r>
      <w:r>
        <w:t>???? for each set of bars or ….</w:t>
      </w:r>
    </w:p>
  </w:comment>
  <w:comment w:id="367" w:author="Ezzati, Majid" w:date="2018-11-06T07:20:00Z" w:initials="EM">
    <w:p w14:paraId="5D72B834" w14:textId="17D406D3" w:rsidR="00D16674" w:rsidRDefault="00D16674">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7DCC38CA" w15:done="0"/>
  <w15:commentEx w15:paraId="034B7E9D" w15:done="0"/>
  <w15:commentEx w15:paraId="06A3FE38" w15:done="0"/>
  <w15:commentEx w15:paraId="3ABBCABE" w15:done="0"/>
  <w15:commentEx w15:paraId="385C7C7F" w15:done="0"/>
  <w15:commentEx w15:paraId="5747E0EC" w15:done="0"/>
  <w15:commentEx w15:paraId="63127FAB" w15:done="0"/>
  <w15:commentEx w15:paraId="2B0A837F" w15:done="0"/>
  <w15:commentEx w15:paraId="05F86BAB" w15:paraIdParent="2B0A837F" w15:done="0"/>
  <w15:commentEx w15:paraId="34E4DA66" w15:done="0"/>
  <w15:commentEx w15:paraId="2E2BCD91" w15:done="0"/>
  <w15:commentEx w15:paraId="3E168734" w15:done="0"/>
  <w15:commentEx w15:paraId="45EFD5AD" w15:done="0"/>
  <w15:commentEx w15:paraId="1EB6AA64" w15:done="0"/>
  <w15:commentEx w15:paraId="73376970" w15:paraIdParent="1EB6AA64" w15:done="0"/>
  <w15:commentEx w15:paraId="716863B5" w15:done="0"/>
  <w15:commentEx w15:paraId="73DA8181" w15:done="0"/>
  <w15:commentEx w15:paraId="4B0E15A7"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351E5D0B" w15:paraIdParent="0B814888" w15:done="0"/>
  <w15:commentEx w15:paraId="45E26AF2" w15:done="0"/>
  <w15:commentEx w15:paraId="4250C762" w15:done="0"/>
  <w15:commentEx w15:paraId="443F72F1" w15:done="0"/>
  <w15:commentEx w15:paraId="3A21F006" w15:done="0"/>
  <w15:commentEx w15:paraId="3A9CE3C3" w15:done="0"/>
  <w15:commentEx w15:paraId="756C8725" w15:done="0"/>
  <w15:commentEx w15:paraId="73644F72" w15:done="0"/>
  <w15:commentEx w15:paraId="4AB090EC" w15:paraIdParent="73644F72" w15:done="0"/>
  <w15:commentEx w15:paraId="5FF9511A" w15:done="0"/>
  <w15:commentEx w15:paraId="1AB4113B" w15:done="0"/>
  <w15:commentEx w15:paraId="06789800" w15:done="0"/>
  <w15:commentEx w15:paraId="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C723BE" w14:textId="77777777" w:rsidR="00A346D0" w:rsidRDefault="00A346D0">
      <w:pPr>
        <w:spacing w:after="0" w:line="240" w:lineRule="auto"/>
      </w:pPr>
      <w:r>
        <w:separator/>
      </w:r>
    </w:p>
  </w:endnote>
  <w:endnote w:type="continuationSeparator" w:id="0">
    <w:p w14:paraId="1A9AE503" w14:textId="77777777" w:rsidR="00A346D0" w:rsidRDefault="00A34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D16674" w:rsidRDefault="00D1667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D16674" w:rsidRDefault="00D1667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D16674" w:rsidRDefault="00D1667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6B2F">
      <w:rPr>
        <w:rStyle w:val="PageNumber"/>
        <w:noProof/>
      </w:rPr>
      <w:t>13</w:t>
    </w:r>
    <w:r>
      <w:rPr>
        <w:rStyle w:val="PageNumber"/>
      </w:rPr>
      <w:fldChar w:fldCharType="end"/>
    </w:r>
  </w:p>
  <w:p w14:paraId="3F8F309C" w14:textId="77777777" w:rsidR="00D16674" w:rsidRDefault="00D1667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A87248" w14:textId="77777777" w:rsidR="00A346D0" w:rsidRDefault="00A346D0">
      <w:pPr>
        <w:spacing w:after="0" w:line="240" w:lineRule="auto"/>
      </w:pPr>
      <w:r>
        <w:separator/>
      </w:r>
    </w:p>
  </w:footnote>
  <w:footnote w:type="continuationSeparator" w:id="0">
    <w:p w14:paraId="67D990A0" w14:textId="77777777" w:rsidR="00A346D0" w:rsidRDefault="00A346D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16A"/>
    <w:rsid w:val="0000446B"/>
    <w:rsid w:val="00004888"/>
    <w:rsid w:val="00004F5B"/>
    <w:rsid w:val="00005365"/>
    <w:rsid w:val="000060C8"/>
    <w:rsid w:val="00006214"/>
    <w:rsid w:val="00011D62"/>
    <w:rsid w:val="00012A43"/>
    <w:rsid w:val="00012A91"/>
    <w:rsid w:val="00012E7D"/>
    <w:rsid w:val="00012FB9"/>
    <w:rsid w:val="000135F4"/>
    <w:rsid w:val="0001432A"/>
    <w:rsid w:val="00015AFF"/>
    <w:rsid w:val="00016713"/>
    <w:rsid w:val="000177DB"/>
    <w:rsid w:val="000210D1"/>
    <w:rsid w:val="0002178B"/>
    <w:rsid w:val="00021BDE"/>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3C2A"/>
    <w:rsid w:val="000752A7"/>
    <w:rsid w:val="00075501"/>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0A5E"/>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D7718"/>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40D"/>
    <w:rsid w:val="00105731"/>
    <w:rsid w:val="0010581C"/>
    <w:rsid w:val="001063E9"/>
    <w:rsid w:val="00110568"/>
    <w:rsid w:val="00111694"/>
    <w:rsid w:val="00113023"/>
    <w:rsid w:val="00113FD5"/>
    <w:rsid w:val="00115F35"/>
    <w:rsid w:val="0011649A"/>
    <w:rsid w:val="001171AC"/>
    <w:rsid w:val="00120F44"/>
    <w:rsid w:val="00122769"/>
    <w:rsid w:val="00123D04"/>
    <w:rsid w:val="001242F1"/>
    <w:rsid w:val="00124496"/>
    <w:rsid w:val="00124F13"/>
    <w:rsid w:val="001266B6"/>
    <w:rsid w:val="001273EA"/>
    <w:rsid w:val="0012798D"/>
    <w:rsid w:val="00130C47"/>
    <w:rsid w:val="00130EA5"/>
    <w:rsid w:val="00130F9A"/>
    <w:rsid w:val="00131404"/>
    <w:rsid w:val="00131AE8"/>
    <w:rsid w:val="00132C6C"/>
    <w:rsid w:val="0013308F"/>
    <w:rsid w:val="001343C0"/>
    <w:rsid w:val="00136284"/>
    <w:rsid w:val="00141129"/>
    <w:rsid w:val="00141E26"/>
    <w:rsid w:val="00143E18"/>
    <w:rsid w:val="00145784"/>
    <w:rsid w:val="00145E04"/>
    <w:rsid w:val="00145FEB"/>
    <w:rsid w:val="00146A44"/>
    <w:rsid w:val="00146E70"/>
    <w:rsid w:val="001505CF"/>
    <w:rsid w:val="00151901"/>
    <w:rsid w:val="00152658"/>
    <w:rsid w:val="00152F5E"/>
    <w:rsid w:val="00156958"/>
    <w:rsid w:val="00156FC7"/>
    <w:rsid w:val="0016077E"/>
    <w:rsid w:val="00160AE2"/>
    <w:rsid w:val="00161E98"/>
    <w:rsid w:val="00162988"/>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178"/>
    <w:rsid w:val="001C250A"/>
    <w:rsid w:val="001C2D6F"/>
    <w:rsid w:val="001C38C2"/>
    <w:rsid w:val="001C3E28"/>
    <w:rsid w:val="001C608C"/>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6F5"/>
    <w:rsid w:val="00273FC0"/>
    <w:rsid w:val="00274FC3"/>
    <w:rsid w:val="002754D2"/>
    <w:rsid w:val="00277143"/>
    <w:rsid w:val="002773C7"/>
    <w:rsid w:val="00280E5B"/>
    <w:rsid w:val="00281454"/>
    <w:rsid w:val="00283C48"/>
    <w:rsid w:val="002855D6"/>
    <w:rsid w:val="00285791"/>
    <w:rsid w:val="00287584"/>
    <w:rsid w:val="00290E98"/>
    <w:rsid w:val="00292A75"/>
    <w:rsid w:val="0029420D"/>
    <w:rsid w:val="00294C1D"/>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5115"/>
    <w:rsid w:val="002B7879"/>
    <w:rsid w:val="002B7F08"/>
    <w:rsid w:val="002C2D96"/>
    <w:rsid w:val="002C4371"/>
    <w:rsid w:val="002C5217"/>
    <w:rsid w:val="002C5765"/>
    <w:rsid w:val="002C5BFE"/>
    <w:rsid w:val="002C7D8D"/>
    <w:rsid w:val="002D1682"/>
    <w:rsid w:val="002D1F5C"/>
    <w:rsid w:val="002D3368"/>
    <w:rsid w:val="002D4EED"/>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9C9"/>
    <w:rsid w:val="002F3F68"/>
    <w:rsid w:val="002F4658"/>
    <w:rsid w:val="002F49F5"/>
    <w:rsid w:val="002F4A6E"/>
    <w:rsid w:val="002F4DC5"/>
    <w:rsid w:val="002F6A0C"/>
    <w:rsid w:val="002F6D34"/>
    <w:rsid w:val="002F7093"/>
    <w:rsid w:val="002F753E"/>
    <w:rsid w:val="003007A1"/>
    <w:rsid w:val="00300CD8"/>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31BD"/>
    <w:rsid w:val="003239BA"/>
    <w:rsid w:val="003257F8"/>
    <w:rsid w:val="00327C97"/>
    <w:rsid w:val="003301C2"/>
    <w:rsid w:val="0033375D"/>
    <w:rsid w:val="003340AF"/>
    <w:rsid w:val="00334A02"/>
    <w:rsid w:val="00334A3C"/>
    <w:rsid w:val="00334F2A"/>
    <w:rsid w:val="00335B57"/>
    <w:rsid w:val="003462A6"/>
    <w:rsid w:val="003464A7"/>
    <w:rsid w:val="003467F3"/>
    <w:rsid w:val="00347B7D"/>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2A22"/>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6983"/>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27F2"/>
    <w:rsid w:val="00413062"/>
    <w:rsid w:val="00416A32"/>
    <w:rsid w:val="00416B2F"/>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0FA1"/>
    <w:rsid w:val="00452C20"/>
    <w:rsid w:val="00452DCF"/>
    <w:rsid w:val="00453854"/>
    <w:rsid w:val="00453A9A"/>
    <w:rsid w:val="004565A9"/>
    <w:rsid w:val="004566FC"/>
    <w:rsid w:val="00457B55"/>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71233"/>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16A0"/>
    <w:rsid w:val="004B2216"/>
    <w:rsid w:val="004B2C0D"/>
    <w:rsid w:val="004B66E9"/>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CB5"/>
    <w:rsid w:val="00510FD2"/>
    <w:rsid w:val="0051105A"/>
    <w:rsid w:val="0051175E"/>
    <w:rsid w:val="0051208B"/>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7E1"/>
    <w:rsid w:val="00541571"/>
    <w:rsid w:val="0054215F"/>
    <w:rsid w:val="005424BC"/>
    <w:rsid w:val="00542702"/>
    <w:rsid w:val="00542862"/>
    <w:rsid w:val="005450E2"/>
    <w:rsid w:val="005472F1"/>
    <w:rsid w:val="00550361"/>
    <w:rsid w:val="00552A75"/>
    <w:rsid w:val="00552C1A"/>
    <w:rsid w:val="005537B0"/>
    <w:rsid w:val="00553BFB"/>
    <w:rsid w:val="00554728"/>
    <w:rsid w:val="00554C35"/>
    <w:rsid w:val="0055543E"/>
    <w:rsid w:val="005568F2"/>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67A03"/>
    <w:rsid w:val="00571673"/>
    <w:rsid w:val="0057228F"/>
    <w:rsid w:val="00572C2D"/>
    <w:rsid w:val="005738F2"/>
    <w:rsid w:val="00576F95"/>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5AD"/>
    <w:rsid w:val="005E69CF"/>
    <w:rsid w:val="005E7132"/>
    <w:rsid w:val="005E752C"/>
    <w:rsid w:val="005F0409"/>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6C9B"/>
    <w:rsid w:val="00637323"/>
    <w:rsid w:val="00637860"/>
    <w:rsid w:val="00641AF0"/>
    <w:rsid w:val="00643BB4"/>
    <w:rsid w:val="00644452"/>
    <w:rsid w:val="0064457B"/>
    <w:rsid w:val="00645C3A"/>
    <w:rsid w:val="0064674D"/>
    <w:rsid w:val="00647252"/>
    <w:rsid w:val="0065029D"/>
    <w:rsid w:val="00650B40"/>
    <w:rsid w:val="00651062"/>
    <w:rsid w:val="00651564"/>
    <w:rsid w:val="00651FB2"/>
    <w:rsid w:val="00652AC7"/>
    <w:rsid w:val="00654669"/>
    <w:rsid w:val="00655358"/>
    <w:rsid w:val="00657CEE"/>
    <w:rsid w:val="00661B1E"/>
    <w:rsid w:val="00661BB4"/>
    <w:rsid w:val="00662D9A"/>
    <w:rsid w:val="0066306F"/>
    <w:rsid w:val="006633AD"/>
    <w:rsid w:val="00664921"/>
    <w:rsid w:val="00665BF4"/>
    <w:rsid w:val="00670CE3"/>
    <w:rsid w:val="00670E5A"/>
    <w:rsid w:val="00670EC7"/>
    <w:rsid w:val="00671DC6"/>
    <w:rsid w:val="00671E7D"/>
    <w:rsid w:val="00673042"/>
    <w:rsid w:val="00675F82"/>
    <w:rsid w:val="006761AB"/>
    <w:rsid w:val="0067689E"/>
    <w:rsid w:val="00680088"/>
    <w:rsid w:val="0068134B"/>
    <w:rsid w:val="00681F09"/>
    <w:rsid w:val="006824BA"/>
    <w:rsid w:val="00682E67"/>
    <w:rsid w:val="00682EB0"/>
    <w:rsid w:val="006838D1"/>
    <w:rsid w:val="00685383"/>
    <w:rsid w:val="006854A4"/>
    <w:rsid w:val="00686509"/>
    <w:rsid w:val="006929D9"/>
    <w:rsid w:val="00692D95"/>
    <w:rsid w:val="00692E8C"/>
    <w:rsid w:val="006934E5"/>
    <w:rsid w:val="00694955"/>
    <w:rsid w:val="006965AD"/>
    <w:rsid w:val="00696668"/>
    <w:rsid w:val="00696DE6"/>
    <w:rsid w:val="0069733D"/>
    <w:rsid w:val="00697ADB"/>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3AFE"/>
    <w:rsid w:val="006C43A4"/>
    <w:rsid w:val="006C4D3F"/>
    <w:rsid w:val="006C50E6"/>
    <w:rsid w:val="006C518A"/>
    <w:rsid w:val="006C5870"/>
    <w:rsid w:val="006C58FE"/>
    <w:rsid w:val="006C74C1"/>
    <w:rsid w:val="006D0B0D"/>
    <w:rsid w:val="006D0DFC"/>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A42"/>
    <w:rsid w:val="00707AA7"/>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54A"/>
    <w:rsid w:val="00727E9B"/>
    <w:rsid w:val="00731F11"/>
    <w:rsid w:val="007327E1"/>
    <w:rsid w:val="00733885"/>
    <w:rsid w:val="007343B8"/>
    <w:rsid w:val="0073460F"/>
    <w:rsid w:val="00737A8B"/>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91F"/>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7CAA"/>
    <w:rsid w:val="00797D2E"/>
    <w:rsid w:val="007A02F0"/>
    <w:rsid w:val="007A322B"/>
    <w:rsid w:val="007A3650"/>
    <w:rsid w:val="007A53AC"/>
    <w:rsid w:val="007A64A7"/>
    <w:rsid w:val="007B0103"/>
    <w:rsid w:val="007B0511"/>
    <w:rsid w:val="007B210B"/>
    <w:rsid w:val="007B6A95"/>
    <w:rsid w:val="007B7AFA"/>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4E20"/>
    <w:rsid w:val="00845A19"/>
    <w:rsid w:val="00846033"/>
    <w:rsid w:val="0084714F"/>
    <w:rsid w:val="008474C9"/>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43E5"/>
    <w:rsid w:val="00894665"/>
    <w:rsid w:val="00896670"/>
    <w:rsid w:val="0089667E"/>
    <w:rsid w:val="00897847"/>
    <w:rsid w:val="008979DD"/>
    <w:rsid w:val="00897C3E"/>
    <w:rsid w:val="008A167D"/>
    <w:rsid w:val="008A218F"/>
    <w:rsid w:val="008A3AAD"/>
    <w:rsid w:val="008A4D52"/>
    <w:rsid w:val="008A53AA"/>
    <w:rsid w:val="008A6465"/>
    <w:rsid w:val="008A74DA"/>
    <w:rsid w:val="008A7B5B"/>
    <w:rsid w:val="008A7FB4"/>
    <w:rsid w:val="008A7FD3"/>
    <w:rsid w:val="008B0475"/>
    <w:rsid w:val="008B09D9"/>
    <w:rsid w:val="008B1AD4"/>
    <w:rsid w:val="008B2746"/>
    <w:rsid w:val="008B34D1"/>
    <w:rsid w:val="008B4F1F"/>
    <w:rsid w:val="008B5845"/>
    <w:rsid w:val="008B7008"/>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49D2"/>
    <w:rsid w:val="008F5F5B"/>
    <w:rsid w:val="008F6163"/>
    <w:rsid w:val="008F6F54"/>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18CA"/>
    <w:rsid w:val="00942430"/>
    <w:rsid w:val="00942708"/>
    <w:rsid w:val="0094330D"/>
    <w:rsid w:val="00943F70"/>
    <w:rsid w:val="009457A0"/>
    <w:rsid w:val="00947DBC"/>
    <w:rsid w:val="00947F4D"/>
    <w:rsid w:val="00950EDB"/>
    <w:rsid w:val="00950FA9"/>
    <w:rsid w:val="009518D9"/>
    <w:rsid w:val="00952D9C"/>
    <w:rsid w:val="009542B2"/>
    <w:rsid w:val="0095438D"/>
    <w:rsid w:val="009545F7"/>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958"/>
    <w:rsid w:val="00976F0A"/>
    <w:rsid w:val="00977303"/>
    <w:rsid w:val="009777B8"/>
    <w:rsid w:val="0098094E"/>
    <w:rsid w:val="00983055"/>
    <w:rsid w:val="00983C6F"/>
    <w:rsid w:val="00983CEE"/>
    <w:rsid w:val="0098453F"/>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36CE"/>
    <w:rsid w:val="009A421A"/>
    <w:rsid w:val="009A442F"/>
    <w:rsid w:val="009A475F"/>
    <w:rsid w:val="009A5D28"/>
    <w:rsid w:val="009A6892"/>
    <w:rsid w:val="009A7090"/>
    <w:rsid w:val="009A75E8"/>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68F"/>
    <w:rsid w:val="009E450A"/>
    <w:rsid w:val="009E4AF1"/>
    <w:rsid w:val="009E4F95"/>
    <w:rsid w:val="009E66B1"/>
    <w:rsid w:val="009F0AD7"/>
    <w:rsid w:val="009F13D7"/>
    <w:rsid w:val="009F16DD"/>
    <w:rsid w:val="009F2476"/>
    <w:rsid w:val="009F2FE1"/>
    <w:rsid w:val="009F3F56"/>
    <w:rsid w:val="009F41F2"/>
    <w:rsid w:val="009F4257"/>
    <w:rsid w:val="009F507F"/>
    <w:rsid w:val="00A00400"/>
    <w:rsid w:val="00A00953"/>
    <w:rsid w:val="00A0222A"/>
    <w:rsid w:val="00A02BF6"/>
    <w:rsid w:val="00A03DE2"/>
    <w:rsid w:val="00A03F69"/>
    <w:rsid w:val="00A05CD2"/>
    <w:rsid w:val="00A10491"/>
    <w:rsid w:val="00A106AC"/>
    <w:rsid w:val="00A10B0F"/>
    <w:rsid w:val="00A1135E"/>
    <w:rsid w:val="00A12752"/>
    <w:rsid w:val="00A13D22"/>
    <w:rsid w:val="00A16AC7"/>
    <w:rsid w:val="00A20385"/>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F06"/>
    <w:rsid w:val="00A77F87"/>
    <w:rsid w:val="00A82F83"/>
    <w:rsid w:val="00A83200"/>
    <w:rsid w:val="00A834C0"/>
    <w:rsid w:val="00A8418C"/>
    <w:rsid w:val="00A84DE4"/>
    <w:rsid w:val="00A85AD2"/>
    <w:rsid w:val="00A860FB"/>
    <w:rsid w:val="00A869BC"/>
    <w:rsid w:val="00A86D9D"/>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353E"/>
    <w:rsid w:val="00AA371C"/>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B7FE9"/>
    <w:rsid w:val="00AC0065"/>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479"/>
    <w:rsid w:val="00AF3AE1"/>
    <w:rsid w:val="00AF5B75"/>
    <w:rsid w:val="00AF664C"/>
    <w:rsid w:val="00AF7BAB"/>
    <w:rsid w:val="00AF7D87"/>
    <w:rsid w:val="00B001EE"/>
    <w:rsid w:val="00B007A6"/>
    <w:rsid w:val="00B007F7"/>
    <w:rsid w:val="00B00E97"/>
    <w:rsid w:val="00B01264"/>
    <w:rsid w:val="00B01DD4"/>
    <w:rsid w:val="00B01E96"/>
    <w:rsid w:val="00B03D59"/>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547D"/>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54B23"/>
    <w:rsid w:val="00B54E6E"/>
    <w:rsid w:val="00B60ACD"/>
    <w:rsid w:val="00B61943"/>
    <w:rsid w:val="00B629C2"/>
    <w:rsid w:val="00B62E74"/>
    <w:rsid w:val="00B637BD"/>
    <w:rsid w:val="00B6484F"/>
    <w:rsid w:val="00B6485E"/>
    <w:rsid w:val="00B648FB"/>
    <w:rsid w:val="00B654F3"/>
    <w:rsid w:val="00B65805"/>
    <w:rsid w:val="00B65A52"/>
    <w:rsid w:val="00B66E0D"/>
    <w:rsid w:val="00B675A5"/>
    <w:rsid w:val="00B70782"/>
    <w:rsid w:val="00B70EE0"/>
    <w:rsid w:val="00B717BD"/>
    <w:rsid w:val="00B7393E"/>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0F6"/>
    <w:rsid w:val="00B95386"/>
    <w:rsid w:val="00B95EDC"/>
    <w:rsid w:val="00B96BA7"/>
    <w:rsid w:val="00B97049"/>
    <w:rsid w:val="00BA156D"/>
    <w:rsid w:val="00BA15DC"/>
    <w:rsid w:val="00BA1AAB"/>
    <w:rsid w:val="00BA1EA5"/>
    <w:rsid w:val="00BA2C5F"/>
    <w:rsid w:val="00BA3409"/>
    <w:rsid w:val="00BA6511"/>
    <w:rsid w:val="00BA697B"/>
    <w:rsid w:val="00BA6BAA"/>
    <w:rsid w:val="00BA6CEE"/>
    <w:rsid w:val="00BA717C"/>
    <w:rsid w:val="00BA7417"/>
    <w:rsid w:val="00BA7AAF"/>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1A4"/>
    <w:rsid w:val="00BC59CA"/>
    <w:rsid w:val="00BC5E54"/>
    <w:rsid w:val="00BC64C6"/>
    <w:rsid w:val="00BC6569"/>
    <w:rsid w:val="00BC6B2F"/>
    <w:rsid w:val="00BC7092"/>
    <w:rsid w:val="00BC7B29"/>
    <w:rsid w:val="00BC7CC1"/>
    <w:rsid w:val="00BD0A0B"/>
    <w:rsid w:val="00BD0F84"/>
    <w:rsid w:val="00BD2507"/>
    <w:rsid w:val="00BD35C4"/>
    <w:rsid w:val="00BD3A13"/>
    <w:rsid w:val="00BD463F"/>
    <w:rsid w:val="00BD46D9"/>
    <w:rsid w:val="00BD4A20"/>
    <w:rsid w:val="00BD4C5F"/>
    <w:rsid w:val="00BD57A3"/>
    <w:rsid w:val="00BD6258"/>
    <w:rsid w:val="00BE31C6"/>
    <w:rsid w:val="00BE31F9"/>
    <w:rsid w:val="00BE4125"/>
    <w:rsid w:val="00BE456B"/>
    <w:rsid w:val="00BE5840"/>
    <w:rsid w:val="00BE68D2"/>
    <w:rsid w:val="00BE7C5B"/>
    <w:rsid w:val="00BE7CD9"/>
    <w:rsid w:val="00BE7FCD"/>
    <w:rsid w:val="00BF0B90"/>
    <w:rsid w:val="00BF1D1B"/>
    <w:rsid w:val="00BF2101"/>
    <w:rsid w:val="00BF2AE2"/>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08E"/>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D90"/>
    <w:rsid w:val="00C3700C"/>
    <w:rsid w:val="00C37A74"/>
    <w:rsid w:val="00C40303"/>
    <w:rsid w:val="00C412F5"/>
    <w:rsid w:val="00C436BA"/>
    <w:rsid w:val="00C4447B"/>
    <w:rsid w:val="00C44565"/>
    <w:rsid w:val="00C45EE7"/>
    <w:rsid w:val="00C4665D"/>
    <w:rsid w:val="00C46876"/>
    <w:rsid w:val="00C47C10"/>
    <w:rsid w:val="00C50DB0"/>
    <w:rsid w:val="00C5158E"/>
    <w:rsid w:val="00C52535"/>
    <w:rsid w:val="00C52AF6"/>
    <w:rsid w:val="00C52F46"/>
    <w:rsid w:val="00C52FAB"/>
    <w:rsid w:val="00C540BA"/>
    <w:rsid w:val="00C542A6"/>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115D"/>
    <w:rsid w:val="00C829B2"/>
    <w:rsid w:val="00C8324B"/>
    <w:rsid w:val="00C83454"/>
    <w:rsid w:val="00C8394A"/>
    <w:rsid w:val="00C83C83"/>
    <w:rsid w:val="00C84052"/>
    <w:rsid w:val="00C844E2"/>
    <w:rsid w:val="00C845EF"/>
    <w:rsid w:val="00C85C3F"/>
    <w:rsid w:val="00C86276"/>
    <w:rsid w:val="00C865C4"/>
    <w:rsid w:val="00C8683B"/>
    <w:rsid w:val="00C86B36"/>
    <w:rsid w:val="00C86BC6"/>
    <w:rsid w:val="00C8708D"/>
    <w:rsid w:val="00C918AA"/>
    <w:rsid w:val="00C92E67"/>
    <w:rsid w:val="00C93B13"/>
    <w:rsid w:val="00C95829"/>
    <w:rsid w:val="00C95977"/>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24E6"/>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1C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B74D6"/>
    <w:rsid w:val="00DC161F"/>
    <w:rsid w:val="00DC1680"/>
    <w:rsid w:val="00DC16D6"/>
    <w:rsid w:val="00DC1B4B"/>
    <w:rsid w:val="00DC2765"/>
    <w:rsid w:val="00DC4352"/>
    <w:rsid w:val="00DC445A"/>
    <w:rsid w:val="00DC4B04"/>
    <w:rsid w:val="00DC6193"/>
    <w:rsid w:val="00DC662B"/>
    <w:rsid w:val="00DC7020"/>
    <w:rsid w:val="00DD0012"/>
    <w:rsid w:val="00DD2E2F"/>
    <w:rsid w:val="00DD303A"/>
    <w:rsid w:val="00DD3CAB"/>
    <w:rsid w:val="00DD3F33"/>
    <w:rsid w:val="00DD5199"/>
    <w:rsid w:val="00DD5A3A"/>
    <w:rsid w:val="00DD5A48"/>
    <w:rsid w:val="00DD61A0"/>
    <w:rsid w:val="00DD7CE7"/>
    <w:rsid w:val="00DE1306"/>
    <w:rsid w:val="00DE45FC"/>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17A66"/>
    <w:rsid w:val="00E20E63"/>
    <w:rsid w:val="00E22191"/>
    <w:rsid w:val="00E22C3E"/>
    <w:rsid w:val="00E252C8"/>
    <w:rsid w:val="00E278E4"/>
    <w:rsid w:val="00E3109E"/>
    <w:rsid w:val="00E31122"/>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1C1C"/>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9E7"/>
    <w:rsid w:val="00EC2A0B"/>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5F55"/>
    <w:rsid w:val="00EE6B7E"/>
    <w:rsid w:val="00EE6FFE"/>
    <w:rsid w:val="00EE7C1C"/>
    <w:rsid w:val="00EF0BC4"/>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146"/>
    <w:rsid w:val="00F566A2"/>
    <w:rsid w:val="00F605C3"/>
    <w:rsid w:val="00F605D8"/>
    <w:rsid w:val="00F62450"/>
    <w:rsid w:val="00F62C99"/>
    <w:rsid w:val="00F636D9"/>
    <w:rsid w:val="00F63B6B"/>
    <w:rsid w:val="00F63E43"/>
    <w:rsid w:val="00F646E8"/>
    <w:rsid w:val="00F64D54"/>
    <w:rsid w:val="00F6506E"/>
    <w:rsid w:val="00F65391"/>
    <w:rsid w:val="00F6552A"/>
    <w:rsid w:val="00F65593"/>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B77E5E7-9020-FB4A-9ACE-8FAFB59F5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26</Pages>
  <Words>23744</Words>
  <Characters>135341</Characters>
  <Application>Microsoft Macintosh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17</cp:revision>
  <dcterms:created xsi:type="dcterms:W3CDTF">2018-11-16T15:03:00Z</dcterms:created>
  <dcterms:modified xsi:type="dcterms:W3CDTF">2018-11-16T18:21:00Z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