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del w:id="1" w:author="Bennett, James E" w:date="2018-11-29T10:43:00Z">
        <w:r w:rsidRPr="00636C9B" w:rsidDel="00A17E4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2"/>
      <w:r w:rsidRPr="00636C9B">
        <w:rPr>
          <w:rFonts w:ascii="Times New Roman" w:hAnsi="Times New Roman"/>
          <w:b/>
          <w:color w:val="000000" w:themeColor="text1"/>
          <w:sz w:val="24"/>
          <w:szCs w:val="24"/>
        </w:rPr>
        <w:lastRenderedPageBreak/>
        <w:t>Introduction</w:t>
      </w:r>
      <w:commentRangeEnd w:id="2"/>
      <w:r w:rsidR="00670E5A">
        <w:rPr>
          <w:rStyle w:val="CommentReference"/>
          <w:rFonts w:asciiTheme="minorHAnsi" w:eastAsiaTheme="minorHAnsi" w:hAnsiTheme="minorHAnsi" w:cstheme="minorBidi"/>
        </w:rPr>
        <w:commentReference w:id="2"/>
      </w:r>
    </w:p>
    <w:p w14:paraId="2AB19F72" w14:textId="6E3C3798"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increase in 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commentRangeStart w:id="3"/>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commentRangeEnd w:id="3"/>
      <w:r w:rsidR="00761A26">
        <w:rPr>
          <w:rStyle w:val="CommentReference"/>
          <w:rFonts w:asciiTheme="minorHAnsi" w:eastAsiaTheme="minorHAnsi" w:hAnsiTheme="minorHAnsi" w:cstheme="minorBidi"/>
        </w:rPr>
        <w:commentReference w:id="3"/>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commentRangeStart w:id="4"/>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commentRangeEnd w:id="4"/>
      <w:r w:rsidR="009545F7">
        <w:rPr>
          <w:rStyle w:val="CommentReference"/>
          <w:rFonts w:asciiTheme="minorHAnsi" w:eastAsiaTheme="minorHAnsi" w:hAnsiTheme="minorHAnsi" w:cstheme="minorBidi"/>
        </w:rPr>
        <w:commentReference w:id="4"/>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5578E514"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with changing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737A8B" w:rsidP="002339FB">
      <w:pPr>
        <w:spacing w:after="0" w:line="480" w:lineRule="auto"/>
        <w:jc w:val="both"/>
        <w:rPr>
          <w:rFonts w:ascii="Times New Roman" w:hAnsi="Times New Roman"/>
          <w:color w:val="000000" w:themeColor="text1"/>
          <w:sz w:val="24"/>
          <w:szCs w:val="24"/>
        </w:rPr>
      </w:pPr>
      <w:commentRangeStart w:id="5"/>
      <w:commentRangeEnd w:id="5"/>
      <w:r>
        <w:rPr>
          <w:rStyle w:val="CommentReference"/>
          <w:rFonts w:asciiTheme="minorHAnsi" w:eastAsiaTheme="minorHAnsi" w:hAnsiTheme="minorHAnsi" w:cstheme="minorBidi"/>
        </w:rPr>
        <w:commentReference w:id="5"/>
      </w:r>
    </w:p>
    <w:p w14:paraId="59E5EACC" w14:textId="1829EDCD"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distinguishing by these features of a population</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w:t>
      </w:r>
      <w:proofErr w:type="spellStart"/>
      <w:r w:rsidR="00E70EB0" w:rsidRPr="00636C9B">
        <w:rPr>
          <w:rFonts w:ascii="Times New Roman" w:hAnsi="Times New Roman"/>
          <w:color w:val="000000" w:themeColor="text1"/>
          <w:sz w:val="24"/>
          <w:szCs w:val="24"/>
        </w:rPr>
        <w:t>spatio</w:t>
      </w:r>
      <w:proofErr w:type="spellEnd"/>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07F2E047" w:rsidR="00881B21" w:rsidDel="00C924DF" w:rsidRDefault="00A03DE2" w:rsidP="005B39FC">
      <w:pPr>
        <w:spacing w:after="0" w:line="480" w:lineRule="auto"/>
        <w:jc w:val="both"/>
        <w:rPr>
          <w:del w:id="6" w:author="Bennett, James E" w:date="2018-11-29T14:17:00Z"/>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ins w:id="7" w:author="Bennett, James E" w:date="2018-11-29T10:46:00Z">
        <w:r w:rsidR="00A17E43">
          <w:rPr>
            <w:rFonts w:ascii="Times New Roman" w:hAnsi="Times New Roman"/>
            <w:color w:val="000000" w:themeColor="text1"/>
            <w:sz w:val="24"/>
            <w:szCs w:val="24"/>
          </w:rPr>
          <w:t xml:space="preserve">to understand the </w:t>
        </w:r>
      </w:ins>
      <w:ins w:id="8" w:author="Bennett, James E" w:date="2018-11-29T10:57:00Z">
        <w:r w:rsidR="003757BC">
          <w:rPr>
            <w:rFonts w:ascii="Times New Roman" w:hAnsi="Times New Roman"/>
            <w:color w:val="000000" w:themeColor="text1"/>
            <w:sz w:val="24"/>
            <w:szCs w:val="24"/>
          </w:rPr>
          <w:t xml:space="preserve">mortality </w:t>
        </w:r>
      </w:ins>
      <w:ins w:id="9" w:author="Bennett, James E" w:date="2018-11-29T10:46:00Z">
        <w:r w:rsidR="00A17E43">
          <w:rPr>
            <w:rFonts w:ascii="Times New Roman" w:hAnsi="Times New Roman"/>
            <w:color w:val="000000" w:themeColor="text1"/>
            <w:sz w:val="24"/>
            <w:szCs w:val="24"/>
          </w:rPr>
          <w:t>impact of deviation of temperature from long-term averages</w:t>
        </w:r>
      </w:ins>
      <w:ins w:id="10" w:author="Bennett, James E" w:date="2018-11-29T10:56:00Z">
        <w:r w:rsidR="003757BC">
          <w:rPr>
            <w:rFonts w:ascii="Times New Roman" w:hAnsi="Times New Roman"/>
            <w:color w:val="000000" w:themeColor="text1"/>
            <w:sz w:val="24"/>
            <w:szCs w:val="24"/>
          </w:rPr>
          <w:t xml:space="preserve"> which local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ins>
      <w:ins w:id="11" w:author="Bennett, James E" w:date="2018-11-29T10:46:00Z">
        <w:r w:rsidR="00A17E43">
          <w:rPr>
            <w:rFonts w:ascii="Times New Roman" w:hAnsi="Times New Roman"/>
            <w:color w:val="000000" w:themeColor="text1"/>
            <w:sz w:val="24"/>
            <w:szCs w:val="24"/>
          </w:rPr>
          <w:t xml:space="preserve">, rather than </w:t>
        </w:r>
      </w:ins>
      <w:ins w:id="12" w:author="Bennett, James E" w:date="2018-11-29T14:07:00Z">
        <w:r w:rsidR="003819E7">
          <w:rPr>
            <w:rFonts w:ascii="Times New Roman" w:hAnsi="Times New Roman"/>
            <w:color w:val="000000" w:themeColor="text1"/>
            <w:sz w:val="24"/>
            <w:szCs w:val="24"/>
          </w:rPr>
          <w:t xml:space="preserve">short term </w:t>
        </w:r>
      </w:ins>
      <w:ins w:id="13" w:author="Bennett, James E" w:date="2018-11-29T14:08:00Z">
        <w:r w:rsidR="00716FA3">
          <w:rPr>
            <w:rFonts w:ascii="Times New Roman" w:hAnsi="Times New Roman"/>
            <w:color w:val="000000" w:themeColor="text1"/>
            <w:sz w:val="24"/>
            <w:szCs w:val="24"/>
          </w:rPr>
          <w:t xml:space="preserve">changes in </w:t>
        </w:r>
      </w:ins>
      <w:ins w:id="14" w:author="Bennett, James E" w:date="2018-11-29T10:46:00Z">
        <w:r w:rsidR="00A17E43">
          <w:rPr>
            <w:rFonts w:ascii="Times New Roman" w:hAnsi="Times New Roman"/>
            <w:color w:val="000000" w:themeColor="text1"/>
            <w:sz w:val="24"/>
            <w:szCs w:val="24"/>
          </w:rPr>
          <w:t>absolute temperature</w:t>
        </w:r>
      </w:ins>
      <w:ins w:id="15" w:author="Bennett, James E" w:date="2018-11-29T10:47:00Z">
        <w:r w:rsidR="00A17E43">
          <w:rPr>
            <w:rFonts w:ascii="Times New Roman" w:hAnsi="Times New Roman"/>
            <w:color w:val="000000" w:themeColor="text1"/>
            <w:sz w:val="24"/>
            <w:szCs w:val="24"/>
          </w:rPr>
          <w:t>.</w:t>
        </w:r>
      </w:ins>
      <w:ins w:id="16" w:author="Bennett, James E" w:date="2018-11-29T10:49:00Z">
        <w:r w:rsidR="00A17E43">
          <w:rPr>
            <w:rFonts w:ascii="Times New Roman" w:hAnsi="Times New Roman"/>
            <w:color w:val="000000" w:themeColor="text1"/>
            <w:sz w:val="24"/>
            <w:szCs w:val="24"/>
          </w:rPr>
          <w:t xml:space="preserve"> </w:t>
        </w:r>
        <w:proofErr w:type="gramStart"/>
        <w:r w:rsidR="00A17E43">
          <w:rPr>
            <w:rFonts w:ascii="Times New Roman" w:hAnsi="Times New Roman"/>
            <w:color w:val="000000" w:themeColor="text1"/>
            <w:sz w:val="24"/>
            <w:szCs w:val="24"/>
          </w:rPr>
          <w:t xml:space="preserve">In particular </w:t>
        </w:r>
      </w:ins>
      <w:ins w:id="17" w:author="Bennett, James E" w:date="2018-11-29T14:10:00Z">
        <w:r w:rsidR="00716FA3">
          <w:rPr>
            <w:rFonts w:ascii="Times New Roman" w:hAnsi="Times New Roman"/>
            <w:color w:val="000000" w:themeColor="text1"/>
            <w:sz w:val="24"/>
            <w:szCs w:val="24"/>
          </w:rPr>
          <w:t>we</w:t>
        </w:r>
        <w:proofErr w:type="gramEnd"/>
        <w:r w:rsidR="00716FA3">
          <w:rPr>
            <w:rFonts w:ascii="Times New Roman" w:hAnsi="Times New Roman"/>
            <w:color w:val="000000" w:themeColor="text1"/>
            <w:sz w:val="24"/>
            <w:szCs w:val="24"/>
          </w:rPr>
          <w:t xml:space="preserve"> used monthly temperatures and death re</w:t>
        </w:r>
      </w:ins>
      <w:ins w:id="18" w:author="Bennett, James E" w:date="2018-11-29T14:11:00Z">
        <w:r w:rsidR="00716FA3">
          <w:rPr>
            <w:rFonts w:ascii="Times New Roman" w:hAnsi="Times New Roman"/>
            <w:color w:val="000000" w:themeColor="text1"/>
            <w:sz w:val="24"/>
            <w:szCs w:val="24"/>
          </w:rPr>
          <w:t>cords</w:t>
        </w:r>
      </w:ins>
      <w:ins w:id="19" w:author="Bennett, James E" w:date="2018-11-29T10:49:00Z">
        <w:r w:rsidR="00A17E43">
          <w:rPr>
            <w:rFonts w:ascii="Times New Roman" w:hAnsi="Times New Roman"/>
            <w:color w:val="000000" w:themeColor="text1"/>
            <w:sz w:val="24"/>
            <w:szCs w:val="24"/>
          </w:rPr>
          <w:t xml:space="preserve"> </w:t>
        </w:r>
      </w:ins>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commentRangeStart w:id="20"/>
      <w:del w:id="21" w:author="Bennett, James E" w:date="2018-11-29T10:52:00Z">
        <w:r w:rsidR="004B2216" w:rsidDel="00173613">
          <w:rPr>
            <w:rFonts w:ascii="Times New Roman" w:hAnsi="Times New Roman"/>
            <w:color w:val="000000" w:themeColor="text1"/>
            <w:sz w:val="24"/>
            <w:szCs w:val="24"/>
          </w:rPr>
          <w:delText xml:space="preserve">national </w:delText>
        </w:r>
      </w:del>
      <w:commentRangeEnd w:id="20"/>
      <w:r w:rsidR="00173613">
        <w:rPr>
          <w:rStyle w:val="CommentReference"/>
          <w:rFonts w:asciiTheme="minorHAnsi" w:eastAsiaTheme="minorHAnsi" w:hAnsiTheme="minorHAnsi" w:cstheme="minorBidi"/>
        </w:rPr>
        <w:commentReference w:id="20"/>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ins w:id="22" w:author="Bennett, James E" w:date="2018-11-29T10:50:00Z">
        <w:r w:rsidR="00A17E43">
          <w:rPr>
            <w:rFonts w:ascii="Times New Roman" w:hAnsi="Times New Roman"/>
            <w:color w:val="000000" w:themeColor="text1"/>
            <w:sz w:val="24"/>
            <w:szCs w:val="24"/>
          </w:rPr>
          <w:t xml:space="preserve">months warmer than the </w:t>
        </w:r>
      </w:ins>
      <w:ins w:id="23" w:author="Bennett, James E" w:date="2018-11-29T14:08:00Z">
        <w:r w:rsidR="00716FA3">
          <w:rPr>
            <w:rFonts w:ascii="Times New Roman" w:hAnsi="Times New Roman"/>
            <w:color w:val="000000" w:themeColor="text1"/>
            <w:sz w:val="24"/>
            <w:szCs w:val="24"/>
          </w:rPr>
          <w:t xml:space="preserve">acclimatised level </w:t>
        </w:r>
      </w:ins>
      <w:del w:id="24" w:author="Bennett, James E" w:date="2018-11-29T10:51:00Z">
        <w:r w:rsidDel="00A17E43">
          <w:rPr>
            <w:rFonts w:ascii="Times New Roman" w:hAnsi="Times New Roman"/>
            <w:color w:val="000000" w:themeColor="text1"/>
            <w:sz w:val="24"/>
            <w:szCs w:val="24"/>
          </w:rPr>
          <w:delText>a warmer world</w:delText>
        </w:r>
      </w:del>
      <w:del w:id="25" w:author="Bennett, James E" w:date="2018-11-29T14:08:00Z">
        <w:r w:rsidDel="00716FA3">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in </w:t>
      </w:r>
      <w:ins w:id="26" w:author="Bennett, James E" w:date="2018-11-29T14:13:00Z">
        <w:r w:rsidR="00716FA3">
          <w:rPr>
            <w:rFonts w:ascii="Times New Roman" w:hAnsi="Times New Roman"/>
            <w:color w:val="000000" w:themeColor="text1"/>
            <w:sz w:val="24"/>
            <w:szCs w:val="24"/>
          </w:rPr>
          <w:t xml:space="preserve">states of </w:t>
        </w:r>
      </w:ins>
      <w:r>
        <w:rPr>
          <w:rFonts w:ascii="Times New Roman" w:hAnsi="Times New Roman"/>
          <w:color w:val="000000" w:themeColor="text1"/>
          <w:sz w:val="24"/>
          <w:szCs w:val="24"/>
        </w:rPr>
        <w:t>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p>
    <w:p w14:paraId="1C5762D7" w14:textId="77777777" w:rsidR="00881B21" w:rsidDel="00C924DF" w:rsidRDefault="00881B21" w:rsidP="005B39FC">
      <w:pPr>
        <w:spacing w:after="0" w:line="480" w:lineRule="auto"/>
        <w:jc w:val="both"/>
        <w:rPr>
          <w:del w:id="27" w:author="Bennett, James E" w:date="2018-11-29T14:17:00Z"/>
          <w:rFonts w:ascii="Times New Roman" w:hAnsi="Times New Roman"/>
          <w:color w:val="000000" w:themeColor="text1"/>
          <w:sz w:val="24"/>
          <w:szCs w:val="24"/>
        </w:rPr>
      </w:pPr>
    </w:p>
    <w:p w14:paraId="4178A95E" w14:textId="74BF79DB" w:rsidR="00E65B73" w:rsidRPr="00636C9B" w:rsidRDefault="003030BF" w:rsidP="005B39FC">
      <w:pPr>
        <w:spacing w:after="0" w:line="480" w:lineRule="auto"/>
        <w:jc w:val="both"/>
        <w:rPr>
          <w:rFonts w:ascii="Times New Roman" w:hAnsi="Times New Roman"/>
          <w:color w:val="000000" w:themeColor="text1"/>
          <w:sz w:val="24"/>
          <w:szCs w:val="24"/>
        </w:rPr>
      </w:pPr>
      <w:del w:id="28" w:author="Bennett, James E" w:date="2018-11-29T10:47:00Z">
        <w:r w:rsidDel="00A17E43">
          <w:rPr>
            <w:rFonts w:ascii="Times New Roman" w:hAnsi="Times New Roman"/>
            <w:color w:val="000000" w:themeColor="text1"/>
            <w:sz w:val="24"/>
            <w:szCs w:val="24"/>
          </w:rPr>
          <w:delText>We wanted</w:delText>
        </w:r>
      </w:del>
      <w:del w:id="29" w:author="Bennett, James E" w:date="2018-11-29T10:46:00Z">
        <w:r w:rsidDel="00A17E43">
          <w:rPr>
            <w:rFonts w:ascii="Times New Roman" w:hAnsi="Times New Roman"/>
            <w:color w:val="000000" w:themeColor="text1"/>
            <w:sz w:val="24"/>
            <w:szCs w:val="24"/>
          </w:rPr>
          <w:delText xml:space="preserve"> to understand the impact of deviation of temperature from long-term acclimatised </w:delText>
        </w:r>
        <w:r w:rsidR="00E31070" w:rsidDel="00A17E43">
          <w:rPr>
            <w:rFonts w:ascii="Times New Roman" w:hAnsi="Times New Roman"/>
            <w:color w:val="000000" w:themeColor="text1"/>
            <w:sz w:val="24"/>
            <w:szCs w:val="24"/>
          </w:rPr>
          <w:delText>averages</w:delText>
        </w:r>
        <w:r w:rsidDel="00A17E43">
          <w:rPr>
            <w:rFonts w:ascii="Times New Roman" w:hAnsi="Times New Roman"/>
            <w:color w:val="000000" w:themeColor="text1"/>
            <w:sz w:val="24"/>
            <w:szCs w:val="24"/>
          </w:rPr>
          <w:delText>, rather than absolute temperature</w:delText>
        </w:r>
      </w:del>
      <w:del w:id="30" w:author="Bennett, James E" w:date="2018-11-29T14:12:00Z">
        <w:r w:rsidDel="00716FA3">
          <w:rPr>
            <w:rFonts w:ascii="Times New Roman" w:hAnsi="Times New Roman"/>
            <w:color w:val="000000" w:themeColor="text1"/>
            <w:sz w:val="24"/>
            <w:szCs w:val="24"/>
          </w:rPr>
          <w:delText xml:space="preserve">. </w:delText>
        </w:r>
        <w:r w:rsidR="00E36F12" w:rsidDel="00716FA3">
          <w:rPr>
            <w:rFonts w:ascii="Times New Roman" w:hAnsi="Times New Roman"/>
            <w:color w:val="000000" w:themeColor="text1"/>
            <w:sz w:val="24"/>
            <w:szCs w:val="24"/>
          </w:rPr>
          <w:delText>O</w:delText>
        </w:r>
        <w:r w:rsidR="002D3368" w:rsidDel="00716FA3">
          <w:rPr>
            <w:rFonts w:ascii="Times New Roman" w:hAnsi="Times New Roman"/>
            <w:color w:val="000000" w:themeColor="text1"/>
            <w:sz w:val="24"/>
            <w:szCs w:val="24"/>
          </w:rPr>
          <w:delText>ur</w:delText>
        </w:r>
        <w:r w:rsidR="00113023" w:rsidDel="00716FA3">
          <w:rPr>
            <w:rFonts w:ascii="Times New Roman" w:hAnsi="Times New Roman"/>
            <w:color w:val="000000" w:themeColor="text1"/>
            <w:sz w:val="24"/>
            <w:szCs w:val="24"/>
          </w:rPr>
          <w:delText xml:space="preserve"> alternative approach </w:delText>
        </w:r>
        <w:r w:rsidR="00EF0BC4" w:rsidDel="00716FA3">
          <w:rPr>
            <w:rFonts w:ascii="Times New Roman" w:hAnsi="Times New Roman"/>
            <w:color w:val="000000" w:themeColor="text1"/>
            <w:sz w:val="24"/>
            <w:szCs w:val="24"/>
          </w:rPr>
          <w:delText>to previous studies</w:delText>
        </w:r>
        <w:r w:rsidR="00E34B73" w:rsidDel="00716FA3">
          <w:rPr>
            <w:rFonts w:ascii="Times New Roman" w:hAnsi="Times New Roman"/>
            <w:color w:val="000000" w:themeColor="text1"/>
            <w:sz w:val="24"/>
            <w:szCs w:val="24"/>
          </w:rPr>
          <w:delText xml:space="preserve"> </w:delText>
        </w:r>
        <w:r w:rsidR="00E36F12" w:rsidDel="00716FA3">
          <w:rPr>
            <w:rFonts w:ascii="Times New Roman" w:hAnsi="Times New Roman"/>
            <w:color w:val="000000" w:themeColor="text1"/>
            <w:sz w:val="24"/>
            <w:szCs w:val="24"/>
          </w:rPr>
          <w:delText xml:space="preserve">also uses </w:delText>
        </w:r>
        <w:r w:rsidDel="00716FA3">
          <w:rPr>
            <w:rFonts w:ascii="Times New Roman" w:hAnsi="Times New Roman"/>
            <w:color w:val="000000" w:themeColor="text1"/>
            <w:sz w:val="24"/>
            <w:szCs w:val="24"/>
          </w:rPr>
          <w:delText>monthly temperatures</w:delText>
        </w:r>
        <w:r w:rsidR="00E34B73" w:rsidDel="00716FA3">
          <w:rPr>
            <w:rFonts w:ascii="Times New Roman" w:hAnsi="Times New Roman"/>
            <w:color w:val="000000" w:themeColor="text1"/>
            <w:sz w:val="24"/>
            <w:szCs w:val="24"/>
          </w:rPr>
          <w:delText xml:space="preserve"> and death records</w:delText>
        </w:r>
        <w:r w:rsidDel="00716FA3">
          <w:rPr>
            <w:rFonts w:ascii="Times New Roman" w:hAnsi="Times New Roman"/>
            <w:color w:val="000000" w:themeColor="text1"/>
            <w:sz w:val="24"/>
            <w:szCs w:val="24"/>
          </w:rPr>
          <w:delText xml:space="preserve"> for </w:delText>
        </w:r>
        <w:r w:rsidR="00E34B73" w:rsidDel="00716FA3">
          <w:rPr>
            <w:rFonts w:ascii="Times New Roman" w:hAnsi="Times New Roman"/>
            <w:color w:val="000000" w:themeColor="text1"/>
            <w:sz w:val="24"/>
            <w:szCs w:val="24"/>
          </w:rPr>
          <w:delText xml:space="preserve">entire </w:delText>
        </w:r>
        <w:r w:rsidR="00FF7EA4" w:rsidDel="00716FA3">
          <w:rPr>
            <w:rFonts w:ascii="Times New Roman" w:hAnsi="Times New Roman"/>
            <w:color w:val="000000" w:themeColor="text1"/>
            <w:sz w:val="24"/>
            <w:szCs w:val="24"/>
          </w:rPr>
          <w:delText xml:space="preserve">contiguous </w:delText>
        </w:r>
        <w:r w:rsidR="00E34B73" w:rsidDel="00716FA3">
          <w:rPr>
            <w:rFonts w:ascii="Times New Roman" w:hAnsi="Times New Roman"/>
            <w:color w:val="000000" w:themeColor="text1"/>
            <w:sz w:val="24"/>
            <w:szCs w:val="24"/>
          </w:rPr>
          <w:delText xml:space="preserve">US population. </w:delText>
        </w:r>
      </w:del>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xml:space="preserve">. </w:t>
      </w:r>
      <w:del w:id="31" w:author="Bennett, James E" w:date="2018-11-29T14:14:00Z">
        <w:r w:rsidR="003C52FC" w:rsidDel="00C924DF">
          <w:rPr>
            <w:rFonts w:ascii="Times New Roman" w:hAnsi="Times New Roman"/>
            <w:color w:val="000000" w:themeColor="text1"/>
            <w:sz w:val="24"/>
            <w:szCs w:val="24"/>
          </w:rPr>
          <w:delText>W</w:delText>
        </w:r>
        <w:commentRangeStart w:id="32"/>
        <w:r w:rsidR="00921D87" w:rsidRPr="00636C9B" w:rsidDel="00C924DF">
          <w:rPr>
            <w:rFonts w:ascii="Times New Roman" w:hAnsi="Times New Roman"/>
            <w:color w:val="000000" w:themeColor="text1"/>
            <w:sz w:val="24"/>
            <w:szCs w:val="24"/>
          </w:rPr>
          <w:delText>e</w:delText>
        </w:r>
        <w:r w:rsidR="003C52FC" w:rsidDel="00C924DF">
          <w:rPr>
            <w:rFonts w:ascii="Times New Roman" w:hAnsi="Times New Roman"/>
            <w:color w:val="000000" w:themeColor="text1"/>
            <w:sz w:val="24"/>
            <w:szCs w:val="24"/>
          </w:rPr>
          <w:delText xml:space="preserve"> then</w:delText>
        </w:r>
        <w:r w:rsidR="00921D87" w:rsidRPr="00636C9B" w:rsidDel="00C924DF">
          <w:rPr>
            <w:rFonts w:ascii="Times New Roman" w:hAnsi="Times New Roman"/>
            <w:color w:val="000000" w:themeColor="text1"/>
            <w:sz w:val="24"/>
            <w:szCs w:val="24"/>
          </w:rPr>
          <w:delText xml:space="preserve"> used </w:delText>
        </w:r>
        <w:r w:rsidR="00095490" w:rsidRPr="00636C9B" w:rsidDel="00C924DF">
          <w:rPr>
            <w:rFonts w:ascii="Times New Roman" w:hAnsi="Times New Roman"/>
            <w:color w:val="000000" w:themeColor="text1"/>
            <w:sz w:val="24"/>
            <w:szCs w:val="24"/>
          </w:rPr>
          <w:delText>geo</w:delText>
        </w:r>
        <w:r w:rsidR="004C4565" w:rsidRPr="00636C9B" w:rsidDel="00C924DF">
          <w:rPr>
            <w:rFonts w:ascii="Times New Roman" w:hAnsi="Times New Roman"/>
            <w:color w:val="000000" w:themeColor="text1"/>
            <w:sz w:val="24"/>
            <w:szCs w:val="24"/>
          </w:rPr>
          <w:delText>-</w:delText>
        </w:r>
        <w:r w:rsidR="00095490" w:rsidRPr="00636C9B" w:rsidDel="00C924DF">
          <w:rPr>
            <w:rFonts w:ascii="Times New Roman" w:hAnsi="Times New Roman"/>
            <w:color w:val="000000" w:themeColor="text1"/>
            <w:sz w:val="24"/>
            <w:szCs w:val="24"/>
          </w:rPr>
          <w:delText xml:space="preserve">coded </w:delText>
        </w:r>
        <w:r w:rsidR="00921D87" w:rsidRPr="00636C9B" w:rsidDel="00C924DF">
          <w:rPr>
            <w:rFonts w:ascii="Times New Roman" w:hAnsi="Times New Roman"/>
            <w:color w:val="000000" w:themeColor="text1"/>
            <w:sz w:val="24"/>
            <w:szCs w:val="24"/>
          </w:rPr>
          <w:delText>population-based data</w:delText>
        </w:r>
        <w:r w:rsidR="004C4565" w:rsidRPr="00636C9B" w:rsidDel="00C924DF">
          <w:rPr>
            <w:rFonts w:ascii="Times New Roman" w:hAnsi="Times New Roman"/>
            <w:color w:val="000000" w:themeColor="text1"/>
            <w:sz w:val="24"/>
            <w:szCs w:val="24"/>
          </w:rPr>
          <w:delText xml:space="preserve"> and temperature data</w:delText>
        </w:r>
        <w:r w:rsidR="00085A4E" w:rsidRPr="00636C9B" w:rsidDel="00C924DF">
          <w:rPr>
            <w:rFonts w:ascii="Times New Roman" w:hAnsi="Times New Roman"/>
            <w:color w:val="000000" w:themeColor="text1"/>
            <w:sz w:val="24"/>
            <w:szCs w:val="24"/>
          </w:rPr>
          <w:delText xml:space="preserve"> in</w:delText>
        </w:r>
        <w:r w:rsidR="008E3720" w:rsidRPr="00636C9B" w:rsidDel="00C924DF">
          <w:rPr>
            <w:rFonts w:ascii="Times New Roman" w:hAnsi="Times New Roman"/>
            <w:color w:val="000000" w:themeColor="text1"/>
            <w:sz w:val="24"/>
            <w:szCs w:val="24"/>
          </w:rPr>
          <w:delText xml:space="preserve"> the</w:delText>
        </w:r>
        <w:r w:rsidR="00085A4E" w:rsidRPr="00636C9B" w:rsidDel="00C924DF">
          <w:rPr>
            <w:rFonts w:ascii="Times New Roman" w:hAnsi="Times New Roman"/>
            <w:color w:val="000000" w:themeColor="text1"/>
            <w:sz w:val="24"/>
            <w:szCs w:val="24"/>
          </w:rPr>
          <w:delText xml:space="preserve"> contiguous USA from 1980 to 2016</w:delText>
        </w:r>
        <w:r w:rsidR="00921D87" w:rsidRPr="00636C9B" w:rsidDel="00C924DF">
          <w:rPr>
            <w:rFonts w:ascii="Times New Roman" w:hAnsi="Times New Roman"/>
            <w:color w:val="000000" w:themeColor="text1"/>
            <w:sz w:val="24"/>
            <w:szCs w:val="24"/>
          </w:rPr>
          <w:delText xml:space="preserve"> to estimate the association between anomalous temperature</w:delText>
        </w:r>
        <w:r w:rsidR="006D1F52" w:rsidRPr="00636C9B" w:rsidDel="00C924DF">
          <w:rPr>
            <w:rFonts w:ascii="Times New Roman" w:hAnsi="Times New Roman"/>
            <w:color w:val="000000" w:themeColor="text1"/>
            <w:sz w:val="24"/>
            <w:szCs w:val="24"/>
          </w:rPr>
          <w:delText xml:space="preserve"> and vari</w:delText>
        </w:r>
        <w:r w:rsidR="003F50A5" w:rsidRPr="00636C9B" w:rsidDel="00C924DF">
          <w:rPr>
            <w:rFonts w:ascii="Times New Roman" w:hAnsi="Times New Roman"/>
            <w:color w:val="000000" w:themeColor="text1"/>
            <w:sz w:val="24"/>
            <w:szCs w:val="24"/>
          </w:rPr>
          <w:delText xml:space="preserve">ous </w:delText>
        </w:r>
        <w:r w:rsidR="00402519" w:rsidDel="00C924DF">
          <w:rPr>
            <w:rFonts w:ascii="Times New Roman" w:hAnsi="Times New Roman"/>
            <w:color w:val="000000" w:themeColor="text1"/>
            <w:sz w:val="24"/>
            <w:szCs w:val="24"/>
          </w:rPr>
          <w:delText>types</w:delText>
        </w:r>
        <w:r w:rsidR="00402519" w:rsidRPr="00636C9B" w:rsidDel="00C924DF">
          <w:rPr>
            <w:rFonts w:ascii="Times New Roman" w:hAnsi="Times New Roman"/>
            <w:color w:val="000000" w:themeColor="text1"/>
            <w:sz w:val="24"/>
            <w:szCs w:val="24"/>
          </w:rPr>
          <w:delText xml:space="preserve"> </w:delText>
        </w:r>
        <w:r w:rsidR="003F50A5" w:rsidRPr="00636C9B" w:rsidDel="00C924DF">
          <w:rPr>
            <w:rFonts w:ascii="Times New Roman" w:hAnsi="Times New Roman"/>
            <w:color w:val="000000" w:themeColor="text1"/>
            <w:sz w:val="24"/>
            <w:szCs w:val="24"/>
          </w:rPr>
          <w:delText xml:space="preserve">of injury deaths, </w:delText>
        </w:r>
        <w:r w:rsidR="003A6E74" w:rsidRPr="00636C9B" w:rsidDel="00C924DF">
          <w:rPr>
            <w:rFonts w:ascii="Times New Roman" w:hAnsi="Times New Roman"/>
            <w:color w:val="000000" w:themeColor="text1"/>
            <w:sz w:val="24"/>
            <w:szCs w:val="24"/>
          </w:rPr>
          <w:delText xml:space="preserve">by age group, </w:delText>
        </w:r>
        <w:r w:rsidR="003F50A5" w:rsidRPr="00636C9B" w:rsidDel="00C924DF">
          <w:rPr>
            <w:rFonts w:ascii="Times New Roman" w:hAnsi="Times New Roman"/>
            <w:color w:val="000000" w:themeColor="text1"/>
            <w:sz w:val="24"/>
            <w:szCs w:val="24"/>
          </w:rPr>
          <w:delText>sex</w:delText>
        </w:r>
        <w:r w:rsidR="003A6E74" w:rsidRPr="00636C9B" w:rsidDel="00C924DF">
          <w:rPr>
            <w:rFonts w:ascii="Times New Roman" w:hAnsi="Times New Roman"/>
            <w:color w:val="000000" w:themeColor="text1"/>
            <w:sz w:val="24"/>
            <w:szCs w:val="24"/>
          </w:rPr>
          <w:delText xml:space="preserve"> and month</w:delText>
        </w:r>
        <w:r w:rsidR="003F50A5" w:rsidRPr="00636C9B" w:rsidDel="00C924DF">
          <w:rPr>
            <w:rFonts w:ascii="Times New Roman" w:hAnsi="Times New Roman"/>
            <w:color w:val="000000" w:themeColor="text1"/>
            <w:sz w:val="24"/>
            <w:szCs w:val="24"/>
          </w:rPr>
          <w:delText>.</w:delText>
        </w:r>
      </w:del>
      <w:r w:rsidR="00F056CD" w:rsidRPr="00636C9B">
        <w:rPr>
          <w:rFonts w:ascii="Times New Roman" w:hAnsi="Times New Roman"/>
          <w:color w:val="000000" w:themeColor="text1"/>
          <w:sz w:val="24"/>
          <w:szCs w:val="24"/>
        </w:rPr>
        <w:t xml:space="preserve"> We </w:t>
      </w:r>
      <w:del w:id="33" w:author="Bennett, James E" w:date="2018-11-29T14:16:00Z">
        <w:r w:rsidR="00F056CD" w:rsidRPr="00636C9B" w:rsidDel="00C924DF">
          <w:rPr>
            <w:rFonts w:ascii="Times New Roman" w:hAnsi="Times New Roman"/>
            <w:color w:val="000000" w:themeColor="text1"/>
            <w:sz w:val="24"/>
            <w:szCs w:val="24"/>
          </w:rPr>
          <w:delText xml:space="preserve">used </w:delText>
        </w:r>
      </w:del>
      <w:ins w:id="34" w:author="Bennett, James E" w:date="2018-11-29T14:16:00Z">
        <w:r w:rsidR="00C924DF">
          <w:rPr>
            <w:rFonts w:ascii="Times New Roman" w:hAnsi="Times New Roman"/>
            <w:color w:val="000000" w:themeColor="text1"/>
            <w:sz w:val="24"/>
            <w:szCs w:val="24"/>
          </w:rPr>
          <w:t>modelled deaths using</w:t>
        </w:r>
        <w:r w:rsidR="00C924DF" w:rsidRPr="00636C9B">
          <w:rPr>
            <w:rFonts w:ascii="Times New Roman" w:hAnsi="Times New Roman"/>
            <w:color w:val="000000" w:themeColor="text1"/>
            <w:sz w:val="24"/>
            <w:szCs w:val="24"/>
          </w:rPr>
          <w:t xml:space="preserve"> </w:t>
        </w:r>
      </w:ins>
      <w:r w:rsidR="00F056CD"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w:t>
      </w:r>
      <w:proofErr w:type="spellStart"/>
      <w:r w:rsidR="00F056CD" w:rsidRPr="00636C9B">
        <w:rPr>
          <w:rFonts w:ascii="Times New Roman" w:hAnsi="Times New Roman"/>
          <w:color w:val="000000" w:themeColor="text1"/>
          <w:sz w:val="24"/>
          <w:szCs w:val="24"/>
        </w:rPr>
        <w:t>spatio</w:t>
      </w:r>
      <w:proofErr w:type="spellEnd"/>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temporal </w:t>
      </w:r>
      <w:proofErr w:type="spellStart"/>
      <w:r w:rsidR="00F056CD" w:rsidRPr="00636C9B">
        <w:rPr>
          <w:rFonts w:ascii="Times New Roman" w:hAnsi="Times New Roman"/>
          <w:color w:val="000000" w:themeColor="text1"/>
          <w:sz w:val="24"/>
          <w:szCs w:val="24"/>
        </w:rPr>
        <w:t>model</w:t>
      </w:r>
      <w:del w:id="35" w:author="Bennett, James E" w:date="2018-11-29T14:16:00Z">
        <w:r w:rsidR="00F056CD" w:rsidRPr="00636C9B" w:rsidDel="00C924DF">
          <w:rPr>
            <w:rFonts w:ascii="Times New Roman" w:hAnsi="Times New Roman"/>
            <w:color w:val="000000" w:themeColor="text1"/>
            <w:sz w:val="24"/>
            <w:szCs w:val="24"/>
          </w:rPr>
          <w:delText xml:space="preserve"> </w:delText>
        </w:r>
        <w:r w:rsidR="00727E9B" w:rsidRPr="00636C9B" w:rsidDel="00C924DF">
          <w:rPr>
            <w:rFonts w:ascii="Times New Roman" w:hAnsi="Times New Roman"/>
            <w:color w:val="000000" w:themeColor="text1"/>
            <w:sz w:val="24"/>
            <w:szCs w:val="24"/>
          </w:rPr>
          <w:delText>of</w:delText>
        </w:r>
        <w:r w:rsidR="00F62C99" w:rsidRPr="00636C9B" w:rsidDel="00C924DF">
          <w:rPr>
            <w:rFonts w:ascii="Times New Roman" w:hAnsi="Times New Roman"/>
            <w:color w:val="000000" w:themeColor="text1"/>
            <w:sz w:val="24"/>
            <w:szCs w:val="24"/>
          </w:rPr>
          <w:delText xml:space="preserve"> death</w:delText>
        </w:r>
      </w:del>
      <w:del w:id="36" w:author="Bennett, James E" w:date="2018-11-29T14:15:00Z">
        <w:r w:rsidR="00F62C99" w:rsidRPr="00636C9B" w:rsidDel="00C924DF">
          <w:rPr>
            <w:rFonts w:ascii="Times New Roman" w:hAnsi="Times New Roman"/>
            <w:color w:val="000000" w:themeColor="text1"/>
            <w:sz w:val="24"/>
            <w:szCs w:val="24"/>
          </w:rPr>
          <w:delText xml:space="preserve"> rates</w:delText>
        </w:r>
      </w:del>
      <w:del w:id="37" w:author="Bennett, James E" w:date="2018-11-29T14:17:00Z">
        <w:r w:rsidR="00DF172D" w:rsidRPr="00636C9B" w:rsidDel="00C924DF">
          <w:rPr>
            <w:rFonts w:ascii="Times New Roman" w:hAnsi="Times New Roman"/>
            <w:color w:val="000000" w:themeColor="text1"/>
            <w:sz w:val="24"/>
            <w:szCs w:val="24"/>
          </w:rPr>
          <w:delText>. Our statistical model, described below,</w:delText>
        </w:r>
      </w:del>
      <w:ins w:id="38" w:author="Bennett, James E" w:date="2018-11-29T14:17:00Z">
        <w:r w:rsidR="00C924DF">
          <w:rPr>
            <w:rFonts w:ascii="Times New Roman" w:hAnsi="Times New Roman"/>
            <w:color w:val="000000" w:themeColor="text1"/>
            <w:sz w:val="24"/>
            <w:szCs w:val="24"/>
          </w:rPr>
          <w:t>which</w:t>
        </w:r>
      </w:ins>
      <w:proofErr w:type="spellEnd"/>
      <w:r w:rsidR="00DF172D" w:rsidRPr="00636C9B">
        <w:rPr>
          <w:rFonts w:ascii="Times New Roman" w:hAnsi="Times New Roman"/>
          <w:color w:val="000000" w:themeColor="text1"/>
          <w:sz w:val="24"/>
          <w:szCs w:val="24"/>
        </w:rPr>
        <w:t xml:space="preserve">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lastRenderedPageBreak/>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32"/>
      <w:r w:rsidR="00B950F6">
        <w:rPr>
          <w:rStyle w:val="CommentReference"/>
          <w:rFonts w:asciiTheme="minorHAnsi" w:eastAsiaTheme="minorHAnsi" w:hAnsiTheme="minorHAnsi" w:cstheme="minorBidi"/>
        </w:rPr>
        <w:commentReference w:id="32"/>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7E1402E9" w14:textId="13BACD3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w:t>
      </w:r>
      <w:proofErr w:type="spellStart"/>
      <w:r w:rsidRPr="00636C9B">
        <w:rPr>
          <w:rStyle w:val="apple-style-span"/>
          <w:rFonts w:ascii="Times New Roman" w:hAnsi="Times New Roman"/>
          <w:color w:val="000000" w:themeColor="text1"/>
          <w:sz w:val="24"/>
          <w:szCs w:val="24"/>
        </w:rPr>
        <w:t>Center</w:t>
      </w:r>
      <w:proofErr w:type="spellEnd"/>
      <w:r w:rsidRPr="00636C9B">
        <w:rPr>
          <w:rStyle w:val="apple-style-span"/>
          <w:rFonts w:ascii="Times New Roman" w:hAnsi="Times New Roman"/>
          <w:color w:val="000000" w:themeColor="text1"/>
          <w:sz w:val="24"/>
          <w:szCs w:val="24"/>
        </w:rPr>
        <w:t xml:space="preserve">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w:t>
      </w:r>
      <w:commentRangeStart w:id="39"/>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 this type and temperature were evident, nor were the absolute numbers of additional deaths of a magnitude comparable with the other injury types.</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commentRangeEnd w:id="39"/>
    <w:p w14:paraId="1DB0D957" w14:textId="0060354B" w:rsidR="000210D1" w:rsidRPr="00636C9B" w:rsidRDefault="00B950F6" w:rsidP="00D76DF7">
      <w:pPr>
        <w:spacing w:after="0" w:line="480" w:lineRule="auto"/>
        <w:jc w:val="both"/>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39"/>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32365687" w:rsidR="00B373B7" w:rsidRPr="00636C9B" w:rsidRDefault="00885DE5" w:rsidP="00D76DF7">
      <w:pPr>
        <w:spacing w:after="0" w:line="480" w:lineRule="auto"/>
        <w:jc w:val="both"/>
        <w:rPr>
          <w:rFonts w:ascii="Times New Roman" w:hAnsi="Times New Roman"/>
          <w:color w:val="000000" w:themeColor="text1"/>
          <w:sz w:val="24"/>
          <w:szCs w:val="24"/>
        </w:rPr>
      </w:pPr>
      <w:del w:id="40" w:author="Bennett, James E" w:date="2018-11-29T14:49:00Z">
        <w:r w:rsidRPr="00636C9B" w:rsidDel="00A30264">
          <w:rPr>
            <w:rFonts w:ascii="Times New Roman" w:hAnsi="Times New Roman"/>
            <w:color w:val="000000" w:themeColor="text1"/>
            <w:sz w:val="24"/>
            <w:szCs w:val="24"/>
          </w:rPr>
          <w:delText>We calculated monthly</w:delText>
        </w:r>
      </w:del>
      <w:ins w:id="41" w:author="Bennett, James E" w:date="2018-11-29T14:49:00Z">
        <w:r w:rsidR="00A30264">
          <w:rPr>
            <w:rFonts w:ascii="Times New Roman" w:hAnsi="Times New Roman"/>
            <w:color w:val="000000" w:themeColor="text1"/>
            <w:sz w:val="24"/>
            <w:szCs w:val="24"/>
          </w:rPr>
          <w:t>Death counts were aggregated</w:t>
        </w:r>
      </w:ins>
      <w:r w:rsidRPr="00636C9B">
        <w:rPr>
          <w:rFonts w:ascii="Times New Roman" w:hAnsi="Times New Roman"/>
          <w:color w:val="000000" w:themeColor="text1"/>
          <w:sz w:val="24"/>
          <w:szCs w:val="24"/>
        </w:rPr>
        <w:t xml:space="preserve"> </w:t>
      </w:r>
      <w:del w:id="42" w:author="Bennett, James E" w:date="2018-11-29T14:49:00Z">
        <w:r w:rsidRPr="00636C9B" w:rsidDel="00A30264">
          <w:rPr>
            <w:rFonts w:ascii="Times New Roman" w:hAnsi="Times New Roman"/>
            <w:color w:val="000000" w:themeColor="text1"/>
            <w:sz w:val="24"/>
            <w:szCs w:val="24"/>
          </w:rPr>
          <w:delText>death r</w:delText>
        </w:r>
        <w:r w:rsidR="00BF7A75" w:rsidRPr="00636C9B" w:rsidDel="00A30264">
          <w:rPr>
            <w:rFonts w:ascii="Times New Roman" w:hAnsi="Times New Roman"/>
            <w:color w:val="000000" w:themeColor="text1"/>
            <w:sz w:val="24"/>
            <w:szCs w:val="24"/>
          </w:rPr>
          <w:delText xml:space="preserve">ates </w:delText>
        </w:r>
      </w:del>
      <w:r w:rsidR="00BF7A75" w:rsidRPr="00636C9B">
        <w:rPr>
          <w:rFonts w:ascii="Times New Roman" w:hAnsi="Times New Roman"/>
          <w:color w:val="000000" w:themeColor="text1"/>
          <w:sz w:val="24"/>
          <w:szCs w:val="24"/>
        </w:rPr>
        <w:t>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w:t>
      </w:r>
      <w:del w:id="43" w:author="Bennett, James E" w:date="2018-11-29T14:49:00Z">
        <w:r w:rsidR="008433DD" w:rsidRPr="00636C9B" w:rsidDel="00A30264">
          <w:rPr>
            <w:rFonts w:ascii="Times New Roman" w:hAnsi="Times New Roman"/>
            <w:color w:val="000000" w:themeColor="text1"/>
            <w:sz w:val="24"/>
            <w:szCs w:val="24"/>
          </w:rPr>
          <w:delText xml:space="preserve"> death</w:delText>
        </w:r>
      </w:del>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ins w:id="44" w:author="Bennett, James E" w:date="2018-11-29T14:48:00Z">
        <w:r w:rsidR="00A30264">
          <w:rPr>
            <w:rFonts w:ascii="Times New Roman" w:hAnsi="Times New Roman"/>
            <w:color w:val="000000" w:themeColor="text1"/>
            <w:sz w:val="24"/>
            <w:szCs w:val="24"/>
          </w:rPr>
          <w:t xml:space="preserve">We </w:t>
        </w:r>
      </w:ins>
      <w:commentRangeStart w:id="45"/>
      <w:del w:id="46" w:author="Bennett, James E" w:date="2018-11-29T14:48:00Z">
        <w:r w:rsidRPr="00636C9B" w:rsidDel="00A30264">
          <w:rPr>
            <w:rFonts w:ascii="Times New Roman" w:hAnsi="Times New Roman"/>
            <w:color w:val="000000" w:themeColor="text1"/>
            <w:sz w:val="24"/>
            <w:szCs w:val="24"/>
          </w:rPr>
          <w:delText>D</w:delText>
        </w:r>
      </w:del>
      <w:del w:id="47" w:author="Bennett, James E" w:date="2018-11-29T14:50:00Z">
        <w:r w:rsidRPr="00636C9B" w:rsidDel="00A30264">
          <w:rPr>
            <w:rFonts w:ascii="Times New Roman" w:hAnsi="Times New Roman"/>
            <w:color w:val="000000" w:themeColor="text1"/>
            <w:sz w:val="24"/>
            <w:szCs w:val="24"/>
          </w:rPr>
          <w:delText xml:space="preserve">eath </w:delText>
        </w:r>
      </w:del>
      <w:del w:id="48" w:author="Bennett, James E" w:date="2018-11-29T14:46:00Z">
        <w:r w:rsidRPr="00636C9B" w:rsidDel="00A30264">
          <w:rPr>
            <w:rFonts w:ascii="Times New Roman" w:hAnsi="Times New Roman"/>
            <w:color w:val="000000" w:themeColor="text1"/>
            <w:sz w:val="24"/>
            <w:szCs w:val="24"/>
          </w:rPr>
          <w:delText>rate calculations</w:delText>
        </w:r>
      </w:del>
      <w:del w:id="49" w:author="Bennett, James E" w:date="2018-11-29T14:50:00Z">
        <w:r w:rsidRPr="00636C9B" w:rsidDel="00A30264">
          <w:rPr>
            <w:rFonts w:ascii="Times New Roman" w:hAnsi="Times New Roman"/>
            <w:color w:val="000000" w:themeColor="text1"/>
            <w:sz w:val="24"/>
            <w:szCs w:val="24"/>
          </w:rPr>
          <w:delText xml:space="preserve"> </w:delText>
        </w:r>
      </w:del>
      <w:r w:rsidRPr="00636C9B">
        <w:rPr>
          <w:rFonts w:ascii="Times New Roman" w:hAnsi="Times New Roman"/>
          <w:color w:val="000000" w:themeColor="text1"/>
          <w:sz w:val="24"/>
          <w:szCs w:val="24"/>
        </w:rPr>
        <w:t>accounted for varying length of months</w:t>
      </w:r>
      <w:del w:id="50" w:author="Bennett, James E" w:date="2018-11-29T14:46:00Z">
        <w:r w:rsidRPr="00636C9B" w:rsidDel="00A30264">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by multiplying each month’s death count by a factor that </w:t>
      </w:r>
      <w:del w:id="51" w:author="Bennett, James E" w:date="2018-11-29T15:00:00Z">
        <w:r w:rsidRPr="00636C9B" w:rsidDel="00322FC6">
          <w:rPr>
            <w:rFonts w:ascii="Times New Roman" w:hAnsi="Times New Roman"/>
            <w:color w:val="000000" w:themeColor="text1"/>
            <w:sz w:val="24"/>
            <w:szCs w:val="24"/>
          </w:rPr>
          <w:delText>would make</w:delText>
        </w:r>
      </w:del>
      <w:ins w:id="52" w:author="Bennett, James E" w:date="2018-11-29T15:00:00Z">
        <w:r w:rsidR="00322FC6">
          <w:rPr>
            <w:rFonts w:ascii="Times New Roman" w:hAnsi="Times New Roman"/>
            <w:color w:val="000000" w:themeColor="text1"/>
            <w:sz w:val="24"/>
            <w:szCs w:val="24"/>
          </w:rPr>
          <w:t>made</w:t>
        </w:r>
      </w:ins>
      <w:r w:rsidRPr="00636C9B">
        <w:rPr>
          <w:rFonts w:ascii="Times New Roman" w:hAnsi="Times New Roman"/>
          <w:color w:val="000000" w:themeColor="text1"/>
          <w:sz w:val="24"/>
          <w:szCs w:val="24"/>
        </w:rPr>
        <w:t xml:space="preserve"> it equivalent to a 31-day month.</w:t>
      </w:r>
      <w:commentRangeEnd w:id="45"/>
      <w:r w:rsidR="00A30264">
        <w:rPr>
          <w:rStyle w:val="CommentReference"/>
          <w:rFonts w:asciiTheme="minorHAnsi" w:eastAsiaTheme="minorHAnsi" w:hAnsiTheme="minorHAnsi" w:cstheme="minorBidi"/>
        </w:rPr>
        <w:commentReference w:id="45"/>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603DAE0"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w:t>
      </w:r>
      <w:del w:id="53" w:author="Bennett, James E" w:date="2018-11-29T14:52:00Z">
        <w:r w:rsidR="001C608C" w:rsidDel="00507258">
          <w:rPr>
            <w:rFonts w:ascii="Times New Roman" w:eastAsiaTheme="minorHAnsi" w:hAnsi="Times New Roman"/>
            <w:sz w:val="24"/>
            <w:szCs w:val="24"/>
            <w:lang w:eastAsia="en-GB"/>
          </w:rPr>
          <w:delText xml:space="preserve"> </w:delText>
        </w:r>
        <w:r w:rsidR="00471233" w:rsidDel="00507258">
          <w:rPr>
            <w:rFonts w:ascii="Times New Roman" w:eastAsiaTheme="minorHAnsi" w:hAnsi="Times New Roman"/>
            <w:sz w:val="24"/>
            <w:szCs w:val="24"/>
            <w:lang w:eastAsia="en-GB"/>
          </w:rPr>
          <w:delText>These temperatures represent local adaptation tempe</w:delText>
        </w:r>
        <w:r w:rsidR="008A7B5B" w:rsidDel="00507258">
          <w:rPr>
            <w:rFonts w:ascii="Times New Roman" w:eastAsiaTheme="minorHAnsi" w:hAnsi="Times New Roman"/>
            <w:sz w:val="24"/>
            <w:szCs w:val="24"/>
            <w:lang w:eastAsia="en-GB"/>
          </w:rPr>
          <w:delText>rature for each state and month.</w:delText>
        </w:r>
      </w:del>
      <w:r w:rsidR="008A7B5B">
        <w:rPr>
          <w:rFonts w:ascii="Times New Roman" w:eastAsiaTheme="minorHAnsi" w:hAnsi="Times New Roman"/>
          <w:sz w:val="24"/>
          <w:szCs w:val="24"/>
          <w:lang w:eastAsia="en-GB"/>
        </w:rPr>
        <w:t xml:space="preserve"> 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w:t>
      </w:r>
      <w:del w:id="54" w:author="Bennett, James E" w:date="2018-11-29T14:55:00Z">
        <w:r w:rsidR="00802A0B" w:rsidDel="00322FC6">
          <w:rPr>
            <w:rFonts w:ascii="Times New Roman" w:eastAsiaTheme="minorHAnsi" w:hAnsi="Times New Roman"/>
            <w:sz w:val="24"/>
            <w:szCs w:val="24"/>
            <w:lang w:eastAsia="en-GB"/>
          </w:rPr>
          <w:delText>this</w:delText>
        </w:r>
      </w:del>
      <w:ins w:id="55" w:author="Bennett, James E" w:date="2018-11-29T14:55:00Z">
        <w:r w:rsidR="00322FC6">
          <w:rPr>
            <w:rFonts w:ascii="Times New Roman" w:eastAsiaTheme="minorHAnsi" w:hAnsi="Times New Roman"/>
            <w:sz w:val="24"/>
            <w:szCs w:val="24"/>
            <w:lang w:eastAsia="en-GB"/>
          </w:rPr>
          <w:t>each month in each state</w:t>
        </w:r>
      </w:ins>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commentRangeStart w:id="56"/>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ins w:id="57" w:author="Bennett, James E" w:date="2018-11-29T14:56:00Z">
        <w:r w:rsidR="00322FC6">
          <w:rPr>
            <w:rFonts w:ascii="Times New Roman" w:eastAsiaTheme="minorHAnsi" w:hAnsi="Times New Roman"/>
            <w:sz w:val="24"/>
            <w:szCs w:val="24"/>
            <w:lang w:eastAsia="en-GB"/>
          </w:rPr>
          <w:t xml:space="preserve">the </w:t>
        </w:r>
      </w:ins>
      <w:r w:rsidR="00665BF4" w:rsidRPr="00636C9B">
        <w:rPr>
          <w:rFonts w:ascii="Times New Roman" w:eastAsiaTheme="minorHAnsi" w:hAnsi="Times New Roman"/>
          <w:sz w:val="24"/>
          <w:szCs w:val="24"/>
          <w:lang w:eastAsia="en-GB"/>
        </w:rPr>
        <w:t xml:space="preserve">mean </w:t>
      </w:r>
      <w:del w:id="58" w:author="Bennett, James E" w:date="2018-11-29T14:56:00Z">
        <w:r w:rsidR="00665BF4" w:rsidRPr="00636C9B" w:rsidDel="00322FC6">
          <w:rPr>
            <w:rFonts w:ascii="Times New Roman" w:eastAsiaTheme="minorHAnsi" w:hAnsi="Times New Roman"/>
            <w:sz w:val="24"/>
            <w:szCs w:val="24"/>
            <w:lang w:eastAsia="en-GB"/>
          </w:rPr>
          <w:delText>t</w:delText>
        </w:r>
        <w:r w:rsidR="004814FB" w:rsidRPr="00636C9B" w:rsidDel="00322FC6">
          <w:rPr>
            <w:rFonts w:ascii="Times New Roman" w:eastAsiaTheme="minorHAnsi" w:hAnsi="Times New Roman"/>
            <w:sz w:val="24"/>
            <w:szCs w:val="24"/>
            <w:lang w:eastAsia="en-GB"/>
          </w:rPr>
          <w:delText>emperatures</w:delText>
        </w:r>
        <w:r w:rsidR="009C7269" w:rsidDel="00322FC6">
          <w:rPr>
            <w:rFonts w:ascii="Times New Roman" w:eastAsiaTheme="minorHAnsi" w:hAnsi="Times New Roman"/>
            <w:sz w:val="24"/>
            <w:szCs w:val="24"/>
            <w:lang w:eastAsia="en-GB"/>
          </w:rPr>
          <w:delText xml:space="preserve"> </w:delText>
        </w:r>
      </w:del>
      <w:r w:rsidR="009C7269">
        <w:rPr>
          <w:rFonts w:ascii="Times New Roman" w:eastAsiaTheme="minorHAnsi" w:hAnsi="Times New Roman"/>
          <w:sz w:val="24"/>
          <w:szCs w:val="24"/>
          <w:lang w:eastAsia="en-GB"/>
        </w:rPr>
        <w:t>of daily mean</w:t>
      </w:r>
      <w:ins w:id="59" w:author="Bennett, James E" w:date="2018-11-29T14:56:00Z">
        <w:r w:rsidR="00322FC6">
          <w:rPr>
            <w:rFonts w:ascii="Times New Roman" w:eastAsiaTheme="minorHAnsi" w:hAnsi="Times New Roman"/>
            <w:sz w:val="24"/>
            <w:szCs w:val="24"/>
            <w:lang w:eastAsia="en-GB"/>
          </w:rPr>
          <w:t xml:space="preserve"> temperature</w:t>
        </w:r>
      </w:ins>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del w:id="60" w:author="Bennett, James E" w:date="2018-11-29T14:55:00Z">
        <w:r w:rsidR="00B80D4C" w:rsidRPr="00636C9B" w:rsidDel="00322FC6">
          <w:rPr>
            <w:rFonts w:ascii="Times New Roman" w:eastAsiaTheme="minorHAnsi" w:hAnsi="Times New Roman"/>
            <w:sz w:val="24"/>
            <w:szCs w:val="24"/>
            <w:lang w:eastAsia="en-GB"/>
          </w:rPr>
          <w:delText xml:space="preserve">by month and state </w:delText>
        </w:r>
      </w:del>
      <w:r w:rsidR="005B4DFF">
        <w:rPr>
          <w:rFonts w:ascii="Times New Roman" w:eastAsiaTheme="minorHAnsi" w:hAnsi="Times New Roman"/>
          <w:sz w:val="24"/>
          <w:szCs w:val="24"/>
          <w:lang w:eastAsia="en-GB"/>
        </w:rPr>
        <w:t>covering a 30-year period</w:t>
      </w:r>
      <w:ins w:id="61" w:author="Bennett, James E" w:date="2018-11-29T14:57:00Z">
        <w:r w:rsidR="00322FC6">
          <w:rPr>
            <w:rFonts w:ascii="Times New Roman" w:eastAsiaTheme="minorHAnsi" w:hAnsi="Times New Roman"/>
            <w:sz w:val="24"/>
            <w:szCs w:val="24"/>
            <w:lang w:eastAsia="en-GB"/>
          </w:rPr>
          <w:t>;</w:t>
        </w:r>
      </w:ins>
      <w:r w:rsidR="005B4DFF">
        <w:rPr>
          <w:rFonts w:ascii="Times New Roman" w:eastAsiaTheme="minorHAnsi" w:hAnsi="Times New Roman"/>
          <w:sz w:val="24"/>
          <w:szCs w:val="24"/>
          <w:lang w:eastAsia="en-GB"/>
        </w:rPr>
        <w:t xml:space="preserve"> </w:t>
      </w:r>
      <w:ins w:id="62" w:author="Bennett, James E" w:date="2018-11-29T14:57:00Z">
        <w:r w:rsidR="00322FC6">
          <w:rPr>
            <w:rFonts w:ascii="Times New Roman" w:eastAsiaTheme="minorHAnsi" w:hAnsi="Times New Roman"/>
            <w:sz w:val="24"/>
            <w:szCs w:val="24"/>
            <w:lang w:eastAsia="en-GB"/>
          </w:rPr>
          <w:t xml:space="preserve">this time scale </w:t>
        </w:r>
      </w:ins>
      <w:ins w:id="63" w:author="Bennett, James E" w:date="2018-11-29T14:58:00Z">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w:t>
        </w:r>
      </w:ins>
      <w:ins w:id="64" w:author="Bennett, James E" w:date="2018-11-29T14:57:00Z">
        <w:r w:rsidR="00322FC6">
          <w:rPr>
            <w:rFonts w:ascii="Times New Roman" w:eastAsiaTheme="minorHAnsi" w:hAnsi="Times New Roman"/>
            <w:sz w:val="24"/>
            <w:szCs w:val="24"/>
            <w:lang w:eastAsia="en-GB"/>
          </w:rPr>
          <w:t xml:space="preserve">is </w:t>
        </w:r>
      </w:ins>
      <w:r w:rsidR="005B4DFF">
        <w:rPr>
          <w:rFonts w:ascii="Times New Roman" w:eastAsiaTheme="minorHAnsi" w:hAnsi="Times New Roman"/>
          <w:sz w:val="24"/>
          <w:szCs w:val="24"/>
          <w:lang w:eastAsia="en-GB"/>
        </w:rPr>
        <w:t xml:space="preserve">equivalent to </w:t>
      </w:r>
      <w:del w:id="65" w:author="Bennett, James E" w:date="2018-11-29T14:58:00Z">
        <w:r w:rsidR="005B4DFF" w:rsidDel="00322FC6">
          <w:rPr>
            <w:rFonts w:ascii="Times New Roman" w:eastAsiaTheme="minorHAnsi" w:hAnsi="Times New Roman"/>
            <w:sz w:val="24"/>
            <w:szCs w:val="24"/>
            <w:lang w:eastAsia="en-GB"/>
          </w:rPr>
          <w:delText xml:space="preserve">scales </w:delText>
        </w:r>
      </w:del>
      <w:ins w:id="66" w:author="Bennett, James E" w:date="2018-11-29T14:58:00Z">
        <w:r w:rsidR="00322FC6">
          <w:rPr>
            <w:rFonts w:ascii="Times New Roman" w:eastAsiaTheme="minorHAnsi" w:hAnsi="Times New Roman"/>
            <w:sz w:val="24"/>
            <w:szCs w:val="24"/>
            <w:lang w:eastAsia="en-GB"/>
          </w:rPr>
          <w:t xml:space="preserve">those </w:t>
        </w:r>
      </w:ins>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del w:id="67" w:author="Bennett, James E" w:date="2018-11-29T14:58:00Z">
        <w:r w:rsidR="005B4DFF" w:rsidDel="00322FC6">
          <w:rPr>
            <w:rFonts w:ascii="Times New Roman" w:eastAsiaTheme="minorHAnsi" w:hAnsi="Times New Roman"/>
            <w:sz w:val="24"/>
            <w:szCs w:val="24"/>
            <w:lang w:eastAsia="en-GB"/>
          </w:rPr>
          <w:delText xml:space="preserve"> </w:delText>
        </w:r>
        <w:r w:rsidR="00B80D4C" w:rsidRPr="00636C9B" w:rsidDel="00322FC6">
          <w:rPr>
            <w:rFonts w:ascii="Times New Roman" w:eastAsiaTheme="minorHAnsi" w:hAnsi="Times New Roman"/>
            <w:sz w:val="24"/>
            <w:szCs w:val="24"/>
            <w:lang w:eastAsia="en-GB"/>
          </w:rPr>
          <w:delText>(here 1980-2009)</w:delText>
        </w:r>
      </w:del>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56"/>
      <w:r w:rsidR="00B950F6">
        <w:rPr>
          <w:rStyle w:val="CommentReference"/>
          <w:rFonts w:asciiTheme="minorHAnsi" w:eastAsiaTheme="minorHAnsi" w:hAnsiTheme="minorHAnsi" w:cstheme="minorBidi"/>
        </w:rPr>
        <w:commentReference w:id="56"/>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ins w:id="68" w:author="Bennett, James E" w:date="2018-11-29T14:58:00Z">
        <w:r w:rsidR="00322FC6">
          <w:rPr>
            <w:rFonts w:ascii="Times New Roman" w:eastAsiaTheme="minorHAnsi" w:hAnsi="Times New Roman"/>
            <w:sz w:val="24"/>
            <w:szCs w:val="24"/>
            <w:lang w:eastAsia="en-GB"/>
          </w:rPr>
          <w:t>is</w:t>
        </w:r>
      </w:ins>
      <w:del w:id="69" w:author="Bennett, James E" w:date="2018-11-29T14:58:00Z">
        <w:r w:rsidR="00AD1745" w:rsidRPr="00636C9B" w:rsidDel="00322FC6">
          <w:rPr>
            <w:rFonts w:ascii="Times New Roman" w:eastAsiaTheme="minorHAnsi" w:hAnsi="Times New Roman"/>
            <w:sz w:val="24"/>
            <w:szCs w:val="24"/>
            <w:lang w:eastAsia="en-GB"/>
          </w:rPr>
          <w:delText>e</w:delText>
        </w:r>
      </w:del>
      <w:r w:rsidR="00AD1745" w:rsidRPr="00636C9B">
        <w:rPr>
          <w:rFonts w:ascii="Times New Roman" w:eastAsiaTheme="minorHAnsi" w:hAnsi="Times New Roman"/>
          <w:sz w:val="24"/>
          <w:szCs w:val="24"/>
          <w:lang w:eastAsia="en-GB"/>
        </w:rPr>
        <w:t xml:space="preserv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t>
      </w:r>
      <w:commentRangeStart w:id="70"/>
      <w:r w:rsidR="005D75D9">
        <w:rPr>
          <w:rFonts w:ascii="Times New Roman" w:eastAsiaTheme="minorHAnsi" w:hAnsi="Times New Roman"/>
          <w:sz w:val="24"/>
          <w:szCs w:val="24"/>
          <w:lang w:eastAsia="en-GB"/>
        </w:rPr>
        <w:t xml:space="preserve">We found that within-state anomalies (i.e., county anomalies) were highly correlated. </w:t>
      </w:r>
      <w:commentRangeEnd w:id="70"/>
      <w:r w:rsidR="00126580">
        <w:rPr>
          <w:rStyle w:val="CommentReference"/>
          <w:rFonts w:asciiTheme="minorHAnsi" w:eastAsiaTheme="minorHAnsi" w:hAnsiTheme="minorHAnsi" w:cstheme="minorBidi"/>
        </w:rPr>
        <w:commentReference w:id="70"/>
      </w:r>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01E474F9" w:rsidR="00416B2F" w:rsidRDefault="00587C72" w:rsidP="00D76DF7">
      <w:pPr>
        <w:spacing w:after="0" w:line="480" w:lineRule="auto"/>
        <w:jc w:val="both"/>
        <w:outlineLvl w:val="0"/>
        <w:rPr>
          <w:rFonts w:ascii="Times New Roman" w:hAnsi="Times New Roman"/>
          <w:sz w:val="24"/>
          <w:szCs w:val="24"/>
        </w:rPr>
      </w:pPr>
      <w:ins w:id="71" w:author="Bennett, James E" w:date="2018-11-29T15:06:00Z">
        <w:r>
          <w:rPr>
            <w:rFonts w:ascii="Times New Roman" w:hAnsi="Times New Roman"/>
            <w:sz w:val="24"/>
            <w:szCs w:val="24"/>
          </w:rPr>
          <w:t xml:space="preserve">In addition to </w:t>
        </w:r>
      </w:ins>
      <w:ins w:id="72" w:author="Bennett, James E" w:date="2018-11-29T15:07:00Z">
        <w:r>
          <w:rPr>
            <w:rFonts w:ascii="Times New Roman" w:hAnsi="Times New Roman"/>
            <w:sz w:val="24"/>
            <w:szCs w:val="24"/>
          </w:rPr>
          <w:t>anomalies of daily mean temperature we calculated in a similar wa</w:t>
        </w:r>
      </w:ins>
      <w:ins w:id="73" w:author="Bennett, James E" w:date="2018-11-29T15:08:00Z">
        <w:r>
          <w:rPr>
            <w:rFonts w:ascii="Times New Roman" w:hAnsi="Times New Roman"/>
            <w:sz w:val="24"/>
            <w:szCs w:val="24"/>
          </w:rPr>
          <w:t>y</w:t>
        </w:r>
      </w:ins>
      <w:ins w:id="74" w:author="Bennett, James E" w:date="2018-11-29T15:07:00Z">
        <w:r>
          <w:rPr>
            <w:rFonts w:ascii="Times New Roman" w:hAnsi="Times New Roman"/>
            <w:sz w:val="24"/>
            <w:szCs w:val="24"/>
          </w:rPr>
          <w:t xml:space="preserve"> those for </w:t>
        </w:r>
      </w:ins>
      <w:ins w:id="75" w:author="Bennett, James E" w:date="2018-11-29T15:08:00Z">
        <w:r>
          <w:rPr>
            <w:rFonts w:ascii="Times New Roman" w:hAnsi="Times New Roman"/>
            <w:sz w:val="24"/>
            <w:szCs w:val="24"/>
          </w:rPr>
          <w:t>daily maximum, minimum or range of temperature. H</w:t>
        </w:r>
      </w:ins>
      <w:ins w:id="76" w:author="Bennett, James E" w:date="2018-11-29T15:09:00Z">
        <w:r>
          <w:rPr>
            <w:rFonts w:ascii="Times New Roman" w:hAnsi="Times New Roman"/>
            <w:sz w:val="24"/>
            <w:szCs w:val="24"/>
          </w:rPr>
          <w:t xml:space="preserve">owever, </w:t>
        </w:r>
      </w:ins>
      <w:ins w:id="77" w:author="Bennett, James E" w:date="2018-11-29T15:08:00Z">
        <w:r>
          <w:rPr>
            <w:rFonts w:ascii="Times New Roman" w:hAnsi="Times New Roman"/>
            <w:sz w:val="24"/>
            <w:szCs w:val="24"/>
          </w:rPr>
          <w:t xml:space="preserve"> </w:t>
        </w:r>
      </w:ins>
      <w:ins w:id="78" w:author="Bennett, James E" w:date="2018-11-29T15:14:00Z">
        <w:r w:rsidR="00252CDC">
          <w:rPr>
            <w:rFonts w:ascii="Times New Roman" w:hAnsi="Times New Roman"/>
            <w:sz w:val="24"/>
            <w:szCs w:val="24"/>
          </w:rPr>
          <w:t>o</w:t>
        </w:r>
      </w:ins>
      <w:del w:id="79" w:author="Bennett, James E" w:date="2018-11-29T15:14:00Z">
        <w:r w:rsidR="009418CA" w:rsidDel="00252CDC">
          <w:rPr>
            <w:rFonts w:ascii="Times New Roman" w:hAnsi="Times New Roman"/>
            <w:sz w:val="24"/>
            <w:szCs w:val="24"/>
          </w:rPr>
          <w:delText>O</w:delText>
        </w:r>
      </w:del>
      <w:r w:rsidR="00BF2AE2">
        <w:rPr>
          <w:rFonts w:ascii="Times New Roman" w:hAnsi="Times New Roman"/>
          <w:sz w:val="24"/>
          <w:szCs w:val="24"/>
        </w:rPr>
        <w:t xml:space="preserve">ur results </w:t>
      </w:r>
      <w:ins w:id="80" w:author="Bennett, James E" w:date="2018-11-29T15:14:00Z">
        <w:r w:rsidR="00252CDC">
          <w:rPr>
            <w:rFonts w:ascii="Times New Roman" w:hAnsi="Times New Roman"/>
            <w:sz w:val="24"/>
            <w:szCs w:val="24"/>
          </w:rPr>
          <w:t>for these measures</w:t>
        </w:r>
      </w:ins>
      <w:ins w:id="81" w:author="Bennett, James E" w:date="2018-11-29T15:15:00Z">
        <w:r w:rsidR="00252CDC">
          <w:rPr>
            <w:rFonts w:ascii="Times New Roman" w:hAnsi="Times New Roman"/>
            <w:sz w:val="24"/>
            <w:szCs w:val="24"/>
          </w:rPr>
          <w:t xml:space="preserve"> </w:t>
        </w:r>
      </w:ins>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ins w:id="82" w:author="Bennett, James E" w:date="2018-11-29T15:15:00Z">
        <w:r w:rsidR="00252CDC">
          <w:rPr>
            <w:rFonts w:ascii="Times New Roman" w:hAnsi="Times New Roman"/>
            <w:sz w:val="24"/>
            <w:szCs w:val="24"/>
          </w:rPr>
          <w:t xml:space="preserve">to those from daily mean </w:t>
        </w:r>
      </w:ins>
      <w:del w:id="83" w:author="Bennett, James E" w:date="2018-11-29T15:15:00Z">
        <w:r w:rsidR="00BF2AE2" w:rsidDel="00252CDC">
          <w:rPr>
            <w:rFonts w:ascii="Times New Roman" w:hAnsi="Times New Roman"/>
            <w:sz w:val="24"/>
            <w:szCs w:val="24"/>
          </w:rPr>
          <w:delText xml:space="preserve">when we used </w:delText>
        </w:r>
        <w:r w:rsidR="00C1008E" w:rsidDel="00252CDC">
          <w:rPr>
            <w:rFonts w:ascii="Times New Roman" w:hAnsi="Times New Roman"/>
            <w:sz w:val="24"/>
            <w:szCs w:val="24"/>
          </w:rPr>
          <w:delText xml:space="preserve">monthly mean of </w:delText>
        </w:r>
      </w:del>
      <w:del w:id="84" w:author="Bennett, James E" w:date="2018-11-29T15:08:00Z">
        <w:r w:rsidR="00C1008E" w:rsidDel="00587C72">
          <w:rPr>
            <w:rFonts w:ascii="Times New Roman" w:hAnsi="Times New Roman"/>
            <w:sz w:val="24"/>
            <w:szCs w:val="24"/>
          </w:rPr>
          <w:delText xml:space="preserve">daily </w:delText>
        </w:r>
        <w:r w:rsidR="00C1008E" w:rsidDel="00587C72">
          <w:rPr>
            <w:rFonts w:ascii="Times New Roman" w:hAnsi="Times New Roman"/>
            <w:sz w:val="24"/>
            <w:szCs w:val="24"/>
          </w:rPr>
          <w:lastRenderedPageBreak/>
          <w:delText>maximum, minimum temperature or range of temperature</w:delText>
        </w:r>
        <w:r w:rsidR="00F63E43" w:rsidDel="00587C72">
          <w:rPr>
            <w:rFonts w:ascii="Times New Roman" w:hAnsi="Times New Roman"/>
            <w:sz w:val="24"/>
            <w:szCs w:val="24"/>
          </w:rPr>
          <w:delText xml:space="preserve"> </w:delText>
        </w:r>
      </w:del>
      <w:del w:id="85" w:author="Bennett, James E" w:date="2018-11-29T15:15:00Z">
        <w:r w:rsidR="00F63E43" w:rsidDel="00252CDC">
          <w:rPr>
            <w:rFonts w:ascii="Times New Roman" w:hAnsi="Times New Roman"/>
            <w:sz w:val="24"/>
            <w:szCs w:val="24"/>
          </w:rPr>
          <w:delText>instead</w:delText>
        </w:r>
        <w:r w:rsidR="009418CA" w:rsidDel="00252CDC">
          <w:rPr>
            <w:rFonts w:ascii="Times New Roman" w:hAnsi="Times New Roman"/>
            <w:sz w:val="24"/>
            <w:szCs w:val="24"/>
          </w:rPr>
          <w:delText xml:space="preserve"> of monthly mean of daily mean </w:delText>
        </w:r>
        <w:r w:rsidR="009A6892" w:rsidDel="00252CDC">
          <w:rPr>
            <w:rFonts w:ascii="Times New Roman" w:hAnsi="Times New Roman"/>
            <w:sz w:val="24"/>
            <w:szCs w:val="24"/>
          </w:rPr>
          <w:delText>temperature</w:delText>
        </w:r>
      </w:del>
      <w:ins w:id="86" w:author="Bennett, James E" w:date="2018-11-29T15:15:00Z">
        <w:r w:rsidR="00252CDC">
          <w:rPr>
            <w:rFonts w:ascii="Times New Roman" w:hAnsi="Times New Roman"/>
            <w:sz w:val="24"/>
            <w:szCs w:val="24"/>
          </w:rPr>
          <w:t>and are not presented here</w:t>
        </w:r>
      </w:ins>
      <w:r w:rsidR="009A6892">
        <w:rPr>
          <w:rFonts w:ascii="Times New Roman" w:hAnsi="Times New Roman"/>
          <w:sz w:val="24"/>
          <w:szCs w:val="24"/>
        </w:rPr>
        <w:t>.</w:t>
      </w:r>
      <w:r w:rsidR="00F63E43">
        <w:rPr>
          <w:rFonts w:ascii="Times New Roman" w:hAnsi="Times New Roman"/>
          <w:sz w:val="24"/>
          <w:szCs w:val="24"/>
        </w:rPr>
        <w:t xml:space="preserve"> </w:t>
      </w:r>
      <w:ins w:id="87" w:author="Bennett, James E" w:date="2018-11-29T15:17:00Z">
        <w:r w:rsidR="00252CDC">
          <w:rPr>
            <w:rFonts w:ascii="Times New Roman" w:hAnsi="Times New Roman"/>
            <w:sz w:val="24"/>
            <w:szCs w:val="24"/>
          </w:rPr>
          <w:t>Similarly, w</w:t>
        </w:r>
      </w:ins>
      <w:del w:id="88" w:author="Bennett, James E" w:date="2018-11-29T15:17:00Z">
        <w:r w:rsidR="00B6332B" w:rsidDel="00252CDC">
          <w:rPr>
            <w:rFonts w:ascii="Times New Roman" w:hAnsi="Times New Roman"/>
            <w:sz w:val="24"/>
            <w:szCs w:val="24"/>
          </w:rPr>
          <w:delText>W</w:delText>
        </w:r>
      </w:del>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ins w:id="89" w:author="Bennett, James E" w:date="2018-11-29T15:22:00Z">
        <w:r w:rsidR="005F660A">
          <w:rPr>
            <w:rFonts w:ascii="Times New Roman" w:hAnsi="Times New Roman"/>
            <w:sz w:val="24"/>
            <w:szCs w:val="24"/>
          </w:rPr>
          <w:t xml:space="preserve">anomalies of </w:t>
        </w:r>
      </w:ins>
      <w:r w:rsidR="00F55B6B">
        <w:rPr>
          <w:rFonts w:ascii="Times New Roman" w:hAnsi="Times New Roman"/>
          <w:sz w:val="24"/>
          <w:szCs w:val="24"/>
        </w:rPr>
        <w:t>mean monthly temperature)</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p>
    <w:p w14:paraId="622060A9" w14:textId="77777777" w:rsidR="00C60B60" w:rsidRDefault="00C60B60" w:rsidP="00D76DF7">
      <w:pPr>
        <w:spacing w:after="0" w:line="480" w:lineRule="auto"/>
        <w:jc w:val="both"/>
        <w:outlineLvl w:val="0"/>
        <w:rPr>
          <w:rFonts w:ascii="Times New Roman" w:hAnsi="Times New Roman"/>
          <w:sz w:val="24"/>
          <w:szCs w:val="24"/>
        </w:rPr>
      </w:pPr>
    </w:p>
    <w:p w14:paraId="57D6C5FE" w14:textId="05A97F21" w:rsidR="00C60B60" w:rsidRDefault="00C60B60" w:rsidP="00D76DF7">
      <w:pPr>
        <w:spacing w:after="0" w:line="480" w:lineRule="auto"/>
        <w:jc w:val="both"/>
        <w:outlineLvl w:val="0"/>
        <w:rPr>
          <w:rFonts w:ascii="Times New Roman" w:hAnsi="Times New Roman"/>
          <w:sz w:val="24"/>
          <w:szCs w:val="24"/>
        </w:rPr>
      </w:pPr>
      <w:commentRangeStart w:id="90"/>
      <w:r>
        <w:rPr>
          <w:rFonts w:ascii="Times New Roman" w:hAnsi="Times New Roman"/>
          <w:sz w:val="24"/>
          <w:szCs w:val="24"/>
        </w:rPr>
        <w:t xml:space="preserve">As previous studies have found little </w:t>
      </w:r>
      <w:r w:rsidR="009336CA">
        <w:rPr>
          <w:rFonts w:ascii="Times New Roman" w:hAnsi="Times New Roman"/>
          <w:sz w:val="24"/>
          <w:szCs w:val="24"/>
        </w:rPr>
        <w:t xml:space="preserve">consistent </w:t>
      </w:r>
      <w:r>
        <w:rPr>
          <w:rFonts w:ascii="Times New Roman" w:hAnsi="Times New Roman"/>
          <w:sz w:val="24"/>
          <w:szCs w:val="24"/>
        </w:rPr>
        <w:t>evidence of</w:t>
      </w:r>
      <w:r w:rsidR="00470703">
        <w:rPr>
          <w:rFonts w:ascii="Times New Roman" w:hAnsi="Times New Roman"/>
          <w:sz w:val="24"/>
          <w:szCs w:val="24"/>
        </w:rPr>
        <w:t xml:space="preserve"> effect modification by pollutants,</w:t>
      </w:r>
      <w:r w:rsidR="00935806">
        <w:rPr>
          <w:rFonts w:ascii="Times New Roman" w:hAnsi="Times New Roman"/>
          <w:sz w:val="24"/>
          <w:szCs w:val="24"/>
        </w:rPr>
        <w:fldChar w:fldCharType="begin" w:fldLock="1"/>
      </w:r>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r w:rsidR="00470703">
        <w:rPr>
          <w:rFonts w:ascii="Times New Roman" w:hAnsi="Times New Roman"/>
          <w:sz w:val="24"/>
          <w:szCs w:val="24"/>
        </w:rPr>
        <w:t xml:space="preserve"> we did not include measures of pollution in the model.</w:t>
      </w:r>
      <w:r w:rsidR="00935806">
        <w:rPr>
          <w:rFonts w:ascii="Times New Roman" w:hAnsi="Times New Roman"/>
          <w:sz w:val="24"/>
          <w:szCs w:val="24"/>
        </w:rPr>
        <w:t xml:space="preserve"> </w:t>
      </w:r>
      <w:commentRangeEnd w:id="90"/>
      <w:r w:rsidR="004D2AEF">
        <w:rPr>
          <w:rStyle w:val="CommentReference"/>
          <w:rFonts w:asciiTheme="minorHAnsi" w:eastAsiaTheme="minorHAnsi" w:hAnsiTheme="minorHAnsi" w:cstheme="minorBidi"/>
        </w:rPr>
        <w:commentReference w:id="90"/>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11C789D7"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 xml:space="preserve">a Bayesian </w:t>
      </w:r>
      <w:proofErr w:type="spellStart"/>
      <w:r w:rsidR="00B050CA" w:rsidRPr="00636C9B">
        <w:rPr>
          <w:rFonts w:ascii="Times New Roman" w:hAnsi="Times New Roman"/>
          <w:color w:val="000000" w:themeColor="text1"/>
          <w:sz w:val="24"/>
          <w:szCs w:val="24"/>
        </w:rPr>
        <w:t>spatio</w:t>
      </w:r>
      <w:proofErr w:type="spellEnd"/>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91"/>
      <w:r w:rsidR="0059454C">
        <w:rPr>
          <w:rFonts w:ascii="Times New Roman" w:hAnsi="Times New Roman"/>
          <w:color w:val="000000" w:themeColor="text1"/>
          <w:sz w:val="24"/>
          <w:szCs w:val="24"/>
        </w:rPr>
        <w:t xml:space="preserve">anomalous temperature </w:t>
      </w:r>
      <w:commentRangeEnd w:id="91"/>
      <w:r w:rsidR="004D2AEF">
        <w:rPr>
          <w:rStyle w:val="CommentReference"/>
          <w:rFonts w:asciiTheme="minorHAnsi" w:eastAsiaTheme="minorHAnsi" w:hAnsiTheme="minorHAnsi" w:cstheme="minorBidi"/>
        </w:rPr>
        <w:commentReference w:id="91"/>
      </w:r>
      <w:r w:rsidR="0059454C">
        <w:rPr>
          <w:rFonts w:ascii="Times New Roman" w:hAnsi="Times New Roman"/>
          <w:color w:val="000000" w:themeColor="text1"/>
          <w:sz w:val="24"/>
          <w:szCs w:val="24"/>
        </w:rPr>
        <w:t>on injury deaths rates at the state level. The outcome was death</w:t>
      </w:r>
      <w:del w:id="92" w:author="Bennett, James E" w:date="2018-11-29T15:29:00Z">
        <w:r w:rsidR="0059454C" w:rsidDel="00F30D74">
          <w:rPr>
            <w:rFonts w:ascii="Times New Roman" w:hAnsi="Times New Roman"/>
            <w:color w:val="000000" w:themeColor="text1"/>
            <w:sz w:val="24"/>
            <w:szCs w:val="24"/>
          </w:rPr>
          <w:delText xml:space="preserve"> rate</w:delText>
        </w:r>
      </w:del>
      <w:r w:rsidR="0059454C">
        <w:rPr>
          <w:rFonts w:ascii="Times New Roman" w:hAnsi="Times New Roman"/>
          <w:color w:val="000000" w:themeColor="text1"/>
          <w:sz w:val="24"/>
          <w:szCs w:val="24"/>
        </w:rPr>
        <w:t xml:space="preserve">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w:t>
      </w:r>
      <w:proofErr w:type="gramStart"/>
      <w:r>
        <w:rPr>
          <w:u w:val="none"/>
        </w:rPr>
        <w:t>Poisson(</w:t>
      </w:r>
      <w:proofErr w:type="gramEnd"/>
      <w:r>
        <w:rPr>
          <w:u w:val="none"/>
        </w:rPr>
        <w:t xml:space="preserve">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28CA8C4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D424E6">
        <w:rPr>
          <w:rFonts w:ascii="Times New Roman" w:hAnsi="Times New Roman"/>
          <w:color w:val="000000" w:themeColor="text1"/>
          <w:sz w:val="24"/>
          <w:szCs w:val="24"/>
        </w:rPr>
        <w:t xml:space="preserve">, </w:t>
      </w:r>
      <w:r w:rsidR="006A58EB">
        <w:rPr>
          <w:rFonts w:ascii="Times New Roman" w:hAnsi="Times New Roman"/>
          <w:color w:val="000000" w:themeColor="text1"/>
          <w:sz w:val="24"/>
          <w:szCs w:val="24"/>
        </w:rPr>
        <w:t xml:space="preserve">state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474054FB" w:rsidR="000B7F6A" w:rsidRPr="00843ACB" w:rsidRDefault="003542CE" w:rsidP="00843ACB">
      <w:pPr>
        <w:spacing w:after="0" w:line="360" w:lineRule="auto"/>
        <w:jc w:val="both"/>
        <w:outlineLvl w:val="0"/>
        <w:rPr>
          <w:rFonts w:ascii="Times New Roman" w:hAnsi="Times New Roman"/>
        </w:rPr>
      </w:pPr>
      <w:proofErr w:type="gramStart"/>
      <w:r w:rsidRPr="00843ACB">
        <w:rPr>
          <w:rFonts w:ascii="Times New Roman" w:hAnsi="Times New Roman"/>
        </w:rPr>
        <w:t>log(</w:t>
      </w:r>
      <w:proofErr w:type="gramEnd"/>
      <w:r w:rsidRPr="00843ACB">
        <w:rPr>
          <w:rFonts w:ascii="Times New Roman" w:hAnsi="Times New Roman"/>
        </w:rPr>
        <w:t xml:space="preserve">death </w:t>
      </w:r>
      <w:proofErr w:type="spellStart"/>
      <w:r w:rsidRPr="00843ACB">
        <w:rPr>
          <w:rFonts w:ascii="Times New Roman" w:hAnsi="Times New Roman"/>
        </w:rPr>
        <w:t>rates</w:t>
      </w:r>
      <w:r w:rsidRPr="00843ACB">
        <w:rPr>
          <w:rFonts w:ascii="Times New Roman" w:hAnsi="Times New Roman"/>
          <w:vertAlign w:val="subscript"/>
        </w:rPr>
        <w:t>state</w:t>
      </w:r>
      <w:proofErr w:type="spellEnd"/>
      <w:r w:rsidRPr="00843ACB">
        <w:rPr>
          <w:rFonts w:ascii="Times New Roman" w:hAnsi="Times New Roman"/>
          <w:vertAlign w:val="subscript"/>
        </w:rPr>
        <w:t>-year</w:t>
      </w:r>
      <w:r w:rsidRPr="00843ACB">
        <w:rPr>
          <w:rFonts w:ascii="Times New Roman" w:hAnsi="Times New Roman"/>
        </w:rPr>
        <w:t xml:space="preserve">) = </w:t>
      </w:r>
      <w:r w:rsidR="000B7F6A" w:rsidRPr="00843ACB">
        <w:rPr>
          <w:rFonts w:ascii="Times New Roman" w:hAnsi="Times New Roman"/>
        </w:rPr>
        <w:tab/>
      </w:r>
      <w:r w:rsidR="000B7F6A" w:rsidRPr="00AD55FC">
        <w:rPr>
          <w:rFonts w:ascii="Times New Roman" w:hAnsi="Times New Roman"/>
        </w:rPr>
        <w:tab/>
      </w:r>
      <w:r w:rsidRPr="00843ACB">
        <w:rPr>
          <w:rFonts w:ascii="Times New Roman" w:hAnsi="Times New Roman"/>
        </w:rPr>
        <w:t>α</w:t>
      </w:r>
      <w:r w:rsidRPr="00843ACB">
        <w:rPr>
          <w:rFonts w:ascii="Times New Roman" w:hAnsi="Times New Roman"/>
          <w:vertAlign w:val="subscript"/>
        </w:rPr>
        <w:t xml:space="preserve">0 </w:t>
      </w:r>
      <w:r w:rsidRPr="00843ACB">
        <w:rPr>
          <w:rFonts w:ascii="Times New Roman" w:hAnsi="Times New Roman"/>
        </w:rPr>
        <w:t>+ β</w:t>
      </w:r>
      <w:r w:rsidRPr="00843ACB">
        <w:rPr>
          <w:rFonts w:ascii="Times New Roman" w:hAnsi="Times New Roman"/>
          <w:vertAlign w:val="subscript"/>
        </w:rPr>
        <w:t>0</w:t>
      </w:r>
      <w:r w:rsidRPr="00843ACB">
        <w:rPr>
          <w:rFonts w:ascii="Times New Roman" w:hAnsi="Times New Roman"/>
        </w:rPr>
        <w:t xml:space="preserve">·(month-year) </w:t>
      </w:r>
      <w:r w:rsidR="007C014B">
        <w:rPr>
          <w:rFonts w:ascii="Times New Roman" w:hAnsi="Times New Roman"/>
        </w:rPr>
        <w:t>+</w:t>
      </w:r>
    </w:p>
    <w:p w14:paraId="5399A156" w14:textId="1F4CB606" w:rsidR="000B7F6A" w:rsidRPr="00843ACB" w:rsidRDefault="000B7F6A" w:rsidP="00843ACB">
      <w:pPr>
        <w:spacing w:after="0" w:line="360" w:lineRule="auto"/>
        <w:jc w:val="both"/>
        <w:outlineLvl w:val="0"/>
        <w:rPr>
          <w:rFonts w:ascii="Times New Roman" w:hAnsi="Times New Roman"/>
        </w:rPr>
      </w:pP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003542CE" w:rsidRPr="00843ACB">
        <w:rPr>
          <w:rFonts w:ascii="Times New Roman" w:hAnsi="Times New Roman"/>
        </w:rPr>
        <w:t>α</w:t>
      </w:r>
      <w:r w:rsidR="003542CE" w:rsidRPr="00843ACB">
        <w:rPr>
          <w:rFonts w:ascii="Times New Roman" w:hAnsi="Times New Roman"/>
          <w:vertAlign w:val="subscript"/>
        </w:rPr>
        <w:t xml:space="preserve">state </w:t>
      </w:r>
      <w:r w:rsidR="003542CE" w:rsidRPr="00843ACB">
        <w:rPr>
          <w:rFonts w:ascii="Times New Roman" w:hAnsi="Times New Roman"/>
        </w:rPr>
        <w:t>+ β</w:t>
      </w:r>
      <w:r w:rsidR="003542CE" w:rsidRPr="00843ACB">
        <w:rPr>
          <w:rFonts w:ascii="Times New Roman" w:hAnsi="Times New Roman"/>
          <w:vertAlign w:val="subscript"/>
        </w:rPr>
        <w:t>state</w:t>
      </w:r>
      <w:r w:rsidR="003542CE" w:rsidRPr="00843ACB">
        <w:rPr>
          <w:rFonts w:ascii="Times New Roman" w:hAnsi="Times New Roman"/>
        </w:rPr>
        <w:t>·(month-year)</w:t>
      </w:r>
      <w:r w:rsidRPr="00843ACB">
        <w:rPr>
          <w:rFonts w:ascii="Times New Roman" w:hAnsi="Times New Roman"/>
        </w:rPr>
        <w:t xml:space="preserve"> </w:t>
      </w:r>
      <w:r w:rsidR="007C014B">
        <w:rPr>
          <w:rFonts w:ascii="Times New Roman" w:hAnsi="Times New Roman"/>
        </w:rPr>
        <w:t>+</w:t>
      </w:r>
    </w:p>
    <w:p w14:paraId="42992391" w14:textId="7BBAA809" w:rsidR="003542CE" w:rsidRPr="00AD55FC" w:rsidRDefault="000B7F6A" w:rsidP="00843ACB">
      <w:pPr>
        <w:spacing w:after="0" w:line="360" w:lineRule="auto"/>
        <w:jc w:val="both"/>
        <w:outlineLvl w:val="0"/>
        <w:rPr>
          <w:rFonts w:ascii="Times New Roman" w:hAnsi="Times New Roman"/>
        </w:rPr>
      </w:pPr>
      <w:r w:rsidRPr="00843ACB">
        <w:rPr>
          <w:rFonts w:ascii="Times New Roman" w:hAnsi="Times New Roman"/>
        </w:rPr>
        <w:tab/>
      </w:r>
      <w:r w:rsidRPr="00843ACB">
        <w:rPr>
          <w:rFonts w:ascii="Times New Roman" w:hAnsi="Times New Roman"/>
        </w:rPr>
        <w:tab/>
      </w:r>
      <w:r w:rsidRPr="00843ACB">
        <w:rPr>
          <w:rFonts w:ascii="Times New Roman" w:hAnsi="Times New Roman"/>
        </w:rPr>
        <w:tab/>
      </w:r>
      <w:r w:rsidRPr="00843ACB">
        <w:rPr>
          <w:rFonts w:ascii="Times New Roman" w:hAnsi="Times New Roman"/>
        </w:rPr>
        <w:tab/>
        <w:t>α</w:t>
      </w:r>
      <w:r w:rsidRPr="00843ACB">
        <w:rPr>
          <w:rFonts w:ascii="Times New Roman" w:hAnsi="Times New Roman"/>
          <w:vertAlign w:val="subscript"/>
        </w:rPr>
        <w:t xml:space="preserve">month </w:t>
      </w:r>
      <w:r w:rsidRPr="00843ACB">
        <w:rPr>
          <w:rFonts w:ascii="Times New Roman" w:hAnsi="Times New Roman"/>
        </w:rPr>
        <w:t>+ β</w:t>
      </w:r>
      <w:r w:rsidRPr="00843ACB">
        <w:rPr>
          <w:rFonts w:ascii="Times New Roman" w:hAnsi="Times New Roman"/>
          <w:vertAlign w:val="subscript"/>
        </w:rPr>
        <w:t>month</w:t>
      </w:r>
      <w:r w:rsidRPr="00843ACB">
        <w:rPr>
          <w:rFonts w:ascii="Times New Roman" w:hAnsi="Times New Roman"/>
        </w:rPr>
        <w:t>·(month-year)</w:t>
      </w:r>
      <w:r w:rsidR="007C014B">
        <w:rPr>
          <w:rFonts w:ascii="Times New Roman" w:hAnsi="Times New Roman"/>
        </w:rPr>
        <w:t xml:space="preserve"> +</w:t>
      </w:r>
    </w:p>
    <w:p w14:paraId="5BB789BB" w14:textId="68E5777B" w:rsidR="002C0846" w:rsidRPr="00843ACB" w:rsidRDefault="000B7F6A" w:rsidP="00843ACB">
      <w:pPr>
        <w:spacing w:after="0" w:line="240" w:lineRule="auto"/>
        <w:jc w:val="both"/>
        <w:outlineLvl w:val="0"/>
        <w:rPr>
          <w:rFonts w:ascii="Times New Roman" w:hAnsi="Times New Roman"/>
        </w:rPr>
      </w:pPr>
      <w:r w:rsidRPr="004D157A">
        <w:rPr>
          <w:rFonts w:ascii="Times New Roman" w:hAnsi="Times New Roman"/>
        </w:rPr>
        <w:tab/>
      </w:r>
      <w:r w:rsidRPr="004D157A">
        <w:rPr>
          <w:rFonts w:ascii="Times New Roman" w:hAnsi="Times New Roman"/>
        </w:rPr>
        <w:tab/>
      </w:r>
      <w:r w:rsidRPr="004D157A">
        <w:rPr>
          <w:rFonts w:ascii="Times New Roman" w:hAnsi="Times New Roman"/>
        </w:rPr>
        <w:tab/>
      </w:r>
      <w:r w:rsidRPr="004D157A">
        <w:rPr>
          <w:rFonts w:ascii="Times New Roman" w:hAnsi="Times New Roman"/>
        </w:rPr>
        <w:tab/>
      </w:r>
      <w:proofErr w:type="spellStart"/>
      <w:r w:rsidRPr="00854507">
        <w:rPr>
          <w:rFonts w:ascii="Times New Roman" w:hAnsi="Times New Roman"/>
        </w:rPr>
        <w:t>ν</w:t>
      </w:r>
      <w:r w:rsidRPr="007E25B1">
        <w:rPr>
          <w:rFonts w:ascii="Times New Roman" w:hAnsi="Times New Roman"/>
          <w:vertAlign w:val="subscript"/>
        </w:rPr>
        <w:t>month</w:t>
      </w:r>
      <w:proofErr w:type="spellEnd"/>
      <w:r w:rsidRPr="007E25B1">
        <w:rPr>
          <w:rFonts w:ascii="Times New Roman" w:hAnsi="Times New Roman"/>
          <w:vertAlign w:val="subscript"/>
        </w:rPr>
        <w:t>-year</w:t>
      </w:r>
      <w:r w:rsidRPr="0033298B">
        <w:rPr>
          <w:rFonts w:ascii="Times New Roman" w:hAnsi="Times New Roman"/>
          <w:vertAlign w:val="subscript"/>
        </w:rPr>
        <w:t xml:space="preserve"> </w:t>
      </w:r>
      <w:r w:rsidR="007C014B">
        <w:rPr>
          <w:rFonts w:ascii="Times New Roman" w:hAnsi="Times New Roman"/>
        </w:rPr>
        <w:t>+</w:t>
      </w:r>
    </w:p>
    <w:p w14:paraId="36974A32" w14:textId="77777777" w:rsidR="00650BAB" w:rsidRDefault="002C0846" w:rsidP="00843ACB">
      <w:pPr>
        <w:pStyle w:val="SMHeading"/>
        <w:jc w:val="both"/>
        <w:rPr>
          <w:ins w:id="93" w:author="Bennett, James E" w:date="2018-11-29T15:39:00Z"/>
          <w:b w:val="0"/>
          <w:sz w:val="22"/>
          <w:szCs w:val="22"/>
        </w:rPr>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moveToRangeStart w:id="94" w:author="Bennett, James E" w:date="2018-11-29T15:39:00Z" w:name="move531269273"/>
      <w:proofErr w:type="spellStart"/>
      <w:moveTo w:id="95" w:author="Bennett, James E" w:date="2018-11-29T15:39:00Z">
        <w:r w:rsidR="00650BAB" w:rsidRPr="00843ACB">
          <w:t>ɛ</w:t>
        </w:r>
        <w:r w:rsidR="00650BAB" w:rsidRPr="00843ACB">
          <w:rPr>
            <w:vertAlign w:val="subscript"/>
          </w:rPr>
          <w:t>state</w:t>
        </w:r>
        <w:proofErr w:type="spellEnd"/>
        <w:r w:rsidR="00650BAB" w:rsidRPr="00843ACB">
          <w:rPr>
            <w:vertAlign w:val="subscript"/>
          </w:rPr>
          <w:t>-month-year</w:t>
        </w:r>
      </w:moveTo>
      <w:moveToRangeEnd w:id="94"/>
      <w:ins w:id="96" w:author="Bennett, James E" w:date="2018-11-29T15:39:00Z">
        <w:r w:rsidR="00650BAB" w:rsidRPr="00843ACB">
          <w:rPr>
            <w:b w:val="0"/>
            <w:sz w:val="22"/>
            <w:szCs w:val="22"/>
          </w:rPr>
          <w:t xml:space="preserve"> </w:t>
        </w:r>
        <w:r w:rsidR="00650BAB">
          <w:rPr>
            <w:b w:val="0"/>
            <w:sz w:val="22"/>
            <w:szCs w:val="22"/>
          </w:rPr>
          <w:t>+</w:t>
        </w:r>
      </w:ins>
    </w:p>
    <w:p w14:paraId="65CB393A" w14:textId="62FD9DB0" w:rsidR="002C0846" w:rsidRPr="00843ACB" w:rsidRDefault="002C0846" w:rsidP="00650BAB">
      <w:pPr>
        <w:pStyle w:val="SMHeading"/>
        <w:ind w:left="2160" w:firstLine="720"/>
        <w:jc w:val="both"/>
      </w:pPr>
      <w:commentRangeStart w:id="97"/>
      <w:proofErr w:type="spellStart"/>
      <w:r w:rsidRPr="00843ACB">
        <w:rPr>
          <w:b w:val="0"/>
          <w:sz w:val="22"/>
          <w:szCs w:val="22"/>
        </w:rPr>
        <w:t>γ·Anomaly</w:t>
      </w:r>
      <w:r w:rsidRPr="00843ACB">
        <w:rPr>
          <w:b w:val="0"/>
          <w:sz w:val="22"/>
          <w:szCs w:val="22"/>
          <w:vertAlign w:val="subscript"/>
        </w:rPr>
        <w:t>state-month</w:t>
      </w:r>
      <w:proofErr w:type="spellEnd"/>
      <w:r w:rsidR="007C014B">
        <w:rPr>
          <w:b w:val="0"/>
          <w:sz w:val="22"/>
          <w:szCs w:val="22"/>
          <w:vertAlign w:val="subscript"/>
        </w:rPr>
        <w:t xml:space="preserve"> </w:t>
      </w:r>
      <w:del w:id="98" w:author="Bennett, James E" w:date="2018-11-29T15:39:00Z">
        <w:r w:rsidR="007C014B" w:rsidDel="00650BAB">
          <w:rPr>
            <w:b w:val="0"/>
            <w:sz w:val="22"/>
            <w:szCs w:val="22"/>
          </w:rPr>
          <w:delText>+</w:delText>
        </w:r>
      </w:del>
      <w:commentRangeEnd w:id="97"/>
      <w:r w:rsidR="00650BAB">
        <w:rPr>
          <w:rStyle w:val="CommentReference"/>
          <w:rFonts w:asciiTheme="minorHAnsi" w:eastAsiaTheme="minorHAnsi" w:hAnsiTheme="minorHAnsi" w:cstheme="minorBidi"/>
          <w:b w:val="0"/>
          <w:bCs w:val="0"/>
          <w:kern w:val="0"/>
          <w:lang w:val="en-GB"/>
        </w:rPr>
        <w:commentReference w:id="97"/>
      </w:r>
    </w:p>
    <w:p w14:paraId="797DE730" w14:textId="589DDEF1"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moveFromRangeStart w:id="99" w:author="Bennett, James E" w:date="2018-11-29T15:39:00Z" w:name="move531269273"/>
      <w:moveFrom w:id="100" w:author="Bennett, James E" w:date="2018-11-29T15:39:00Z">
        <w:r w:rsidRPr="00843ACB" w:rsidDel="00650BAB">
          <w:rPr>
            <w:rFonts w:ascii="Times New Roman" w:hAnsi="Times New Roman"/>
          </w:rPr>
          <w:t>ɛ</w:t>
        </w:r>
        <w:r w:rsidRPr="00843ACB" w:rsidDel="00650BAB">
          <w:rPr>
            <w:rFonts w:ascii="Times New Roman" w:hAnsi="Times New Roman"/>
            <w:vertAlign w:val="subscript"/>
          </w:rPr>
          <w:t>state-month-year</w:t>
        </w:r>
      </w:moveFrom>
      <w:moveFromRangeEnd w:id="99"/>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29D6D53"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01"/>
      <w:commentRangeStart w:id="102"/>
      <w:r w:rsidR="007A53AC" w:rsidRPr="00636C9B">
        <w:rPr>
          <w:rFonts w:ascii="Times New Roman" w:hAnsi="Times New Roman"/>
          <w:color w:val="000000" w:themeColor="text1"/>
          <w:sz w:val="24"/>
          <w:szCs w:val="24"/>
        </w:rPr>
        <w:t>January</w:t>
      </w:r>
      <w:commentRangeEnd w:id="101"/>
      <w:r w:rsidR="006C3AFE">
        <w:rPr>
          <w:rStyle w:val="CommentReference"/>
          <w:rFonts w:asciiTheme="minorHAnsi" w:eastAsiaTheme="minorHAnsi" w:hAnsiTheme="minorHAnsi" w:cstheme="minorBidi"/>
        </w:rPr>
        <w:commentReference w:id="101"/>
      </w:r>
      <w:commentRangeEnd w:id="102"/>
      <w:r w:rsidR="00105569">
        <w:rPr>
          <w:rStyle w:val="CommentReference"/>
          <w:rFonts w:asciiTheme="minorHAnsi" w:eastAsiaTheme="minorHAnsi" w:hAnsiTheme="minorHAnsi" w:cstheme="minorBidi"/>
        </w:rPr>
        <w:commentReference w:id="102"/>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18C3D1D"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del w:id="103" w:author="Bennett, James E" w:date="2018-11-29T15:36:00Z">
        <w:r w:rsidDel="00650BAB">
          <w:rPr>
            <w:rFonts w:ascii="Times New Roman" w:hAnsi="Times New Roman"/>
            <w:color w:val="000000" w:themeColor="text1"/>
            <w:sz w:val="24"/>
            <w:szCs w:val="24"/>
          </w:rPr>
          <w:delText xml:space="preserve">for </w:delText>
        </w:r>
      </w:del>
      <w:r>
        <w:rPr>
          <w:rFonts w:ascii="Times New Roman" w:hAnsi="Times New Roman"/>
          <w:color w:val="000000" w:themeColor="text1"/>
          <w:sz w:val="24"/>
          <w:szCs w:val="24"/>
        </w:rPr>
        <w:t xml:space="preserve">in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 xml:space="preserve">spatial </w:t>
      </w:r>
      <w:r w:rsidR="0023343A" w:rsidRPr="00636C9B">
        <w:rPr>
          <w:rFonts w:ascii="Times New Roman" w:hAnsi="Times New Roman"/>
          <w:color w:val="000000" w:themeColor="text1"/>
          <w:sz w:val="24"/>
          <w:szCs w:val="24"/>
        </w:rPr>
        <w:lastRenderedPageBreak/>
        <w:t>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proofErr w:type="gramStart"/>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w:t>
      </w:r>
      <w:proofErr w:type="gramEnd"/>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3A3A3962"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104"/>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ins w:id="105" w:author="Bennett, James E" w:date="2018-11-29T15:11:00Z">
        <w:r w:rsidR="00252CDC">
          <w:rPr>
            <w:rFonts w:ascii="Times New Roman" w:hAnsi="Times New Roman"/>
            <w:color w:val="000000" w:themeColor="text1"/>
            <w:sz w:val="24"/>
            <w:szCs w:val="24"/>
          </w:rPr>
          <w:t>state-</w:t>
        </w:r>
      </w:ins>
      <w:ins w:id="106" w:author="Bennett, James E" w:date="2018-11-29T15:12:00Z">
        <w:r w:rsidR="00252CDC">
          <w:rPr>
            <w:rFonts w:ascii="Times New Roman" w:hAnsi="Times New Roman"/>
            <w:color w:val="000000" w:themeColor="text1"/>
            <w:sz w:val="24"/>
            <w:szCs w:val="24"/>
          </w:rPr>
          <w:t xml:space="preserve">month </w:t>
        </w:r>
      </w:ins>
      <w:r w:rsidR="00B66E0D" w:rsidRPr="00284EE0">
        <w:rPr>
          <w:rFonts w:ascii="Times New Roman" w:hAnsi="Times New Roman"/>
          <w:color w:val="000000" w:themeColor="text1"/>
          <w:sz w:val="24"/>
          <w:szCs w:val="24"/>
        </w:rPr>
        <w:t>temperature anomaly</w:t>
      </w:r>
      <w:del w:id="107" w:author="Bennett, James E" w:date="2018-11-29T15:12:00Z">
        <w:r w:rsidR="00B66E0D" w:rsidRPr="00284EE0" w:rsidDel="00252CDC">
          <w:rPr>
            <w:rFonts w:ascii="Times New Roman" w:hAnsi="Times New Roman"/>
            <w:color w:val="000000" w:themeColor="text1"/>
            <w:sz w:val="24"/>
            <w:szCs w:val="24"/>
          </w:rPr>
          <w:delText xml:space="preserve"> for each month</w:delText>
        </w:r>
      </w:del>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w:t>
      </w:r>
      <w:proofErr w:type="gramStart"/>
      <w:ins w:id="108" w:author="Bennett, James E" w:date="2018-11-29T15:12:00Z">
        <w:r w:rsidR="00252CDC" w:rsidRPr="00252CDC">
          <w:rPr>
            <w:rFonts w:ascii="Times New Roman" w:hAnsi="Times New Roman"/>
            <w:color w:val="000000" w:themeColor="text1"/>
            <w:sz w:val="24"/>
            <w:szCs w:val="24"/>
            <w:vertAlign w:val="subscript"/>
            <w:rPrChange w:id="109" w:author="Bennett, James E" w:date="2018-11-29T15:12:00Z">
              <w:rPr>
                <w:rFonts w:ascii="Times New Roman" w:hAnsi="Times New Roman"/>
                <w:color w:val="000000" w:themeColor="text1"/>
                <w:sz w:val="24"/>
                <w:szCs w:val="24"/>
              </w:rPr>
            </w:rPrChange>
          </w:rPr>
          <w:t>month</w:t>
        </w:r>
        <w:proofErr w:type="spellEnd"/>
        <w:r w:rsidR="00252CDC" w:rsidRPr="00252CDC">
          <w:rPr>
            <w:rFonts w:ascii="Times New Roman" w:hAnsi="Times New Roman"/>
            <w:color w:val="000000" w:themeColor="text1"/>
            <w:sz w:val="24"/>
            <w:szCs w:val="24"/>
            <w:vertAlign w:val="subscript"/>
            <w:rPrChange w:id="110" w:author="Bennett, James E" w:date="2018-11-29T15:12:00Z">
              <w:rPr>
                <w:rFonts w:ascii="Times New Roman" w:hAnsi="Times New Roman"/>
                <w:color w:val="000000" w:themeColor="text1"/>
                <w:sz w:val="24"/>
                <w:szCs w:val="24"/>
              </w:rPr>
            </w:rPrChange>
          </w:rPr>
          <w:t>?</w:t>
        </w:r>
      </w:ins>
      <w:r w:rsidR="00564890" w:rsidRPr="00252CDC">
        <w:rPr>
          <w:rFonts w:ascii="Times New Roman" w:hAnsi="Times New Roman"/>
          <w:color w:val="000000" w:themeColor="text1"/>
          <w:sz w:val="24"/>
          <w:szCs w:val="24"/>
          <w:vertAlign w:val="subscript"/>
          <w:rPrChange w:id="111" w:author="Bennett, James E" w:date="2018-11-29T15:12:00Z">
            <w:rPr>
              <w:rFonts w:ascii="Times New Roman" w:hAnsi="Times New Roman"/>
              <w:color w:val="000000" w:themeColor="text1"/>
              <w:sz w:val="24"/>
              <w:szCs w:val="24"/>
            </w:rPr>
          </w:rPrChange>
        </w:rPr>
        <w:t>·</w:t>
      </w:r>
      <w:proofErr w:type="spellStart"/>
      <w:proofErr w:type="gramEnd"/>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w:t>
      </w:r>
      <w:proofErr w:type="spellEnd"/>
      <w:r w:rsidR="00564890" w:rsidRPr="00843ACB">
        <w:rPr>
          <w:rFonts w:ascii="Times New Roman" w:hAnsi="Times New Roman"/>
          <w:color w:val="000000" w:themeColor="text1"/>
          <w:sz w:val="24"/>
          <w:szCs w:val="24"/>
          <w:vertAlign w:val="subscript"/>
        </w:rPr>
        <w:t>-month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proofErr w:type="spellStart"/>
      <w:r w:rsidR="001279A6" w:rsidRPr="00843ACB">
        <w:rPr>
          <w:rFonts w:ascii="Times New Roman" w:hAnsi="Times New Roman"/>
          <w:sz w:val="24"/>
          <w:szCs w:val="24"/>
        </w:rPr>
        <w:t>γ</w:t>
      </w:r>
      <w:ins w:id="112" w:author="Bennett, James E" w:date="2018-11-29T15:12:00Z">
        <w:r w:rsidR="00252CDC" w:rsidRPr="00252CDC">
          <w:rPr>
            <w:rFonts w:ascii="Times New Roman" w:hAnsi="Times New Roman"/>
            <w:sz w:val="24"/>
            <w:szCs w:val="24"/>
            <w:vertAlign w:val="subscript"/>
            <w:rPrChange w:id="113" w:author="Bennett, James E" w:date="2018-11-29T15:13:00Z">
              <w:rPr>
                <w:rFonts w:ascii="Times New Roman" w:hAnsi="Times New Roman"/>
                <w:sz w:val="24"/>
                <w:szCs w:val="24"/>
              </w:rPr>
            </w:rPrChange>
          </w:rPr>
          <w:t>month</w:t>
        </w:r>
      </w:ins>
      <w:proofErr w:type="spellEnd"/>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for each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04"/>
      <w:r w:rsidR="00B66E0D" w:rsidRPr="00843ACB">
        <w:rPr>
          <w:rStyle w:val="CommentReference"/>
          <w:rFonts w:ascii="Times New Roman" w:eastAsiaTheme="minorHAnsi" w:hAnsi="Times New Roman"/>
          <w:sz w:val="24"/>
          <w:szCs w:val="24"/>
        </w:rPr>
        <w:commentReference w:id="104"/>
      </w:r>
      <w:commentRangeStart w:id="114"/>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2A07012E"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w:t>
      </w:r>
      <w:commentRangeEnd w:id="114"/>
      <w:r w:rsidR="00B97458">
        <w:rPr>
          <w:rStyle w:val="CommentReference"/>
          <w:rFonts w:asciiTheme="minorHAnsi" w:eastAsiaTheme="minorHAnsi" w:hAnsiTheme="minorHAnsi" w:cstheme="minorBidi"/>
        </w:rPr>
        <w:commentReference w:id="114"/>
      </w:r>
      <w:r w:rsidRPr="00636C9B">
        <w:rPr>
          <w:rFonts w:ascii="Times New Roman" w:hAnsi="Times New Roman"/>
          <w:color w:val="000000" w:themeColor="text1"/>
          <w:sz w:val="24"/>
          <w:szCs w:val="24"/>
        </w:rPr>
        <w:t xml:space="preserve">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r w:rsidR="003B2A22">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r w:rsidR="003B2A22">
        <w:rPr>
          <w:rFonts w:ascii="Times New Roman" w:hAnsi="Times New Roman"/>
          <w:color w:val="000000" w:themeColor="text1"/>
          <w:sz w:val="24"/>
          <w:szCs w:val="24"/>
          <w:lang w:val="en-US"/>
        </w:rPr>
        <w:fldChar w:fldCharType="end"/>
      </w:r>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115"/>
      <w:commentRangeStart w:id="116"/>
      <w:proofErr w:type="spellStart"/>
      <w:r w:rsidR="00A86D9D" w:rsidRPr="00A86D9D">
        <w:rPr>
          <w:rFonts w:ascii="Times New Roman" w:hAnsi="Times New Roman"/>
          <w:color w:val="000000" w:themeColor="text1"/>
          <w:sz w:val="24"/>
          <w:szCs w:val="24"/>
          <w:lang w:val="en-US"/>
        </w:rPr>
        <w:t>logGamma</w:t>
      </w:r>
      <w:proofErr w:type="spellEnd"/>
      <w:r w:rsidR="00A86D9D" w:rsidRPr="00A86D9D">
        <w:rPr>
          <w:rFonts w:ascii="Times New Roman" w:hAnsi="Times New Roman"/>
          <w:color w:val="000000" w:themeColor="text1"/>
          <w:sz w:val="24"/>
          <w:szCs w:val="24"/>
          <w:lang w:val="en-US"/>
        </w:rPr>
        <w:t>(1, 0</w:t>
      </w:r>
      <w:r w:rsidR="0016077E">
        <w:rPr>
          <w:rFonts w:ascii="Times New Roman" w:hAnsi="Times New Roman"/>
          <w:color w:val="000000" w:themeColor="text1"/>
          <w:sz w:val="24"/>
          <w:szCs w:val="24"/>
          <w:lang w:val="en-US"/>
        </w:rPr>
        <w:t>.0</w:t>
      </w:r>
      <w:r w:rsidR="00A86D9D" w:rsidRPr="00A86D9D">
        <w:rPr>
          <w:rFonts w:ascii="Times New Roman" w:hAnsi="Times New Roman"/>
          <w:color w:val="000000" w:themeColor="text1"/>
          <w:sz w:val="24"/>
          <w:szCs w:val="24"/>
          <w:lang w:val="en-US"/>
        </w:rPr>
        <w:t xml:space="preserve">001) </w:t>
      </w:r>
      <w:commentRangeEnd w:id="115"/>
      <w:r w:rsidR="00933C2F">
        <w:rPr>
          <w:rStyle w:val="CommentReference"/>
          <w:rFonts w:asciiTheme="minorHAnsi" w:eastAsiaTheme="minorHAnsi" w:hAnsiTheme="minorHAnsi" w:cstheme="minorBidi"/>
        </w:rPr>
        <w:commentReference w:id="115"/>
      </w:r>
      <w:commentRangeEnd w:id="116"/>
      <w:r w:rsidR="00775060">
        <w:rPr>
          <w:rStyle w:val="CommentReference"/>
          <w:rFonts w:asciiTheme="minorHAnsi" w:eastAsiaTheme="minorHAnsi" w:hAnsiTheme="minorHAnsi" w:cstheme="minorBidi"/>
        </w:rPr>
        <w:commentReference w:id="116"/>
      </w:r>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commentRangeStart w:id="117"/>
      <w:r w:rsidR="0051175E" w:rsidRPr="00636C9B">
        <w:rPr>
          <w:rFonts w:ascii="Times New Roman" w:hAnsi="Times New Roman"/>
          <w:i/>
          <w:color w:val="000000" w:themeColor="text1"/>
          <w:sz w:val="24"/>
          <w:szCs w:val="24"/>
        </w:rPr>
        <w:t>world</w:t>
      </w:r>
      <w:commentRangeEnd w:id="117"/>
      <w:r w:rsidR="00116782">
        <w:rPr>
          <w:rStyle w:val="CommentReference"/>
          <w:rFonts w:asciiTheme="minorHAnsi" w:eastAsiaTheme="minorHAnsi" w:hAnsiTheme="minorHAnsi" w:cstheme="minorBidi"/>
        </w:rPr>
        <w:commentReference w:id="117"/>
      </w:r>
    </w:p>
    <w:p w14:paraId="648FF79F" w14:textId="27898EBF" w:rsidR="006C11D1" w:rsidRDefault="00B97458" w:rsidP="00004B84">
      <w:pPr>
        <w:spacing w:after="0" w:line="480" w:lineRule="auto"/>
        <w:jc w:val="both"/>
        <w:outlineLvl w:val="0"/>
        <w:rPr>
          <w:rFonts w:ascii="Times New Roman" w:hAnsi="Times New Roman"/>
          <w:color w:val="000000" w:themeColor="text1"/>
          <w:sz w:val="24"/>
          <w:szCs w:val="24"/>
        </w:rPr>
      </w:pPr>
      <w:ins w:id="118" w:author="Bennett, James E" w:date="2018-11-29T19:09:00Z">
        <w:r>
          <w:rPr>
            <w:rFonts w:ascii="Times New Roman" w:hAnsi="Times New Roman"/>
            <w:color w:val="000000" w:themeColor="text1"/>
            <w:sz w:val="24"/>
            <w:szCs w:val="24"/>
          </w:rPr>
          <w:t>We estimated the</w:t>
        </w:r>
      </w:ins>
      <w:ins w:id="119" w:author="Bennett, James E" w:date="2018-11-29T19:08:00Z">
        <w:r>
          <w:rPr>
            <w:rFonts w:ascii="Times New Roman" w:hAnsi="Times New Roman"/>
            <w:color w:val="000000" w:themeColor="text1"/>
            <w:sz w:val="24"/>
            <w:szCs w:val="24"/>
          </w:rPr>
          <w:t xml:space="preserve"> mortality effect of a</w:t>
        </w:r>
      </w:ins>
      <w:ins w:id="120" w:author="Bennett, James E" w:date="2018-11-29T19:09:00Z">
        <w:r>
          <w:rPr>
            <w:rFonts w:ascii="Times New Roman" w:hAnsi="Times New Roman"/>
            <w:color w:val="000000" w:themeColor="text1"/>
            <w:sz w:val="24"/>
            <w:szCs w:val="24"/>
          </w:rPr>
          <w:t xml:space="preserve"> </w:t>
        </w:r>
      </w:ins>
      <w:ins w:id="121" w:author="Bennett, James E" w:date="2018-11-29T19:10:00Z">
        <w:r>
          <w:rPr>
            <w:rFonts w:ascii="Times New Roman" w:hAnsi="Times New Roman"/>
            <w:color w:val="000000" w:themeColor="text1"/>
            <w:sz w:val="24"/>
            <w:szCs w:val="24"/>
          </w:rPr>
          <w:t>year in which mean monthly temperatures were uni</w:t>
        </w:r>
      </w:ins>
      <w:ins w:id="122" w:author="Bennett, James E" w:date="2018-11-29T19:11:00Z">
        <w:r>
          <w:rPr>
            <w:rFonts w:ascii="Times New Roman" w:hAnsi="Times New Roman"/>
            <w:color w:val="000000" w:themeColor="text1"/>
            <w:sz w:val="24"/>
            <w:szCs w:val="24"/>
          </w:rPr>
          <w:t>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long run</w:t>
        </w:r>
        <w:bookmarkStart w:id="123" w:name="_GoBack"/>
        <w:bookmarkEnd w:id="123"/>
        <w:r>
          <w:rPr>
            <w:rFonts w:ascii="Times New Roman" w:hAnsi="Times New Roman"/>
            <w:color w:val="000000" w:themeColor="text1"/>
            <w:sz w:val="24"/>
            <w:szCs w:val="24"/>
          </w:rPr>
          <w:t xml:space="preserve"> average, </w:t>
        </w:r>
      </w:ins>
      <w:ins w:id="124" w:author="Bennett, James E" w:date="2018-11-29T19:13:00Z">
        <w:r>
          <w:rPr>
            <w:rFonts w:ascii="Times New Roman" w:hAnsi="Times New Roman"/>
            <w:color w:val="000000" w:themeColor="text1"/>
            <w:sz w:val="24"/>
            <w:szCs w:val="24"/>
          </w:rPr>
          <w:t>and</w:t>
        </w:r>
      </w:ins>
      <w:ins w:id="125" w:author="Bennett, James E" w:date="2018-11-29T19:11:00Z">
        <w:r>
          <w:rPr>
            <w:rFonts w:ascii="Times New Roman" w:hAnsi="Times New Roman"/>
            <w:color w:val="000000" w:themeColor="text1"/>
            <w:sz w:val="24"/>
            <w:szCs w:val="24"/>
          </w:rPr>
          <w:t xml:space="preserve"> assum</w:t>
        </w:r>
      </w:ins>
      <w:ins w:id="126" w:author="Bennett, James E" w:date="2018-11-29T19:13:00Z">
        <w:r>
          <w:rPr>
            <w:rFonts w:ascii="Times New Roman" w:hAnsi="Times New Roman"/>
            <w:color w:val="000000" w:themeColor="text1"/>
            <w:sz w:val="24"/>
            <w:szCs w:val="24"/>
          </w:rPr>
          <w:t>ing</w:t>
        </w:r>
      </w:ins>
      <w:ins w:id="127" w:author="Bennett, James E" w:date="2018-11-29T19:11:00Z">
        <w:r>
          <w:rPr>
            <w:rFonts w:ascii="Times New Roman" w:hAnsi="Times New Roman"/>
            <w:color w:val="000000" w:themeColor="text1"/>
            <w:sz w:val="24"/>
            <w:szCs w:val="24"/>
          </w:rPr>
          <w:t xml:space="preserve"> that no further adaptation </w:t>
        </w:r>
        <w:r>
          <w:rPr>
            <w:rFonts w:ascii="Times New Roman" w:hAnsi="Times New Roman"/>
            <w:color w:val="000000" w:themeColor="text1"/>
            <w:sz w:val="24"/>
            <w:szCs w:val="24"/>
          </w:rPr>
          <w:lastRenderedPageBreak/>
          <w:t>has taken p</w:t>
        </w:r>
      </w:ins>
      <w:ins w:id="128" w:author="Bennett, James E" w:date="2018-11-29T19:12:00Z">
        <w:r>
          <w:rPr>
            <w:rFonts w:ascii="Times New Roman" w:hAnsi="Times New Roman"/>
            <w:color w:val="000000" w:themeColor="text1"/>
            <w:sz w:val="24"/>
            <w:szCs w:val="24"/>
          </w:rPr>
          <w:t>lace</w:t>
        </w:r>
      </w:ins>
      <w:ins w:id="129" w:author="Bennett, James E" w:date="2018-11-29T19:13:00Z">
        <w:r>
          <w:rPr>
            <w:rFonts w:ascii="Times New Roman" w:hAnsi="Times New Roman"/>
            <w:color w:val="000000" w:themeColor="text1"/>
            <w:sz w:val="24"/>
            <w:szCs w:val="24"/>
          </w:rPr>
          <w:t xml:space="preserve"> beyond the </w:t>
        </w:r>
        <w:proofErr w:type="gramStart"/>
        <w:r>
          <w:rPr>
            <w:rFonts w:ascii="Times New Roman" w:hAnsi="Times New Roman"/>
            <w:color w:val="000000" w:themeColor="text1"/>
            <w:sz w:val="24"/>
            <w:szCs w:val="24"/>
          </w:rPr>
          <w:t>long term</w:t>
        </w:r>
        <w:proofErr w:type="gramEnd"/>
        <w:r>
          <w:rPr>
            <w:rFonts w:ascii="Times New Roman" w:hAnsi="Times New Roman"/>
            <w:color w:val="000000" w:themeColor="text1"/>
            <w:sz w:val="24"/>
            <w:szCs w:val="24"/>
          </w:rPr>
          <w:t xml:space="preserve"> average</w:t>
        </w:r>
      </w:ins>
      <w:ins w:id="130" w:author="Bennett, James E" w:date="2018-11-29T19:12:00Z">
        <w:r>
          <w:rPr>
            <w:rFonts w:ascii="Times New Roman" w:hAnsi="Times New Roman"/>
            <w:color w:val="000000" w:themeColor="text1"/>
            <w:sz w:val="24"/>
            <w:szCs w:val="24"/>
          </w:rPr>
          <w:t>.</w:t>
        </w:r>
      </w:ins>
      <w:ins w:id="131" w:author="Bennett, James E" w:date="2018-11-29T19:08:00Z">
        <w:r>
          <w:rPr>
            <w:rFonts w:ascii="Times New Roman" w:hAnsi="Times New Roman"/>
            <w:color w:val="000000" w:themeColor="text1"/>
            <w:sz w:val="24"/>
            <w:szCs w:val="24"/>
          </w:rPr>
          <w:t xml:space="preserve"> </w:t>
        </w:r>
      </w:ins>
      <w:ins w:id="132" w:author="Bennett, James E" w:date="2018-11-29T19:14:00Z">
        <w:r w:rsidR="00B96863">
          <w:rPr>
            <w:rFonts w:ascii="Times New Roman" w:hAnsi="Times New Roman"/>
            <w:color w:val="000000" w:themeColor="text1"/>
            <w:sz w:val="24"/>
            <w:szCs w:val="24"/>
          </w:rPr>
          <w:t>This is a realistic scenario given that several degrees warming is expected over the next century</w:t>
        </w:r>
        <w:r w:rsidR="00B96863" w:rsidRPr="00636C9B">
          <w:rPr>
            <w:rFonts w:ascii="Times New Roman" w:hAnsi="Times New Roman"/>
            <w:color w:val="000000" w:themeColor="text1"/>
            <w:sz w:val="24"/>
            <w:szCs w:val="24"/>
          </w:rPr>
          <w:t>.</w:t>
        </w:r>
        <w:r w:rsidR="00116782">
          <w:rPr>
            <w:rFonts w:ascii="Times New Roman" w:hAnsi="Times New Roman"/>
            <w:color w:val="000000" w:themeColor="text1"/>
            <w:sz w:val="24"/>
            <w:szCs w:val="24"/>
          </w:rPr>
          <w:t xml:space="preserve"> </w:t>
        </w:r>
      </w:ins>
      <w:commentRangeStart w:id="133"/>
      <w:proofErr w:type="gramStart"/>
      <w:r w:rsidR="00782C8F"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e</w:t>
      </w:r>
      <w:proofErr w:type="gramEnd"/>
      <w:r w:rsidR="00F76728" w:rsidRPr="00636C9B">
        <w:rPr>
          <w:rFonts w:ascii="Times New Roman" w:hAnsi="Times New Roman"/>
          <w:color w:val="000000" w:themeColor="text1"/>
          <w:sz w:val="24"/>
          <w:szCs w:val="24"/>
        </w:rPr>
        <w:t xml:space="preserv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w:t>
      </w:r>
      <w:ins w:id="134" w:author="Bennett, James E" w:date="2018-11-29T19:07:00Z">
        <w:r>
          <w:rPr>
            <w:rFonts w:ascii="Times New Roman" w:hAnsi="Times New Roman"/>
            <w:color w:val="000000" w:themeColor="text1"/>
            <w:sz w:val="24"/>
            <w:szCs w:val="24"/>
          </w:rPr>
          <w:t xml:space="preserve"> mean monthly temperature in</w:t>
        </w:r>
      </w:ins>
      <w:r w:rsidR="005179F4" w:rsidRPr="00636C9B">
        <w:rPr>
          <w:rFonts w:ascii="Times New Roman" w:hAnsi="Times New Roman"/>
          <w:color w:val="000000" w:themeColor="text1"/>
          <w:sz w:val="24"/>
          <w:szCs w:val="24"/>
        </w:rPr>
        <w:t xml:space="preserve">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w:t>
      </w:r>
      <w:del w:id="135" w:author="Bennett, James E" w:date="2018-11-29T19:14:00Z">
        <w:r w:rsidR="00A005BB" w:rsidDel="00B96863">
          <w:rPr>
            <w:rFonts w:ascii="Times New Roman" w:hAnsi="Times New Roman"/>
            <w:color w:val="000000" w:themeColor="text1"/>
            <w:sz w:val="24"/>
            <w:szCs w:val="24"/>
          </w:rPr>
          <w:delText xml:space="preserve">This is a realistic scenario </w:delText>
        </w:r>
        <w:r w:rsidR="004163E8" w:rsidDel="00B96863">
          <w:rPr>
            <w:rFonts w:ascii="Times New Roman" w:hAnsi="Times New Roman"/>
            <w:color w:val="000000" w:themeColor="text1"/>
            <w:sz w:val="24"/>
            <w:szCs w:val="24"/>
          </w:rPr>
          <w:delText>given that several degrees warming is expected over the next century</w:delText>
        </w:r>
        <w:r w:rsidR="003C28C6" w:rsidRPr="00636C9B" w:rsidDel="00B96863">
          <w:rPr>
            <w:rFonts w:ascii="Times New Roman" w:hAnsi="Times New Roman"/>
            <w:color w:val="000000" w:themeColor="text1"/>
            <w:sz w:val="24"/>
            <w:szCs w:val="24"/>
          </w:rPr>
          <w:delText>.</w:delText>
        </w:r>
        <w:r w:rsidR="0082437F" w:rsidRPr="00636C9B" w:rsidDel="00B96863">
          <w:rPr>
            <w:rFonts w:ascii="Times New Roman" w:hAnsi="Times New Roman"/>
            <w:color w:val="000000" w:themeColor="text1"/>
            <w:sz w:val="24"/>
            <w:szCs w:val="24"/>
          </w:rPr>
          <w:delText xml:space="preserve"> </w:delText>
        </w:r>
      </w:del>
      <w:commentRangeEnd w:id="133"/>
      <w:r w:rsidR="00B66E0D">
        <w:rPr>
          <w:rStyle w:val="CommentReference"/>
          <w:rFonts w:asciiTheme="minorHAnsi" w:eastAsiaTheme="minorHAnsi" w:hAnsiTheme="minorHAnsi" w:cstheme="minorBidi"/>
        </w:rPr>
        <w:commentReference w:id="133"/>
      </w:r>
      <w:commentRangeStart w:id="136"/>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37"/>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37"/>
      <w:r w:rsidR="00116782">
        <w:rPr>
          <w:rStyle w:val="CommentReference"/>
          <w:rFonts w:asciiTheme="minorHAnsi" w:eastAsiaTheme="minorHAnsi" w:hAnsiTheme="minorHAnsi" w:cstheme="minorBidi"/>
        </w:rPr>
        <w:commentReference w:id="137"/>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136"/>
      <w:r w:rsidR="008A218F">
        <w:rPr>
          <w:rStyle w:val="CommentReference"/>
          <w:rFonts w:asciiTheme="minorHAnsi" w:eastAsiaTheme="minorHAnsi" w:hAnsiTheme="minorHAnsi" w:cstheme="minorBidi"/>
        </w:rPr>
        <w:commentReference w:id="136"/>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34237F6"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ins w:id="138" w:author="Bennett, James E" w:date="2018-11-29T19:16:00Z">
        <w:r w:rsidR="00116782">
          <w:rPr>
            <w:rFonts w:ascii="Times New Roman" w:hAnsi="Times New Roman"/>
            <w:color w:val="000000" w:themeColor="text1"/>
            <w:sz w:val="24"/>
            <w:szCs w:val="24"/>
          </w:rPr>
          <w:t xml:space="preserve"> in a</w:t>
        </w:r>
      </w:ins>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1°C warmer world</w:t>
      </w:r>
      <w:r w:rsidRPr="00636C9B">
        <w:rPr>
          <w:rFonts w:ascii="Times New Roman" w:hAnsi="Times New Roman"/>
          <w:color w:val="000000" w:themeColor="text1"/>
          <w:sz w:val="24"/>
          <w:szCs w:val="24"/>
        </w:rPr>
        <w:t>.</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39"/>
      <w:commentRangeStart w:id="140"/>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139"/>
      <w:r w:rsidR="0078091F">
        <w:rPr>
          <w:rStyle w:val="CommentReference"/>
          <w:rFonts w:asciiTheme="minorHAnsi" w:eastAsiaTheme="minorHAnsi" w:hAnsiTheme="minorHAnsi" w:cstheme="minorBidi"/>
        </w:rPr>
        <w:commentReference w:id="139"/>
      </w:r>
      <w:commentRangeEnd w:id="140"/>
      <w:r w:rsidR="00AC28E9">
        <w:rPr>
          <w:rStyle w:val="CommentReference"/>
          <w:rFonts w:asciiTheme="minorHAnsi" w:eastAsiaTheme="minorHAnsi" w:hAnsiTheme="minorHAnsi" w:cstheme="minorBidi"/>
        </w:rPr>
        <w:commentReference w:id="140"/>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w:t>
      </w:r>
      <w:proofErr w:type="spellStart"/>
      <w:r w:rsidR="00AF22B0">
        <w:rPr>
          <w:rFonts w:ascii="Times New Roman" w:hAnsi="Times New Roman"/>
          <w:sz w:val="24"/>
          <w:szCs w:val="24"/>
        </w:rPr>
        <w:t>seasonality.</w:t>
      </w:r>
      <w:commentRangeStart w:id="141"/>
      <w:commentRangeStart w:id="142"/>
      <w:r w:rsidR="00797D2E" w:rsidRPr="00636C9B">
        <w:rPr>
          <w:rFonts w:ascii="Times New Roman" w:hAnsi="Times New Roman"/>
          <w:i/>
          <w:sz w:val="24"/>
          <w:szCs w:val="24"/>
        </w:rPr>
        <w:t>Figure</w:t>
      </w:r>
      <w:proofErr w:type="spellEnd"/>
      <w:r w:rsidR="00797D2E" w:rsidRPr="00636C9B">
        <w:rPr>
          <w:rFonts w:ascii="Times New Roman" w:hAnsi="Times New Roman"/>
          <w:i/>
          <w:sz w:val="24"/>
          <w:szCs w:val="24"/>
        </w:rPr>
        <w:t xml:space="preserve"> </w:t>
      </w:r>
      <w:r w:rsidR="00955652" w:rsidRPr="00636C9B">
        <w:rPr>
          <w:rFonts w:ascii="Times New Roman" w:hAnsi="Times New Roman"/>
          <w:i/>
          <w:sz w:val="24"/>
          <w:szCs w:val="24"/>
        </w:rPr>
        <w:t>3</w:t>
      </w:r>
      <w:commentRangeEnd w:id="141"/>
      <w:r w:rsidR="0078091F">
        <w:rPr>
          <w:rStyle w:val="CommentReference"/>
          <w:rFonts w:asciiTheme="minorHAnsi" w:eastAsiaTheme="minorHAnsi" w:hAnsiTheme="minorHAnsi" w:cstheme="minorBidi"/>
        </w:rPr>
        <w:commentReference w:id="141"/>
      </w:r>
      <w:commentRangeEnd w:id="142"/>
      <w:r w:rsidR="00AB6087">
        <w:rPr>
          <w:rStyle w:val="CommentReference"/>
          <w:rFonts w:asciiTheme="minorHAnsi" w:eastAsiaTheme="minorHAnsi" w:hAnsiTheme="minorHAnsi" w:cstheme="minorBidi"/>
        </w:rPr>
        <w:commentReference w:id="142"/>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143"/>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144"/>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144"/>
      <w:r w:rsidR="001121F5">
        <w:rPr>
          <w:rStyle w:val="CommentReference"/>
          <w:rFonts w:asciiTheme="minorHAnsi" w:eastAsiaTheme="minorHAnsi" w:hAnsiTheme="minorHAnsi" w:cstheme="minorBidi"/>
        </w:rPr>
        <w:commentReference w:id="144"/>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143"/>
      <w:r w:rsidR="00795C52">
        <w:rPr>
          <w:rStyle w:val="CommentReference"/>
          <w:rFonts w:asciiTheme="minorHAnsi" w:eastAsiaTheme="minorHAnsi" w:hAnsiTheme="minorHAnsi" w:cstheme="minorBidi"/>
        </w:rPr>
        <w:commentReference w:id="143"/>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lastRenderedPageBreak/>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480 (410, 550) intentional injury deaths, with most in intentional self-</w:t>
      </w:r>
      <w:proofErr w:type="spellStart"/>
      <w:r w:rsidRPr="00636C9B">
        <w:rPr>
          <w:rFonts w:ascii="Times New Roman" w:hAnsi="Times New Roman"/>
          <w:sz w:val="24"/>
          <w:szCs w:val="24"/>
        </w:rPr>
        <w:t>harm</w:t>
      </w:r>
      <w:r w:rsidR="00BC291C" w:rsidRPr="00636C9B">
        <w:rPr>
          <w:rFonts w:ascii="Times New Roman" w:hAnsi="Times New Roman"/>
          <w:sz w:val="24"/>
          <w:szCs w:val="24"/>
        </w:rPr>
        <w:t>Largest</w:t>
      </w:r>
      <w:proofErr w:type="spellEnd"/>
      <w:r w:rsidR="00BC291C" w:rsidRPr="00636C9B">
        <w:rPr>
          <w:rFonts w:ascii="Times New Roman" w:hAnsi="Times New Roman"/>
          <w:sz w:val="24"/>
          <w:szCs w:val="24"/>
        </w:rPr>
        <w:t xml:space="preserve">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145"/>
      <w:commentRangeStart w:id="146"/>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145"/>
      <w:r w:rsidR="005E65AD">
        <w:rPr>
          <w:rStyle w:val="CommentReference"/>
          <w:rFonts w:asciiTheme="minorHAnsi" w:eastAsiaTheme="minorHAnsi" w:hAnsiTheme="minorHAnsi" w:cstheme="minorBidi"/>
        </w:rPr>
        <w:commentReference w:id="145"/>
      </w:r>
      <w:commentRangeEnd w:id="146"/>
      <w:r w:rsidR="00E26D38">
        <w:rPr>
          <w:rStyle w:val="CommentReference"/>
          <w:rFonts w:asciiTheme="minorHAnsi" w:eastAsiaTheme="minorHAnsi" w:hAnsiTheme="minorHAnsi" w:cstheme="minorBidi"/>
        </w:rPr>
        <w:commentReference w:id="146"/>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147"/>
      <w:r w:rsidRPr="00636C9B">
        <w:rPr>
          <w:rFonts w:ascii="Times New Roman" w:hAnsi="Times New Roman"/>
          <w:sz w:val="24"/>
          <w:szCs w:val="24"/>
        </w:rPr>
        <w:t xml:space="preserve">Variation in excess risk over month was less evident in all injury categories apart from drownings, which demonstrated a peak in the summer for males </w:t>
      </w:r>
      <w:proofErr w:type="gramStart"/>
      <w:r w:rsidRPr="00636C9B">
        <w:rPr>
          <w:rFonts w:ascii="Times New Roman" w:hAnsi="Times New Roman"/>
          <w:sz w:val="24"/>
          <w:szCs w:val="24"/>
        </w:rPr>
        <w:t xml:space="preserve">and </w:t>
      </w:r>
      <w:r w:rsidR="001A74D3">
        <w:rPr>
          <w:rFonts w:ascii="Times New Roman" w:hAnsi="Times New Roman"/>
          <w:sz w:val="24"/>
          <w:szCs w:val="24"/>
        </w:rPr>
        <w:t>also</w:t>
      </w:r>
      <w:proofErr w:type="gramEnd"/>
      <w:r w:rsidR="001A74D3">
        <w:rPr>
          <w:rFonts w:ascii="Times New Roman" w:hAnsi="Times New Roman"/>
          <w:sz w:val="24"/>
          <w:szCs w:val="24"/>
        </w:rPr>
        <w:t xml:space="preserve"> </w:t>
      </w:r>
      <w:r w:rsidRPr="00636C9B">
        <w:rPr>
          <w:rFonts w:ascii="Times New Roman" w:hAnsi="Times New Roman"/>
          <w:sz w:val="24"/>
          <w:szCs w:val="24"/>
        </w:rPr>
        <w:t>females</w:t>
      </w:r>
      <w:commentRangeEnd w:id="147"/>
      <w:r w:rsidR="005E65AD">
        <w:rPr>
          <w:rStyle w:val="CommentReference"/>
          <w:rFonts w:asciiTheme="minorHAnsi" w:eastAsiaTheme="minorHAnsi" w:hAnsiTheme="minorHAnsi" w:cstheme="minorBidi"/>
        </w:rPr>
        <w:commentReference w:id="147"/>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0E43F70E"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365F7B02"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commentRangeStart w:id="148"/>
      <w:r w:rsidRPr="00843ACB">
        <w:rPr>
          <w:rFonts w:ascii="Times New Roman" w:hAnsi="Times New Roman"/>
          <w:color w:val="000000" w:themeColor="text1"/>
          <w:sz w:val="24"/>
          <w:szCs w:val="24"/>
        </w:rPr>
        <w:lastRenderedPageBreak/>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commentRangeEnd w:id="148"/>
      <w:r>
        <w:rPr>
          <w:rStyle w:val="CommentReference"/>
          <w:rFonts w:asciiTheme="minorHAnsi" w:eastAsiaTheme="minorHAnsi" w:hAnsiTheme="minorHAnsi" w:cstheme="minorBidi"/>
        </w:rPr>
        <w:commentReference w:id="148"/>
      </w:r>
    </w:p>
    <w:p w14:paraId="6ED609D4" w14:textId="086066D8"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34</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4CF4BABC"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D456153"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r>
        <w:rPr>
          <w:rFonts w:ascii="Times New Roman" w:hAnsi="Times New Roman"/>
          <w:sz w:val="24"/>
          <w:szCs w:val="24"/>
        </w:rPr>
        <w:fldChar w:fldCharType="end"/>
      </w:r>
    </w:p>
    <w:p w14:paraId="03D1BB6D" w14:textId="097099C8"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149"/>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149"/>
      <w:r w:rsidR="005E65AD" w:rsidRPr="00696193">
        <w:rPr>
          <w:rStyle w:val="Hyperlink"/>
          <w:rFonts w:asciiTheme="minorHAnsi" w:eastAsiaTheme="minorHAnsi" w:hAnsiTheme="minorHAnsi" w:cstheme="minorBidi"/>
          <w:sz w:val="16"/>
          <w:szCs w:val="16"/>
        </w:rPr>
        <w:commentReference w:id="149"/>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2FA14ECE"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2B3C93A" w14:textId="61547DC3"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68F910F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B5788A7" w14:textId="60F405F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2DEB20A" w14:textId="67B2B2E8"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1B3859DB"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r w:rsidR="007C2F38">
        <w:rPr>
          <w:rFonts w:ascii="Times New Roman" w:hAnsi="Times New Roman"/>
          <w:sz w:val="24"/>
          <w:szCs w:val="24"/>
        </w:rPr>
        <w:fldChar w:fldCharType="end"/>
      </w:r>
    </w:p>
    <w:p w14:paraId="353C1173" w14:textId="525211E2"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r>
        <w:rPr>
          <w:rFonts w:ascii="Times New Roman" w:hAnsi="Times New Roman"/>
          <w:sz w:val="24"/>
          <w:szCs w:val="24"/>
        </w:rPr>
        <w:fldChar w:fldCharType="end"/>
      </w:r>
    </w:p>
    <w:p w14:paraId="5BBDFF26" w14:textId="069634D7"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r>
        <w:rPr>
          <w:rFonts w:ascii="Times New Roman" w:hAnsi="Times New Roman"/>
          <w:sz w:val="24"/>
          <w:szCs w:val="24"/>
        </w:rPr>
        <w:fldChar w:fldCharType="end"/>
      </w:r>
    </w:p>
    <w:p w14:paraId="14018E80" w14:textId="6946E29D"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r w:rsidR="00775537">
        <w:rPr>
          <w:rFonts w:ascii="Times New Roman" w:hAnsi="Times New Roman"/>
          <w:sz w:val="24"/>
          <w:szCs w:val="24"/>
        </w:rPr>
        <w:fldChar w:fldCharType="end"/>
      </w:r>
    </w:p>
    <w:p w14:paraId="1BBEDDF7" w14:textId="6C3D24A7"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3A470E">
        <w:rPr>
          <w:rFonts w:ascii="Times New Roman" w:hAnsi="Times New Roman"/>
          <w:color w:val="000000" w:themeColor="text1"/>
          <w:sz w:val="24"/>
          <w:szCs w:val="24"/>
        </w:rPr>
        <w:fldChar w:fldCharType="end"/>
      </w:r>
    </w:p>
    <w:p w14:paraId="5E17D259" w14:textId="7EE1EF64"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2CC547F5"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 xml:space="preserve">Robbie Parks is supported by a </w:t>
      </w:r>
      <w:proofErr w:type="spellStart"/>
      <w:r w:rsidRPr="00636C9B">
        <w:rPr>
          <w:rFonts w:ascii="Times New Roman" w:hAnsi="Times New Roman"/>
          <w:sz w:val="24"/>
          <w:szCs w:val="24"/>
        </w:rPr>
        <w:t>Wellcome</w:t>
      </w:r>
      <w:proofErr w:type="spellEnd"/>
      <w:r w:rsidRPr="00636C9B">
        <w:rPr>
          <w:rFonts w:ascii="Times New Roman" w:hAnsi="Times New Roman"/>
          <w:sz w:val="24"/>
          <w:szCs w:val="24"/>
        </w:rPr>
        <w:t xml:space="preserv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45C69674"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proofErr w:type="gramStart"/>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AA16D4">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temperature</w:t>
      </w:r>
      <w:proofErr w:type="gramEnd"/>
      <w:r w:rsidR="008A218F">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in two examples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 xml:space="preserve">Florida can have less inter-year variation in a </w:t>
      </w:r>
      <w:proofErr w:type="gramStart"/>
      <w:r w:rsidR="00043D68">
        <w:rPr>
          <w:rFonts w:ascii="Times New Roman" w:hAnsi="Times New Roman"/>
          <w:color w:val="000000" w:themeColor="text1"/>
          <w:sz w:val="24"/>
          <w:szCs w:val="24"/>
        </w:rPr>
        <w:t>particular month</w:t>
      </w:r>
      <w:proofErr w:type="gramEnd"/>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150"/>
      <w:commentRangeEnd w:id="150"/>
      <w:r w:rsidR="008A218F">
        <w:rPr>
          <w:rStyle w:val="CommentReference"/>
          <w:rFonts w:asciiTheme="minorHAnsi" w:eastAsiaTheme="minorHAnsi" w:hAnsiTheme="minorHAnsi" w:cstheme="minorBidi"/>
        </w:rPr>
        <w:commentReference w:id="150"/>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2C3EB2CF"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BA15DC" w:rsidRPr="00636C9B">
        <w:rPr>
          <w:rFonts w:ascii="Times New Roman" w:hAnsi="Times New Roman"/>
          <w:color w:val="000000" w:themeColor="text1"/>
          <w:sz w:val="24"/>
          <w:szCs w:val="24"/>
        </w:rPr>
        <w:t xml:space="preserve">and </w:t>
      </w:r>
      <w:proofErr w:type="gramStart"/>
      <w:r w:rsidR="00BA15DC" w:rsidRPr="00636C9B">
        <w:rPr>
          <w:rFonts w:ascii="Times New Roman" w:hAnsi="Times New Roman"/>
          <w:color w:val="000000" w:themeColor="text1"/>
          <w:sz w:val="24"/>
          <w:szCs w:val="24"/>
        </w:rPr>
        <w:t>intentional  deaths</w:t>
      </w:r>
      <w:proofErr w:type="gramEnd"/>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151"/>
      <w:commentRangeStart w:id="152"/>
      <w:commentRangeStart w:id="153"/>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151"/>
      <w:r w:rsidR="008A218F">
        <w:rPr>
          <w:rStyle w:val="CommentReference"/>
          <w:rFonts w:asciiTheme="minorHAnsi" w:eastAsiaTheme="minorHAnsi" w:hAnsiTheme="minorHAnsi" w:cstheme="minorBidi"/>
        </w:rPr>
        <w:commentReference w:id="151"/>
      </w:r>
      <w:commentRangeEnd w:id="152"/>
      <w:r w:rsidR="00770A73">
        <w:rPr>
          <w:rStyle w:val="CommentReference"/>
          <w:rFonts w:asciiTheme="minorHAnsi" w:eastAsiaTheme="minorHAnsi" w:hAnsiTheme="minorHAnsi" w:cstheme="minorBidi"/>
        </w:rPr>
        <w:commentReference w:id="152"/>
      </w:r>
      <w:commentRangeEnd w:id="153"/>
      <w:r w:rsidR="00697B34">
        <w:rPr>
          <w:rStyle w:val="CommentReference"/>
          <w:rFonts w:asciiTheme="minorHAnsi" w:eastAsiaTheme="minorHAnsi" w:hAnsiTheme="minorHAnsi" w:cstheme="minorBidi"/>
        </w:rPr>
        <w:commentReference w:id="15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154"/>
      <w:commentRangeEnd w:id="154"/>
      <w:r w:rsidR="008A218F">
        <w:rPr>
          <w:rStyle w:val="CommentReference"/>
          <w:rFonts w:asciiTheme="minorHAnsi" w:eastAsiaTheme="minorHAnsi" w:hAnsiTheme="minorHAnsi" w:cstheme="minorBidi"/>
        </w:rPr>
        <w:commentReference w:id="154"/>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commentRangeStart w:id="155"/>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6A31D777"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155"/>
      <w:r w:rsidR="006C74C1">
        <w:rPr>
          <w:rStyle w:val="CommentReference"/>
          <w:rFonts w:asciiTheme="minorHAnsi" w:eastAsiaTheme="minorHAnsi" w:hAnsiTheme="minorHAnsi" w:cstheme="minorBidi"/>
        </w:rPr>
        <w:commentReference w:id="155"/>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2CB0901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8-11-05T22:29:00Z" w:initials="EM">
    <w:p w14:paraId="403D184C" w14:textId="09F99BE9" w:rsidR="00B96863" w:rsidRDefault="00B96863">
      <w:pPr>
        <w:pStyle w:val="CommentText"/>
      </w:pPr>
      <w:r>
        <w:rPr>
          <w:rStyle w:val="CommentReference"/>
        </w:rPr>
        <w:annotationRef/>
      </w:r>
      <w:r>
        <w:t>Let’s discuss wording possibilities</w:t>
      </w:r>
    </w:p>
  </w:comment>
  <w:comment w:id="2" w:author="Ezzati, Majid" w:date="2018-11-06T06:13:00Z" w:initials="EM">
    <w:p w14:paraId="2F75B5A4" w14:textId="1F535BB8" w:rsidR="00B96863" w:rsidRDefault="00B96863">
      <w:pPr>
        <w:pStyle w:val="CommentText"/>
      </w:pPr>
      <w:r>
        <w:rPr>
          <w:rStyle w:val="CommentReference"/>
        </w:rPr>
        <w:annotationRef/>
      </w:r>
      <w:r>
        <w:t xml:space="preserve">I stopped editing the intro because we need to discuss its logic first. As is, it has a lot of </w:t>
      </w:r>
      <w:proofErr w:type="gramStart"/>
      <w:r>
        <w:t>statements</w:t>
      </w:r>
      <w:proofErr w:type="gramEnd"/>
      <w:r>
        <w:t xml:space="preserve"> but I am not sure if it has a strategy on why this work is needed</w:t>
      </w:r>
    </w:p>
  </w:comment>
  <w:comment w:id="3" w:author="Ezzati, Majid" w:date="2018-11-06T05:58:00Z" w:initials="EM">
    <w:p w14:paraId="580F34E7" w14:textId="77777777" w:rsidR="00B96863" w:rsidRDefault="00B96863" w:rsidP="00761A26">
      <w:pPr>
        <w:pStyle w:val="CommentText"/>
      </w:pPr>
      <w:r>
        <w:rPr>
          <w:rStyle w:val="CommentReference"/>
        </w:rPr>
        <w:annotationRef/>
      </w:r>
      <w:r>
        <w:t>Unclear. Work into the last one</w:t>
      </w:r>
    </w:p>
  </w:comment>
  <w:comment w:id="4" w:author="Ezzati, Majid" w:date="2018-11-06T05:58:00Z" w:initials="EM">
    <w:p w14:paraId="2AB653CB" w14:textId="51EA618F" w:rsidR="00B96863" w:rsidRDefault="00B96863">
      <w:pPr>
        <w:pStyle w:val="CommentText"/>
      </w:pPr>
      <w:r>
        <w:rPr>
          <w:rStyle w:val="CommentReference"/>
        </w:rPr>
        <w:annotationRef/>
      </w:r>
      <w:r>
        <w:t>Start from the beginning</w:t>
      </w:r>
    </w:p>
    <w:p w14:paraId="27AD8E88" w14:textId="43ADCE32" w:rsidR="00B96863" w:rsidRDefault="00B96863">
      <w:pPr>
        <w:pStyle w:val="CommentText"/>
      </w:pPr>
    </w:p>
    <w:p w14:paraId="7DCC38CA" w14:textId="09FD47E6" w:rsidR="00B96863" w:rsidRDefault="00B96863">
      <w:pPr>
        <w:pStyle w:val="CommentText"/>
      </w:pPr>
      <w:r>
        <w:t>We adapt to long-term weather patterns. Deviations can affect our health</w:t>
      </w:r>
    </w:p>
  </w:comment>
  <w:comment w:id="5" w:author="Parks, Robbie M" w:date="2018-11-16T09:50:00Z" w:initials="PRM">
    <w:p w14:paraId="5747E0EC" w14:textId="08CEF86B" w:rsidR="00B96863" w:rsidRDefault="00B96863">
      <w:pPr>
        <w:pStyle w:val="CommentText"/>
      </w:pPr>
      <w:r>
        <w:rPr>
          <w:rStyle w:val="CommentReference"/>
        </w:rPr>
        <w:annotationRef/>
      </w:r>
      <w:r>
        <w:t>Move to discussion</w:t>
      </w:r>
    </w:p>
  </w:comment>
  <w:comment w:id="20" w:author="Bennett, James E" w:date="2018-11-29T10:53:00Z" w:initials="BJE">
    <w:p w14:paraId="425C25D2" w14:textId="06E5F318" w:rsidR="00B96863" w:rsidRDefault="00B96863">
      <w:pPr>
        <w:pStyle w:val="CommentText"/>
      </w:pPr>
      <w:r>
        <w:rPr>
          <w:rStyle w:val="CommentReference"/>
        </w:rPr>
        <w:annotationRef/>
      </w:r>
      <w:r>
        <w:t>Feel that national is redundant as we say contiguous USA also</w:t>
      </w:r>
    </w:p>
  </w:comment>
  <w:comment w:id="32" w:author="Ezzati, Majid" w:date="2018-11-06T06:18:00Z" w:initials="EM">
    <w:p w14:paraId="1938203B" w14:textId="44B4F951" w:rsidR="00B96863" w:rsidRDefault="00B96863">
      <w:pPr>
        <w:pStyle w:val="CommentText"/>
      </w:pPr>
      <w:r>
        <w:rPr>
          <w:rStyle w:val="CommentReference"/>
        </w:rPr>
        <w:annotationRef/>
      </w:r>
      <w:r>
        <w:t>Discuss what goes in here</w:t>
      </w:r>
    </w:p>
    <w:p w14:paraId="6DCD752F" w14:textId="43D4137F" w:rsidR="00B96863" w:rsidRDefault="00B96863">
      <w:pPr>
        <w:pStyle w:val="CommentText"/>
      </w:pPr>
    </w:p>
    <w:p w14:paraId="39FCD6B0" w14:textId="1D0B3462" w:rsidR="00B96863" w:rsidRDefault="00B96863">
      <w:pPr>
        <w:pStyle w:val="CommentText"/>
      </w:pPr>
      <w:r>
        <w:t xml:space="preserve">What our aim was </w:t>
      </w:r>
    </w:p>
    <w:p w14:paraId="51E5485A" w14:textId="07C4C825" w:rsidR="00B96863" w:rsidRDefault="00B96863">
      <w:pPr>
        <w:pStyle w:val="CommentText"/>
      </w:pPr>
      <w:r>
        <w:t>Then what we did</w:t>
      </w:r>
    </w:p>
    <w:p w14:paraId="233EEDAA" w14:textId="67365CC6" w:rsidR="00B96863" w:rsidRDefault="00B96863">
      <w:pPr>
        <w:pStyle w:val="CommentText"/>
      </w:pPr>
    </w:p>
    <w:p w14:paraId="2B920ADF" w14:textId="02A279EB" w:rsidR="00B96863" w:rsidRDefault="00B96863">
      <w:pPr>
        <w:pStyle w:val="CommentText"/>
      </w:pPr>
      <w:r>
        <w:t>First defined a measure of anomaly (versus absolute temperature)</w:t>
      </w:r>
    </w:p>
    <w:p w14:paraId="2E2BCD91" w14:textId="77777777" w:rsidR="00B96863" w:rsidRDefault="00B96863">
      <w:pPr>
        <w:pStyle w:val="CommentText"/>
      </w:pPr>
    </w:p>
  </w:comment>
  <w:comment w:id="39" w:author="Ezzati, Majid" w:date="2018-11-06T06:21:00Z" w:initials="EM">
    <w:p w14:paraId="45EFD5AD" w14:textId="4AD882B0" w:rsidR="00B96863" w:rsidRDefault="00B96863">
      <w:pPr>
        <w:pStyle w:val="CommentText"/>
      </w:pPr>
      <w:r>
        <w:rPr>
          <w:rStyle w:val="CommentReference"/>
        </w:rPr>
        <w:annotationRef/>
      </w:r>
      <w:r>
        <w:t>There must also be an “other” even if we don’t use it</w:t>
      </w:r>
    </w:p>
  </w:comment>
  <w:comment w:id="45" w:author="Bennett, James E" w:date="2018-11-29T14:44:00Z" w:initials="BJE">
    <w:p w14:paraId="3CAF6C00" w14:textId="251367E2" w:rsidR="00B96863" w:rsidRDefault="00B96863">
      <w:pPr>
        <w:pStyle w:val="CommentText"/>
      </w:pPr>
      <w:r>
        <w:rPr>
          <w:rStyle w:val="CommentReference"/>
        </w:rPr>
        <w:annotationRef/>
      </w:r>
      <w:r>
        <w:t>Did you need to “reverse” this calculation when estimating numbers of deaths from +1C?</w:t>
      </w:r>
    </w:p>
  </w:comment>
  <w:comment w:id="56" w:author="Ezzati, Majid" w:date="2018-11-06T06:23:00Z" w:initials="EM">
    <w:p w14:paraId="15D57AA0" w14:textId="5D5769D4" w:rsidR="00B96863" w:rsidRDefault="00B96863">
      <w:pPr>
        <w:pStyle w:val="CommentText"/>
      </w:pPr>
      <w:r>
        <w:rPr>
          <w:rStyle w:val="CommentReference"/>
        </w:rPr>
        <w:annotationRef/>
      </w:r>
      <w:r>
        <w:t xml:space="preserve">I know from discussions with </w:t>
      </w:r>
      <w:proofErr w:type="gramStart"/>
      <w:r>
        <w:t>Ralf</w:t>
      </w:r>
      <w:proofErr w:type="gramEnd"/>
      <w:r>
        <w:t xml:space="preserve"> but this needs clear wording: we wanted a baseline of usual/normal/long-term etc.  we used XX. The 30-year period is equivalent to scales used for climate assessment or something like this</w:t>
      </w:r>
    </w:p>
    <w:p w14:paraId="2D9BA92C" w14:textId="0316DA05" w:rsidR="00B96863" w:rsidRDefault="00B96863">
      <w:pPr>
        <w:pStyle w:val="CommentText"/>
      </w:pPr>
    </w:p>
    <w:p w14:paraId="1EB6AA64" w14:textId="68BA8F86" w:rsidR="00B96863" w:rsidRDefault="00B96863">
      <w:pPr>
        <w:pStyle w:val="CommentText"/>
      </w:pPr>
      <w:r>
        <w:t>More generally, avoid jargon or showing off technical language of physics/stats/epi</w:t>
      </w:r>
    </w:p>
  </w:comment>
  <w:comment w:id="70" w:author="Bennett, James E" w:date="2018-11-29T15:00:00Z" w:initials="BJE">
    <w:p w14:paraId="18D5CD45" w14:textId="1696F082" w:rsidR="00B96863" w:rsidRDefault="00B96863">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90" w:author="Bennett, James E" w:date="2018-11-29T15:23:00Z" w:initials="BJE">
    <w:p w14:paraId="2EDED341" w14:textId="3F7A1576" w:rsidR="00B96863" w:rsidRDefault="00B96863">
      <w:pPr>
        <w:pStyle w:val="CommentText"/>
      </w:pPr>
      <w:r>
        <w:rPr>
          <w:rStyle w:val="CommentReference"/>
        </w:rPr>
        <w:annotationRef/>
      </w:r>
      <w:r>
        <w:t xml:space="preserve">Move to another section – not temperature </w:t>
      </w:r>
      <w:proofErr w:type="spellStart"/>
      <w:r>
        <w:t>sectioin</w:t>
      </w:r>
      <w:proofErr w:type="spellEnd"/>
    </w:p>
  </w:comment>
  <w:comment w:id="91" w:author="Bennett, James E" w:date="2018-11-29T15:24:00Z" w:initials="BJE">
    <w:p w14:paraId="4377A92A" w14:textId="2133E833" w:rsidR="00B96863" w:rsidRDefault="00B96863">
      <w:pPr>
        <w:pStyle w:val="CommentText"/>
      </w:pPr>
      <w:r>
        <w:rPr>
          <w:rStyle w:val="CommentReference"/>
        </w:rPr>
        <w:annotationRef/>
      </w:r>
      <w:r>
        <w:t xml:space="preserve">For future discussion whether we need to be consistent in calling this variable </w:t>
      </w:r>
      <w:proofErr w:type="gramStart"/>
      <w:r>
        <w:t>exactly the same</w:t>
      </w:r>
      <w:proofErr w:type="gramEnd"/>
      <w:r>
        <w:t xml:space="preserve"> thing </w:t>
      </w:r>
      <w:proofErr w:type="spellStart"/>
      <w:r>
        <w:t>e.g</w:t>
      </w:r>
      <w:proofErr w:type="spellEnd"/>
      <w:r>
        <w:t xml:space="preserve"> state-month anomalous temperature, every time we refer to it?</w:t>
      </w:r>
    </w:p>
    <w:p w14:paraId="7A390E9B" w14:textId="77777777" w:rsidR="00B96863" w:rsidRDefault="00B96863">
      <w:pPr>
        <w:pStyle w:val="CommentText"/>
      </w:pPr>
    </w:p>
    <w:p w14:paraId="7DFBF459" w14:textId="4892B90C" w:rsidR="00B96863" w:rsidRDefault="00B96863" w:rsidP="00F30D74">
      <w:pPr>
        <w:pStyle w:val="BalloonText"/>
      </w:pPr>
      <w:r>
        <w:t xml:space="preserve">This might help prevent confusion. </w:t>
      </w:r>
    </w:p>
  </w:comment>
  <w:comment w:id="97" w:author="Bennett, James E" w:date="2018-11-29T15:39:00Z" w:initials="BJE">
    <w:p w14:paraId="04D5D120" w14:textId="77777777" w:rsidR="00B96863" w:rsidRDefault="00B96863">
      <w:pPr>
        <w:pStyle w:val="CommentText"/>
      </w:pPr>
      <w:r>
        <w:rPr>
          <w:rStyle w:val="CommentReference"/>
        </w:rPr>
        <w:annotationRef/>
      </w:r>
      <w:r>
        <w:t xml:space="preserve">Hopefully not screwed up the equation but since gamma mentioned at </w:t>
      </w:r>
      <w:proofErr w:type="gramStart"/>
      <w:r>
        <w:t>end</w:t>
      </w:r>
      <w:proofErr w:type="gramEnd"/>
      <w:r>
        <w:t xml:space="preserve"> I put it at the end of the equation.</w:t>
      </w:r>
    </w:p>
    <w:p w14:paraId="60BA5411" w14:textId="23B845FD" w:rsidR="00B96863" w:rsidRDefault="00B96863">
      <w:pPr>
        <w:pStyle w:val="CommentText"/>
      </w:pPr>
      <w:r>
        <w:t>See my addition later – does gamma need a month subscript?</w:t>
      </w:r>
    </w:p>
  </w:comment>
  <w:comment w:id="101" w:author="Ezzati, Majid" w:date="2018-11-06T06:34:00Z" w:initials="EM">
    <w:p w14:paraId="48293A76" w14:textId="79A25B44" w:rsidR="00B96863" w:rsidRDefault="00B96863">
      <w:pPr>
        <w:pStyle w:val="CommentText"/>
      </w:pPr>
      <w:r>
        <w:rPr>
          <w:rStyle w:val="CommentReference"/>
        </w:rPr>
        <w:annotationRef/>
      </w:r>
      <w:r>
        <w:t xml:space="preserve">To discuss with James: so is it the remaining variation, above and beyond long-term trend and systematic monthly change that informs the role of temperature anomaly (in reality they trade </w:t>
      </w:r>
      <w:proofErr w:type="gramStart"/>
      <w:r>
        <w:t>off</w:t>
      </w:r>
      <w:proofErr w:type="gramEnd"/>
      <w:r>
        <w:t xml:space="preserve"> but this is an approximation)</w:t>
      </w:r>
    </w:p>
  </w:comment>
  <w:comment w:id="102" w:author="Parks, Robbie M" w:date="2018-11-26T11:21:00Z" w:initials="PRM">
    <w:p w14:paraId="7A946B86" w14:textId="77777777" w:rsidR="00B96863" w:rsidRDefault="00B96863">
      <w:pPr>
        <w:pStyle w:val="CommentText"/>
      </w:pPr>
      <w:r>
        <w:rPr>
          <w:rStyle w:val="CommentReference"/>
        </w:rPr>
        <w:annotationRef/>
      </w:r>
      <w:proofErr w:type="gramStart"/>
      <w:r>
        <w:t>Yes</w:t>
      </w:r>
      <w:proofErr w:type="gramEnd"/>
      <w:r>
        <w:t xml:space="preserve"> that’s my understanding. James?</w:t>
      </w:r>
    </w:p>
    <w:p w14:paraId="0ED3E426" w14:textId="1C811FF0" w:rsidR="00B96863" w:rsidRDefault="00B96863">
      <w:pPr>
        <w:pStyle w:val="CommentText"/>
      </w:pPr>
      <w:r>
        <w:t>JB - Yes</w:t>
      </w:r>
    </w:p>
    <w:p w14:paraId="13F4FC21" w14:textId="6482F3E7" w:rsidR="00B96863" w:rsidRDefault="00B96863">
      <w:pPr>
        <w:pStyle w:val="CommentText"/>
      </w:pPr>
    </w:p>
  </w:comment>
  <w:comment w:id="104" w:author="Ezzati, Majid" w:date="2018-11-06T06:56:00Z" w:initials="EM">
    <w:p w14:paraId="6D296B72" w14:textId="197756FD" w:rsidR="00B96863" w:rsidRDefault="00B96863">
      <w:pPr>
        <w:pStyle w:val="CommentText"/>
      </w:pPr>
      <w:r>
        <w:rPr>
          <w:rStyle w:val="CommentReference"/>
        </w:rPr>
        <w:annotationRef/>
      </w:r>
      <w:r>
        <w:t>This is the key component</w:t>
      </w:r>
    </w:p>
  </w:comment>
  <w:comment w:id="114" w:author="Bennett, James E" w:date="2018-11-29T19:06:00Z" w:initials="BJE">
    <w:p w14:paraId="3D4D3E22" w14:textId="05D75ED1" w:rsidR="00B96863" w:rsidRDefault="00B96863">
      <w:pPr>
        <w:pStyle w:val="CommentText"/>
      </w:pPr>
      <w:r>
        <w:rPr>
          <w:rStyle w:val="CommentReference"/>
        </w:rPr>
        <w:annotationRef/>
      </w:r>
      <w:r>
        <w:t>I would put the sentence on lack of effect modification in between paragraphs here</w:t>
      </w:r>
    </w:p>
  </w:comment>
  <w:comment w:id="115" w:author="Parks, Robbie M" w:date="2018-11-26T11:22:00Z" w:initials="PRM">
    <w:p w14:paraId="65592731" w14:textId="64B4AF82" w:rsidR="00B96863" w:rsidRDefault="00B96863">
      <w:pPr>
        <w:pStyle w:val="CommentText"/>
      </w:pPr>
      <w:r>
        <w:rPr>
          <w:rStyle w:val="CommentReference"/>
        </w:rPr>
        <w:annotationRef/>
      </w:r>
      <w:r>
        <w:rPr>
          <w:rStyle w:val="CommentReference"/>
        </w:rPr>
        <w:t>The second parameter is out by a factor of 10 from Vasilis’ and Helen’s paper, so can I still put this?</w:t>
      </w:r>
    </w:p>
  </w:comment>
  <w:comment w:id="116" w:author="Bennett, James E" w:date="2018-11-29T15:43:00Z" w:initials="BJE">
    <w:p w14:paraId="077DA481" w14:textId="324ED50C" w:rsidR="00B96863" w:rsidRDefault="00B96863">
      <w:pPr>
        <w:pStyle w:val="CommentText"/>
      </w:pPr>
      <w:r>
        <w:rPr>
          <w:rStyle w:val="CommentReference"/>
        </w:rPr>
        <w:annotationRef/>
      </w:r>
      <w:r>
        <w:t xml:space="preserve">If this is the default </w:t>
      </w:r>
      <w:proofErr w:type="gramStart"/>
      <w:r>
        <w:t>prior</w:t>
      </w:r>
      <w:proofErr w:type="gramEnd"/>
      <w:r>
        <w:t xml:space="preserve"> I would just delete this sentence out, not mention it at all.</w:t>
      </w:r>
    </w:p>
    <w:p w14:paraId="0733216C" w14:textId="31E64779" w:rsidR="00B96863" w:rsidRDefault="00B96863">
      <w:pPr>
        <w:pStyle w:val="CommentText"/>
      </w:pPr>
    </w:p>
  </w:comment>
  <w:comment w:id="117" w:author="Bennett, James E" w:date="2018-11-29T19:17:00Z" w:initials="BJE">
    <w:p w14:paraId="73F51C38" w14:textId="5177851B" w:rsidR="00116782" w:rsidRDefault="00116782">
      <w:pPr>
        <w:pStyle w:val="CommentText"/>
      </w:pPr>
      <w:r>
        <w:rPr>
          <w:rStyle w:val="CommentReference"/>
        </w:rPr>
        <w:annotationRef/>
      </w:r>
      <w:r>
        <w:t>Is “year” a better word here?</w:t>
      </w:r>
    </w:p>
  </w:comment>
  <w:comment w:id="133" w:author="Ezzati, Majid" w:date="2018-11-06T07:00:00Z" w:initials="EM">
    <w:p w14:paraId="15D2C47D" w14:textId="72BCD14B" w:rsidR="00B96863" w:rsidRDefault="00B96863">
      <w:pPr>
        <w:pStyle w:val="CommentText"/>
      </w:pPr>
      <w:r>
        <w:rPr>
          <w:rStyle w:val="CommentReference"/>
        </w:rPr>
        <w:annotationRef/>
      </w:r>
      <w:r>
        <w:t>To say why this counterfactual but to discuss before writing.</w:t>
      </w:r>
    </w:p>
  </w:comment>
  <w:comment w:id="137" w:author="Bennett, James E" w:date="2018-11-29T19:15:00Z" w:initials="BJE">
    <w:p w14:paraId="4DF59636" w14:textId="7FA8AF96" w:rsidR="00116782" w:rsidRDefault="00116782">
      <w:pPr>
        <w:pStyle w:val="CommentText"/>
      </w:pPr>
      <w:r>
        <w:rPr>
          <w:rStyle w:val="CommentReference"/>
        </w:rPr>
        <w:annotationRef/>
      </w:r>
      <w:r>
        <w:t xml:space="preserve">See my </w:t>
      </w:r>
      <w:proofErr w:type="spellStart"/>
      <w:r>
        <w:t>arlier</w:t>
      </w:r>
      <w:proofErr w:type="spellEnd"/>
      <w:r>
        <w:t xml:space="preserve"> question about whether you removed the effect of length of month harmonisation?</w:t>
      </w:r>
    </w:p>
  </w:comment>
  <w:comment w:id="136" w:author="Ezzati, Majid" w:date="2018-11-06T07:06:00Z" w:initials="EM">
    <w:p w14:paraId="29E49B50" w14:textId="1F1EEFBB" w:rsidR="00B96863" w:rsidRDefault="00B96863">
      <w:pPr>
        <w:pStyle w:val="CommentText"/>
      </w:pPr>
      <w:r>
        <w:rPr>
          <w:rStyle w:val="CommentReference"/>
        </w:rPr>
        <w:annotationRef/>
      </w:r>
      <w:r>
        <w:t>Not sure I understand. To discuss rewriting based on PM paper but leave as is until we discuss</w:t>
      </w:r>
    </w:p>
  </w:comment>
  <w:comment w:id="139" w:author="Majid2" w:date="2018-11-06T10:25:00Z" w:initials="M">
    <w:p w14:paraId="45E26AF2" w14:textId="61140875" w:rsidR="00B96863" w:rsidRDefault="00B96863">
      <w:pPr>
        <w:pStyle w:val="CommentText"/>
      </w:pPr>
      <w:r>
        <w:rPr>
          <w:rStyle w:val="CommentReference"/>
        </w:rPr>
        <w:annotationRef/>
      </w:r>
      <w:r>
        <w:t xml:space="preserve">A bullet on whether seasonality has (visually) persisted or weakened as levels have gone down </w:t>
      </w:r>
    </w:p>
  </w:comment>
  <w:comment w:id="140" w:author="Parks, Robbie M" w:date="2018-11-21T13:37:00Z" w:initials="PRM">
    <w:p w14:paraId="68E90CCA" w14:textId="64E653AD" w:rsidR="00B96863" w:rsidRDefault="00B96863">
      <w:pPr>
        <w:pStyle w:val="CommentText"/>
      </w:pPr>
      <w:r>
        <w:rPr>
          <w:rStyle w:val="CommentReference"/>
        </w:rPr>
        <w:annotationRef/>
      </w:r>
      <w:r>
        <w:t>Below</w:t>
      </w:r>
    </w:p>
  </w:comment>
  <w:comment w:id="141" w:author="Majid2" w:date="2018-11-06T10:29:00Z" w:initials="M">
    <w:p w14:paraId="4250C762" w14:textId="3316156C" w:rsidR="00B96863" w:rsidRDefault="00B96863">
      <w:pPr>
        <w:pStyle w:val="CommentText"/>
      </w:pPr>
      <w:r>
        <w:rPr>
          <w:rStyle w:val="CommentReference"/>
        </w:rPr>
        <w:annotationRef/>
      </w:r>
      <w:r>
        <w:t>To discuss if we should also do another two panels here that show number of deaths – discuss with James something like the countdown bar chart</w:t>
      </w:r>
    </w:p>
  </w:comment>
  <w:comment w:id="142" w:author="Parks, Robbie M" w:date="2018-11-21T13:39:00Z" w:initials="PRM">
    <w:p w14:paraId="372C57E8" w14:textId="49906031" w:rsidR="00B96863" w:rsidRDefault="00B96863">
      <w:pPr>
        <w:pStyle w:val="CommentText"/>
      </w:pPr>
      <w:r>
        <w:rPr>
          <w:rStyle w:val="CommentReference"/>
        </w:rPr>
        <w:annotationRef/>
      </w:r>
      <w:r>
        <w:t>Have done a version</w:t>
      </w:r>
    </w:p>
  </w:comment>
  <w:comment w:id="144" w:author="Majid2" w:date="2018-11-06T10:36:00Z" w:initials="M">
    <w:p w14:paraId="20DCB6BC" w14:textId="77777777" w:rsidR="00B96863" w:rsidRDefault="00B96863" w:rsidP="001121F5">
      <w:pPr>
        <w:pStyle w:val="CommentText"/>
      </w:pPr>
      <w:r>
        <w:rPr>
          <w:rStyle w:val="CommentReference"/>
        </w:rPr>
        <w:annotationRef/>
      </w:r>
      <w:r>
        <w:t>Combine with the intentional bullet – see note above</w:t>
      </w:r>
    </w:p>
  </w:comment>
  <w:comment w:id="143" w:author="Majid2" w:date="2018-11-06T10:36:00Z" w:initials="M">
    <w:p w14:paraId="443F72F1" w14:textId="4A76DFCD" w:rsidR="00B96863" w:rsidRDefault="00B96863">
      <w:pPr>
        <w:pStyle w:val="CommentText"/>
      </w:pPr>
      <w:r>
        <w:rPr>
          <w:rStyle w:val="CommentReference"/>
        </w:rPr>
        <w:annotationRef/>
      </w:r>
      <w:r>
        <w:t xml:space="preserve">There is overlap in age groups between this and preceding bullet; best to remove </w:t>
      </w:r>
    </w:p>
  </w:comment>
  <w:comment w:id="145" w:author="Majid2" w:date="2018-11-06T10:52:00Z" w:initials="M">
    <w:p w14:paraId="3A9CE3C3" w14:textId="1341C336" w:rsidR="00B96863" w:rsidRDefault="00B96863">
      <w:pPr>
        <w:pStyle w:val="CommentText"/>
      </w:pPr>
      <w:r>
        <w:rPr>
          <w:rStyle w:val="CommentReference"/>
        </w:rPr>
        <w:annotationRef/>
      </w:r>
      <w:r>
        <w:t xml:space="preserve">Too much and too numerical. Just give the headlines for a supplementary figure. Perhaps discuss before attempting </w:t>
      </w:r>
    </w:p>
  </w:comment>
  <w:comment w:id="146" w:author="Parks, Robbie M" w:date="2018-11-26T11:01:00Z" w:initials="PRM">
    <w:p w14:paraId="0C8872D9" w14:textId="1649D911" w:rsidR="00B96863" w:rsidRDefault="00B96863">
      <w:pPr>
        <w:pStyle w:val="CommentText"/>
      </w:pPr>
      <w:r>
        <w:rPr>
          <w:rStyle w:val="CommentReference"/>
        </w:rPr>
        <w:annotationRef/>
      </w:r>
      <w:r>
        <w:t>I’ve streamlined</w:t>
      </w:r>
    </w:p>
  </w:comment>
  <w:comment w:id="147" w:author="Majid2" w:date="2018-11-06T10:54:00Z" w:initials="M">
    <w:p w14:paraId="756C8725" w14:textId="599D4EEB" w:rsidR="00B96863" w:rsidRDefault="00B96863">
      <w:pPr>
        <w:pStyle w:val="CommentText"/>
      </w:pPr>
      <w:r>
        <w:rPr>
          <w:rStyle w:val="CommentReference"/>
        </w:rPr>
        <w:annotationRef/>
      </w:r>
      <w:r>
        <w:t>To also discuss</w:t>
      </w:r>
    </w:p>
  </w:comment>
  <w:comment w:id="148" w:author="Ezzati, Majid" w:date="2018-11-06T06:14:00Z" w:initials="EM">
    <w:p w14:paraId="3982D60B" w14:textId="77777777" w:rsidR="00B96863" w:rsidRDefault="00B96863" w:rsidP="00362889">
      <w:pPr>
        <w:pStyle w:val="CommentText"/>
      </w:pPr>
      <w:r>
        <w:rPr>
          <w:rStyle w:val="CommentReference"/>
        </w:rPr>
        <w:annotationRef/>
      </w:r>
      <w:r>
        <w:t xml:space="preserve">These are not really intro; intro is not a place for literature review. </w:t>
      </w:r>
    </w:p>
    <w:p w14:paraId="6B5A428E" w14:textId="77777777" w:rsidR="00B96863" w:rsidRDefault="00B96863" w:rsidP="00362889">
      <w:pPr>
        <w:pStyle w:val="CommentText"/>
      </w:pPr>
    </w:p>
    <w:p w14:paraId="00B82445" w14:textId="77777777" w:rsidR="00B96863" w:rsidRDefault="00B96863" w:rsidP="00362889">
      <w:pPr>
        <w:pStyle w:val="CommentText"/>
      </w:pPr>
      <w:r>
        <w:t>But don’t change the intro until we discuss the logic</w:t>
      </w:r>
    </w:p>
  </w:comment>
  <w:comment w:id="149" w:author="Majid2" w:date="2018-11-06T10:59:00Z" w:initials="M">
    <w:p w14:paraId="5FF9511A" w14:textId="2B0ACFF6" w:rsidR="00B96863" w:rsidRDefault="00B96863">
      <w:pPr>
        <w:pStyle w:val="CommentText"/>
      </w:pPr>
      <w:r>
        <w:rPr>
          <w:rStyle w:val="CommentReference"/>
        </w:rPr>
        <w:annotationRef/>
      </w:r>
      <w:r>
        <w:t xml:space="preserve">To discuss which of these relevant – there is something that makes crashes high/low and something that changes it with temperature; they are not necessarily the same.  Same with </w:t>
      </w:r>
      <w:proofErr w:type="gramStart"/>
      <w:r>
        <w:t>all of</w:t>
      </w:r>
      <w:proofErr w:type="gramEnd"/>
      <w:r>
        <w:t xml:space="preserve"> the ones below</w:t>
      </w:r>
    </w:p>
  </w:comment>
  <w:comment w:id="150" w:author="Ezzati, Majid" w:date="2018-11-06T07:14:00Z" w:initials="EM">
    <w:p w14:paraId="06789800" w14:textId="305DD88E" w:rsidR="00B96863" w:rsidRDefault="00B96863">
      <w:pPr>
        <w:pStyle w:val="CommentText"/>
      </w:pPr>
      <w:r>
        <w:rPr>
          <w:rStyle w:val="CommentReference"/>
        </w:rPr>
        <w:annotationRef/>
      </w:r>
      <w:r>
        <w:t>Not needed; use the actual name</w:t>
      </w:r>
    </w:p>
  </w:comment>
  <w:comment w:id="151" w:author="Ezzati, Majid" w:date="2018-11-06T07:16:00Z" w:initials="EM">
    <w:p w14:paraId="3BE8691F" w14:textId="7AC00AE0" w:rsidR="00B96863" w:rsidRDefault="00B96863">
      <w:pPr>
        <w:pStyle w:val="CommentText"/>
      </w:pPr>
      <w:r>
        <w:rPr>
          <w:rStyle w:val="CommentReference"/>
        </w:rPr>
        <w:annotationRef/>
      </w:r>
      <w:r>
        <w:t>To discuss if we should show for the entire period</w:t>
      </w:r>
    </w:p>
  </w:comment>
  <w:comment w:id="152" w:author="Parks, Robbie M" w:date="2018-11-21T13:39:00Z" w:initials="PRM">
    <w:p w14:paraId="74A20D02" w14:textId="3D6B76F3" w:rsidR="00B96863" w:rsidRDefault="00B96863">
      <w:pPr>
        <w:pStyle w:val="CommentText"/>
      </w:pPr>
      <w:r>
        <w:rPr>
          <w:rStyle w:val="CommentReference"/>
        </w:rPr>
        <w:annotationRef/>
      </w:r>
      <w:r>
        <w:t>I’ve changed and no real difference</w:t>
      </w:r>
    </w:p>
  </w:comment>
  <w:comment w:id="153" w:author="Parks, Robbie M" w:date="2018-11-21T13:39:00Z" w:initials="PRM">
    <w:p w14:paraId="46DB57AB" w14:textId="07B342EF" w:rsidR="00B96863" w:rsidRDefault="00B96863">
      <w:pPr>
        <w:pStyle w:val="CommentText"/>
      </w:pPr>
      <w:r>
        <w:rPr>
          <w:rStyle w:val="CommentReference"/>
        </w:rPr>
        <w:annotationRef/>
      </w:r>
      <w:r>
        <w:t>Have also created number of deaths version to discuss</w:t>
      </w:r>
    </w:p>
  </w:comment>
  <w:comment w:id="154" w:author="Ezzati, Majid" w:date="2018-11-06T07:17:00Z" w:initials="EM">
    <w:p w14:paraId="2E56708E" w14:textId="674D6454" w:rsidR="00B96863" w:rsidRDefault="00B96863">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55" w:author="Ezzati, Majid" w:date="2018-11-06T07:20:00Z" w:initials="EM">
    <w:p w14:paraId="5D72B834" w14:textId="17D406D3" w:rsidR="00B96863" w:rsidRDefault="00B96863">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3D184C" w15:done="0"/>
  <w15:commentEx w15:paraId="2F75B5A4" w15:done="0"/>
  <w15:commentEx w15:paraId="580F34E7" w15:done="0"/>
  <w15:commentEx w15:paraId="7DCC38CA" w15:done="0"/>
  <w15:commentEx w15:paraId="5747E0EC" w15:done="0"/>
  <w15:commentEx w15:paraId="425C25D2" w15:done="0"/>
  <w15:commentEx w15:paraId="2E2BCD91" w15:done="0"/>
  <w15:commentEx w15:paraId="45EFD5AD" w15:done="0"/>
  <w15:commentEx w15:paraId="3CAF6C00" w15:done="0"/>
  <w15:commentEx w15:paraId="1EB6AA64" w15:done="0"/>
  <w15:commentEx w15:paraId="18D5CD45" w15:done="0"/>
  <w15:commentEx w15:paraId="2EDED341" w15:done="0"/>
  <w15:commentEx w15:paraId="7DFBF459" w15:done="0"/>
  <w15:commentEx w15:paraId="60BA5411" w15:done="0"/>
  <w15:commentEx w15:paraId="48293A76" w15:done="0"/>
  <w15:commentEx w15:paraId="13F4FC21" w15:paraIdParent="48293A76" w15:done="0"/>
  <w15:commentEx w15:paraId="6D296B72" w15:done="0"/>
  <w15:commentEx w15:paraId="3D4D3E22" w15:done="0"/>
  <w15:commentEx w15:paraId="65592731" w15:done="0"/>
  <w15:commentEx w15:paraId="0733216C" w15:paraIdParent="65592731" w15:done="0"/>
  <w15:commentEx w15:paraId="73F51C38" w15:done="0"/>
  <w15:commentEx w15:paraId="15D2C47D" w15:done="0"/>
  <w15:commentEx w15:paraId="4DF59636" w15:done="0"/>
  <w15:commentEx w15:paraId="29E49B50"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00B82445" w15:done="0"/>
  <w15:commentEx w15:paraId="5FF9511A"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5D72B8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AFBB3F" w14:textId="77777777" w:rsidR="00B96863" w:rsidRDefault="00B96863">
      <w:pPr>
        <w:spacing w:after="0" w:line="240" w:lineRule="auto"/>
      </w:pPr>
      <w:r>
        <w:separator/>
      </w:r>
    </w:p>
  </w:endnote>
  <w:endnote w:type="continuationSeparator" w:id="0">
    <w:p w14:paraId="26A2B920" w14:textId="77777777" w:rsidR="00B96863" w:rsidRDefault="00B9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B96863" w:rsidRDefault="00B9686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B96863" w:rsidRDefault="00B9686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730D5950" w:rsidR="00B96863" w:rsidRDefault="00B9686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w:t>
    </w:r>
    <w:r>
      <w:rPr>
        <w:rStyle w:val="PageNumber"/>
      </w:rPr>
      <w:fldChar w:fldCharType="end"/>
    </w:r>
  </w:p>
  <w:p w14:paraId="3F8F309C" w14:textId="77777777" w:rsidR="00B96863" w:rsidRDefault="00B9686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3F8DD5" w14:textId="77777777" w:rsidR="00B96863" w:rsidRDefault="00B96863">
      <w:pPr>
        <w:spacing w:after="0" w:line="240" w:lineRule="auto"/>
      </w:pPr>
      <w:r>
        <w:separator/>
      </w:r>
    </w:p>
  </w:footnote>
  <w:footnote w:type="continuationSeparator" w:id="0">
    <w:p w14:paraId="657E780E" w14:textId="77777777" w:rsidR="00B96863" w:rsidRDefault="00B96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Bennett, James E">
    <w15:presenceInfo w15:providerId="AD" w15:userId="S::umahx99@ic.ac.uk::69b75617-9440-4f3c-8dd3-68616e7e15e7"/>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67C"/>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D8C"/>
    <w:rsid w:val="00283E06"/>
    <w:rsid w:val="00284EE0"/>
    <w:rsid w:val="002855D6"/>
    <w:rsid w:val="00285791"/>
    <w:rsid w:val="00287584"/>
    <w:rsid w:val="00290E98"/>
    <w:rsid w:val="00292A75"/>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5412"/>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955"/>
    <w:rsid w:val="00645C3A"/>
    <w:rsid w:val="0064674D"/>
    <w:rsid w:val="00647252"/>
    <w:rsid w:val="00647483"/>
    <w:rsid w:val="0065029D"/>
    <w:rsid w:val="00650B40"/>
    <w:rsid w:val="00650BAB"/>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8AA"/>
    <w:rsid w:val="00C924DF"/>
    <w:rsid w:val="00C92E67"/>
    <w:rsid w:val="00C93B13"/>
    <w:rsid w:val="00C95829"/>
    <w:rsid w:val="00C95977"/>
    <w:rsid w:val="00C974B6"/>
    <w:rsid w:val="00CA0B8B"/>
    <w:rsid w:val="00CA0FA0"/>
    <w:rsid w:val="00CA1682"/>
    <w:rsid w:val="00CA2FE9"/>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0D74"/>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F30D74"/>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ihs.org/iihs/topics/t/teenagers/fatalityfacts/teenagers/2016"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ihs.org/iihs/topics/t/teenagers/fatalityfacts/teenagers/201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6F9CF31-5D7F-49F2-8AF1-43240FB8C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41875</Words>
  <Characters>238693</Characters>
  <Application>Microsoft Office Word</Application>
  <DocSecurity>0</DocSecurity>
  <Lines>1989</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Bennett, James E</cp:lastModifiedBy>
  <cp:revision>3</cp:revision>
  <dcterms:created xsi:type="dcterms:W3CDTF">2018-11-29T19:14:00Z</dcterms:created>
  <dcterms:modified xsi:type="dcterms:W3CDTF">2018-11-29T19:17:00Z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