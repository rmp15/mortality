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7268EC2C"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ins w:id="0" w:author="Parks, Robbie M" w:date="2018-12-04T16:17:00Z">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del w:id="1" w:author="Parks, Robbie M" w:date="2018-12-04T16:17:00Z">
        <w:r w:rsidR="008D1C1A" w:rsidDel="00157C23">
          <w:rPr>
            <w:rFonts w:ascii="Times New Roman" w:hAnsi="Times New Roman"/>
            <w:color w:val="000000" w:themeColor="text1"/>
            <w:sz w:val="24"/>
            <w:szCs w:val="24"/>
            <w:vertAlign w:val="superscript"/>
            <w:lang w:val="it-IT"/>
          </w:rPr>
          <w:delText>,</w:delText>
        </w:r>
      </w:del>
      <w:del w:id="2"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0C064E2B" w14:textId="50B40B28" w:rsidR="00330013" w:rsidDel="007514AC" w:rsidRDefault="00561DD4" w:rsidP="00F8041D">
      <w:pPr>
        <w:spacing w:after="0" w:line="480" w:lineRule="auto"/>
        <w:jc w:val="both"/>
        <w:rPr>
          <w:del w:id="3"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4"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5" w:author="Parks, Robbie M" w:date="2018-12-04T16:38:00Z">
        <w:r w:rsidR="006E5EB6">
          <w:rPr>
            <w:rFonts w:ascii="Times New Roman" w:hAnsi="Times New Roman"/>
            <w:color w:val="000000" w:themeColor="text1"/>
            <w:sz w:val="24"/>
            <w:szCs w:val="24"/>
          </w:rPr>
          <w:fldChar w:fldCharType="end"/>
        </w:r>
      </w:ins>
      <w:ins w:id="6" w:author="Parks, Robbie M" w:date="2018-12-04T16:46:00Z">
        <w:r w:rsidR="007514AC">
          <w:rPr>
            <w:rFonts w:ascii="Times New Roman" w:hAnsi="Times New Roman"/>
            <w:color w:val="000000" w:themeColor="text1"/>
            <w:sz w:val="24"/>
            <w:szCs w:val="24"/>
          </w:rPr>
          <w:t xml:space="preserve"> </w:t>
        </w:r>
      </w:ins>
      <w:del w:id="7" w:author="Parks, Robbie M" w:date="2018-12-04T16:46:00Z">
        <w:r w:rsidR="00F8041D" w:rsidDel="007514AC">
          <w:rPr>
            <w:rFonts w:ascii="Times New Roman" w:hAnsi="Times New Roman"/>
            <w:color w:val="000000" w:themeColor="text1"/>
            <w:sz w:val="24"/>
            <w:szCs w:val="24"/>
          </w:rPr>
          <w:delText xml:space="preserve"> </w:delText>
        </w:r>
      </w:del>
    </w:p>
    <w:p w14:paraId="571F2431" w14:textId="61F708E4" w:rsidR="00A14690" w:rsidRDefault="00F8041D" w:rsidP="00A14690">
      <w:pPr>
        <w:spacing w:after="0" w:line="480" w:lineRule="auto"/>
        <w:jc w:val="both"/>
        <w:rPr>
          <w:rFonts w:ascii="Times New Roman" w:hAnsi="Times New Roman"/>
          <w:color w:val="000000" w:themeColor="text1"/>
          <w:sz w:val="24"/>
          <w:szCs w:val="24"/>
        </w:rPr>
      </w:pPr>
      <w:del w:id="8"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9"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 especially in consistent way across injury types and demographic subgroups of the population, even though death rates from various intentional and unintentional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1F9E73C7" w:rsidR="002B11C6" w:rsidRPr="00636C9B" w:rsidDel="0090673B" w:rsidRDefault="00453AD2" w:rsidP="002B11C6">
      <w:pPr>
        <w:spacing w:after="0" w:line="480" w:lineRule="auto"/>
        <w:jc w:val="both"/>
        <w:rPr>
          <w:del w:id="10"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11" w:author="Parks, Robbie M" w:date="2018-12-04T17:07:00Z">
        <w:r w:rsidR="008A7F0C">
          <w:rPr>
            <w:rFonts w:ascii="Times New Roman" w:hAnsi="Times New Roman"/>
            <w:color w:val="000000" w:themeColor="text1"/>
            <w:sz w:val="24"/>
            <w:szCs w:val="24"/>
          </w:rPr>
          <w:t xml:space="preserve">absolute </w:t>
        </w:r>
      </w:ins>
      <w:del w:id="12" w:author="Parks, Robbie M" w:date="2018-12-04T16:22:00Z">
        <w:r w:rsidR="00202B92" w:rsidDel="0049084A">
          <w:rPr>
            <w:rFonts w:ascii="Times New Roman" w:hAnsi="Times New Roman"/>
            <w:color w:val="000000" w:themeColor="text1"/>
            <w:sz w:val="24"/>
            <w:szCs w:val="24"/>
          </w:rPr>
          <w:delText>[[[</w:delText>
        </w:r>
        <w:commentRangeStart w:id="13"/>
        <w:commentRangeStart w:id="14"/>
        <w:r w:rsidR="00202B92" w:rsidDel="0049084A">
          <w:rPr>
            <w:rFonts w:ascii="Times New Roman" w:hAnsi="Times New Roman"/>
            <w:color w:val="000000" w:themeColor="text1"/>
            <w:sz w:val="24"/>
            <w:szCs w:val="24"/>
          </w:rPr>
          <w:delText>or monthly</w:delText>
        </w:r>
        <w:commentRangeEnd w:id="13"/>
        <w:r w:rsidR="00202B92" w:rsidDel="0049084A">
          <w:rPr>
            <w:rStyle w:val="CommentReference"/>
            <w:rFonts w:asciiTheme="minorHAnsi" w:eastAsiaTheme="minorHAnsi" w:hAnsiTheme="minorHAnsi" w:cstheme="minorBidi"/>
          </w:rPr>
          <w:commentReference w:id="13"/>
        </w:r>
        <w:commentRangeEnd w:id="14"/>
        <w:r w:rsidR="003060A1" w:rsidDel="0049084A">
          <w:rPr>
            <w:rStyle w:val="CommentReference"/>
            <w:rFonts w:asciiTheme="minorHAnsi" w:eastAsiaTheme="minorHAnsi" w:hAnsiTheme="minorHAnsi" w:cstheme="minorBidi"/>
          </w:rPr>
          <w:commentReference w:id="14"/>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15" w:author="Parks, Robbie M" w:date="2018-12-04T17:32:00Z">
        <w:r w:rsidR="00BF23B1">
          <w:rPr>
            <w:rFonts w:ascii="Times New Roman" w:hAnsi="Times New Roman"/>
            <w:color w:val="000000" w:themeColor="text1"/>
            <w:sz w:val="24"/>
            <w:szCs w:val="24"/>
          </w:rPr>
          <w:t>,</w:t>
        </w:r>
      </w:ins>
      <w:del w:id="16"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17" w:author="Parks, Robbie M" w:date="2018-12-04T17:32:00Z">
        <w:r w:rsidR="00BF23B1">
          <w:rPr>
            <w:rFonts w:ascii="Times New Roman" w:hAnsi="Times New Roman"/>
            <w:color w:val="000000" w:themeColor="text1"/>
            <w:sz w:val="24"/>
            <w:szCs w:val="24"/>
          </w:rPr>
          <w:t xml:space="preserve"> with </w:t>
        </w:r>
      </w:ins>
      <w:ins w:id="18" w:author="Parks, Robbie M" w:date="2018-12-04T17:45:00Z">
        <w:r w:rsidR="00172B3F">
          <w:rPr>
            <w:rFonts w:ascii="Times New Roman" w:hAnsi="Times New Roman"/>
            <w:color w:val="000000" w:themeColor="text1"/>
            <w:sz w:val="24"/>
            <w:szCs w:val="24"/>
          </w:rPr>
          <w:t xml:space="preserve">a </w:t>
        </w:r>
      </w:ins>
      <w:ins w:id="19" w:author="Parks, Robbie M" w:date="2018-12-04T17:32:00Z">
        <w:r w:rsidR="00BF23B1">
          <w:rPr>
            <w:rFonts w:ascii="Times New Roman" w:hAnsi="Times New Roman"/>
            <w:color w:val="000000" w:themeColor="text1"/>
            <w:sz w:val="24"/>
            <w:szCs w:val="24"/>
          </w:rPr>
          <w:t>few exceptions.</w:t>
        </w:r>
      </w:ins>
      <w:ins w:id="20"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21"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22" w:author="Parks, Robbie M" w:date="2018-12-04T16:22:00Z">
        <w:r w:rsidR="00636E70" w:rsidRPr="002F6AD2" w:rsidDel="0049084A">
          <w:rPr>
            <w:rFonts w:ascii="Times New Roman" w:hAnsi="Times New Roman"/>
            <w:color w:val="000000" w:themeColor="text1"/>
            <w:sz w:val="24"/>
            <w:szCs w:val="24"/>
            <w:rPrChange w:id="23"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24"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25"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26"/>
        <w:commentRangeStart w:id="27"/>
        <w:r w:rsidR="002B11C6" w:rsidRPr="002F6AD2" w:rsidDel="0049084A">
          <w:rPr>
            <w:rFonts w:ascii="Times New Roman" w:hAnsi="Times New Roman"/>
            <w:color w:val="000000" w:themeColor="text1"/>
            <w:sz w:val="24"/>
            <w:szCs w:val="24"/>
            <w:rPrChange w:id="28" w:author="Parks, Robbie M" w:date="2018-12-04T10:58:00Z">
              <w:rPr>
                <w:rFonts w:ascii="Times New Roman" w:hAnsi="Times New Roman"/>
                <w:color w:val="000000" w:themeColor="text1"/>
                <w:sz w:val="24"/>
                <w:szCs w:val="24"/>
                <w:highlight w:val="yellow"/>
              </w:rPr>
            </w:rPrChange>
          </w:rPr>
          <w:delText>XX, YY and ZZ</w:delText>
        </w:r>
        <w:commentRangeEnd w:id="26"/>
        <w:r w:rsidR="002B11C6" w:rsidRPr="002F6AD2" w:rsidDel="0049084A">
          <w:rPr>
            <w:rStyle w:val="CommentReference"/>
            <w:rFonts w:asciiTheme="minorHAnsi" w:eastAsiaTheme="minorHAnsi" w:hAnsiTheme="minorHAnsi" w:cstheme="minorBidi"/>
            <w:rPrChange w:id="29" w:author="Parks, Robbie M" w:date="2018-12-04T10:58:00Z">
              <w:rPr>
                <w:rStyle w:val="CommentReference"/>
                <w:rFonts w:asciiTheme="minorHAnsi" w:eastAsiaTheme="minorHAnsi" w:hAnsiTheme="minorHAnsi" w:cstheme="minorBidi"/>
                <w:highlight w:val="yellow"/>
              </w:rPr>
            </w:rPrChange>
          </w:rPr>
          <w:commentReference w:id="26"/>
        </w:r>
        <w:commentRangeEnd w:id="27"/>
        <w:r w:rsidR="00EE18E4" w:rsidRPr="002F6AD2" w:rsidDel="0049084A">
          <w:rPr>
            <w:rStyle w:val="CommentReference"/>
            <w:rFonts w:asciiTheme="minorHAnsi" w:eastAsiaTheme="minorHAnsi" w:hAnsiTheme="minorHAnsi" w:cstheme="minorBidi"/>
            <w:rPrChange w:id="30" w:author="Parks, Robbie M" w:date="2018-12-04T10:58:00Z">
              <w:rPr>
                <w:rStyle w:val="CommentReference"/>
                <w:rFonts w:asciiTheme="minorHAnsi" w:eastAsiaTheme="minorHAnsi" w:hAnsiTheme="minorHAnsi" w:cstheme="minorBidi"/>
                <w:highlight w:val="yellow"/>
              </w:rPr>
            </w:rPrChange>
          </w:rPr>
          <w:commentReference w:id="27"/>
        </w:r>
        <w:r w:rsidR="002B11C6" w:rsidDel="0049084A">
          <w:rPr>
            <w:rFonts w:ascii="Times New Roman" w:hAnsi="Times New Roman"/>
            <w:color w:val="000000" w:themeColor="text1"/>
            <w:sz w:val="24"/>
            <w:szCs w:val="24"/>
          </w:rPr>
          <w:delText xml:space="preserve">. </w:delText>
        </w:r>
      </w:del>
      <w:r w:rsidR="002B11C6">
        <w:rPr>
          <w:rFonts w:ascii="Times New Roman" w:hAnsi="Times New Roman"/>
          <w:color w:val="000000" w:themeColor="text1"/>
          <w:sz w:val="24"/>
          <w:szCs w:val="24"/>
        </w:rPr>
        <w:t xml:space="preserve">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31" w:author="Parks, Robbie M" w:date="2018-12-04T17:49:00Z">
        <w:r w:rsidR="00F37C29">
          <w:rPr>
            <w:rFonts w:ascii="Times New Roman" w:hAnsi="Times New Roman"/>
            <w:color w:val="000000" w:themeColor="text1"/>
            <w:sz w:val="24"/>
            <w:szCs w:val="24"/>
          </w:rPr>
          <w:t xml:space="preserve"> </w:t>
        </w:r>
      </w:ins>
      <w:del w:id="32"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33"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34"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moveFromRangeStart w:id="35" w:author="Parks, Robbie M" w:date="2018-12-04T18:01:00Z" w:name="move531709796"/>
      <w:moveFrom w:id="36" w:author="Parks, Robbie M" w:date="2018-12-04T18:01: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35"/>
    </w:p>
    <w:p w14:paraId="79B2707C" w14:textId="77777777" w:rsidR="002B11C6" w:rsidRPr="00636C9B" w:rsidDel="0090673B" w:rsidRDefault="002B11C6" w:rsidP="002B11C6">
      <w:pPr>
        <w:spacing w:after="0" w:line="480" w:lineRule="auto"/>
        <w:jc w:val="both"/>
        <w:rPr>
          <w:del w:id="37" w:author="Parks, Robbie M" w:date="2018-12-04T18:01:00Z"/>
          <w:rFonts w:ascii="Times New Roman" w:hAnsi="Times New Roman"/>
          <w:color w:val="000000" w:themeColor="text1"/>
          <w:sz w:val="24"/>
          <w:szCs w:val="24"/>
        </w:rPr>
      </w:pPr>
    </w:p>
    <w:p w14:paraId="59E5EACC" w14:textId="6C6FC0A3" w:rsidR="00252CB9" w:rsidRDefault="001810A3" w:rsidP="00252CB9">
      <w:pPr>
        <w:spacing w:after="0" w:line="480" w:lineRule="auto"/>
        <w:jc w:val="both"/>
        <w:rPr>
          <w:ins w:id="38"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39" w:author="Parks, Robbie M" w:date="2018-12-04T17:53:00Z">
        <w:r w:rsidRPr="00E5452D" w:rsidDel="00FB42D4">
          <w:rPr>
            <w:rFonts w:ascii="Times New Roman" w:hAnsi="Times New Roman"/>
            <w:color w:val="000000" w:themeColor="text1"/>
            <w:sz w:val="24"/>
            <w:szCs w:val="24"/>
            <w:highlight w:val="yellow"/>
            <w:rPrChange w:id="40"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41"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bookmarkStart w:id="42" w:name="_GoBack"/>
      <w:bookmarkEnd w:id="42"/>
      <w:r>
        <w:rPr>
          <w:rFonts w:ascii="Times New Roman" w:hAnsi="Times New Roman"/>
          <w:color w:val="000000" w:themeColor="text1"/>
          <w:sz w:val="24"/>
          <w:szCs w:val="24"/>
        </w:rPr>
        <w:t xml:space="preserve"> </w:t>
      </w:r>
      <w:del w:id="43"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13EADB2A" w14:textId="77777777" w:rsidR="0090673B" w:rsidRDefault="0090673B" w:rsidP="00252CB9">
      <w:pPr>
        <w:spacing w:after="0" w:line="480" w:lineRule="auto"/>
        <w:jc w:val="both"/>
        <w:rPr>
          <w:ins w:id="44" w:author="Parks, Robbie M" w:date="2018-12-04T18:01:00Z"/>
          <w:rFonts w:ascii="Times New Roman" w:hAnsi="Times New Roman"/>
          <w:color w:val="000000" w:themeColor="text1"/>
          <w:sz w:val="24"/>
          <w:szCs w:val="24"/>
        </w:rPr>
      </w:pPr>
    </w:p>
    <w:p w14:paraId="69690271" w14:textId="10D6A0C9" w:rsidR="0090673B" w:rsidRPr="00636C9B" w:rsidRDefault="0090673B" w:rsidP="00252CB9">
      <w:pPr>
        <w:spacing w:after="0" w:line="480" w:lineRule="auto"/>
        <w:jc w:val="both"/>
        <w:rPr>
          <w:rFonts w:ascii="Times New Roman" w:hAnsi="Times New Roman"/>
          <w:color w:val="000000" w:themeColor="text1"/>
          <w:sz w:val="24"/>
          <w:szCs w:val="24"/>
        </w:rPr>
      </w:pPr>
      <w:moveToRangeStart w:id="45" w:author="Parks, Robbie M" w:date="2018-12-04T18:01:00Z" w:name="move531709796"/>
      <w:moveTo w:id="46" w:author="Parks, Robbie M" w:date="2018-12-04T18:01:00Z">
        <w:r w:rsidRPr="00636C9B">
          <w:rPr>
            <w:rFonts w:ascii="Times New Roman" w:hAnsi="Times New Roman"/>
            <w:color w:val="000000" w:themeColor="text1"/>
            <w:sz w:val="24"/>
            <w:szCs w:val="24"/>
          </w:rPr>
          <w:t>Here, we used geo-coded injury mortality and temperature data</w:t>
        </w:r>
        <w:r>
          <w:rPr>
            <w:rFonts w:ascii="Times New Roman" w:hAnsi="Times New Roman"/>
            <w:color w:val="000000" w:themeColor="text1"/>
            <w:sz w:val="24"/>
            <w:szCs w:val="24"/>
          </w:rPr>
          <w:t xml:space="preserve"> with</w:t>
        </w:r>
        <w:r w:rsidRPr="00636C9B">
          <w:rPr>
            <w:rFonts w:ascii="Times New Roman" w:hAnsi="Times New Roman"/>
            <w:color w:val="000000" w:themeColor="text1"/>
            <w:sz w:val="24"/>
            <w:szCs w:val="24"/>
          </w:rPr>
          <w:t xml:space="preserve"> a </w:t>
        </w:r>
        <w:r>
          <w:rPr>
            <w:rFonts w:ascii="Times New Roman" w:hAnsi="Times New Roman"/>
            <w:color w:val="000000" w:themeColor="text1"/>
            <w:sz w:val="24"/>
            <w:szCs w:val="24"/>
          </w:rPr>
          <w:t xml:space="preserve">novel </w:t>
        </w:r>
        <w:r w:rsidRPr="00636C9B">
          <w:rPr>
            <w:rFonts w:ascii="Times New Roman" w:hAnsi="Times New Roman"/>
            <w:color w:val="000000" w:themeColor="text1"/>
            <w:sz w:val="24"/>
            <w:szCs w:val="24"/>
          </w:rPr>
          <w:t>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to conduct a national analysis of the impact of anomalous temperature on </w:t>
        </w:r>
        <w:r>
          <w:rPr>
            <w:rFonts w:ascii="Times New Roman" w:hAnsi="Times New Roman"/>
            <w:color w:val="000000" w:themeColor="text1"/>
            <w:sz w:val="24"/>
            <w:szCs w:val="24"/>
          </w:rPr>
          <w:t>multiple types</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in the USA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age group and sex</w:t>
        </w:r>
        <w:r w:rsidRPr="00636C9B">
          <w:rPr>
            <w:rFonts w:ascii="Times New Roman" w:hAnsi="Times New Roman"/>
            <w:color w:val="000000" w:themeColor="text1"/>
            <w:sz w:val="24"/>
            <w:szCs w:val="24"/>
          </w:rPr>
          <w:t>.</w:t>
        </w:r>
      </w:moveTo>
      <w:moveToRangeEnd w:id="45"/>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commentRangeStart w:id="47"/>
      <w:r w:rsidRPr="00636C9B">
        <w:rPr>
          <w:rFonts w:ascii="Times New Roman" w:hAnsi="Times New Roman"/>
          <w:b/>
          <w:color w:val="000000" w:themeColor="text1"/>
          <w:sz w:val="24"/>
          <w:szCs w:val="24"/>
        </w:rPr>
        <w:t>Methods</w:t>
      </w:r>
      <w:commentRangeEnd w:id="47"/>
      <w:r w:rsidR="0065185D">
        <w:rPr>
          <w:rStyle w:val="CommentReference"/>
          <w:rFonts w:asciiTheme="minorHAnsi" w:eastAsiaTheme="minorHAnsi" w:hAnsiTheme="minorHAnsi" w:cstheme="minorBidi"/>
        </w:rPr>
        <w:commentReference w:id="47"/>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341C9423" w14:textId="0EA40337" w:rsidR="00083BC4" w:rsidRDefault="00A03DE2" w:rsidP="005B39FC">
      <w:pPr>
        <w:spacing w:after="0" w:line="480" w:lineRule="auto"/>
        <w:jc w:val="both"/>
        <w:rPr>
          <w:ins w:id="48" w:author="Ezzati, Majid" w:date="2018-11-30T12:34:00Z"/>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 xml:space="preserve">impact of deviation of temperature from long-term </w:t>
      </w:r>
      <w:r w:rsidR="002B11C6">
        <w:rPr>
          <w:rFonts w:ascii="Times New Roman" w:hAnsi="Times New Roman"/>
          <w:color w:val="000000" w:themeColor="text1"/>
          <w:sz w:val="24"/>
          <w:szCs w:val="24"/>
        </w:rPr>
        <w:t>local temperatures to which</w:t>
      </w:r>
      <w:r w:rsidR="003757BC">
        <w:rPr>
          <w:rFonts w:ascii="Times New Roman" w:hAnsi="Times New Roman"/>
          <w:color w:val="000000" w:themeColor="text1"/>
          <w:sz w:val="24"/>
          <w:szCs w:val="24"/>
        </w:rPr>
        <w:t xml:space="preserve">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commentRangeStart w:id="49"/>
      <w:r w:rsidR="002B11C6">
        <w:rPr>
          <w:rFonts w:ascii="Times New Roman" w:hAnsi="Times New Roman"/>
          <w:color w:val="000000" w:themeColor="text1"/>
          <w:sz w:val="24"/>
          <w:szCs w:val="24"/>
        </w:rPr>
        <w:t>, referred to as anomaly hereafter</w:t>
      </w:r>
      <w:commentRangeEnd w:id="49"/>
      <w:r w:rsidR="002B11C6">
        <w:rPr>
          <w:rStyle w:val="CommentReference"/>
          <w:rFonts w:asciiTheme="minorHAnsi" w:eastAsiaTheme="minorHAnsi" w:hAnsiTheme="minorHAnsi" w:cstheme="minorBidi"/>
        </w:rPr>
        <w:commentReference w:id="49"/>
      </w:r>
      <w:r w:rsidR="00A17E43">
        <w:rPr>
          <w:rFonts w:ascii="Times New Roman" w:hAnsi="Times New Roman"/>
          <w:color w:val="000000" w:themeColor="text1"/>
          <w:sz w:val="24"/>
          <w:szCs w:val="24"/>
        </w:rPr>
        <w:t xml:space="preserve">. </w:t>
      </w:r>
      <w:r w:rsidR="002B11C6">
        <w:rPr>
          <w:rFonts w:ascii="Times New Roman" w:hAnsi="Times New Roman"/>
          <w:color w:val="000000" w:themeColor="text1"/>
          <w:sz w:val="24"/>
          <w:szCs w:val="24"/>
        </w:rPr>
        <w:t>To achieve this aim,</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months warmer</w:t>
      </w:r>
      <w:r w:rsidR="00083BC4">
        <w:rPr>
          <w:rFonts w:ascii="Times New Roman" w:hAnsi="Times New Roman"/>
          <w:color w:val="000000" w:themeColor="text1"/>
          <w:sz w:val="24"/>
          <w:szCs w:val="24"/>
        </w:rPr>
        <w:t xml:space="preserve"> or colder</w:t>
      </w:r>
      <w:r w:rsidR="00A17E43">
        <w:rPr>
          <w:rFonts w:ascii="Times New Roman" w:hAnsi="Times New Roman"/>
          <w:color w:val="000000" w:themeColor="text1"/>
          <w:sz w:val="24"/>
          <w:szCs w:val="24"/>
        </w:rPr>
        <w:t xml:space="preserve"> than the </w:t>
      </w:r>
      <w:r w:rsidR="00083BC4">
        <w:rPr>
          <w:rFonts w:ascii="Times New Roman" w:hAnsi="Times New Roman"/>
          <w:color w:val="000000" w:themeColor="text1"/>
          <w:sz w:val="24"/>
          <w:szCs w:val="24"/>
        </w:rPr>
        <w:t>locally-normal</w:t>
      </w:r>
      <w:r w:rsidR="00716FA3">
        <w:rPr>
          <w:rFonts w:ascii="Times New Roman" w:hAnsi="Times New Roman"/>
          <w:color w:val="000000" w:themeColor="text1"/>
          <w:sz w:val="24"/>
          <w:szCs w:val="24"/>
        </w:rPr>
        <w:t xml:space="preserve"> level </w:t>
      </w:r>
      <w:r>
        <w:rPr>
          <w:rFonts w:ascii="Times New Roman" w:hAnsi="Times New Roman"/>
          <w:color w:val="000000" w:themeColor="text1"/>
          <w:sz w:val="24"/>
          <w:szCs w:val="24"/>
        </w:rPr>
        <w:t>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w:t>
      </w:r>
      <w:commentRangeStart w:id="50"/>
      <w:del w:id="51" w:author="Ezzati, Majid" w:date="2018-11-30T12:25:00Z">
        <w:r w:rsidR="008C19F6" w:rsidDel="00083BC4">
          <w:rPr>
            <w:rFonts w:ascii="Times New Roman" w:hAnsi="Times New Roman"/>
            <w:color w:val="000000" w:themeColor="text1"/>
            <w:sz w:val="24"/>
            <w:szCs w:val="24"/>
          </w:rPr>
          <w:delText>Previous work has focu</w:delText>
        </w:r>
        <w:r w:rsidR="00113023" w:rsidRPr="00113023" w:rsidDel="00083BC4">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083BC4">
          <w:rPr>
            <w:rFonts w:ascii="Times New Roman" w:hAnsi="Times New Roman"/>
            <w:color w:val="000000" w:themeColor="text1"/>
            <w:sz w:val="24"/>
            <w:szCs w:val="24"/>
          </w:rPr>
          <w:fldChar w:fldCharType="begin" w:fldLock="1"/>
        </w:r>
        <w:r w:rsidR="00BD3D8F" w:rsidDel="00083BC4">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083BC4">
          <w:rPr>
            <w:rFonts w:ascii="Times New Roman" w:hAnsi="Times New Roman"/>
            <w:color w:val="000000" w:themeColor="text1"/>
            <w:sz w:val="24"/>
            <w:szCs w:val="24"/>
          </w:rPr>
          <w:fldChar w:fldCharType="separate"/>
        </w:r>
        <w:r w:rsidR="00347BC4" w:rsidRPr="00347BC4" w:rsidDel="00083BC4">
          <w:rPr>
            <w:rFonts w:ascii="Times New Roman" w:hAnsi="Times New Roman"/>
            <w:noProof/>
            <w:color w:val="000000" w:themeColor="text1"/>
            <w:sz w:val="24"/>
            <w:szCs w:val="24"/>
            <w:vertAlign w:val="superscript"/>
          </w:rPr>
          <w:delText>2–12</w:delText>
        </w:r>
        <w:r w:rsidR="00C02C51" w:rsidDel="00083BC4">
          <w:rPr>
            <w:rFonts w:ascii="Times New Roman" w:hAnsi="Times New Roman"/>
            <w:color w:val="000000" w:themeColor="text1"/>
            <w:sz w:val="24"/>
            <w:szCs w:val="24"/>
          </w:rPr>
          <w:fldChar w:fldCharType="end"/>
        </w:r>
        <w:r w:rsidR="00FF2107" w:rsidDel="00083BC4">
          <w:rPr>
            <w:rFonts w:ascii="Times New Roman" w:hAnsi="Times New Roman"/>
            <w:color w:val="000000" w:themeColor="text1"/>
            <w:sz w:val="24"/>
            <w:szCs w:val="24"/>
          </w:rPr>
          <w:delText xml:space="preserve"> </w:delText>
        </w:r>
      </w:del>
      <w:commentRangeEnd w:id="50"/>
      <w:r w:rsidR="00083BC4">
        <w:rPr>
          <w:rStyle w:val="CommentReference"/>
          <w:rFonts w:asciiTheme="minorHAnsi" w:eastAsiaTheme="minorHAnsi" w:hAnsiTheme="minorHAnsi" w:cstheme="minorBidi"/>
        </w:rPr>
        <w:commentReference w:id="50"/>
      </w:r>
      <w:ins w:id="52" w:author="Ezzati, Majid" w:date="2018-11-30T12:30:00Z">
        <w:r w:rsidR="00083BC4">
          <w:rPr>
            <w:rFonts w:ascii="Times New Roman" w:hAnsi="Times New Roman"/>
            <w:color w:val="000000" w:themeColor="text1"/>
            <w:sz w:val="24"/>
            <w:szCs w:val="24"/>
          </w:rPr>
          <w:t xml:space="preserve"> To achieve this aim, </w:t>
        </w:r>
      </w:ins>
      <w:del w:id="53" w:author="Ezzati, Majid" w:date="2018-11-30T12:30:00Z">
        <w:r w:rsidR="00FF5B78" w:rsidDel="00083BC4">
          <w:rPr>
            <w:rFonts w:ascii="Times New Roman" w:hAnsi="Times New Roman"/>
            <w:color w:val="000000" w:themeColor="text1"/>
            <w:sz w:val="24"/>
            <w:szCs w:val="24"/>
          </w:rPr>
          <w:delText>W</w:delText>
        </w:r>
      </w:del>
      <w:ins w:id="54" w:author="Ezzati, Majid" w:date="2018-11-30T12:30:00Z">
        <w:r w:rsidR="00083BC4">
          <w:rPr>
            <w:rFonts w:ascii="Times New Roman" w:hAnsi="Times New Roman"/>
            <w:color w:val="000000" w:themeColor="text1"/>
            <w:sz w:val="24"/>
            <w:szCs w:val="24"/>
          </w:rPr>
          <w:t>w</w:t>
        </w:r>
      </w:ins>
      <w:r w:rsidR="003C52FC">
        <w:rPr>
          <w:rFonts w:ascii="Times New Roman" w:hAnsi="Times New Roman"/>
          <w:color w:val="000000" w:themeColor="text1"/>
          <w:sz w:val="24"/>
          <w:szCs w:val="24"/>
        </w:rPr>
        <w:t xml:space="preserve">e first defined a </w:t>
      </w:r>
      <w:ins w:id="55" w:author="Ezzati, Majid" w:date="2018-11-30T12:31:00Z">
        <w:r w:rsidR="00083BC4">
          <w:rPr>
            <w:rFonts w:ascii="Times New Roman" w:hAnsi="Times New Roman"/>
            <w:color w:val="000000" w:themeColor="text1"/>
            <w:sz w:val="24"/>
            <w:szCs w:val="24"/>
          </w:rPr>
          <w:t xml:space="preserve">measure of </w:t>
        </w:r>
      </w:ins>
      <w:r w:rsidR="003C52FC">
        <w:rPr>
          <w:rFonts w:ascii="Times New Roman" w:hAnsi="Times New Roman"/>
          <w:color w:val="000000" w:themeColor="text1"/>
          <w:sz w:val="24"/>
          <w:szCs w:val="24"/>
        </w:rPr>
        <w:t>state-month temperature anomaly</w:t>
      </w:r>
      <w:ins w:id="56" w:author="Ezzati, Majid" w:date="2018-11-30T12:31:00Z">
        <w:r w:rsidR="00083BC4">
          <w:rPr>
            <w:rFonts w:ascii="Times New Roman" w:hAnsi="Times New Roman"/>
            <w:color w:val="000000" w:themeColor="text1"/>
            <w:sz w:val="24"/>
            <w:szCs w:val="24"/>
          </w:rPr>
          <w:t xml:space="preserve">, which measured the difference between temperature in each state and month and </w:t>
        </w:r>
      </w:ins>
      <w:del w:id="57" w:author="Ezzati, Majid" w:date="2018-11-30T12:31:00Z">
        <w:r w:rsidR="00350B39" w:rsidDel="00083BC4">
          <w:rPr>
            <w:rFonts w:ascii="Times New Roman" w:hAnsi="Times New Roman"/>
            <w:color w:val="000000" w:themeColor="text1"/>
            <w:sz w:val="24"/>
            <w:szCs w:val="24"/>
          </w:rPr>
          <w:delText xml:space="preserve"> </w:delText>
        </w:r>
        <w:r w:rsidR="003C52FC" w:rsidDel="00083BC4">
          <w:rPr>
            <w:rFonts w:ascii="Times New Roman" w:hAnsi="Times New Roman"/>
            <w:color w:val="000000" w:themeColor="text1"/>
            <w:sz w:val="24"/>
            <w:szCs w:val="24"/>
          </w:rPr>
          <w:delText xml:space="preserve">as </w:delText>
        </w:r>
        <w:r w:rsidR="00B2527A" w:rsidDel="00083BC4">
          <w:rPr>
            <w:rFonts w:ascii="Times New Roman" w:hAnsi="Times New Roman"/>
            <w:color w:val="000000" w:themeColor="text1"/>
            <w:sz w:val="24"/>
            <w:szCs w:val="24"/>
          </w:rPr>
          <w:delText xml:space="preserve">each </w:delText>
        </w:r>
        <w:r w:rsidR="00B2527A" w:rsidRPr="00636C9B" w:rsidDel="00083BC4">
          <w:rPr>
            <w:rFonts w:ascii="Times New Roman" w:eastAsiaTheme="minorHAnsi" w:hAnsi="Times New Roman"/>
            <w:sz w:val="24"/>
            <w:szCs w:val="24"/>
            <w:lang w:eastAsia="en-GB"/>
          </w:rPr>
          <w:delText xml:space="preserve">state-month </w:delText>
        </w:r>
        <w:r w:rsidR="00B2527A" w:rsidDel="00083BC4">
          <w:rPr>
            <w:rFonts w:ascii="Times New Roman" w:eastAsiaTheme="minorHAnsi" w:hAnsi="Times New Roman"/>
            <w:sz w:val="24"/>
            <w:szCs w:val="24"/>
            <w:lang w:eastAsia="en-GB"/>
          </w:rPr>
          <w:delText xml:space="preserve">temperature </w:delText>
        </w:r>
        <w:r w:rsidR="00B2527A" w:rsidRPr="00636C9B" w:rsidDel="00083BC4">
          <w:rPr>
            <w:rFonts w:ascii="Times New Roman" w:eastAsiaTheme="minorHAnsi" w:hAnsi="Times New Roman"/>
            <w:sz w:val="24"/>
            <w:szCs w:val="24"/>
            <w:lang w:eastAsia="en-GB"/>
          </w:rPr>
          <w:delText xml:space="preserve">value over time </w:delText>
        </w:r>
        <w:r w:rsidR="00B2527A" w:rsidDel="00083BC4">
          <w:rPr>
            <w:rFonts w:ascii="Times New Roman" w:eastAsiaTheme="minorHAnsi" w:hAnsi="Times New Roman"/>
            <w:sz w:val="24"/>
            <w:szCs w:val="24"/>
            <w:lang w:eastAsia="en-GB"/>
          </w:rPr>
          <w:delText>minus</w:delText>
        </w:r>
        <w:r w:rsidR="00B2527A" w:rsidRPr="00636C9B" w:rsidDel="00083BC4">
          <w:rPr>
            <w:rFonts w:ascii="Times New Roman" w:eastAsiaTheme="minorHAnsi" w:hAnsi="Times New Roman"/>
            <w:sz w:val="24"/>
            <w:szCs w:val="24"/>
            <w:lang w:eastAsia="en-GB"/>
          </w:rPr>
          <w:delText xml:space="preserve"> </w:delText>
        </w:r>
      </w:del>
      <w:r w:rsidR="00B2527A" w:rsidRPr="00636C9B">
        <w:rPr>
          <w:rFonts w:ascii="Times New Roman" w:eastAsiaTheme="minorHAnsi" w:hAnsi="Times New Roman"/>
          <w:sz w:val="24"/>
          <w:szCs w:val="24"/>
          <w:lang w:eastAsia="en-GB"/>
        </w:rPr>
        <w:t xml:space="preserve">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ins w:id="58" w:author="Ezzati, Majid" w:date="2018-11-30T12:31:00Z">
        <w:r w:rsidR="00083BC4">
          <w:rPr>
            <w:rFonts w:ascii="Times New Roman" w:eastAsiaTheme="minorHAnsi" w:hAnsi="Times New Roman"/>
            <w:sz w:val="24"/>
            <w:szCs w:val="24"/>
            <w:lang w:eastAsia="en-GB"/>
          </w:rPr>
          <w:t xml:space="preserve"> of the state</w:t>
        </w:r>
      </w:ins>
      <w:ins w:id="59" w:author="Ezzati, Majid" w:date="2018-11-30T12:32:00Z">
        <w:r w:rsidR="00083BC4">
          <w:rPr>
            <w:rFonts w:ascii="Times New Roman" w:eastAsiaTheme="minorHAnsi" w:hAnsi="Times New Roman"/>
            <w:sz w:val="24"/>
            <w:szCs w:val="24"/>
            <w:lang w:eastAsia="en-GB"/>
          </w:rPr>
          <w:t xml:space="preserve"> (Figure 1)</w:t>
        </w:r>
      </w:ins>
      <w:r w:rsidR="003C52FC">
        <w:rPr>
          <w:rFonts w:ascii="Times New Roman" w:hAnsi="Times New Roman"/>
          <w:color w:val="000000" w:themeColor="text1"/>
          <w:sz w:val="24"/>
          <w:szCs w:val="24"/>
        </w:rPr>
        <w:t>.</w:t>
      </w:r>
      <w:ins w:id="60" w:author="Ezzati, Majid" w:date="2018-11-30T12:32:00Z">
        <w:r w:rsidR="00083BC4">
          <w:rPr>
            <w:rFonts w:ascii="Times New Roman" w:hAnsi="Times New Roman"/>
            <w:color w:val="000000" w:themeColor="text1"/>
            <w:sz w:val="24"/>
            <w:szCs w:val="24"/>
          </w:rPr>
          <w:t xml:space="preserve"> </w:t>
        </w:r>
      </w:ins>
      <w:r w:rsidR="003C52FC">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 </w:t>
      </w:r>
      <w:commentRangeStart w:id="61"/>
      <w:commentRangeStart w:id="62"/>
      <w:ins w:id="63" w:author="Ezzati, Majid" w:date="2018-11-30T12:43:00Z">
        <w:r w:rsidR="003D298F">
          <w:rPr>
            <w:rFonts w:ascii="Times New Roman" w:hAnsi="Times New Roman"/>
            <w:color w:val="000000" w:themeColor="text1"/>
            <w:sz w:val="24"/>
            <w:szCs w:val="24"/>
          </w:rPr>
          <w:t>Because</w:t>
        </w:r>
      </w:ins>
      <w:ins w:id="64" w:author="Ezzati, Majid" w:date="2018-11-30T12:34:00Z">
        <w:r w:rsidR="003D298F">
          <w:rPr>
            <w:rFonts w:ascii="Times New Roman" w:hAnsi="Times New Roman"/>
            <w:color w:val="000000" w:themeColor="text1"/>
            <w:sz w:val="24"/>
            <w:szCs w:val="24"/>
          </w:rPr>
          <w:t xml:space="preserve"> </w:t>
        </w:r>
      </w:ins>
      <w:ins w:id="65" w:author="Ezzati, Majid" w:date="2018-11-30T12:43:00Z">
        <w:r w:rsidR="003D298F">
          <w:rPr>
            <w:rFonts w:ascii="Times New Roman" w:hAnsi="Times New Roman"/>
            <w:color w:val="000000" w:themeColor="text1"/>
            <w:sz w:val="24"/>
            <w:szCs w:val="24"/>
          </w:rPr>
          <w:t>this definition removes long-term</w:t>
        </w:r>
      </w:ins>
      <w:ins w:id="66" w:author="Ezzati, Majid" w:date="2018-11-30T12:44:00Z">
        <w:r w:rsidR="003D298F">
          <w:rPr>
            <w:rFonts w:ascii="Times New Roman" w:hAnsi="Times New Roman"/>
            <w:color w:val="000000" w:themeColor="text1"/>
            <w:sz w:val="24"/>
            <w:szCs w:val="24"/>
          </w:rPr>
          <w:t xml:space="preserve"> state-month average temperature</w:t>
        </w:r>
      </w:ins>
      <w:ins w:id="67" w:author="Ezzati, Majid" w:date="2018-11-30T12:34:00Z">
        <w:r w:rsidR="003D298F">
          <w:rPr>
            <w:rFonts w:ascii="Times New Roman" w:hAnsi="Times New Roman"/>
            <w:color w:val="000000" w:themeColor="text1"/>
            <w:sz w:val="24"/>
            <w:szCs w:val="24"/>
          </w:rPr>
          <w:t>, a state with higher, but more stable, temperature</w:t>
        </w:r>
      </w:ins>
      <w:ins w:id="68" w:author="Ezzati, Majid" w:date="2018-11-30T12:44:00Z">
        <w:r w:rsidR="003D298F">
          <w:rPr>
            <w:rFonts w:ascii="Times New Roman" w:hAnsi="Times New Roman"/>
            <w:color w:val="000000" w:themeColor="text1"/>
            <w:sz w:val="24"/>
            <w:szCs w:val="24"/>
          </w:rPr>
          <w:t xml:space="preserve"> in a specific month</w:t>
        </w:r>
      </w:ins>
      <w:ins w:id="69" w:author="Ezzati, Majid" w:date="2018-11-30T12:34:00Z">
        <w:r w:rsidR="003D298F">
          <w:rPr>
            <w:rFonts w:ascii="Times New Roman" w:hAnsi="Times New Roman"/>
            <w:color w:val="000000" w:themeColor="text1"/>
            <w:sz w:val="24"/>
            <w:szCs w:val="24"/>
          </w:rPr>
          <w:t xml:space="preserve"> would have smaller anomalies than one with lower but more inter-annually variable temperature. </w:t>
        </w:r>
      </w:ins>
      <w:commentRangeEnd w:id="61"/>
      <w:ins w:id="70" w:author="Ezzati, Majid" w:date="2018-11-30T12:44:00Z">
        <w:r w:rsidR="003D298F">
          <w:rPr>
            <w:rStyle w:val="CommentReference"/>
            <w:rFonts w:asciiTheme="minorHAnsi" w:eastAsiaTheme="minorHAnsi" w:hAnsiTheme="minorHAnsi" w:cstheme="minorBidi"/>
          </w:rPr>
          <w:commentReference w:id="61"/>
        </w:r>
        <w:commentRangeEnd w:id="62"/>
        <w:r w:rsidR="003D298F">
          <w:rPr>
            <w:rStyle w:val="CommentReference"/>
            <w:rFonts w:asciiTheme="minorHAnsi" w:eastAsiaTheme="minorHAnsi" w:hAnsiTheme="minorHAnsi" w:cstheme="minorBidi"/>
          </w:rPr>
          <w:commentReference w:id="62"/>
        </w:r>
      </w:ins>
    </w:p>
    <w:p w14:paraId="2C9A30A6" w14:textId="77777777" w:rsidR="003D298F" w:rsidRDefault="003D298F" w:rsidP="005B39FC">
      <w:pPr>
        <w:spacing w:after="0" w:line="480" w:lineRule="auto"/>
        <w:jc w:val="both"/>
        <w:rPr>
          <w:ins w:id="71" w:author="Ezzati, Majid" w:date="2018-11-30T12:32:00Z"/>
          <w:rFonts w:ascii="Times New Roman" w:hAnsi="Times New Roman"/>
          <w:color w:val="000000" w:themeColor="text1"/>
          <w:sz w:val="24"/>
          <w:szCs w:val="24"/>
        </w:rPr>
      </w:pPr>
    </w:p>
    <w:p w14:paraId="4178A95E" w14:textId="5F1712CB" w:rsidR="00E65B73" w:rsidRPr="00083BC4" w:rsidRDefault="00F056CD" w:rsidP="005B39FC">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del w:id="72" w:author="Ezzati, Majid" w:date="2018-11-30T12:35:00Z">
        <w:r w:rsidR="00C924DF" w:rsidDel="003D298F">
          <w:rPr>
            <w:rFonts w:ascii="Times New Roman" w:hAnsi="Times New Roman"/>
            <w:color w:val="000000" w:themeColor="text1"/>
            <w:sz w:val="24"/>
            <w:szCs w:val="24"/>
          </w:rPr>
          <w:delText>modelled deaths</w:delText>
        </w:r>
      </w:del>
      <w:ins w:id="73" w:author="Ezzati, Majid" w:date="2018-11-30T12:35:00Z">
        <w:r w:rsidR="003D298F">
          <w:rPr>
            <w:rFonts w:ascii="Times New Roman" w:hAnsi="Times New Roman"/>
            <w:color w:val="000000" w:themeColor="text1"/>
            <w:sz w:val="24"/>
            <w:szCs w:val="24"/>
          </w:rPr>
          <w:t xml:space="preserve">then analysed the association of monthly injury deaths with temperature anomaly </w:t>
        </w:r>
      </w:ins>
      <w:ins w:id="74" w:author="Ezzati, Majid" w:date="2018-11-30T12:36:00Z">
        <w:r w:rsidR="003D298F">
          <w:rPr>
            <w:rFonts w:ascii="Times New Roman" w:hAnsi="Times New Roman"/>
            <w:color w:val="000000" w:themeColor="text1"/>
            <w:sz w:val="24"/>
            <w:szCs w:val="24"/>
          </w:rPr>
          <w:t>in</w:t>
        </w:r>
      </w:ins>
      <w:del w:id="75" w:author="Ezzati, Majid" w:date="2018-11-30T12:36:00Z">
        <w:r w:rsidR="00C924DF" w:rsidDel="003D298F">
          <w:rPr>
            <w:rFonts w:ascii="Times New Roman" w:hAnsi="Times New Roman"/>
            <w:color w:val="000000" w:themeColor="text1"/>
            <w:sz w:val="24"/>
            <w:szCs w:val="24"/>
          </w:rPr>
          <w:delText xml:space="preserve"> using</w:delText>
        </w:r>
      </w:del>
      <w:r w:rsidR="00C924D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del w:id="76" w:author="Ezzati, Majid" w:date="2018-11-30T12:36:00Z">
        <w:r w:rsidR="004264D7" w:rsidRPr="00636C9B" w:rsidDel="003D298F">
          <w:rPr>
            <w:rFonts w:ascii="Times New Roman" w:hAnsi="Times New Roman"/>
            <w:color w:val="000000" w:themeColor="text1"/>
            <w:sz w:val="24"/>
            <w:szCs w:val="24"/>
          </w:rPr>
          <w:delText xml:space="preserve">allowed death rates to vary </w:delText>
        </w:r>
        <w:r w:rsidR="006D2E75" w:rsidDel="003D298F">
          <w:rPr>
            <w:rFonts w:ascii="Times New Roman" w:hAnsi="Times New Roman"/>
            <w:color w:val="000000" w:themeColor="text1"/>
            <w:sz w:val="24"/>
            <w:szCs w:val="24"/>
          </w:rPr>
          <w:delText xml:space="preserve">over time as well as </w:delText>
        </w:r>
        <w:r w:rsidR="004264D7" w:rsidRPr="00636C9B" w:rsidDel="003D298F">
          <w:rPr>
            <w:rFonts w:ascii="Times New Roman" w:hAnsi="Times New Roman"/>
            <w:color w:val="000000" w:themeColor="text1"/>
            <w:sz w:val="24"/>
            <w:szCs w:val="24"/>
          </w:rPr>
          <w:delText xml:space="preserve">by </w:delText>
        </w:r>
        <w:r w:rsidR="001B225E" w:rsidRPr="00636C9B" w:rsidDel="003D298F">
          <w:rPr>
            <w:rFonts w:ascii="Times New Roman" w:hAnsi="Times New Roman"/>
            <w:color w:val="000000" w:themeColor="text1"/>
            <w:sz w:val="24"/>
            <w:szCs w:val="24"/>
          </w:rPr>
          <w:delText>a</w:delText>
        </w:r>
        <w:r w:rsidR="000545FB" w:rsidRPr="00636C9B" w:rsidDel="003D298F">
          <w:rPr>
            <w:rFonts w:ascii="Times New Roman" w:hAnsi="Times New Roman"/>
            <w:color w:val="000000" w:themeColor="text1"/>
            <w:sz w:val="24"/>
            <w:szCs w:val="24"/>
          </w:rPr>
          <w:delText>ge group, sex, month</w:delText>
        </w:r>
        <w:r w:rsidR="001B225E" w:rsidRPr="00636C9B" w:rsidDel="003D298F">
          <w:rPr>
            <w:rFonts w:ascii="Times New Roman" w:hAnsi="Times New Roman"/>
            <w:color w:val="000000" w:themeColor="text1"/>
            <w:sz w:val="24"/>
            <w:szCs w:val="24"/>
          </w:rPr>
          <w:delText>,</w:delText>
        </w:r>
        <w:r w:rsidR="008E3720" w:rsidRPr="00636C9B" w:rsidDel="003D298F">
          <w:rPr>
            <w:rFonts w:ascii="Times New Roman" w:hAnsi="Times New Roman"/>
            <w:color w:val="000000" w:themeColor="text1"/>
            <w:sz w:val="24"/>
            <w:szCs w:val="24"/>
          </w:rPr>
          <w:delText xml:space="preserve"> </w:delText>
        </w:r>
        <w:r w:rsidR="008537D1" w:rsidRPr="00636C9B" w:rsidDel="003D298F">
          <w:rPr>
            <w:rFonts w:ascii="Times New Roman" w:hAnsi="Times New Roman"/>
            <w:color w:val="000000" w:themeColor="text1"/>
            <w:sz w:val="24"/>
            <w:szCs w:val="24"/>
          </w:rPr>
          <w:delText>and temperature anomaly</w:delText>
        </w:r>
      </w:del>
      <w:ins w:id="77" w:author="Ezzati, Majid" w:date="2018-11-30T12:44:00Z">
        <w:r w:rsidR="003D298F">
          <w:rPr>
            <w:rFonts w:ascii="Times New Roman" w:hAnsi="Times New Roman"/>
            <w:color w:val="000000" w:themeColor="text1"/>
            <w:sz w:val="24"/>
            <w:szCs w:val="24"/>
          </w:rPr>
          <w:t xml:space="preserve"> </w:t>
        </w:r>
      </w:ins>
      <w:ins w:id="78" w:author="Ezzati, Majid" w:date="2018-11-30T12:36:00Z">
        <w:r w:rsidR="003D298F">
          <w:rPr>
            <w:rFonts w:ascii="Times New Roman" w:hAnsi="Times New Roman"/>
            <w:color w:val="000000" w:themeColor="text1"/>
            <w:sz w:val="24"/>
            <w:szCs w:val="24"/>
          </w:rPr>
          <w:t>also accounted for long-term trends</w:t>
        </w:r>
      </w:ins>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del w:id="79" w:author="Ezzati, Majid" w:date="2018-11-30T12:45:00Z">
        <w:r w:rsidR="006F0E88" w:rsidRPr="00636C9B" w:rsidDel="003D298F">
          <w:rPr>
            <w:rFonts w:ascii="Times New Roman" w:hAnsi="Times New Roman"/>
            <w:color w:val="000000" w:themeColor="text1"/>
            <w:sz w:val="24"/>
            <w:szCs w:val="24"/>
          </w:rPr>
          <w:delText xml:space="preserve">posterior of the </w:delText>
        </w:r>
        <w:r w:rsidR="00034AC0" w:rsidRPr="00636C9B" w:rsidDel="003D298F">
          <w:rPr>
            <w:rFonts w:ascii="Times New Roman" w:hAnsi="Times New Roman"/>
            <w:color w:val="000000" w:themeColor="text1"/>
            <w:sz w:val="24"/>
            <w:szCs w:val="24"/>
          </w:rPr>
          <w:delText>relative risk</w:delText>
        </w:r>
      </w:del>
      <w:ins w:id="80" w:author="Ezzati, Majid" w:date="2018-11-30T12:45:00Z">
        <w:r w:rsidR="003D298F">
          <w:rPr>
            <w:rFonts w:ascii="Times New Roman" w:hAnsi="Times New Roman"/>
            <w:color w:val="000000" w:themeColor="text1"/>
            <w:sz w:val="24"/>
            <w:szCs w:val="24"/>
          </w:rPr>
          <w:t>results of this model to calculate the number of</w:t>
        </w:r>
      </w:ins>
      <w:del w:id="81" w:author="Ezzati, Majid" w:date="2018-11-30T12:45:00Z">
        <w:r w:rsidR="00034AC0" w:rsidRPr="00636C9B" w:rsidDel="003D298F">
          <w:rPr>
            <w:rFonts w:ascii="Times New Roman" w:hAnsi="Times New Roman"/>
            <w:color w:val="000000" w:themeColor="text1"/>
            <w:sz w:val="24"/>
            <w:szCs w:val="24"/>
          </w:rPr>
          <w:delText xml:space="preserve"> of temperature anomaly calculated</w:delText>
        </w:r>
        <w:r w:rsidR="00CE3F4F" w:rsidRPr="00636C9B" w:rsidDel="003D298F">
          <w:rPr>
            <w:rFonts w:ascii="Times New Roman" w:hAnsi="Times New Roman"/>
            <w:color w:val="000000" w:themeColor="text1"/>
            <w:sz w:val="24"/>
            <w:szCs w:val="24"/>
          </w:rPr>
          <w:delText xml:space="preserve"> from the model to estimate </w:delText>
        </w:r>
        <w:r w:rsidR="00226B11" w:rsidRPr="00636C9B" w:rsidDel="003D298F">
          <w:rPr>
            <w:rFonts w:ascii="Times New Roman" w:hAnsi="Times New Roman"/>
            <w:color w:val="000000" w:themeColor="text1"/>
            <w:sz w:val="24"/>
            <w:szCs w:val="24"/>
          </w:rPr>
          <w:delText>national</w:delText>
        </w:r>
      </w:del>
      <w:r w:rsidR="00226B11" w:rsidRPr="00636C9B">
        <w:rPr>
          <w:rFonts w:ascii="Times New Roman" w:hAnsi="Times New Roman"/>
          <w:color w:val="000000" w:themeColor="text1"/>
          <w:sz w:val="24"/>
          <w:szCs w:val="24"/>
        </w:rPr>
        <w:t xml:space="preserve"> </w:t>
      </w:r>
      <w:commentRangeStart w:id="82"/>
      <w:commentRangeStart w:id="83"/>
      <w:commentRangeStart w:id="84"/>
      <w:r w:rsidR="00CE3F4F" w:rsidRPr="00636C9B">
        <w:rPr>
          <w:rFonts w:ascii="Times New Roman" w:hAnsi="Times New Roman"/>
          <w:color w:val="000000" w:themeColor="text1"/>
          <w:sz w:val="24"/>
          <w:szCs w:val="24"/>
        </w:rPr>
        <w:t xml:space="preserve">additional </w:t>
      </w:r>
      <w:commentRangeEnd w:id="82"/>
      <w:r w:rsidR="003D298F">
        <w:rPr>
          <w:rStyle w:val="CommentReference"/>
          <w:rFonts w:asciiTheme="minorHAnsi" w:eastAsiaTheme="minorHAnsi" w:hAnsiTheme="minorHAnsi" w:cstheme="minorBidi"/>
        </w:rPr>
        <w:commentReference w:id="82"/>
      </w:r>
      <w:commentRangeEnd w:id="83"/>
      <w:r w:rsidR="003D298F">
        <w:rPr>
          <w:rStyle w:val="CommentReference"/>
          <w:rFonts w:asciiTheme="minorHAnsi" w:eastAsiaTheme="minorHAnsi" w:hAnsiTheme="minorHAnsi" w:cstheme="minorBidi"/>
        </w:rPr>
        <w:commentReference w:id="83"/>
      </w:r>
      <w:commentRangeEnd w:id="84"/>
      <w:r w:rsidR="00625355">
        <w:rPr>
          <w:rStyle w:val="CommentReference"/>
          <w:rFonts w:asciiTheme="minorHAnsi" w:eastAsiaTheme="minorHAnsi" w:hAnsiTheme="minorHAnsi" w:cstheme="minorBidi"/>
        </w:rPr>
        <w:commentReference w:id="84"/>
      </w:r>
      <w:r w:rsidR="00CE3F4F" w:rsidRPr="00636C9B">
        <w:rPr>
          <w:rFonts w:ascii="Times New Roman" w:hAnsi="Times New Roman"/>
          <w:color w:val="000000" w:themeColor="text1"/>
          <w:sz w:val="24"/>
          <w:szCs w:val="24"/>
        </w:rPr>
        <w:t xml:space="preserve">deaths </w:t>
      </w:r>
      <w:r w:rsidR="000545FB" w:rsidRPr="00636C9B">
        <w:rPr>
          <w:rFonts w:ascii="Times New Roman" w:hAnsi="Times New Roman"/>
          <w:color w:val="000000" w:themeColor="text1"/>
          <w:sz w:val="24"/>
          <w:szCs w:val="24"/>
        </w:rPr>
        <w:t xml:space="preserve">by </w:t>
      </w:r>
      <w:commentRangeStart w:id="85"/>
      <w:commentRangeStart w:id="86"/>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commentRangeEnd w:id="85"/>
      <w:r w:rsidR="003D298F">
        <w:rPr>
          <w:rStyle w:val="CommentReference"/>
          <w:rFonts w:asciiTheme="minorHAnsi" w:eastAsiaTheme="minorHAnsi" w:hAnsiTheme="minorHAnsi" w:cstheme="minorBidi"/>
        </w:rPr>
        <w:commentReference w:id="85"/>
      </w:r>
      <w:commentRangeEnd w:id="86"/>
      <w:r w:rsidR="00781037">
        <w:rPr>
          <w:rStyle w:val="CommentReference"/>
          <w:rFonts w:asciiTheme="minorHAnsi" w:eastAsiaTheme="minorHAnsi" w:hAnsiTheme="minorHAnsi" w:cstheme="minorBidi"/>
        </w:rPr>
        <w:commentReference w:id="86"/>
      </w:r>
      <w:r w:rsidR="00A311CD" w:rsidRPr="00636C9B">
        <w:rPr>
          <w:rFonts w:ascii="Times New Roman" w:hAnsi="Times New Roman"/>
          <w:color w:val="000000" w:themeColor="text1"/>
          <w:sz w:val="24"/>
          <w:szCs w:val="24"/>
        </w:rPr>
        <w:t xml:space="preserve">, </w:t>
      </w:r>
      <w:commentRangeStart w:id="87"/>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w:t>
      </w:r>
      <w:commentRangeEnd w:id="87"/>
      <w:r w:rsidR="003D298F">
        <w:rPr>
          <w:rStyle w:val="CommentReference"/>
          <w:rFonts w:asciiTheme="minorHAnsi" w:eastAsiaTheme="minorHAnsi" w:hAnsiTheme="minorHAnsi" w:cstheme="minorBidi"/>
        </w:rPr>
        <w:commentReference w:id="87"/>
      </w:r>
      <w:del w:id="88" w:author="Ezzati, Majid" w:date="2018-11-30T12:47:00Z">
        <w:r w:rsidR="00CE3F4F" w:rsidRPr="00636C9B" w:rsidDel="003D298F">
          <w:rPr>
            <w:rFonts w:ascii="Times New Roman" w:hAnsi="Times New Roman"/>
            <w:color w:val="000000" w:themeColor="text1"/>
            <w:sz w:val="24"/>
            <w:szCs w:val="24"/>
          </w:rPr>
          <w:delText>across all months</w:delText>
        </w:r>
        <w:r w:rsidR="009B5522" w:rsidDel="003D298F">
          <w:rPr>
            <w:rFonts w:ascii="Times New Roman" w:hAnsi="Times New Roman"/>
            <w:color w:val="000000" w:themeColor="text1"/>
            <w:sz w:val="24"/>
            <w:szCs w:val="24"/>
          </w:rPr>
          <w:delText xml:space="preserve"> for a 2016 population</w:delText>
        </w:r>
      </w:del>
      <w:r w:rsidR="00CE3F4F" w:rsidRPr="00636C9B">
        <w:rPr>
          <w:rFonts w:ascii="Times New Roman" w:hAnsi="Times New Roman"/>
          <w:color w:val="000000" w:themeColor="text1"/>
          <w:sz w:val="24"/>
          <w:szCs w:val="24"/>
        </w:rPr>
        <w:t>.</w:t>
      </w:r>
    </w:p>
    <w:p w14:paraId="3DBC398D" w14:textId="47969911" w:rsidR="00921D87" w:rsidRDefault="00921D87" w:rsidP="005B39FC">
      <w:pPr>
        <w:spacing w:after="0" w:line="480" w:lineRule="auto"/>
        <w:jc w:val="both"/>
        <w:rPr>
          <w:rFonts w:ascii="Times New Roman" w:hAnsi="Times New Roman"/>
          <w:color w:val="000000" w:themeColor="text1"/>
          <w:sz w:val="24"/>
          <w:szCs w:val="24"/>
        </w:rPr>
      </w:pPr>
    </w:p>
    <w:p w14:paraId="2E737088" w14:textId="4C185AE6" w:rsidR="000210D1" w:rsidRPr="00636C9B" w:rsidRDefault="00D86E85" w:rsidP="00D76DF7">
      <w:pPr>
        <w:spacing w:after="0" w:line="480" w:lineRule="auto"/>
        <w:jc w:val="both"/>
        <w:outlineLvl w:val="0"/>
        <w:rPr>
          <w:rFonts w:ascii="Times New Roman" w:hAnsi="Times New Roman"/>
          <w:i/>
          <w:color w:val="000000" w:themeColor="text1"/>
          <w:sz w:val="24"/>
          <w:szCs w:val="24"/>
        </w:rPr>
      </w:pPr>
      <w:del w:id="89" w:author="Ezzati, Majid" w:date="2018-11-30T14:24:00Z">
        <w:r w:rsidRPr="00636C9B" w:rsidDel="00060054">
          <w:rPr>
            <w:rFonts w:ascii="Times New Roman" w:hAnsi="Times New Roman"/>
            <w:i/>
            <w:color w:val="000000" w:themeColor="text1"/>
            <w:sz w:val="24"/>
            <w:szCs w:val="24"/>
          </w:rPr>
          <w:delText>Mortality d</w:delText>
        </w:r>
        <w:r w:rsidR="000210D1" w:rsidRPr="00636C9B" w:rsidDel="00060054">
          <w:rPr>
            <w:rFonts w:ascii="Times New Roman" w:hAnsi="Times New Roman"/>
            <w:i/>
            <w:color w:val="000000" w:themeColor="text1"/>
            <w:sz w:val="24"/>
            <w:szCs w:val="24"/>
          </w:rPr>
          <w:delText>ata</w:delText>
        </w:r>
      </w:del>
      <w:ins w:id="90" w:author="Ezzati, Majid" w:date="2018-11-30T14:24:00Z">
        <w:r w:rsidR="00060054">
          <w:rPr>
            <w:rFonts w:ascii="Times New Roman" w:hAnsi="Times New Roman"/>
            <w:i/>
            <w:color w:val="000000" w:themeColor="text1"/>
            <w:sz w:val="24"/>
            <w:szCs w:val="24"/>
          </w:rPr>
          <w:t>Data sources</w:t>
        </w:r>
      </w:ins>
    </w:p>
    <w:p w14:paraId="7E1402E9" w14:textId="020EFFE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del w:id="91" w:author="Ezzati, Majid" w:date="2018-11-30T14:25:00Z">
        <w:r w:rsidR="00CF41F8" w:rsidDel="00060054">
          <w:rPr>
            <w:rFonts w:ascii="Times New Roman" w:hAnsi="Times New Roman"/>
            <w:color w:val="000000" w:themeColor="text1"/>
            <w:sz w:val="24"/>
            <w:szCs w:val="24"/>
          </w:rPr>
          <w:delText>location (</w:delText>
        </w:r>
      </w:del>
      <w:r w:rsidR="00100327" w:rsidRPr="00636C9B">
        <w:rPr>
          <w:rFonts w:ascii="Times New Roman" w:hAnsi="Times New Roman"/>
          <w:color w:val="000000" w:themeColor="text1"/>
          <w:sz w:val="24"/>
          <w:szCs w:val="24"/>
        </w:rPr>
        <w:t>state</w:t>
      </w:r>
      <w:del w:id="92" w:author="Ezzati, Majid" w:date="2018-11-30T14:25:00Z">
        <w:r w:rsidR="00CF41F8" w:rsidDel="00060054">
          <w:rPr>
            <w:rFonts w:ascii="Times New Roman" w:hAnsi="Times New Roman"/>
            <w:color w:val="000000" w:themeColor="text1"/>
            <w:sz w:val="24"/>
            <w:szCs w:val="24"/>
          </w:rPr>
          <w:delText>)</w:delText>
        </w:r>
      </w:del>
      <w:r w:rsidR="00100327" w:rsidRPr="00636C9B">
        <w:rPr>
          <w:rFonts w:ascii="Times New Roman" w:hAnsi="Times New Roman"/>
          <w:color w:val="000000" w:themeColor="text1"/>
          <w:sz w:val="24"/>
          <w:szCs w:val="24"/>
        </w:rPr>
        <w:t xml:space="preserv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 xml:space="preserve">fell </w:t>
      </w:r>
      <w:r w:rsidR="004B66E9">
        <w:rPr>
          <w:rStyle w:val="apple-style-span"/>
          <w:rFonts w:ascii="Times New Roman" w:hAnsi="Times New Roman"/>
          <w:color w:val="000000" w:themeColor="text1"/>
          <w:sz w:val="24"/>
          <w:szCs w:val="24"/>
        </w:rPr>
        <w:lastRenderedPageBreak/>
        <w:t>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ins w:id="93" w:author="Ezzati, Majid" w:date="2018-11-30T14:25:00Z">
        <w:r w:rsidR="00060054">
          <w:rPr>
            <w:rStyle w:val="apple-style-span"/>
            <w:rFonts w:ascii="Times New Roman" w:hAnsi="Times New Roman"/>
            <w:color w:val="000000" w:themeColor="text1"/>
            <w:sz w:val="24"/>
            <w:szCs w:val="24"/>
          </w:rPr>
          <w:t xml:space="preserve"> (</w:t>
        </w:r>
        <w:commentRangeStart w:id="94"/>
        <w:r w:rsidR="00060054">
          <w:rPr>
            <w:rStyle w:val="apple-style-span"/>
            <w:rFonts w:ascii="Times New Roman" w:hAnsi="Times New Roman"/>
            <w:color w:val="000000" w:themeColor="text1"/>
            <w:sz w:val="24"/>
            <w:szCs w:val="24"/>
          </w:rPr>
          <w:t>XX</w:t>
        </w:r>
      </w:ins>
      <w:commentRangeEnd w:id="94"/>
      <w:ins w:id="95" w:author="Ezzati, Majid" w:date="2018-11-30T14:26:00Z">
        <w:r w:rsidR="00060054">
          <w:rPr>
            <w:rStyle w:val="CommentReference"/>
            <w:rFonts w:asciiTheme="minorHAnsi" w:eastAsiaTheme="minorHAnsi" w:hAnsiTheme="minorHAnsi" w:cstheme="minorBidi"/>
          </w:rPr>
          <w:commentReference w:id="94"/>
        </w:r>
      </w:ins>
      <w:ins w:id="96" w:author="Ezzati, Majid" w:date="2018-11-30T14:25:00Z">
        <w:r w:rsidR="00060054">
          <w:rPr>
            <w:rStyle w:val="apple-style-span"/>
            <w:rFonts w:ascii="Times New Roman" w:hAnsi="Times New Roman"/>
            <w:color w:val="000000" w:themeColor="text1"/>
            <w:sz w:val="24"/>
            <w:szCs w:val="24"/>
          </w:rPr>
          <w:t xml:space="preserve"> deaths)</w:t>
        </w:r>
      </w:ins>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t>
      </w:r>
      <w:del w:id="97" w:author="Ezzati, Majid" w:date="2018-11-30T14:26:00Z">
        <w:r w:rsidR="0089689A" w:rsidDel="00060054">
          <w:rPr>
            <w:rStyle w:val="apple-style-span"/>
            <w:rFonts w:ascii="Times New Roman" w:hAnsi="Times New Roman"/>
            <w:color w:val="000000" w:themeColor="text1"/>
            <w:sz w:val="24"/>
            <w:szCs w:val="24"/>
          </w:rPr>
          <w:delText>as no coherent relationship between deaths of this type and temperature were evident, nor were the absolute numbers of additional deaths of a magnitude comparable with the other injury types</w:delText>
        </w:r>
      </w:del>
      <w:ins w:id="98" w:author="Ezzati, Majid" w:date="2018-11-30T14:26:00Z">
        <w:r w:rsidR="00060054">
          <w:rPr>
            <w:rStyle w:val="apple-style-span"/>
            <w:rFonts w:ascii="Times New Roman" w:hAnsi="Times New Roman"/>
            <w:color w:val="000000" w:themeColor="text1"/>
            <w:sz w:val="24"/>
            <w:szCs w:val="24"/>
          </w:rPr>
          <w:t>because the composition of these deaths varies by sex, age group, state and time</w:t>
        </w:r>
      </w:ins>
      <w:r w:rsidR="0089689A">
        <w:rPr>
          <w:rStyle w:val="apple-style-span"/>
          <w:rFonts w:ascii="Times New Roman" w:hAnsi="Times New Roman"/>
          <w:color w:val="000000" w:themeColor="text1"/>
          <w:sz w:val="24"/>
          <w:szCs w:val="24"/>
        </w:rPr>
        <w:t>.</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457BA1FA" w:rsidR="000210D1" w:rsidRPr="00636C9B" w:rsidRDefault="00987F8E" w:rsidP="00D76DF7">
      <w:pPr>
        <w:spacing w:after="0" w:line="480" w:lineRule="auto"/>
        <w:jc w:val="both"/>
        <w:rPr>
          <w:rFonts w:ascii="Times New Roman" w:hAnsi="Times New Roman"/>
          <w:color w:val="000000" w:themeColor="text1"/>
          <w:sz w:val="24"/>
          <w:szCs w:val="24"/>
        </w:rPr>
      </w:pPr>
      <w:commentRangeStart w:id="99"/>
      <w:r w:rsidRPr="00636C9B">
        <w:rPr>
          <w:rFonts w:ascii="Times New Roman" w:hAnsi="Times New Roman"/>
          <w:color w:val="000000" w:themeColor="text1"/>
          <w:sz w:val="24"/>
          <w:szCs w:val="24"/>
        </w:rPr>
        <w:t xml:space="preserve">Injuries accounted for 8% of all deaths in the USA in 1980 and 7.3% in 2016. </w:t>
      </w:r>
      <w:commentRangeEnd w:id="99"/>
      <w:r w:rsidR="00060054">
        <w:rPr>
          <w:rStyle w:val="CommentReference"/>
          <w:rFonts w:asciiTheme="minorHAnsi" w:eastAsiaTheme="minorHAnsi" w:hAnsiTheme="minorHAnsi" w:cstheme="minorBidi"/>
        </w:rPr>
        <w:commentReference w:id="99"/>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2179FDB" w:rsidR="00B373B7" w:rsidRPr="00636C9B" w:rsidRDefault="00A30264" w:rsidP="00D76DF7">
      <w:pPr>
        <w:spacing w:after="0" w:line="480" w:lineRule="auto"/>
        <w:jc w:val="both"/>
        <w:rPr>
          <w:rFonts w:ascii="Times New Roman" w:hAnsi="Times New Roman"/>
          <w:color w:val="000000" w:themeColor="text1"/>
          <w:sz w:val="24"/>
          <w:szCs w:val="24"/>
        </w:rPr>
      </w:pPr>
      <w:commentRangeStart w:id="100"/>
      <w:del w:id="101" w:author="Ezzati, Majid" w:date="2018-11-30T14:28:00Z">
        <w:r w:rsidDel="0065185D">
          <w:rPr>
            <w:rFonts w:ascii="Times New Roman" w:hAnsi="Times New Roman"/>
            <w:color w:val="000000" w:themeColor="text1"/>
            <w:sz w:val="24"/>
            <w:szCs w:val="24"/>
          </w:rPr>
          <w:delText>Death counts were aggregated</w:delText>
        </w:r>
        <w:r w:rsidR="00885DE5" w:rsidRPr="00636C9B" w:rsidDel="0065185D">
          <w:rPr>
            <w:rFonts w:ascii="Times New Roman" w:hAnsi="Times New Roman"/>
            <w:color w:val="000000" w:themeColor="text1"/>
            <w:sz w:val="24"/>
            <w:szCs w:val="24"/>
          </w:rPr>
          <w:delText xml:space="preserve"> </w:delText>
        </w:r>
        <w:r w:rsidR="00BF7A75" w:rsidRPr="00636C9B" w:rsidDel="0065185D">
          <w:rPr>
            <w:rFonts w:ascii="Times New Roman" w:hAnsi="Times New Roman"/>
            <w:color w:val="000000" w:themeColor="text1"/>
            <w:sz w:val="24"/>
            <w:szCs w:val="24"/>
          </w:rPr>
          <w:delText>by age</w:delText>
        </w:r>
        <w:r w:rsidR="00987F8E" w:rsidRPr="00636C9B" w:rsidDel="0065185D">
          <w:rPr>
            <w:rFonts w:ascii="Times New Roman" w:hAnsi="Times New Roman"/>
            <w:color w:val="000000" w:themeColor="text1"/>
            <w:sz w:val="24"/>
            <w:szCs w:val="24"/>
          </w:rPr>
          <w:delText xml:space="preserve"> group (0-4, 5-14, 15-24, 25-34, 35-44, 45-54, 55-64, 65-74, 75-84, 85+ years)</w:delText>
        </w:r>
        <w:r w:rsidR="00BF7A75" w:rsidRPr="00636C9B" w:rsidDel="0065185D">
          <w:rPr>
            <w:rFonts w:ascii="Times New Roman" w:hAnsi="Times New Roman"/>
            <w:color w:val="000000" w:themeColor="text1"/>
            <w:sz w:val="24"/>
            <w:szCs w:val="24"/>
          </w:rPr>
          <w:delText xml:space="preserve">, sex, state and </w:delText>
        </w:r>
        <w:r w:rsidR="006761AB" w:rsidDel="0065185D">
          <w:rPr>
            <w:rFonts w:ascii="Times New Roman" w:hAnsi="Times New Roman"/>
            <w:color w:val="000000" w:themeColor="text1"/>
            <w:sz w:val="24"/>
            <w:szCs w:val="24"/>
          </w:rPr>
          <w:delText>type</w:delText>
        </w:r>
        <w:r w:rsidR="006761AB" w:rsidRPr="00636C9B" w:rsidDel="0065185D">
          <w:rPr>
            <w:rFonts w:ascii="Times New Roman" w:hAnsi="Times New Roman"/>
            <w:color w:val="000000" w:themeColor="text1"/>
            <w:sz w:val="24"/>
            <w:szCs w:val="24"/>
          </w:rPr>
          <w:delText xml:space="preserve"> </w:delText>
        </w:r>
        <w:r w:rsidR="008433DD" w:rsidRPr="00636C9B" w:rsidDel="0065185D">
          <w:rPr>
            <w:rFonts w:ascii="Times New Roman" w:hAnsi="Times New Roman"/>
            <w:color w:val="000000" w:themeColor="text1"/>
            <w:sz w:val="24"/>
            <w:szCs w:val="24"/>
          </w:rPr>
          <w:delText>of injury</w:delText>
        </w:r>
        <w:r w:rsidR="00BA7AAF" w:rsidRPr="00636C9B" w:rsidDel="0065185D">
          <w:rPr>
            <w:rFonts w:ascii="Times New Roman" w:hAnsi="Times New Roman"/>
            <w:color w:val="000000" w:themeColor="text1"/>
            <w:sz w:val="24"/>
            <w:szCs w:val="24"/>
          </w:rPr>
          <w:delText>.</w:delText>
        </w:r>
      </w:del>
      <w:commentRangeEnd w:id="100"/>
      <w:r w:rsidR="0065185D">
        <w:rPr>
          <w:rStyle w:val="CommentReference"/>
          <w:rFonts w:asciiTheme="minorHAnsi" w:eastAsiaTheme="minorHAnsi" w:hAnsiTheme="minorHAnsi" w:cstheme="minorBidi"/>
        </w:rPr>
        <w:commentReference w:id="100"/>
      </w:r>
      <w:del w:id="102" w:author="Ezzati, Majid" w:date="2018-11-30T14:28:00Z">
        <w:r w:rsidR="00885DE5" w:rsidRPr="00636C9B" w:rsidDel="0065185D">
          <w:rPr>
            <w:rFonts w:ascii="Times New Roman" w:hAnsi="Times New Roman"/>
            <w:color w:val="000000" w:themeColor="text1"/>
            <w:sz w:val="24"/>
            <w:szCs w:val="24"/>
          </w:rPr>
          <w:delText xml:space="preserve"> </w:delText>
        </w:r>
      </w:del>
      <w:commentRangeStart w:id="103"/>
      <w:r>
        <w:rPr>
          <w:rFonts w:ascii="Times New Roman" w:hAnsi="Times New Roman"/>
          <w:color w:val="000000" w:themeColor="text1"/>
          <w:sz w:val="24"/>
          <w:szCs w:val="24"/>
        </w:rPr>
        <w:t xml:space="preserve">We </w:t>
      </w:r>
      <w:commentRangeStart w:id="104"/>
      <w:commentRangeStart w:id="105"/>
      <w:commentRangeStart w:id="106"/>
      <w:r w:rsidR="00885DE5" w:rsidRPr="00636C9B">
        <w:rPr>
          <w:rFonts w:ascii="Times New Roman" w:hAnsi="Times New Roman"/>
          <w:color w:val="000000" w:themeColor="text1"/>
          <w:sz w:val="24"/>
          <w:szCs w:val="24"/>
        </w:rPr>
        <w:t xml:space="preserve">accounted for varying length of months by multiplying each month’s death count by a factor that </w:t>
      </w:r>
      <w:r w:rsidR="00322FC6">
        <w:rPr>
          <w:rFonts w:ascii="Times New Roman" w:hAnsi="Times New Roman"/>
          <w:color w:val="000000" w:themeColor="text1"/>
          <w:sz w:val="24"/>
          <w:szCs w:val="24"/>
        </w:rPr>
        <w:t>made</w:t>
      </w:r>
      <w:r w:rsidR="00885DE5" w:rsidRPr="00636C9B">
        <w:rPr>
          <w:rFonts w:ascii="Times New Roman" w:hAnsi="Times New Roman"/>
          <w:color w:val="000000" w:themeColor="text1"/>
          <w:sz w:val="24"/>
          <w:szCs w:val="24"/>
        </w:rPr>
        <w:t xml:space="preserve"> it equivalent to a 31-day month.</w:t>
      </w:r>
      <w:commentRangeEnd w:id="104"/>
      <w:r>
        <w:rPr>
          <w:rStyle w:val="CommentReference"/>
          <w:rFonts w:asciiTheme="minorHAnsi" w:eastAsiaTheme="minorHAnsi" w:hAnsiTheme="minorHAnsi" w:cstheme="minorBidi"/>
        </w:rPr>
        <w:commentReference w:id="104"/>
      </w:r>
      <w:commentRangeEnd w:id="105"/>
      <w:r w:rsidR="00DD06A5">
        <w:rPr>
          <w:rStyle w:val="CommentReference"/>
          <w:rFonts w:asciiTheme="minorHAnsi" w:eastAsiaTheme="minorHAnsi" w:hAnsiTheme="minorHAnsi" w:cstheme="minorBidi"/>
        </w:rPr>
        <w:commentReference w:id="105"/>
      </w:r>
      <w:commentRangeEnd w:id="103"/>
      <w:commentRangeEnd w:id="106"/>
      <w:r w:rsidR="0065185D">
        <w:rPr>
          <w:rStyle w:val="CommentReference"/>
          <w:rFonts w:asciiTheme="minorHAnsi" w:eastAsiaTheme="minorHAnsi" w:hAnsiTheme="minorHAnsi" w:cstheme="minorBidi"/>
        </w:rPr>
        <w:commentReference w:id="106"/>
      </w:r>
      <w:r w:rsidR="0065185D">
        <w:rPr>
          <w:rStyle w:val="CommentReference"/>
          <w:rFonts w:asciiTheme="minorHAnsi" w:eastAsiaTheme="minorHAnsi" w:hAnsiTheme="minorHAnsi" w:cstheme="minorBidi"/>
        </w:rPr>
        <w:commentReference w:id="103"/>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0327F2B7" w:rsidR="00B950F6" w:rsidRDefault="00C845EF" w:rsidP="00D76DF7">
      <w:pPr>
        <w:spacing w:after="0" w:line="480" w:lineRule="auto"/>
        <w:jc w:val="both"/>
        <w:outlineLvl w:val="0"/>
        <w:rPr>
          <w:rFonts w:ascii="Times New Roman" w:eastAsiaTheme="minorHAnsi" w:hAnsi="Times New Roman"/>
          <w:sz w:val="24"/>
          <w:szCs w:val="24"/>
          <w:lang w:eastAsia="en-GB"/>
        </w:rPr>
      </w:pPr>
      <w:commentRangeStart w:id="107"/>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4018D">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6B32B1" w:rsidRPr="006B32B1">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commentRangeEnd w:id="107"/>
      <w:r w:rsidR="0065185D">
        <w:rPr>
          <w:rStyle w:val="CommentReference"/>
          <w:rFonts w:asciiTheme="minorHAnsi" w:eastAsiaTheme="minorHAnsi" w:hAnsiTheme="minorHAnsi" w:cstheme="minorBidi"/>
        </w:rPr>
        <w:commentReference w:id="107"/>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11560450" w14:textId="06355ABC" w:rsidR="001D59EC" w:rsidRDefault="007A322B" w:rsidP="00D76DF7">
      <w:pPr>
        <w:spacing w:after="0" w:line="480" w:lineRule="auto"/>
        <w:jc w:val="both"/>
        <w:outlineLvl w:val="0"/>
        <w:rPr>
          <w:ins w:id="108" w:author="Ezzati, Majid" w:date="2018-11-30T17:00:00Z"/>
          <w:rFonts w:ascii="Times New Roman" w:hAnsi="Times New Roman"/>
          <w:color w:val="000000" w:themeColor="text1"/>
          <w:sz w:val="24"/>
          <w:szCs w:val="24"/>
        </w:rPr>
      </w:pPr>
      <w:del w:id="109" w:author="Ezzati, Majid" w:date="2018-11-30T17:00:00Z">
        <w:r w:rsidDel="001D59EC">
          <w:rPr>
            <w:rFonts w:ascii="Times New Roman" w:eastAsiaTheme="minorHAnsi" w:hAnsi="Times New Roman"/>
            <w:sz w:val="24"/>
            <w:szCs w:val="24"/>
            <w:lang w:eastAsia="en-GB"/>
          </w:rPr>
          <w:delText xml:space="preserve">We </w:delText>
        </w:r>
        <w:r w:rsidR="005B4DFF" w:rsidDel="001D59EC">
          <w:rPr>
            <w:rFonts w:ascii="Times New Roman" w:eastAsiaTheme="minorHAnsi" w:hAnsi="Times New Roman"/>
            <w:sz w:val="24"/>
            <w:szCs w:val="24"/>
            <w:lang w:eastAsia="en-GB"/>
          </w:rPr>
          <w:delText>required</w:delText>
        </w:r>
        <w:r w:rsidDel="001D59EC">
          <w:rPr>
            <w:rFonts w:ascii="Times New Roman" w:eastAsiaTheme="minorHAnsi" w:hAnsi="Times New Roman"/>
            <w:sz w:val="24"/>
            <w:szCs w:val="24"/>
            <w:lang w:eastAsia="en-GB"/>
          </w:rPr>
          <w:delText xml:space="preserve"> a baseline of long-term temperatures for each state and month</w:delText>
        </w:r>
        <w:r w:rsidR="00B2547D" w:rsidDel="001D59EC">
          <w:rPr>
            <w:rFonts w:ascii="Times New Roman" w:eastAsiaTheme="minorHAnsi" w:hAnsi="Times New Roman"/>
            <w:sz w:val="24"/>
            <w:szCs w:val="24"/>
            <w:lang w:eastAsia="en-GB"/>
          </w:rPr>
          <w:delText xml:space="preserve"> to measure </w:delText>
        </w:r>
        <w:r w:rsidR="00BC5E54" w:rsidDel="001D59EC">
          <w:rPr>
            <w:rFonts w:ascii="Times New Roman" w:eastAsiaTheme="minorHAnsi" w:hAnsi="Times New Roman"/>
            <w:sz w:val="24"/>
            <w:szCs w:val="24"/>
            <w:lang w:eastAsia="en-GB"/>
          </w:rPr>
          <w:delText>values</w:delText>
        </w:r>
        <w:r w:rsidR="00B2547D" w:rsidDel="001D59EC">
          <w:rPr>
            <w:rFonts w:ascii="Times New Roman" w:eastAsiaTheme="minorHAnsi" w:hAnsi="Times New Roman"/>
            <w:sz w:val="24"/>
            <w:szCs w:val="24"/>
            <w:lang w:eastAsia="en-GB"/>
          </w:rPr>
          <w:delText xml:space="preserve"> against</w:delText>
        </w:r>
        <w:r w:rsidR="001C608C" w:rsidDel="001D59EC">
          <w:rPr>
            <w:rFonts w:ascii="Times New Roman" w:eastAsiaTheme="minorHAnsi" w:hAnsi="Times New Roman"/>
            <w:sz w:val="24"/>
            <w:szCs w:val="24"/>
            <w:lang w:eastAsia="en-GB"/>
          </w:rPr>
          <w:delText>.</w:delText>
        </w:r>
      </w:del>
      <w:ins w:id="110" w:author="Ezzati, Majid" w:date="2018-11-30T17:00:00Z">
        <w:r w:rsidR="001D59EC">
          <w:rPr>
            <w:rFonts w:ascii="Times New Roman" w:eastAsiaTheme="minorHAnsi" w:hAnsi="Times New Roman"/>
            <w:sz w:val="24"/>
            <w:szCs w:val="24"/>
            <w:lang w:eastAsia="en-GB"/>
          </w:rPr>
          <w:t xml:space="preserve">To calculate </w:t>
        </w:r>
        <w:r w:rsidR="001D59EC">
          <w:rPr>
            <w:rFonts w:ascii="Times New Roman" w:hAnsi="Times New Roman"/>
            <w:color w:val="000000" w:themeColor="text1"/>
            <w:sz w:val="24"/>
            <w:szCs w:val="24"/>
          </w:rPr>
          <w:t>state-month temperature anomaly</w:t>
        </w:r>
      </w:ins>
      <w:ins w:id="111" w:author="Ezzati, Majid" w:date="2018-11-30T17:01:00Z">
        <w:r w:rsidR="001D59EC">
          <w:rPr>
            <w:rFonts w:ascii="Times New Roman" w:hAnsi="Times New Roman"/>
            <w:color w:val="000000" w:themeColor="text1"/>
            <w:sz w:val="24"/>
            <w:szCs w:val="24"/>
          </w:rPr>
          <w:t xml:space="preserve"> we subtracted the </w:t>
        </w:r>
      </w:ins>
      <w:ins w:id="112" w:author="Ezzati, Majid" w:date="2018-11-30T17:03:00Z">
        <w:r w:rsidR="001D59EC">
          <w:rPr>
            <w:rFonts w:ascii="Times New Roman" w:hAnsi="Times New Roman"/>
            <w:color w:val="000000" w:themeColor="text1"/>
            <w:sz w:val="24"/>
            <w:szCs w:val="24"/>
          </w:rPr>
          <w:t>monthly average t</w:t>
        </w:r>
      </w:ins>
    </w:p>
    <w:p w14:paraId="2F36AB07" w14:textId="77777777" w:rsidR="001D59EC" w:rsidRDefault="001D59EC" w:rsidP="00D76DF7">
      <w:pPr>
        <w:spacing w:after="0" w:line="480" w:lineRule="auto"/>
        <w:jc w:val="both"/>
        <w:outlineLvl w:val="0"/>
        <w:rPr>
          <w:ins w:id="113" w:author="Ezzati, Majid" w:date="2018-11-30T17:00:00Z"/>
          <w:rFonts w:ascii="Times New Roman" w:hAnsi="Times New Roman"/>
          <w:color w:val="000000" w:themeColor="text1"/>
          <w:sz w:val="24"/>
          <w:szCs w:val="24"/>
        </w:rPr>
      </w:pPr>
    </w:p>
    <w:p w14:paraId="2DAD3CB1" w14:textId="55114473" w:rsidR="00C845EF" w:rsidRPr="00636C9B" w:rsidRDefault="008A7B5B" w:rsidP="001D59EC">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 </w:t>
      </w:r>
      <w:moveFromRangeStart w:id="114" w:author="Ezzati, Majid" w:date="2018-11-30T17:00:00Z" w:name="move531360570"/>
      <w:moveFrom w:id="115" w:author="Ezzati, Majid" w:date="2018-11-30T17:00:00Z">
        <w:r w:rsidDel="001D59EC">
          <w:rPr>
            <w:rFonts w:ascii="Times New Roman" w:eastAsiaTheme="minorHAnsi" w:hAnsi="Times New Roman"/>
            <w:sz w:val="24"/>
            <w:szCs w:val="24"/>
            <w:lang w:eastAsia="en-GB"/>
          </w:rPr>
          <w:t xml:space="preserve">These values </w:t>
        </w:r>
        <w:r w:rsidR="00450FA1" w:rsidDel="001D59EC">
          <w:rPr>
            <w:rFonts w:ascii="Times New Roman" w:eastAsiaTheme="minorHAnsi" w:hAnsi="Times New Roman"/>
            <w:sz w:val="24"/>
            <w:szCs w:val="24"/>
            <w:lang w:eastAsia="en-GB"/>
          </w:rPr>
          <w:t>can be different even for neighbouring months in the same state</w:t>
        </w:r>
        <w:r w:rsidR="00D86FFA" w:rsidDel="001D59EC">
          <w:rPr>
            <w:rFonts w:ascii="Times New Roman" w:eastAsiaTheme="minorHAnsi" w:hAnsi="Times New Roman"/>
            <w:sz w:val="24"/>
            <w:szCs w:val="24"/>
            <w:lang w:eastAsia="en-GB"/>
          </w:rPr>
          <w:t>, or neighbouring states in the same month</w:t>
        </w:r>
        <w:r w:rsidR="00802A0B" w:rsidDel="001D59EC">
          <w:rPr>
            <w:rFonts w:ascii="Times New Roman" w:eastAsiaTheme="minorHAnsi" w:hAnsi="Times New Roman"/>
            <w:sz w:val="24"/>
            <w:szCs w:val="24"/>
            <w:lang w:eastAsia="en-GB"/>
          </w:rPr>
          <w:t>, and represent monthly acclimatisation temperatures in each state</w:t>
        </w:r>
        <w:r w:rsidR="00A84DE4" w:rsidDel="001D59EC">
          <w:rPr>
            <w:rFonts w:ascii="Times New Roman" w:eastAsiaTheme="minorHAnsi" w:hAnsi="Times New Roman"/>
            <w:sz w:val="24"/>
            <w:szCs w:val="24"/>
            <w:lang w:eastAsia="en-GB"/>
          </w:rPr>
          <w:t>.</w:t>
        </w:r>
        <w:commentRangeStart w:id="116"/>
        <w:commentRangeStart w:id="117"/>
        <w:r w:rsidR="00A84DE4" w:rsidDel="001D59EC">
          <w:rPr>
            <w:rFonts w:ascii="Times New Roman" w:eastAsiaTheme="minorHAnsi" w:hAnsi="Times New Roman"/>
            <w:sz w:val="24"/>
            <w:szCs w:val="24"/>
            <w:lang w:eastAsia="en-GB"/>
          </w:rPr>
          <w:t xml:space="preserve"> </w:t>
        </w:r>
      </w:moveFrom>
      <w:moveFromRangeEnd w:id="114"/>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018D">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6B32B1" w:rsidRPr="006B32B1">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 xml:space="preserve">rom </w:t>
      </w:r>
      <w:r w:rsidR="00901409">
        <w:rPr>
          <w:rFonts w:ascii="Times New Roman" w:eastAsiaTheme="minorHAnsi" w:hAnsi="Times New Roman"/>
          <w:sz w:val="24"/>
          <w:szCs w:val="24"/>
          <w:lang w:eastAsia="en-GB"/>
        </w:rPr>
        <w:lastRenderedPageBreak/>
        <w:t>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118"/>
      <w:commentRangeStart w:id="119"/>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118"/>
      <w:r w:rsidR="00265FDC">
        <w:rPr>
          <w:rStyle w:val="CommentReference"/>
          <w:rFonts w:asciiTheme="minorHAnsi" w:eastAsiaTheme="minorHAnsi" w:hAnsiTheme="minorHAnsi" w:cstheme="minorBidi"/>
        </w:rPr>
        <w:commentReference w:id="118"/>
      </w:r>
      <w:commentRangeEnd w:id="119"/>
      <w:r w:rsidR="00265FDC">
        <w:rPr>
          <w:rStyle w:val="CommentReference"/>
          <w:rFonts w:asciiTheme="minorHAnsi" w:eastAsiaTheme="minorHAnsi" w:hAnsiTheme="minorHAnsi" w:cstheme="minorBidi"/>
        </w:rPr>
        <w:commentReference w:id="119"/>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commentRangeEnd w:id="116"/>
      <w:r w:rsidR="001D59EC">
        <w:rPr>
          <w:rStyle w:val="CommentReference"/>
          <w:rFonts w:asciiTheme="minorHAnsi" w:eastAsiaTheme="minorHAnsi" w:hAnsiTheme="minorHAnsi" w:cstheme="minorBidi"/>
        </w:rPr>
        <w:commentReference w:id="116"/>
      </w:r>
      <w:commentRangeEnd w:id="117"/>
      <w:r w:rsidR="00C56F01">
        <w:rPr>
          <w:rStyle w:val="CommentReference"/>
          <w:rFonts w:asciiTheme="minorHAnsi" w:eastAsiaTheme="minorHAnsi" w:hAnsiTheme="minorHAnsi" w:cstheme="minorBidi"/>
        </w:rPr>
        <w:commentReference w:id="117"/>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 xml:space="preserve">The temperature anomaly </w:t>
      </w:r>
      <w:del w:id="120" w:author="Ezzati, Majid" w:date="2018-12-01T01:21:00Z">
        <w:r w:rsidR="00B54E6E" w:rsidDel="007E74BD">
          <w:rPr>
            <w:rFonts w:ascii="Times New Roman" w:eastAsiaTheme="minorHAnsi" w:hAnsi="Times New Roman"/>
            <w:sz w:val="24"/>
            <w:szCs w:val="24"/>
            <w:lang w:eastAsia="en-GB"/>
          </w:rPr>
          <w:delText>can be thought of as whether,</w:delText>
        </w:r>
      </w:del>
      <w:ins w:id="121" w:author="Ezzati, Majid" w:date="2018-12-01T01:21:00Z">
        <w:r w:rsidR="007E74BD">
          <w:rPr>
            <w:rFonts w:ascii="Times New Roman" w:eastAsiaTheme="minorHAnsi" w:hAnsi="Times New Roman"/>
            <w:sz w:val="24"/>
            <w:szCs w:val="24"/>
            <w:lang w:eastAsia="en-GB"/>
          </w:rPr>
          <w:t>measures the extent that</w:t>
        </w:r>
      </w:ins>
      <w:r w:rsidR="00B54E6E">
        <w:rPr>
          <w:rFonts w:ascii="Times New Roman" w:eastAsiaTheme="minorHAnsi" w:hAnsi="Times New Roman"/>
          <w:sz w:val="24"/>
          <w:szCs w:val="24"/>
          <w:lang w:eastAsia="en-GB"/>
        </w:rPr>
        <w:t xml:space="preserve"> </w:t>
      </w:r>
      <w:ins w:id="122" w:author="Ezzati, Majid" w:date="2018-12-01T01:21:00Z">
        <w:r w:rsidR="007E74BD">
          <w:rPr>
            <w:rFonts w:ascii="Times New Roman" w:eastAsiaTheme="minorHAnsi" w:hAnsi="Times New Roman"/>
            <w:sz w:val="24"/>
            <w:szCs w:val="24"/>
            <w:lang w:eastAsia="en-GB"/>
          </w:rPr>
          <w:t xml:space="preserve">temperature experienced </w:t>
        </w:r>
      </w:ins>
      <w:del w:id="123" w:author="Ezzati, Majid" w:date="2018-12-01T01:21:00Z">
        <w:r w:rsidR="00B54E6E" w:rsidDel="007E74BD">
          <w:rPr>
            <w:rFonts w:ascii="Times New Roman" w:eastAsiaTheme="minorHAnsi" w:hAnsi="Times New Roman"/>
            <w:sz w:val="24"/>
            <w:szCs w:val="24"/>
            <w:lang w:eastAsia="en-GB"/>
          </w:rPr>
          <w:delText xml:space="preserve">for </w:delText>
        </w:r>
      </w:del>
      <w:ins w:id="124" w:author="Ezzati, Majid" w:date="2018-12-01T01:21:00Z">
        <w:r w:rsidR="007E74BD">
          <w:rPr>
            <w:rFonts w:ascii="Times New Roman" w:eastAsiaTheme="minorHAnsi" w:hAnsi="Times New Roman"/>
            <w:sz w:val="24"/>
            <w:szCs w:val="24"/>
            <w:lang w:eastAsia="en-GB"/>
          </w:rPr>
          <w:t xml:space="preserve">in </w:t>
        </w:r>
      </w:ins>
      <w:r w:rsidR="00B54E6E">
        <w:rPr>
          <w:rFonts w:ascii="Times New Roman" w:eastAsiaTheme="minorHAnsi" w:hAnsi="Times New Roman"/>
          <w:sz w:val="24"/>
          <w:szCs w:val="24"/>
          <w:lang w:eastAsia="en-GB"/>
        </w:rPr>
        <w:t>a specific month</w:t>
      </w:r>
      <w:ins w:id="125" w:author="Ezzati, Majid" w:date="2018-12-01T01:21:00Z">
        <w:r w:rsidR="007E74BD">
          <w:rPr>
            <w:rFonts w:ascii="Times New Roman" w:eastAsiaTheme="minorHAnsi" w:hAnsi="Times New Roman"/>
            <w:sz w:val="24"/>
            <w:szCs w:val="24"/>
            <w:lang w:eastAsia="en-GB"/>
          </w:rPr>
          <w:t>, year and</w:t>
        </w:r>
      </w:ins>
      <w:r w:rsidR="00B54E6E">
        <w:rPr>
          <w:rFonts w:ascii="Times New Roman" w:eastAsiaTheme="minorHAnsi" w:hAnsi="Times New Roman"/>
          <w:sz w:val="24"/>
          <w:szCs w:val="24"/>
          <w:lang w:eastAsia="en-GB"/>
        </w:rPr>
        <w:t xml:space="preserve"> </w:t>
      </w:r>
      <w:del w:id="126" w:author="Ezzati, Majid" w:date="2018-12-01T01:21:00Z">
        <w:r w:rsidR="00B54E6E" w:rsidDel="007E74BD">
          <w:rPr>
            <w:rFonts w:ascii="Times New Roman" w:eastAsiaTheme="minorHAnsi" w:hAnsi="Times New Roman"/>
            <w:sz w:val="24"/>
            <w:szCs w:val="24"/>
            <w:lang w:eastAsia="en-GB"/>
          </w:rPr>
          <w:delText xml:space="preserve">in a specific year in a specific </w:delText>
        </w:r>
      </w:del>
      <w:proofErr w:type="spellStart"/>
      <w:r w:rsidR="00B54E6E">
        <w:rPr>
          <w:rFonts w:ascii="Times New Roman" w:eastAsiaTheme="minorHAnsi" w:hAnsi="Times New Roman"/>
          <w:sz w:val="24"/>
          <w:szCs w:val="24"/>
          <w:lang w:eastAsia="en-GB"/>
        </w:rPr>
        <w:t>state</w:t>
      </w:r>
      <w:del w:id="127" w:author="Ezzati, Majid" w:date="2018-12-01T01:21:00Z">
        <w:r w:rsidR="00B54E6E" w:rsidDel="007E74BD">
          <w:rPr>
            <w:rFonts w:ascii="Times New Roman" w:eastAsiaTheme="minorHAnsi" w:hAnsi="Times New Roman"/>
            <w:sz w:val="24"/>
            <w:szCs w:val="24"/>
            <w:lang w:eastAsia="en-GB"/>
          </w:rPr>
          <w:delText xml:space="preserve">, the temperature experienced </w:delText>
        </w:r>
      </w:del>
      <w:r w:rsidR="00B54E6E">
        <w:rPr>
          <w:rFonts w:ascii="Times New Roman" w:eastAsiaTheme="minorHAnsi" w:hAnsi="Times New Roman"/>
          <w:sz w:val="24"/>
          <w:szCs w:val="24"/>
          <w:lang w:eastAsia="en-GB"/>
        </w:rPr>
        <w:t>is</w:t>
      </w:r>
      <w:proofErr w:type="spellEnd"/>
      <w:r w:rsidR="00B54E6E">
        <w:rPr>
          <w:rFonts w:ascii="Times New Roman" w:eastAsiaTheme="minorHAnsi" w:hAnsi="Times New Roman"/>
          <w:sz w:val="24"/>
          <w:szCs w:val="24"/>
          <w:lang w:eastAsia="en-GB"/>
        </w:rPr>
        <w:t xml:space="preserve"> warmer or cooler than the long-term average</w:t>
      </w:r>
      <w:ins w:id="128" w:author="Ezzati, Majid" w:date="2018-11-30T17:16:00Z">
        <w:r w:rsidR="008D0988">
          <w:rPr>
            <w:rFonts w:ascii="Times New Roman" w:eastAsiaTheme="minorHAnsi" w:hAnsi="Times New Roman"/>
            <w:sz w:val="24"/>
            <w:szCs w:val="24"/>
            <w:lang w:eastAsia="en-GB"/>
          </w:rPr>
          <w:t>, to which the population of each state has acclimatised</w:t>
        </w:r>
      </w:ins>
      <w:r w:rsidR="00B54E6E">
        <w:rPr>
          <w:rFonts w:ascii="Times New Roman" w:eastAsiaTheme="minorHAnsi" w:hAnsi="Times New Roman"/>
          <w:sz w:val="24"/>
          <w:szCs w:val="24"/>
          <w:lang w:eastAsia="en-GB"/>
        </w:rPr>
        <w:t>.</w:t>
      </w:r>
      <w:r w:rsidR="005D75D9">
        <w:rPr>
          <w:rFonts w:ascii="Times New Roman" w:eastAsiaTheme="minorHAnsi" w:hAnsi="Times New Roman"/>
          <w:sz w:val="24"/>
          <w:szCs w:val="24"/>
          <w:lang w:eastAsia="en-GB"/>
        </w:rPr>
        <w:t xml:space="preserve"> </w:t>
      </w:r>
      <w:moveToRangeStart w:id="129" w:author="Ezzati, Majid" w:date="2018-11-30T17:00:00Z" w:name="move531360570"/>
      <w:moveTo w:id="130" w:author="Ezzati, Majid" w:date="2018-11-30T17:00:00Z">
        <w:r w:rsidR="001D59EC">
          <w:rPr>
            <w:rFonts w:ascii="Times New Roman" w:eastAsiaTheme="minorHAnsi" w:hAnsi="Times New Roman"/>
            <w:sz w:val="24"/>
            <w:szCs w:val="24"/>
            <w:lang w:eastAsia="en-GB"/>
          </w:rPr>
          <w:t xml:space="preserve">These values can be different even for neighbouring months in the same state, </w:t>
        </w:r>
        <w:del w:id="131" w:author="Ezzati, Majid" w:date="2018-11-30T17:17:00Z">
          <w:r w:rsidR="001D59EC" w:rsidDel="008D0988">
            <w:rPr>
              <w:rFonts w:ascii="Times New Roman" w:eastAsiaTheme="minorHAnsi" w:hAnsi="Times New Roman"/>
              <w:sz w:val="24"/>
              <w:szCs w:val="24"/>
              <w:lang w:eastAsia="en-GB"/>
            </w:rPr>
            <w:delText>or</w:delText>
          </w:r>
        </w:del>
      </w:moveTo>
      <w:ins w:id="132" w:author="Ezzati, Majid" w:date="2018-11-30T17:17:00Z">
        <w:r w:rsidR="008D0988">
          <w:rPr>
            <w:rFonts w:ascii="Times New Roman" w:eastAsiaTheme="minorHAnsi" w:hAnsi="Times New Roman"/>
            <w:sz w:val="24"/>
            <w:szCs w:val="24"/>
            <w:lang w:eastAsia="en-GB"/>
          </w:rPr>
          <w:t>and</w:t>
        </w:r>
      </w:ins>
      <w:moveTo w:id="133" w:author="Ezzati, Majid" w:date="2018-11-30T17:00:00Z">
        <w:r w:rsidR="001D59EC">
          <w:rPr>
            <w:rFonts w:ascii="Times New Roman" w:eastAsiaTheme="minorHAnsi" w:hAnsi="Times New Roman"/>
            <w:sz w:val="24"/>
            <w:szCs w:val="24"/>
            <w:lang w:eastAsia="en-GB"/>
          </w:rPr>
          <w:t xml:space="preserve"> neighbouring states in the same month</w:t>
        </w:r>
        <w:del w:id="134" w:author="Ezzati, Majid" w:date="2018-11-30T17:16:00Z">
          <w:r w:rsidR="001D59EC" w:rsidDel="008D0988">
            <w:rPr>
              <w:rFonts w:ascii="Times New Roman" w:eastAsiaTheme="minorHAnsi" w:hAnsi="Times New Roman"/>
              <w:sz w:val="24"/>
              <w:szCs w:val="24"/>
              <w:lang w:eastAsia="en-GB"/>
            </w:rPr>
            <w:delText>, and represent monthly acclimatisation temperatures in each state</w:delText>
          </w:r>
        </w:del>
        <w:r w:rsidR="001D59EC">
          <w:rPr>
            <w:rFonts w:ascii="Times New Roman" w:eastAsiaTheme="minorHAnsi" w:hAnsi="Times New Roman"/>
            <w:sz w:val="24"/>
            <w:szCs w:val="24"/>
            <w:lang w:eastAsia="en-GB"/>
          </w:rPr>
          <w:t>.</w:t>
        </w:r>
      </w:moveTo>
      <w:moveToRangeEnd w:id="129"/>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58E3FC23" w:rsidR="00416B2F" w:rsidRDefault="00587C72" w:rsidP="00D76DF7">
      <w:pPr>
        <w:spacing w:after="0" w:line="480" w:lineRule="auto"/>
        <w:jc w:val="both"/>
        <w:outlineLvl w:val="0"/>
        <w:rPr>
          <w:rFonts w:ascii="Times New Roman" w:hAnsi="Times New Roman"/>
          <w:sz w:val="24"/>
          <w:szCs w:val="24"/>
        </w:rPr>
      </w:pPr>
      <w:commentRangeStart w:id="135"/>
      <w:r>
        <w:rPr>
          <w:rFonts w:ascii="Times New Roman" w:hAnsi="Times New Roman"/>
          <w:sz w:val="24"/>
          <w:szCs w:val="24"/>
        </w:rPr>
        <w:t xml:space="preserve">In </w:t>
      </w:r>
      <w:proofErr w:type="gramStart"/>
      <w:r>
        <w:rPr>
          <w:rFonts w:ascii="Times New Roman" w:hAnsi="Times New Roman"/>
          <w:sz w:val="24"/>
          <w:szCs w:val="24"/>
        </w:rPr>
        <w:t>addition</w:t>
      </w:r>
      <w:proofErr w:type="gramEnd"/>
      <w:r>
        <w:rPr>
          <w:rFonts w:ascii="Times New Roman" w:hAnsi="Times New Roman"/>
          <w:sz w:val="24"/>
          <w:szCs w:val="24"/>
        </w:rPr>
        <w:t xml:space="preserve">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 xml:space="preserve">based on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proofErr w:type="gramStart"/>
      <w:r w:rsidR="00BF2AE2">
        <w:rPr>
          <w:rFonts w:ascii="Times New Roman" w:hAnsi="Times New Roman"/>
          <w:sz w:val="24"/>
          <w:szCs w:val="24"/>
        </w:rPr>
        <w:t xml:space="preserve">similar </w:t>
      </w:r>
      <w:r w:rsidR="00252CDC">
        <w:rPr>
          <w:rFonts w:ascii="Times New Roman" w:hAnsi="Times New Roman"/>
          <w:sz w:val="24"/>
          <w:szCs w:val="24"/>
        </w:rPr>
        <w:t>to</w:t>
      </w:r>
      <w:proofErr w:type="gramEnd"/>
      <w:r w:rsidR="00252CDC">
        <w:rPr>
          <w:rFonts w:ascii="Times New Roman" w:hAnsi="Times New Roman"/>
          <w:sz w:val="24"/>
          <w:szCs w:val="24"/>
        </w:rPr>
        <w:t xml:space="preserve">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collinearity of other measures with mean monthly temperature.</w:t>
      </w:r>
      <w:commentRangeEnd w:id="135"/>
      <w:r w:rsidR="008D0988">
        <w:rPr>
          <w:rStyle w:val="CommentReference"/>
          <w:rFonts w:asciiTheme="minorHAnsi" w:eastAsiaTheme="minorHAnsi" w:hAnsiTheme="minorHAnsi" w:cstheme="minorBidi"/>
        </w:rPr>
        <w:commentReference w:id="135"/>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739849DA"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136"/>
      <w:commentRangeStart w:id="137"/>
      <w:r w:rsidR="0059454C">
        <w:rPr>
          <w:rFonts w:ascii="Times New Roman" w:hAnsi="Times New Roman"/>
          <w:color w:val="000000" w:themeColor="text1"/>
          <w:sz w:val="24"/>
          <w:szCs w:val="24"/>
        </w:rPr>
        <w:t xml:space="preserve">anomalous temperature </w:t>
      </w:r>
      <w:commentRangeEnd w:id="136"/>
      <w:r w:rsidR="004D2AEF">
        <w:rPr>
          <w:rStyle w:val="CommentReference"/>
          <w:rFonts w:asciiTheme="minorHAnsi" w:eastAsiaTheme="minorHAnsi" w:hAnsiTheme="minorHAnsi" w:cstheme="minorBidi"/>
        </w:rPr>
        <w:commentReference w:id="136"/>
      </w:r>
      <w:commentRangeEnd w:id="137"/>
      <w:r w:rsidR="007E74BD">
        <w:rPr>
          <w:rStyle w:val="CommentReference"/>
          <w:rFonts w:asciiTheme="minorHAnsi" w:eastAsiaTheme="minorHAnsi" w:hAnsiTheme="minorHAnsi" w:cstheme="minorBidi"/>
        </w:rPr>
        <w:commentReference w:id="137"/>
      </w:r>
      <w:r w:rsidR="0059454C">
        <w:rPr>
          <w:rFonts w:ascii="Times New Roman" w:hAnsi="Times New Roman"/>
          <w:color w:val="000000" w:themeColor="text1"/>
          <w:sz w:val="24"/>
          <w:szCs w:val="24"/>
        </w:rPr>
        <w:t>on injury deaths rates</w:t>
      </w:r>
      <w:del w:id="138" w:author="Ezzati, Majid" w:date="2018-12-01T01:22:00Z">
        <w:r w:rsidR="0059454C" w:rsidDel="007E74BD">
          <w:rPr>
            <w:rFonts w:ascii="Times New Roman" w:hAnsi="Times New Roman"/>
            <w:color w:val="000000" w:themeColor="text1"/>
            <w:sz w:val="24"/>
            <w:szCs w:val="24"/>
          </w:rPr>
          <w:delText xml:space="preserve"> at the state level</w:delText>
        </w:r>
      </w:del>
      <w:r w:rsidR="0059454C">
        <w:rPr>
          <w:rFonts w:ascii="Times New Roman" w:hAnsi="Times New Roman"/>
          <w:color w:val="000000" w:themeColor="text1"/>
          <w:sz w:val="24"/>
          <w:szCs w:val="24"/>
        </w:rPr>
        <w:t xml:space="preserve">. </w:t>
      </w:r>
      <w:commentRangeStart w:id="139"/>
      <w:r w:rsidR="0059454C">
        <w:rPr>
          <w:rFonts w:ascii="Times New Roman" w:hAnsi="Times New Roman"/>
          <w:color w:val="000000" w:themeColor="text1"/>
          <w:sz w:val="24"/>
          <w:szCs w:val="24"/>
        </w:rPr>
        <w:t xml:space="preserve">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commentRangeEnd w:id="139"/>
      <w:r w:rsidR="007E74BD">
        <w:rPr>
          <w:rStyle w:val="CommentReference"/>
          <w:rFonts w:asciiTheme="minorHAnsi" w:eastAsiaTheme="minorHAnsi" w:hAnsiTheme="minorHAnsi" w:cstheme="minorBidi"/>
        </w:rPr>
        <w:commentReference w:id="139"/>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w:t>
      </w:r>
      <w:r w:rsidR="0000416A">
        <w:rPr>
          <w:rFonts w:ascii="Times New Roman" w:hAnsi="Times New Roman"/>
          <w:color w:val="000000" w:themeColor="text1"/>
          <w:sz w:val="24"/>
          <w:szCs w:val="24"/>
        </w:rPr>
        <w:lastRenderedPageBreak/>
        <w:t xml:space="preserve">also) because </w:t>
      </w:r>
      <w:ins w:id="140" w:author="Ezzati, Majid" w:date="2018-12-01T01:23:00Z">
        <w:r w:rsidR="007E74BD">
          <w:rPr>
            <w:rFonts w:ascii="Times New Roman" w:hAnsi="Times New Roman"/>
            <w:color w:val="000000" w:themeColor="text1"/>
            <w:sz w:val="24"/>
            <w:szCs w:val="24"/>
          </w:rPr>
          <w:t xml:space="preserve">injury </w:t>
        </w:r>
      </w:ins>
      <w:r w:rsidR="0000416A">
        <w:rPr>
          <w:rFonts w:ascii="Times New Roman" w:hAnsi="Times New Roman"/>
          <w:color w:val="000000" w:themeColor="text1"/>
          <w:sz w:val="24"/>
          <w:szCs w:val="24"/>
        </w:rPr>
        <w:t xml:space="preserve">deaths rates vary by age group and sex, as might their associations with </w:t>
      </w:r>
      <w:del w:id="141" w:author="Ezzati, Majid" w:date="2018-12-01T01:23:00Z">
        <w:r w:rsidR="008A5971" w:rsidDel="007E74BD">
          <w:rPr>
            <w:rFonts w:ascii="Times New Roman" w:hAnsi="Times New Roman"/>
            <w:color w:val="000000" w:themeColor="text1"/>
            <w:sz w:val="24"/>
            <w:szCs w:val="24"/>
          </w:rPr>
          <w:delText>typ</w:delText>
        </w:r>
        <w:r w:rsidR="002D7AC2" w:rsidDel="007E74BD">
          <w:rPr>
            <w:rFonts w:ascii="Times New Roman" w:hAnsi="Times New Roman"/>
            <w:color w:val="000000" w:themeColor="text1"/>
            <w:sz w:val="24"/>
            <w:szCs w:val="24"/>
          </w:rPr>
          <w:delText>e</w:delText>
        </w:r>
        <w:r w:rsidR="0000416A" w:rsidDel="007E74BD">
          <w:rPr>
            <w:rFonts w:ascii="Times New Roman" w:hAnsi="Times New Roman"/>
            <w:color w:val="000000" w:themeColor="text1"/>
            <w:sz w:val="24"/>
            <w:szCs w:val="24"/>
          </w:rPr>
          <w:delText xml:space="preserve"> of injury and </w:delText>
        </w:r>
      </w:del>
      <w:r w:rsidR="0000416A">
        <w:rPr>
          <w:rFonts w:ascii="Times New Roman" w:hAnsi="Times New Roman"/>
          <w:color w:val="000000" w:themeColor="text1"/>
          <w:sz w:val="24"/>
          <w:szCs w:val="24"/>
        </w:rPr>
        <w:t>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commentRangeStart w:id="142"/>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rFonts w:ascii="Times New Roman" w:hAnsi="Times New Roman"/>
          <w:sz w:val="24"/>
          <w:szCs w:val="24"/>
        </w:rPr>
      </w:pPr>
      <w:proofErr w:type="gramStart"/>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p>
    <w:p w14:paraId="5399A156" w14:textId="1F4CB606" w:rsidR="000B7F6A"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p>
    <w:p w14:paraId="42992391" w14:textId="7BBAA809" w:rsidR="003542CE"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p>
    <w:p w14:paraId="5BB789BB" w14:textId="68E5777B" w:rsidR="002C0846" w:rsidRPr="000250EE" w:rsidRDefault="000B7F6A" w:rsidP="00843ACB">
      <w:pPr>
        <w:spacing w:after="0" w:line="24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007C014B" w:rsidRPr="000250EE">
        <w:rPr>
          <w:rFonts w:ascii="Times New Roman" w:hAnsi="Times New Roman"/>
          <w:sz w:val="24"/>
          <w:szCs w:val="24"/>
        </w:rPr>
        <w:t>+</w:t>
      </w:r>
    </w:p>
    <w:p w14:paraId="36974A32" w14:textId="77777777" w:rsidR="00650BAB" w:rsidRPr="000250EE" w:rsidRDefault="002C0846" w:rsidP="00843ACB">
      <w:pPr>
        <w:pStyle w:val="SMHeading"/>
        <w:jc w:val="both"/>
        <w:rPr>
          <w:b w:val="0"/>
        </w:rPr>
      </w:pPr>
      <w:r w:rsidRPr="000250EE">
        <w:rPr>
          <w:vertAlign w:val="subscript"/>
        </w:rPr>
        <w:tab/>
      </w:r>
      <w:r w:rsidRPr="000250EE">
        <w:rPr>
          <w:vertAlign w:val="subscript"/>
        </w:rPr>
        <w:tab/>
      </w:r>
      <w:r w:rsidRPr="000250EE">
        <w:rPr>
          <w:vertAlign w:val="subscript"/>
        </w:rPr>
        <w:tab/>
      </w:r>
      <w:r w:rsidRPr="000250EE">
        <w:rPr>
          <w:vertAlign w:val="subscript"/>
        </w:rPr>
        <w:tab/>
      </w:r>
      <w:proofErr w:type="spellStart"/>
      <w:r w:rsidR="00650BAB" w:rsidRPr="0015113F">
        <w:t>ɛ</w:t>
      </w:r>
      <w:r w:rsidR="00650BAB" w:rsidRPr="0015113F">
        <w:rPr>
          <w:vertAlign w:val="subscript"/>
        </w:rPr>
        <w:t>state</w:t>
      </w:r>
      <w:proofErr w:type="spellEnd"/>
      <w:r w:rsidR="00650BAB" w:rsidRPr="0015113F">
        <w:rPr>
          <w:vertAlign w:val="subscript"/>
        </w:rPr>
        <w:t>-month-year</w:t>
      </w:r>
      <w:r w:rsidR="00650BAB" w:rsidRPr="000250EE">
        <w:rPr>
          <w:b w:val="0"/>
        </w:rPr>
        <w:t xml:space="preserve"> +</w:t>
      </w:r>
    </w:p>
    <w:p w14:paraId="65CB393A" w14:textId="2F909107" w:rsidR="002C0846" w:rsidRPr="0015113F" w:rsidRDefault="002C0846" w:rsidP="000250EE">
      <w:pPr>
        <w:pStyle w:val="SMHeading"/>
        <w:ind w:left="2160" w:firstLine="720"/>
        <w:jc w:val="both"/>
      </w:pPr>
      <w:commentRangeStart w:id="143"/>
      <w:proofErr w:type="spellStart"/>
      <w:r w:rsidRPr="000250EE">
        <w:rPr>
          <w:b w:val="0"/>
        </w:rPr>
        <w:t>γ</w:t>
      </w:r>
      <w:r w:rsidR="0042446C" w:rsidRPr="000250EE">
        <w:rPr>
          <w:b w:val="0"/>
          <w:vertAlign w:val="subscript"/>
        </w:rPr>
        <w:t>month</w:t>
      </w:r>
      <w:r w:rsidRPr="000250EE">
        <w:rPr>
          <w:b w:val="0"/>
        </w:rPr>
        <w:t>·Anomaly</w:t>
      </w:r>
      <w:r w:rsidRPr="000250EE">
        <w:rPr>
          <w:b w:val="0"/>
          <w:vertAlign w:val="subscript"/>
        </w:rPr>
        <w:t>state-month</w:t>
      </w:r>
      <w:proofErr w:type="spellEnd"/>
      <w:r w:rsidR="007C014B" w:rsidRPr="000250EE">
        <w:rPr>
          <w:b w:val="0"/>
          <w:vertAlign w:val="subscript"/>
        </w:rPr>
        <w:t xml:space="preserve"> </w:t>
      </w:r>
      <w:commentRangeEnd w:id="143"/>
      <w:r w:rsidR="00650BAB" w:rsidRPr="000250EE">
        <w:rPr>
          <w:rStyle w:val="CommentReference"/>
          <w:rFonts w:asciiTheme="minorHAnsi" w:eastAsiaTheme="minorHAnsi" w:hAnsiTheme="minorHAnsi" w:cstheme="minorBidi"/>
          <w:b w:val="0"/>
          <w:bCs w:val="0"/>
          <w:kern w:val="0"/>
          <w:sz w:val="24"/>
          <w:szCs w:val="24"/>
          <w:lang w:val="en-GB"/>
        </w:rPr>
        <w:commentReference w:id="143"/>
      </w:r>
    </w:p>
    <w:p w14:paraId="797DE730" w14:textId="41736CEE"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0DF4328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7</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lastRenderedPageBreak/>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instrText>
      </w:r>
      <w:r w:rsidR="006E0233">
        <w:rPr>
          <w:rFonts w:ascii="Times New Roman" w:hAnsi="Times New Roman"/>
          <w:sz w:val="24"/>
          <w:szCs w:val="24"/>
        </w:rPr>
        <w:fldChar w:fldCharType="separate"/>
      </w:r>
      <w:r w:rsidR="006B32B1" w:rsidRPr="006B32B1">
        <w:rPr>
          <w:rFonts w:ascii="Times New Roman" w:hAnsi="Times New Roman"/>
          <w:noProof/>
          <w:sz w:val="24"/>
          <w:szCs w:val="24"/>
          <w:vertAlign w:val="superscript"/>
        </w:rPr>
        <w:t>19</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44"/>
      <w:commentRangeStart w:id="145"/>
      <w:commentRangeStart w:id="146"/>
      <w:r w:rsidR="007A53AC" w:rsidRPr="00636C9B">
        <w:rPr>
          <w:rFonts w:ascii="Times New Roman" w:hAnsi="Times New Roman"/>
          <w:color w:val="000000" w:themeColor="text1"/>
          <w:sz w:val="24"/>
          <w:szCs w:val="24"/>
        </w:rPr>
        <w:t>January</w:t>
      </w:r>
      <w:commentRangeEnd w:id="145"/>
      <w:r w:rsidR="00105569">
        <w:rPr>
          <w:rStyle w:val="CommentReference"/>
          <w:rFonts w:asciiTheme="minorHAnsi" w:eastAsiaTheme="minorHAnsi" w:hAnsiTheme="minorHAnsi" w:cstheme="minorBidi"/>
        </w:rPr>
        <w:commentReference w:id="144"/>
      </w:r>
      <w:commentRangeEnd w:id="144"/>
      <w:r w:rsidR="006C3AFE">
        <w:rPr>
          <w:rStyle w:val="CommentReference"/>
          <w:rFonts w:asciiTheme="minorHAnsi" w:eastAsiaTheme="minorHAnsi" w:hAnsiTheme="minorHAnsi" w:cstheme="minorBidi"/>
        </w:rPr>
        <w:commentReference w:id="145"/>
      </w:r>
      <w:commentRangeEnd w:id="146"/>
      <w:r w:rsidR="00105569">
        <w:rPr>
          <w:rStyle w:val="CommentReference"/>
          <w:rFonts w:asciiTheme="minorHAnsi" w:eastAsiaTheme="minorHAnsi" w:hAnsiTheme="minorHAnsi" w:cstheme="minorBidi"/>
        </w:rPr>
        <w:commentReference w:id="146"/>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DF168E1"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20</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F981FAE"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r w:rsidR="00252CDC">
        <w:rPr>
          <w:rFonts w:ascii="Times New Roman" w:hAnsi="Times New Roman"/>
          <w:color w:val="000000" w:themeColor="text1"/>
          <w:sz w:val="24"/>
          <w:szCs w:val="24"/>
        </w:rPr>
        <w:t xml:space="preserve">state-month </w:t>
      </w:r>
      <w:r w:rsidR="00B66E0D" w:rsidRPr="00284EE0">
        <w:rPr>
          <w:rFonts w:ascii="Times New Roman" w:hAnsi="Times New Roman"/>
          <w:color w:val="000000" w:themeColor="text1"/>
          <w:sz w:val="24"/>
          <w:szCs w:val="24"/>
        </w:rPr>
        <w:t>temperature anomaly</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proofErr w:type="spellEnd"/>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proofErr w:type="spellStart"/>
      <w:r w:rsidR="001279A6" w:rsidRPr="00843ACB">
        <w:rPr>
          <w:rFonts w:ascii="Times New Roman" w:hAnsi="Times New Roman"/>
          <w:sz w:val="24"/>
          <w:szCs w:val="24"/>
        </w:rPr>
        <w:t>γ</w:t>
      </w:r>
      <w:r w:rsidR="00252CDC" w:rsidRPr="00277948">
        <w:rPr>
          <w:rFonts w:ascii="Times New Roman" w:hAnsi="Times New Roman"/>
          <w:sz w:val="24"/>
          <w:szCs w:val="24"/>
          <w:vertAlign w:val="subscript"/>
        </w:rPr>
        <w:t>month</w:t>
      </w:r>
      <w:proofErr w:type="spellEnd"/>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42"/>
      <w:r w:rsidR="007E74BD">
        <w:rPr>
          <w:rStyle w:val="CommentReference"/>
          <w:rFonts w:asciiTheme="minorHAnsi" w:eastAsiaTheme="minorHAnsi" w:hAnsiTheme="minorHAnsi" w:cstheme="minorBidi"/>
        </w:rPr>
        <w:commentReference w:id="142"/>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54C23BF2" w:rsidR="00953E3D" w:rsidRDefault="00953E3D" w:rsidP="00953E3D">
      <w:pPr>
        <w:spacing w:after="0" w:line="480" w:lineRule="auto"/>
        <w:jc w:val="both"/>
        <w:outlineLvl w:val="0"/>
        <w:rPr>
          <w:rFonts w:ascii="Times New Roman" w:hAnsi="Times New Roman"/>
          <w:sz w:val="24"/>
          <w:szCs w:val="24"/>
        </w:rPr>
      </w:pPr>
      <w:commentRangeStart w:id="147"/>
      <w:commentRangeStart w:id="148"/>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8C17E4">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instrText>
      </w:r>
      <w:r>
        <w:rPr>
          <w:rFonts w:ascii="Times New Roman" w:hAnsi="Times New Roman"/>
          <w:sz w:val="24"/>
          <w:szCs w:val="24"/>
        </w:rPr>
        <w:fldChar w:fldCharType="separate"/>
      </w:r>
      <w:r w:rsidR="0035337E" w:rsidRPr="0035337E">
        <w:rPr>
          <w:rFonts w:ascii="Times New Roman" w:hAnsi="Times New Roman"/>
          <w:noProof/>
          <w:sz w:val="24"/>
          <w:szCs w:val="24"/>
          <w:vertAlign w:val="superscript"/>
        </w:rPr>
        <w:t>11</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commentRangeEnd w:id="147"/>
      <w:r w:rsidR="007E74BD">
        <w:rPr>
          <w:rStyle w:val="CommentReference"/>
          <w:rFonts w:asciiTheme="minorHAnsi" w:eastAsiaTheme="minorHAnsi" w:hAnsiTheme="minorHAnsi" w:cstheme="minorBidi"/>
        </w:rPr>
        <w:commentReference w:id="147"/>
      </w:r>
      <w:commentRangeEnd w:id="148"/>
      <w:r w:rsidR="007268B9">
        <w:rPr>
          <w:rStyle w:val="CommentReference"/>
          <w:rFonts w:asciiTheme="minorHAnsi" w:eastAsiaTheme="minorHAnsi" w:hAnsiTheme="minorHAnsi" w:cstheme="minorBidi"/>
        </w:rPr>
        <w:commentReference w:id="148"/>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3B0A6BEF"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commentRangeStart w:id="149"/>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commentRangeEnd w:id="149"/>
      <w:r w:rsidR="007E74BD">
        <w:rPr>
          <w:rStyle w:val="CommentReference"/>
          <w:rFonts w:asciiTheme="minorHAnsi" w:eastAsiaTheme="minorHAnsi" w:hAnsiTheme="minorHAnsi" w:cstheme="minorBidi"/>
        </w:rPr>
        <w:commentReference w:id="149"/>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4018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6B32B1" w:rsidRPr="006B32B1">
        <w:rPr>
          <w:rFonts w:ascii="Times New Roman" w:hAnsi="Times New Roman"/>
          <w:noProof/>
          <w:color w:val="000000" w:themeColor="text1"/>
          <w:sz w:val="24"/>
          <w:szCs w:val="24"/>
          <w:vertAlign w:val="superscript"/>
          <w:lang w:val="en-US"/>
        </w:rPr>
        <w:t>21</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commentRangeStart w:id="150"/>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67051D2C" w:rsidR="006C11D1" w:rsidRDefault="00B97458" w:rsidP="00004B84">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effect of a year in which </w:t>
      </w:r>
      <w:commentRangeStart w:id="151"/>
      <w:commentRangeStart w:id="152"/>
      <w:r>
        <w:rPr>
          <w:rFonts w:ascii="Times New Roman" w:hAnsi="Times New Roman"/>
          <w:color w:val="000000" w:themeColor="text1"/>
          <w:sz w:val="24"/>
          <w:szCs w:val="24"/>
        </w:rPr>
        <w:t>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commentRangeEnd w:id="151"/>
      <w:r w:rsidR="00F319D5">
        <w:rPr>
          <w:rStyle w:val="CommentReference"/>
          <w:rFonts w:asciiTheme="minorHAnsi" w:eastAsiaTheme="minorHAnsi" w:hAnsiTheme="minorHAnsi" w:cstheme="minorBidi"/>
        </w:rPr>
        <w:commentReference w:id="151"/>
      </w:r>
      <w:commentRangeEnd w:id="152"/>
      <w:r w:rsidR="00C32771">
        <w:rPr>
          <w:rStyle w:val="CommentReference"/>
          <w:rFonts w:asciiTheme="minorHAnsi" w:eastAsiaTheme="minorHAnsi" w:hAnsiTheme="minorHAnsi" w:cstheme="minorBidi"/>
        </w:rPr>
        <w:commentReference w:id="152"/>
      </w:r>
      <w:commentRangeStart w:id="153"/>
      <w:del w:id="154" w:author="Ezzati, Majid" w:date="2018-12-01T01:31:00Z">
        <w:r w:rsidDel="00F319D5">
          <w:rPr>
            <w:rFonts w:ascii="Times New Roman" w:hAnsi="Times New Roman"/>
            <w:color w:val="000000" w:themeColor="text1"/>
            <w:sz w:val="24"/>
            <w:szCs w:val="24"/>
          </w:rPr>
          <w:delText>, and assum</w:delText>
        </w:r>
        <w:r w:rsidR="00C065EC" w:rsidDel="00F319D5">
          <w:rPr>
            <w:rFonts w:ascii="Times New Roman" w:hAnsi="Times New Roman"/>
            <w:color w:val="000000" w:themeColor="text1"/>
            <w:sz w:val="24"/>
            <w:szCs w:val="24"/>
          </w:rPr>
          <w:delText>ed</w:delText>
        </w:r>
        <w:r w:rsidDel="00F319D5">
          <w:rPr>
            <w:rFonts w:ascii="Times New Roman" w:hAnsi="Times New Roman"/>
            <w:color w:val="000000" w:themeColor="text1"/>
            <w:sz w:val="24"/>
            <w:szCs w:val="24"/>
          </w:rPr>
          <w:delText xml:space="preserve"> that no further adaptation has taken place beyond the long</w:delText>
        </w:r>
        <w:r w:rsidR="00516839" w:rsidDel="00F319D5">
          <w:rPr>
            <w:rFonts w:ascii="Times New Roman" w:hAnsi="Times New Roman"/>
            <w:color w:val="000000" w:themeColor="text1"/>
            <w:sz w:val="24"/>
            <w:szCs w:val="24"/>
          </w:rPr>
          <w:delText>-</w:delText>
        </w:r>
        <w:r w:rsidDel="00F319D5">
          <w:rPr>
            <w:rFonts w:ascii="Times New Roman" w:hAnsi="Times New Roman"/>
            <w:color w:val="000000" w:themeColor="text1"/>
            <w:sz w:val="24"/>
            <w:szCs w:val="24"/>
          </w:rPr>
          <w:delText xml:space="preserve">term average. </w:delText>
        </w:r>
        <w:r w:rsidR="00B96863" w:rsidDel="00F319D5">
          <w:rPr>
            <w:rFonts w:ascii="Times New Roman" w:hAnsi="Times New Roman"/>
            <w:color w:val="000000" w:themeColor="text1"/>
            <w:sz w:val="24"/>
            <w:szCs w:val="24"/>
          </w:rPr>
          <w:delText>This is a realistic scenario given that several degrees warming is expected over the next century</w:delText>
        </w:r>
      </w:del>
      <w:commentRangeEnd w:id="153"/>
      <w:r w:rsidR="00F319D5">
        <w:rPr>
          <w:rStyle w:val="CommentReference"/>
          <w:rFonts w:asciiTheme="minorHAnsi" w:eastAsiaTheme="minorHAnsi" w:hAnsiTheme="minorHAnsi" w:cstheme="minorBidi"/>
        </w:rPr>
        <w:commentReference w:id="153"/>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22</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del w:id="155" w:author="Ezzati, Majid" w:date="2018-12-01T01:32:00Z">
        <w:r w:rsidR="00782C8F" w:rsidRPr="00636C9B" w:rsidDel="00F319D5">
          <w:rPr>
            <w:rFonts w:ascii="Times New Roman" w:hAnsi="Times New Roman"/>
            <w:color w:val="000000" w:themeColor="text1"/>
            <w:sz w:val="24"/>
            <w:szCs w:val="24"/>
          </w:rPr>
          <w:delText>W</w:delText>
        </w:r>
        <w:r w:rsidR="00F76728" w:rsidRPr="00636C9B" w:rsidDel="00F319D5">
          <w:rPr>
            <w:rFonts w:ascii="Times New Roman" w:hAnsi="Times New Roman"/>
            <w:color w:val="000000" w:themeColor="text1"/>
            <w:sz w:val="24"/>
            <w:szCs w:val="24"/>
          </w:rPr>
          <w:delText xml:space="preserve">e </w:delText>
        </w:r>
        <w:r w:rsidR="00093E1B" w:rsidRPr="00636C9B" w:rsidDel="00F319D5">
          <w:rPr>
            <w:rFonts w:ascii="Times New Roman" w:hAnsi="Times New Roman"/>
            <w:color w:val="000000" w:themeColor="text1"/>
            <w:sz w:val="24"/>
            <w:szCs w:val="24"/>
          </w:rPr>
          <w:delText>calculated expected change in deaths by month in 2</w:delText>
        </w:r>
        <w:r w:rsidR="00E16C0A" w:rsidRPr="00636C9B" w:rsidDel="00F319D5">
          <w:rPr>
            <w:rFonts w:ascii="Times New Roman" w:hAnsi="Times New Roman"/>
            <w:color w:val="000000" w:themeColor="text1"/>
            <w:sz w:val="24"/>
            <w:szCs w:val="24"/>
          </w:rPr>
          <w:delText>016 for a uniform increase of 1°</w:delText>
        </w:r>
        <w:r w:rsidR="00093E1B" w:rsidRPr="00636C9B" w:rsidDel="00F319D5">
          <w:rPr>
            <w:rFonts w:ascii="Times New Roman" w:hAnsi="Times New Roman"/>
            <w:color w:val="000000" w:themeColor="text1"/>
            <w:sz w:val="24"/>
            <w:szCs w:val="24"/>
          </w:rPr>
          <w:delText>C</w:delText>
        </w:r>
        <w:r w:rsidR="005179F4" w:rsidRPr="00636C9B" w:rsidDel="00F319D5">
          <w:rPr>
            <w:rFonts w:ascii="Times New Roman" w:hAnsi="Times New Roman"/>
            <w:color w:val="000000" w:themeColor="text1"/>
            <w:sz w:val="24"/>
            <w:szCs w:val="24"/>
          </w:rPr>
          <w:delText xml:space="preserve"> in</w:delText>
        </w:r>
        <w:r w:rsidDel="00F319D5">
          <w:rPr>
            <w:rFonts w:ascii="Times New Roman" w:hAnsi="Times New Roman"/>
            <w:color w:val="000000" w:themeColor="text1"/>
            <w:sz w:val="24"/>
            <w:szCs w:val="24"/>
          </w:rPr>
          <w:delText xml:space="preserve"> mean monthly temperature in</w:delText>
        </w:r>
        <w:r w:rsidR="005179F4" w:rsidRPr="00636C9B" w:rsidDel="00F319D5">
          <w:rPr>
            <w:rFonts w:ascii="Times New Roman" w:hAnsi="Times New Roman"/>
            <w:color w:val="000000" w:themeColor="text1"/>
            <w:sz w:val="24"/>
            <w:szCs w:val="24"/>
          </w:rPr>
          <w:delText xml:space="preserve"> each state and month</w:delText>
        </w:r>
        <w:r w:rsidR="00093E1B" w:rsidRPr="00636C9B" w:rsidDel="00F319D5">
          <w:rPr>
            <w:rFonts w:ascii="Times New Roman" w:hAnsi="Times New Roman"/>
            <w:color w:val="000000" w:themeColor="text1"/>
            <w:sz w:val="24"/>
            <w:szCs w:val="24"/>
          </w:rPr>
          <w:delText xml:space="preserve"> for each</w:delText>
        </w:r>
        <w:r w:rsidR="00CA2FE9" w:rsidRPr="00636C9B" w:rsidDel="00F319D5">
          <w:rPr>
            <w:rFonts w:ascii="Times New Roman" w:hAnsi="Times New Roman"/>
            <w:color w:val="000000" w:themeColor="text1"/>
            <w:sz w:val="24"/>
            <w:szCs w:val="24"/>
          </w:rPr>
          <w:delText xml:space="preserve"> age group, sex and cause</w:delText>
        </w:r>
        <w:r w:rsidR="00E3399E" w:rsidRPr="00636C9B" w:rsidDel="00F319D5">
          <w:rPr>
            <w:rFonts w:ascii="Times New Roman" w:hAnsi="Times New Roman"/>
            <w:color w:val="000000" w:themeColor="text1"/>
            <w:sz w:val="24"/>
            <w:szCs w:val="24"/>
          </w:rPr>
          <w:delText xml:space="preserve"> to give us additional deaths</w:delText>
        </w:r>
        <w:r w:rsidR="00A005BB" w:rsidDel="00F319D5">
          <w:rPr>
            <w:rFonts w:ascii="Times New Roman" w:hAnsi="Times New Roman"/>
            <w:color w:val="000000" w:themeColor="text1"/>
            <w:sz w:val="24"/>
            <w:szCs w:val="24"/>
          </w:rPr>
          <w:delText xml:space="preserve">. </w:delText>
        </w:r>
      </w:del>
      <w:r w:rsidR="0082437F" w:rsidRPr="00636C9B">
        <w:rPr>
          <w:rFonts w:ascii="Times New Roman" w:hAnsi="Times New Roman"/>
          <w:color w:val="000000" w:themeColor="text1"/>
          <w:sz w:val="24"/>
          <w:szCs w:val="24"/>
        </w:rPr>
        <w:t>F</w:t>
      </w:r>
      <w:commentRangeStart w:id="156"/>
      <w:r w:rsidR="0082437F" w:rsidRPr="00636C9B">
        <w:rPr>
          <w:rFonts w:ascii="Times New Roman" w:hAnsi="Times New Roman"/>
          <w:color w:val="000000" w:themeColor="text1"/>
          <w:sz w:val="24"/>
          <w:szCs w:val="24"/>
        </w:rPr>
        <w:t xml:space="preserve">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57"/>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57"/>
      <w:r w:rsidR="00116782">
        <w:rPr>
          <w:rStyle w:val="CommentReference"/>
          <w:rFonts w:asciiTheme="minorHAnsi" w:eastAsiaTheme="minorHAnsi" w:hAnsiTheme="minorHAnsi" w:cstheme="minorBidi"/>
        </w:rPr>
        <w:commentReference w:id="157"/>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commentRangeEnd w:id="156"/>
      <w:r w:rsidR="00F319D5">
        <w:rPr>
          <w:rStyle w:val="CommentReference"/>
          <w:rFonts w:asciiTheme="minorHAnsi" w:eastAsiaTheme="minorHAnsi" w:hAnsiTheme="minorHAnsi" w:cstheme="minorBidi"/>
        </w:rPr>
        <w:commentReference w:id="156"/>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commentRangeEnd w:id="150"/>
      <w:r w:rsidR="00F319D5">
        <w:rPr>
          <w:rStyle w:val="CommentReference"/>
          <w:rFonts w:asciiTheme="minorHAnsi" w:eastAsiaTheme="minorHAnsi" w:hAnsiTheme="minorHAnsi" w:cstheme="minorBidi"/>
        </w:rPr>
        <w:commentReference w:id="150"/>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commentRangeStart w:id="158"/>
      <w:commentRangeStart w:id="159"/>
      <w:r w:rsidRPr="00636C9B">
        <w:rPr>
          <w:rFonts w:ascii="Times New Roman" w:hAnsi="Times New Roman"/>
          <w:b/>
          <w:sz w:val="24"/>
          <w:szCs w:val="24"/>
        </w:rPr>
        <w:t>Results</w:t>
      </w:r>
      <w:commentRangeEnd w:id="158"/>
      <w:r w:rsidR="00F319D5">
        <w:rPr>
          <w:rStyle w:val="CommentReference"/>
          <w:rFonts w:asciiTheme="minorHAnsi" w:eastAsiaTheme="minorHAnsi" w:hAnsiTheme="minorHAnsi" w:cstheme="minorBidi"/>
        </w:rPr>
        <w:commentReference w:id="158"/>
      </w:r>
      <w:commentRangeEnd w:id="159"/>
      <w:r w:rsidR="00776C9B">
        <w:rPr>
          <w:rStyle w:val="CommentReference"/>
          <w:rFonts w:asciiTheme="minorHAnsi" w:eastAsiaTheme="minorHAnsi" w:hAnsiTheme="minorHAnsi" w:cstheme="minorBidi"/>
        </w:rPr>
        <w:commentReference w:id="159"/>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5A0A5B6"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Some </w:t>
      </w:r>
      <w:ins w:id="160" w:author="Ezzati, Majid" w:date="2018-12-01T01:37:00Z">
        <w:r w:rsidR="00F319D5">
          <w:rPr>
            <w:rFonts w:ascii="Times New Roman" w:hAnsi="Times New Roman"/>
            <w:sz w:val="24"/>
            <w:szCs w:val="24"/>
          </w:rPr>
          <w:t xml:space="preserve">injury </w:t>
        </w:r>
      </w:ins>
      <w:r w:rsidRPr="00636C9B">
        <w:rPr>
          <w:rFonts w:ascii="Times New Roman" w:hAnsi="Times New Roman"/>
          <w:sz w:val="24"/>
          <w:szCs w:val="24"/>
        </w:rPr>
        <w:t>categories exhibit clear seasonality within year throughout period of study (transport, drownings) with peak in the summer</w:t>
      </w:r>
    </w:p>
    <w:p w14:paraId="786C4B1D" w14:textId="77E7B4F5"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61"/>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all injury categories</w:t>
      </w:r>
      <w:commentRangeEnd w:id="161"/>
      <w:r w:rsidR="00F319D5">
        <w:rPr>
          <w:rStyle w:val="CommentReference"/>
          <w:rFonts w:asciiTheme="minorHAnsi" w:eastAsiaTheme="minorHAnsi" w:hAnsiTheme="minorHAnsi" w:cstheme="minorBidi"/>
        </w:rPr>
        <w:commentReference w:id="161"/>
      </w:r>
      <w:del w:id="162" w:author="Ezzati, Majid" w:date="2018-12-01T01:37:00Z">
        <w:r w:rsidRPr="00636C9B" w:rsidDel="00F319D5">
          <w:rPr>
            <w:rFonts w:ascii="Times New Roman" w:hAnsi="Times New Roman"/>
            <w:sz w:val="24"/>
            <w:szCs w:val="24"/>
          </w:rPr>
          <w:delText xml:space="preserve">, </w:delText>
        </w:r>
      </w:del>
      <w:ins w:id="163"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273E9592" w:rsidR="00851793" w:rsidDel="00F319D5" w:rsidRDefault="00D60234" w:rsidP="00843ACB">
      <w:pPr>
        <w:pStyle w:val="ListParagraph"/>
        <w:numPr>
          <w:ilvl w:val="0"/>
          <w:numId w:val="10"/>
        </w:numPr>
        <w:spacing w:line="240" w:lineRule="auto"/>
        <w:jc w:val="both"/>
        <w:rPr>
          <w:del w:id="164" w:author="Ezzati, Majid" w:date="2018-12-01T01:36:00Z"/>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26FCDC2E" w14:textId="77777777" w:rsidR="00F319D5" w:rsidRPr="00636C9B" w:rsidRDefault="00F319D5" w:rsidP="00843ACB">
      <w:pPr>
        <w:pStyle w:val="ListParagraph"/>
        <w:numPr>
          <w:ilvl w:val="0"/>
          <w:numId w:val="10"/>
        </w:numPr>
        <w:spacing w:line="240" w:lineRule="auto"/>
        <w:jc w:val="both"/>
        <w:rPr>
          <w:ins w:id="165" w:author="Ezzati, Majid" w:date="2018-12-01T01:36:00Z"/>
          <w:rFonts w:ascii="Times New Roman" w:hAnsi="Times New Roman"/>
          <w:sz w:val="24"/>
          <w:szCs w:val="24"/>
        </w:rPr>
      </w:pPr>
    </w:p>
    <w:p w14:paraId="1CC8CD9C" w14:textId="1A48E19A" w:rsidR="00F319D5" w:rsidRPr="00F319D5" w:rsidRDefault="00724A04">
      <w:pPr>
        <w:pStyle w:val="ListParagraph"/>
        <w:numPr>
          <w:ilvl w:val="0"/>
          <w:numId w:val="10"/>
        </w:numPr>
        <w:spacing w:line="240" w:lineRule="auto"/>
        <w:jc w:val="both"/>
        <w:rPr>
          <w:ins w:id="166" w:author="Ezzati, Majid" w:date="2018-12-01T01:36:00Z"/>
          <w:rFonts w:ascii="Times New Roman" w:hAnsi="Times New Roman"/>
          <w:sz w:val="24"/>
          <w:szCs w:val="24"/>
          <w:rPrChange w:id="167" w:author="Ezzati, Majid" w:date="2018-12-01T01:36:00Z">
            <w:rPr>
              <w:ins w:id="168" w:author="Ezzati, Majid" w:date="2018-12-01T01:36:00Z"/>
            </w:rPr>
          </w:rPrChange>
        </w:rPr>
        <w:pPrChange w:id="169" w:author="Ezzati, Majid" w:date="2018-12-01T01:36:00Z">
          <w:pPr>
            <w:spacing w:after="0" w:line="240" w:lineRule="auto"/>
            <w:jc w:val="both"/>
            <w:outlineLvl w:val="0"/>
          </w:pPr>
        </w:pPrChange>
      </w:pPr>
      <w:commentRangeStart w:id="170"/>
      <w:r w:rsidRPr="00F319D5">
        <w:rPr>
          <w:rFonts w:ascii="Times New Roman" w:hAnsi="Times New Roman"/>
          <w:sz w:val="24"/>
          <w:szCs w:val="24"/>
          <w:rPrChange w:id="171" w:author="Ezzati, Majid" w:date="2018-12-01T01:36:00Z">
            <w:rPr/>
          </w:rPrChange>
        </w:rPr>
        <w:t xml:space="preserve">Seasonality has </w:t>
      </w:r>
      <w:del w:id="172" w:author="Parks, Robbie M" w:date="2018-12-04T10:54:00Z">
        <w:r w:rsidRPr="00F319D5" w:rsidDel="00F166E7">
          <w:rPr>
            <w:rFonts w:ascii="Times New Roman" w:hAnsi="Times New Roman"/>
            <w:sz w:val="24"/>
            <w:szCs w:val="24"/>
            <w:rPrChange w:id="173" w:author="Ezzati, Majid" w:date="2018-12-01T01:36:00Z">
              <w:rPr/>
            </w:rPrChange>
          </w:rPr>
          <w:delText xml:space="preserve">visually </w:delText>
        </w:r>
      </w:del>
      <w:r w:rsidR="00033DDF" w:rsidRPr="00F319D5">
        <w:rPr>
          <w:rFonts w:ascii="Times New Roman" w:hAnsi="Times New Roman"/>
          <w:sz w:val="24"/>
          <w:szCs w:val="24"/>
          <w:rPrChange w:id="174" w:author="Ezzati, Majid" w:date="2018-12-01T01:36:00Z">
            <w:rPr/>
          </w:rPrChange>
        </w:rPr>
        <w:t xml:space="preserve">persisted </w:t>
      </w:r>
      <w:r w:rsidR="00004B84" w:rsidRPr="00F319D5">
        <w:rPr>
          <w:rFonts w:ascii="Times New Roman" w:hAnsi="Times New Roman"/>
          <w:sz w:val="24"/>
          <w:szCs w:val="24"/>
          <w:rPrChange w:id="175" w:author="Ezzati, Majid" w:date="2018-12-01T01:36:00Z">
            <w:rPr/>
          </w:rPrChange>
        </w:rPr>
        <w:t xml:space="preserve">in transport </w:t>
      </w:r>
      <w:r w:rsidR="00824AE3" w:rsidRPr="00F319D5">
        <w:rPr>
          <w:rFonts w:ascii="Times New Roman" w:hAnsi="Times New Roman"/>
          <w:sz w:val="24"/>
          <w:szCs w:val="24"/>
          <w:rPrChange w:id="176" w:author="Ezzati, Majid" w:date="2018-12-01T01:36:00Z">
            <w:rPr/>
          </w:rPrChange>
        </w:rPr>
        <w:t>and drownings deaths</w:t>
      </w:r>
      <w:r w:rsidR="00645955" w:rsidRPr="00F319D5">
        <w:rPr>
          <w:rFonts w:ascii="Times New Roman" w:hAnsi="Times New Roman"/>
          <w:sz w:val="24"/>
          <w:szCs w:val="24"/>
          <w:rPrChange w:id="177" w:author="Ezzati, Majid" w:date="2018-12-01T01:36:00Z">
            <w:rPr/>
          </w:rPrChange>
        </w:rPr>
        <w:t>, backed up by evidence in previous study of intentional and unintentional seasonality persisting throughout 1980-2016</w:t>
      </w:r>
      <w:r w:rsidR="006542C5" w:rsidRPr="00F319D5">
        <w:rPr>
          <w:rFonts w:ascii="Times New Roman" w:hAnsi="Times New Roman"/>
          <w:sz w:val="24"/>
          <w:szCs w:val="24"/>
          <w:rPrChange w:id="178" w:author="Ezzati, Majid" w:date="2018-12-01T01:36:00Z">
            <w:rPr/>
          </w:rPrChange>
        </w:rPr>
        <w:t>.</w:t>
      </w:r>
      <w:r w:rsidR="006542C5" w:rsidRPr="00F319D5">
        <w:rPr>
          <w:rFonts w:ascii="Times New Roman" w:hAnsi="Times New Roman"/>
          <w:sz w:val="24"/>
          <w:szCs w:val="24"/>
          <w:rPrChange w:id="179" w:author="Ezzati, Majid" w:date="2018-12-01T01:36:00Z">
            <w:rPr/>
          </w:rPrChange>
        </w:rPr>
        <w:fldChar w:fldCharType="begin" w:fldLock="1"/>
      </w:r>
      <w:r w:rsidR="008C17E4">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6542C5" w:rsidRPr="00F319D5">
        <w:rPr>
          <w:rFonts w:ascii="Times New Roman" w:hAnsi="Times New Roman"/>
          <w:sz w:val="24"/>
          <w:szCs w:val="24"/>
          <w:rPrChange w:id="180" w:author="Ezzati, Majid" w:date="2018-12-01T01:36:00Z">
            <w:rPr/>
          </w:rPrChange>
        </w:rPr>
        <w:fldChar w:fldCharType="separate"/>
      </w:r>
      <w:r w:rsidR="0035337E" w:rsidRPr="0035337E">
        <w:rPr>
          <w:rFonts w:ascii="Times New Roman" w:hAnsi="Times New Roman"/>
          <w:noProof/>
          <w:sz w:val="24"/>
          <w:szCs w:val="24"/>
          <w:vertAlign w:val="superscript"/>
        </w:rPr>
        <w:t>7</w:t>
      </w:r>
      <w:r w:rsidR="006542C5" w:rsidRPr="00F319D5">
        <w:rPr>
          <w:rFonts w:ascii="Times New Roman" w:hAnsi="Times New Roman"/>
          <w:sz w:val="24"/>
          <w:szCs w:val="24"/>
          <w:rPrChange w:id="181" w:author="Ezzati, Majid" w:date="2018-12-01T01:36:00Z">
            <w:rPr/>
          </w:rPrChange>
        </w:rPr>
        <w:fldChar w:fldCharType="end"/>
      </w:r>
      <w:r w:rsidR="00AF22B0" w:rsidRPr="00F319D5">
        <w:rPr>
          <w:rFonts w:ascii="Times New Roman" w:hAnsi="Times New Roman"/>
          <w:sz w:val="24"/>
          <w:szCs w:val="24"/>
          <w:rPrChange w:id="182" w:author="Ezzati, Majid" w:date="2018-12-01T01:36:00Z">
            <w:rPr/>
          </w:rPrChange>
        </w:rPr>
        <w:t xml:space="preserve"> Other causes of death do not visually have a seasonality.</w:t>
      </w:r>
      <w:commentRangeEnd w:id="170"/>
      <w:r w:rsidR="00F319D5">
        <w:rPr>
          <w:rStyle w:val="CommentReference"/>
          <w:rFonts w:asciiTheme="minorHAnsi" w:eastAsiaTheme="minorHAnsi" w:hAnsiTheme="minorHAnsi" w:cstheme="minorBidi"/>
        </w:rPr>
        <w:commentReference w:id="170"/>
      </w:r>
    </w:p>
    <w:p w14:paraId="23A5CF74" w14:textId="77777777" w:rsidR="00F319D5" w:rsidRDefault="00F319D5">
      <w:pPr>
        <w:spacing w:after="0" w:line="240" w:lineRule="auto"/>
        <w:jc w:val="both"/>
        <w:outlineLvl w:val="0"/>
        <w:rPr>
          <w:ins w:id="183" w:author="Ezzati, Majid" w:date="2018-12-01T01:36:00Z"/>
          <w:rFonts w:ascii="Times New Roman" w:hAnsi="Times New Roman"/>
          <w:sz w:val="24"/>
          <w:szCs w:val="24"/>
        </w:rPr>
      </w:pPr>
    </w:p>
    <w:p w14:paraId="57BC2D77" w14:textId="1D676BF8" w:rsidR="00797D2E" w:rsidRPr="00636C9B" w:rsidRDefault="00797D2E">
      <w:pPr>
        <w:spacing w:after="0" w:line="240" w:lineRule="auto"/>
        <w:jc w:val="both"/>
        <w:outlineLvl w:val="0"/>
        <w:rPr>
          <w:rFonts w:ascii="Times New Roman" w:hAnsi="Times New Roman"/>
          <w:sz w:val="24"/>
          <w:szCs w:val="24"/>
        </w:rPr>
      </w:pPr>
      <w:commentRangeStart w:id="184"/>
      <w:commentRangeStart w:id="185"/>
      <w:commentRangeStart w:id="186"/>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184"/>
      <w:r w:rsidR="0078091F">
        <w:rPr>
          <w:rStyle w:val="CommentReference"/>
          <w:rFonts w:asciiTheme="minorHAnsi" w:eastAsiaTheme="minorHAnsi" w:hAnsiTheme="minorHAnsi" w:cstheme="minorBidi"/>
        </w:rPr>
        <w:commentReference w:id="184"/>
      </w:r>
      <w:commentRangeEnd w:id="185"/>
      <w:r w:rsidR="00AB6087">
        <w:rPr>
          <w:rStyle w:val="CommentReference"/>
          <w:rFonts w:asciiTheme="minorHAnsi" w:eastAsiaTheme="minorHAnsi" w:hAnsiTheme="minorHAnsi" w:cstheme="minorBidi"/>
        </w:rPr>
        <w:commentReference w:id="185"/>
      </w:r>
      <w:commentRangeEnd w:id="186"/>
      <w:r w:rsidR="00F319D5">
        <w:rPr>
          <w:rStyle w:val="CommentReference"/>
          <w:rFonts w:asciiTheme="minorHAnsi" w:eastAsiaTheme="minorHAnsi" w:hAnsiTheme="minorHAnsi" w:cstheme="minorBidi"/>
        </w:rPr>
        <w:commentReference w:id="186"/>
      </w:r>
    </w:p>
    <w:p w14:paraId="628FA14F" w14:textId="1211C7B6" w:rsidR="0078091F" w:rsidRDefault="00795C52" w:rsidP="00843ACB">
      <w:pPr>
        <w:pStyle w:val="ListParagraph"/>
        <w:numPr>
          <w:ilvl w:val="0"/>
          <w:numId w:val="10"/>
        </w:numPr>
        <w:spacing w:line="240" w:lineRule="auto"/>
        <w:jc w:val="both"/>
        <w:rPr>
          <w:rFonts w:ascii="Times New Roman" w:hAnsi="Times New Roman"/>
          <w:sz w:val="24"/>
          <w:szCs w:val="24"/>
        </w:rPr>
      </w:pPr>
      <w:commentRangeStart w:id="187"/>
      <w:r>
        <w:rPr>
          <w:rFonts w:ascii="Times New Roman" w:hAnsi="Times New Roman"/>
          <w:sz w:val="24"/>
          <w:szCs w:val="24"/>
        </w:rPr>
        <w:t xml:space="preserve">There are </w:t>
      </w:r>
      <w:del w:id="188" w:author="Ezzati, Majid" w:date="2018-12-01T01:39:00Z">
        <w:r w:rsidDel="00F319D5">
          <w:rPr>
            <w:rFonts w:ascii="Times New Roman" w:hAnsi="Times New Roman"/>
            <w:sz w:val="24"/>
            <w:szCs w:val="24"/>
          </w:rPr>
          <w:delText xml:space="preserve">key </w:delText>
        </w:r>
      </w:del>
      <w:ins w:id="189" w:author="Ezzati, Majid" w:date="2018-12-01T01:39:00Z">
        <w:r w:rsidR="00F319D5">
          <w:rPr>
            <w:rFonts w:ascii="Times New Roman" w:hAnsi="Times New Roman"/>
            <w:sz w:val="24"/>
            <w:szCs w:val="24"/>
          </w:rPr>
          <w:t xml:space="preserve">noticeable </w:t>
        </w:r>
      </w:ins>
      <w:r>
        <w:rPr>
          <w:rFonts w:ascii="Times New Roman" w:hAnsi="Times New Roman"/>
          <w:sz w:val="24"/>
          <w:szCs w:val="24"/>
        </w:rPr>
        <w:t xml:space="preserve">age patterns in distribution of </w:t>
      </w:r>
      <w:ins w:id="190"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del w:id="191"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commentRangeEnd w:id="187"/>
      <w:r w:rsidR="00EF44AE">
        <w:rPr>
          <w:rStyle w:val="CommentReference"/>
          <w:rFonts w:asciiTheme="minorHAnsi" w:eastAsiaTheme="minorHAnsi" w:hAnsiTheme="minorHAnsi" w:cstheme="minorBidi"/>
        </w:rPr>
        <w:commentReference w:id="187"/>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581963CD" w:rsidR="00955652" w:rsidRPr="00636C9B" w:rsidDel="00EF44AE" w:rsidRDefault="00955652" w:rsidP="00EF44AE">
      <w:pPr>
        <w:pStyle w:val="ListParagraph"/>
        <w:numPr>
          <w:ilvl w:val="0"/>
          <w:numId w:val="10"/>
        </w:numPr>
        <w:spacing w:line="240" w:lineRule="auto"/>
        <w:jc w:val="both"/>
        <w:rPr>
          <w:del w:id="192"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941 (831, 1053) additional injury deaths associated with 1°C additional </w:t>
      </w:r>
      <w:commentRangeStart w:id="193"/>
      <w:r w:rsidRPr="00EF44AE">
        <w:rPr>
          <w:rFonts w:ascii="Times New Roman" w:hAnsi="Times New Roman"/>
          <w:sz w:val="24"/>
          <w:szCs w:val="24"/>
        </w:rPr>
        <w:t>warming across all months</w:t>
      </w:r>
      <w:commentRangeEnd w:id="193"/>
      <w:r w:rsidR="00EF44AE">
        <w:rPr>
          <w:rStyle w:val="CommentReference"/>
          <w:rFonts w:asciiTheme="minorHAnsi" w:eastAsiaTheme="minorHAnsi" w:hAnsiTheme="minorHAnsi" w:cstheme="minorBidi"/>
        </w:rPr>
        <w:commentReference w:id="193"/>
      </w:r>
      <w:r w:rsidRPr="00EF44AE">
        <w:rPr>
          <w:rFonts w:ascii="Times New Roman" w:hAnsi="Times New Roman"/>
          <w:sz w:val="24"/>
          <w:szCs w:val="24"/>
        </w:rPr>
        <w:t>,</w:t>
      </w:r>
      <w:ins w:id="194" w:author="Ezzati, Majid" w:date="2018-12-01T01:43:00Z">
        <w:r w:rsidR="00EF44AE" w:rsidRPr="00EF44AE">
          <w:rPr>
            <w:rFonts w:ascii="Times New Roman" w:hAnsi="Times New Roman"/>
            <w:sz w:val="24"/>
            <w:szCs w:val="24"/>
          </w:rPr>
          <w:t xml:space="preserve"> </w:t>
        </w:r>
      </w:ins>
    </w:p>
    <w:p w14:paraId="6FEB18AE" w14:textId="79A58D57" w:rsidR="00955652" w:rsidRPr="00EF44AE" w:rsidDel="00BB1BC8" w:rsidRDefault="00955652" w:rsidP="00EF44AE">
      <w:pPr>
        <w:pStyle w:val="ListParagraph"/>
        <w:numPr>
          <w:ilvl w:val="0"/>
          <w:numId w:val="10"/>
        </w:numPr>
        <w:spacing w:line="240" w:lineRule="auto"/>
        <w:jc w:val="both"/>
        <w:rPr>
          <w:del w:id="195"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p>
    <w:p w14:paraId="044E5FE6" w14:textId="1931D787" w:rsidR="00955652" w:rsidRPr="006911D4" w:rsidDel="00BB1BC8" w:rsidRDefault="00B21DE1" w:rsidP="00843ACB">
      <w:pPr>
        <w:pStyle w:val="ListParagraph"/>
        <w:numPr>
          <w:ilvl w:val="0"/>
          <w:numId w:val="10"/>
        </w:numPr>
        <w:spacing w:line="240" w:lineRule="auto"/>
        <w:jc w:val="both"/>
        <w:rPr>
          <w:del w:id="196" w:author="Parks, Robbie M" w:date="2018-12-04T10:54:00Z"/>
          <w:rFonts w:ascii="Times New Roman" w:hAnsi="Times New Roman"/>
          <w:sz w:val="24"/>
          <w:szCs w:val="24"/>
        </w:rPr>
        <w:pPrChange w:id="197" w:author="Parks, Robbie M" w:date="2018-12-04T10:54:00Z">
          <w:pPr>
            <w:pStyle w:val="ListParagraph"/>
            <w:numPr>
              <w:numId w:val="10"/>
            </w:numPr>
            <w:spacing w:line="240" w:lineRule="auto"/>
            <w:ind w:hanging="360"/>
            <w:jc w:val="both"/>
          </w:pPr>
        </w:pPrChange>
      </w:pPr>
      <w:moveFromRangeStart w:id="198" w:author="Ezzati, Majid" w:date="2018-12-01T01:45:00Z" w:name="move531392073"/>
      <w:moveFrom w:id="199" w:author="Ezzati, Majid" w:date="2018-12-01T01:45:00Z">
        <w:r w:rsidRPr="006E5EB6" w:rsidDel="00EF44AE">
          <w:rPr>
            <w:rFonts w:ascii="Times New Roman" w:hAnsi="Times New Roman"/>
            <w:sz w:val="24"/>
            <w:szCs w:val="24"/>
          </w:rPr>
          <w:t>87% deaths males and 13% in females</w:t>
        </w:r>
      </w:moveFrom>
    </w:p>
    <w:p w14:paraId="7909817F" w14:textId="2D95C8BA" w:rsidR="009F4AEC" w:rsidRPr="007514AC" w:rsidDel="00BB1BC8" w:rsidRDefault="00697ADB" w:rsidP="00843ACB">
      <w:pPr>
        <w:pStyle w:val="ListParagraph"/>
        <w:numPr>
          <w:ilvl w:val="0"/>
          <w:numId w:val="10"/>
        </w:numPr>
        <w:spacing w:line="240" w:lineRule="auto"/>
        <w:jc w:val="both"/>
        <w:rPr>
          <w:del w:id="200" w:author="Parks, Robbie M" w:date="2018-12-04T10:54:00Z"/>
          <w:rFonts w:ascii="Times New Roman" w:hAnsi="Times New Roman"/>
          <w:sz w:val="24"/>
          <w:szCs w:val="24"/>
        </w:rPr>
        <w:pPrChange w:id="201" w:author="Parks, Robbie M" w:date="2018-12-04T10:54:00Z">
          <w:pPr>
            <w:pStyle w:val="ListParagraph"/>
            <w:numPr>
              <w:numId w:val="10"/>
            </w:numPr>
            <w:spacing w:line="240" w:lineRule="auto"/>
            <w:ind w:hanging="360"/>
            <w:jc w:val="both"/>
          </w:pPr>
        </w:pPrChange>
      </w:pPr>
      <w:moveFrom w:id="202"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203"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204"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198"/>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commentRangeStart w:id="205"/>
      <w:r w:rsidRPr="00636C9B">
        <w:rPr>
          <w:rFonts w:ascii="Times New Roman" w:hAnsi="Times New Roman"/>
          <w:sz w:val="24"/>
          <w:szCs w:val="24"/>
        </w:rPr>
        <w:t>461 (377, 543) unintentional injury deaths, with most in transport</w:t>
      </w:r>
    </w:p>
    <w:p w14:paraId="2DF7451F" w14:textId="76357617" w:rsidR="00BC291C" w:rsidRPr="00636C9B" w:rsidRDefault="00B21DE1" w:rsidP="00843ACB">
      <w:pPr>
        <w:pStyle w:val="ListParagraph"/>
        <w:numPr>
          <w:ilvl w:val="0"/>
          <w:numId w:val="10"/>
        </w:numPr>
        <w:spacing w:line="240" w:lineRule="auto"/>
        <w:jc w:val="both"/>
        <w:rPr>
          <w:rFonts w:ascii="Times New Roman" w:hAnsi="Times New Roman"/>
          <w:sz w:val="24"/>
          <w:szCs w:val="24"/>
        </w:rPr>
      </w:pPr>
      <w:moveFromRangeStart w:id="206" w:author="Ezzati, Majid" w:date="2018-12-01T01:44:00Z" w:name="move531391985"/>
      <w:moveFrom w:id="207" w:author="Ezzati, Majid" w:date="2018-12-01T01:44:00Z">
        <w:r w:rsidRPr="00636C9B" w:rsidDel="00EF44AE">
          <w:rPr>
            <w:rFonts w:ascii="Times New Roman" w:hAnsi="Times New Roman"/>
            <w:sz w:val="24"/>
            <w:szCs w:val="24"/>
          </w:rPr>
          <w:t>480 (410, 550) intentional injury deaths, with most in intentional self-harm</w:t>
        </w:r>
      </w:moveFrom>
      <w:moveFromRangeEnd w:id="206"/>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commentRangeEnd w:id="205"/>
      <w:r w:rsidR="00EF44AE">
        <w:rPr>
          <w:rStyle w:val="CommentReference"/>
          <w:rFonts w:asciiTheme="minorHAnsi" w:eastAsiaTheme="minorHAnsi" w:hAnsiTheme="minorHAnsi" w:cstheme="minorBidi"/>
        </w:rPr>
        <w:commentReference w:id="205"/>
      </w:r>
    </w:p>
    <w:p w14:paraId="7C0035CE"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208" w:author="Ezzati, Majid" w:date="2018-12-01T01:44:00Z" w:name="move531391985"/>
      <w:moveTo w:id="209" w:author="Ezzati, Majid" w:date="2018-12-01T01:44:00Z">
        <w:r w:rsidRPr="00636C9B">
          <w:rPr>
            <w:rFonts w:ascii="Times New Roman" w:hAnsi="Times New Roman"/>
            <w:sz w:val="24"/>
            <w:szCs w:val="24"/>
          </w:rPr>
          <w:t>480 (410, 550) intentional injury deaths, with most in intentional self-harm</w:t>
        </w:r>
      </w:moveTo>
    </w:p>
    <w:moveToRangeEnd w:id="208"/>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1A9756B8"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210" w:author="Ezzati, Majid" w:date="2018-12-01T01:45:00Z" w:name="move531392073"/>
      <w:moveTo w:id="211" w:author="Ezzati, Majid" w:date="2018-12-01T01:45:00Z">
        <w:r w:rsidRPr="00636C9B">
          <w:rPr>
            <w:rFonts w:ascii="Times New Roman" w:hAnsi="Times New Roman"/>
            <w:sz w:val="24"/>
            <w:szCs w:val="24"/>
          </w:rPr>
          <w:t>87% deaths males and 13% in females</w:t>
        </w:r>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212"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213" w:author="Ezzati, Majid" w:date="2018-12-01T01:45:00Z">
        <w:r>
          <w:rPr>
            <w:rFonts w:ascii="Times New Roman" w:hAnsi="Times New Roman"/>
            <w:sz w:val="24"/>
            <w:szCs w:val="24"/>
          </w:rPr>
          <w:t>Net decrease in 75+ years in males and 85+ years in females due to decrease in falls deaths</w:t>
        </w:r>
      </w:moveTo>
    </w:p>
    <w:moveToRangeEnd w:id="210"/>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214"/>
      <w:commentRangeStart w:id="215"/>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214"/>
      <w:r w:rsidR="005E65AD">
        <w:rPr>
          <w:rStyle w:val="CommentReference"/>
          <w:rFonts w:asciiTheme="minorHAnsi" w:eastAsiaTheme="minorHAnsi" w:hAnsiTheme="minorHAnsi" w:cstheme="minorBidi"/>
        </w:rPr>
        <w:commentReference w:id="214"/>
      </w:r>
      <w:commentRangeEnd w:id="215"/>
      <w:r w:rsidR="00E26D38">
        <w:rPr>
          <w:rStyle w:val="CommentReference"/>
          <w:rFonts w:asciiTheme="minorHAnsi" w:eastAsiaTheme="minorHAnsi" w:hAnsiTheme="minorHAnsi" w:cstheme="minorBidi"/>
        </w:rPr>
        <w:commentReference w:id="215"/>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216"/>
      <w:r w:rsidRPr="00636C9B">
        <w:rPr>
          <w:rFonts w:ascii="Times New Roman" w:hAnsi="Times New Roman"/>
          <w:sz w:val="24"/>
          <w:szCs w:val="24"/>
        </w:rPr>
        <w:t xml:space="preserve">Variation in excess risk over month was less evident in all injury categories apart from drownings, which demonstrated a peak in the summer for males </w:t>
      </w:r>
      <w:proofErr w:type="gramStart"/>
      <w:r w:rsidRPr="00636C9B">
        <w:rPr>
          <w:rFonts w:ascii="Times New Roman" w:hAnsi="Times New Roman"/>
          <w:sz w:val="24"/>
          <w:szCs w:val="24"/>
        </w:rPr>
        <w:t xml:space="preserve">and </w:t>
      </w:r>
      <w:r w:rsidR="001A74D3">
        <w:rPr>
          <w:rFonts w:ascii="Times New Roman" w:hAnsi="Times New Roman"/>
          <w:sz w:val="24"/>
          <w:szCs w:val="24"/>
        </w:rPr>
        <w:t>also</w:t>
      </w:r>
      <w:proofErr w:type="gramEnd"/>
      <w:r w:rsidR="001A74D3">
        <w:rPr>
          <w:rFonts w:ascii="Times New Roman" w:hAnsi="Times New Roman"/>
          <w:sz w:val="24"/>
          <w:szCs w:val="24"/>
        </w:rPr>
        <w:t xml:space="preserve"> </w:t>
      </w:r>
      <w:r w:rsidRPr="00636C9B">
        <w:rPr>
          <w:rFonts w:ascii="Times New Roman" w:hAnsi="Times New Roman"/>
          <w:sz w:val="24"/>
          <w:szCs w:val="24"/>
        </w:rPr>
        <w:t>females</w:t>
      </w:r>
      <w:commentRangeEnd w:id="216"/>
      <w:r w:rsidR="005E65AD">
        <w:rPr>
          <w:rStyle w:val="CommentReference"/>
          <w:rFonts w:asciiTheme="minorHAnsi" w:eastAsiaTheme="minorHAnsi" w:hAnsiTheme="minorHAnsi" w:cstheme="minorBidi"/>
        </w:rPr>
        <w:commentReference w:id="216"/>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lastRenderedPageBreak/>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AC564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13,23–25&lt;/sup&gt;","plainTextFormattedCitation":"13,23–25","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13,23–25</w:t>
      </w:r>
      <w:r w:rsidRPr="00843ACB">
        <w:rPr>
          <w:rFonts w:ascii="Times New Roman" w:hAnsi="Times New Roman"/>
          <w:color w:val="000000" w:themeColor="text1"/>
          <w:sz w:val="24"/>
          <w:szCs w:val="24"/>
        </w:rPr>
        <w:fldChar w:fldCharType="end"/>
      </w:r>
    </w:p>
    <w:p w14:paraId="579F2A8B" w14:textId="7FB8915C"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26&lt;/sup&gt;","plainTextFormattedCitation":"26","previouslyFormattedCitation":"&lt;sup&gt;26&lt;/sup&gt;"},"properties":{"noteIndex":0},"schema":"https://github.com/citation-style-language/schema/raw/master/csl-citation.json"}</w:instrText>
      </w:r>
      <w:r w:rsidR="00914974" w:rsidRPr="00843AC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26</w:t>
      </w:r>
      <w:r w:rsidR="00914974" w:rsidRPr="00843ACB">
        <w:rPr>
          <w:rFonts w:ascii="Times New Roman" w:hAnsi="Times New Roman"/>
          <w:sz w:val="24"/>
          <w:szCs w:val="24"/>
        </w:rPr>
        <w:fldChar w:fldCharType="end"/>
      </w:r>
    </w:p>
    <w:p w14:paraId="27852255" w14:textId="0689ED28"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color w:val="000000" w:themeColor="text1"/>
          <w:sz w:val="24"/>
          <w:szCs w:val="24"/>
        </w:rPr>
        <w:instrText>∼</w:instrText>
      </w:r>
      <w:r w:rsidR="0004018D">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13,23–25&lt;/sup&gt;","plainTextFormattedCitation":"13,23–25","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13,23–25</w:t>
      </w:r>
      <w:r w:rsidRPr="00843ACB">
        <w:rPr>
          <w:rFonts w:ascii="Times New Roman" w:hAnsi="Times New Roman"/>
          <w:color w:val="000000" w:themeColor="text1"/>
          <w:sz w:val="24"/>
          <w:szCs w:val="24"/>
        </w:rPr>
        <w:fldChar w:fldCharType="end"/>
      </w:r>
    </w:p>
    <w:p w14:paraId="6ED609D4" w14:textId="51CFF793"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05972F07"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9C230CD"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5C3518E9"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217"/>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217"/>
      <w:r w:rsidR="005E65AD" w:rsidRPr="00696193">
        <w:rPr>
          <w:rStyle w:val="Hyperlink"/>
          <w:rFonts w:asciiTheme="minorHAnsi" w:eastAsiaTheme="minorHAnsi" w:hAnsiTheme="minorHAnsi" w:cstheme="minorBidi"/>
          <w:sz w:val="16"/>
          <w:szCs w:val="16"/>
        </w:rPr>
        <w:commentReference w:id="217"/>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7C055B80"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29C30562"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04CEB033"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6BEF4A9E"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051F96A5"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4DDBDA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77D7462C"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0C29E860"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68E66342"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7275B103"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color w:val="000000" w:themeColor="text1"/>
          <w:sz w:val="24"/>
          <w:szCs w:val="24"/>
        </w:rPr>
        <w:instrText>∼</w:instrText>
      </w:r>
      <w:r w:rsidR="0004018D">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38F8AC62"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sz w:val="24"/>
          <w:szCs w:val="24"/>
        </w:rPr>
        <w:instrText>∼</w:instrText>
      </w:r>
      <w:r w:rsidR="0004018D">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36D18E50"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lastRenderedPageBreak/>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4D9E7E8" w14:textId="642BB240" w:rsidR="0004018D" w:rsidRPr="0004018D" w:rsidRDefault="00A55581"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4018D" w:rsidRPr="0004018D">
        <w:rPr>
          <w:rFonts w:ascii="Times New Roman" w:eastAsia="Times New Roman" w:hAnsi="Times New Roman"/>
          <w:noProof/>
          <w:sz w:val="24"/>
        </w:rPr>
        <w:t>1.</w:t>
      </w:r>
      <w:r w:rsidR="0004018D" w:rsidRPr="0004018D">
        <w:rPr>
          <w:rFonts w:ascii="Times New Roman" w:eastAsia="Times New Roman" w:hAnsi="Times New Roman"/>
          <w:noProof/>
          <w:sz w:val="24"/>
        </w:rPr>
        <w:tab/>
        <w:t xml:space="preserve">Watts, N. </w:t>
      </w:r>
      <w:r w:rsidR="0004018D" w:rsidRPr="0004018D">
        <w:rPr>
          <w:rFonts w:ascii="Times New Roman" w:eastAsia="Times New Roman" w:hAnsi="Times New Roman"/>
          <w:i/>
          <w:iCs/>
          <w:noProof/>
          <w:sz w:val="24"/>
        </w:rPr>
        <w:t>et al.</w:t>
      </w:r>
      <w:r w:rsidR="0004018D" w:rsidRPr="0004018D">
        <w:rPr>
          <w:rFonts w:ascii="Times New Roman" w:eastAsia="Times New Roman" w:hAnsi="Times New Roman"/>
          <w:noProof/>
          <w:sz w:val="24"/>
        </w:rPr>
        <w:t xml:space="preserve"> The 2018 report of the Lancet Countdown on health and climate change: shaping health of nations for centuries to come. </w:t>
      </w:r>
      <w:r w:rsidR="0004018D" w:rsidRPr="0004018D">
        <w:rPr>
          <w:rFonts w:ascii="Times New Roman" w:eastAsia="Times New Roman" w:hAnsi="Times New Roman"/>
          <w:i/>
          <w:iCs/>
          <w:noProof/>
          <w:sz w:val="24"/>
        </w:rPr>
        <w:t>Lancet</w:t>
      </w:r>
      <w:r w:rsidR="0004018D" w:rsidRPr="0004018D">
        <w:rPr>
          <w:rFonts w:ascii="Times New Roman" w:eastAsia="Times New Roman" w:hAnsi="Times New Roman"/>
          <w:noProof/>
          <w:sz w:val="24"/>
        </w:rPr>
        <w:t xml:space="preserve"> </w:t>
      </w:r>
      <w:r w:rsidR="0004018D" w:rsidRPr="0004018D">
        <w:rPr>
          <w:rFonts w:ascii="Times New Roman" w:eastAsia="Times New Roman" w:hAnsi="Times New Roman"/>
          <w:b/>
          <w:bCs/>
          <w:noProof/>
          <w:sz w:val="24"/>
        </w:rPr>
        <w:t>6736,</w:t>
      </w:r>
      <w:r w:rsidR="0004018D" w:rsidRPr="0004018D">
        <w:rPr>
          <w:rFonts w:ascii="Times New Roman" w:eastAsia="Times New Roman" w:hAnsi="Times New Roman"/>
          <w:noProof/>
          <w:sz w:val="24"/>
        </w:rPr>
        <w:t xml:space="preserve"> 1–4 (2018).</w:t>
      </w:r>
    </w:p>
    <w:p w14:paraId="46A2805B"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w:t>
      </w:r>
      <w:r w:rsidRPr="0004018D">
        <w:rPr>
          <w:rFonts w:ascii="Times New Roman" w:eastAsia="Times New Roman" w:hAnsi="Times New Roman"/>
          <w:noProof/>
          <w:sz w:val="24"/>
        </w:rPr>
        <w:tab/>
        <w:t xml:space="preserve">McMichael, A. J., Woodruff, R. E. &amp; Hales, S. Climate change and human health: Present and future risks.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(2006). doi:10.1016/S0140-6736(06)68079-3</w:t>
      </w:r>
    </w:p>
    <w:p w14:paraId="6322EB1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w:t>
      </w:r>
      <w:r w:rsidRPr="0004018D">
        <w:rPr>
          <w:rFonts w:ascii="Times New Roman" w:eastAsia="Times New Roman" w:hAnsi="Times New Roman"/>
          <w:noProof/>
          <w:sz w:val="24"/>
        </w:rPr>
        <w:tab/>
        <w:t xml:space="preserve">Huang, C.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Projecting Future heat-related mortality under climate change scenarios: A systematic review. </w:t>
      </w:r>
      <w:r w:rsidRPr="0004018D">
        <w:rPr>
          <w:rFonts w:ascii="Times New Roman" w:eastAsia="Times New Roman" w:hAnsi="Times New Roman"/>
          <w:i/>
          <w:iCs/>
          <w:noProof/>
          <w:sz w:val="24"/>
        </w:rPr>
        <w:t>Environmental Health Perspectives</w:t>
      </w:r>
      <w:r w:rsidRPr="0004018D">
        <w:rPr>
          <w:rFonts w:ascii="Times New Roman" w:eastAsia="Times New Roman" w:hAnsi="Times New Roman"/>
          <w:noProof/>
          <w:sz w:val="24"/>
        </w:rPr>
        <w:t xml:space="preserve"> (2011). doi:10.1289/ehp.1103456</w:t>
      </w:r>
    </w:p>
    <w:p w14:paraId="4DA0B40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w:t>
      </w:r>
      <w:r w:rsidRPr="0004018D">
        <w:rPr>
          <w:rFonts w:ascii="Times New Roman" w:eastAsia="Times New Roman" w:hAnsi="Times New Roman"/>
          <w:noProof/>
          <w:sz w:val="24"/>
        </w:rPr>
        <w:tab/>
        <w:t xml:space="preserve">Gasparrini, A.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Projections of temperature-related excess mortality under climate change scenarios. </w:t>
      </w:r>
      <w:r w:rsidRPr="0004018D">
        <w:rPr>
          <w:rFonts w:ascii="Times New Roman" w:eastAsia="Times New Roman" w:hAnsi="Times New Roman"/>
          <w:i/>
          <w:iCs/>
          <w:noProof/>
          <w:sz w:val="24"/>
        </w:rPr>
        <w:t>Lancet Planet. Heal.</w:t>
      </w:r>
      <w:r w:rsidRPr="0004018D">
        <w:rPr>
          <w:rFonts w:ascii="Times New Roman" w:eastAsia="Times New Roman" w:hAnsi="Times New Roman"/>
          <w:noProof/>
          <w:sz w:val="24"/>
        </w:rPr>
        <w:t xml:space="preserve"> (2017). doi:10.1016/S2542-5196(17)30156-0</w:t>
      </w:r>
    </w:p>
    <w:p w14:paraId="2926797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w:t>
      </w:r>
      <w:r w:rsidRPr="0004018D">
        <w:rPr>
          <w:rFonts w:ascii="Times New Roman" w:eastAsia="Times New Roman" w:hAnsi="Times New Roman"/>
          <w:noProof/>
          <w:sz w:val="24"/>
        </w:rPr>
        <w:tab/>
        <w:t xml:space="preserve">Smith, K. R.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Human health: Impacts, adaptation, and co-benefits. in </w:t>
      </w:r>
      <w:r w:rsidRPr="0004018D">
        <w:rPr>
          <w:rFonts w:ascii="Times New Roman" w:eastAsia="Times New Roman" w:hAnsi="Times New Roman"/>
          <w:i/>
          <w:iCs/>
          <w:noProof/>
          <w:sz w:val="24"/>
        </w:rPr>
        <w:t>Climate Change 2014 Impacts, Adaptation and Vulnerability: Part A: Global and Sectoral Aspects</w:t>
      </w:r>
      <w:r w:rsidRPr="0004018D">
        <w:rPr>
          <w:rFonts w:ascii="Times New Roman" w:eastAsia="Times New Roman" w:hAnsi="Times New Roman"/>
          <w:noProof/>
          <w:sz w:val="24"/>
        </w:rPr>
        <w:t xml:space="preserve"> (2015). doi:10.1017/CBO9781107415379.016</w:t>
      </w:r>
    </w:p>
    <w:p w14:paraId="440F4BD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6.</w:t>
      </w:r>
      <w:r w:rsidRPr="0004018D">
        <w:rPr>
          <w:rFonts w:ascii="Times New Roman" w:eastAsia="Times New Roman" w:hAnsi="Times New Roman"/>
          <w:noProof/>
          <w:sz w:val="24"/>
        </w:rPr>
        <w:tab/>
        <w:t xml:space="preserve">Lozano, R.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(2012). doi:10.1016/S0140-6736(12)61728-0</w:t>
      </w:r>
    </w:p>
    <w:p w14:paraId="19DD16A7"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7.</w:t>
      </w:r>
      <w:r w:rsidRPr="0004018D">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4018D">
        <w:rPr>
          <w:rFonts w:ascii="Times New Roman" w:eastAsia="Times New Roman" w:hAnsi="Times New Roman"/>
          <w:i/>
          <w:iCs/>
          <w:noProof/>
          <w:sz w:val="24"/>
        </w:rPr>
        <w:t>Elife</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7,</w:t>
      </w:r>
      <w:r w:rsidRPr="0004018D">
        <w:rPr>
          <w:rFonts w:ascii="Times New Roman" w:eastAsia="Times New Roman" w:hAnsi="Times New Roman"/>
          <w:noProof/>
          <w:sz w:val="24"/>
        </w:rPr>
        <w:t xml:space="preserve"> (2018).</w:t>
      </w:r>
    </w:p>
    <w:p w14:paraId="51BACA3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8.</w:t>
      </w:r>
      <w:r w:rsidRPr="0004018D">
        <w:rPr>
          <w:rFonts w:ascii="Times New Roman" w:eastAsia="Times New Roman" w:hAnsi="Times New Roman"/>
          <w:noProof/>
          <w:sz w:val="24"/>
        </w:rPr>
        <w:tab/>
        <w:t xml:space="preserve">Rau, R. Seasonality in Human Mortality.  A Demographic Approach. </w:t>
      </w:r>
      <w:r w:rsidRPr="0004018D">
        <w:rPr>
          <w:rFonts w:ascii="Times New Roman" w:eastAsia="Times New Roman" w:hAnsi="Times New Roman"/>
          <w:i/>
          <w:iCs/>
          <w:noProof/>
          <w:sz w:val="24"/>
        </w:rPr>
        <w:t>Wirtschafts- und Sozialwissenschaftlichen Fak.</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PhD,</w:t>
      </w:r>
      <w:r w:rsidRPr="0004018D">
        <w:rPr>
          <w:rFonts w:ascii="Times New Roman" w:eastAsia="Times New Roman" w:hAnsi="Times New Roman"/>
          <w:noProof/>
          <w:sz w:val="24"/>
        </w:rPr>
        <w:t xml:space="preserve"> 361 (2004).</w:t>
      </w:r>
    </w:p>
    <w:p w14:paraId="05EBF5F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9.</w:t>
      </w:r>
      <w:r w:rsidRPr="0004018D">
        <w:rPr>
          <w:rFonts w:ascii="Times New Roman" w:eastAsia="Times New Roman" w:hAnsi="Times New Roman"/>
          <w:noProof/>
          <w:sz w:val="24"/>
        </w:rPr>
        <w:tab/>
        <w:t xml:space="preserve">Gasparrini, A.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Mortality risk attributable to high and low ambient temperature: A multicountry observational study.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386,</w:t>
      </w:r>
      <w:r w:rsidRPr="0004018D">
        <w:rPr>
          <w:rFonts w:ascii="Times New Roman" w:eastAsia="Times New Roman" w:hAnsi="Times New Roman"/>
          <w:noProof/>
          <w:sz w:val="24"/>
        </w:rPr>
        <w:t xml:space="preserve"> 369–375 (2015).</w:t>
      </w:r>
    </w:p>
    <w:p w14:paraId="4847229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10.</w:t>
      </w:r>
      <w:r w:rsidRPr="0004018D">
        <w:rPr>
          <w:rFonts w:ascii="Times New Roman" w:eastAsia="Times New Roman" w:hAnsi="Times New Roman"/>
          <w:noProof/>
          <w:sz w:val="24"/>
        </w:rPr>
        <w:tab/>
        <w:t xml:space="preserve">Ye, X.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Ambient temperature and morbidity: a review of epidemiological evidence. </w:t>
      </w:r>
      <w:r w:rsidRPr="0004018D">
        <w:rPr>
          <w:rFonts w:ascii="Times New Roman" w:eastAsia="Times New Roman" w:hAnsi="Times New Roman"/>
          <w:i/>
          <w:iCs/>
          <w:noProof/>
          <w:sz w:val="24"/>
        </w:rPr>
        <w:t>Environ. Health Perspect.</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120,</w:t>
      </w:r>
      <w:r w:rsidRPr="0004018D">
        <w:rPr>
          <w:rFonts w:ascii="Times New Roman" w:eastAsia="Times New Roman" w:hAnsi="Times New Roman"/>
          <w:noProof/>
          <w:sz w:val="24"/>
        </w:rPr>
        <w:t xml:space="preserve"> 19–28 (2012).</w:t>
      </w:r>
    </w:p>
    <w:p w14:paraId="6C063D3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11.</w:t>
      </w:r>
      <w:r w:rsidRPr="0004018D">
        <w:rPr>
          <w:rFonts w:ascii="Times New Roman" w:eastAsia="Times New Roman" w:hAnsi="Times New Roman"/>
          <w:noProof/>
          <w:sz w:val="24"/>
        </w:rPr>
        <w:tab/>
        <w:t xml:space="preserve">Basu, R. High ambient temperature and mortality: A review of epidemiologic studies from 2001 to 2008. </w:t>
      </w:r>
      <w:r w:rsidRPr="0004018D">
        <w:rPr>
          <w:rFonts w:ascii="Times New Roman" w:eastAsia="Times New Roman" w:hAnsi="Times New Roman"/>
          <w:i/>
          <w:iCs/>
          <w:noProof/>
          <w:sz w:val="24"/>
        </w:rPr>
        <w:t>Environ. Heal. A Glob. Access Sci. Source</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8,</w:t>
      </w:r>
      <w:r w:rsidRPr="0004018D">
        <w:rPr>
          <w:rFonts w:ascii="Times New Roman" w:eastAsia="Times New Roman" w:hAnsi="Times New Roman"/>
          <w:noProof/>
          <w:sz w:val="24"/>
        </w:rPr>
        <w:t xml:space="preserve"> 40 (2009).</w:t>
      </w:r>
    </w:p>
    <w:p w14:paraId="466647D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12.</w:t>
      </w:r>
      <w:r w:rsidRPr="0004018D">
        <w:rPr>
          <w:rFonts w:ascii="Times New Roman" w:eastAsia="Times New Roman" w:hAnsi="Times New Roman"/>
          <w:noProof/>
          <w:sz w:val="24"/>
        </w:rPr>
        <w:tab/>
        <w:t xml:space="preserve">Shi, L., Kloog, I., Zanobetti, A., Liu, P. &amp; Schwartz, J. D. Impacts of temperature and its variability on mortality in New England.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5,</w:t>
      </w:r>
      <w:r w:rsidRPr="0004018D">
        <w:rPr>
          <w:rFonts w:ascii="Times New Roman" w:eastAsia="Times New Roman" w:hAnsi="Times New Roman"/>
          <w:noProof/>
          <w:sz w:val="24"/>
        </w:rPr>
        <w:t xml:space="preserve"> 988–991 (2015).</w:t>
      </w:r>
    </w:p>
    <w:p w14:paraId="5CDE97B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13.</w:t>
      </w:r>
      <w:r w:rsidRPr="0004018D">
        <w:rPr>
          <w:rFonts w:ascii="Times New Roman" w:eastAsia="Times New Roman" w:hAnsi="Times New Roman"/>
          <w:noProof/>
          <w:sz w:val="24"/>
        </w:rPr>
        <w:tab/>
        <w:t xml:space="preserve">Burke, M.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Higher temperatures increase suicide rates in the United States and Mexico.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(2018). doi:10.1038/s41558-018-0222-x</w:t>
      </w:r>
    </w:p>
    <w:p w14:paraId="626EF91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14.</w:t>
      </w:r>
      <w:r w:rsidRPr="0004018D">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4018D">
        <w:rPr>
          <w:rFonts w:ascii="Times New Roman" w:eastAsia="Times New Roman" w:hAnsi="Times New Roman"/>
          <w:i/>
          <w:iCs/>
          <w:noProof/>
          <w:sz w:val="24"/>
        </w:rPr>
        <w:t>Occup. Environ. Med.</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64,</w:t>
      </w:r>
      <w:r w:rsidRPr="0004018D">
        <w:rPr>
          <w:rFonts w:ascii="Times New Roman" w:eastAsia="Times New Roman" w:hAnsi="Times New Roman"/>
          <w:noProof/>
          <w:sz w:val="24"/>
        </w:rPr>
        <w:t xml:space="preserve"> 827–833 (2007).</w:t>
      </w:r>
    </w:p>
    <w:p w14:paraId="56567DE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15.</w:t>
      </w:r>
      <w:r w:rsidRPr="0004018D">
        <w:rPr>
          <w:rFonts w:ascii="Times New Roman" w:eastAsia="Times New Roman" w:hAnsi="Times New Roman"/>
          <w:noProof/>
          <w:sz w:val="24"/>
        </w:rPr>
        <w:tab/>
        <w:t xml:space="preserve">Song, X.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Impact of ambient temperature on morbidity and mortality: An overview of reviews. </w:t>
      </w:r>
      <w:r w:rsidRPr="0004018D">
        <w:rPr>
          <w:rFonts w:ascii="Times New Roman" w:eastAsia="Times New Roman" w:hAnsi="Times New Roman"/>
          <w:i/>
          <w:iCs/>
          <w:noProof/>
          <w:sz w:val="24"/>
        </w:rPr>
        <w:t>Sci. Total Environ.</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586,</w:t>
      </w:r>
      <w:r w:rsidRPr="0004018D">
        <w:rPr>
          <w:rFonts w:ascii="Times New Roman" w:eastAsia="Times New Roman" w:hAnsi="Times New Roman"/>
          <w:noProof/>
          <w:sz w:val="24"/>
        </w:rPr>
        <w:t xml:space="preserve"> 241–254 (2017).</w:t>
      </w:r>
    </w:p>
    <w:p w14:paraId="4F2920F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16.</w:t>
      </w:r>
      <w:r w:rsidRPr="0004018D">
        <w:rPr>
          <w:rFonts w:ascii="Times New Roman" w:eastAsia="Times New Roman" w:hAnsi="Times New Roman"/>
          <w:noProof/>
          <w:sz w:val="24"/>
        </w:rPr>
        <w:tab/>
        <w:t xml:space="preserve">Ingram, D. D.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United States Census 2000 population with bridged race categories. </w:t>
      </w:r>
      <w:r w:rsidRPr="0004018D">
        <w:rPr>
          <w:rFonts w:ascii="Times New Roman" w:eastAsia="Times New Roman" w:hAnsi="Times New Roman"/>
          <w:i/>
          <w:iCs/>
          <w:noProof/>
          <w:sz w:val="24"/>
        </w:rPr>
        <w:t>Vital Health Stat. 2.</w:t>
      </w:r>
      <w:r w:rsidRPr="0004018D">
        <w:rPr>
          <w:rFonts w:ascii="Times New Roman" w:eastAsia="Times New Roman" w:hAnsi="Times New Roman"/>
          <w:noProof/>
          <w:sz w:val="24"/>
        </w:rPr>
        <w:t xml:space="preserve"> 1–55 (2003).</w:t>
      </w:r>
    </w:p>
    <w:p w14:paraId="77E2B55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17.</w:t>
      </w:r>
      <w:r w:rsidRPr="0004018D">
        <w:rPr>
          <w:rFonts w:ascii="Times New Roman" w:eastAsia="Times New Roman" w:hAnsi="Times New Roman"/>
          <w:noProof/>
          <w:sz w:val="24"/>
        </w:rPr>
        <w:tab/>
        <w:t xml:space="preserve">Dee, D. P.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The ERA-Interim reanalysis: configuration and performance of the data assimilation system. </w:t>
      </w:r>
      <w:r w:rsidRPr="0004018D">
        <w:rPr>
          <w:rFonts w:ascii="Times New Roman" w:eastAsia="Times New Roman" w:hAnsi="Times New Roman"/>
          <w:i/>
          <w:iCs/>
          <w:noProof/>
          <w:sz w:val="24"/>
        </w:rPr>
        <w:t>Q. J. R. Meteorol. Soc.</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137,</w:t>
      </w:r>
      <w:r w:rsidRPr="0004018D">
        <w:rPr>
          <w:rFonts w:ascii="Times New Roman" w:eastAsia="Times New Roman" w:hAnsi="Times New Roman"/>
          <w:noProof/>
          <w:sz w:val="24"/>
        </w:rPr>
        <w:t xml:space="preserve"> 553–597 (2011).</w:t>
      </w:r>
    </w:p>
    <w:p w14:paraId="4F52BB7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18.</w:t>
      </w:r>
      <w:r w:rsidRPr="0004018D">
        <w:rPr>
          <w:rFonts w:ascii="Times New Roman" w:eastAsia="Times New Roman" w:hAnsi="Times New Roman"/>
          <w:noProof/>
          <w:sz w:val="24"/>
        </w:rPr>
        <w:tab/>
        <w:t xml:space="preserve">Wallace, J. M. &amp; Hobbs, P. V. </w:t>
      </w:r>
      <w:r w:rsidRPr="0004018D">
        <w:rPr>
          <w:rFonts w:ascii="Times New Roman" w:eastAsia="Times New Roman" w:hAnsi="Times New Roman"/>
          <w:i/>
          <w:iCs/>
          <w:noProof/>
          <w:sz w:val="24"/>
        </w:rPr>
        <w:t>Atmospheric Science: An Introductory Survey: Second Edition</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Atmospheric Science: An Introductory Survey: Second Edition</w:t>
      </w:r>
      <w:r w:rsidRPr="0004018D">
        <w:rPr>
          <w:rFonts w:ascii="Times New Roman" w:eastAsia="Times New Roman" w:hAnsi="Times New Roman"/>
          <w:noProof/>
          <w:sz w:val="24"/>
        </w:rPr>
        <w:t xml:space="preserve"> (2006). doi:10.1016/C2009-0-00034-8</w:t>
      </w:r>
    </w:p>
    <w:p w14:paraId="33EFAD5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19.</w:t>
      </w:r>
      <w:r w:rsidRPr="0004018D">
        <w:rPr>
          <w:rFonts w:ascii="Times New Roman" w:eastAsia="Times New Roman" w:hAnsi="Times New Roman"/>
          <w:noProof/>
          <w:sz w:val="24"/>
        </w:rPr>
        <w:tab/>
        <w:t xml:space="preserve">Rue, H. &amp; Held, L. </w:t>
      </w:r>
      <w:r w:rsidRPr="0004018D">
        <w:rPr>
          <w:rFonts w:ascii="Times New Roman" w:eastAsia="Times New Roman" w:hAnsi="Times New Roman"/>
          <w:i/>
          <w:iCs/>
          <w:noProof/>
          <w:sz w:val="24"/>
        </w:rPr>
        <w:t>Gaussian Markov random fields. Theory and applications</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Chapman &amp; Hall</w:t>
      </w:r>
      <w:r w:rsidRPr="0004018D">
        <w:rPr>
          <w:rFonts w:ascii="Times New Roman" w:eastAsia="Times New Roman" w:hAnsi="Times New Roman"/>
          <w:noProof/>
          <w:sz w:val="24"/>
        </w:rPr>
        <w:t xml:space="preserve"> (2005). doi:10.1007/s00184-007-0162-3</w:t>
      </w:r>
    </w:p>
    <w:p w14:paraId="0CD8960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20.</w:t>
      </w:r>
      <w:r w:rsidRPr="0004018D">
        <w:rPr>
          <w:rFonts w:ascii="Times New Roman" w:eastAsia="Times New Roman" w:hAnsi="Times New Roman"/>
          <w:noProof/>
          <w:sz w:val="24"/>
        </w:rPr>
        <w:tab/>
        <w:t xml:space="preserve">Besag, J. Spatial interaction and the statistical snalysis of lattice systems. </w:t>
      </w:r>
      <w:r w:rsidRPr="0004018D">
        <w:rPr>
          <w:rFonts w:ascii="Times New Roman" w:eastAsia="Times New Roman" w:hAnsi="Times New Roman"/>
          <w:i/>
          <w:iCs/>
          <w:noProof/>
          <w:sz w:val="24"/>
        </w:rPr>
        <w:t>J. R. Stat. Soc. Ser. B (Statistical Methodol.</w:t>
      </w:r>
      <w:r w:rsidRPr="0004018D">
        <w:rPr>
          <w:rFonts w:ascii="Times New Roman" w:eastAsia="Times New Roman" w:hAnsi="Times New Roman"/>
          <w:noProof/>
          <w:sz w:val="24"/>
        </w:rPr>
        <w:t xml:space="preserve"> (1974). doi:10.2307/2984812</w:t>
      </w:r>
    </w:p>
    <w:p w14:paraId="6C014F3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21.</w:t>
      </w:r>
      <w:r w:rsidRPr="0004018D">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4018D">
        <w:rPr>
          <w:rFonts w:ascii="Times New Roman" w:eastAsia="Times New Roman" w:hAnsi="Times New Roman"/>
          <w:i/>
          <w:iCs/>
          <w:noProof/>
          <w:sz w:val="24"/>
        </w:rPr>
        <w:t>J. R. Stat. Soc. Ser. B Stat. Methodol.</w:t>
      </w:r>
      <w:r w:rsidRPr="0004018D">
        <w:rPr>
          <w:rFonts w:ascii="Times New Roman" w:eastAsia="Times New Roman" w:hAnsi="Times New Roman"/>
          <w:noProof/>
          <w:sz w:val="24"/>
        </w:rPr>
        <w:t xml:space="preserve"> (2009). doi:10.1111/j.1467-9868.2008.00700.x</w:t>
      </w:r>
    </w:p>
    <w:p w14:paraId="09487FF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22.</w:t>
      </w:r>
      <w:r w:rsidRPr="0004018D">
        <w:rPr>
          <w:rFonts w:ascii="Times New Roman" w:eastAsia="Times New Roman" w:hAnsi="Times New Roman"/>
          <w:noProof/>
          <w:sz w:val="24"/>
        </w:rPr>
        <w:tab/>
        <w:t>IPCC. IPCC special report on the impacts of global warming of 1.5 °C - Summary for policy makers. (2018).</w:t>
      </w:r>
    </w:p>
    <w:p w14:paraId="3D620D2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23.</w:t>
      </w:r>
      <w:r w:rsidRPr="0004018D">
        <w:rPr>
          <w:rFonts w:ascii="Times New Roman" w:eastAsia="Times New Roman" w:hAnsi="Times New Roman"/>
          <w:noProof/>
          <w:sz w:val="24"/>
        </w:rPr>
        <w:tab/>
        <w:t xml:space="preserve">Page, L. A., Hajat, S. &amp; Kovats, R. S. Relationship between daily suicide counts and temperature in England and Wales. </w:t>
      </w:r>
      <w:r w:rsidRPr="0004018D">
        <w:rPr>
          <w:rFonts w:ascii="Times New Roman" w:eastAsia="Times New Roman" w:hAnsi="Times New Roman"/>
          <w:i/>
          <w:iCs/>
          <w:noProof/>
          <w:sz w:val="24"/>
        </w:rPr>
        <w:t>Br. J. Psychiatry</w:t>
      </w:r>
      <w:r w:rsidRPr="0004018D">
        <w:rPr>
          <w:rFonts w:ascii="Times New Roman" w:eastAsia="Times New Roman" w:hAnsi="Times New Roman"/>
          <w:noProof/>
          <w:sz w:val="24"/>
        </w:rPr>
        <w:t xml:space="preserve"> (2007). doi:10.1192/bjp.bp.106.031948</w:t>
      </w:r>
    </w:p>
    <w:p w14:paraId="759F9CFB"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24.</w:t>
      </w:r>
      <w:r w:rsidRPr="0004018D">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4018D">
        <w:rPr>
          <w:rFonts w:ascii="Times New Roman" w:eastAsia="Times New Roman" w:hAnsi="Times New Roman"/>
          <w:i/>
          <w:iCs/>
          <w:noProof/>
          <w:sz w:val="24"/>
        </w:rPr>
        <w:t>Int. J. Biometeorol.</w:t>
      </w:r>
      <w:r w:rsidRPr="0004018D">
        <w:rPr>
          <w:rFonts w:ascii="Times New Roman" w:eastAsia="Times New Roman" w:hAnsi="Times New Roman"/>
          <w:noProof/>
          <w:sz w:val="24"/>
        </w:rPr>
        <w:t xml:space="preserve"> (2017). doi:10.1007/s00484-016-1270-4</w:t>
      </w:r>
    </w:p>
    <w:p w14:paraId="0756472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25.</w:t>
      </w:r>
      <w:r w:rsidRPr="0004018D">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4018D">
        <w:rPr>
          <w:rFonts w:ascii="Times New Roman" w:eastAsia="Times New Roman" w:hAnsi="Times New Roman"/>
          <w:i/>
          <w:iCs/>
          <w:noProof/>
          <w:sz w:val="24"/>
        </w:rPr>
        <w:t>BMJ Open</w:t>
      </w:r>
      <w:r w:rsidRPr="0004018D">
        <w:rPr>
          <w:rFonts w:ascii="Times New Roman" w:eastAsia="Times New Roman" w:hAnsi="Times New Roman"/>
          <w:noProof/>
          <w:sz w:val="24"/>
        </w:rPr>
        <w:t xml:space="preserve"> (2016). doi:10.1136/bmjopen-2015-010399</w:t>
      </w:r>
    </w:p>
    <w:p w14:paraId="13F3F09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26.</w:t>
      </w:r>
      <w:r w:rsidRPr="0004018D">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4,</w:t>
      </w:r>
      <w:r w:rsidRPr="0004018D">
        <w:rPr>
          <w:rFonts w:ascii="Times New Roman" w:eastAsia="Times New Roman" w:hAnsi="Times New Roman"/>
          <w:noProof/>
          <w:sz w:val="24"/>
        </w:rPr>
        <w:t xml:space="preserve"> 269–273 (2014).</w:t>
      </w:r>
    </w:p>
    <w:p w14:paraId="1061B9C2"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27.</w:t>
      </w:r>
      <w:r w:rsidRPr="0004018D">
        <w:rPr>
          <w:rFonts w:ascii="Times New Roman" w:eastAsia="Times New Roman" w:hAnsi="Times New Roman"/>
          <w:noProof/>
          <w:sz w:val="24"/>
        </w:rPr>
        <w:tab/>
        <w:t xml:space="preserve">Ranson, M. Crime, weather, and climate change. </w:t>
      </w:r>
      <w:r w:rsidRPr="0004018D">
        <w:rPr>
          <w:rFonts w:ascii="Times New Roman" w:eastAsia="Times New Roman" w:hAnsi="Times New Roman"/>
          <w:i/>
          <w:iCs/>
          <w:noProof/>
          <w:sz w:val="24"/>
        </w:rPr>
        <w:t>J. Environ. Econ. Manage.</w:t>
      </w:r>
      <w:r w:rsidRPr="0004018D">
        <w:rPr>
          <w:rFonts w:ascii="Times New Roman" w:eastAsia="Times New Roman" w:hAnsi="Times New Roman"/>
          <w:noProof/>
          <w:sz w:val="24"/>
        </w:rPr>
        <w:t xml:space="preserve"> (2014). doi:10.1016/j.jeem.2013.11.008</w:t>
      </w:r>
    </w:p>
    <w:p w14:paraId="1020065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28.</w:t>
      </w:r>
      <w:r w:rsidRPr="0004018D">
        <w:rPr>
          <w:rFonts w:ascii="Times New Roman" w:eastAsia="Times New Roman" w:hAnsi="Times New Roman"/>
          <w:noProof/>
          <w:sz w:val="24"/>
        </w:rPr>
        <w:tab/>
        <w:t xml:space="preserve">Mares, D. Climate change and levels of violence in socially disadvantaged neighborhood groups. </w:t>
      </w:r>
      <w:r w:rsidRPr="0004018D">
        <w:rPr>
          <w:rFonts w:ascii="Times New Roman" w:eastAsia="Times New Roman" w:hAnsi="Times New Roman"/>
          <w:i/>
          <w:iCs/>
          <w:noProof/>
          <w:sz w:val="24"/>
        </w:rPr>
        <w:t>J. Urban Heal.</w:t>
      </w:r>
      <w:r w:rsidRPr="0004018D">
        <w:rPr>
          <w:rFonts w:ascii="Times New Roman" w:eastAsia="Times New Roman" w:hAnsi="Times New Roman"/>
          <w:noProof/>
          <w:sz w:val="24"/>
        </w:rPr>
        <w:t xml:space="preserve"> (2013). doi:10.1007/s11524-013-9791-1</w:t>
      </w:r>
    </w:p>
    <w:p w14:paraId="37A020A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29.</w:t>
      </w:r>
      <w:r w:rsidRPr="0004018D">
        <w:rPr>
          <w:rFonts w:ascii="Times New Roman" w:eastAsia="Times New Roman" w:hAnsi="Times New Roman"/>
          <w:noProof/>
          <w:sz w:val="24"/>
        </w:rPr>
        <w:tab/>
        <w:t xml:space="preserve">Burke, M. B., Miguel, E., Satyanath, S., Dykema, J. A. &amp; Lobell, D. B. Warming increases the risk of civil war in Africa. </w:t>
      </w:r>
      <w:r w:rsidRPr="0004018D">
        <w:rPr>
          <w:rFonts w:ascii="Times New Roman" w:eastAsia="Times New Roman" w:hAnsi="Times New Roman"/>
          <w:i/>
          <w:iCs/>
          <w:noProof/>
          <w:sz w:val="24"/>
        </w:rPr>
        <w:t>Proc. Natl. Acad. Sci.</w:t>
      </w:r>
      <w:r w:rsidRPr="0004018D">
        <w:rPr>
          <w:rFonts w:ascii="Times New Roman" w:eastAsia="Times New Roman" w:hAnsi="Times New Roman"/>
          <w:noProof/>
          <w:sz w:val="24"/>
        </w:rPr>
        <w:t xml:space="preserve"> (2009). doi:10.1073/pnas.0907998106</w:t>
      </w:r>
    </w:p>
    <w:p w14:paraId="151199D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30.</w:t>
      </w:r>
      <w:r w:rsidRPr="0004018D">
        <w:rPr>
          <w:rFonts w:ascii="Times New Roman" w:eastAsia="Times New Roman" w:hAnsi="Times New Roman"/>
          <w:noProof/>
          <w:sz w:val="24"/>
        </w:rPr>
        <w:tab/>
        <w:t xml:space="preserve">Hsiang, S. M., Burke, M. &amp; Miguel, E. Quantifying the Influence of Climate on Human Conflict. </w:t>
      </w:r>
      <w:r w:rsidRPr="0004018D">
        <w:rPr>
          <w:rFonts w:ascii="Times New Roman" w:eastAsia="Times New Roman" w:hAnsi="Times New Roman"/>
          <w:i/>
          <w:iCs/>
          <w:noProof/>
          <w:sz w:val="24"/>
        </w:rPr>
        <w:t>Science (80-. ).</w:t>
      </w:r>
      <w:r w:rsidRPr="0004018D">
        <w:rPr>
          <w:rFonts w:ascii="Times New Roman" w:eastAsia="Times New Roman" w:hAnsi="Times New Roman"/>
          <w:noProof/>
          <w:sz w:val="24"/>
        </w:rPr>
        <w:t xml:space="preserve"> (2013). doi:10.1126/science.1235367</w:t>
      </w:r>
    </w:p>
    <w:p w14:paraId="5F47612F"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31.</w:t>
      </w:r>
      <w:r w:rsidRPr="0004018D">
        <w:rPr>
          <w:rFonts w:ascii="Times New Roman" w:eastAsia="Times New Roman" w:hAnsi="Times New Roman"/>
          <w:noProof/>
          <w:sz w:val="24"/>
        </w:rPr>
        <w:tab/>
        <w:t xml:space="preserve">Hsiang, S. M., Meng, K. C. &amp; Cane, M. A. Civil conflicts are associated with the global climate. </w:t>
      </w:r>
      <w:r w:rsidRPr="0004018D">
        <w:rPr>
          <w:rFonts w:ascii="Times New Roman" w:eastAsia="Times New Roman" w:hAnsi="Times New Roman"/>
          <w:i/>
          <w:iCs/>
          <w:noProof/>
          <w:sz w:val="24"/>
        </w:rPr>
        <w:t>Nature</w:t>
      </w:r>
      <w:r w:rsidRPr="0004018D">
        <w:rPr>
          <w:rFonts w:ascii="Times New Roman" w:eastAsia="Times New Roman" w:hAnsi="Times New Roman"/>
          <w:noProof/>
          <w:sz w:val="24"/>
        </w:rPr>
        <w:t xml:space="preserve"> (2011). doi:10.1038/nature10311</w:t>
      </w:r>
    </w:p>
    <w:p w14:paraId="50683BFD"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32.</w:t>
      </w:r>
      <w:r w:rsidRPr="0004018D">
        <w:rPr>
          <w:rFonts w:ascii="Times New Roman" w:eastAsia="Times New Roman" w:hAnsi="Times New Roman"/>
          <w:noProof/>
          <w:sz w:val="24"/>
        </w:rPr>
        <w:tab/>
        <w:t xml:space="preserve">O’Loughlin, J.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Climate variability and conflict risk in East Africa, 1990-2009. </w:t>
      </w:r>
      <w:r w:rsidRPr="0004018D">
        <w:rPr>
          <w:rFonts w:ascii="Times New Roman" w:eastAsia="Times New Roman" w:hAnsi="Times New Roman"/>
          <w:i/>
          <w:iCs/>
          <w:noProof/>
          <w:sz w:val="24"/>
        </w:rPr>
        <w:t>Proc. Natl. Acad. Sci.</w:t>
      </w:r>
      <w:r w:rsidRPr="0004018D">
        <w:rPr>
          <w:rFonts w:ascii="Times New Roman" w:eastAsia="Times New Roman" w:hAnsi="Times New Roman"/>
          <w:noProof/>
          <w:sz w:val="24"/>
        </w:rPr>
        <w:t xml:space="preserve"> (2012). doi:10.1073/pnas.1205130109</w:t>
      </w:r>
    </w:p>
    <w:p w14:paraId="49D232AD"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33.</w:t>
      </w:r>
      <w:r w:rsidRPr="0004018D">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4018D">
        <w:rPr>
          <w:rFonts w:ascii="Times New Roman" w:eastAsia="Times New Roman" w:hAnsi="Times New Roman"/>
          <w:i/>
          <w:iCs/>
          <w:noProof/>
          <w:sz w:val="24"/>
        </w:rPr>
        <w:t>Gastroenterology</w:t>
      </w:r>
      <w:r w:rsidRPr="0004018D">
        <w:rPr>
          <w:rFonts w:ascii="Times New Roman" w:eastAsia="Times New Roman" w:hAnsi="Times New Roman"/>
          <w:noProof/>
          <w:sz w:val="24"/>
        </w:rPr>
        <w:t xml:space="preserve"> (2017).</w:t>
      </w:r>
    </w:p>
    <w:p w14:paraId="1FEEE18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34.</w:t>
      </w:r>
      <w:r w:rsidRPr="0004018D">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4018D">
        <w:rPr>
          <w:rFonts w:ascii="Times New Roman" w:eastAsia="Times New Roman" w:hAnsi="Times New Roman"/>
          <w:i/>
          <w:iCs/>
          <w:noProof/>
          <w:sz w:val="24"/>
        </w:rPr>
        <w:t>Procedia - Soc. Behav. Sci.</w:t>
      </w:r>
      <w:r w:rsidRPr="0004018D">
        <w:rPr>
          <w:rFonts w:ascii="Times New Roman" w:eastAsia="Times New Roman" w:hAnsi="Times New Roman"/>
          <w:noProof/>
          <w:sz w:val="24"/>
        </w:rPr>
        <w:t xml:space="preserve"> (2013). doi:10.1016/j.sbspro.2013.11.143</w:t>
      </w:r>
    </w:p>
    <w:p w14:paraId="2A4FBBB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35.</w:t>
      </w:r>
      <w:r w:rsidRPr="0004018D">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4018D">
        <w:rPr>
          <w:rFonts w:ascii="Times New Roman" w:eastAsia="Times New Roman" w:hAnsi="Times New Roman"/>
          <w:i/>
          <w:iCs/>
          <w:noProof/>
          <w:sz w:val="24"/>
        </w:rPr>
        <w:t>J. Cold Reg. Eng.</w:t>
      </w:r>
      <w:r w:rsidRPr="0004018D">
        <w:rPr>
          <w:rFonts w:ascii="Times New Roman" w:eastAsia="Times New Roman" w:hAnsi="Times New Roman"/>
          <w:noProof/>
          <w:sz w:val="24"/>
        </w:rPr>
        <w:t xml:space="preserve"> (2016). doi:10.1061/(ASCE)CR.1943-5495.0000099</w:t>
      </w:r>
    </w:p>
    <w:p w14:paraId="4FE1E92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36.</w:t>
      </w:r>
      <w:r w:rsidRPr="0004018D">
        <w:rPr>
          <w:rFonts w:ascii="Times New Roman" w:eastAsia="Times New Roman" w:hAnsi="Times New Roman"/>
          <w:noProof/>
          <w:sz w:val="24"/>
        </w:rPr>
        <w:tab/>
        <w:t xml:space="preserve">Roh, H.-J., Datla, S. &amp; Sharma, S. Effect of snow, temperature and their interaction on highway truck traffic. </w:t>
      </w:r>
      <w:r w:rsidRPr="0004018D">
        <w:rPr>
          <w:rFonts w:ascii="Times New Roman" w:eastAsia="Times New Roman" w:hAnsi="Times New Roman"/>
          <w:i/>
          <w:iCs/>
          <w:noProof/>
          <w:sz w:val="24"/>
        </w:rPr>
        <w:t>J. Transp. Techn.</w:t>
      </w:r>
      <w:r w:rsidRPr="0004018D">
        <w:rPr>
          <w:rFonts w:ascii="Times New Roman" w:eastAsia="Times New Roman" w:hAnsi="Times New Roman"/>
          <w:noProof/>
          <w:sz w:val="24"/>
        </w:rPr>
        <w:t xml:space="preserve"> (2013). doi:10.4236/jtts.2013.31003</w:t>
      </w:r>
    </w:p>
    <w:p w14:paraId="28BA261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37.</w:t>
      </w:r>
      <w:r w:rsidRPr="0004018D">
        <w:rPr>
          <w:rFonts w:ascii="Times New Roman" w:eastAsia="Times New Roman" w:hAnsi="Times New Roman"/>
          <w:noProof/>
          <w:sz w:val="24"/>
        </w:rPr>
        <w:tab/>
        <w:t xml:space="preserve">Roh, H. J., Sharma, S. &amp; Sahu, P. K. Modeling snow and cold effects for classified highway traffic volumes. </w:t>
      </w:r>
      <w:r w:rsidRPr="0004018D">
        <w:rPr>
          <w:rFonts w:ascii="Times New Roman" w:eastAsia="Times New Roman" w:hAnsi="Times New Roman"/>
          <w:i/>
          <w:iCs/>
          <w:noProof/>
          <w:sz w:val="24"/>
        </w:rPr>
        <w:t>KSCE J. Civ. Eng.</w:t>
      </w:r>
      <w:r w:rsidRPr="0004018D">
        <w:rPr>
          <w:rFonts w:ascii="Times New Roman" w:eastAsia="Times New Roman" w:hAnsi="Times New Roman"/>
          <w:noProof/>
          <w:sz w:val="24"/>
        </w:rPr>
        <w:t xml:space="preserve"> (2016). doi:10.1007/s12205-015-0236-0</w:t>
      </w:r>
    </w:p>
    <w:p w14:paraId="0853ADD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38.</w:t>
      </w:r>
      <w:r w:rsidRPr="0004018D">
        <w:rPr>
          <w:rFonts w:ascii="Times New Roman" w:eastAsia="Times New Roman" w:hAnsi="Times New Roman"/>
          <w:noProof/>
          <w:sz w:val="24"/>
        </w:rPr>
        <w:tab/>
        <w:t xml:space="preserve">Daanen, H. A. M., Van De Vliert, E. &amp; Huang, X. Driving performance in cold, warm, and thermoneutral environments. </w:t>
      </w:r>
      <w:r w:rsidRPr="0004018D">
        <w:rPr>
          <w:rFonts w:ascii="Times New Roman" w:eastAsia="Times New Roman" w:hAnsi="Times New Roman"/>
          <w:i/>
          <w:iCs/>
          <w:noProof/>
          <w:sz w:val="24"/>
        </w:rPr>
        <w:t>Appl. Ergon.</w:t>
      </w:r>
      <w:r w:rsidRPr="0004018D">
        <w:rPr>
          <w:rFonts w:ascii="Times New Roman" w:eastAsia="Times New Roman" w:hAnsi="Times New Roman"/>
          <w:noProof/>
          <w:sz w:val="24"/>
        </w:rPr>
        <w:t xml:space="preserve"> (2003). doi:10.1016/S0003-6870(03)00055-3</w:t>
      </w:r>
    </w:p>
    <w:p w14:paraId="0D413CD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39.</w:t>
      </w:r>
      <w:r w:rsidRPr="0004018D">
        <w:rPr>
          <w:rFonts w:ascii="Times New Roman" w:eastAsia="Times New Roman" w:hAnsi="Times New Roman"/>
          <w:noProof/>
          <w:sz w:val="24"/>
        </w:rPr>
        <w:tab/>
        <w:t xml:space="preserve">Zlatoper, T. J. Determinants of motor vehicle deaths in the United States: A cross-sectional analysis. </w:t>
      </w:r>
      <w:r w:rsidRPr="0004018D">
        <w:rPr>
          <w:rFonts w:ascii="Times New Roman" w:eastAsia="Times New Roman" w:hAnsi="Times New Roman"/>
          <w:i/>
          <w:iCs/>
          <w:noProof/>
          <w:sz w:val="24"/>
        </w:rPr>
        <w:t>Accid. Anal. Prev.</w:t>
      </w:r>
      <w:r w:rsidRPr="0004018D">
        <w:rPr>
          <w:rFonts w:ascii="Times New Roman" w:eastAsia="Times New Roman" w:hAnsi="Times New Roman"/>
          <w:noProof/>
          <w:sz w:val="24"/>
        </w:rPr>
        <w:t xml:space="preserve"> (1991). doi:10.1016/0001-4575(91)90062-A</w:t>
      </w:r>
    </w:p>
    <w:p w14:paraId="1AC7EA3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40.</w:t>
      </w:r>
      <w:r w:rsidRPr="0004018D">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4018D">
        <w:rPr>
          <w:rFonts w:ascii="Times New Roman" w:eastAsia="Times New Roman" w:hAnsi="Times New Roman"/>
          <w:i/>
          <w:iCs/>
          <w:noProof/>
          <w:sz w:val="24"/>
        </w:rPr>
        <w:t>Symposium on relationships among theory, physiological correlates, and operational performance</w:t>
      </w:r>
      <w:r w:rsidRPr="0004018D">
        <w:rPr>
          <w:rFonts w:ascii="Times New Roman" w:eastAsia="Times New Roman" w:hAnsi="Times New Roman"/>
          <w:noProof/>
          <w:sz w:val="24"/>
        </w:rPr>
        <w:t xml:space="preserve"> (1976). doi:10.1007/978-1-4684-2529-1_25</w:t>
      </w:r>
    </w:p>
    <w:p w14:paraId="0271C96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41.</w:t>
      </w:r>
      <w:r w:rsidRPr="0004018D">
        <w:rPr>
          <w:rFonts w:ascii="Times New Roman" w:eastAsia="Times New Roman" w:hAnsi="Times New Roman"/>
          <w:noProof/>
          <w:sz w:val="24"/>
        </w:rPr>
        <w:tab/>
        <w:t xml:space="preserve">Wyon, D. P., Wyon, I. &amp; Norin, F. Effects of moderate heat stress on driver vigilance in a moving vehicle. </w:t>
      </w:r>
      <w:r w:rsidRPr="0004018D">
        <w:rPr>
          <w:rFonts w:ascii="Times New Roman" w:eastAsia="Times New Roman" w:hAnsi="Times New Roman"/>
          <w:i/>
          <w:iCs/>
          <w:noProof/>
          <w:sz w:val="24"/>
        </w:rPr>
        <w:t>Ergonomics</w:t>
      </w:r>
      <w:r w:rsidRPr="0004018D">
        <w:rPr>
          <w:rFonts w:ascii="Times New Roman" w:eastAsia="Times New Roman" w:hAnsi="Times New Roman"/>
          <w:noProof/>
          <w:sz w:val="24"/>
        </w:rPr>
        <w:t xml:space="preserve"> (1996). doi:10.1080/00140139608964434</w:t>
      </w:r>
    </w:p>
    <w:p w14:paraId="62474FF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42.</w:t>
      </w:r>
      <w:r w:rsidRPr="0004018D">
        <w:rPr>
          <w:rFonts w:ascii="Times New Roman" w:eastAsia="Times New Roman" w:hAnsi="Times New Roman"/>
          <w:noProof/>
          <w:sz w:val="24"/>
        </w:rPr>
        <w:tab/>
        <w:t xml:space="preserve">Voas, R. B., Torres, P., Romano, E. &amp; Lacey, J. H. Alcohol-Related Risk of Driver Fatalities: An Update Using 2007 Data. </w:t>
      </w:r>
      <w:r w:rsidRPr="0004018D">
        <w:rPr>
          <w:rFonts w:ascii="Times New Roman" w:eastAsia="Times New Roman" w:hAnsi="Times New Roman"/>
          <w:i/>
          <w:iCs/>
          <w:noProof/>
          <w:sz w:val="24"/>
        </w:rPr>
        <w:t>J. Stud. Alcohol Drugs</w:t>
      </w:r>
      <w:r w:rsidRPr="0004018D">
        <w:rPr>
          <w:rFonts w:ascii="Times New Roman" w:eastAsia="Times New Roman" w:hAnsi="Times New Roman"/>
          <w:noProof/>
          <w:sz w:val="24"/>
        </w:rPr>
        <w:t xml:space="preserve"> (2012). doi:10.15288/jsad.2012.73.341</w:t>
      </w:r>
    </w:p>
    <w:p w14:paraId="64D3029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43.</w:t>
      </w:r>
      <w:r w:rsidRPr="0004018D">
        <w:rPr>
          <w:rFonts w:ascii="Times New Roman" w:eastAsia="Times New Roman" w:hAnsi="Times New Roman"/>
          <w:noProof/>
          <w:sz w:val="24"/>
        </w:rPr>
        <w:tab/>
        <w:t xml:space="preserve">Ambrose, A. F., Paul, G. &amp; Hausdorff, J. M. Risk factors for falls among older adults: A review of the literature. </w:t>
      </w:r>
      <w:r w:rsidRPr="0004018D">
        <w:rPr>
          <w:rFonts w:ascii="Times New Roman" w:eastAsia="Times New Roman" w:hAnsi="Times New Roman"/>
          <w:i/>
          <w:iCs/>
          <w:noProof/>
          <w:sz w:val="24"/>
        </w:rPr>
        <w:t>Maturitas</w:t>
      </w:r>
      <w:r w:rsidRPr="0004018D">
        <w:rPr>
          <w:rFonts w:ascii="Times New Roman" w:eastAsia="Times New Roman" w:hAnsi="Times New Roman"/>
          <w:noProof/>
          <w:sz w:val="24"/>
        </w:rPr>
        <w:t xml:space="preserve"> (2013). doi:10.1016/j.maturitas.2013.02.009</w:t>
      </w:r>
    </w:p>
    <w:p w14:paraId="0E16EEC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44.</w:t>
      </w:r>
      <w:r w:rsidRPr="0004018D">
        <w:rPr>
          <w:rFonts w:ascii="Times New Roman" w:eastAsia="Times New Roman" w:hAnsi="Times New Roman"/>
          <w:noProof/>
          <w:sz w:val="24"/>
        </w:rPr>
        <w:tab/>
        <w:t xml:space="preserve">Kelsey, J. L.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4018D">
        <w:rPr>
          <w:rFonts w:ascii="Times New Roman" w:eastAsia="Times New Roman" w:hAnsi="Times New Roman"/>
          <w:i/>
          <w:iCs/>
          <w:noProof/>
          <w:sz w:val="24"/>
        </w:rPr>
        <w:t>J. Am. Geriatr. Soc.</w:t>
      </w:r>
      <w:r w:rsidRPr="0004018D">
        <w:rPr>
          <w:rFonts w:ascii="Times New Roman" w:eastAsia="Times New Roman" w:hAnsi="Times New Roman"/>
          <w:noProof/>
          <w:sz w:val="24"/>
        </w:rPr>
        <w:t xml:space="preserve"> (2010). doi:10.1111/j.1532-5415.2010.03062.x</w:t>
      </w:r>
    </w:p>
    <w:p w14:paraId="20D37B0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45.</w:t>
      </w:r>
      <w:r w:rsidRPr="0004018D">
        <w:rPr>
          <w:rFonts w:ascii="Times New Roman" w:eastAsia="Times New Roman" w:hAnsi="Times New Roman"/>
          <w:noProof/>
          <w:sz w:val="24"/>
        </w:rPr>
        <w:tab/>
        <w:t xml:space="preserve">Xu, J. Unintentional drowning deaths in the United States, 1999-2010. </w:t>
      </w:r>
      <w:r w:rsidRPr="0004018D">
        <w:rPr>
          <w:rFonts w:ascii="Times New Roman" w:eastAsia="Times New Roman" w:hAnsi="Times New Roman"/>
          <w:i/>
          <w:iCs/>
          <w:noProof/>
          <w:sz w:val="24"/>
        </w:rPr>
        <w:t>NCHS Data Brief</w:t>
      </w:r>
      <w:r w:rsidRPr="0004018D">
        <w:rPr>
          <w:rFonts w:ascii="Times New Roman" w:eastAsia="Times New Roman" w:hAnsi="Times New Roman"/>
          <w:noProof/>
          <w:sz w:val="24"/>
        </w:rPr>
        <w:t xml:space="preserve"> (2014).</w:t>
      </w:r>
    </w:p>
    <w:p w14:paraId="6C226AA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46.</w:t>
      </w:r>
      <w:r w:rsidRPr="0004018D">
        <w:rPr>
          <w:rFonts w:ascii="Times New Roman" w:eastAsia="Times New Roman" w:hAnsi="Times New Roman"/>
          <w:noProof/>
          <w:sz w:val="24"/>
        </w:rPr>
        <w:tab/>
        <w:t xml:space="preserve">Glaeser, E. L., Sacerdote, B. &amp; Scheinkman, J. A. Crime and social interactions. </w:t>
      </w:r>
      <w:r w:rsidRPr="0004018D">
        <w:rPr>
          <w:rFonts w:ascii="Times New Roman" w:eastAsia="Times New Roman" w:hAnsi="Times New Roman"/>
          <w:i/>
          <w:iCs/>
          <w:noProof/>
          <w:sz w:val="24"/>
        </w:rPr>
        <w:t>Q. J. Econ.</w:t>
      </w:r>
      <w:r w:rsidRPr="0004018D">
        <w:rPr>
          <w:rFonts w:ascii="Times New Roman" w:eastAsia="Times New Roman" w:hAnsi="Times New Roman"/>
          <w:noProof/>
          <w:sz w:val="24"/>
        </w:rPr>
        <w:t xml:space="preserve"> (1996). doi:10.2307/2946686</w:t>
      </w:r>
    </w:p>
    <w:p w14:paraId="7F6205E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47.</w:t>
      </w:r>
      <w:r w:rsidRPr="0004018D">
        <w:rPr>
          <w:rFonts w:ascii="Times New Roman" w:eastAsia="Times New Roman" w:hAnsi="Times New Roman"/>
          <w:noProof/>
          <w:sz w:val="24"/>
        </w:rPr>
        <w:tab/>
        <w:t xml:space="preserve">Rotton, J. &amp; Cohn, E. G. Global warming and U.S. crime rates: An application of routine activity theory. </w:t>
      </w:r>
      <w:r w:rsidRPr="0004018D">
        <w:rPr>
          <w:rFonts w:ascii="Times New Roman" w:eastAsia="Times New Roman" w:hAnsi="Times New Roman"/>
          <w:i/>
          <w:iCs/>
          <w:noProof/>
          <w:sz w:val="24"/>
        </w:rPr>
        <w:t>Environ. Behav.</w:t>
      </w:r>
      <w:r w:rsidRPr="0004018D">
        <w:rPr>
          <w:rFonts w:ascii="Times New Roman" w:eastAsia="Times New Roman" w:hAnsi="Times New Roman"/>
          <w:noProof/>
          <w:sz w:val="24"/>
        </w:rPr>
        <w:t xml:space="preserve"> (2003). doi:10.1177/0013916503255565</w:t>
      </w:r>
    </w:p>
    <w:p w14:paraId="6E8906D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48.</w:t>
      </w:r>
      <w:r w:rsidRPr="0004018D">
        <w:rPr>
          <w:rFonts w:ascii="Times New Roman" w:eastAsia="Times New Roman" w:hAnsi="Times New Roman"/>
          <w:noProof/>
          <w:sz w:val="24"/>
        </w:rPr>
        <w:tab/>
        <w:t xml:space="preserve">Becker, G. S. Crime and punishment: An economic approach. in </w:t>
      </w:r>
      <w:r w:rsidRPr="0004018D">
        <w:rPr>
          <w:rFonts w:ascii="Times New Roman" w:eastAsia="Times New Roman" w:hAnsi="Times New Roman"/>
          <w:i/>
          <w:iCs/>
          <w:noProof/>
          <w:sz w:val="24"/>
        </w:rPr>
        <w:t>Economic Analysis of the Law: Selected Readings</w:t>
      </w:r>
      <w:r w:rsidRPr="0004018D">
        <w:rPr>
          <w:rFonts w:ascii="Times New Roman" w:eastAsia="Times New Roman" w:hAnsi="Times New Roman"/>
          <w:noProof/>
          <w:sz w:val="24"/>
        </w:rPr>
        <w:t xml:space="preserve"> (2007). doi:10.1002/9780470752135.ch25</w:t>
      </w:r>
    </w:p>
    <w:p w14:paraId="19D77E0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49.</w:t>
      </w:r>
      <w:r w:rsidRPr="0004018D">
        <w:rPr>
          <w:rFonts w:ascii="Times New Roman" w:eastAsia="Times New Roman" w:hAnsi="Times New Roman"/>
          <w:noProof/>
          <w:sz w:val="24"/>
        </w:rPr>
        <w:tab/>
        <w:t xml:space="preserve">Jacob, B., Lefgren, L. J. &amp; Moretti, E. </w:t>
      </w:r>
      <w:r w:rsidRPr="0004018D">
        <w:rPr>
          <w:rFonts w:ascii="Times New Roman" w:eastAsia="Times New Roman" w:hAnsi="Times New Roman"/>
          <w:i/>
          <w:iCs/>
          <w:noProof/>
          <w:sz w:val="24"/>
        </w:rPr>
        <w:t>The dynamics of criminal behavior: Evidence from weather shocks</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SSRN</w:t>
      </w:r>
      <w:r w:rsidRPr="0004018D">
        <w:rPr>
          <w:rFonts w:ascii="Times New Roman" w:eastAsia="Times New Roman" w:hAnsi="Times New Roman"/>
          <w:noProof/>
          <w:sz w:val="24"/>
        </w:rPr>
        <w:t xml:space="preserve"> (2005). doi:10.2139/ssrn.647644</w:t>
      </w:r>
    </w:p>
    <w:p w14:paraId="7B0AC75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50.</w:t>
      </w:r>
      <w:r w:rsidRPr="0004018D">
        <w:rPr>
          <w:rFonts w:ascii="Times New Roman" w:eastAsia="Times New Roman" w:hAnsi="Times New Roman"/>
          <w:noProof/>
          <w:sz w:val="24"/>
        </w:rPr>
        <w:tab/>
        <w:t xml:space="preserve">Anderson, C. A. Temperature and aggression: Ubiquitous effects of heat on occurrence of human violence. </w:t>
      </w:r>
      <w:r w:rsidRPr="0004018D">
        <w:rPr>
          <w:rFonts w:ascii="Times New Roman" w:eastAsia="Times New Roman" w:hAnsi="Times New Roman"/>
          <w:i/>
          <w:iCs/>
          <w:noProof/>
          <w:sz w:val="24"/>
        </w:rPr>
        <w:t>Psychol. Bull.</w:t>
      </w:r>
      <w:r w:rsidRPr="0004018D">
        <w:rPr>
          <w:rFonts w:ascii="Times New Roman" w:eastAsia="Times New Roman" w:hAnsi="Times New Roman"/>
          <w:noProof/>
          <w:sz w:val="24"/>
        </w:rPr>
        <w:t xml:space="preserve"> (1989). doi:10.1037/0033-2909.106.1.74</w:t>
      </w:r>
    </w:p>
    <w:p w14:paraId="678ECEB7"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51.</w:t>
      </w:r>
      <w:r w:rsidRPr="0004018D">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4018D">
        <w:rPr>
          <w:rFonts w:ascii="Times New Roman" w:eastAsia="Times New Roman" w:hAnsi="Times New Roman"/>
          <w:i/>
          <w:iCs/>
          <w:noProof/>
          <w:sz w:val="24"/>
        </w:rPr>
        <w:t>J. Pers. Soc. Psychol.</w:t>
      </w:r>
      <w:r w:rsidRPr="0004018D">
        <w:rPr>
          <w:rFonts w:ascii="Times New Roman" w:eastAsia="Times New Roman" w:hAnsi="Times New Roman"/>
          <w:noProof/>
          <w:sz w:val="24"/>
        </w:rPr>
        <w:t xml:space="preserve"> (1976). doi:10.1037/0022-3514.33.3.245</w:t>
      </w:r>
    </w:p>
    <w:p w14:paraId="6C9D289B" w14:textId="77777777" w:rsidR="0004018D" w:rsidRPr="0004018D" w:rsidRDefault="0004018D" w:rsidP="0004018D">
      <w:pPr>
        <w:widowControl w:val="0"/>
        <w:autoSpaceDE w:val="0"/>
        <w:autoSpaceDN w:val="0"/>
        <w:adjustRightInd w:val="0"/>
        <w:spacing w:line="240" w:lineRule="auto"/>
        <w:ind w:left="640" w:hanging="640"/>
        <w:rPr>
          <w:rFonts w:ascii="Times New Roman" w:hAnsi="Times New Roman"/>
          <w:noProof/>
          <w:sz w:val="24"/>
        </w:rPr>
      </w:pPr>
      <w:r w:rsidRPr="0004018D">
        <w:rPr>
          <w:rFonts w:ascii="Times New Roman" w:eastAsia="Times New Roman" w:hAnsi="Times New Roman"/>
          <w:noProof/>
          <w:sz w:val="24"/>
        </w:rPr>
        <w:t>52.</w:t>
      </w:r>
      <w:r w:rsidRPr="0004018D">
        <w:rPr>
          <w:rFonts w:ascii="Times New Roman" w:eastAsia="Times New Roman" w:hAnsi="Times New Roman"/>
          <w:noProof/>
          <w:sz w:val="24"/>
        </w:rPr>
        <w:tab/>
        <w:t xml:space="preserve">Maystadt, J. F. &amp; Ecker, O. Extreme weather and civil war: Does drought fuel conflict in Somalia through livestock price shocks? </w:t>
      </w:r>
      <w:r w:rsidRPr="0004018D">
        <w:rPr>
          <w:rFonts w:ascii="Times New Roman" w:eastAsia="Times New Roman" w:hAnsi="Times New Roman"/>
          <w:i/>
          <w:iCs/>
          <w:noProof/>
          <w:sz w:val="24"/>
        </w:rPr>
        <w:t>Am. J. Agric. Econ.</w:t>
      </w:r>
      <w:r w:rsidRPr="0004018D">
        <w:rPr>
          <w:rFonts w:ascii="Times New Roman" w:eastAsia="Times New Roman" w:hAnsi="Times New Roman"/>
          <w:noProof/>
          <w:sz w:val="24"/>
        </w:rPr>
        <w:t xml:space="preserve"> (2014). doi:10.1093/ajae/aau010</w:t>
      </w:r>
    </w:p>
    <w:p w14:paraId="14D0E6E5" w14:textId="36FA0345" w:rsidR="009011C5" w:rsidRPr="00636C9B" w:rsidRDefault="00A55581" w:rsidP="0004018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218"/>
      <w:commentRangeEnd w:id="218"/>
      <w:r w:rsidR="008A218F">
        <w:rPr>
          <w:rStyle w:val="CommentReference"/>
          <w:rFonts w:asciiTheme="minorHAnsi" w:eastAsiaTheme="minorHAnsi" w:hAnsiTheme="minorHAnsi" w:cstheme="minorBidi"/>
        </w:rPr>
        <w:commentReference w:id="218"/>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BA0F09C"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219"/>
      <w:commentRangeStart w:id="220"/>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219"/>
      <w:r w:rsidR="008A218F">
        <w:rPr>
          <w:rStyle w:val="CommentReference"/>
          <w:rFonts w:asciiTheme="minorHAnsi" w:eastAsiaTheme="minorHAnsi" w:hAnsiTheme="minorHAnsi" w:cstheme="minorBidi"/>
        </w:rPr>
        <w:commentReference w:id="219"/>
      </w:r>
      <w:commentRangeEnd w:id="220"/>
      <w:r w:rsidR="00697B34">
        <w:rPr>
          <w:rStyle w:val="CommentReference"/>
          <w:rFonts w:asciiTheme="minorHAnsi" w:eastAsiaTheme="minorHAnsi" w:hAnsiTheme="minorHAnsi" w:cstheme="minorBidi"/>
        </w:rPr>
        <w:commentReference w:id="220"/>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221"/>
      <w:commentRangeEnd w:id="221"/>
      <w:r w:rsidR="008A218F">
        <w:rPr>
          <w:rStyle w:val="CommentReference"/>
          <w:rFonts w:asciiTheme="minorHAnsi" w:eastAsiaTheme="minorHAnsi" w:hAnsiTheme="minorHAnsi" w:cstheme="minorBidi"/>
        </w:rPr>
        <w:commentReference w:id="221"/>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60CC2DB" w14:textId="7E692B72"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r w:rsidR="004561BE">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compared with 1980-2009 long-term average temperatures.</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w:t>
            </w:r>
            <w:proofErr w:type="gramStart"/>
            <w:r w:rsidRPr="007662C6">
              <w:rPr>
                <w:rFonts w:eastAsia="Times New Roman"/>
                <w:color w:val="000000"/>
                <w:sz w:val="24"/>
                <w:szCs w:val="24"/>
                <w:lang w:eastAsia="en-GB"/>
              </w:rPr>
              <w:t>9,  X</w:t>
            </w:r>
            <w:proofErr w:type="gramEnd"/>
            <w:r w:rsidRPr="007662C6">
              <w:rPr>
                <w:rFonts w:eastAsia="Times New Roman"/>
                <w:color w:val="000000"/>
                <w:sz w:val="24"/>
                <w:szCs w:val="24"/>
                <w:lang w:eastAsia="en-GB"/>
              </w:rPr>
              <w:t>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RDefault="007662C6" w:rsidP="00843ACB">
      <w:pPr>
        <w:spacing w:after="0" w:line="240" w:lineRule="auto"/>
        <w:jc w:val="both"/>
        <w:rPr>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Ezzati, Majid" w:date="2018-11-30T11:54:00Z" w:initials="EM">
    <w:p w14:paraId="592377EA" w14:textId="24306A68" w:rsidR="004069AE" w:rsidRDefault="004069AE">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14" w:author="Parks, Robbie M" w:date="2018-12-04T10:31:00Z" w:initials="PRM">
    <w:p w14:paraId="1D8598B2" w14:textId="477D4AF4" w:rsidR="003060A1" w:rsidRDefault="003060A1">
      <w:pPr>
        <w:pStyle w:val="CommentText"/>
      </w:pPr>
      <w:r>
        <w:rPr>
          <w:rStyle w:val="CommentReference"/>
        </w:rPr>
        <w:annotationRef/>
      </w:r>
      <w:r>
        <w:t>The paper uses a</w:t>
      </w:r>
      <w:r w:rsidR="00D31D63">
        <w:t xml:space="preserve"> frequentist</w:t>
      </w:r>
      <w:r>
        <w:t xml:space="preserve"> monthly temperature model (absolute)</w:t>
      </w:r>
      <w:r w:rsidR="00D31D63">
        <w:t xml:space="preserve"> allowing for variation by county-by-month and state-by-year</w:t>
      </w:r>
      <w:r>
        <w:t xml:space="preserve"> </w:t>
      </w:r>
    </w:p>
  </w:comment>
  <w:comment w:id="26" w:author="Ezzati, Majid" w:date="2018-11-30T12:16:00Z" w:initials="EM">
    <w:p w14:paraId="53051316" w14:textId="14C37551" w:rsidR="004069AE" w:rsidRDefault="004069AE">
      <w:pPr>
        <w:pStyle w:val="CommentText"/>
      </w:pPr>
      <w:r>
        <w:rPr>
          <w:rStyle w:val="CommentReference"/>
        </w:rPr>
        <w:annotationRef/>
      </w:r>
      <w:r>
        <w:t>Light, patterns or work/school, nutrition let’s think of some very credible ones</w:t>
      </w:r>
    </w:p>
  </w:comment>
  <w:comment w:id="27" w:author="Parks, Robbie M" w:date="2018-12-03T13:54:00Z" w:initials="PRM">
    <w:p w14:paraId="6B1B048B" w14:textId="68828FD4" w:rsidR="004069AE" w:rsidRDefault="004069AE">
      <w:pPr>
        <w:pStyle w:val="CommentText"/>
      </w:pPr>
      <w:r>
        <w:rPr>
          <w:rStyle w:val="CommentReference"/>
        </w:rPr>
        <w:annotationRef/>
      </w:r>
      <w:r>
        <w:t>To research. Time outdoors?</w:t>
      </w:r>
    </w:p>
  </w:comment>
  <w:comment w:id="47" w:author="Ezzati, Majid" w:date="2018-11-30T14:30:00Z" w:initials="EM">
    <w:p w14:paraId="4D6E9E03" w14:textId="759C1479" w:rsidR="004069AE" w:rsidRDefault="004069AE">
      <w:pPr>
        <w:pStyle w:val="CommentText"/>
      </w:pPr>
      <w:r>
        <w:rPr>
          <w:rStyle w:val="CommentReference"/>
        </w:rPr>
        <w:annotationRef/>
      </w:r>
      <w:r>
        <w:t>To the extent relevant, please follow the wording of Appendix of PM paper to the letter (i.e. not similar but identical)</w:t>
      </w:r>
    </w:p>
  </w:comment>
  <w:comment w:id="49" w:author="Ezzati, Majid" w:date="2018-11-30T12:22:00Z" w:initials="EM">
    <w:p w14:paraId="6A2D75C3" w14:textId="0E0BF8BA" w:rsidR="004069AE" w:rsidRDefault="004069AE">
      <w:pPr>
        <w:pStyle w:val="CommentText"/>
      </w:pPr>
      <w:r>
        <w:rPr>
          <w:rStyle w:val="CommentReference"/>
        </w:rPr>
        <w:annotationRef/>
      </w:r>
      <w:r>
        <w:t>To discuss</w:t>
      </w:r>
    </w:p>
  </w:comment>
  <w:comment w:id="50" w:author="Ezzati, Majid" w:date="2018-11-30T12:25:00Z" w:initials="EM">
    <w:p w14:paraId="5CEE364E" w14:textId="602F3E6E" w:rsidR="004069AE" w:rsidRDefault="004069AE">
      <w:pPr>
        <w:pStyle w:val="CommentText"/>
      </w:pPr>
      <w:r>
        <w:rPr>
          <w:rStyle w:val="CommentReference"/>
        </w:rPr>
        <w:annotationRef/>
      </w:r>
      <w:r>
        <w:t>If relevant beyond how I have written intro, work in there</w:t>
      </w:r>
    </w:p>
  </w:comment>
  <w:comment w:id="61" w:author="Ezzati, Majid" w:date="2018-11-30T12:44:00Z" w:initials="EM">
    <w:p w14:paraId="256A7319" w14:textId="7FCE502F" w:rsidR="004069AE" w:rsidRDefault="004069AE">
      <w:pPr>
        <w:pStyle w:val="CommentText"/>
      </w:pPr>
      <w:r>
        <w:rPr>
          <w:rStyle w:val="CommentReference"/>
        </w:rPr>
        <w:annotationRef/>
      </w:r>
    </w:p>
  </w:comment>
  <w:comment w:id="62" w:author="Ezzati, Majid" w:date="2018-11-30T12:44:00Z" w:initials="EM">
    <w:p w14:paraId="6641516E" w14:textId="6A2238AD" w:rsidR="004069AE" w:rsidRDefault="004069AE">
      <w:pPr>
        <w:pStyle w:val="CommentText"/>
      </w:pPr>
      <w:r>
        <w:rPr>
          <w:rStyle w:val="CommentReference"/>
        </w:rPr>
        <w:annotationRef/>
      </w:r>
      <w:r>
        <w:t>Reword for clarity</w:t>
      </w:r>
    </w:p>
  </w:comment>
  <w:comment w:id="82" w:author="Ezzati, Majid" w:date="2018-11-30T12:46:00Z" w:initials="EM">
    <w:p w14:paraId="4FAD66D4" w14:textId="4A4EC26F" w:rsidR="004069AE" w:rsidRDefault="004069AE">
      <w:pPr>
        <w:pStyle w:val="CommentText"/>
      </w:pPr>
      <w:r>
        <w:rPr>
          <w:rStyle w:val="CommentReference"/>
        </w:rPr>
        <w:annotationRef/>
      </w:r>
    </w:p>
  </w:comment>
  <w:comment w:id="83" w:author="Ezzati, Majid" w:date="2018-11-30T12:46:00Z" w:initials="EM">
    <w:p w14:paraId="60D2E4B1" w14:textId="2AF55411" w:rsidR="004069AE" w:rsidRDefault="004069AE">
      <w:pPr>
        <w:pStyle w:val="CommentText"/>
      </w:pPr>
      <w:r>
        <w:rPr>
          <w:rStyle w:val="CommentReference"/>
        </w:rPr>
        <w:annotationRef/>
      </w:r>
      <w:r>
        <w:t>Can also be fewer? What is the right phrasing?</w:t>
      </w:r>
    </w:p>
  </w:comment>
  <w:comment w:id="84" w:author="Parks, Robbie M" w:date="2018-12-03T11:55:00Z" w:initials="PRM">
    <w:p w14:paraId="63DDE017" w14:textId="1AC9FA6A" w:rsidR="004069AE" w:rsidRDefault="004069AE">
      <w:pPr>
        <w:pStyle w:val="CommentText"/>
      </w:pPr>
      <w:r>
        <w:rPr>
          <w:rStyle w:val="CommentReference"/>
        </w:rPr>
        <w:annotationRef/>
      </w:r>
      <w:r>
        <w:t>Attributable change in deaths?</w:t>
      </w:r>
    </w:p>
  </w:comment>
  <w:comment w:id="85" w:author="Ezzati, Majid" w:date="2018-11-30T12:46:00Z" w:initials="EM">
    <w:p w14:paraId="1F3182CD" w14:textId="7A6B483C" w:rsidR="004069AE" w:rsidRDefault="004069AE">
      <w:pPr>
        <w:pStyle w:val="CommentText"/>
      </w:pPr>
      <w:r>
        <w:rPr>
          <w:rStyle w:val="CommentReference"/>
        </w:rPr>
        <w:annotationRef/>
      </w:r>
      <w:r>
        <w:t>And state? Even if we don’t show</w:t>
      </w:r>
    </w:p>
  </w:comment>
  <w:comment w:id="86" w:author="Parks, Robbie M" w:date="2018-12-03T13:55:00Z" w:initials="PRM">
    <w:p w14:paraId="00BF204F" w14:textId="681F27B1" w:rsidR="004069AE" w:rsidRDefault="004069AE">
      <w:pPr>
        <w:pStyle w:val="CommentText"/>
      </w:pPr>
      <w:r>
        <w:rPr>
          <w:rStyle w:val="CommentReference"/>
        </w:rPr>
        <w:annotationRef/>
      </w:r>
      <w:r>
        <w:t>Yes</w:t>
      </w:r>
    </w:p>
  </w:comment>
  <w:comment w:id="87" w:author="Ezzati, Majid" w:date="2018-11-30T12:46:00Z" w:initials="EM">
    <w:p w14:paraId="74AA52C9" w14:textId="07A86FD9" w:rsidR="004069AE" w:rsidRDefault="004069AE">
      <w:pPr>
        <w:pStyle w:val="CommentText"/>
      </w:pPr>
      <w:r>
        <w:rPr>
          <w:rStyle w:val="CommentReference"/>
        </w:rPr>
        <w:annotationRef/>
      </w:r>
      <w:r>
        <w:t>Discuss wording</w:t>
      </w:r>
    </w:p>
  </w:comment>
  <w:comment w:id="94" w:author="Ezzati, Majid" w:date="2018-11-30T14:26:00Z" w:initials="EM">
    <w:p w14:paraId="28A61689" w14:textId="79A7AC64" w:rsidR="004069AE" w:rsidRDefault="004069AE">
      <w:pPr>
        <w:pStyle w:val="CommentText"/>
      </w:pPr>
      <w:r>
        <w:rPr>
          <w:rStyle w:val="CommentReference"/>
        </w:rPr>
        <w:annotationRef/>
      </w:r>
      <w:r>
        <w:t>number</w:t>
      </w:r>
    </w:p>
  </w:comment>
  <w:comment w:id="99" w:author="Ezzati, Majid" w:date="2018-11-30T14:26:00Z" w:initials="EM">
    <w:p w14:paraId="4BEDB7B7" w14:textId="1F3345E9" w:rsidR="004069AE" w:rsidRDefault="004069AE">
      <w:pPr>
        <w:pStyle w:val="CommentText"/>
      </w:pPr>
      <w:r>
        <w:rPr>
          <w:rStyle w:val="CommentReference"/>
        </w:rPr>
        <w:annotationRef/>
      </w:r>
      <w:r>
        <w:t>move to results. split by sex</w:t>
      </w:r>
    </w:p>
    <w:p w14:paraId="52035BDC" w14:textId="77777777" w:rsidR="004069AE" w:rsidRDefault="004069AE">
      <w:pPr>
        <w:pStyle w:val="CommentText"/>
      </w:pPr>
    </w:p>
    <w:p w14:paraId="07D80E53" w14:textId="5E83D4AF" w:rsidR="004069AE" w:rsidRDefault="004069AE">
      <w:pPr>
        <w:pStyle w:val="CommentText"/>
      </w:pPr>
      <w:proofErr w:type="gramStart"/>
      <w:r>
        <w:t>Also</w:t>
      </w:r>
      <w:proofErr w:type="gramEnd"/>
      <w:r>
        <w:t xml:space="preserve"> say what age group (and sex) their share was highest</w:t>
      </w:r>
    </w:p>
  </w:comment>
  <w:comment w:id="100" w:author="Ezzati, Majid" w:date="2018-11-30T14:31:00Z" w:initials="EM">
    <w:p w14:paraId="47AA0E95" w14:textId="09CD9FC6" w:rsidR="004069AE" w:rsidRDefault="004069AE">
      <w:pPr>
        <w:pStyle w:val="CommentText"/>
      </w:pPr>
      <w:r>
        <w:rPr>
          <w:rStyle w:val="CommentReference"/>
        </w:rPr>
        <w:annotationRef/>
      </w:r>
      <w:r>
        <w:t>This is not a “data” issue</w:t>
      </w:r>
    </w:p>
    <w:p w14:paraId="36A2099B" w14:textId="77777777" w:rsidR="004069AE" w:rsidRDefault="004069AE">
      <w:pPr>
        <w:pStyle w:val="CommentText"/>
      </w:pPr>
    </w:p>
    <w:p w14:paraId="0423D54C" w14:textId="5504DD13" w:rsidR="004069AE" w:rsidRDefault="004069AE">
      <w:pPr>
        <w:pStyle w:val="CommentText"/>
      </w:pPr>
      <w:r>
        <w:t xml:space="preserve">Say at the beginning of stats methods that analyses were done separately by sex, age group etc. </w:t>
      </w:r>
    </w:p>
  </w:comment>
  <w:comment w:id="104" w:author="Bennett, James E" w:date="2018-11-29T14:44:00Z" w:initials="BJE">
    <w:p w14:paraId="3CAF6C00" w14:textId="251367E2" w:rsidR="004069AE" w:rsidRDefault="004069AE">
      <w:pPr>
        <w:pStyle w:val="CommentText"/>
      </w:pPr>
      <w:r>
        <w:rPr>
          <w:rStyle w:val="CommentReference"/>
        </w:rPr>
        <w:annotationRef/>
      </w:r>
      <w:r>
        <w:t>Did you need to “reverse” this calculation when estimating numbers of deaths from +1C?</w:t>
      </w:r>
    </w:p>
  </w:comment>
  <w:comment w:id="105" w:author="Parks, Robbie M" w:date="2018-11-29T23:20:00Z" w:initials="PRM">
    <w:p w14:paraId="21869A0C" w14:textId="1BDAFDF9" w:rsidR="004069AE" w:rsidRDefault="004069AE">
      <w:pPr>
        <w:pStyle w:val="CommentText"/>
      </w:pPr>
      <w:r>
        <w:rPr>
          <w:rStyle w:val="CommentReference"/>
        </w:rPr>
        <w:annotationRef/>
      </w:r>
      <w:r>
        <w:t>Yes</w:t>
      </w:r>
    </w:p>
  </w:comment>
  <w:comment w:id="106" w:author="Ezzati, Majid" w:date="2018-11-30T14:29:00Z" w:initials="EM">
    <w:p w14:paraId="5378CE52" w14:textId="50181B25" w:rsidR="004069AE" w:rsidRDefault="004069AE">
      <w:pPr>
        <w:pStyle w:val="CommentText"/>
      </w:pPr>
      <w:r>
        <w:rPr>
          <w:rStyle w:val="CommentReference"/>
        </w:rPr>
        <w:annotationRef/>
      </w:r>
      <w:r>
        <w:t>Only relevant if you do the attribution on rates; not relevant if you do it on counts. To discuss briefly</w:t>
      </w:r>
    </w:p>
  </w:comment>
  <w:comment w:id="103" w:author="Ezzati, Majid" w:date="2018-11-30T14:28:00Z" w:initials="EM">
    <w:p w14:paraId="109B9C09" w14:textId="4235DF43" w:rsidR="004069AE" w:rsidRDefault="004069AE">
      <w:pPr>
        <w:pStyle w:val="CommentText"/>
      </w:pPr>
      <w:r>
        <w:rPr>
          <w:rStyle w:val="CommentReference"/>
        </w:rPr>
        <w:annotationRef/>
      </w:r>
      <w:r>
        <w:t>State this as rate vs. count since you analyse rates</w:t>
      </w:r>
    </w:p>
  </w:comment>
  <w:comment w:id="107" w:author="Ezzati, Majid" w:date="2018-11-30T14:32:00Z" w:initials="EM">
    <w:p w14:paraId="674F0CF6" w14:textId="0BA30AF6" w:rsidR="004069AE" w:rsidRDefault="004069AE">
      <w:pPr>
        <w:pStyle w:val="CommentText"/>
      </w:pPr>
      <w:r>
        <w:rPr>
          <w:rStyle w:val="CommentReference"/>
        </w:rPr>
        <w:annotationRef/>
      </w:r>
      <w:r>
        <w:t>Use the same wording as eLife paper</w:t>
      </w:r>
    </w:p>
  </w:comment>
  <w:comment w:id="118" w:author="Bennett, James E" w:date="2018-11-29T15:00:00Z" w:initials="BJE">
    <w:p w14:paraId="2E056849" w14:textId="77777777" w:rsidR="004069AE" w:rsidRDefault="004069AE"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119" w:author="Parks, Robbie M" w:date="2018-11-29T23:08:00Z" w:initials="PRM">
    <w:p w14:paraId="207E839A" w14:textId="77777777" w:rsidR="004069AE" w:rsidRDefault="004069AE" w:rsidP="00265FDC">
      <w:pPr>
        <w:pStyle w:val="CommentText"/>
      </w:pPr>
      <w:r>
        <w:rPr>
          <w:rStyle w:val="CommentReference"/>
        </w:rPr>
        <w:annotationRef/>
      </w:r>
      <w:r>
        <w:t>Have expanded just above</w:t>
      </w:r>
    </w:p>
  </w:comment>
  <w:comment w:id="116" w:author="Ezzati, Majid" w:date="2018-11-30T17:02:00Z" w:initials="EM">
    <w:p w14:paraId="5D38400B" w14:textId="5107A394" w:rsidR="004069AE" w:rsidRDefault="004069AE">
      <w:pPr>
        <w:pStyle w:val="CommentText"/>
      </w:pPr>
      <w:r>
        <w:rPr>
          <w:rStyle w:val="CommentReference"/>
        </w:rPr>
        <w:annotationRef/>
      </w:r>
      <w:r>
        <w:t xml:space="preserve">This is so long that comes across as a black box. There </w:t>
      </w:r>
      <w:proofErr w:type="gramStart"/>
      <w:r>
        <w:t>really are</w:t>
      </w:r>
      <w:proofErr w:type="gramEnd"/>
      <w:r>
        <w:t xml:space="preserve"> two things here: one is for each state, having a long-term mean and the other is going from county to state by population-weighting. Each should presumably be straightforward algebra. To discuss how to simplify</w:t>
      </w:r>
    </w:p>
  </w:comment>
  <w:comment w:id="117" w:author="Parks, Robbie M" w:date="2018-12-03T11:57:00Z" w:initials="PRM">
    <w:p w14:paraId="743F5A00" w14:textId="261F2DA2" w:rsidR="004069AE" w:rsidRDefault="004069AE">
      <w:pPr>
        <w:pStyle w:val="CommentText"/>
      </w:pPr>
      <w:r>
        <w:rPr>
          <w:rStyle w:val="CommentReference"/>
        </w:rPr>
        <w:annotationRef/>
      </w:r>
      <w:r>
        <w:t>Go through code again to make sure you understand it</w:t>
      </w:r>
    </w:p>
  </w:comment>
  <w:comment w:id="135" w:author="Ezzati, Majid" w:date="2018-11-30T17:18:00Z" w:initials="EM">
    <w:p w14:paraId="03C3916E" w14:textId="1B575317" w:rsidR="004069AE" w:rsidRDefault="004069AE">
      <w:pPr>
        <w:pStyle w:val="CommentText"/>
      </w:pPr>
      <w:r>
        <w:rPr>
          <w:rStyle w:val="CommentReference"/>
        </w:rPr>
        <w:annotationRef/>
      </w:r>
      <w:r>
        <w:t>Move to discussion where we describe limitations – a limitation is that we looked at mean only</w:t>
      </w:r>
    </w:p>
  </w:comment>
  <w:comment w:id="136" w:author="Bennett, James E" w:date="2018-11-29T15:24:00Z" w:initials="BJE">
    <w:p w14:paraId="4377A92A" w14:textId="2133E833" w:rsidR="004069AE" w:rsidRDefault="004069AE">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4069AE" w:rsidRDefault="004069AE">
      <w:pPr>
        <w:pStyle w:val="CommentText"/>
      </w:pPr>
    </w:p>
    <w:p w14:paraId="7DFBF459" w14:textId="4892B90C" w:rsidR="004069AE" w:rsidRDefault="004069AE" w:rsidP="00F30D74">
      <w:pPr>
        <w:pStyle w:val="BalloonText"/>
      </w:pPr>
      <w:r>
        <w:t xml:space="preserve">This might help prevent confusion. </w:t>
      </w:r>
    </w:p>
  </w:comment>
  <w:comment w:id="137" w:author="Ezzati, Majid" w:date="2018-12-01T01:22:00Z" w:initials="EM">
    <w:p w14:paraId="3BE45D49" w14:textId="31426BA2" w:rsidR="004069AE" w:rsidRDefault="004069AE">
      <w:pPr>
        <w:pStyle w:val="CommentText"/>
      </w:pPr>
      <w:r>
        <w:rPr>
          <w:rStyle w:val="CommentReference"/>
        </w:rPr>
        <w:annotationRef/>
      </w:r>
      <w:r>
        <w:t>I agree; let’s discuss</w:t>
      </w:r>
    </w:p>
  </w:comment>
  <w:comment w:id="139" w:author="Ezzati, Majid" w:date="2018-12-01T01:22:00Z" w:initials="EM">
    <w:p w14:paraId="0FDFFF98" w14:textId="0E4E05CD" w:rsidR="004069AE" w:rsidRDefault="004069AE">
      <w:pPr>
        <w:pStyle w:val="CommentText"/>
      </w:pPr>
      <w:r>
        <w:rPr>
          <w:rStyle w:val="CommentReference"/>
        </w:rPr>
        <w:annotationRef/>
      </w:r>
      <w:r>
        <w:t>Don’t get into ICD stuff after you introduce it</w:t>
      </w:r>
    </w:p>
  </w:comment>
  <w:comment w:id="143" w:author="Bennett, James E" w:date="2018-11-29T15:39:00Z" w:initials="BJE">
    <w:p w14:paraId="04D5D120" w14:textId="77777777" w:rsidR="004069AE" w:rsidRDefault="004069AE">
      <w:pPr>
        <w:pStyle w:val="CommentText"/>
      </w:pPr>
      <w:r>
        <w:rPr>
          <w:rStyle w:val="CommentReference"/>
        </w:rPr>
        <w:annotationRef/>
      </w:r>
      <w:r>
        <w:t>Hopefully not screwed up the equation but since gamma mentioned at end I put it at the end of the equation.</w:t>
      </w:r>
    </w:p>
    <w:p w14:paraId="60BA5411" w14:textId="23B845FD" w:rsidR="004069AE" w:rsidRDefault="004069AE">
      <w:pPr>
        <w:pStyle w:val="CommentText"/>
      </w:pPr>
      <w:r>
        <w:t>See my addition later – does gamma need a month subscript?</w:t>
      </w:r>
    </w:p>
  </w:comment>
  <w:comment w:id="144" w:author="Parks, Robbie M" w:date="2018-11-26T11:21:00Z" w:initials="PRM">
    <w:p w14:paraId="7D510A0E" w14:textId="77777777" w:rsidR="004069AE" w:rsidRDefault="004069AE">
      <w:pPr>
        <w:pStyle w:val="CommentText"/>
      </w:pPr>
      <w:r>
        <w:rPr>
          <w:rStyle w:val="CommentReference"/>
        </w:rPr>
        <w:annotationRef/>
      </w:r>
      <w:proofErr w:type="gramStart"/>
      <w:r>
        <w:t>Yes</w:t>
      </w:r>
      <w:proofErr w:type="gramEnd"/>
      <w:r>
        <w:t xml:space="preserve"> that’s my understanding. James?</w:t>
      </w:r>
    </w:p>
  </w:comment>
  <w:comment w:id="145" w:author="Ezzati, Majid" w:date="2018-11-06T06:34:00Z" w:initials="EM">
    <w:p w14:paraId="48293A76" w14:textId="79A25B44" w:rsidR="004069AE" w:rsidRDefault="004069AE">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146" w:author="Parks, Robbie M" w:date="2018-11-26T11:21:00Z" w:initials="PRM">
    <w:p w14:paraId="7A946B86" w14:textId="77777777" w:rsidR="004069AE" w:rsidRDefault="004069AE">
      <w:pPr>
        <w:pStyle w:val="CommentText"/>
      </w:pPr>
      <w:r>
        <w:rPr>
          <w:rStyle w:val="CommentReference"/>
        </w:rPr>
        <w:annotationRef/>
      </w:r>
      <w:proofErr w:type="gramStart"/>
      <w:r>
        <w:t>Yes</w:t>
      </w:r>
      <w:proofErr w:type="gramEnd"/>
      <w:r>
        <w:t xml:space="preserve"> that’s my understanding. James?</w:t>
      </w:r>
    </w:p>
    <w:p w14:paraId="0ED3E426" w14:textId="1C811FF0" w:rsidR="004069AE" w:rsidRDefault="004069AE">
      <w:pPr>
        <w:pStyle w:val="CommentText"/>
      </w:pPr>
      <w:r>
        <w:t>JB - Yes</w:t>
      </w:r>
    </w:p>
    <w:p w14:paraId="13F4FC21" w14:textId="6482F3E7" w:rsidR="004069AE" w:rsidRDefault="004069AE">
      <w:pPr>
        <w:pStyle w:val="CommentText"/>
      </w:pPr>
    </w:p>
  </w:comment>
  <w:comment w:id="142" w:author="Ezzati, Majid" w:date="2018-12-01T01:25:00Z" w:initials="EM">
    <w:p w14:paraId="7F8D8B86" w14:textId="34C51547" w:rsidR="004069AE" w:rsidRDefault="004069AE">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4069AE" w:rsidRDefault="004069AE">
      <w:pPr>
        <w:pStyle w:val="CommentText"/>
      </w:pPr>
    </w:p>
    <w:p w14:paraId="432C1C20" w14:textId="0D32F548" w:rsidR="004069AE" w:rsidRDefault="004069AE">
      <w:pPr>
        <w:pStyle w:val="CommentText"/>
      </w:pPr>
      <w:r>
        <w:t>Discuss</w:t>
      </w:r>
    </w:p>
  </w:comment>
  <w:comment w:id="147" w:author="Ezzati, Majid" w:date="2018-12-01T01:24:00Z" w:initials="EM">
    <w:p w14:paraId="42DFE126" w14:textId="4D7BC085" w:rsidR="004069AE" w:rsidRDefault="004069AE">
      <w:pPr>
        <w:pStyle w:val="CommentText"/>
      </w:pPr>
      <w:r>
        <w:rPr>
          <w:rStyle w:val="CommentReference"/>
        </w:rPr>
        <w:annotationRef/>
      </w:r>
      <w:r>
        <w:t>Out of blue; what is this?</w:t>
      </w:r>
    </w:p>
  </w:comment>
  <w:comment w:id="148" w:author="Parks, Robbie M" w:date="2018-12-03T12:05:00Z" w:initials="PRM">
    <w:p w14:paraId="4859F745" w14:textId="12B51401" w:rsidR="004069AE" w:rsidRDefault="004069AE">
      <w:pPr>
        <w:pStyle w:val="CommentText"/>
      </w:pPr>
      <w:r>
        <w:rPr>
          <w:rStyle w:val="CommentReference"/>
        </w:rPr>
        <w:annotationRef/>
      </w:r>
      <w:r>
        <w:t>Do we need to justify this as James’s paper included it?</w:t>
      </w:r>
    </w:p>
  </w:comment>
  <w:comment w:id="149" w:author="Ezzati, Majid" w:date="2018-12-01T01:24:00Z" w:initials="EM">
    <w:p w14:paraId="49C39E06" w14:textId="18164983" w:rsidR="004069AE" w:rsidRDefault="004069AE">
      <w:pPr>
        <w:pStyle w:val="CommentText"/>
      </w:pPr>
      <w:r>
        <w:rPr>
          <w:rStyle w:val="CommentReference"/>
        </w:rPr>
        <w:annotationRef/>
      </w:r>
      <w:r>
        <w:t>Repeats earlier statements.</w:t>
      </w:r>
    </w:p>
  </w:comment>
  <w:comment w:id="151" w:author="Ezzati, Majid" w:date="2018-12-01T01:32:00Z" w:initials="EM">
    <w:p w14:paraId="0744C3EA" w14:textId="5D229EC5" w:rsidR="004069AE" w:rsidRDefault="004069AE">
      <w:pPr>
        <w:pStyle w:val="CommentText"/>
      </w:pPr>
      <w:r>
        <w:rPr>
          <w:rStyle w:val="CommentReference"/>
        </w:rPr>
        <w:annotationRef/>
      </w:r>
      <w:r>
        <w:t xml:space="preserve">Not really; we frame everything as anomaly. </w:t>
      </w:r>
      <w:proofErr w:type="gramStart"/>
      <w:r>
        <w:t>So</w:t>
      </w:r>
      <w:proofErr w:type="gramEnd"/>
      <w:r>
        <w:t xml:space="preserve"> it would be an anomalous year or something like that. Discuss </w:t>
      </w:r>
    </w:p>
  </w:comment>
  <w:comment w:id="152" w:author="Parks, Robbie M" w:date="2018-12-03T13:57:00Z" w:initials="PRM">
    <w:p w14:paraId="42DFD964" w14:textId="39727EC9" w:rsidR="004069AE" w:rsidRDefault="004069AE">
      <w:pPr>
        <w:pStyle w:val="CommentText"/>
      </w:pPr>
      <w:r>
        <w:rPr>
          <w:rStyle w:val="CommentReference"/>
        </w:rPr>
        <w:annotationRef/>
      </w:r>
      <w:r>
        <w:t>True I understand now so change</w:t>
      </w:r>
    </w:p>
  </w:comment>
  <w:comment w:id="153" w:author="Ezzati, Majid" w:date="2018-12-01T01:31:00Z" w:initials="EM">
    <w:p w14:paraId="4CFA6C2E" w14:textId="48FFEF29" w:rsidR="004069AE" w:rsidRDefault="004069AE">
      <w:pPr>
        <w:pStyle w:val="CommentText"/>
      </w:pPr>
      <w:r>
        <w:rPr>
          <w:rStyle w:val="CommentReference"/>
        </w:rPr>
        <w:annotationRef/>
      </w:r>
      <w:r>
        <w:t>Get rid of all the stuff that are not methods. Go for sharpness.  We can always do two degrees if that is the more obvious choice. discuss</w:t>
      </w:r>
    </w:p>
  </w:comment>
  <w:comment w:id="157" w:author="Bennett, James E" w:date="2018-11-29T19:15:00Z" w:initials="BJE">
    <w:p w14:paraId="4DF59636" w14:textId="47CF656A" w:rsidR="004069AE" w:rsidRDefault="004069AE">
      <w:pPr>
        <w:pStyle w:val="CommentText"/>
      </w:pPr>
      <w:r>
        <w:rPr>
          <w:rStyle w:val="CommentReference"/>
        </w:rPr>
        <w:annotationRef/>
      </w:r>
      <w:r>
        <w:t>See my earlier question about whether you removed the effect of length of month harmonisation?</w:t>
      </w:r>
    </w:p>
  </w:comment>
  <w:comment w:id="156" w:author="Ezzati, Majid" w:date="2018-12-01T01:32:00Z" w:initials="EM">
    <w:p w14:paraId="3060986A" w14:textId="769C6215" w:rsidR="004069AE" w:rsidRDefault="004069AE">
      <w:pPr>
        <w:pStyle w:val="CommentText"/>
      </w:pPr>
      <w:r>
        <w:rPr>
          <w:rStyle w:val="CommentReference"/>
        </w:rPr>
        <w:annotationRef/>
      </w:r>
      <w:r>
        <w:t>I think most of this can go</w:t>
      </w:r>
    </w:p>
  </w:comment>
  <w:comment w:id="150" w:author="Ezzati, Majid" w:date="2018-12-01T01:33:00Z" w:initials="EM">
    <w:p w14:paraId="244B4430" w14:textId="490EB85D" w:rsidR="004069AE" w:rsidRDefault="004069AE">
      <w:pPr>
        <w:pStyle w:val="CommentText"/>
      </w:pPr>
      <w:r>
        <w:rPr>
          <w:rStyle w:val="CommentReference"/>
        </w:rPr>
        <w:annotationRef/>
      </w:r>
      <w:r>
        <w:t>See PM paper and just get rid of heading and reduce this to a couple of sentences</w:t>
      </w:r>
    </w:p>
  </w:comment>
  <w:comment w:id="158" w:author="Ezzati, Majid" w:date="2018-12-01T01:37:00Z" w:initials="EM">
    <w:p w14:paraId="2AA5D03F" w14:textId="0970FE47" w:rsidR="004069AE" w:rsidRDefault="004069AE">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159" w:author="Parks, Robbie M" w:date="2018-12-04T16:16:00Z" w:initials="PRM">
    <w:p w14:paraId="1F4D9139" w14:textId="57FF578F" w:rsidR="00776C9B" w:rsidRDefault="00776C9B">
      <w:pPr>
        <w:pStyle w:val="CommentText"/>
      </w:pPr>
      <w:r>
        <w:rPr>
          <w:rStyle w:val="CommentReference"/>
        </w:rPr>
        <w:annotationRef/>
      </w:r>
      <w:r>
        <w:t>Make into full sentences, just in bullet point format.</w:t>
      </w:r>
    </w:p>
    <w:p w14:paraId="2818BC5F" w14:textId="77777777" w:rsidR="00776C9B" w:rsidRDefault="00776C9B">
      <w:pPr>
        <w:pStyle w:val="CommentText"/>
      </w:pPr>
    </w:p>
    <w:p w14:paraId="00415A3D" w14:textId="48347E66" w:rsidR="00776C9B" w:rsidRDefault="00776C9B">
      <w:pPr>
        <w:pStyle w:val="CommentText"/>
      </w:pPr>
      <w:r>
        <w:t>Point per sentence.</w:t>
      </w:r>
    </w:p>
    <w:p w14:paraId="5C0F0B61" w14:textId="50FD32A3" w:rsidR="00776C9B" w:rsidRDefault="00776C9B">
      <w:pPr>
        <w:pStyle w:val="CommentText"/>
      </w:pPr>
      <w:r>
        <w:t>Topic per paragraph.</w:t>
      </w:r>
    </w:p>
  </w:comment>
  <w:comment w:id="161" w:author="Ezzati, Majid" w:date="2018-12-01T01:37:00Z" w:initials="EM">
    <w:p w14:paraId="0D2CA0BF" w14:textId="11E50950" w:rsidR="004069AE" w:rsidRDefault="004069AE">
      <w:pPr>
        <w:pStyle w:val="CommentText"/>
      </w:pPr>
      <w:r>
        <w:rPr>
          <w:rStyle w:val="CommentReference"/>
        </w:rPr>
        <w:annotationRef/>
      </w:r>
      <w:r>
        <w:t>specify</w:t>
      </w:r>
    </w:p>
  </w:comment>
  <w:comment w:id="170" w:author="Ezzati, Majid" w:date="2018-12-01T01:38:00Z" w:initials="EM">
    <w:p w14:paraId="5F19723F" w14:textId="085094D1" w:rsidR="004069AE" w:rsidRDefault="004069AE">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184" w:author="Majid2" w:date="2018-11-06T10:29:00Z" w:initials="M">
    <w:p w14:paraId="4250C762" w14:textId="3316156C" w:rsidR="004069AE" w:rsidRDefault="004069AE">
      <w:pPr>
        <w:pStyle w:val="CommentText"/>
      </w:pPr>
      <w:r>
        <w:rPr>
          <w:rStyle w:val="CommentReference"/>
        </w:rPr>
        <w:annotationRef/>
      </w:r>
      <w:r>
        <w:t>To discuss if we should also do another two panels here that show number of deaths – discuss with James something like the countdown bar chart</w:t>
      </w:r>
    </w:p>
  </w:comment>
  <w:comment w:id="185" w:author="Parks, Robbie M" w:date="2018-11-21T13:39:00Z" w:initials="PRM">
    <w:p w14:paraId="372C57E8" w14:textId="49906031" w:rsidR="004069AE" w:rsidRDefault="004069AE">
      <w:pPr>
        <w:pStyle w:val="CommentText"/>
      </w:pPr>
      <w:r>
        <w:rPr>
          <w:rStyle w:val="CommentReference"/>
        </w:rPr>
        <w:annotationRef/>
      </w:r>
      <w:r>
        <w:t>Have done a version</w:t>
      </w:r>
    </w:p>
  </w:comment>
  <w:comment w:id="186" w:author="Ezzati, Majid" w:date="2018-12-01T01:40:00Z" w:initials="EM">
    <w:p w14:paraId="47AAF460" w14:textId="5D61DE2E" w:rsidR="004069AE" w:rsidRDefault="004069AE">
      <w:pPr>
        <w:pStyle w:val="CommentText"/>
      </w:pPr>
      <w:r>
        <w:rPr>
          <w:rStyle w:val="CommentReference"/>
        </w:rPr>
        <w:annotationRef/>
      </w:r>
      <w:r>
        <w:t>I would take number over composition but we can discuss on Tuesday</w:t>
      </w:r>
    </w:p>
  </w:comment>
  <w:comment w:id="187" w:author="Ezzati, Majid" w:date="2018-12-01T01:41:00Z" w:initials="EM">
    <w:p w14:paraId="0083DCE3" w14:textId="7288D04D" w:rsidR="004069AE" w:rsidRDefault="004069AE">
      <w:pPr>
        <w:pStyle w:val="CommentText"/>
      </w:pPr>
      <w:r>
        <w:rPr>
          <w:rStyle w:val="CommentReference"/>
        </w:rPr>
        <w:annotationRef/>
      </w:r>
      <w:r>
        <w:t xml:space="preserve">As in the </w:t>
      </w:r>
      <w:proofErr w:type="spellStart"/>
      <w:r>
        <w:t>seasonaility</w:t>
      </w:r>
      <w:proofErr w:type="spellEnd"/>
      <w:r>
        <w:t xml:space="preserve"> paper, giving so many age groups in one paragraph, which in practice repeats the figure, will make it hard to read. Discuss simplifying</w:t>
      </w:r>
    </w:p>
  </w:comment>
  <w:comment w:id="193" w:author="Ezzati, Majid" w:date="2018-12-01T01:42:00Z" w:initials="EM">
    <w:p w14:paraId="12C52C3F" w14:textId="44264B91" w:rsidR="004069AE" w:rsidRDefault="004069AE">
      <w:pPr>
        <w:pStyle w:val="CommentText"/>
      </w:pPr>
      <w:r>
        <w:rPr>
          <w:rStyle w:val="CommentReference"/>
        </w:rPr>
        <w:annotationRef/>
      </w:r>
      <w:r>
        <w:t>This should be framed as departure from long-term</w:t>
      </w:r>
    </w:p>
  </w:comment>
  <w:comment w:id="205" w:author="Ezzati, Majid" w:date="2018-12-01T01:44:00Z" w:initials="EM">
    <w:p w14:paraId="46D22721" w14:textId="0566A9CB" w:rsidR="004069AE" w:rsidRDefault="004069AE">
      <w:pPr>
        <w:pStyle w:val="CommentText"/>
      </w:pPr>
      <w:r>
        <w:rPr>
          <w:rStyle w:val="CommentReference"/>
        </w:rPr>
        <w:annotationRef/>
      </w:r>
      <w:r>
        <w:t>Combine and simplify; not all numbers needed. just say transport largest in both sexes after first bullet</w:t>
      </w:r>
    </w:p>
  </w:comment>
  <w:comment w:id="214" w:author="Majid2" w:date="2018-11-06T10:52:00Z" w:initials="M">
    <w:p w14:paraId="3A9CE3C3" w14:textId="1341C336" w:rsidR="004069AE" w:rsidRDefault="004069AE">
      <w:pPr>
        <w:pStyle w:val="CommentText"/>
      </w:pPr>
      <w:r>
        <w:rPr>
          <w:rStyle w:val="CommentReference"/>
        </w:rPr>
        <w:annotationRef/>
      </w:r>
      <w:r>
        <w:t xml:space="preserve">Too much and too numerical. Just give the headlines for a supplementary figure. Perhaps discuss before attempting </w:t>
      </w:r>
    </w:p>
  </w:comment>
  <w:comment w:id="215" w:author="Parks, Robbie M" w:date="2018-11-26T11:01:00Z" w:initials="PRM">
    <w:p w14:paraId="0C8872D9" w14:textId="1649D911" w:rsidR="004069AE" w:rsidRDefault="004069AE">
      <w:pPr>
        <w:pStyle w:val="CommentText"/>
      </w:pPr>
      <w:r>
        <w:rPr>
          <w:rStyle w:val="CommentReference"/>
        </w:rPr>
        <w:annotationRef/>
      </w:r>
      <w:r>
        <w:t>I’ve streamlined</w:t>
      </w:r>
    </w:p>
  </w:comment>
  <w:comment w:id="216" w:author="Majid2" w:date="2018-11-06T10:54:00Z" w:initials="M">
    <w:p w14:paraId="756C8725" w14:textId="599D4EEB" w:rsidR="004069AE" w:rsidRDefault="004069AE">
      <w:pPr>
        <w:pStyle w:val="CommentText"/>
      </w:pPr>
      <w:r>
        <w:rPr>
          <w:rStyle w:val="CommentReference"/>
        </w:rPr>
        <w:annotationRef/>
      </w:r>
      <w:r>
        <w:t>To also discuss</w:t>
      </w:r>
    </w:p>
  </w:comment>
  <w:comment w:id="217" w:author="Majid2" w:date="2018-11-06T10:59:00Z" w:initials="M">
    <w:p w14:paraId="5FF9511A" w14:textId="2B0ACFF6" w:rsidR="004069AE" w:rsidRDefault="004069AE">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218" w:author="Ezzati, Majid" w:date="2018-11-06T07:14:00Z" w:initials="EM">
    <w:p w14:paraId="06789800" w14:textId="305DD88E" w:rsidR="004069AE" w:rsidRDefault="004069AE">
      <w:pPr>
        <w:pStyle w:val="CommentText"/>
      </w:pPr>
      <w:r>
        <w:rPr>
          <w:rStyle w:val="CommentReference"/>
        </w:rPr>
        <w:annotationRef/>
      </w:r>
      <w:r>
        <w:t>Not needed; use the actual name</w:t>
      </w:r>
    </w:p>
  </w:comment>
  <w:comment w:id="219" w:author="Ezzati, Majid" w:date="2018-11-06T07:16:00Z" w:initials="EM">
    <w:p w14:paraId="3BE8691F" w14:textId="7AC00AE0" w:rsidR="004069AE" w:rsidRDefault="004069AE">
      <w:pPr>
        <w:pStyle w:val="CommentText"/>
      </w:pPr>
      <w:r>
        <w:rPr>
          <w:rStyle w:val="CommentReference"/>
        </w:rPr>
        <w:annotationRef/>
      </w:r>
      <w:r>
        <w:t>To discuss if we should show for the entire period</w:t>
      </w:r>
    </w:p>
  </w:comment>
  <w:comment w:id="220" w:author="Parks, Robbie M" w:date="2018-11-21T13:39:00Z" w:initials="PRM">
    <w:p w14:paraId="46DB57AB" w14:textId="07B342EF" w:rsidR="004069AE" w:rsidRDefault="004069AE">
      <w:pPr>
        <w:pStyle w:val="CommentText"/>
      </w:pPr>
      <w:r>
        <w:rPr>
          <w:rStyle w:val="CommentReference"/>
        </w:rPr>
        <w:annotationRef/>
      </w:r>
      <w:r>
        <w:t>Have also created number of deaths version to discuss</w:t>
      </w:r>
    </w:p>
  </w:comment>
  <w:comment w:id="221" w:author="Ezzati, Majid" w:date="2018-11-06T07:17:00Z" w:initials="EM">
    <w:p w14:paraId="2E56708E" w14:textId="674D6454" w:rsidR="004069AE" w:rsidRDefault="004069AE">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0D2CA0BF" w15:done="0"/>
  <w15:commentEx w15:paraId="5F19723F" w15:done="0"/>
  <w15:commentEx w15:paraId="4250C762" w15:done="0"/>
  <w15:commentEx w15:paraId="372C57E8" w15:paraIdParent="4250C762" w15:done="0"/>
  <w15:commentEx w15:paraId="47AAF460" w15:paraIdParent="4250C762" w15:done="0"/>
  <w15:commentEx w15:paraId="0083DCE3" w15:done="0"/>
  <w15:commentEx w15:paraId="12C52C3F" w15:done="0"/>
  <w15:commentEx w15:paraId="46D2272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14C95F" w14:textId="77777777" w:rsidR="00D1676A" w:rsidRDefault="00D1676A">
      <w:pPr>
        <w:spacing w:after="0" w:line="240" w:lineRule="auto"/>
      </w:pPr>
      <w:r>
        <w:separator/>
      </w:r>
    </w:p>
  </w:endnote>
  <w:endnote w:type="continuationSeparator" w:id="0">
    <w:p w14:paraId="61B11C29" w14:textId="77777777" w:rsidR="00D1676A" w:rsidRDefault="00D1676A">
      <w:pPr>
        <w:spacing w:after="0" w:line="240" w:lineRule="auto"/>
      </w:pPr>
      <w:r>
        <w:continuationSeparator/>
      </w:r>
    </w:p>
  </w:endnote>
  <w:endnote w:type="continuationNotice" w:id="1">
    <w:p w14:paraId="20B14F9A" w14:textId="77777777" w:rsidR="00D1676A" w:rsidRDefault="00D167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069AE" w:rsidRDefault="004069AE"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A4A70">
      <w:rPr>
        <w:rStyle w:val="PageNumber"/>
        <w:noProof/>
      </w:rPr>
      <w:t>29</w:t>
    </w:r>
    <w:r>
      <w:rPr>
        <w:rStyle w:val="PageNumber"/>
      </w:rPr>
      <w:fldChar w:fldCharType="end"/>
    </w:r>
  </w:p>
  <w:p w14:paraId="3F8F309C" w14:textId="77777777" w:rsidR="004069AE" w:rsidRDefault="004069AE"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A17E6" w14:textId="77777777" w:rsidR="00D1676A" w:rsidRDefault="00D1676A">
      <w:pPr>
        <w:spacing w:after="0" w:line="240" w:lineRule="auto"/>
      </w:pPr>
      <w:r>
        <w:separator/>
      </w:r>
    </w:p>
  </w:footnote>
  <w:footnote w:type="continuationSeparator" w:id="0">
    <w:p w14:paraId="50BA1840" w14:textId="77777777" w:rsidR="00D1676A" w:rsidRDefault="00D1676A">
      <w:pPr>
        <w:spacing w:after="0" w:line="240" w:lineRule="auto"/>
      </w:pPr>
      <w:r>
        <w:continuationSeparator/>
      </w:r>
    </w:p>
  </w:footnote>
  <w:footnote w:type="continuationNotice" w:id="1">
    <w:p w14:paraId="77EE6533" w14:textId="77777777" w:rsidR="00D1676A" w:rsidRDefault="00D1676A">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07F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2D3"/>
    <w:rsid w:val="00037843"/>
    <w:rsid w:val="00040054"/>
    <w:rsid w:val="0004018D"/>
    <w:rsid w:val="00040D7A"/>
    <w:rsid w:val="00040FE5"/>
    <w:rsid w:val="0004250C"/>
    <w:rsid w:val="00042FB2"/>
    <w:rsid w:val="0004316E"/>
    <w:rsid w:val="00043C29"/>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740"/>
    <w:rsid w:val="000818D3"/>
    <w:rsid w:val="000819BC"/>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660"/>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3BE"/>
    <w:rsid w:val="0014646A"/>
    <w:rsid w:val="00146A44"/>
    <w:rsid w:val="00146E70"/>
    <w:rsid w:val="00146F26"/>
    <w:rsid w:val="001504AA"/>
    <w:rsid w:val="001505CF"/>
    <w:rsid w:val="0015113F"/>
    <w:rsid w:val="00151901"/>
    <w:rsid w:val="001519F2"/>
    <w:rsid w:val="00152658"/>
    <w:rsid w:val="00152F5E"/>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6C3F"/>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8FC"/>
    <w:rsid w:val="001D7BA9"/>
    <w:rsid w:val="001E0F71"/>
    <w:rsid w:val="001E0FAC"/>
    <w:rsid w:val="001E184E"/>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ABB"/>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013"/>
    <w:rsid w:val="003301C2"/>
    <w:rsid w:val="00332383"/>
    <w:rsid w:val="0033298B"/>
    <w:rsid w:val="0033375D"/>
    <w:rsid w:val="003340AF"/>
    <w:rsid w:val="00334A02"/>
    <w:rsid w:val="00334A3C"/>
    <w:rsid w:val="00334F2A"/>
    <w:rsid w:val="00335B57"/>
    <w:rsid w:val="003360D5"/>
    <w:rsid w:val="00341789"/>
    <w:rsid w:val="00345A02"/>
    <w:rsid w:val="003462A6"/>
    <w:rsid w:val="003464A7"/>
    <w:rsid w:val="003467F3"/>
    <w:rsid w:val="00347A19"/>
    <w:rsid w:val="00347B7D"/>
    <w:rsid w:val="00347BC4"/>
    <w:rsid w:val="00350B39"/>
    <w:rsid w:val="00352D62"/>
    <w:rsid w:val="003530D4"/>
    <w:rsid w:val="0035337E"/>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4B61"/>
    <w:rsid w:val="004752C7"/>
    <w:rsid w:val="00475B09"/>
    <w:rsid w:val="00475FD8"/>
    <w:rsid w:val="00476CD6"/>
    <w:rsid w:val="0047730E"/>
    <w:rsid w:val="00480FF2"/>
    <w:rsid w:val="004814FB"/>
    <w:rsid w:val="00481829"/>
    <w:rsid w:val="00481F11"/>
    <w:rsid w:val="00483196"/>
    <w:rsid w:val="0048319E"/>
    <w:rsid w:val="004857EC"/>
    <w:rsid w:val="00486F73"/>
    <w:rsid w:val="00490017"/>
    <w:rsid w:val="004905A3"/>
    <w:rsid w:val="0049084A"/>
    <w:rsid w:val="00492074"/>
    <w:rsid w:val="00492230"/>
    <w:rsid w:val="0049494F"/>
    <w:rsid w:val="00494A58"/>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1466"/>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4DE0"/>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355"/>
    <w:rsid w:val="00625474"/>
    <w:rsid w:val="00625B27"/>
    <w:rsid w:val="00626906"/>
    <w:rsid w:val="00630264"/>
    <w:rsid w:val="00630617"/>
    <w:rsid w:val="006306EA"/>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11D4"/>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3964"/>
    <w:rsid w:val="006A4710"/>
    <w:rsid w:val="006A473F"/>
    <w:rsid w:val="006A58EB"/>
    <w:rsid w:val="006A5B04"/>
    <w:rsid w:val="006B09B0"/>
    <w:rsid w:val="006B2B83"/>
    <w:rsid w:val="006B32B1"/>
    <w:rsid w:val="006B5B17"/>
    <w:rsid w:val="006C022C"/>
    <w:rsid w:val="006C0235"/>
    <w:rsid w:val="006C049E"/>
    <w:rsid w:val="006C11D1"/>
    <w:rsid w:val="006C19F5"/>
    <w:rsid w:val="006C1DBA"/>
    <w:rsid w:val="006C30B0"/>
    <w:rsid w:val="006C377B"/>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5EB6"/>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1B22"/>
    <w:rsid w:val="007028D9"/>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210B"/>
    <w:rsid w:val="007B6A95"/>
    <w:rsid w:val="007B6BA4"/>
    <w:rsid w:val="007B7AFA"/>
    <w:rsid w:val="007B7B7F"/>
    <w:rsid w:val="007C014B"/>
    <w:rsid w:val="007C04E7"/>
    <w:rsid w:val="007C0AE5"/>
    <w:rsid w:val="007C122F"/>
    <w:rsid w:val="007C1278"/>
    <w:rsid w:val="007C2BC1"/>
    <w:rsid w:val="007C2F38"/>
    <w:rsid w:val="007C39A5"/>
    <w:rsid w:val="007C427C"/>
    <w:rsid w:val="007C478A"/>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E74BD"/>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4E52"/>
    <w:rsid w:val="008A53AA"/>
    <w:rsid w:val="008A5971"/>
    <w:rsid w:val="008A62AD"/>
    <w:rsid w:val="008A6465"/>
    <w:rsid w:val="008A74DA"/>
    <w:rsid w:val="008A7B5B"/>
    <w:rsid w:val="008A7F0C"/>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7E4"/>
    <w:rsid w:val="008C19F6"/>
    <w:rsid w:val="008C1D95"/>
    <w:rsid w:val="008C2083"/>
    <w:rsid w:val="008C253D"/>
    <w:rsid w:val="008C3347"/>
    <w:rsid w:val="008C3BEE"/>
    <w:rsid w:val="008C4931"/>
    <w:rsid w:val="008C4B74"/>
    <w:rsid w:val="008C56CB"/>
    <w:rsid w:val="008C5C18"/>
    <w:rsid w:val="008C6682"/>
    <w:rsid w:val="008C7EAE"/>
    <w:rsid w:val="008D0988"/>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84A"/>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25CE"/>
    <w:rsid w:val="00932BD5"/>
    <w:rsid w:val="009336CA"/>
    <w:rsid w:val="00933B60"/>
    <w:rsid w:val="00933C2F"/>
    <w:rsid w:val="00935167"/>
    <w:rsid w:val="00935806"/>
    <w:rsid w:val="00937AF1"/>
    <w:rsid w:val="00940530"/>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2BA1"/>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7BF"/>
    <w:rsid w:val="009D3641"/>
    <w:rsid w:val="009D4F56"/>
    <w:rsid w:val="009D5647"/>
    <w:rsid w:val="009D5FC9"/>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810"/>
    <w:rsid w:val="00A46B9A"/>
    <w:rsid w:val="00A46D68"/>
    <w:rsid w:val="00A513CB"/>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6C"/>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764"/>
    <w:rsid w:val="00B26B68"/>
    <w:rsid w:val="00B31207"/>
    <w:rsid w:val="00B31621"/>
    <w:rsid w:val="00B3191E"/>
    <w:rsid w:val="00B31D70"/>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771"/>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6F01"/>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2A4"/>
    <w:rsid w:val="00CC00E8"/>
    <w:rsid w:val="00CC012E"/>
    <w:rsid w:val="00CC019A"/>
    <w:rsid w:val="00CC01B1"/>
    <w:rsid w:val="00CC092F"/>
    <w:rsid w:val="00CC0E7E"/>
    <w:rsid w:val="00CC12D8"/>
    <w:rsid w:val="00CC137F"/>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76A"/>
    <w:rsid w:val="00D16B0F"/>
    <w:rsid w:val="00D16B2E"/>
    <w:rsid w:val="00D1700F"/>
    <w:rsid w:val="00D17BBF"/>
    <w:rsid w:val="00D208C5"/>
    <w:rsid w:val="00D21DED"/>
    <w:rsid w:val="00D225F7"/>
    <w:rsid w:val="00D22A57"/>
    <w:rsid w:val="00D22FD3"/>
    <w:rsid w:val="00D2442C"/>
    <w:rsid w:val="00D24DC4"/>
    <w:rsid w:val="00D257FF"/>
    <w:rsid w:val="00D259CD"/>
    <w:rsid w:val="00D2681B"/>
    <w:rsid w:val="00D26D29"/>
    <w:rsid w:val="00D309F1"/>
    <w:rsid w:val="00D31674"/>
    <w:rsid w:val="00D31D63"/>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52D"/>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67E2"/>
    <w:rsid w:val="00EB79A2"/>
    <w:rsid w:val="00EB7B88"/>
    <w:rsid w:val="00EC054E"/>
    <w:rsid w:val="00EC128A"/>
    <w:rsid w:val="00EC29E7"/>
    <w:rsid w:val="00EC2A0B"/>
    <w:rsid w:val="00EC401C"/>
    <w:rsid w:val="00EC5C23"/>
    <w:rsid w:val="00EC6075"/>
    <w:rsid w:val="00EC687A"/>
    <w:rsid w:val="00EC6AD4"/>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8E4"/>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E91"/>
    <w:rsid w:val="00F04F26"/>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66E7"/>
    <w:rsid w:val="00F16EE2"/>
    <w:rsid w:val="00F17760"/>
    <w:rsid w:val="00F17BC9"/>
    <w:rsid w:val="00F2109F"/>
    <w:rsid w:val="00F21C0D"/>
    <w:rsid w:val="00F26092"/>
    <w:rsid w:val="00F275C0"/>
    <w:rsid w:val="00F30D29"/>
    <w:rsid w:val="00F30D74"/>
    <w:rsid w:val="00F319D5"/>
    <w:rsid w:val="00F31B02"/>
    <w:rsid w:val="00F33271"/>
    <w:rsid w:val="00F33FB4"/>
    <w:rsid w:val="00F346BC"/>
    <w:rsid w:val="00F3493A"/>
    <w:rsid w:val="00F350D3"/>
    <w:rsid w:val="00F36CA5"/>
    <w:rsid w:val="00F37C29"/>
    <w:rsid w:val="00F40DF4"/>
    <w:rsid w:val="00F416F9"/>
    <w:rsid w:val="00F4293F"/>
    <w:rsid w:val="00F43484"/>
    <w:rsid w:val="00F43908"/>
    <w:rsid w:val="00F44E3D"/>
    <w:rsid w:val="00F45468"/>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3CE1"/>
    <w:rsid w:val="00F73E4A"/>
    <w:rsid w:val="00F742C5"/>
    <w:rsid w:val="00F74DF5"/>
    <w:rsid w:val="00F754F0"/>
    <w:rsid w:val="00F75F46"/>
    <w:rsid w:val="00F76044"/>
    <w:rsid w:val="00F7656F"/>
    <w:rsid w:val="00F76728"/>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35D2"/>
    <w:rsid w:val="00FB42D4"/>
    <w:rsid w:val="00FB44F4"/>
    <w:rsid w:val="00FB460B"/>
    <w:rsid w:val="00FB610D"/>
    <w:rsid w:val="00FB6151"/>
    <w:rsid w:val="00FB78EA"/>
    <w:rsid w:val="00FB7E3F"/>
    <w:rsid w:val="00FC1054"/>
    <w:rsid w:val="00FC12B5"/>
    <w:rsid w:val="00FC1658"/>
    <w:rsid w:val="00FC16DF"/>
    <w:rsid w:val="00FC385E"/>
    <w:rsid w:val="00FC58FF"/>
    <w:rsid w:val="00FC6025"/>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60CFB80-C240-3F49-B321-0406721A8F4E}">
  <ds:schemaRefs>
    <ds:schemaRef ds:uri="http://schemas.openxmlformats.org/officeDocument/2006/bibliography"/>
  </ds:schemaRefs>
</ds:datastoreItem>
</file>

<file path=customXml/itemProps2.xml><?xml version="1.0" encoding="utf-8"?>
<ds:datastoreItem xmlns:ds="http://schemas.openxmlformats.org/officeDocument/2006/customXml" ds:itemID="{4A90EFDA-ED9E-2B45-8C03-C96DFAFA1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29</Pages>
  <Words>49908</Words>
  <Characters>284480</Characters>
  <Application>Microsoft Macintosh Word</Application>
  <DocSecurity>0</DocSecurity>
  <Lines>2370</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76</cp:revision>
  <dcterms:created xsi:type="dcterms:W3CDTF">2018-12-04T10:06:00Z</dcterms:created>
  <dcterms:modified xsi:type="dcterms:W3CDTF">2018-12-04T18:05:00Z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