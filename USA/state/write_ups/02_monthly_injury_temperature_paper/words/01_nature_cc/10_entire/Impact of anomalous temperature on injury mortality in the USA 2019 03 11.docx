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87F08B" w14:textId="77777777" w:rsidR="0065196B" w:rsidRPr="00636C9B" w:rsidRDefault="0065196B" w:rsidP="0065196B">
      <w:pPr>
        <w:spacing w:line="480" w:lineRule="auto"/>
        <w:jc w:val="both"/>
        <w:outlineLvl w:val="0"/>
        <w:rPr>
          <w:b/>
          <w:color w:val="000000" w:themeColor="text1"/>
        </w:rPr>
      </w:pPr>
      <w:r>
        <w:rPr>
          <w:b/>
          <w:color w:val="000000" w:themeColor="text1"/>
        </w:rPr>
        <w:t>A national analysis of a</w:t>
      </w:r>
      <w:r w:rsidRPr="00636C9B">
        <w:rPr>
          <w:b/>
          <w:color w:val="000000" w:themeColor="text1"/>
        </w:rPr>
        <w:t xml:space="preserve">nomalous temperature </w:t>
      </w:r>
      <w:r>
        <w:rPr>
          <w:b/>
          <w:color w:val="000000" w:themeColor="text1"/>
        </w:rPr>
        <w:t>and</w:t>
      </w:r>
      <w:r w:rsidRPr="00636C9B">
        <w:rPr>
          <w:b/>
          <w:color w:val="000000" w:themeColor="text1"/>
        </w:rPr>
        <w:t xml:space="preserve"> injury mortality in the USA</w:t>
      </w:r>
    </w:p>
    <w:p w14:paraId="6523E2D4" w14:textId="77777777" w:rsidR="0065196B" w:rsidRPr="00636C9B" w:rsidRDefault="0065196B" w:rsidP="0065196B">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Helen Tamura-Wicks</w:t>
      </w:r>
      <w:r>
        <w:rPr>
          <w:color w:val="000000" w:themeColor="text1"/>
          <w:vertAlign w:val="superscript"/>
          <w:lang w:val="it-IT"/>
        </w:rPr>
        <w:t>1,2</w:t>
      </w:r>
      <w:r w:rsidRPr="00636C9B">
        <w:rPr>
          <w:color w:val="000000" w:themeColor="text1"/>
          <w:lang w:val="it-IT"/>
        </w:rPr>
        <w:t xml:space="preserve">, </w:t>
      </w:r>
      <w:r>
        <w:rPr>
          <w:color w:val="000000" w:themeColor="text1"/>
          <w:lang w:val="it-IT"/>
        </w:rPr>
        <w:t>Vasilis Kontis</w:t>
      </w:r>
      <w:r w:rsidRPr="00636C9B">
        <w:rPr>
          <w:color w:val="000000" w:themeColor="text1"/>
          <w:vertAlign w:val="superscript"/>
          <w:lang w:val="it-IT"/>
        </w:rPr>
        <w:t>1,2</w:t>
      </w:r>
      <w:r>
        <w:rPr>
          <w:color w:val="000000" w:themeColor="text1"/>
          <w:lang w:val="it-IT"/>
        </w:rPr>
        <w:t xml:space="preserve">, </w:t>
      </w:r>
      <w:r w:rsidRPr="00636C9B">
        <w:rPr>
          <w:color w:val="000000" w:themeColor="text1"/>
          <w:lang w:val="it-IT"/>
        </w:rPr>
        <w:t>Ralf Toumi</w:t>
      </w:r>
      <w:r>
        <w:rPr>
          <w:color w:val="000000" w:themeColor="text1"/>
          <w:vertAlign w:val="superscript"/>
          <w:lang w:val="it-IT"/>
        </w:rPr>
        <w:t>3</w:t>
      </w:r>
      <w:r w:rsidRPr="00636C9B">
        <w:rPr>
          <w:color w:val="000000" w:themeColor="text1"/>
          <w:lang w:val="it-IT"/>
        </w:rPr>
        <w:t xml:space="preserve">, </w:t>
      </w:r>
      <w:proofErr w:type="spellStart"/>
      <w:r w:rsidRPr="00636C9B">
        <w:rPr>
          <w:color w:val="000000" w:themeColor="text1"/>
          <w:lang w:val="it-IT"/>
        </w:rPr>
        <w:t>Majid</w:t>
      </w:r>
      <w:proofErr w:type="spellEnd"/>
      <w:r w:rsidRPr="00636C9B">
        <w:rPr>
          <w:color w:val="000000" w:themeColor="text1"/>
          <w:lang w:val="it-IT"/>
        </w:rPr>
        <w:t xml:space="preserve"> Ezzati</w:t>
      </w:r>
      <w:r w:rsidRPr="00636C9B">
        <w:rPr>
          <w:color w:val="000000" w:themeColor="text1"/>
          <w:vertAlign w:val="superscript"/>
          <w:lang w:val="it-IT"/>
        </w:rPr>
        <w:t>1,2,</w:t>
      </w:r>
      <w:r>
        <w:rPr>
          <w:color w:val="000000" w:themeColor="text1"/>
          <w:vertAlign w:val="superscript"/>
          <w:lang w:val="it-IT"/>
        </w:rPr>
        <w:t>4</w:t>
      </w:r>
      <w:r w:rsidRPr="00636C9B">
        <w:rPr>
          <w:color w:val="000000" w:themeColor="text1"/>
          <w:vertAlign w:val="superscript"/>
          <w:lang w:val="it-IT"/>
        </w:rPr>
        <w:t>*</w:t>
      </w:r>
    </w:p>
    <w:p w14:paraId="2CC1D328" w14:textId="77777777" w:rsidR="0065196B" w:rsidRPr="00636C9B" w:rsidRDefault="0065196B" w:rsidP="0065196B">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2CE6DD7" w14:textId="77777777" w:rsidR="0065196B" w:rsidRDefault="0065196B" w:rsidP="0065196B">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64588F72" w14:textId="77777777" w:rsidR="0065196B" w:rsidRPr="00636C9B" w:rsidRDefault="0065196B" w:rsidP="0065196B">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3483E70D" w14:textId="77777777" w:rsidR="0065196B" w:rsidRPr="00636C9B" w:rsidRDefault="0065196B" w:rsidP="0065196B">
      <w:pPr>
        <w:spacing w:line="480" w:lineRule="auto"/>
        <w:jc w:val="both"/>
        <w:rPr>
          <w:color w:val="000000" w:themeColor="text1"/>
        </w:rPr>
      </w:pPr>
      <w:r>
        <w:rPr>
          <w:color w:val="000000" w:themeColor="text1"/>
          <w:vertAlign w:val="superscript"/>
        </w:rPr>
        <w:t>4</w:t>
      </w:r>
      <w:r w:rsidRPr="00636C9B">
        <w:rPr>
          <w:color w:val="000000" w:themeColor="text1"/>
        </w:rPr>
        <w:t>WHO Collaborating Centre on NCD Surveillance and Epidemiology, Imperial College London, London, United Kingdom</w:t>
      </w:r>
    </w:p>
    <w:p w14:paraId="4343A102" w14:textId="77777777" w:rsidR="0065196B" w:rsidRDefault="0065196B" w:rsidP="0065196B">
      <w:pPr>
        <w:spacing w:line="480" w:lineRule="auto"/>
        <w:jc w:val="both"/>
        <w:rPr>
          <w:color w:val="000000" w:themeColor="text1"/>
        </w:rPr>
      </w:pPr>
    </w:p>
    <w:p w14:paraId="1484A7EA" w14:textId="77777777" w:rsidR="0065196B" w:rsidRPr="005E22E4" w:rsidRDefault="0065196B" w:rsidP="0065196B">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02A7BD9" w14:textId="77777777" w:rsidR="0065196B" w:rsidRDefault="0065196B" w:rsidP="0065196B">
      <w:pPr>
        <w:spacing w:line="480" w:lineRule="auto"/>
        <w:jc w:val="both"/>
        <w:rPr>
          <w:color w:val="000000" w:themeColor="text1"/>
        </w:rPr>
      </w:pPr>
      <w:r w:rsidRPr="005E22E4">
        <w:rPr>
          <w:color w:val="000000" w:themeColor="text1"/>
        </w:rPr>
        <w:t xml:space="preserve">James E Bennett: </w:t>
      </w:r>
      <w:r w:rsidRPr="00ED1FD3">
        <w:rPr>
          <w:color w:val="000000" w:themeColor="text1"/>
        </w:rPr>
        <w:t>j.e.bennett@imperial.ac.uk</w:t>
      </w:r>
    </w:p>
    <w:p w14:paraId="38DE0461" w14:textId="77777777" w:rsidR="0065196B" w:rsidRPr="005E22E4" w:rsidRDefault="0065196B" w:rsidP="0065196B">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385AE132" w14:textId="77777777" w:rsidR="0065196B" w:rsidRPr="005E22E4" w:rsidRDefault="0065196B" w:rsidP="0065196B">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Pr="004D5CB9">
        <w:rPr>
          <w:color w:val="000000" w:themeColor="text1"/>
        </w:rPr>
        <w:t>v.kontis@imperial.ac.uk</w:t>
      </w:r>
    </w:p>
    <w:p w14:paraId="117DFA7B" w14:textId="77777777" w:rsidR="0065196B" w:rsidRPr="005E22E4" w:rsidRDefault="0065196B" w:rsidP="0065196B">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28FF06D1" w14:textId="77777777" w:rsidR="0065196B" w:rsidRPr="00C837D4" w:rsidRDefault="0065196B" w:rsidP="0065196B">
      <w:pPr>
        <w:spacing w:line="480" w:lineRule="auto"/>
        <w:jc w:val="both"/>
        <w:rPr>
          <w:color w:val="000000" w:themeColor="text1"/>
        </w:rPr>
      </w:pPr>
      <w:r w:rsidRPr="00C837D4">
        <w:rPr>
          <w:color w:val="000000" w:themeColor="text1"/>
        </w:rPr>
        <w:t>Majid Ezzati: majid.ezzati@imperial.ac.uk</w:t>
      </w:r>
    </w:p>
    <w:p w14:paraId="5AB55A5D" w14:textId="77777777" w:rsidR="0065196B" w:rsidRPr="00636C9B" w:rsidRDefault="0065196B" w:rsidP="0065196B">
      <w:pPr>
        <w:spacing w:line="480" w:lineRule="auto"/>
        <w:jc w:val="both"/>
        <w:rPr>
          <w:color w:val="000000" w:themeColor="text1"/>
        </w:rPr>
      </w:pPr>
    </w:p>
    <w:p w14:paraId="7A5884D6" w14:textId="77777777" w:rsidR="0065196B" w:rsidRDefault="0065196B" w:rsidP="0065196B">
      <w:pPr>
        <w:spacing w:line="480" w:lineRule="auto"/>
        <w:jc w:val="both"/>
        <w:rPr>
          <w:color w:val="000000" w:themeColor="text1"/>
        </w:rPr>
      </w:pPr>
      <w:r w:rsidRPr="00636C9B">
        <w:rPr>
          <w:color w:val="000000" w:themeColor="text1"/>
        </w:rPr>
        <w:t>*corresponding author</w:t>
      </w:r>
      <w:r>
        <w:rPr>
          <w:color w:val="000000" w:themeColor="text1"/>
        </w:rPr>
        <w:t>:</w:t>
      </w:r>
    </w:p>
    <w:p w14:paraId="30ED0AE4" w14:textId="77777777" w:rsidR="0065196B" w:rsidRDefault="0065196B" w:rsidP="0065196B">
      <w:pPr>
        <w:spacing w:line="480" w:lineRule="auto"/>
        <w:jc w:val="both"/>
        <w:rPr>
          <w:color w:val="000000" w:themeColor="text1"/>
        </w:rPr>
      </w:pPr>
      <w:r>
        <w:rPr>
          <w:color w:val="000000" w:themeColor="text1"/>
        </w:rPr>
        <w:t>Majid Ezzati</w:t>
      </w:r>
    </w:p>
    <w:p w14:paraId="10C79E21" w14:textId="77777777" w:rsidR="0065196B" w:rsidRDefault="0065196B" w:rsidP="0065196B">
      <w:pPr>
        <w:spacing w:line="480" w:lineRule="auto"/>
        <w:jc w:val="both"/>
        <w:rPr>
          <w:color w:val="000000" w:themeColor="text1"/>
        </w:rPr>
      </w:pPr>
      <w:r>
        <w:rPr>
          <w:color w:val="000000" w:themeColor="text1"/>
        </w:rPr>
        <w:t>Imperial College London</w:t>
      </w:r>
    </w:p>
    <w:p w14:paraId="550A0E89" w14:textId="77777777" w:rsidR="0065196B" w:rsidRDefault="0065196B" w:rsidP="0065196B">
      <w:pPr>
        <w:spacing w:line="480" w:lineRule="auto"/>
        <w:jc w:val="both"/>
        <w:rPr>
          <w:color w:val="000000" w:themeColor="text1"/>
        </w:rPr>
      </w:pPr>
      <w:r>
        <w:rPr>
          <w:color w:val="000000" w:themeColor="text1"/>
        </w:rPr>
        <w:t>Norfolk Place</w:t>
      </w:r>
    </w:p>
    <w:p w14:paraId="7DDC8099" w14:textId="77777777" w:rsidR="0065196B" w:rsidRDefault="0065196B" w:rsidP="0065196B">
      <w:pPr>
        <w:spacing w:line="480" w:lineRule="auto"/>
        <w:jc w:val="both"/>
        <w:rPr>
          <w:color w:val="000000" w:themeColor="text1"/>
        </w:rPr>
      </w:pPr>
      <w:r>
        <w:rPr>
          <w:color w:val="000000" w:themeColor="text1"/>
        </w:rPr>
        <w:t>London W2 1PG, UK</w:t>
      </w:r>
    </w:p>
    <w:p w14:paraId="0F3E5DD4" w14:textId="77777777" w:rsidR="0065196B" w:rsidRDefault="0065196B" w:rsidP="0065196B">
      <w:pPr>
        <w:spacing w:line="480" w:lineRule="auto"/>
        <w:jc w:val="both"/>
        <w:rPr>
          <w:color w:val="000000" w:themeColor="text1"/>
        </w:rPr>
      </w:pPr>
      <w:r>
        <w:rPr>
          <w:color w:val="000000" w:themeColor="text1"/>
        </w:rPr>
        <w:t xml:space="preserve">E-mail: </w:t>
      </w:r>
      <w:hyperlink r:id="rId8" w:history="1">
        <w:r w:rsidRPr="000421EF">
          <w:rPr>
            <w:rStyle w:val="Hyperlink"/>
          </w:rPr>
          <w:t>majid.ezzati@imperial.ac.uk</w:t>
        </w:r>
      </w:hyperlink>
    </w:p>
    <w:p w14:paraId="66A24563" w14:textId="77777777" w:rsidR="0065196B" w:rsidRPr="00636C9B" w:rsidRDefault="0065196B" w:rsidP="0065196B">
      <w:pPr>
        <w:spacing w:line="480" w:lineRule="auto"/>
        <w:jc w:val="both"/>
        <w:rPr>
          <w:color w:val="000000" w:themeColor="text1"/>
        </w:rPr>
      </w:pPr>
      <w:r>
        <w:rPr>
          <w:color w:val="000000" w:themeColor="text1"/>
        </w:rPr>
        <w:t>Tel: +44 (0)20 7594 0767</w:t>
      </w:r>
      <w:r w:rsidRPr="00636C9B">
        <w:rPr>
          <w:color w:val="000000" w:themeColor="text1"/>
        </w:rPr>
        <w:br w:type="page"/>
      </w:r>
    </w:p>
    <w:p w14:paraId="0561B245" w14:textId="6DAA717B" w:rsidR="003B10FF" w:rsidRPr="009A2853" w:rsidRDefault="00140DB8" w:rsidP="00140DB8">
      <w:pPr>
        <w:spacing w:line="480" w:lineRule="auto"/>
        <w:jc w:val="both"/>
        <w:rPr>
          <w:ins w:id="0" w:author="Robbie Parks" w:date="2019-03-11T11:17:00Z"/>
          <w:rFonts w:eastAsia="Times New Roman"/>
          <w:b/>
        </w:rPr>
      </w:pPr>
      <w:commentRangeStart w:id="1"/>
      <w:r>
        <w:rPr>
          <w:rFonts w:eastAsia="Times New Roman"/>
          <w:b/>
        </w:rPr>
        <w:lastRenderedPageBreak/>
        <w:t>T</w:t>
      </w:r>
      <w:r w:rsidRPr="009A2853">
        <w:rPr>
          <w:rFonts w:eastAsia="Times New Roman"/>
          <w:b/>
        </w:rPr>
        <w:t>emperatures</w:t>
      </w:r>
      <w:commentRangeEnd w:id="1"/>
      <w:r w:rsidR="00D03977">
        <w:rPr>
          <w:rStyle w:val="CommentReference"/>
          <w:rFonts w:asciiTheme="minorHAnsi" w:hAnsiTheme="minorHAnsi" w:cstheme="minorBidi"/>
          <w:lang w:eastAsia="en-US"/>
        </w:rPr>
        <w:commentReference w:id="1"/>
      </w:r>
      <w:r w:rsidRPr="009A2853">
        <w:rPr>
          <w:rFonts w:eastAsia="Times New Roman"/>
          <w:b/>
        </w:rPr>
        <w:t xml:space="preserve"> which deviate </w:t>
      </w:r>
      <w:r w:rsidR="00BB3506">
        <w:rPr>
          <w:rFonts w:eastAsia="Times New Roman"/>
          <w:b/>
        </w:rPr>
        <w:t xml:space="preserve">even modestly </w:t>
      </w:r>
      <w:r w:rsidRPr="009A2853">
        <w:rPr>
          <w:rFonts w:eastAsia="Times New Roman"/>
          <w:b/>
        </w:rPr>
        <w:t xml:space="preserve">from long-term averages </w:t>
      </w:r>
      <w:r w:rsidR="007B498A" w:rsidRPr="00620D06">
        <w:rPr>
          <w:rFonts w:eastAsia="Times New Roman"/>
          <w:b/>
        </w:rPr>
        <w:t>have adverse health consequences</w:t>
      </w:r>
      <w:r w:rsidR="007B498A">
        <w:rPr>
          <w:rFonts w:eastAsia="Times New Roman"/>
          <w:b/>
        </w:rPr>
        <w:t>,</w:t>
      </w:r>
      <w:r w:rsidR="005C694B">
        <w:rPr>
          <w:rFonts w:eastAsia="Times New Roman"/>
          <w:b/>
        </w:rPr>
        <w:fldChar w:fldCharType="begin" w:fldLock="1"/>
      </w:r>
      <w:r w:rsidR="005C694B">
        <w:rPr>
          <w:rFonts w:eastAsia="Times New Roman"/>
          <w:b/>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operties":{"noteIndex":0},"schema":"https://github.com/citation-style-language/schema/raw/master/csl-citation.json"}</w:instrText>
      </w:r>
      <w:r w:rsidR="005C694B">
        <w:rPr>
          <w:rFonts w:eastAsia="Times New Roman"/>
          <w:b/>
        </w:rPr>
        <w:fldChar w:fldCharType="separate"/>
      </w:r>
      <w:r w:rsidR="005C694B" w:rsidRPr="005C694B">
        <w:rPr>
          <w:rFonts w:eastAsia="Times New Roman"/>
          <w:noProof/>
          <w:vertAlign w:val="superscript"/>
        </w:rPr>
        <w:t>1</w:t>
      </w:r>
      <w:r w:rsidR="005C694B">
        <w:rPr>
          <w:rFonts w:eastAsia="Times New Roman"/>
          <w:b/>
        </w:rPr>
        <w:fldChar w:fldCharType="end"/>
      </w:r>
      <w:r w:rsidR="007B498A">
        <w:rPr>
          <w:rFonts w:eastAsia="Times New Roman"/>
          <w:b/>
        </w:rPr>
        <w:t xml:space="preserve"> and </w:t>
      </w:r>
      <w:r w:rsidRPr="009A2853">
        <w:rPr>
          <w:rFonts w:eastAsia="Times New Roman"/>
          <w:b/>
        </w:rPr>
        <w:t>will be more frequent as the global climate changes</w:t>
      </w:r>
      <w:r w:rsidR="00684591">
        <w:rPr>
          <w:rFonts w:eastAsia="Times New Roman"/>
          <w:b/>
        </w:rPr>
        <w:t>.</w:t>
      </w:r>
      <w:r w:rsidRPr="009A2853">
        <w:rPr>
          <w:rFonts w:eastAsia="Times New Roman"/>
          <w:b/>
        </w:rPr>
        <w:t xml:space="preserve"> Much previous work has focussed on how mortality from natural causes is affected by daily or multi-day hot/cold episodes, and not on weather patterns that reflect inter-annual variations, as expected under global climate change, nor on injuries. </w:t>
      </w:r>
      <w:r w:rsidR="002B4DCB">
        <w:rPr>
          <w:rFonts w:eastAsia="Times New Roman"/>
          <w:b/>
        </w:rPr>
        <w:t>Using geo-coded mortality and temperature data</w:t>
      </w:r>
      <w:r w:rsidR="002B4DCB" w:rsidRPr="00620D06">
        <w:rPr>
          <w:rFonts w:eastAsia="Times New Roman"/>
          <w:b/>
        </w:rPr>
        <w:t xml:space="preserve"> over a 37-year period (1980 to 2016)</w:t>
      </w:r>
      <w:r w:rsidR="002B4DCB">
        <w:rPr>
          <w:rFonts w:eastAsia="Times New Roman"/>
          <w:b/>
        </w:rPr>
        <w:t xml:space="preserve"> in the contiguous United States,</w:t>
      </w:r>
      <w:r w:rsidR="002B4DCB" w:rsidRPr="005C694B">
        <w:rPr>
          <w:rFonts w:eastAsia="Times New Roman"/>
          <w:b/>
        </w:rPr>
        <w:t xml:space="preserve"> </w:t>
      </w:r>
      <w:r w:rsidR="002B4DCB">
        <w:rPr>
          <w:rFonts w:eastAsia="Times New Roman"/>
          <w:b/>
        </w:rPr>
        <w:t>w</w:t>
      </w:r>
      <w:r w:rsidRPr="009A2853">
        <w:rPr>
          <w:rFonts w:eastAsia="Times New Roman"/>
          <w:b/>
        </w:rPr>
        <w:t xml:space="preserve">e formulated a Bayesian spatiotemporal model to estimate how deviations from long-term averages of mean monthly temperature affect injury mortality. Our model incorporates how mortality varies by age, sex, state of residence, and month and year. Importantly, it associates monthly injury death rate to inter-annual variation of temperature from the average 30-year climate. </w:t>
      </w:r>
      <w:r w:rsidR="005B7992">
        <w:rPr>
          <w:rFonts w:eastAsia="Times New Roman"/>
          <w:b/>
        </w:rPr>
        <w:t xml:space="preserve">A 1°C anomalously warm year may result in 941 (95% credible interval </w:t>
      </w:r>
      <w:r w:rsidR="009C48DE">
        <w:rPr>
          <w:rFonts w:eastAsia="Times New Roman"/>
          <w:b/>
        </w:rPr>
        <w:t>831-1053)</w:t>
      </w:r>
      <w:r w:rsidR="00BB3506">
        <w:rPr>
          <w:rFonts w:eastAsia="Times New Roman"/>
          <w:b/>
        </w:rPr>
        <w:t xml:space="preserve"> </w:t>
      </w:r>
      <w:r w:rsidR="00D25AD3">
        <w:rPr>
          <w:rFonts w:eastAsia="Times New Roman"/>
          <w:b/>
        </w:rPr>
        <w:t>excess injury deaths</w:t>
      </w:r>
      <w:r w:rsidR="0075249E">
        <w:rPr>
          <w:rFonts w:eastAsia="Times New Roman"/>
          <w:b/>
        </w:rPr>
        <w:t xml:space="preserve"> nationwide</w:t>
      </w:r>
      <w:r w:rsidR="00D25AD3">
        <w:rPr>
          <w:rFonts w:eastAsia="Times New Roman"/>
          <w:b/>
        </w:rPr>
        <w:t>,</w:t>
      </w:r>
      <w:r w:rsidR="0021470F">
        <w:rPr>
          <w:rFonts w:eastAsia="Times New Roman"/>
          <w:b/>
        </w:rPr>
        <w:t xml:space="preserve"> </w:t>
      </w:r>
      <w:r w:rsidR="008717EE">
        <w:rPr>
          <w:rFonts w:eastAsia="Times New Roman"/>
          <w:b/>
        </w:rPr>
        <w:t>with 87% in males</w:t>
      </w:r>
      <w:r w:rsidR="005C3355">
        <w:rPr>
          <w:rFonts w:eastAsia="Times New Roman"/>
          <w:b/>
        </w:rPr>
        <w:t xml:space="preserve"> concentrated mostly in adolescent to middle ages</w:t>
      </w:r>
      <w:r w:rsidR="00EC54F7">
        <w:rPr>
          <w:rFonts w:eastAsia="Times New Roman"/>
          <w:b/>
        </w:rPr>
        <w:t>. These deaths would</w:t>
      </w:r>
      <w:r w:rsidR="008717EE">
        <w:rPr>
          <w:rFonts w:eastAsia="Times New Roman"/>
          <w:b/>
        </w:rPr>
        <w:t xml:space="preserve"> </w:t>
      </w:r>
      <w:r w:rsidR="00D25AD3">
        <w:rPr>
          <w:rFonts w:eastAsia="Times New Roman"/>
          <w:b/>
        </w:rPr>
        <w:t>comprise of increases in deaths from drowning, transport injuries, assault and intentional self-harm offset by a</w:t>
      </w:r>
      <w:r w:rsidR="00EC54F7">
        <w:rPr>
          <w:rFonts w:eastAsia="Times New Roman"/>
          <w:b/>
        </w:rPr>
        <w:t xml:space="preserve">n overall </w:t>
      </w:r>
      <w:r w:rsidR="00D25AD3">
        <w:rPr>
          <w:rFonts w:eastAsia="Times New Roman"/>
          <w:b/>
        </w:rPr>
        <w:t>decline in deaths from falls</w:t>
      </w:r>
      <w:r w:rsidR="008717EE">
        <w:rPr>
          <w:rFonts w:eastAsia="Times New Roman"/>
          <w:b/>
        </w:rPr>
        <w:t xml:space="preserve">. </w:t>
      </w:r>
      <w:r w:rsidR="0021470F">
        <w:rPr>
          <w:rFonts w:eastAsia="Times New Roman"/>
          <w:b/>
        </w:rPr>
        <w:t>The findings</w:t>
      </w:r>
      <w:r w:rsidR="0075249E">
        <w:rPr>
          <w:rFonts w:eastAsia="Times New Roman"/>
          <w:b/>
        </w:rPr>
        <w:t xml:space="preserve"> enable </w:t>
      </w:r>
      <w:r w:rsidR="00431D95">
        <w:rPr>
          <w:rFonts w:eastAsia="Times New Roman"/>
          <w:b/>
        </w:rPr>
        <w:t xml:space="preserve">strategies for targeted public health interventions </w:t>
      </w:r>
      <w:r w:rsidR="000C563B">
        <w:rPr>
          <w:rFonts w:eastAsia="Times New Roman"/>
          <w:b/>
        </w:rPr>
        <w:t xml:space="preserve">against injuries </w:t>
      </w:r>
      <w:r w:rsidR="00714300">
        <w:rPr>
          <w:rFonts w:eastAsia="Times New Roman"/>
          <w:b/>
        </w:rPr>
        <w:t>during periods of anomalously high temperatures</w:t>
      </w:r>
      <w:r w:rsidR="000C563B">
        <w:rPr>
          <w:rFonts w:eastAsia="Times New Roman"/>
          <w:b/>
        </w:rPr>
        <w:t>.</w:t>
      </w:r>
    </w:p>
    <w:p w14:paraId="6EE3811E" w14:textId="77777777" w:rsidR="0065196B" w:rsidRDefault="0065196B" w:rsidP="0065196B">
      <w:pPr>
        <w:spacing w:line="480" w:lineRule="auto"/>
        <w:jc w:val="both"/>
        <w:rPr>
          <w:color w:val="000000" w:themeColor="text1"/>
        </w:rPr>
      </w:pPr>
    </w:p>
    <w:p w14:paraId="28DD3DAE" w14:textId="4E8C288F" w:rsidR="0065196B" w:rsidRDefault="0065196B" w:rsidP="0065196B">
      <w:pPr>
        <w:spacing w:line="480" w:lineRule="auto"/>
        <w:jc w:val="both"/>
        <w:rPr>
          <w:color w:val="000000" w:themeColor="text1"/>
        </w:rPr>
      </w:pPr>
      <w:r w:rsidRPr="00561DD4">
        <w:rPr>
          <w:color w:val="000000" w:themeColor="text1"/>
        </w:rPr>
        <w:t xml:space="preserve">The </w:t>
      </w:r>
      <w:r>
        <w:rPr>
          <w:color w:val="000000" w:themeColor="text1"/>
        </w:rPr>
        <w:t>potential</w:t>
      </w:r>
      <w:r w:rsidRPr="00561DD4">
        <w:rPr>
          <w:color w:val="000000" w:themeColor="text1"/>
        </w:rPr>
        <w:t xml:space="preserve"> health impacts of anthropogenic climate change are one of the key drivers for efforts to mitigate greenhouse gas emissions and for </w:t>
      </w:r>
      <w:r>
        <w:rPr>
          <w:color w:val="000000" w:themeColor="text1"/>
        </w:rPr>
        <w:t xml:space="preserve">pursuing </w:t>
      </w:r>
      <w:r w:rsidRPr="00561DD4">
        <w:rPr>
          <w:color w:val="000000" w:themeColor="text1"/>
        </w:rPr>
        <w:t>adaptation</w:t>
      </w:r>
      <w:r>
        <w:rPr>
          <w:color w:val="000000" w:themeColor="text1"/>
        </w:rPr>
        <w:t xml:space="preserve"> measures</w:t>
      </w:r>
      <w:r w:rsidRPr="00561DD4">
        <w:rPr>
          <w:color w:val="000000" w:themeColor="text1"/>
        </w:rPr>
        <w:t>.</w:t>
      </w:r>
      <w:r w:rsidRPr="0041031F">
        <w:rPr>
          <w:color w:val="000000" w:themeColor="text1"/>
        </w:rPr>
        <w:t xml:space="preserve"> </w:t>
      </w:r>
      <w:r w:rsidRPr="00AA564D">
        <w:rPr>
          <w:color w:val="000000" w:themeColor="text1"/>
        </w:rPr>
        <w:t xml:space="preserve">Current assessments of the health effects of climate change </w:t>
      </w:r>
      <w:r>
        <w:rPr>
          <w:color w:val="000000" w:themeColor="text1"/>
        </w:rPr>
        <w:t>largely focus on parasitic and infectious diseases and cardiorespiratory and other chronic diseases.</w:t>
      </w:r>
      <w:r>
        <w:rPr>
          <w:color w:val="000000" w:themeColor="text1"/>
        </w:rPr>
        <w:fldChar w:fldCharType="begin" w:fldLock="1"/>
      </w:r>
      <w:r w:rsidR="005C694B">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2–7&lt;/sup&gt;","plainTextFormattedCitation":"2–7","previouslyFormattedCitation":"&lt;sup&gt;1–6&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2–7</w:t>
      </w:r>
      <w:r>
        <w:rPr>
          <w:color w:val="000000" w:themeColor="text1"/>
        </w:rPr>
        <w:fldChar w:fldCharType="end"/>
      </w:r>
      <w:r>
        <w:rPr>
          <w:color w:val="000000" w:themeColor="text1"/>
        </w:rPr>
        <w:t xml:space="preserve"> Less research has been conducted on injuries,</w:t>
      </w:r>
      <w:r>
        <w:rPr>
          <w:color w:val="000000" w:themeColor="text1"/>
        </w:rPr>
        <w:fldChar w:fldCharType="begin" w:fldLock="1"/>
      </w:r>
      <w:r w:rsidR="005C694B">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8–10&lt;/sup&gt;","plainTextFormattedCitation":"8–10","previouslyFormattedCitation":"&lt;sup&gt;7–9&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8–10</w:t>
      </w:r>
      <w:r>
        <w:rPr>
          <w:color w:val="000000" w:themeColor="text1"/>
        </w:rPr>
        <w:fldChar w:fldCharType="end"/>
      </w:r>
      <w:r>
        <w:t xml:space="preserve"> </w:t>
      </w:r>
      <w:r>
        <w:rPr>
          <w:color w:val="000000" w:themeColor="text1"/>
        </w:rPr>
        <w:t>especially in a consistent way across injury types and demographic subgroups of the population, even though death rates from injuries vary seasonally,</w:t>
      </w:r>
      <w:r>
        <w:rPr>
          <w:color w:val="000000" w:themeColor="text1"/>
        </w:rPr>
        <w:fldChar w:fldCharType="begin" w:fldLock="1"/>
      </w:r>
      <w:r w:rsidR="005C694B">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11,12&lt;/sup&gt;","plainTextFormattedCitation":"11,12","previouslyFormattedCitation":"&lt;sup&gt;10,11&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w:t>
      </w:r>
      <w:r>
        <w:rPr>
          <w:color w:val="000000" w:themeColor="text1"/>
        </w:rPr>
        <w:fldChar w:fldCharType="end"/>
      </w:r>
      <w:r>
        <w:rPr>
          <w:color w:val="000000" w:themeColor="text1"/>
        </w:rPr>
        <w:t xml:space="preserve"> which means that temperature may play a role in their pathogenesis. Our aim was to evaluate how deaths from </w:t>
      </w:r>
      <w:r>
        <w:rPr>
          <w:color w:val="000000" w:themeColor="text1"/>
        </w:rPr>
        <w:lastRenderedPageBreak/>
        <w:t>various injuries may be affected by changes in temperature that could arise as a result of global climate change in a national study.</w:t>
      </w:r>
    </w:p>
    <w:p w14:paraId="4A9417B3" w14:textId="77777777" w:rsidR="0065196B" w:rsidRDefault="0065196B" w:rsidP="0065196B">
      <w:pPr>
        <w:spacing w:line="480" w:lineRule="auto"/>
        <w:jc w:val="both"/>
        <w:rPr>
          <w:color w:val="000000" w:themeColor="text1"/>
        </w:rPr>
      </w:pPr>
    </w:p>
    <w:p w14:paraId="2E5DFF8D" w14:textId="047C9128" w:rsidR="0065196B" w:rsidRDefault="0065196B" w:rsidP="0065196B">
      <w:pPr>
        <w:spacing w:line="480" w:lineRule="auto"/>
        <w:jc w:val="both"/>
        <w:rPr>
          <w:color w:val="000000" w:themeColor="text1"/>
        </w:rPr>
      </w:pPr>
      <w:r w:rsidRPr="00262BFD">
        <w:rPr>
          <w:color w:val="000000" w:themeColor="text1"/>
        </w:rPr>
        <w:t>We used vital registration data on</w:t>
      </w:r>
      <w:r>
        <w:rPr>
          <w:color w:val="000000" w:themeColor="text1"/>
        </w:rPr>
        <w:t xml:space="preserve"> all</w:t>
      </w:r>
      <w:r w:rsidRPr="00262BFD">
        <w:rPr>
          <w:color w:val="000000" w:themeColor="text1"/>
        </w:rPr>
        <w:t xml:space="preserve"> deaths</w:t>
      </w:r>
      <w:r>
        <w:rPr>
          <w:color w:val="000000" w:themeColor="text1"/>
        </w:rPr>
        <w:t xml:space="preserve"> in the USA</w:t>
      </w:r>
      <w:r w:rsidRPr="00416A54">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 from</w:t>
      </w:r>
      <w:r>
        <w:rPr>
          <w:color w:val="000000" w:themeColor="text1"/>
        </w:rPr>
        <w:t xml:space="preserve">. From 1980 to 2016, 4,006,454 boys and men and 1,757,862 girls and women died from an injury in the contiguous USA (i.e., excluding Alaska and Hawaii), accounting </w:t>
      </w:r>
      <w:r w:rsidRPr="00636C9B">
        <w:rPr>
          <w:color w:val="000000" w:themeColor="text1"/>
        </w:rPr>
        <w:t xml:space="preserve">for </w:t>
      </w:r>
      <w:r>
        <w:rPr>
          <w:color w:val="000000" w:themeColor="text1"/>
        </w:rPr>
        <w:t xml:space="preserve">9.2% and 4.2% </w:t>
      </w:r>
      <w:r w:rsidRPr="00636C9B">
        <w:rPr>
          <w:color w:val="000000" w:themeColor="text1"/>
        </w:rPr>
        <w:t xml:space="preserve">of all </w:t>
      </w:r>
      <w:r>
        <w:rPr>
          <w:color w:val="000000" w:themeColor="text1"/>
        </w:rPr>
        <w:t xml:space="preserve">male and female </w:t>
      </w:r>
      <w:r w:rsidRPr="00636C9B">
        <w:rPr>
          <w:color w:val="000000" w:themeColor="text1"/>
        </w:rPr>
        <w:t>d</w:t>
      </w:r>
      <w:r>
        <w:rPr>
          <w:color w:val="000000" w:themeColor="text1"/>
        </w:rPr>
        <w:t>eaths respectively</w:t>
      </w:r>
      <w:r w:rsidRPr="00636C9B">
        <w:rPr>
          <w:color w:val="000000" w:themeColor="text1"/>
        </w:rPr>
        <w:t>.</w:t>
      </w:r>
      <w:r>
        <w:rPr>
          <w:color w:val="000000" w:themeColor="text1"/>
        </w:rPr>
        <w:t xml:space="preserve"> 95.6% of male injury deaths and 93.9% of female injury deaths were in those aged 15 years and older, and over half (52.6%) of male injury deaths were in those aged 15-44 years (Figure 1). In contrast with males, there was less of an age gradient in females after 15 years of age, with women aged 15-24 years and 75-84 years, along with the age groups in between, having similar numbers of injury deaths.</w:t>
      </w:r>
    </w:p>
    <w:p w14:paraId="67218FAC" w14:textId="77777777" w:rsidR="0065196B" w:rsidRDefault="0065196B" w:rsidP="0065196B">
      <w:pPr>
        <w:spacing w:line="480" w:lineRule="auto"/>
        <w:jc w:val="both"/>
        <w:rPr>
          <w:color w:val="000000" w:themeColor="text1"/>
        </w:rPr>
      </w:pPr>
    </w:p>
    <w:p w14:paraId="0D91B651" w14:textId="77777777" w:rsidR="0065196B" w:rsidRDefault="0065196B" w:rsidP="0065196B">
      <w:pPr>
        <w:spacing w:line="480" w:lineRule="auto"/>
        <w:jc w:val="both"/>
      </w:pPr>
      <w:r>
        <w:rPr>
          <w:color w:val="000000" w:themeColor="text1"/>
        </w:rPr>
        <w:t xml:space="preserve">Transport-related injuries, falls, drownings, assault, and intentional self-harm accounted for 79.0% of injury deaths in males and 72.1% in females. The remainder were from a heterogeneous group of “other unintentional injuries” (Figure </w:t>
      </w:r>
      <w:r w:rsidRPr="00214145">
        <w:rPr>
          <w:color w:val="000000" w:themeColor="text1"/>
        </w:rPr>
        <w:t>1</w:t>
      </w:r>
      <w:r>
        <w:rPr>
          <w:color w:val="000000" w:themeColor="text1"/>
        </w:rPr>
        <w:t xml:space="preserve">), within which </w:t>
      </w:r>
      <w:r>
        <w:t>t</w:t>
      </w:r>
      <w:r w:rsidRPr="00091E0C">
        <w:t>he</w:t>
      </w:r>
      <w:r>
        <w:t xml:space="preserve"> type of injury that led to death varied</w:t>
      </w:r>
      <w:r w:rsidRPr="00091E0C">
        <w:t xml:space="preserve"> by sex</w:t>
      </w:r>
      <w:r w:rsidRPr="00F53433">
        <w:t xml:space="preserve"> </w:t>
      </w:r>
      <w:r w:rsidRPr="00091E0C">
        <w:t>and age group.</w:t>
      </w:r>
      <w:r>
        <w:t xml:space="preserve">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r w:rsidRPr="00091E0C">
        <w:t xml:space="preserve"> </w:t>
      </w:r>
    </w:p>
    <w:p w14:paraId="2A0C0C6E" w14:textId="77777777" w:rsidR="0065196B" w:rsidRPr="003017A9" w:rsidRDefault="0065196B" w:rsidP="0065196B">
      <w:pPr>
        <w:spacing w:line="480" w:lineRule="auto"/>
        <w:jc w:val="both"/>
      </w:pPr>
    </w:p>
    <w:p w14:paraId="2B45AAFC" w14:textId="77777777" w:rsidR="0065196B" w:rsidRDefault="0065196B" w:rsidP="0065196B">
      <w:pPr>
        <w:spacing w:line="480" w:lineRule="auto"/>
        <w:jc w:val="both"/>
      </w:pPr>
      <w:r w:rsidRPr="003017A9">
        <w:t xml:space="preserve">There was a decline in </w:t>
      </w:r>
      <w:r>
        <w:t xml:space="preserve">age-standardised death rates of </w:t>
      </w:r>
      <w:r w:rsidRPr="003017A9">
        <w:t>three out of five</w:t>
      </w:r>
      <w:r>
        <w:t xml:space="preserve"> major</w:t>
      </w:r>
      <w:r w:rsidRPr="003017A9">
        <w:t xml:space="preserve"> injur</w:t>
      </w:r>
      <w:r>
        <w:t>ies</w:t>
      </w:r>
      <w:r w:rsidRPr="003017A9">
        <w:t xml:space="preserve"> (transport, drownings and assault) </w:t>
      </w:r>
      <w:r>
        <w:t>from 1980 to 2016 (Figure 2). I</w:t>
      </w:r>
      <w:r w:rsidRPr="003017A9">
        <w:t>n contrast</w:t>
      </w:r>
      <w:r>
        <w:t>,</w:t>
      </w:r>
      <w:r w:rsidRPr="003017A9">
        <w:t xml:space="preserve"> </w:t>
      </w:r>
      <w:r>
        <w:t>age-standardised death rates</w:t>
      </w:r>
      <w:r w:rsidRPr="003017A9">
        <w:t xml:space="preserve"> from falls increas</w:t>
      </w:r>
      <w:r>
        <w:t>ed</w:t>
      </w:r>
      <w:r w:rsidRPr="003017A9">
        <w:t xml:space="preserve"> over time </w:t>
      </w:r>
      <w:r>
        <w:t>while</w:t>
      </w:r>
      <w:r w:rsidRPr="003017A9">
        <w:t xml:space="preserve"> </w:t>
      </w:r>
      <w:r>
        <w:t xml:space="preserve">those from </w:t>
      </w:r>
      <w:r w:rsidRPr="003017A9">
        <w:t xml:space="preserve">intentional self-harm </w:t>
      </w:r>
      <w:r>
        <w:t xml:space="preserve">initially </w:t>
      </w:r>
      <w:r w:rsidRPr="003017A9">
        <w:t>decreas</w:t>
      </w:r>
      <w:r>
        <w:t>ed</w:t>
      </w:r>
      <w:r w:rsidRPr="003017A9">
        <w:t xml:space="preserve"> </w:t>
      </w:r>
      <w:r>
        <w:t xml:space="preserve">followed by an increase to surpass </w:t>
      </w:r>
      <w:r w:rsidRPr="003017A9">
        <w:t>1980 levels.</w:t>
      </w:r>
      <w:r w:rsidRPr="009D14AA">
        <w:t xml:space="preserve"> </w:t>
      </w:r>
      <w:r w:rsidRPr="003017A9">
        <w:t xml:space="preserve">The largest overall decline over time was for transport deaths, </w:t>
      </w:r>
      <w:r>
        <w:t>which declined by over</w:t>
      </w:r>
      <w:r w:rsidRPr="003017A9">
        <w:t xml:space="preserve"> 50% from 1980</w:t>
      </w:r>
      <w:r>
        <w:t xml:space="preserve"> to </w:t>
      </w:r>
      <w:r w:rsidRPr="003017A9">
        <w:t xml:space="preserve">2016. Age-standardised death rates </w:t>
      </w:r>
      <w:r w:rsidRPr="003017A9">
        <w:lastRenderedPageBreak/>
        <w:t>for transport and drownings</w:t>
      </w:r>
      <w:r>
        <w:t xml:space="preserve"> peaked in summer months but</w:t>
      </w:r>
      <w:r w:rsidRPr="003017A9">
        <w:t xml:space="preserve"> </w:t>
      </w:r>
      <w:r>
        <w:t>deaths from o</w:t>
      </w:r>
      <w:r w:rsidRPr="003017A9">
        <w:t>ther</w:t>
      </w:r>
      <w:r>
        <w:t xml:space="preserve"> major injuries</w:t>
      </w:r>
      <w:r w:rsidRPr="003017A9">
        <w:t xml:space="preserve"> death did not </w:t>
      </w:r>
      <w:r>
        <w:t>have clear seasonal patterns</w:t>
      </w:r>
      <w:r w:rsidRPr="003017A9">
        <w:t>.</w:t>
      </w:r>
    </w:p>
    <w:p w14:paraId="2ABD42EA" w14:textId="77777777" w:rsidR="0065196B" w:rsidRPr="003017A9" w:rsidRDefault="0065196B" w:rsidP="0065196B">
      <w:pPr>
        <w:spacing w:line="480" w:lineRule="auto"/>
        <w:jc w:val="both"/>
      </w:pPr>
    </w:p>
    <w:p w14:paraId="39BCDBC8" w14:textId="31C6C9CA" w:rsidR="0065196B" w:rsidRDefault="0065196B" w:rsidP="0065196B">
      <w:pPr>
        <w:spacing w:line="480" w:lineRule="auto"/>
        <w:jc w:val="both"/>
        <w:rPr>
          <w:color w:val="000000" w:themeColor="text1"/>
        </w:rPr>
      </w:pPr>
      <w:r>
        <w:rPr>
          <w:color w:val="000000" w:themeColor="text1"/>
        </w:rPr>
        <w:t>With few exceptions,</w:t>
      </w:r>
      <w:r>
        <w:rPr>
          <w:color w:val="000000" w:themeColor="text1"/>
        </w:rPr>
        <w:fldChar w:fldCharType="begin" w:fldLock="1"/>
      </w:r>
      <w:r w:rsidR="005C694B">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8,13&lt;/sup&gt;","plainTextFormattedCitation":"8,13","previouslyFormattedCitation":"&lt;sup&gt;7,12&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8,13</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sidR="005C694B">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1,4,5,14,15&lt;/sup&gt;","plainTextFormattedCitation":"1,4,5,14,15","previouslyFormattedCitation":"&lt;sup&gt;3,4,13–15&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1,4,5,14,15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1D485A28" w14:textId="77777777" w:rsidR="0065196B" w:rsidRDefault="0065196B" w:rsidP="0065196B">
      <w:pPr>
        <w:spacing w:line="480" w:lineRule="auto"/>
        <w:jc w:val="both"/>
        <w:rPr>
          <w:color w:val="000000" w:themeColor="text1"/>
        </w:rPr>
      </w:pPr>
    </w:p>
    <w:p w14:paraId="7BB7637B" w14:textId="77777777" w:rsidR="0065196B" w:rsidRDefault="0065196B" w:rsidP="0065196B">
      <w:pPr>
        <w:spacing w:line="480" w:lineRule="auto"/>
        <w:jc w:val="both"/>
        <w:rPr>
          <w:color w:val="000000" w:themeColor="text1"/>
        </w:rPr>
      </w:pPr>
      <w:r>
        <w:rPr>
          <w:color w:val="000000" w:themeColor="text1"/>
        </w:rPr>
        <w:t>We first defined a measure of anomalous temperature for each state and month compared to</w:t>
      </w:r>
      <w:r>
        <w:t xml:space="preserve"> </w:t>
      </w:r>
      <w:r w:rsidRPr="00636C9B">
        <w:t xml:space="preserve">long-term </w:t>
      </w:r>
      <w:r>
        <w:t xml:space="preserve">norm </w:t>
      </w:r>
      <w:r w:rsidRPr="00636C9B">
        <w:t>temperature</w:t>
      </w:r>
      <w:r>
        <w:t xml:space="preserve"> of the state in that month (Figure 3)</w:t>
      </w:r>
      <w:r>
        <w:rPr>
          <w:color w:val="000000" w:themeColor="text1"/>
        </w:rPr>
        <w:t>.</w:t>
      </w:r>
      <w:r w:rsidRPr="00636C9B">
        <w:rPr>
          <w:color w:val="000000" w:themeColor="text1"/>
        </w:rPr>
        <w:t xml:space="preserve"> </w:t>
      </w: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(Figure 4). The average size of anomaly had a median value of 1.2</w:t>
      </w:r>
      <w:r w:rsidRPr="00843ACB">
        <w:rPr>
          <w:bCs/>
          <w:color w:val="000000" w:themeColor="text1"/>
        </w:rPr>
        <w:t>°</w:t>
      </w:r>
      <w:r>
        <w:rPr>
          <w:bCs/>
          <w:color w:val="000000" w:themeColor="text1"/>
        </w:rPr>
        <w:t>C across all 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(Figure 4)</w:t>
      </w:r>
      <w:r>
        <w:rPr>
          <w:color w:val="000000" w:themeColor="text1"/>
        </w:rPr>
        <w:t>. Temperature anomalies were largest in January and December and smallest in August and September. They were larger in northern and central states than in southern and coastal ones.</w:t>
      </w:r>
    </w:p>
    <w:p w14:paraId="4570534E" w14:textId="77777777" w:rsidR="0065196B" w:rsidRDefault="0065196B" w:rsidP="0065196B">
      <w:pPr>
        <w:spacing w:line="480" w:lineRule="auto"/>
        <w:jc w:val="both"/>
        <w:rPr>
          <w:color w:val="000000" w:themeColor="text1"/>
        </w:rPr>
      </w:pPr>
    </w:p>
    <w:p w14:paraId="0138A74A" w14:textId="77777777" w:rsidR="0065196B" w:rsidRDefault="0065196B" w:rsidP="0065196B">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through state-, month- and state-month-specific random intercepts, and for their long-term trends. These terms together remove the effects of space and time varying factors that affect injuries</w:t>
      </w:r>
      <w:r w:rsidRPr="00636C9B">
        <w:rPr>
          <w:color w:val="000000" w:themeColor="text1"/>
        </w:rPr>
        <w:t xml:space="preserve">. </w:t>
      </w:r>
      <w:r>
        <w:rPr>
          <w:color w:val="000000" w:themeColor="text1"/>
        </w:rPr>
        <w:t xml:space="preserve">Analyses were done separately </w:t>
      </w:r>
      <w:r>
        <w:rPr>
          <w:color w:val="000000" w:themeColor="text1"/>
        </w:rPr>
        <w:lastRenderedPageBreak/>
        <w:t>by injury type, sex and age group.</w:t>
      </w:r>
      <w:r w:rsidRPr="00636C9B">
        <w:rPr>
          <w:color w:val="000000" w:themeColor="text1"/>
        </w:rPr>
        <w:t xml:space="preserve"> We used the </w:t>
      </w:r>
      <w:r>
        <w:rPr>
          <w:color w:val="000000" w:themeColor="text1"/>
        </w:rPr>
        <w:t xml:space="preserve">resultant risk estimates and the age-sex-specific death rates from each injury in 2016, to calculate additional </w:t>
      </w:r>
      <w:r w:rsidRPr="00636C9B">
        <w:rPr>
          <w:color w:val="000000" w:themeColor="text1"/>
        </w:rPr>
        <w:t>deaths</w:t>
      </w:r>
      <w:r>
        <w:rPr>
          <w:color w:val="000000" w:themeColor="text1"/>
        </w:rPr>
        <w:t xml:space="preserve"> 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t xml:space="preserve"> </w:t>
      </w:r>
    </w:p>
    <w:p w14:paraId="75766E16" w14:textId="77777777" w:rsidR="0065196B" w:rsidRDefault="0065196B" w:rsidP="0065196B">
      <w:pPr>
        <w:spacing w:line="480" w:lineRule="auto"/>
        <w:jc w:val="both"/>
      </w:pPr>
    </w:p>
    <w:p w14:paraId="5B6A48A3" w14:textId="7CE0E234" w:rsidR="0065196B" w:rsidRDefault="0065196B" w:rsidP="0065196B">
      <w:pPr>
        <w:spacing w:line="480" w:lineRule="auto"/>
        <w:jc w:val="both"/>
      </w:pPr>
      <w:r>
        <w:t>Based on these calculations,</w:t>
      </w:r>
      <w:r w:rsidRPr="004326BD">
        <w:t xml:space="preserve"> there would be an </w:t>
      </w:r>
      <w:r>
        <w:t xml:space="preserve">estimated </w:t>
      </w:r>
      <w:r w:rsidRPr="004326BD">
        <w:t>941 (</w:t>
      </w:r>
      <w:r w:rsidRPr="00C60C27">
        <w:t xml:space="preserve">95% </w:t>
      </w:r>
      <w:proofErr w:type="spellStart"/>
      <w:r w:rsidRPr="00C60C27">
        <w:t>CrI</w:t>
      </w:r>
      <w:proofErr w:type="spellEnd"/>
      <w:r w:rsidRPr="00C60C27">
        <w:t xml:space="preserve"> 831, 1</w:t>
      </w:r>
      <w:ins w:id="2" w:author="Robbie Parks" w:date="2019-03-11T11:21:00Z">
        <w:r w:rsidR="009C48DE">
          <w:t>,</w:t>
        </w:r>
      </w:ins>
      <w:r w:rsidRPr="00C60C27">
        <w:t xml:space="preserve">053) </w:t>
      </w:r>
      <w:r>
        <w:t xml:space="preserve">excess </w:t>
      </w:r>
      <w:r w:rsidRPr="00C60C27">
        <w:t xml:space="preserve">injury deaths, </w:t>
      </w:r>
      <w:r>
        <w:t xml:space="preserve">equivalent to </w:t>
      </w:r>
      <w:r w:rsidRPr="004326BD">
        <w:t>0.</w:t>
      </w:r>
      <w:r>
        <w:t>47</w:t>
      </w:r>
      <w:r w:rsidRPr="004326BD">
        <w:t xml:space="preserve">% of </w:t>
      </w:r>
      <w:r>
        <w:t xml:space="preserve">all </w:t>
      </w:r>
      <w:r w:rsidRPr="004326BD">
        <w:t xml:space="preserve">injury deaths in </w:t>
      </w:r>
      <w:r>
        <w:t>2016,</w:t>
      </w:r>
      <w:r w:rsidRPr="009F201A">
        <w:rPr>
          <w:color w:val="000000" w:themeColor="text1"/>
        </w:rPr>
        <w:t xml:space="preserve"> </w:t>
      </w:r>
      <w:r>
        <w:rPr>
          <w:color w:val="000000" w:themeColor="text1"/>
        </w:rPr>
        <w:t>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r w:rsidRPr="004326BD">
        <w:t xml:space="preserve"> (</w:t>
      </w:r>
      <w:r>
        <w:t>Figure 5</w:t>
      </w:r>
      <w:r w:rsidRPr="00C60C27">
        <w:t>).</w:t>
      </w:r>
      <w:r w:rsidRPr="00971EAC">
        <w:t xml:space="preserve"> </w:t>
      </w:r>
      <w:r>
        <w:t xml:space="preserve">Deaths from drowning, transport injuries, assault and intentional self-harm would be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t>Figure 5</w:t>
      </w:r>
      <w:r w:rsidRPr="00E440F0">
        <w:t>)</w:t>
      </w:r>
      <w:r w:rsidRPr="003017A9">
        <w:t>.</w:t>
      </w:r>
      <w:r w:rsidRPr="00535841">
        <w:t xml:space="preserve"> </w:t>
      </w:r>
      <w:r w:rsidRPr="00C60C27">
        <w:t xml:space="preserve"> </w:t>
      </w:r>
      <w:r w:rsidRPr="003017A9">
        <w:t xml:space="preserve">Most </w:t>
      </w:r>
      <w:r>
        <w:t>excess</w:t>
      </w:r>
      <w:r w:rsidRPr="003017A9">
        <w:t xml:space="preserve"> deaths </w:t>
      </w:r>
      <w:r>
        <w:t>would be</w:t>
      </w:r>
      <w:r w:rsidRPr="003017A9">
        <w:t xml:space="preserve"> from transport</w:t>
      </w:r>
      <w:r>
        <w:t xml:space="preserve"> injuries (448)</w:t>
      </w:r>
      <w:r w:rsidRPr="003017A9">
        <w:t xml:space="preserve"> followed by </w:t>
      </w:r>
      <w:r>
        <w:t xml:space="preserve">intentional </w:t>
      </w:r>
      <w:r w:rsidRPr="003017A9">
        <w:t>self-harm</w:t>
      </w:r>
      <w:r>
        <w:t xml:space="preserve"> (315)</w:t>
      </w:r>
      <w:r w:rsidRPr="003017A9">
        <w:t>.</w:t>
      </w:r>
      <w:r>
        <w:t xml:space="preserve"> </w:t>
      </w:r>
      <w:r w:rsidRPr="003017A9">
        <w:t xml:space="preserve">87% of </w:t>
      </w:r>
      <w:r>
        <w:t>the excess</w:t>
      </w:r>
      <w:r w:rsidRPr="003017A9">
        <w:t xml:space="preserve"> deaths </w:t>
      </w:r>
      <w:r>
        <w:t xml:space="preserve">would occur </w:t>
      </w:r>
      <w:r w:rsidRPr="003017A9">
        <w:t>in males and 13% in females.</w:t>
      </w:r>
      <w:r>
        <w:t xml:space="preserve"> 80</w:t>
      </w:r>
      <w:r w:rsidRPr="003017A9">
        <w:t>% of all</w:t>
      </w:r>
      <w:r>
        <w:t xml:space="preserve"> male excess deaths would occur in those aged</w:t>
      </w:r>
      <w:r w:rsidRPr="003017A9">
        <w:t xml:space="preserve"> 15-64 years</w:t>
      </w:r>
      <w:r>
        <w:t>, who have higher rates of deaths from transport injuries</w:t>
      </w:r>
      <w:r w:rsidRPr="003017A9">
        <w:t xml:space="preserve">. </w:t>
      </w:r>
      <w:r>
        <w:t>In those aged 85 years and older, there would be an estimated decline in injury deaths, because deaths from falls are estimated to be decline in a warmer year</w:t>
      </w:r>
      <w:r w:rsidRPr="003017A9">
        <w:t>.</w:t>
      </w:r>
      <w:r>
        <w:t xml:space="preserve"> </w:t>
      </w:r>
    </w:p>
    <w:p w14:paraId="17718A55" w14:textId="77777777" w:rsidR="0065196B" w:rsidRPr="00EF44EF" w:rsidRDefault="0065196B" w:rsidP="0065196B">
      <w:pPr>
        <w:spacing w:line="480" w:lineRule="auto"/>
        <w:jc w:val="both"/>
      </w:pPr>
    </w:p>
    <w:p w14:paraId="79D48EAE" w14:textId="77777777" w:rsidR="0065196B" w:rsidRDefault="0065196B" w:rsidP="0065196B">
      <w:pPr>
        <w:spacing w:line="480" w:lineRule="auto"/>
        <w:jc w:val="both"/>
      </w:pPr>
      <w:r>
        <w:t xml:space="preserve">Proportionally, deaths from </w:t>
      </w:r>
      <w:r w:rsidRPr="00D06095">
        <w:t>drownings</w:t>
      </w:r>
      <w:r>
        <w:t xml:space="preserve"> are predicted to increase more than those of other injury types, by as much 8.3% (7.3, </w:t>
      </w:r>
      <w:r w:rsidRPr="00D06095">
        <w:t>9.3) in men aged 15</w:t>
      </w:r>
      <w:r>
        <w:t>-</w:t>
      </w:r>
      <w:r w:rsidRPr="00D06095">
        <w:t>24 years (</w:t>
      </w:r>
      <w:r>
        <w:t xml:space="preserve">Supplementary </w:t>
      </w:r>
      <w:r w:rsidRPr="00D06095">
        <w:t>Figure 1)</w:t>
      </w:r>
      <w:r>
        <w:t>; the smallest</w:t>
      </w:r>
      <w:r w:rsidRPr="00D06095">
        <w:t xml:space="preserve"> </w:t>
      </w:r>
      <w:r>
        <w:t>proportional increase was that of</w:t>
      </w:r>
      <w:r w:rsidRPr="00D06095">
        <w:t xml:space="preserve"> assault and </w:t>
      </w:r>
      <w:r>
        <w:t xml:space="preserve">intentional </w:t>
      </w:r>
      <w:r w:rsidRPr="00D06095">
        <w:t>self-harm (less than 2%</w:t>
      </w:r>
      <w:r>
        <w:t xml:space="preserve"> in all age and sex groups</w:t>
      </w:r>
      <w:r w:rsidRPr="00D06095">
        <w:t xml:space="preserve">). </w:t>
      </w:r>
      <w:r>
        <w:t>There was a larger percent increase in</w:t>
      </w:r>
      <w:r w:rsidRPr="003017A9">
        <w:t xml:space="preserve"> transport </w:t>
      </w:r>
      <w:r>
        <w:t xml:space="preserve">deaths for males than for females, especially </w:t>
      </w:r>
      <w:r w:rsidRPr="00C0604B">
        <w:t xml:space="preserve">in young and middle-ages </w:t>
      </w:r>
      <w:r w:rsidRPr="00D06095">
        <w:t>(</w:t>
      </w:r>
      <w:r w:rsidRPr="003017A9">
        <w:t>~</w:t>
      </w:r>
      <w:r w:rsidRPr="00D06095">
        <w:t xml:space="preserve">e.g., </w:t>
      </w:r>
      <w:r w:rsidRPr="00D06095">
        <w:rPr>
          <w:rFonts w:eastAsia="Times New Roman"/>
          <w:color w:val="000000"/>
        </w:rPr>
        <w:t>1.25</w:t>
      </w:r>
      <w:r>
        <w:rPr>
          <w:rFonts w:eastAsia="Times New Roman"/>
          <w:color w:val="000000"/>
        </w:rPr>
        <w:t>%</w:t>
      </w:r>
      <w:r w:rsidRPr="00D06095">
        <w:rPr>
          <w:rFonts w:eastAsia="Times New Roman"/>
          <w:color w:val="000000"/>
        </w:rPr>
        <w:t xml:space="preserve"> (</w:t>
      </w:r>
      <w:r w:rsidRPr="00886AE3">
        <w:rPr>
          <w:rFonts w:eastAsia="Times New Roman"/>
          <w:color w:val="000000"/>
        </w:rPr>
        <w:t>0.90, 1.60)</w:t>
      </w:r>
      <w:r w:rsidRPr="003017A9">
        <w:t xml:space="preserve"> </w:t>
      </w:r>
      <w:r>
        <w:t xml:space="preserve">for </w:t>
      </w:r>
      <w:proofErr w:type="gramStart"/>
      <w:r>
        <w:t>25-34 year old</w:t>
      </w:r>
      <w:proofErr w:type="gramEnd"/>
      <w:r>
        <w:t xml:space="preserve"> men </w:t>
      </w:r>
      <w:r w:rsidRPr="003017A9">
        <w:t xml:space="preserve">versus </w:t>
      </w:r>
      <w:r>
        <w:t>0.23% (-0.28, 0.76) for women of the same age</w:t>
      </w:r>
      <w:r w:rsidRPr="003017A9">
        <w:t>)</w:t>
      </w:r>
      <w:r>
        <w:t xml:space="preserve"> (Supplementary Figure 1).</w:t>
      </w:r>
    </w:p>
    <w:p w14:paraId="6A72A511" w14:textId="77777777" w:rsidR="0065196B" w:rsidRPr="00886AE3" w:rsidRDefault="0065196B" w:rsidP="0065196B">
      <w:pPr>
        <w:spacing w:line="480" w:lineRule="auto"/>
        <w:jc w:val="both"/>
        <w:rPr>
          <w:rFonts w:eastAsia="Times New Roman"/>
          <w:color w:val="000000"/>
        </w:rPr>
      </w:pPr>
    </w:p>
    <w:p w14:paraId="4B3360C1" w14:textId="366238F7" w:rsidR="0065196B" w:rsidRDefault="0065196B" w:rsidP="0065196B">
      <w:pPr>
        <w:spacing w:line="480" w:lineRule="auto"/>
        <w:jc w:val="both"/>
      </w:pPr>
      <w: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higher monthly </w:t>
      </w:r>
      <w:r>
        <w:rPr>
          <w:bCs/>
          <w:color w:val="000000" w:themeColor="text1"/>
        </w:rPr>
        <w:lastRenderedPageBreak/>
        <w:t>temperature would lead to a 0.7% rise in suicides,</w:t>
      </w:r>
      <w:r>
        <w:rPr>
          <w:bCs/>
          <w:color w:val="000000" w:themeColor="text1"/>
        </w:rPr>
        <w:fldChar w:fldCharType="begin" w:fldLock="1"/>
      </w:r>
      <w:r w:rsidR="005C694B">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lt;/sup&gt;","plainTextFormattedCitation":"8","previouslyFormattedCitation":"&lt;sup&gt;7&lt;/sup&gt;"},"properties":{"noteIndex":0},"schema":"https://github.com/citation-style-language/schema/raw/master/csl-citation.json"}</w:instrText>
      </w:r>
      <w:r>
        <w:rPr>
          <w:bCs/>
          <w:color w:val="000000" w:themeColor="text1"/>
        </w:rPr>
        <w:fldChar w:fldCharType="separate"/>
      </w:r>
      <w:r w:rsidR="005C694B" w:rsidRPr="005C694B">
        <w:rPr>
          <w:bCs/>
          <w:noProof/>
          <w:color w:val="000000" w:themeColor="text1"/>
          <w:vertAlign w:val="superscript"/>
        </w:rPr>
        <w:t>8</w:t>
      </w:r>
      <w:r>
        <w:rPr>
          <w:bCs/>
          <w:color w:val="000000" w:themeColor="text1"/>
        </w:rPr>
        <w:fldChar w:fldCharType="end"/>
      </w:r>
      <w:r>
        <w:rPr>
          <w:bCs/>
          <w:color w:val="000000" w:themeColor="text1"/>
        </w:rPr>
        <w:t xml:space="preserve"> compared to our findings of 0.44-1% in males and 0.39-1.47% in females in different ages. </w:t>
      </w:r>
      <w:r>
        <w:t>In a  study of six French heatwaves during 1971-2003</w:t>
      </w:r>
      <w:r w:rsidRPr="00886AE3">
        <w:t>,</w:t>
      </w:r>
      <w:r>
        <w:t xml:space="preserve"> mortality from unintentional injuries rose by up to 4% during a heatwave period compared to a non-heatwave baseline</w:t>
      </w:r>
      <w:r w:rsidRPr="00886AE3">
        <w:t>.</w:t>
      </w:r>
      <w:r>
        <w:fldChar w:fldCharType="begin" w:fldLock="1"/>
      </w:r>
      <w:r w:rsidR="005C694B">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9&lt;/sup&gt;","plainTextFormattedCitation":"9","previouslyFormattedCitation":"&lt;sup&gt;8&lt;/sup&gt;"},"properties":{"noteIndex":0},"schema":"https://github.com/citation-style-language/schema/raw/master/csl-citation.json"}</w:instrText>
      </w:r>
      <w:r>
        <w:fldChar w:fldCharType="separate"/>
      </w:r>
      <w:r w:rsidR="005C694B" w:rsidRPr="005C694B">
        <w:rPr>
          <w:noProof/>
          <w:vertAlign w:val="superscript"/>
        </w:rPr>
        <w:t>9</w:t>
      </w:r>
      <w:r>
        <w:fldChar w:fldCharType="end"/>
      </w:r>
      <w:r>
        <w:t xml:space="preserve"> A study of daily mortality from all injuries from Estonia found a 1.24% increase in mortality when daily maximum temperature went from the 75</w:t>
      </w:r>
      <w:r w:rsidRPr="00886AE3">
        <w:rPr>
          <w:vertAlign w:val="superscript"/>
        </w:rPr>
        <w:t>th</w:t>
      </w:r>
      <w:r>
        <w:t xml:space="preserve"> to 99</w:t>
      </w:r>
      <w:r w:rsidRPr="00886AE3">
        <w:rPr>
          <w:vertAlign w:val="superscript"/>
        </w:rPr>
        <w:t>th</w:t>
      </w:r>
      <w:r>
        <w:t xml:space="preserve"> percentile of long-term distribution.</w:t>
      </w:r>
      <w:r>
        <w:fldChar w:fldCharType="begin" w:fldLock="1"/>
      </w:r>
      <w:r w:rsidR="005C694B">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10&lt;/sup&gt;","plainTextFormattedCitation":"10","previouslyFormattedCitation":"&lt;sup&gt;9&lt;/sup&gt;"},"properties":{"noteIndex":0},"schema":"https://github.com/citation-style-language/schema/raw/master/csl-citation.json"}</w:instrText>
      </w:r>
      <w:r>
        <w:fldChar w:fldCharType="separate"/>
      </w:r>
      <w:r w:rsidR="005C694B" w:rsidRPr="005C694B">
        <w:rPr>
          <w:noProof/>
          <w:vertAlign w:val="superscript"/>
        </w:rPr>
        <w:t>10</w:t>
      </w:r>
      <w:r>
        <w:fldChar w:fldCharType="end"/>
      </w:r>
      <w:r>
        <w:t xml:space="preserve"> </w:t>
      </w:r>
    </w:p>
    <w:p w14:paraId="0D13B551" w14:textId="77777777" w:rsidR="0065196B" w:rsidRDefault="0065196B" w:rsidP="0065196B">
      <w:pPr>
        <w:spacing w:line="480" w:lineRule="auto"/>
        <w:jc w:val="both"/>
        <w:rPr>
          <w:color w:val="000000" w:themeColor="text1"/>
        </w:rPr>
      </w:pPr>
    </w:p>
    <w:p w14:paraId="481F98CD" w14:textId="4EC53CEA" w:rsidR="0065196B" w:rsidRDefault="0065196B" w:rsidP="0065196B">
      <w:pPr>
        <w:spacing w:line="480" w:lineRule="auto"/>
        <w:jc w:val="both"/>
      </w:pPr>
      <w: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the male swimming deaths</w:t>
      </w:r>
      <w:r w:rsidRPr="00636C9B">
        <w:t xml:space="preserve"> </w:t>
      </w:r>
      <w:r>
        <w:t>for males occur i</w:t>
      </w:r>
      <w:r w:rsidRPr="00636C9B">
        <w:t xml:space="preserve">n natural water, </w:t>
      </w:r>
      <w:r>
        <w:t xml:space="preserve">compared to about quarter </w:t>
      </w:r>
      <w:r w:rsidRPr="00636C9B">
        <w:t>for females (1999-2010)</w:t>
      </w:r>
      <w:r>
        <w:t>,</w:t>
      </w:r>
      <w:r w:rsidRPr="00636C9B">
        <w:fldChar w:fldCharType="begin" w:fldLock="1"/>
      </w:r>
      <w:r w:rsidR="005C694B">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17&lt;/sup&gt;"},"properties":{"noteIndex":0},"schema":"https://github.com/citation-style-language/schema/raw/master/csl-citation.json"}</w:instrText>
      </w:r>
      <w:r w:rsidRPr="00636C9B">
        <w:fldChar w:fldCharType="separate"/>
      </w:r>
      <w:r w:rsidR="005C694B" w:rsidRPr="005C694B">
        <w:rPr>
          <w:noProof/>
          <w:vertAlign w:val="superscript"/>
        </w:rPr>
        <w:t>16</w:t>
      </w:r>
      <w:r w:rsidRPr="00636C9B">
        <w:fldChar w:fldCharType="end"/>
      </w:r>
      <w:r>
        <w:t xml:space="preserve"> which may lead to a relatively rise in the former in warmer weather. Similarly, the decline in deaths from falls, which are mostly in older ages, may be because falls in</w:t>
      </w:r>
      <w:r w:rsidRPr="00636C9B">
        <w:t xml:space="preserve"> older people</w:t>
      </w:r>
      <w:r>
        <w:t xml:space="preserve"> are more likely to be due to slipping on ice than in younger ages.</w:t>
      </w:r>
      <w:r>
        <w:fldChar w:fldCharType="begin" w:fldLock="1"/>
      </w:r>
      <w:r w:rsidR="005C694B">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17–19&lt;/sup&gt;","plainTextFormattedCitation":"17–19","previouslyFormattedCitation":"&lt;sup&gt;18–20&lt;/sup&gt;"},"properties":{"noteIndex":0},"schema":"https://github.com/citation-style-language/schema/raw/master/csl-citation.json"}</w:instrText>
      </w:r>
      <w:r>
        <w:fldChar w:fldCharType="separate"/>
      </w:r>
      <w:r w:rsidR="005C694B" w:rsidRPr="005C694B">
        <w:rPr>
          <w:noProof/>
          <w:vertAlign w:val="superscript"/>
        </w:rPr>
        <w:t>17–19</w:t>
      </w:r>
      <w:r>
        <w:fldChar w:fldCharType="end"/>
      </w:r>
    </w:p>
    <w:p w14:paraId="7F35C909" w14:textId="77777777" w:rsidR="0065196B" w:rsidRDefault="0065196B" w:rsidP="0065196B">
      <w:pPr>
        <w:spacing w:line="480" w:lineRule="auto"/>
        <w:jc w:val="both"/>
      </w:pPr>
    </w:p>
    <w:p w14:paraId="4D6E52EF" w14:textId="72F73057" w:rsidR="0065196B" w:rsidRPr="00214145" w:rsidRDefault="0065196B" w:rsidP="0065196B">
      <w:pPr>
        <w:spacing w:line="480" w:lineRule="auto"/>
        <w:jc w:val="both"/>
      </w:pPr>
      <w:r>
        <w:t>The pathways from anomalous temperature to transport injury are more varied.  Firstly, driving performance deteriorates at higher temperatures.</w:t>
      </w:r>
      <w:r>
        <w:fldChar w:fldCharType="begin" w:fldLock="1"/>
      </w:r>
      <w:r w:rsidR="005C694B">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21–24&lt;/sup&gt;"},"properties":{"noteIndex":0},"schema":"https://github.com/citation-style-language/schema/raw/master/csl-citation.json"}</w:instrText>
      </w:r>
      <w:r>
        <w:fldChar w:fldCharType="separate"/>
      </w:r>
      <w:r w:rsidR="005C694B" w:rsidRPr="005C694B">
        <w:rPr>
          <w:noProof/>
          <w:vertAlign w:val="superscript"/>
        </w:rPr>
        <w:t>20–23</w:t>
      </w:r>
      <w:r>
        <w:fldChar w:fldCharType="end"/>
      </w:r>
      <w:r>
        <w:t xml:space="preserve"> Further, alcohol consumption increases during warm temperature anomalies,</w:t>
      </w:r>
      <w:r>
        <w:fldChar w:fldCharType="begin" w:fldLock="1"/>
      </w:r>
      <w:r w:rsidR="005C694B">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24&lt;/sup&gt;","plainTextFormattedCitation":"24","previouslyFormattedCitation":"&lt;sup&gt;25&lt;/sup&gt;"},"properties":{"noteIndex":0},"schema":"https://github.com/citation-style-language/schema/raw/master/csl-citation.json"}</w:instrText>
      </w:r>
      <w:r>
        <w:fldChar w:fldCharType="separate"/>
      </w:r>
      <w:r w:rsidR="005C694B" w:rsidRPr="005C694B">
        <w:rPr>
          <w:noProof/>
          <w:vertAlign w:val="superscript"/>
        </w:rPr>
        <w:t>24</w:t>
      </w:r>
      <w:r>
        <w:fldChar w:fldCharType="end"/>
      </w:r>
      <w:r>
        <w:t xml:space="preserve"> potentially also explaining why </w:t>
      </w:r>
      <w:r w:rsidRPr="00362889">
        <w:t>teenagers</w:t>
      </w:r>
      <w:r>
        <w:t>, who are more likely than other age groups to crash while intoxicated,</w:t>
      </w:r>
      <w:r>
        <w:fldChar w:fldCharType="begin" w:fldLock="1"/>
      </w:r>
      <w:r w:rsidR="005C694B">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25&lt;/sup&gt;","plainTextFormattedCitation":"25","previouslyFormattedCitation":"&lt;sup&gt;26&lt;/sup&gt;"},"properties":{"noteIndex":0},"schema":"https://github.com/citation-style-language/schema/raw/master/csl-citation.json"}</w:instrText>
      </w:r>
      <w:r>
        <w:fldChar w:fldCharType="separate"/>
      </w:r>
      <w:r w:rsidR="005C694B" w:rsidRPr="005C694B">
        <w:rPr>
          <w:noProof/>
          <w:vertAlign w:val="superscript"/>
        </w:rPr>
        <w:t>25</w:t>
      </w:r>
      <w:r>
        <w:fldChar w:fldCharType="end"/>
      </w:r>
      <w:r w:rsidRPr="00362889">
        <w:t xml:space="preserve"> </w:t>
      </w:r>
      <w:r>
        <w:t>experience a larger proportional rise in transport-related injuries</w:t>
      </w:r>
      <w:r w:rsidRPr="00283E06">
        <w:t xml:space="preserve"> than older ages</w:t>
      </w:r>
      <w:r>
        <w:t xml:space="preserve"> when temperatures are anomalously warm. Lastly, warmer temperatures generally increase road traffic in North America;</w:t>
      </w:r>
      <w:r>
        <w:fldChar w:fldCharType="begin" w:fldLock="1"/>
      </w:r>
      <w:r w:rsidR="005C694B">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26–29&lt;/sup&gt;","plainTextFormattedCitation":"26–29","previouslyFormattedCitation":"&lt;sup&gt;27–30&lt;/sup&gt;"},"properties":{"noteIndex":0},"schema":"https://github.com/citation-style-language/schema/raw/master/csl-citation.json"}</w:instrText>
      </w:r>
      <w:r>
        <w:fldChar w:fldCharType="separate"/>
      </w:r>
      <w:r w:rsidR="005C694B" w:rsidRPr="005C694B">
        <w:rPr>
          <w:noProof/>
          <w:vertAlign w:val="superscript"/>
        </w:rPr>
        <w:t>26–29</w:t>
      </w:r>
      <w:r>
        <w:fldChar w:fldCharType="end"/>
      </w:r>
      <w:r>
        <w:t xml:space="preserve"> With more people generally outdoors in warmer weather,</w:t>
      </w:r>
      <w:r>
        <w:fldChar w:fldCharType="begin" w:fldLock="1"/>
      </w:r>
      <w:r w:rsidR="005C694B">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30&lt;/sup&gt;","plainTextFormattedCitation":"30","previouslyFormattedCitation":"&lt;sup&gt;31&lt;/sup&gt;"},"properties":{"noteIndex":0},"schema":"https://github.com/citation-style-language/schema/raw/master/csl-citation.json"}</w:instrText>
      </w:r>
      <w:r>
        <w:fldChar w:fldCharType="separate"/>
      </w:r>
      <w:r w:rsidR="005C694B" w:rsidRPr="005C694B">
        <w:rPr>
          <w:noProof/>
          <w:vertAlign w:val="superscript"/>
        </w:rPr>
        <w:t>30</w:t>
      </w:r>
      <w:r>
        <w:fldChar w:fldCharType="end"/>
      </w:r>
      <w:r>
        <w:t xml:space="preserve"> this could lead to more fatal collisions.</w:t>
      </w:r>
    </w:p>
    <w:p w14:paraId="1C706D9F" w14:textId="77777777" w:rsidR="0065196B" w:rsidRDefault="0065196B" w:rsidP="0065196B">
      <w:pPr>
        <w:spacing w:line="480" w:lineRule="auto"/>
        <w:jc w:val="both"/>
      </w:pPr>
    </w:p>
    <w:p w14:paraId="202A3B97" w14:textId="03B42041" w:rsidR="0065196B" w:rsidRPr="00542390" w:rsidRDefault="0065196B" w:rsidP="0065196B">
      <w:pPr>
        <w:spacing w:line="480" w:lineRule="auto"/>
        <w:jc w:val="both"/>
        <w:rPr>
          <w:i/>
          <w:color w:val="000000" w:themeColor="text1"/>
        </w:rPr>
      </w:pPr>
      <w:r>
        <w:t xml:space="preserve">Pathways linking anomalously high temperatures and deaths from assault and self-harm are less established. One hypothesis is that, similar to transport, more time spent outdoors in </w:t>
      </w:r>
      <w:r>
        <w:lastRenderedPageBreak/>
        <w:t>anomalously warmer temperatures leads to an increased number of face-to-face interactions, and hence arguments, confrontations, and ultimately assaults.</w:t>
      </w:r>
      <w:r>
        <w:fldChar w:fldCharType="begin" w:fldLock="1"/>
      </w:r>
      <w:r w:rsidR="005C694B">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31,32&lt;/sup&gt;","plainTextFormattedCitation":"31,32","previouslyFormattedCitation":"&lt;sup&gt;32,33&lt;/sup&gt;"},"properties":{"noteIndex":0},"schema":"https://github.com/citation-style-language/schema/raw/master/csl-citation.json"}</w:instrText>
      </w:r>
      <w:r>
        <w:fldChar w:fldCharType="separate"/>
      </w:r>
      <w:r w:rsidR="005C694B" w:rsidRPr="005C694B">
        <w:rPr>
          <w:noProof/>
          <w:vertAlign w:val="superscript"/>
        </w:rPr>
        <w:t>31,32</w:t>
      </w:r>
      <w:r>
        <w:fldChar w:fldCharType="end"/>
      </w:r>
      <w:r>
        <w:t xml:space="preserve"> These effects could be compounded by the greater anger levels li</w:t>
      </w:r>
      <w:r w:rsidRPr="00A27E88">
        <w:t>nk</w:t>
      </w:r>
      <w:r>
        <w:t>ed to higher</w:t>
      </w:r>
      <w:r w:rsidRPr="00A27E88">
        <w:t xml:space="preserve"> temperature</w:t>
      </w:r>
      <w:r>
        <w:t>s</w:t>
      </w:r>
      <w:r w:rsidRPr="00A27E88">
        <w:t>.</w:t>
      </w:r>
      <w:r w:rsidRPr="00A27E88">
        <w:fldChar w:fldCharType="begin" w:fldLock="1"/>
      </w:r>
      <w:r w:rsidR="005C694B">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33,34&lt;/sup&gt;","plainTextFormattedCitation":"33,34","previouslyFormattedCitation":"&lt;sup&gt;34,35&lt;/sup&gt;"},"properties":{"noteIndex":0},"schema":"https://github.com/citation-style-language/schema/raw/master/csl-citation.json"}</w:instrText>
      </w:r>
      <w:r w:rsidRPr="00A27E88">
        <w:fldChar w:fldCharType="separate"/>
      </w:r>
      <w:r w:rsidR="005C694B" w:rsidRPr="005C694B">
        <w:rPr>
          <w:noProof/>
          <w:vertAlign w:val="superscript"/>
        </w:rPr>
        <w:t>33,34</w:t>
      </w:r>
      <w:r w:rsidRPr="00A27E88">
        <w:fldChar w:fldCharType="end"/>
      </w:r>
      <w:r>
        <w:t>Regarding intentional self-harm, higher temperature has been hypothesised as associated with higher levels of distress in younger people.</w:t>
      </w:r>
      <w:r>
        <w:fldChar w:fldCharType="begin" w:fldLock="1"/>
      </w:r>
      <w:r w:rsidR="005C694B">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36&lt;/sup&gt;"},"properties":{"noteIndex":0},"schema":"https://github.com/citation-style-language/schema/raw/master/csl-citation.json"}</w:instrText>
      </w:r>
      <w:r>
        <w:fldChar w:fldCharType="separate"/>
      </w:r>
      <w:r w:rsidR="005C694B" w:rsidRPr="005C694B">
        <w:rPr>
          <w:noProof/>
          <w:vertAlign w:val="superscript"/>
        </w:rPr>
        <w:t>35</w:t>
      </w:r>
      <w:r>
        <w:fldChar w:fldCharType="end"/>
      </w:r>
      <w:r>
        <w:t xml:space="preserve"> Nonetheless, links between temperature and mental health requires further investigation,</w:t>
      </w:r>
      <w:r w:rsidRPr="004633E5">
        <w:fldChar w:fldCharType="begin" w:fldLock="1"/>
      </w:r>
      <w:r w:rsidR="005C694B">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36&lt;/sup&gt;","plainTextFormattedCitation":"36","previouslyFormattedCitation":"&lt;sup&gt;37&lt;/sup&gt;"},"properties":{"noteIndex":0},"schema":"https://github.com/citation-style-language/schema/raw/master/csl-citation.json"}</w:instrText>
      </w:r>
      <w:r w:rsidRPr="004633E5">
        <w:fldChar w:fldCharType="separate"/>
      </w:r>
      <w:r w:rsidR="005C694B" w:rsidRPr="005C694B">
        <w:rPr>
          <w:noProof/>
          <w:vertAlign w:val="superscript"/>
        </w:rPr>
        <w:t>36</w:t>
      </w:r>
      <w:r w:rsidRPr="004633E5">
        <w:fldChar w:fldCharType="end"/>
      </w:r>
      <w:r>
        <w:t xml:space="preserve"> including whether the relationship varies by age and gender, as indicated by our results.</w:t>
      </w:r>
    </w:p>
    <w:p w14:paraId="0F3CC6A2" w14:textId="77777777" w:rsidR="0065196B" w:rsidRPr="00794D7E" w:rsidRDefault="0065196B" w:rsidP="0065196B">
      <w:pPr>
        <w:spacing w:line="480" w:lineRule="auto"/>
        <w:jc w:val="both"/>
      </w:pPr>
    </w:p>
    <w:p w14:paraId="299CDFDD" w14:textId="571D27C2" w:rsidR="0065196B" w:rsidRPr="002A2E8D" w:rsidRDefault="0065196B" w:rsidP="0065196B">
      <w:pPr>
        <w:spacing w:line="480" w:lineRule="auto"/>
        <w:jc w:val="both"/>
      </w:pPr>
      <w: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t>state, and</w:t>
      </w:r>
      <w:proofErr w:type="gramEnd"/>
      <w:r>
        <w:t xml:space="preserve"> is closer to what climate change may bring about than solely examining daily episodes, or average temperature to which people have adapted. To utilise this metric, we integrated two large disparate national datasets on mortality (US vital statistics) and meteorology (ERA-Interim</w:t>
      </w:r>
      <w:r w:rsidRPr="00636C9B">
        <w:fldChar w:fldCharType="begin" w:fldLock="1"/>
      </w:r>
      <w:r w:rsidR="005C694B">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244DECE" w14:textId="77777777" w:rsidR="0065196B" w:rsidRPr="00F24740" w:rsidRDefault="0065196B" w:rsidP="0065196B">
      <w:pPr>
        <w:spacing w:line="480" w:lineRule="auto"/>
        <w:jc w:val="both"/>
      </w:pPr>
    </w:p>
    <w:p w14:paraId="27243D2F" w14:textId="7C769751" w:rsidR="0065196B" w:rsidRPr="00254463" w:rsidRDefault="0065196B" w:rsidP="0065196B">
      <w:pPr>
        <w:spacing w:line="480" w:lineRule="auto"/>
        <w:jc w:val="both"/>
      </w:pPr>
      <w:r w:rsidRPr="00254463">
        <w:t xml:space="preserve">Our work </w:t>
      </w:r>
      <w:r>
        <w:t xml:space="preserve">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t>Therefore,</w:t>
      </w:r>
      <w:r>
        <w:t xml:space="preserve"> a combination of public health interventions that broadly target injuries in these groups – for example targeted messaging for younger males on the risks of transport injury</w:t>
      </w:r>
      <w:r w:rsidR="00574DB7">
        <w:t xml:space="preserve"> and drowning</w:t>
      </w:r>
      <w:r>
        <w:t xml:space="preserve"> – and those that trigger in relation to forecasted </w:t>
      </w:r>
      <w:r>
        <w:lastRenderedPageBreak/>
        <w:t xml:space="preserve">high temperature periods – for example </w:t>
      </w:r>
      <w:commentRangeStart w:id="3"/>
      <w:commentRangeEnd w:id="3"/>
      <w:r>
        <w:t>more</w:t>
      </w:r>
      <w:r w:rsidR="00574DB7">
        <w:t xml:space="preserve"> </w:t>
      </w:r>
      <w:proofErr w:type="spellStart"/>
      <w:r w:rsidR="00F52C65">
        <w:t>targetted</w:t>
      </w:r>
      <w:proofErr w:type="spellEnd"/>
      <w:r>
        <w:t xml:space="preserve"> </w:t>
      </w:r>
      <w:r w:rsidR="00574DB7">
        <w:t xml:space="preserve">blood </w:t>
      </w:r>
      <w:r>
        <w:t>alcohol level checks – should be a public health priority.</w:t>
      </w:r>
    </w:p>
    <w:p w14:paraId="344BFE55" w14:textId="77777777" w:rsidR="0065196B" w:rsidRDefault="0065196B" w:rsidP="0065196B">
      <w:pPr>
        <w:spacing w:line="480" w:lineRule="auto"/>
        <w:jc w:val="both"/>
        <w:rPr>
          <w:b/>
          <w:color w:val="000000" w:themeColor="text1"/>
        </w:rPr>
      </w:pPr>
    </w:p>
    <w:p w14:paraId="6268CD95" w14:textId="77777777" w:rsidR="0065196B" w:rsidRPr="00636C9B" w:rsidRDefault="0065196B" w:rsidP="0065196B">
      <w:pPr>
        <w:spacing w:line="480" w:lineRule="auto"/>
        <w:jc w:val="both"/>
        <w:rPr>
          <w:b/>
          <w:color w:val="000000" w:themeColor="text1"/>
        </w:rPr>
      </w:pPr>
      <w:r w:rsidRPr="00636C9B">
        <w:rPr>
          <w:b/>
          <w:color w:val="000000" w:themeColor="text1"/>
        </w:rPr>
        <w:t>Methods</w:t>
      </w:r>
    </w:p>
    <w:p w14:paraId="69A3AAA3" w14:textId="77777777" w:rsidR="0065196B" w:rsidRPr="00636C9B" w:rsidRDefault="0065196B" w:rsidP="0065196B">
      <w:pPr>
        <w:spacing w:line="480" w:lineRule="auto"/>
        <w:jc w:val="both"/>
        <w:outlineLvl w:val="0"/>
        <w:rPr>
          <w:i/>
          <w:color w:val="000000" w:themeColor="text1"/>
        </w:rPr>
      </w:pPr>
      <w:r>
        <w:rPr>
          <w:i/>
          <w:color w:val="000000" w:themeColor="text1"/>
        </w:rPr>
        <w:t>Data sources</w:t>
      </w:r>
    </w:p>
    <w:p w14:paraId="46D6236E" w14:textId="77777777" w:rsidR="0065196B" w:rsidRDefault="0065196B" w:rsidP="0065196B">
      <w:pPr>
        <w:spacing w:line="480" w:lineRule="auto"/>
        <w:jc w:val="both"/>
        <w:rPr>
          <w:rStyle w:val="apple-style-span"/>
          <w:color w:val="000000" w:themeColor="text1"/>
        </w:rPr>
      </w:pPr>
      <w:r w:rsidRPr="00636C9B">
        <w:rPr>
          <w:rStyle w:val="apple-style-span"/>
          <w:color w:val="000000" w:themeColor="text1"/>
        </w:rPr>
        <w:t>We used data on deaths</w:t>
      </w:r>
      <w:r>
        <w:rPr>
          <w:rStyle w:val="apple-style-span"/>
          <w:color w:val="000000" w:themeColor="text1"/>
        </w:rPr>
        <w:t xml:space="preserve"> by sex, age, underlying cause of death and state of residence</w:t>
      </w:r>
      <w:r w:rsidRPr="00636C9B">
        <w:rPr>
          <w:rStyle w:val="apple-style-span"/>
          <w:color w:val="000000" w:themeColor="text1"/>
        </w:rPr>
        <w:t xml:space="preserve"> in the contiguous USA from 1980 to 2016 </w:t>
      </w:r>
      <w:r>
        <w:rPr>
          <w:rStyle w:val="apple-style-span"/>
          <w:color w:val="000000" w:themeColor="text1"/>
        </w:rPr>
        <w:t>through</w:t>
      </w:r>
      <w:r w:rsidRPr="00636C9B">
        <w:rPr>
          <w:rStyle w:val="apple-style-span"/>
          <w:color w:val="000000" w:themeColor="text1"/>
        </w:rPr>
        <w:t xml:space="preserve"> the National Center for Health Statistics (NCHS)</w:t>
      </w:r>
      <w:r>
        <w:rPr>
          <w:rStyle w:val="apple-style-span"/>
          <w:color w:val="000000" w:themeColor="text1"/>
        </w:rPr>
        <w:t xml:space="preserve"> (</w:t>
      </w:r>
      <w:hyperlink r:id="rId12" w:history="1">
        <w:r w:rsidRPr="00CD3EFF">
          <w:rPr>
            <w:rStyle w:val="Hyperlink"/>
          </w:rPr>
          <w:t>https://www.cdc.gov/nchs/nvss/dvs_data_release.htm</w:t>
        </w:r>
      </w:hyperlink>
      <w:r>
        <w:rPr>
          <w:rStyle w:val="apple-style-span"/>
          <w:color w:val="000000" w:themeColor="text1"/>
        </w:rPr>
        <w:t xml:space="preserve">) and on population from the NCHS bridged-race dataset </w:t>
      </w:r>
      <w:r w:rsidRPr="00636C9B">
        <w:rPr>
          <w:color w:val="000000" w:themeColor="text1"/>
        </w:rPr>
        <w:t>for 1990 to 2016</w:t>
      </w:r>
      <w:r>
        <w:rPr>
          <w:color w:val="000000" w:themeColor="text1"/>
        </w:rPr>
        <w:t xml:space="preserve"> (</w:t>
      </w:r>
      <w:hyperlink r:id="rId13" w:history="1">
        <w:r w:rsidRPr="00CD3EFF">
          <w:rPr>
            <w:rStyle w:val="Hyperlink"/>
          </w:rPr>
          <w:t>https://www.cdc.gov/nchs/nvss/bridged_race.htm</w:t>
        </w:r>
      </w:hyperlink>
      <w:r>
        <w:rPr>
          <w:color w:val="000000" w:themeColor="text1"/>
        </w:rPr>
        <w:t>)</w:t>
      </w:r>
      <w:r w:rsidRPr="00636C9B">
        <w:rPr>
          <w:color w:val="000000" w:themeColor="text1"/>
        </w:rPr>
        <w:t xml:space="preserve"> and from the US Census Bureau prior to 1990</w:t>
      </w:r>
      <w:r>
        <w:rPr>
          <w:color w:val="000000" w:themeColor="text1"/>
        </w:rPr>
        <w:t xml:space="preserve"> (</w:t>
      </w:r>
      <w:hyperlink r:id="rId14" w:history="1">
        <w:r w:rsidRPr="000421EF">
          <w:rPr>
            <w:rStyle w:val="Hyperlink"/>
          </w:rPr>
          <w:t>https://www.census.gov/data/tables/time-series/demo/popest/1980s-county.html)</w:t>
        </w:r>
      </w:hyperlink>
      <w:r w:rsidRPr="00636C9B">
        <w:rPr>
          <w:color w:val="000000" w:themeColor="text1"/>
        </w:rPr>
        <w:t>.</w:t>
      </w:r>
      <w:r>
        <w:rPr>
          <w:color w:val="000000" w:themeColor="text1"/>
        </w:rPr>
        <w:t xml:space="preserve"> </w:t>
      </w:r>
      <w:r w:rsidRPr="00636C9B">
        <w:rPr>
          <w:color w:val="000000" w:themeColor="text1"/>
        </w:rPr>
        <w:t>We calculated monthly population counts through linear interpolation, assigning each yearly count to July.</w:t>
      </w:r>
    </w:p>
    <w:p w14:paraId="201A023D" w14:textId="77777777" w:rsidR="0065196B" w:rsidRDefault="0065196B" w:rsidP="0065196B">
      <w:pPr>
        <w:spacing w:line="480" w:lineRule="auto"/>
        <w:jc w:val="both"/>
        <w:rPr>
          <w:rStyle w:val="apple-style-span"/>
          <w:color w:val="000000" w:themeColor="text1"/>
        </w:rPr>
      </w:pPr>
    </w:p>
    <w:p w14:paraId="20D49862" w14:textId="77777777" w:rsidR="0065196B" w:rsidRDefault="0065196B" w:rsidP="0065196B">
      <w:pPr>
        <w:spacing w:line="480" w:lineRule="auto"/>
        <w:jc w:val="both"/>
        <w:rPr>
          <w:rStyle w:val="apple-style-span"/>
          <w:color w:val="000000" w:themeColor="text1"/>
        </w:rPr>
      </w:pPr>
      <w:r w:rsidRPr="00636C9B">
        <w:rPr>
          <w:color w:val="000000" w:themeColor="text1"/>
        </w:rPr>
        <w:t xml:space="preserve">The underlying cause of death </w:t>
      </w:r>
      <w:r>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an aggregate set of other unintentional injuries</w:t>
      </w:r>
      <w:r w:rsidRPr="00636C9B">
        <w:rPr>
          <w:rStyle w:val="apple-style-span"/>
          <w:color w:val="000000" w:themeColor="text1"/>
        </w:rPr>
        <w:t>.</w:t>
      </w:r>
      <w:r>
        <w:rPr>
          <w:rStyle w:val="apple-style-span"/>
          <w:color w:val="000000" w:themeColor="text1"/>
        </w:rPr>
        <w:t xml:space="preserve"> We report the results of all of these categories except other unintentional injuries (1,329,200 deaths or 23% of total injury deaths</w:t>
      </w:r>
      <w:r w:rsidRPr="001A274C">
        <w:rPr>
          <w:rStyle w:val="apple-style-span"/>
          <w:color w:val="000000" w:themeColor="text1"/>
        </w:rPr>
        <w:t xml:space="preserve"> </w:t>
      </w:r>
      <w:r>
        <w:rPr>
          <w:rStyle w:val="apple-style-span"/>
          <w:color w:val="000000" w:themeColor="text1"/>
        </w:rPr>
        <w:t>during 1980-2016), because the composition of this aggregate group varies by sex, age group, state and time.</w:t>
      </w:r>
    </w:p>
    <w:p w14:paraId="16E6A040" w14:textId="77777777" w:rsidR="0065196B" w:rsidRPr="00636C9B" w:rsidRDefault="0065196B" w:rsidP="0065196B">
      <w:pPr>
        <w:spacing w:line="480" w:lineRule="auto"/>
        <w:jc w:val="both"/>
        <w:rPr>
          <w:color w:val="000000" w:themeColor="text1"/>
        </w:rPr>
      </w:pPr>
    </w:p>
    <w:p w14:paraId="289E7704" w14:textId="718F856B" w:rsidR="0065196B" w:rsidRDefault="0065196B" w:rsidP="0065196B">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Pr>
          <w:color w:val="000000" w:themeColor="text1"/>
        </w:rPr>
        <w:t>in-situ and satellite measurements.</w:t>
      </w:r>
      <w:r w:rsidRPr="00636C9B">
        <w:fldChar w:fldCharType="begin" w:fldLock="1"/>
      </w:r>
      <w:r w:rsidR="005C694B">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Pr>
          <w:color w:val="000000" w:themeColor="text1"/>
        </w:rPr>
        <w:t>state</w:t>
      </w:r>
      <w:r w:rsidRPr="00FA31D5">
        <w:rPr>
          <w:color w:val="000000" w:themeColor="text1"/>
        </w:rPr>
        <w:t xml:space="preserve"> throughout the analysis period.</w:t>
      </w:r>
      <w:r>
        <w:rPr>
          <w:color w:val="000000" w:themeColor="text1"/>
        </w:rPr>
        <w:t xml:space="preserve"> </w:t>
      </w:r>
    </w:p>
    <w:p w14:paraId="62489E08" w14:textId="77777777" w:rsidR="0065196B" w:rsidRDefault="0065196B" w:rsidP="0065196B">
      <w:pPr>
        <w:spacing w:line="480" w:lineRule="auto"/>
        <w:jc w:val="both"/>
        <w:rPr>
          <w:color w:val="000000" w:themeColor="text1"/>
        </w:rPr>
      </w:pPr>
    </w:p>
    <w:p w14:paraId="16E380FC" w14:textId="77777777" w:rsidR="0065196B" w:rsidRPr="00D92F3C" w:rsidRDefault="0065196B" w:rsidP="0065196B">
      <w:pPr>
        <w:spacing w:line="480" w:lineRule="auto"/>
        <w:jc w:val="both"/>
        <w:rPr>
          <w:i/>
        </w:rPr>
      </w:pPr>
      <w:r w:rsidRPr="00D92F3C">
        <w:rPr>
          <w:i/>
        </w:rPr>
        <w:lastRenderedPageBreak/>
        <w:t>Anomalous temperature metric</w:t>
      </w:r>
    </w:p>
    <w:p w14:paraId="30D8027D" w14:textId="4E8951C2" w:rsidR="0065196B" w:rsidRPr="002C6C20" w:rsidRDefault="0065196B" w:rsidP="0065196B">
      <w:pPr>
        <w:spacing w:line="480" w:lineRule="auto"/>
        <w:jc w:val="both"/>
        <w:rPr>
          <w:color w:val="000000" w:themeColor="text1"/>
        </w:rPr>
      </w:pPr>
      <w:r>
        <w:t xml:space="preserve">To calculate the magnitude of temperature anomaly by state and month, we first </w:t>
      </w:r>
      <w:r w:rsidRPr="00636C9B">
        <w:t xml:space="preserve">calculated </w:t>
      </w:r>
      <w:r>
        <w:t xml:space="preserve">30-year (long-term) norm temperatures </w:t>
      </w:r>
      <w:r w:rsidRPr="00636C9B">
        <w:t>(</w:t>
      </w:r>
      <w:r>
        <w:t>from</w:t>
      </w:r>
      <w:r w:rsidRPr="00636C9B">
        <w:t xml:space="preserve"> 1980-2009)</w:t>
      </w:r>
      <w:r>
        <w:t xml:space="preserve"> for each month in each state. We calculated for 30 years because it is the duration used in climate assessments</w:t>
      </w:r>
      <w:r w:rsidRPr="00636C9B">
        <w:t>.</w:t>
      </w:r>
      <w:r w:rsidRPr="00636C9B">
        <w:fldChar w:fldCharType="begin" w:fldLock="1"/>
      </w:r>
      <w:r w:rsidR="005C694B">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38&lt;/sup&gt;","plainTextFormattedCitation":"38","previouslyFormattedCitation":"&lt;sup&gt;39&lt;/sup&gt;"},"properties":{"noteIndex":0},"schema":"https://github.com/citation-style-language/schema/raw/master/csl-citation.json"}</w:instrText>
      </w:r>
      <w:r w:rsidRPr="00636C9B">
        <w:fldChar w:fldCharType="separate"/>
      </w:r>
      <w:r w:rsidR="005C694B" w:rsidRPr="005C694B">
        <w:rPr>
          <w:noProof/>
          <w:vertAlign w:val="superscript"/>
        </w:rPr>
        <w:t>38</w:t>
      </w:r>
      <w:r w:rsidRPr="00636C9B">
        <w:fldChar w:fldCharType="end"/>
      </w:r>
      <w:r>
        <w:t xml:space="preserve"> </w:t>
      </w:r>
      <w:r w:rsidRPr="00636C9B">
        <w:t>We subtracted th</w:t>
      </w:r>
      <w:r>
        <w:t>ese</w:t>
      </w:r>
      <w:r w:rsidRPr="00636C9B">
        <w:t xml:space="preserve"> long-term </w:t>
      </w:r>
      <w:r>
        <w:t>norm</w:t>
      </w:r>
      <w:r w:rsidRPr="00636C9B">
        <w:t xml:space="preserve"> temperature</w:t>
      </w:r>
      <w:r>
        <w:t>s</w:t>
      </w:r>
      <w:r w:rsidRPr="00636C9B">
        <w:t xml:space="preserve"> from </w:t>
      </w:r>
      <w:r>
        <w:t>respective monthly temperature values</w:t>
      </w:r>
      <w:r w:rsidRPr="00636C9B">
        <w:t xml:space="preserve"> to generate a temperature anomaly time series for each month</w:t>
      </w:r>
      <w:r>
        <w:t xml:space="preserve"> and year</w:t>
      </w:r>
      <w:r w:rsidRPr="00636C9B">
        <w:t xml:space="preserve"> in each state (Figure</w:t>
      </w:r>
      <w:r>
        <w:t xml:space="preserve"> 3</w:t>
      </w:r>
      <w:r w:rsidRPr="00636C9B">
        <w:t>).</w:t>
      </w:r>
      <w:r>
        <w:t xml:space="preserve">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9E43F10" w14:textId="77777777" w:rsidR="0065196B" w:rsidRPr="00636C9B" w:rsidRDefault="0065196B" w:rsidP="0065196B">
      <w:pPr>
        <w:spacing w:line="480" w:lineRule="auto"/>
        <w:jc w:val="both"/>
        <w:outlineLvl w:val="0"/>
      </w:pPr>
    </w:p>
    <w:p w14:paraId="745437DA" w14:textId="77777777" w:rsidR="0065196B" w:rsidRPr="00636C9B" w:rsidRDefault="0065196B" w:rsidP="0065196B">
      <w:pPr>
        <w:spacing w:line="480" w:lineRule="auto"/>
        <w:jc w:val="both"/>
        <w:outlineLvl w:val="0"/>
        <w:rPr>
          <w:i/>
          <w:color w:val="000000" w:themeColor="text1"/>
        </w:rPr>
      </w:pPr>
      <w:r>
        <w:rPr>
          <w:i/>
          <w:color w:val="000000" w:themeColor="text1"/>
        </w:rPr>
        <w:t>Statistical methods</w:t>
      </w:r>
    </w:p>
    <w:p w14:paraId="5DEFADBD" w14:textId="750022A1" w:rsidR="0065196B" w:rsidRDefault="0065196B" w:rsidP="0065196B">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directly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Pr>
          <w:color w:val="000000" w:themeColor="text1"/>
        </w:rPr>
        <w:fldChar w:fldCharType="begin" w:fldLock="1"/>
      </w:r>
      <w:r w:rsidR="005C694B">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11,12,39&lt;/sup&gt;","plainTextFormattedCitation":"11,12,39","previouslyFormattedCitation":"&lt;sup&gt;10,11,40&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11,12,39</w:t>
      </w:r>
      <w:r>
        <w:rPr>
          <w:color w:val="000000" w:themeColor="text1"/>
        </w:rPr>
        <w:fldChar w:fldCharType="end"/>
      </w:r>
      <w:r>
        <w:rPr>
          <w:color w:val="000000" w:themeColor="text1"/>
        </w:rPr>
        <w:t xml:space="preserve"> as might their associations with temperature.</w:t>
      </w:r>
    </w:p>
    <w:p w14:paraId="4EE91C20" w14:textId="77777777" w:rsidR="0065196B" w:rsidRDefault="0065196B" w:rsidP="0065196B">
      <w:pPr>
        <w:spacing w:line="480" w:lineRule="auto"/>
        <w:jc w:val="both"/>
        <w:outlineLvl w:val="0"/>
        <w:rPr>
          <w:color w:val="000000" w:themeColor="text1"/>
        </w:rPr>
      </w:pPr>
    </w:p>
    <w:p w14:paraId="5FE8EA1D" w14:textId="77777777" w:rsidR="0065196B" w:rsidRDefault="0065196B" w:rsidP="0065196B">
      <w:pPr>
        <w:spacing w:line="480" w:lineRule="auto"/>
        <w:jc w:val="both"/>
        <w:outlineLvl w:val="0"/>
        <w:rPr>
          <w:color w:val="000000" w:themeColor="text1"/>
        </w:rPr>
      </w:pPr>
      <w:r>
        <w:rPr>
          <w:color w:val="000000" w:themeColor="text1"/>
        </w:rPr>
        <w:t>We modelled the number of deaths in each year as following a Poisson distribution:</w:t>
      </w:r>
    </w:p>
    <w:p w14:paraId="056A495C" w14:textId="77777777" w:rsidR="0065196B" w:rsidRDefault="0065196B" w:rsidP="0065196B">
      <w:pPr>
        <w:jc w:val="both"/>
        <w:outlineLvl w:val="0"/>
        <w:rPr>
          <w:color w:val="000000" w:themeColor="text1"/>
        </w:rPr>
      </w:pPr>
    </w:p>
    <w:p w14:paraId="598CF456" w14:textId="77777777" w:rsidR="0065196B" w:rsidRDefault="0075249E" w:rsidP="0065196B">
      <w:pPr>
        <w:jc w:val="both"/>
        <w:outlineLvl w:val="0"/>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state-year</m:t>
              </m:r>
            </m:sub>
          </m:sSub>
          <m:r>
            <w:rPr>
              <w:rFonts w:ascii="Cambria Math" w:hAnsi="Cambria Math"/>
              <w:color w:val="000000" w:themeColor="text1"/>
            </w:rPr>
            <m:t xml:space="preserve"> ~ Poisson(</m:t>
          </m:r>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state-year</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state-year</m:t>
              </m:r>
            </m:sub>
          </m:sSub>
          <m:r>
            <w:rPr>
              <w:rFonts w:ascii="Cambria Math" w:hAnsi="Cambria Math"/>
              <w:color w:val="000000" w:themeColor="text1"/>
            </w:rPr>
            <m:t>)</m:t>
          </m:r>
        </m:oMath>
      </m:oMathPara>
    </w:p>
    <w:p w14:paraId="0F865DA3" w14:textId="77777777" w:rsidR="0065196B" w:rsidRDefault="0065196B" w:rsidP="0065196B">
      <w:pPr>
        <w:spacing w:line="480" w:lineRule="auto"/>
        <w:jc w:val="both"/>
        <w:outlineLvl w:val="0"/>
        <w:rPr>
          <w:color w:val="000000" w:themeColor="text1"/>
        </w:rPr>
      </w:pPr>
    </w:p>
    <w:p w14:paraId="30C2FA40" w14:textId="77777777" w:rsidR="0065196B" w:rsidRDefault="0065196B" w:rsidP="0065196B">
      <w:pPr>
        <w:spacing w:line="480" w:lineRule="auto"/>
        <w:jc w:val="both"/>
        <w:outlineLvl w:val="0"/>
        <w:rPr>
          <w:color w:val="000000" w:themeColor="text1"/>
        </w:rPr>
      </w:pPr>
      <w:r>
        <w:rPr>
          <w:color w:val="000000" w:themeColor="text1"/>
        </w:rPr>
        <w:t>with log-transformed death rates modelled as a sum of components that depend on location (state) of death, month of year, overall time (month and year) and temperature anomaly:</w:t>
      </w:r>
    </w:p>
    <w:p w14:paraId="43074064" w14:textId="77777777" w:rsidR="0065196B" w:rsidRDefault="0065196B" w:rsidP="0065196B">
      <w:pPr>
        <w:jc w:val="both"/>
        <w:outlineLvl w:val="0"/>
        <w:rPr>
          <w:color w:val="000000" w:themeColor="text1"/>
        </w:rPr>
      </w:pPr>
    </w:p>
    <w:p w14:paraId="525250DE" w14:textId="4B197304" w:rsidR="0065196B" w:rsidRDefault="0075249E" w:rsidP="0065196B">
      <w:pPr>
        <w:jc w:val="both"/>
        <w:outlineLvl w:val="0"/>
        <w:rPr>
          <w:color w:val="000000" w:themeColor="text1"/>
        </w:rPr>
      </w:pPr>
      <m:oMathPara>
        <m:oMath>
          <m:func>
            <m:funcPr>
              <m:ctrlPr>
                <w:rPr>
                  <w:rFonts w:ascii="Cambria Math" w:hAnsi="Cambria Math"/>
                  <w:i/>
                  <w:color w:val="000000" w:themeColor="text1"/>
                </w:rPr>
              </m:ctrlPr>
            </m:funcPr>
            <m:fName>
              <m:r>
                <m:rPr>
                  <m:sty m:val="p"/>
                </m:rPr>
                <w:rPr>
                  <w:rFonts w:ascii="Cambria Math" w:hAnsi="Cambria Math"/>
                  <w:color w:val="000000" w:themeColor="text1"/>
                </w:rPr>
                <m:t>log</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state-year</m:t>
                      </m:r>
                    </m:sub>
                  </m:sSub>
                  <m:r>
                    <w:rPr>
                      <w:rFonts w:ascii="Cambria Math" w:hAnsi="Cambria Math"/>
                      <w:color w:val="000000" w:themeColor="text1"/>
                    </w:rPr>
                    <m:t xml:space="preserve"> </m:t>
                  </m:r>
                </m:e>
              </m:d>
            </m:e>
          </m:func>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month</m:t>
              </m:r>
              <m:r>
                <w:rPr>
                  <w:rFonts w:ascii="Cambria Math" w:hAnsi="Cambria Math"/>
                  <w:color w:val="000000" w:themeColor="text1"/>
                </w:rPr>
                <m:t>-</m:t>
              </m:r>
              <m:r>
                <w:rPr>
                  <w:rFonts w:ascii="Cambria Math" w:hAnsi="Cambria Math"/>
                </w:rPr>
                <m:t>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ν</m:t>
              </m:r>
            </m:e>
            <m:sub>
              <m:r>
                <w:rPr>
                  <w:rFonts w:ascii="Cambria Math" w:hAnsi="Cambria Math"/>
                </w:rPr>
                <m:t>month-year</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r>
            <m:rPr>
              <m:aln/>
            </m:rPr>
            <w:rPr>
              <w:rFonts w:ascii="Cambria Math" w:hAnsi="Cambria Math"/>
              <w:color w:val="000000" w:themeColor="text1"/>
            </w:rPr>
            <m:t>+</m:t>
          </m:r>
          <m:r>
            <m:rPr>
              <m:sty m:val="p"/>
            </m:rPr>
            <w:rPr>
              <w:rFonts w:ascii="Cambria Math" w:hAnsi="Cambria Math"/>
              <w:color w:val="000000" w:themeColor="text1"/>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m:oMathPara>
    </w:p>
    <w:p w14:paraId="3AF53BC0" w14:textId="77777777" w:rsidR="0065196B" w:rsidRDefault="0065196B" w:rsidP="0065196B">
      <w:pPr>
        <w:spacing w:line="480" w:lineRule="auto"/>
        <w:jc w:val="both"/>
        <w:outlineLvl w:val="0"/>
      </w:pPr>
    </w:p>
    <w:p w14:paraId="6D020C30" w14:textId="7B05FAA1" w:rsidR="0065196B" w:rsidRPr="00620D06" w:rsidRDefault="0065196B" w:rsidP="0065196B">
      <w:pPr>
        <w:spacing w:line="480" w:lineRule="auto"/>
        <w:jc w:val="both"/>
        <w:outlineLvl w:val="0"/>
      </w:pPr>
      <w:r>
        <w:t>T</w:t>
      </w:r>
      <w:r w:rsidRPr="00843ACB">
        <w:t xml:space="preserve">he model contained terms </w:t>
      </w:r>
      <w:r>
        <w:t>that represent</w:t>
      </w:r>
      <w:r w:rsidRPr="00843ACB">
        <w:t xml:space="preserve"> the overall level and </w:t>
      </w:r>
      <w:r>
        <w:t>trend</w:t>
      </w:r>
      <w:r w:rsidRPr="00843ACB">
        <w:t xml:space="preserve"> </w:t>
      </w:r>
      <w:r>
        <w:t>in</w:t>
      </w:r>
      <w:r w:rsidRPr="00843ACB">
        <w:t xml:space="preserve"> mortality</w:t>
      </w:r>
      <w:r>
        <w:t xml:space="preserve">,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Pr>
          <w:rFonts w:eastAsiaTheme="minorEastAsia"/>
        </w:rPr>
        <w:t xml:space="preserve"> as the common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the common time slope</w:t>
      </w:r>
      <w:r w:rsidRPr="00843ACB">
        <w:t>.</w:t>
      </w:r>
      <w:r>
        <w:rPr>
          <w:color w:val="000000" w:themeColor="text1"/>
        </w:rPr>
        <w:t xml:space="preserve"> </w:t>
      </w:r>
      <w:r w:rsidRPr="00636C9B">
        <w:rPr>
          <w:color w:val="000000" w:themeColor="text1"/>
        </w:rPr>
        <w:t xml:space="preserve">Death rates </w:t>
      </w:r>
      <w:r>
        <w:rPr>
          <w:color w:val="000000" w:themeColor="text1"/>
        </w:rPr>
        <w:t xml:space="preserve">also </w:t>
      </w:r>
      <w:r w:rsidRPr="00636C9B">
        <w:rPr>
          <w:color w:val="000000" w:themeColor="text1"/>
        </w:rPr>
        <w:t xml:space="preserve">vary by month, </w:t>
      </w:r>
      <w:r>
        <w:rPr>
          <w:color w:val="000000" w:themeColor="text1"/>
        </w:rPr>
        <w:t xml:space="preserve">which may be partly related to temperature and partly due to other factors, </w:t>
      </w:r>
      <w:r w:rsidRPr="00636C9B">
        <w:rPr>
          <w:color w:val="000000" w:themeColor="text1"/>
        </w:rPr>
        <w:t xml:space="preserve">and </w:t>
      </w:r>
      <w:r>
        <w:rPr>
          <w:color w:val="000000" w:themeColor="text1"/>
        </w:rPr>
        <w:t>tend to do so smoothly across adjacent</w:t>
      </w:r>
      <w:r w:rsidRPr="00636C9B">
        <w:rPr>
          <w:color w:val="000000" w:themeColor="text1"/>
        </w:rPr>
        <w:t xml:space="preserve"> months.</w:t>
      </w:r>
      <w:r w:rsidRPr="00636C9B">
        <w:rPr>
          <w:color w:val="000000" w:themeColor="text1"/>
        </w:rPr>
        <w:fldChar w:fldCharType="begin" w:fldLock="1"/>
      </w:r>
      <w:r w:rsidR="005C694B">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11&lt;/sup&gt;","plainTextFormattedCitation":"11","previouslyFormattedCitation":"&lt;sup&gt;10&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11</w:t>
      </w:r>
      <w:r w:rsidRPr="00636C9B">
        <w:rPr>
          <w:color w:val="000000" w:themeColor="text1"/>
        </w:rPr>
        <w:fldChar w:fldCharType="end"/>
      </w:r>
      <w:r w:rsidRPr="00636C9B">
        <w:rPr>
          <w:color w:val="000000" w:themeColor="text1"/>
        </w:rPr>
        <w:t xml:space="preserve"> Therefore</w:t>
      </w:r>
      <w:r>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t xml:space="preserve">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Pr>
          <w:rFonts w:eastAsiaTheme="minorEastAsia"/>
        </w:rPr>
        <w:t xml:space="preserve"> the month-specific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Pr>
          <w:rFonts w:eastAsiaTheme="minorEastAsia"/>
        </w:rPr>
        <w:t xml:space="preserve"> the month-specific time slope</w:t>
      </w:r>
      <w:r w:rsidRPr="00636C9B">
        <w:rPr>
          <w:color w:val="000000" w:themeColor="text1"/>
        </w:rPr>
        <w:t xml:space="preserve">. We used a random walk for </w:t>
      </w:r>
      <w:r>
        <w:rPr>
          <w:color w:val="000000" w:themeColor="text1"/>
        </w:rPr>
        <w:t>the</w:t>
      </w:r>
      <w:r w:rsidRPr="00636C9B">
        <w:rPr>
          <w:color w:val="000000" w:themeColor="text1"/>
        </w:rPr>
        <w:t xml:space="preserve"> month terms</w:t>
      </w:r>
      <w:r w:rsidR="009A6724">
        <w:rPr>
          <w:color w:val="000000" w:themeColor="text1"/>
        </w:rPr>
        <w:t xml:space="preserve"> to smooth the coefficients of the month terms</w:t>
      </w:r>
      <w:r>
        <w:rPr>
          <w:color w:val="000000" w:themeColor="text1"/>
        </w:rPr>
        <w:t xml:space="preserve">, </w:t>
      </w:r>
      <w:r w:rsidRPr="00636C9B">
        <w:rPr>
          <w:color w:val="000000" w:themeColor="text1"/>
        </w:rPr>
        <w:t>widely used to characterise smoothly varying associations</w:t>
      </w:r>
      <w:r>
        <w:t>.</w:t>
      </w:r>
      <w:r>
        <w:fldChar w:fldCharType="begin" w:fldLock="1"/>
      </w:r>
      <w:r w:rsidR="005C694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41&lt;/sup&gt;"},"properties":{"noteIndex":0},"schema":"https://github.com/citation-style-language/schema/raw/master/csl-citation.json"}</w:instrText>
      </w:r>
      <w:r>
        <w:fldChar w:fldCharType="separate"/>
      </w:r>
      <w:r w:rsidR="005C694B" w:rsidRPr="005C694B">
        <w:rPr>
          <w:noProof/>
          <w:vertAlign w:val="superscript"/>
        </w:rPr>
        <w:t>40</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Pr>
          <w:color w:val="000000" w:themeColor="text1"/>
        </w:rPr>
        <w:t>was adjacent to</w:t>
      </w:r>
      <w:r w:rsidRPr="00636C9B">
        <w:rPr>
          <w:color w:val="000000" w:themeColor="text1"/>
        </w:rPr>
        <w:t xml:space="preserve"> January. </w:t>
      </w:r>
    </w:p>
    <w:p w14:paraId="029A8CAB" w14:textId="77777777" w:rsidR="0065196B" w:rsidRPr="00636C9B" w:rsidRDefault="0065196B" w:rsidP="0065196B">
      <w:pPr>
        <w:spacing w:line="480" w:lineRule="auto"/>
        <w:jc w:val="both"/>
        <w:outlineLvl w:val="0"/>
        <w:rPr>
          <w:color w:val="000000" w:themeColor="text1"/>
        </w:rPr>
      </w:pPr>
    </w:p>
    <w:p w14:paraId="7E134014" w14:textId="780D5531" w:rsidR="0065196B" w:rsidRPr="00D92F3C" w:rsidRDefault="0065196B" w:rsidP="0065196B">
      <w:pPr>
        <w:spacing w:line="480" w:lineRule="auto"/>
        <w:jc w:val="both"/>
        <w:outlineLvl w:val="0"/>
      </w:pPr>
      <w:r>
        <w:rPr>
          <w:color w:val="000000" w:themeColor="text1"/>
        </w:rPr>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Pr>
          <w:rFonts w:eastAsiaTheme="minorEastAsia"/>
        </w:rPr>
        <w:t xml:space="preserve"> as the state-specific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Pr>
          <w:rFonts w:eastAsiaTheme="minorEastAsia"/>
        </w:rPr>
        <w:t xml:space="preserve"> the state-specific time slope</w:t>
      </w:r>
      <w:r>
        <w:rPr>
          <w:color w:val="000000" w:themeColor="text1"/>
        </w:rPr>
        <w:t xml:space="preserve">. </w:t>
      </w:r>
      <w:r w:rsidRPr="00C7759C">
        <w:rPr>
          <w:color w:val="000000" w:themeColor="text1"/>
        </w:rPr>
        <w:t xml:space="preserve">These terms measure </w:t>
      </w:r>
      <w:r w:rsidRPr="00D92F3C">
        <w:rPr>
          <w:color w:val="000000" w:themeColor="text1"/>
        </w:rPr>
        <w:t xml:space="preserve">deviations of each state from national </w:t>
      </w:r>
      <w:proofErr w:type="gramStart"/>
      <w:r w:rsidRPr="00D92F3C">
        <w:rPr>
          <w:color w:val="000000" w:themeColor="text1"/>
        </w:rPr>
        <w:t>value</w:t>
      </w:r>
      <w:r>
        <w:rPr>
          <w:color w:val="000000" w:themeColor="text1"/>
        </w:rPr>
        <w:t>s, and</w:t>
      </w:r>
      <w:proofErr w:type="gramEnd"/>
      <w:r w:rsidRPr="00C7759C">
        <w:rPr>
          <w:color w:val="000000" w:themeColor="text1"/>
        </w:rPr>
        <w:t xml:space="preserve"> allow variation in level and trend in mortality by state</w:t>
      </w:r>
      <w:r w:rsidRPr="00F74DB6">
        <w:rPr>
          <w:color w:val="000000" w:themeColor="text1"/>
        </w:rPr>
        <w:t>. 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5C694B">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41&lt;/sup&gt;","plainTextFormattedCitation":"41","previouslyFormattedCitation":"&lt;sup&gt;42&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41</w:t>
      </w:r>
      <w:r w:rsidRPr="00636C9B">
        <w:rPr>
          <w:color w:val="000000" w:themeColor="text1"/>
        </w:rPr>
        <w:fldChar w:fldCharType="end"/>
      </w:r>
      <w:r w:rsidRPr="00636C9B">
        <w:rPr>
          <w:color w:val="000000" w:themeColor="text1"/>
        </w:rPr>
        <w:t xml:space="preserve"> This allows </w:t>
      </w:r>
      <w:r>
        <w:rPr>
          <w:color w:val="000000" w:themeColor="text1"/>
        </w:rPr>
        <w:t>mortality levels</w:t>
      </w:r>
      <w:r w:rsidRPr="00636C9B">
        <w:rPr>
          <w:color w:val="000000" w:themeColor="text1"/>
        </w:rPr>
        <w:t xml:space="preserve"> and trends of state</w:t>
      </w:r>
      <w:r>
        <w:rPr>
          <w:color w:val="000000" w:themeColor="text1"/>
        </w:rPr>
        <w:t xml:space="preserve">s </w:t>
      </w:r>
      <w:r w:rsidRPr="00636C9B">
        <w:rPr>
          <w:color w:val="000000" w:themeColor="text1"/>
        </w:rPr>
        <w:t xml:space="preserve">to be estimated based on their own data as well as using those of their neighbours. The </w:t>
      </w:r>
      <w:r>
        <w:rPr>
          <w:color w:val="000000" w:themeColor="text1"/>
        </w:rPr>
        <w:t>extent</w:t>
      </w:r>
      <w:r w:rsidRPr="00636C9B">
        <w:rPr>
          <w:color w:val="000000" w:themeColor="text1"/>
        </w:rPr>
        <w:t xml:space="preserve"> to which information is shared between neighbouring states depends on the uncertainty of death rates in a state and the empirical similarity of </w:t>
      </w:r>
      <w:r>
        <w:rPr>
          <w:color w:val="000000" w:themeColor="text1"/>
        </w:rPr>
        <w:t xml:space="preserve">death rates in </w:t>
      </w:r>
      <w:r w:rsidRPr="00636C9B">
        <w:rPr>
          <w:color w:val="000000" w:themeColor="text1"/>
        </w:rPr>
        <w:t>neighbouring states.</w:t>
      </w:r>
      <w:r>
        <w:t xml:space="preserve"> </w:t>
      </w:r>
      <w:r w:rsidRPr="007A74F0">
        <w:t>We also included state-month interactions for intercepts and slopes (</w:t>
      </w:r>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oMath>
      <w:r w:rsidRPr="007A74F0">
        <w:rPr>
          <w:rFonts w:eastAsiaTheme="minorEastAsia"/>
          <w:color w:val="000000" w:themeColor="text1"/>
        </w:rPr>
        <w:t>)</w:t>
      </w:r>
      <w:r w:rsidRPr="007A74F0">
        <w:t xml:space="preserve">, to allow variation </w:t>
      </w:r>
      <w:r w:rsidR="004E30F3">
        <w:t xml:space="preserve">in mortality levels and trends </w:t>
      </w:r>
      <w:r w:rsidRPr="007A74F0">
        <w:t>in a particular state for different months and vice-versa.</w:t>
      </w:r>
      <w:r>
        <w:t xml:space="preserve"> </w:t>
      </w:r>
      <w:r w:rsidRPr="00F0573E">
        <w:t xml:space="preserve">Non-linear </w:t>
      </w:r>
      <w:r>
        <w:t>change over time was</w:t>
      </w:r>
      <w:r w:rsidRPr="00F0573E">
        <w:t xml:space="preserve"> captured by a first-order </w:t>
      </w:r>
      <w:r>
        <w:t xml:space="preserve">national </w:t>
      </w:r>
      <w:r w:rsidRPr="00F0573E">
        <w:t>random walk</w:t>
      </w:r>
      <w:r>
        <w:t xml:space="preserve">, </w:t>
      </w:r>
      <m:oMath>
        <m:sSub>
          <m:sSubPr>
            <m:ctrlPr>
              <w:rPr>
                <w:rFonts w:ascii="Cambria Math" w:hAnsi="Cambria Math"/>
                <w:i/>
              </w:rPr>
            </m:ctrlPr>
          </m:sSubPr>
          <m:e>
            <m:r>
              <w:rPr>
                <w:rFonts w:ascii="Cambria Math" w:hAnsi="Cambria Math"/>
              </w:rPr>
              <m:t>ν</m:t>
            </m:r>
          </m:e>
          <m:sub>
            <m:r>
              <w:rPr>
                <w:rFonts w:ascii="Cambria Math" w:hAnsi="Cambria Math"/>
              </w:rPr>
              <m:t>month-year</m:t>
            </m:r>
          </m:sub>
        </m:sSub>
      </m:oMath>
      <w:r w:rsidRPr="00F0573E">
        <w:t>.</w:t>
      </w:r>
      <w:r>
        <w:fldChar w:fldCharType="begin" w:fldLock="1"/>
      </w:r>
      <w:r w:rsidR="005C694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41&lt;/sup&gt;"},"properties":{"noteIndex":0},"schema":"https://github.com/citation-style-language/schema/raw/master/csl-citation.json"}</w:instrText>
      </w:r>
      <w:r>
        <w:fldChar w:fldCharType="separate"/>
      </w:r>
      <w:r w:rsidR="005C694B" w:rsidRPr="005C694B">
        <w:rPr>
          <w:noProof/>
          <w:vertAlign w:val="superscript"/>
        </w:rPr>
        <w:t>40</w:t>
      </w:r>
      <w:r>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 xml:space="preserve">m </w:t>
      </w:r>
      <w:r>
        <w:rPr>
          <w:color w:val="000000" w:themeColor="text1"/>
          <w:lang w:val="en-US"/>
        </w:rPr>
        <w:lastRenderedPageBreak/>
        <w:t>(</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oMath>
      <w:r>
        <w:rPr>
          <w:color w:val="000000" w:themeColor="text1"/>
          <w:lang w:val="en-US"/>
        </w:rPr>
        <w:t>)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438E35CE" w14:textId="77777777" w:rsidR="0065196B" w:rsidRPr="00636C9B" w:rsidRDefault="0065196B" w:rsidP="0065196B">
      <w:pPr>
        <w:spacing w:line="480" w:lineRule="auto"/>
        <w:jc w:val="both"/>
        <w:outlineLvl w:val="0"/>
        <w:rPr>
          <w:color w:val="000000" w:themeColor="text1"/>
        </w:rPr>
      </w:pPr>
    </w:p>
    <w:p w14:paraId="41B2F807" w14:textId="7687C31E" w:rsidR="0065196B" w:rsidRPr="00843ACB" w:rsidRDefault="0065196B" w:rsidP="0065196B">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w:r>
        <w:rPr>
          <w:color w:val="000000" w:themeColor="text1"/>
        </w:rPr>
        <w:t>. The</w:t>
      </w:r>
      <w:r>
        <w:t xml:space="preserv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Pr>
          <w:rFonts w:eastAsiaTheme="minorEastAsia"/>
          <w:sz w:val="22"/>
          <w:szCs w:val="22"/>
        </w:rPr>
        <w:t xml:space="preserve"> </w:t>
      </w:r>
      <w:r w:rsidRPr="00843ACB">
        <w:t>represen</w:t>
      </w:r>
      <w:r>
        <w:t>t</w:t>
      </w:r>
      <w:r w:rsidRPr="00843ACB">
        <w:t xml:space="preserve"> the logarithm of the rate ratio per 1°C increase in anomaly</w:t>
      </w:r>
      <w:r w:rsidR="004E30F3">
        <w:rPr>
          <w:color w:val="000000" w:themeColor="text1"/>
        </w:rPr>
        <w:t>; t</w:t>
      </w:r>
      <w:r w:rsidRPr="002A16CF">
        <w:rPr>
          <w:color w:val="000000" w:themeColor="text1"/>
        </w:rPr>
        <w:t>here was</w:t>
      </w:r>
      <w:r>
        <w:rPr>
          <w:color w:val="000000" w:themeColor="text1"/>
        </w:rPr>
        <w:t xml:space="preserve"> a</w:t>
      </w:r>
      <w:r w:rsidRPr="002A16CF">
        <w:rPr>
          <w:color w:val="000000" w:themeColor="text1"/>
        </w:rPr>
        <w:t xml:space="preserve"> separate coefficient for each month which means that</w:t>
      </w:r>
      <w:r>
        <w:rPr>
          <w:color w:val="000000" w:themeColor="text1"/>
        </w:rPr>
        <w:t xml:space="preserve"> an anomaly of the same magnitude could have different associations with injury mortality in different months. As with the month-specific intercepts and trends, w</w:t>
      </w:r>
      <w:r w:rsidRPr="00284EE0">
        <w:rPr>
          <w:color w:val="000000" w:themeColor="text1"/>
        </w:rPr>
        <w:t xml:space="preserve">e used </w:t>
      </w:r>
      <w:r>
        <w:rPr>
          <w:color w:val="000000" w:themeColor="text1"/>
        </w:rPr>
        <w:t xml:space="preserve">a cyclic </w:t>
      </w:r>
      <w:r w:rsidRPr="00284EE0">
        <w:rPr>
          <w:color w:val="000000" w:themeColor="text1"/>
        </w:rPr>
        <w:t xml:space="preserve">random walk </w:t>
      </w:r>
      <w:r>
        <w:rPr>
          <w:color w:val="000000" w:themeColor="text1"/>
        </w:rPr>
        <w:t>to smooth the coefficient of the temperature anomaly across months</w:t>
      </w:r>
      <w:r w:rsidRPr="00284EE0">
        <w:rPr>
          <w:color w:val="000000" w:themeColor="text1"/>
        </w:rPr>
        <w:t>.</w:t>
      </w:r>
      <w:r>
        <w:rPr>
          <w:color w:val="000000" w:themeColor="text1"/>
          <w:lang w:val="en-US"/>
        </w:rPr>
        <w:t xml:space="preserve"> </w:t>
      </w:r>
      <w:r w:rsidRPr="00A86D9D">
        <w:rPr>
          <w:color w:val="000000" w:themeColor="text1"/>
          <w:lang w:val="en-US"/>
        </w:rPr>
        <w:t>We fitted the models using integrated nested Laplace approximation (INLA), using the R-INLA software</w:t>
      </w:r>
      <w:r>
        <w:rPr>
          <w:color w:val="000000" w:themeColor="text1"/>
          <w:lang w:val="en-US"/>
        </w:rPr>
        <w:t>, which offers orders of computational efficiency improvement in Bayesian inference compared to traditional MCMC for latent Gaussian models</w:t>
      </w:r>
      <w:r w:rsidRPr="00A86D9D">
        <w:rPr>
          <w:color w:val="000000" w:themeColor="text1"/>
          <w:lang w:val="en-US"/>
        </w:rPr>
        <w:t>.</w:t>
      </w:r>
      <w:r>
        <w:rPr>
          <w:color w:val="000000" w:themeColor="text1"/>
          <w:lang w:val="en-US"/>
        </w:rPr>
        <w:fldChar w:fldCharType="begin" w:fldLock="1"/>
      </w:r>
      <w:r w:rsidR="005C694B">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42&lt;/sup&gt;","plainTextFormattedCitation":"42","previouslyFormattedCitation":"&lt;sup&gt;43&lt;/sup&gt;"},"properties":{"noteIndex":0},"schema":"https://github.com/citation-style-language/schema/raw/master/csl-citation.json"}</w:instrText>
      </w:r>
      <w:r>
        <w:rPr>
          <w:color w:val="000000" w:themeColor="text1"/>
          <w:lang w:val="en-US"/>
        </w:rPr>
        <w:fldChar w:fldCharType="separate"/>
      </w:r>
      <w:r w:rsidR="005C694B" w:rsidRPr="005C694B">
        <w:rPr>
          <w:noProof/>
          <w:color w:val="000000" w:themeColor="text1"/>
          <w:vertAlign w:val="superscript"/>
          <w:lang w:val="en-US"/>
        </w:rPr>
        <w:t>42</w:t>
      </w:r>
      <w:r>
        <w:rPr>
          <w:color w:val="000000" w:themeColor="text1"/>
          <w:lang w:val="en-US"/>
        </w:rPr>
        <w:fldChar w:fldCharType="end"/>
      </w:r>
      <w:r>
        <w:rPr>
          <w:color w:val="000000" w:themeColor="text1"/>
          <w:lang w:val="en-US"/>
        </w:rPr>
        <w:t xml:space="preserve"> All analyses were done separately by type of injury, gender, and age group, allowing associations with temperature to vary by injury type and demography.</w:t>
      </w:r>
    </w:p>
    <w:p w14:paraId="09E1F65E" w14:textId="77777777" w:rsidR="0065196B" w:rsidRPr="00636C9B" w:rsidRDefault="0065196B" w:rsidP="0065196B">
      <w:pPr>
        <w:spacing w:line="480" w:lineRule="auto"/>
        <w:jc w:val="both"/>
        <w:outlineLvl w:val="0"/>
        <w:rPr>
          <w:color w:val="000000" w:themeColor="text1"/>
        </w:rPr>
      </w:pPr>
    </w:p>
    <w:p w14:paraId="3CB5351D" w14:textId="1EE53665" w:rsidR="0065196B" w:rsidRDefault="0065196B" w:rsidP="0065196B">
      <w:pPr>
        <w:spacing w:line="480" w:lineRule="auto"/>
        <w:jc w:val="both"/>
        <w:outlineLvl w:val="0"/>
        <w:rPr>
          <w:color w:val="000000" w:themeColor="text1"/>
        </w:rPr>
      </w:pPr>
      <w:r>
        <w:rPr>
          <w:color w:val="000000" w:themeColor="text1"/>
        </w:rPr>
        <w:t>We estimated the mortality impact of a national year-round temperature anomaly</w:t>
      </w:r>
      <w:r w:rsidRPr="00D25232">
        <w:rPr>
          <w:color w:val="000000" w:themeColor="text1"/>
        </w:rPr>
        <w:t xml:space="preserve"> </w:t>
      </w:r>
      <w:r w:rsidRPr="00636C9B">
        <w:rPr>
          <w:color w:val="000000" w:themeColor="text1"/>
        </w:rPr>
        <w:t xml:space="preserve">of 1°C in each month and state, </w:t>
      </w:r>
      <w:r>
        <w:t>realistic in our lifetimes under current projections of global climate change.</w:t>
      </w:r>
      <w:r>
        <w:rPr>
          <w:color w:val="000000" w:themeColor="text1"/>
        </w:rPr>
        <w:fldChar w:fldCharType="begin" w:fldLock="1"/>
      </w:r>
      <w:r w:rsidR="005C694B">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43&lt;/sup&gt;","plainTextFormattedCitation":"43","previouslyFormattedCitation":"&lt;sup&gt;16&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43</w:t>
      </w:r>
      <w:r>
        <w:rPr>
          <w:color w:val="000000" w:themeColor="text1"/>
        </w:rPr>
        <w:fldChar w:fldCharType="end"/>
      </w:r>
      <w:r>
        <w:t xml:space="preserve"> </w:t>
      </w:r>
      <w:r>
        <w:rPr>
          <w:color w:val="000000" w:themeColor="text1"/>
        </w:rPr>
        <w:t>For this calculation</w:t>
      </w:r>
      <w:r w:rsidRPr="00636C9B">
        <w:rPr>
          <w:color w:val="000000" w:themeColor="text1"/>
        </w:rPr>
        <w:t xml:space="preserve">, we multiplied the actual death counts </w:t>
      </w:r>
      <w:r>
        <w:rPr>
          <w:color w:val="000000" w:themeColor="text1"/>
        </w:rPr>
        <w:t xml:space="preserve">for each month, sex, state and age group </w:t>
      </w:r>
      <w:r w:rsidRPr="00636C9B">
        <w:rPr>
          <w:color w:val="000000" w:themeColor="text1"/>
        </w:rPr>
        <w:t>in 2016 by the</w:t>
      </w:r>
      <w:r>
        <w:rPr>
          <w:color w:val="000000" w:themeColor="text1"/>
        </w:rPr>
        <w:t xml:space="preserve"> corresponding</w:t>
      </w:r>
      <w:r w:rsidRPr="00636C9B">
        <w:rPr>
          <w:color w:val="000000" w:themeColor="text1"/>
        </w:rPr>
        <w:t xml:space="preserve"> excess </w:t>
      </w:r>
      <w:r>
        <w:rPr>
          <w:color w:val="000000" w:themeColor="text1"/>
        </w:rPr>
        <w:t xml:space="preserve">relative </w:t>
      </w:r>
      <w:r w:rsidRPr="00636C9B">
        <w:rPr>
          <w:color w:val="000000" w:themeColor="text1"/>
        </w:rPr>
        <w:t xml:space="preserve">risk  </w:t>
      </w:r>
      <w:r>
        <w:rPr>
          <w:color w:val="000000" w:themeColor="text1"/>
        </w:rPr>
        <w:t xml:space="preserve">(i.e. which is equivalent to the exponential of the coefficient of the </w:t>
      </w:r>
      <w:r w:rsidRPr="00636C9B">
        <w:rPr>
          <w:color w:val="000000" w:themeColor="text1"/>
        </w:rPr>
        <w:t>temperature anomaly term</w:t>
      </w:r>
      <w:r>
        <w:rPr>
          <w:color w:val="000000" w:themeColor="text1"/>
        </w:rPr>
        <w:t xml:space="preserve"> from the above analysis)</w:t>
      </w:r>
      <w:r w:rsidRPr="00636C9B">
        <w:rPr>
          <w:color w:val="000000" w:themeColor="text1"/>
        </w:rPr>
        <w:t>.</w:t>
      </w:r>
    </w:p>
    <w:p w14:paraId="0EC35F86" w14:textId="77777777" w:rsidR="0065196B" w:rsidRDefault="0065196B" w:rsidP="0065196B">
      <w:pPr>
        <w:spacing w:line="480" w:lineRule="auto"/>
        <w:jc w:val="both"/>
        <w:outlineLvl w:val="0"/>
        <w:rPr>
          <w:color w:val="000000" w:themeColor="text1"/>
        </w:rPr>
      </w:pPr>
    </w:p>
    <w:p w14:paraId="78343DD1" w14:textId="3190A22D" w:rsidR="0065196B" w:rsidRPr="009F1115" w:rsidRDefault="0065196B" w:rsidP="0065196B">
      <w:pPr>
        <w:spacing w:line="480" w:lineRule="auto"/>
        <w:jc w:val="both"/>
        <w:outlineLvl w:val="0"/>
        <w:rPr>
          <w:color w:val="000000" w:themeColor="text1"/>
        </w:rPr>
      </w:pPr>
      <w:r w:rsidRPr="009F1115">
        <w:rPr>
          <w:color w:val="000000" w:themeColor="text1"/>
        </w:rPr>
        <w:t xml:space="preserve">The uncertainty in our results </w:t>
      </w:r>
      <w:r w:rsidR="000C2776">
        <w:rPr>
          <w:color w:val="000000" w:themeColor="text1"/>
        </w:rPr>
        <w:t xml:space="preserve">were </w:t>
      </w:r>
      <w:r w:rsidR="004E30F3">
        <w:rPr>
          <w:color w:val="000000" w:themeColor="text1"/>
        </w:rPr>
        <w:t>obtained</w:t>
      </w:r>
      <w:r w:rsidR="000C2776" w:rsidRPr="009F1115">
        <w:rPr>
          <w:color w:val="000000" w:themeColor="text1"/>
        </w:rPr>
        <w:t xml:space="preserve"> </w:t>
      </w:r>
      <w:r w:rsidRPr="009F1115">
        <w:rPr>
          <w:color w:val="000000" w:themeColor="text1"/>
        </w:rPr>
        <w:t>from 5000 draws from the posterior marginal of each month’s excess relative risk. The reported 95% Credible Intervals (</w:t>
      </w:r>
      <w:proofErr w:type="spellStart"/>
      <w:r w:rsidRPr="009F1115">
        <w:rPr>
          <w:color w:val="000000" w:themeColor="text1"/>
        </w:rPr>
        <w:t>CrIs</w:t>
      </w:r>
      <w:proofErr w:type="spellEnd"/>
      <w:r w:rsidRPr="009F1115">
        <w:rPr>
          <w:color w:val="000000" w:themeColor="text1"/>
        </w:rPr>
        <w:t>), quoted in brackets where appropriate, are the 2.5</w:t>
      </w:r>
      <w:r w:rsidRPr="009F1115">
        <w:rPr>
          <w:color w:val="000000" w:themeColor="text1"/>
          <w:vertAlign w:val="superscript"/>
        </w:rPr>
        <w:t>th</w:t>
      </w:r>
      <w:r w:rsidRPr="009F1115">
        <w:rPr>
          <w:color w:val="000000" w:themeColor="text1"/>
        </w:rPr>
        <w:t xml:space="preserve"> to 97.5</w:t>
      </w:r>
      <w:r w:rsidRPr="009F1115">
        <w:rPr>
          <w:color w:val="000000" w:themeColor="text1"/>
          <w:vertAlign w:val="superscript"/>
        </w:rPr>
        <w:t>th</w:t>
      </w:r>
      <w:r w:rsidRPr="009F1115">
        <w:rPr>
          <w:color w:val="000000" w:themeColor="text1"/>
        </w:rPr>
        <w:t xml:space="preserve"> percentiles of the </w:t>
      </w:r>
      <w:r w:rsidR="000C2776">
        <w:rPr>
          <w:color w:val="000000" w:themeColor="text1"/>
        </w:rPr>
        <w:t>sampled values</w:t>
      </w:r>
      <w:r w:rsidRPr="009F1115">
        <w:rPr>
          <w:color w:val="000000" w:themeColor="text1"/>
        </w:rPr>
        <w:t>.</w:t>
      </w:r>
    </w:p>
    <w:p w14:paraId="0734663A" w14:textId="77777777" w:rsidR="0065196B" w:rsidRPr="009F1115" w:rsidRDefault="0065196B" w:rsidP="0065196B">
      <w:pPr>
        <w:spacing w:line="480" w:lineRule="auto"/>
        <w:jc w:val="both"/>
        <w:outlineLvl w:val="0"/>
        <w:rPr>
          <w:color w:val="000000" w:themeColor="text1"/>
        </w:rPr>
      </w:pPr>
    </w:p>
    <w:p w14:paraId="004276BF" w14:textId="77777777" w:rsidR="0065196B" w:rsidRPr="009F1115" w:rsidRDefault="0065196B" w:rsidP="0065196B">
      <w:pPr>
        <w:spacing w:line="480" w:lineRule="auto"/>
        <w:jc w:val="both"/>
        <w:outlineLvl w:val="0"/>
        <w:rPr>
          <w:i/>
          <w:color w:val="000000" w:themeColor="text1"/>
        </w:rPr>
      </w:pPr>
      <w:r w:rsidRPr="009F1115">
        <w:rPr>
          <w:i/>
          <w:color w:val="000000" w:themeColor="text1"/>
        </w:rPr>
        <w:t>Sensitivity analysis</w:t>
      </w:r>
    </w:p>
    <w:p w14:paraId="10D22F4B" w14:textId="4CE6BD63" w:rsidR="0065196B" w:rsidRPr="009F1115" w:rsidRDefault="0065196B" w:rsidP="0065196B">
      <w:pPr>
        <w:spacing w:line="480" w:lineRule="auto"/>
        <w:jc w:val="both"/>
      </w:pPr>
      <w:r w:rsidRPr="009F1115">
        <w:lastRenderedPageBreak/>
        <w:t xml:space="preserve">We also conducted sensitivity analyses to assess how much our results might depend on </w:t>
      </w:r>
      <w:r w:rsidR="008E26B6" w:rsidRPr="009F1115">
        <w:t>the temperature metric used to</w:t>
      </w:r>
      <w:r w:rsidRPr="009F1115">
        <w:t xml:space="preserve"> generate anomalous temperature. First, instead of building our monthly temperature anomalies based on daily mean temperatures, we used daily maxima and minima. However, these measures were strongly correlated to those generated from daily means (Supplementary Table 2)</w:t>
      </w:r>
      <w:r w:rsidR="004E30F3">
        <w:t>,</w:t>
      </w:r>
      <w:r w:rsidR="00BE2421" w:rsidRPr="009F1115">
        <w:t xml:space="preserve"> and therefore</w:t>
      </w:r>
      <w:r w:rsidRPr="009F1115">
        <w:t xml:space="preserve"> we did not run models using these alternatives. </w:t>
      </w:r>
    </w:p>
    <w:p w14:paraId="6A6D02AC" w14:textId="77777777" w:rsidR="0065196B" w:rsidRPr="009F1115" w:rsidRDefault="0065196B" w:rsidP="0065196B">
      <w:pPr>
        <w:spacing w:line="480" w:lineRule="auto"/>
        <w:jc w:val="both"/>
      </w:pPr>
    </w:p>
    <w:p w14:paraId="730C720E" w14:textId="55D0A808" w:rsidR="0065196B" w:rsidRPr="009F1115" w:rsidRDefault="00BE2421" w:rsidP="0065196B">
      <w:pPr>
        <w:spacing w:line="480" w:lineRule="auto"/>
        <w:jc w:val="both"/>
      </w:pPr>
      <w:r w:rsidRPr="009F1115">
        <w:t xml:space="preserve">Together with temperature anomaly based on daily mean temperatures, we </w:t>
      </w:r>
      <w:r w:rsidR="0065196B" w:rsidRPr="009F1115">
        <w:t xml:space="preserve">also included </w:t>
      </w:r>
      <w:r w:rsidRPr="009F1115">
        <w:t xml:space="preserve">a second </w:t>
      </w:r>
      <w:r w:rsidR="0065196B" w:rsidRPr="009F1115">
        <w:t xml:space="preserve">measure of temperature anomaly in the model. The additional measures we considered were: </w:t>
      </w:r>
    </w:p>
    <w:p w14:paraId="1AC77980" w14:textId="7EE8A66D" w:rsidR="001F3A6B" w:rsidRPr="001E3D7C" w:rsidRDefault="004E30F3" w:rsidP="001E3D7C">
      <w:pPr>
        <w:pStyle w:val="ListParagraph"/>
        <w:numPr>
          <w:ilvl w:val="0"/>
          <w:numId w:val="12"/>
        </w:numPr>
        <w:spacing w:line="480" w:lineRule="auto"/>
        <w:jc w:val="both"/>
        <w:rPr>
          <w:rFonts w:ascii="Times New Roman" w:hAnsi="Times New Roman"/>
          <w:i/>
          <w:color w:val="000000" w:themeColor="text1"/>
          <w:sz w:val="24"/>
          <w:szCs w:val="24"/>
        </w:rPr>
      </w:pPr>
      <w:r w:rsidRPr="00620D06">
        <w:rPr>
          <w:rFonts w:ascii="Times New Roman" w:hAnsi="Times New Roman"/>
          <w:sz w:val="24"/>
          <w:szCs w:val="24"/>
        </w:rPr>
        <w:t>monthly standard deviation of daily mean temperatures</w:t>
      </w:r>
      <w:r>
        <w:rPr>
          <w:rFonts w:ascii="Times New Roman" w:hAnsi="Times New Roman"/>
          <w:sz w:val="24"/>
          <w:szCs w:val="24"/>
        </w:rPr>
        <w:t>, as</w:t>
      </w:r>
      <w:r w:rsidRPr="009F1115">
        <w:rPr>
          <w:rFonts w:ascii="Times New Roman" w:hAnsi="Times New Roman"/>
          <w:sz w:val="24"/>
          <w:szCs w:val="24"/>
        </w:rPr>
        <w:t xml:space="preserve"> </w:t>
      </w:r>
      <w:r w:rsidR="0065196B" w:rsidRPr="009F1115">
        <w:rPr>
          <w:rFonts w:ascii="Times New Roman" w:hAnsi="Times New Roman"/>
          <w:sz w:val="24"/>
          <w:szCs w:val="24"/>
        </w:rPr>
        <w:t>a measure of variability within a given month</w:t>
      </w:r>
    </w:p>
    <w:p w14:paraId="3DC3FBE1" w14:textId="77777777" w:rsidR="0065196B" w:rsidRPr="00790EA3" w:rsidRDefault="0065196B" w:rsidP="0065196B">
      <w:pPr>
        <w:pStyle w:val="ListParagraph"/>
        <w:numPr>
          <w:ilvl w:val="0"/>
          <w:numId w:val="12"/>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t xml:space="preserve">four measures of extreme anomalous temperature (each adjusted for length of month): </w:t>
      </w:r>
    </w:p>
    <w:p w14:paraId="22A2ADEC" w14:textId="77777777" w:rsidR="0065196B" w:rsidRPr="00790EA3" w:rsidRDefault="0065196B" w:rsidP="0065196B">
      <w:pPr>
        <w:pStyle w:val="ListParagraph"/>
        <w:numPr>
          <w:ilvl w:val="1"/>
          <w:numId w:val="12"/>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t>number of days in a month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 </w:t>
      </w:r>
    </w:p>
    <w:p w14:paraId="55F6FFA3" w14:textId="77777777" w:rsidR="0065196B" w:rsidRPr="00790EA3" w:rsidRDefault="0065196B" w:rsidP="0065196B">
      <w:pPr>
        <w:pStyle w:val="ListParagraph"/>
        <w:numPr>
          <w:ilvl w:val="1"/>
          <w:numId w:val="12"/>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t>number of days above an absolute threshold of 30°C</w:t>
      </w:r>
    </w:p>
    <w:p w14:paraId="7FBA064C" w14:textId="52CAC3E0" w:rsidR="0065196B" w:rsidRPr="00790EA3" w:rsidRDefault="0065196B" w:rsidP="0065196B">
      <w:pPr>
        <w:pStyle w:val="ListParagraph"/>
        <w:numPr>
          <w:ilvl w:val="1"/>
          <w:numId w:val="12"/>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t xml:space="preserve">number of </w:t>
      </w:r>
      <w:r w:rsidR="00C1740D">
        <w:rPr>
          <w:rFonts w:ascii="Times New Roman" w:hAnsi="Times New Roman"/>
          <w:sz w:val="24"/>
          <w:szCs w:val="24"/>
        </w:rPr>
        <w:t xml:space="preserve">3+ </w:t>
      </w:r>
      <w:r w:rsidRPr="00790EA3">
        <w:rPr>
          <w:rFonts w:ascii="Times New Roman" w:hAnsi="Times New Roman"/>
          <w:sz w:val="24"/>
          <w:szCs w:val="24"/>
        </w:rPr>
        <w:t>day episodes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p>
    <w:p w14:paraId="1E909C01" w14:textId="706BDDCB" w:rsidR="0065196B" w:rsidRPr="00790EA3" w:rsidRDefault="0065196B" w:rsidP="0065196B">
      <w:pPr>
        <w:pStyle w:val="ListParagraph"/>
        <w:numPr>
          <w:ilvl w:val="1"/>
          <w:numId w:val="12"/>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t xml:space="preserve">number of </w:t>
      </w:r>
      <w:r w:rsidR="00C1740D">
        <w:rPr>
          <w:rFonts w:ascii="Times New Roman" w:hAnsi="Times New Roman"/>
          <w:sz w:val="24"/>
          <w:szCs w:val="24"/>
        </w:rPr>
        <w:t xml:space="preserve">3+ </w:t>
      </w:r>
      <w:r w:rsidRPr="00790EA3">
        <w:rPr>
          <w:rFonts w:ascii="Times New Roman" w:hAnsi="Times New Roman"/>
          <w:sz w:val="24"/>
          <w:szCs w:val="24"/>
        </w:rPr>
        <w:t>day episodes above an absolute threshold of 30°C</w:t>
      </w:r>
    </w:p>
    <w:p w14:paraId="2CBD98B9" w14:textId="121E174E" w:rsidR="0065196B" w:rsidRDefault="0065196B" w:rsidP="0065196B">
      <w:pPr>
        <w:spacing w:line="480" w:lineRule="auto"/>
        <w:jc w:val="both"/>
      </w:pPr>
      <w:r w:rsidRPr="00C1740D">
        <w:t xml:space="preserve">The </w:t>
      </w:r>
      <w:del w:id="4" w:author="Robbie Parks" w:date="2019-03-11T12:48:00Z">
        <w:r w:rsidR="00BE2421" w:rsidRPr="00C1740D" w:rsidDel="0088548E">
          <w:delText xml:space="preserve">total </w:delText>
        </w:r>
      </w:del>
      <w:r w:rsidRPr="00C1740D">
        <w:t>estimated excess relative risk</w:t>
      </w:r>
      <w:ins w:id="5" w:author="Robbie Parks" w:date="2019-03-11T12:49:00Z">
        <w:r w:rsidR="00D86244">
          <w:t xml:space="preserve"> coefficients</w:t>
        </w:r>
      </w:ins>
      <w:r w:rsidRPr="00C1740D">
        <w:t xml:space="preserve"> </w:t>
      </w:r>
      <w:ins w:id="6" w:author="Robbie Parks" w:date="2019-03-11T12:47:00Z">
        <w:r w:rsidR="005922A2">
          <w:t>of temperature anomaly</w:t>
        </w:r>
      </w:ins>
      <w:ins w:id="7" w:author="Robbie Parks" w:date="2019-03-11T12:51:00Z">
        <w:r w:rsidR="000A0D93">
          <w:t xml:space="preserve"> </w:t>
        </w:r>
      </w:ins>
      <w:ins w:id="8" w:author="Robbie Parks" w:date="2019-03-11T12:47:00Z">
        <w:r w:rsidR="005922A2">
          <w:t xml:space="preserve">based on daily means </w:t>
        </w:r>
      </w:ins>
      <w:ins w:id="9" w:author="Robbie Parks" w:date="2019-03-11T12:52:00Z">
        <w:r w:rsidR="000A0D93">
          <w:t xml:space="preserve">(i.e., the anomaly value used in the main analysis) </w:t>
        </w:r>
      </w:ins>
      <w:del w:id="10" w:author="Robbie Parks" w:date="2019-03-11T12:43:00Z">
        <w:r w:rsidRPr="00C1740D" w:rsidDel="002D3F38">
          <w:delText xml:space="preserve">values </w:delText>
        </w:r>
      </w:del>
      <w:del w:id="11" w:author="Robbie Parks" w:date="2019-03-11T12:49:00Z">
        <w:r w:rsidRPr="00C1740D" w:rsidDel="0088548E">
          <w:delText xml:space="preserve">obtained in these sensitivity analyses </w:delText>
        </w:r>
        <w:r w:rsidRPr="00C1740D" w:rsidDel="00D86244">
          <w:delText>were</w:delText>
        </w:r>
      </w:del>
      <w:ins w:id="12" w:author="Robbie Parks" w:date="2019-03-11T12:49:00Z">
        <w:r w:rsidR="00D86244">
          <w:t>were</w:t>
        </w:r>
      </w:ins>
      <w:r w:rsidRPr="00C1740D">
        <w:t xml:space="preserve"> </w:t>
      </w:r>
      <w:del w:id="13" w:author="Robbie Parks" w:date="2019-03-11T12:47:00Z">
        <w:r w:rsidRPr="00C1740D" w:rsidDel="0088548E">
          <w:delText xml:space="preserve">similar </w:delText>
        </w:r>
      </w:del>
      <w:ins w:id="14" w:author="Robbie Parks" w:date="2019-03-11T12:47:00Z">
        <w:r w:rsidR="0088548E">
          <w:t>robust to the addition of alternative</w:t>
        </w:r>
      </w:ins>
      <w:ins w:id="15" w:author="Robbie Parks" w:date="2019-03-11T12:48:00Z">
        <w:r w:rsidR="0088548E">
          <w:t xml:space="preserve"> measures of anomaly</w:t>
        </w:r>
      </w:ins>
      <w:del w:id="16" w:author="Robbie Parks" w:date="2019-03-11T12:48:00Z">
        <w:r w:rsidRPr="00C1740D" w:rsidDel="0088548E">
          <w:delText>to the model with anomaly in mean temperature alon</w:delText>
        </w:r>
        <w:r w:rsidR="00326ABE" w:rsidRPr="00C1740D" w:rsidDel="0088548E">
          <w:delText>e</w:delText>
        </w:r>
      </w:del>
      <w:r w:rsidR="00326ABE" w:rsidRPr="00C1740D">
        <w:t>.</w:t>
      </w:r>
      <w:del w:id="17" w:author="Robbie Parks" w:date="2019-03-11T12:48:00Z">
        <w:r w:rsidR="00326ABE" w:rsidRPr="00C1740D" w:rsidDel="0088548E">
          <w:delText xml:space="preserve"> </w:delText>
        </w:r>
        <w:r w:rsidR="00326ABE" w:rsidRPr="00790EA3" w:rsidDel="0088548E">
          <w:delText>W</w:delText>
        </w:r>
        <w:r w:rsidRPr="00790EA3" w:rsidDel="0088548E">
          <w:delText xml:space="preserve">e </w:delText>
        </w:r>
        <w:r w:rsidR="00172B5B" w:rsidDel="0088548E">
          <w:delText xml:space="preserve">therefore </w:delText>
        </w:r>
        <w:r w:rsidRPr="00790EA3" w:rsidDel="0088548E">
          <w:delText>did not use them in any further additional deaths calculation.</w:delText>
        </w:r>
        <w:r w:rsidRPr="007B6B4E" w:rsidDel="0088548E">
          <w:delText xml:space="preserve"> </w:delText>
        </w:r>
      </w:del>
      <w:r>
        <w:br w:type="page"/>
      </w:r>
    </w:p>
    <w:p w14:paraId="0098BA31" w14:textId="77777777" w:rsidR="0065196B" w:rsidRPr="00636C9B" w:rsidRDefault="0065196B" w:rsidP="0065196B">
      <w:pPr>
        <w:spacing w:line="480" w:lineRule="auto"/>
        <w:jc w:val="both"/>
        <w:outlineLvl w:val="0"/>
        <w:rPr>
          <w:b/>
        </w:rPr>
      </w:pPr>
      <w:r w:rsidRPr="00636C9B">
        <w:rPr>
          <w:b/>
        </w:rPr>
        <w:lastRenderedPageBreak/>
        <w:t xml:space="preserve">Acknowledgments </w:t>
      </w:r>
    </w:p>
    <w:p w14:paraId="7E2B9A20" w14:textId="77777777" w:rsidR="0065196B" w:rsidRPr="00636C9B" w:rsidRDefault="0065196B" w:rsidP="0065196B">
      <w:pPr>
        <w:spacing w:line="480" w:lineRule="auto"/>
        <w:jc w:val="both"/>
      </w:pPr>
      <w:r w:rsidRPr="00636C9B">
        <w:t xml:space="preserve">Robbie Parks is supported by a Wellcome Trust ISSF Studentship. </w:t>
      </w:r>
      <w:r>
        <w:t xml:space="preserve">The development of statistical methods is supported by grants from the Wellcome Trust </w:t>
      </w:r>
      <w:r w:rsidRPr="00B95DCD">
        <w:t>(</w:t>
      </w:r>
      <w:r w:rsidRPr="00C2602B">
        <w:t>grants 205208/Z/16/Z and 209376/Z/17/Z)</w:t>
      </w:r>
      <w:r>
        <w:t xml:space="preserve">. </w:t>
      </w:r>
      <w:r w:rsidRPr="00636C9B">
        <w:t>Work on the US mortality data is supported by a grant from US Environmental Protection Agency.</w:t>
      </w:r>
      <w:r w:rsidRPr="003575A7">
        <w:t xml:space="preserve"> It has not been formally reviewed by EPA. The views expressed in this document are solely those of authors and do not necessarily reflect those of the Agency. EPA does not endorse any products or commercial services mentioned in this publication.</w:t>
      </w:r>
      <w:r>
        <w:t xml:space="preserve"> </w:t>
      </w:r>
    </w:p>
    <w:p w14:paraId="69C4C3E5" w14:textId="77777777" w:rsidR="0065196B" w:rsidRPr="00636C9B" w:rsidRDefault="0065196B" w:rsidP="0065196B">
      <w:pPr>
        <w:spacing w:line="480" w:lineRule="auto"/>
        <w:jc w:val="both"/>
        <w:rPr>
          <w:b/>
        </w:rPr>
      </w:pPr>
    </w:p>
    <w:p w14:paraId="3C9C20C0" w14:textId="77777777" w:rsidR="0065196B" w:rsidRPr="00636C9B" w:rsidRDefault="0065196B" w:rsidP="0065196B">
      <w:pPr>
        <w:spacing w:line="480" w:lineRule="auto"/>
        <w:jc w:val="both"/>
        <w:outlineLvl w:val="0"/>
        <w:rPr>
          <w:b/>
        </w:rPr>
      </w:pPr>
      <w:r w:rsidRPr="00636C9B">
        <w:rPr>
          <w:b/>
        </w:rPr>
        <w:t>Author contributions</w:t>
      </w:r>
    </w:p>
    <w:p w14:paraId="4CA1498E" w14:textId="77777777" w:rsidR="0065196B" w:rsidRDefault="0065196B" w:rsidP="0065196B">
      <w:pPr>
        <w:spacing w:line="480" w:lineRule="auto"/>
        <w:jc w:val="both"/>
      </w:pPr>
      <w:r w:rsidRPr="00636C9B">
        <w:t>All authors contributed to study concept, analytical approach, and interpretation of results. RP and ME collated and organised mortality files. RP performed the analysis, with input from JB</w:t>
      </w:r>
      <w:r>
        <w:t xml:space="preserve">, VK, </w:t>
      </w:r>
      <w:r w:rsidRPr="00636C9B">
        <w:t>HTW</w:t>
      </w:r>
      <w:r>
        <w:t xml:space="preserve"> and RT</w:t>
      </w:r>
      <w:r w:rsidRPr="00636C9B">
        <w:t>. RP and ME wrote the first draft of the paper; other authors contributed to revising and finalising the paper.</w:t>
      </w:r>
    </w:p>
    <w:p w14:paraId="628FA453" w14:textId="77777777" w:rsidR="0065196B" w:rsidRDefault="0065196B" w:rsidP="0065196B">
      <w:pPr>
        <w:spacing w:line="480" w:lineRule="auto"/>
        <w:jc w:val="both"/>
      </w:pPr>
    </w:p>
    <w:p w14:paraId="3B9FF8E4" w14:textId="77777777" w:rsidR="0065196B" w:rsidRDefault="0065196B" w:rsidP="0065196B">
      <w:pPr>
        <w:spacing w:line="480" w:lineRule="auto"/>
        <w:jc w:val="both"/>
      </w:pPr>
      <w:r>
        <w:rPr>
          <w:b/>
        </w:rPr>
        <w:t xml:space="preserve">Competing </w:t>
      </w:r>
      <w:proofErr w:type="gramStart"/>
      <w:r>
        <w:rPr>
          <w:b/>
        </w:rPr>
        <w:t>interests</w:t>
      </w:r>
      <w:proofErr w:type="gramEnd"/>
      <w:r>
        <w:rPr>
          <w:b/>
        </w:rPr>
        <w:t xml:space="preserve"> statement</w:t>
      </w:r>
      <w:r w:rsidRPr="00636C9B">
        <w:t xml:space="preserve"> </w:t>
      </w:r>
    </w:p>
    <w:p w14:paraId="031C1C85" w14:textId="77777777" w:rsidR="0065196B" w:rsidRPr="005614F4" w:rsidRDefault="0065196B" w:rsidP="0065196B">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Pr="005614F4">
        <w:rPr>
          <w:color w:val="000000" w:themeColor="text1"/>
        </w:rPr>
        <w:br w:type="page"/>
      </w:r>
    </w:p>
    <w:p w14:paraId="687EDE0D" w14:textId="77777777" w:rsidR="0065196B" w:rsidRPr="00636C9B" w:rsidRDefault="0065196B" w:rsidP="0065196B">
      <w:pPr>
        <w:spacing w:line="480" w:lineRule="auto"/>
        <w:jc w:val="both"/>
        <w:rPr>
          <w:b/>
        </w:rPr>
      </w:pPr>
      <w:r w:rsidRPr="00636C9B">
        <w:rPr>
          <w:b/>
        </w:rPr>
        <w:lastRenderedPageBreak/>
        <w:t>References</w:t>
      </w:r>
    </w:p>
    <w:p w14:paraId="30BE5B5D" w14:textId="40CBB280" w:rsidR="005C694B" w:rsidRPr="005C694B" w:rsidRDefault="0065196B" w:rsidP="005C694B">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5C694B" w:rsidRPr="005C694B">
        <w:rPr>
          <w:noProof/>
          <w:lang w:val="en-US"/>
        </w:rPr>
        <w:t>1</w:t>
      </w:r>
      <w:r w:rsidR="005C694B" w:rsidRPr="005C694B">
        <w:rPr>
          <w:noProof/>
          <w:lang w:val="en-US"/>
        </w:rPr>
        <w:tab/>
        <w:t xml:space="preserve">Gasparrini A, Guo Y, Hashizume M, </w:t>
      </w:r>
      <w:r w:rsidR="005C694B" w:rsidRPr="005C694B">
        <w:rPr>
          <w:i/>
          <w:iCs/>
          <w:noProof/>
          <w:lang w:val="en-US"/>
        </w:rPr>
        <w:t>et al.</w:t>
      </w:r>
      <w:r w:rsidR="005C694B" w:rsidRPr="005C694B">
        <w:rPr>
          <w:noProof/>
          <w:lang w:val="en-US"/>
        </w:rPr>
        <w:t xml:space="preserve"> Mortality risk attributable to high and low ambient temperature: A multicountry observational study. </w:t>
      </w:r>
      <w:r w:rsidR="005C694B" w:rsidRPr="005C694B">
        <w:rPr>
          <w:i/>
          <w:iCs/>
          <w:noProof/>
          <w:lang w:val="en-US"/>
        </w:rPr>
        <w:t>Lancet</w:t>
      </w:r>
      <w:r w:rsidR="005C694B" w:rsidRPr="005C694B">
        <w:rPr>
          <w:noProof/>
          <w:lang w:val="en-US"/>
        </w:rPr>
        <w:t xml:space="preserve"> 2015; </w:t>
      </w:r>
      <w:r w:rsidR="005C694B" w:rsidRPr="005C694B">
        <w:rPr>
          <w:b/>
          <w:bCs/>
          <w:noProof/>
          <w:lang w:val="en-US"/>
        </w:rPr>
        <w:t>386</w:t>
      </w:r>
      <w:r w:rsidR="005C694B" w:rsidRPr="005C694B">
        <w:rPr>
          <w:noProof/>
          <w:lang w:val="en-US"/>
        </w:rPr>
        <w:t>: 369–75.</w:t>
      </w:r>
    </w:p>
    <w:p w14:paraId="11C3CE70"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w:t>
      </w:r>
      <w:r w:rsidRPr="005C694B">
        <w:rPr>
          <w:noProof/>
          <w:lang w:val="en-US"/>
        </w:rPr>
        <w:tab/>
        <w:t xml:space="preserve">Watts N, Amann M, Arnell N, </w:t>
      </w:r>
      <w:r w:rsidRPr="005C694B">
        <w:rPr>
          <w:i/>
          <w:iCs/>
          <w:noProof/>
          <w:lang w:val="en-US"/>
        </w:rPr>
        <w:t>et al.</w:t>
      </w:r>
      <w:r w:rsidRPr="005C694B">
        <w:rPr>
          <w:noProof/>
          <w:lang w:val="en-US"/>
        </w:rPr>
        <w:t xml:space="preserve"> The 2018 report of the Lancet Countdown on health and climate change: shaping health of nations for centuries to come. </w:t>
      </w:r>
      <w:r w:rsidRPr="005C694B">
        <w:rPr>
          <w:i/>
          <w:iCs/>
          <w:noProof/>
          <w:lang w:val="en-US"/>
        </w:rPr>
        <w:t>Lancet</w:t>
      </w:r>
      <w:r w:rsidRPr="005C694B">
        <w:rPr>
          <w:noProof/>
          <w:lang w:val="en-US"/>
        </w:rPr>
        <w:t xml:space="preserve"> 2018; </w:t>
      </w:r>
      <w:r w:rsidRPr="005C694B">
        <w:rPr>
          <w:b/>
          <w:bCs/>
          <w:noProof/>
          <w:lang w:val="en-US"/>
        </w:rPr>
        <w:t>6736</w:t>
      </w:r>
      <w:r w:rsidRPr="005C694B">
        <w:rPr>
          <w:noProof/>
          <w:lang w:val="en-US"/>
        </w:rPr>
        <w:t>: 1–4.</w:t>
      </w:r>
    </w:p>
    <w:p w14:paraId="1FD35563"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w:t>
      </w:r>
      <w:r w:rsidRPr="005C694B">
        <w:rPr>
          <w:noProof/>
          <w:lang w:val="en-US"/>
        </w:rPr>
        <w:tab/>
        <w:t>McMichael AJ, Woodruff RE, Hales S. Climate change and human health: Present and future risks. Lancet. 2006. DOI:10.1016/S0140-6736(06)68079-3.</w:t>
      </w:r>
    </w:p>
    <w:p w14:paraId="097F815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w:t>
      </w:r>
      <w:r w:rsidRPr="005C694B">
        <w:rPr>
          <w:noProof/>
          <w:lang w:val="en-US"/>
        </w:rPr>
        <w:tab/>
        <w:t>Huang C, Barnett AG, Wang X, Vaneckova P, Fitzgerald G, Tong S. Projecting Future heat-related mortality under climate change scenarios: A systematic review. Environ. Health Perspect. 2011. DOI:10.1289/ehp.1103456.</w:t>
      </w:r>
    </w:p>
    <w:p w14:paraId="7B92DB2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5</w:t>
      </w:r>
      <w:r w:rsidRPr="005C694B">
        <w:rPr>
          <w:noProof/>
          <w:lang w:val="en-US"/>
        </w:rPr>
        <w:tab/>
        <w:t xml:space="preserve">Gasparrini A, Guo Y, Sera F, </w:t>
      </w:r>
      <w:r w:rsidRPr="005C694B">
        <w:rPr>
          <w:i/>
          <w:iCs/>
          <w:noProof/>
          <w:lang w:val="en-US"/>
        </w:rPr>
        <w:t>et al.</w:t>
      </w:r>
      <w:r w:rsidRPr="005C694B">
        <w:rPr>
          <w:noProof/>
          <w:lang w:val="en-US"/>
        </w:rPr>
        <w:t xml:space="preserve"> Projections of temperature-related excess mortality under climate change scenarios. </w:t>
      </w:r>
      <w:r w:rsidRPr="005C694B">
        <w:rPr>
          <w:i/>
          <w:iCs/>
          <w:noProof/>
          <w:lang w:val="en-US"/>
        </w:rPr>
        <w:t>Lancet Planet Heal</w:t>
      </w:r>
      <w:r w:rsidRPr="005C694B">
        <w:rPr>
          <w:noProof/>
          <w:lang w:val="en-US"/>
        </w:rPr>
        <w:t xml:space="preserve"> 2017. DOI:10.1016/S2542-5196(17)30156-0.</w:t>
      </w:r>
    </w:p>
    <w:p w14:paraId="4BEE1F24"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6</w:t>
      </w:r>
      <w:r w:rsidRPr="005C694B">
        <w:rPr>
          <w:noProof/>
          <w:lang w:val="en-US"/>
        </w:rPr>
        <w:tab/>
        <w:t xml:space="preserve">Smith KR, Woodward A, Campbell-Lendrum D, </w:t>
      </w:r>
      <w:r w:rsidRPr="005C694B">
        <w:rPr>
          <w:i/>
          <w:iCs/>
          <w:noProof/>
          <w:lang w:val="en-US"/>
        </w:rPr>
        <w:t>et al.</w:t>
      </w:r>
      <w:r w:rsidRPr="005C694B">
        <w:rPr>
          <w:noProof/>
          <w:lang w:val="en-US"/>
        </w:rPr>
        <w:t xml:space="preserve"> Human health: Impacts, adaptation, and co-benefits. In: Climate Change 2014 Impacts, Adaptation and Vulnerability: Part A: Global and Sectoral Aspects. 2015. DOI:10.1017/CBO9781107415379.016.</w:t>
      </w:r>
    </w:p>
    <w:p w14:paraId="092D75E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7</w:t>
      </w:r>
      <w:r w:rsidRPr="005C694B">
        <w:rPr>
          <w:noProof/>
          <w:lang w:val="en-US"/>
        </w:rPr>
        <w:tab/>
        <w:t xml:space="preserve">Haines A, Ebi K. The Imperative for Climate Action to Protect Health. </w:t>
      </w:r>
      <w:r w:rsidRPr="005C694B">
        <w:rPr>
          <w:i/>
          <w:iCs/>
          <w:noProof/>
          <w:lang w:val="en-US"/>
        </w:rPr>
        <w:t>N Engl J Med</w:t>
      </w:r>
      <w:r w:rsidRPr="005C694B">
        <w:rPr>
          <w:noProof/>
          <w:lang w:val="en-US"/>
        </w:rPr>
        <w:t xml:space="preserve"> 2019; : 263–73.</w:t>
      </w:r>
    </w:p>
    <w:p w14:paraId="3011FAB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8</w:t>
      </w:r>
      <w:r w:rsidRPr="005C694B">
        <w:rPr>
          <w:noProof/>
          <w:lang w:val="en-US"/>
        </w:rPr>
        <w:tab/>
        <w:t xml:space="preserve">Burke M, González F, Baylis P, </w:t>
      </w:r>
      <w:r w:rsidRPr="005C694B">
        <w:rPr>
          <w:i/>
          <w:iCs/>
          <w:noProof/>
          <w:lang w:val="en-US"/>
        </w:rPr>
        <w:t>et al.</w:t>
      </w:r>
      <w:r w:rsidRPr="005C694B">
        <w:rPr>
          <w:noProof/>
          <w:lang w:val="en-US"/>
        </w:rPr>
        <w:t xml:space="preserve"> Higher temperatures increase suicide rates in the United States and Mexico. </w:t>
      </w:r>
      <w:r w:rsidRPr="005C694B">
        <w:rPr>
          <w:i/>
          <w:iCs/>
          <w:noProof/>
          <w:lang w:val="en-US"/>
        </w:rPr>
        <w:t>Nat Clim Chang</w:t>
      </w:r>
      <w:r w:rsidRPr="005C694B">
        <w:rPr>
          <w:noProof/>
          <w:lang w:val="en-US"/>
        </w:rPr>
        <w:t xml:space="preserve"> 2018. DOI:10.1038/s41558-018-0222-x.</w:t>
      </w:r>
    </w:p>
    <w:p w14:paraId="3CCCDEE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9</w:t>
      </w:r>
      <w:r w:rsidRPr="005C694B">
        <w:rPr>
          <w:noProof/>
          <w:lang w:val="en-US"/>
        </w:rPr>
        <w:tab/>
        <w:t xml:space="preserve">Rey G, Jougla E, Fouillet A, </w:t>
      </w:r>
      <w:r w:rsidRPr="005C694B">
        <w:rPr>
          <w:i/>
          <w:iCs/>
          <w:noProof/>
          <w:lang w:val="en-US"/>
        </w:rPr>
        <w:t>et al.</w:t>
      </w:r>
      <w:r w:rsidRPr="005C694B">
        <w:rPr>
          <w:noProof/>
          <w:lang w:val="en-US"/>
        </w:rPr>
        <w:t xml:space="preserve"> The impact of major heat waves on all-cause and cause-specific mortality in France from 1971 to 2003. </w:t>
      </w:r>
      <w:r w:rsidRPr="005C694B">
        <w:rPr>
          <w:i/>
          <w:iCs/>
          <w:noProof/>
          <w:lang w:val="en-US"/>
        </w:rPr>
        <w:t>Int Arch Occup Environ Health</w:t>
      </w:r>
      <w:r w:rsidRPr="005C694B">
        <w:rPr>
          <w:noProof/>
          <w:lang w:val="en-US"/>
        </w:rPr>
        <w:t xml:space="preserve"> 2007. DOI:10.1007/s00420-007-0173-4.</w:t>
      </w:r>
    </w:p>
    <w:p w14:paraId="1A8F3CC0"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10</w:t>
      </w:r>
      <w:r w:rsidRPr="005C694B">
        <w:rPr>
          <w:noProof/>
          <w:lang w:val="en-US"/>
        </w:rPr>
        <w:tab/>
        <w:t xml:space="preserve">Orru H, Åström DO. Increases in external cause mortality due to high and low temperatures: evidence from northeastern Europe. </w:t>
      </w:r>
      <w:r w:rsidRPr="005C694B">
        <w:rPr>
          <w:i/>
          <w:iCs/>
          <w:noProof/>
          <w:lang w:val="en-US"/>
        </w:rPr>
        <w:t>Int J Biometeorol</w:t>
      </w:r>
      <w:r w:rsidRPr="005C694B">
        <w:rPr>
          <w:noProof/>
          <w:lang w:val="en-US"/>
        </w:rPr>
        <w:t xml:space="preserve"> 2017. DOI:10.1007/s00484-016-1270-4.</w:t>
      </w:r>
    </w:p>
    <w:p w14:paraId="041A518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11</w:t>
      </w:r>
      <w:r w:rsidRPr="005C694B">
        <w:rPr>
          <w:noProof/>
          <w:lang w:val="en-US"/>
        </w:rPr>
        <w:tab/>
        <w:t xml:space="preserve">Parks RM, Bennett JE, Foreman KJ, Toumi R, Ezzati M. National and regional seasonal dynamics of all-cause and cause-specific mortality in the USA from 1980 to 2016. </w:t>
      </w:r>
      <w:r w:rsidRPr="005C694B">
        <w:rPr>
          <w:i/>
          <w:iCs/>
          <w:noProof/>
          <w:lang w:val="en-US"/>
        </w:rPr>
        <w:t>Elife</w:t>
      </w:r>
      <w:r w:rsidRPr="005C694B">
        <w:rPr>
          <w:noProof/>
          <w:lang w:val="en-US"/>
        </w:rPr>
        <w:t xml:space="preserve"> 2018; </w:t>
      </w:r>
      <w:r w:rsidRPr="005C694B">
        <w:rPr>
          <w:b/>
          <w:bCs/>
          <w:noProof/>
          <w:lang w:val="en-US"/>
        </w:rPr>
        <w:t>7</w:t>
      </w:r>
      <w:r w:rsidRPr="005C694B">
        <w:rPr>
          <w:noProof/>
          <w:lang w:val="en-US"/>
        </w:rPr>
        <w:t>. DOI:10.7554/eLife.35500.</w:t>
      </w:r>
    </w:p>
    <w:p w14:paraId="00B5FE8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12</w:t>
      </w:r>
      <w:r w:rsidRPr="005C694B">
        <w:rPr>
          <w:noProof/>
          <w:lang w:val="en-US"/>
        </w:rPr>
        <w:tab/>
        <w:t xml:space="preserve">Rau R. Seasonality in Human Mortality.  A Demographic Approach. </w:t>
      </w:r>
      <w:r w:rsidRPr="005C694B">
        <w:rPr>
          <w:i/>
          <w:iCs/>
          <w:noProof/>
          <w:lang w:val="en-US"/>
        </w:rPr>
        <w:t>Wirtschafts- und Sozialwissenschaftlichen Fak</w:t>
      </w:r>
      <w:r w:rsidRPr="005C694B">
        <w:rPr>
          <w:noProof/>
          <w:lang w:val="en-US"/>
        </w:rPr>
        <w:t xml:space="preserve"> 2004; </w:t>
      </w:r>
      <w:r w:rsidRPr="005C694B">
        <w:rPr>
          <w:b/>
          <w:bCs/>
          <w:noProof/>
          <w:lang w:val="en-US"/>
        </w:rPr>
        <w:t>PhD</w:t>
      </w:r>
      <w:r w:rsidRPr="005C694B">
        <w:rPr>
          <w:noProof/>
          <w:lang w:val="en-US"/>
        </w:rPr>
        <w:t>: 361.</w:t>
      </w:r>
    </w:p>
    <w:p w14:paraId="60F28F7B"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13</w:t>
      </w:r>
      <w:r w:rsidRPr="005C694B">
        <w:rPr>
          <w:noProof/>
          <w:lang w:val="en-US"/>
        </w:rPr>
        <w:tab/>
        <w:t xml:space="preserve">Shi L, Kloog I, Zanobetti A, Liu P, Schwartz JD. Impacts of temperature and its variability on mortality in New England. </w:t>
      </w:r>
      <w:r w:rsidRPr="005C694B">
        <w:rPr>
          <w:i/>
          <w:iCs/>
          <w:noProof/>
          <w:lang w:val="en-US"/>
        </w:rPr>
        <w:t>Nat Clim Chang</w:t>
      </w:r>
      <w:r w:rsidRPr="005C694B">
        <w:rPr>
          <w:noProof/>
          <w:lang w:val="en-US"/>
        </w:rPr>
        <w:t xml:space="preserve"> 2015; </w:t>
      </w:r>
      <w:r w:rsidRPr="005C694B">
        <w:rPr>
          <w:b/>
          <w:bCs/>
          <w:noProof/>
          <w:lang w:val="en-US"/>
        </w:rPr>
        <w:t>5</w:t>
      </w:r>
      <w:r w:rsidRPr="005C694B">
        <w:rPr>
          <w:noProof/>
          <w:lang w:val="en-US"/>
        </w:rPr>
        <w:t>: 988–91.</w:t>
      </w:r>
    </w:p>
    <w:p w14:paraId="547746F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14</w:t>
      </w:r>
      <w:r w:rsidRPr="005C694B">
        <w:rPr>
          <w:noProof/>
          <w:lang w:val="en-US"/>
        </w:rPr>
        <w:tab/>
        <w:t xml:space="preserve">Ye X, Wolff R, Yu W, Vaneckova P, Pan X, Tong S. Ambient temperature and morbidity: a review of epidemiological evidence. </w:t>
      </w:r>
      <w:r w:rsidRPr="005C694B">
        <w:rPr>
          <w:i/>
          <w:iCs/>
          <w:noProof/>
          <w:lang w:val="en-US"/>
        </w:rPr>
        <w:t>Environ Health Perspect</w:t>
      </w:r>
      <w:r w:rsidRPr="005C694B">
        <w:rPr>
          <w:noProof/>
          <w:lang w:val="en-US"/>
        </w:rPr>
        <w:t xml:space="preserve"> 2012; </w:t>
      </w:r>
      <w:r w:rsidRPr="005C694B">
        <w:rPr>
          <w:b/>
          <w:bCs/>
          <w:noProof/>
          <w:lang w:val="en-US"/>
        </w:rPr>
        <w:t>120</w:t>
      </w:r>
      <w:r w:rsidRPr="005C694B">
        <w:rPr>
          <w:noProof/>
          <w:lang w:val="en-US"/>
        </w:rPr>
        <w:t>: 19–28.</w:t>
      </w:r>
    </w:p>
    <w:p w14:paraId="7EEB2D0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15</w:t>
      </w:r>
      <w:r w:rsidRPr="005C694B">
        <w:rPr>
          <w:noProof/>
          <w:lang w:val="en-US"/>
        </w:rPr>
        <w:tab/>
        <w:t xml:space="preserve">Basu R. High ambient temperature and mortality: A review of epidemiologic studies from 2001 to 2008. </w:t>
      </w:r>
      <w:r w:rsidRPr="005C694B">
        <w:rPr>
          <w:i/>
          <w:iCs/>
          <w:noProof/>
          <w:lang w:val="en-US"/>
        </w:rPr>
        <w:t>Environ Heal A Glob Access Sci Source</w:t>
      </w:r>
      <w:r w:rsidRPr="005C694B">
        <w:rPr>
          <w:noProof/>
          <w:lang w:val="en-US"/>
        </w:rPr>
        <w:t xml:space="preserve"> 2009; </w:t>
      </w:r>
      <w:r w:rsidRPr="005C694B">
        <w:rPr>
          <w:b/>
          <w:bCs/>
          <w:noProof/>
          <w:lang w:val="en-US"/>
        </w:rPr>
        <w:t>8</w:t>
      </w:r>
      <w:r w:rsidRPr="005C694B">
        <w:rPr>
          <w:noProof/>
          <w:lang w:val="en-US"/>
        </w:rPr>
        <w:t>: 40.</w:t>
      </w:r>
    </w:p>
    <w:p w14:paraId="1F2B4C9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16</w:t>
      </w:r>
      <w:r w:rsidRPr="005C694B">
        <w:rPr>
          <w:noProof/>
          <w:lang w:val="en-US"/>
        </w:rPr>
        <w:tab/>
        <w:t xml:space="preserve">Xu J. Unintentional drowning deaths in the United States, 1999-2010. </w:t>
      </w:r>
      <w:r w:rsidRPr="005C694B">
        <w:rPr>
          <w:i/>
          <w:iCs/>
          <w:noProof/>
          <w:lang w:val="en-US"/>
        </w:rPr>
        <w:t>NCHS Data Brief</w:t>
      </w:r>
      <w:r w:rsidRPr="005C694B">
        <w:rPr>
          <w:noProof/>
          <w:lang w:val="en-US"/>
        </w:rPr>
        <w:t xml:space="preserve"> 2014.</w:t>
      </w:r>
    </w:p>
    <w:p w14:paraId="5B254D9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17</w:t>
      </w:r>
      <w:r w:rsidRPr="005C694B">
        <w:rPr>
          <w:noProof/>
          <w:lang w:val="en-US"/>
        </w:rPr>
        <w:tab/>
        <w:t>Ambrose AF, Paul G, Hausdorff JM. Risk factors for falls among older adults: A review of the literature. Maturitas. 2013. DOI:10.1016/j.maturitas.2013.02.009.</w:t>
      </w:r>
    </w:p>
    <w:p w14:paraId="411E577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18</w:t>
      </w:r>
      <w:r w:rsidRPr="005C694B">
        <w:rPr>
          <w:noProof/>
          <w:lang w:val="en-US"/>
        </w:rPr>
        <w:tab/>
        <w:t xml:space="preserve">Bobb JF, Ho KKL, Yeh RW, </w:t>
      </w:r>
      <w:r w:rsidRPr="005C694B">
        <w:rPr>
          <w:i/>
          <w:iCs/>
          <w:noProof/>
          <w:lang w:val="en-US"/>
        </w:rPr>
        <w:t>et al.</w:t>
      </w:r>
      <w:r w:rsidRPr="005C694B">
        <w:rPr>
          <w:noProof/>
          <w:lang w:val="en-US"/>
        </w:rPr>
        <w:t xml:space="preserve"> Time-Course of Cause-Specific Hospital Admissions During Snowstorms : An Analysis of Electronic Medical Records From Major Hospitals in Boston, Massachusetts. </w:t>
      </w:r>
      <w:r w:rsidRPr="005C694B">
        <w:rPr>
          <w:i/>
          <w:iCs/>
          <w:noProof/>
          <w:lang w:val="en-US"/>
        </w:rPr>
        <w:t>Am J Epidemiol</w:t>
      </w:r>
      <w:r w:rsidRPr="005C694B">
        <w:rPr>
          <w:noProof/>
          <w:lang w:val="en-US"/>
        </w:rPr>
        <w:t xml:space="preserve"> 2017; </w:t>
      </w:r>
      <w:r w:rsidRPr="005C694B">
        <w:rPr>
          <w:b/>
          <w:bCs/>
          <w:noProof/>
          <w:lang w:val="en-US"/>
        </w:rPr>
        <w:t>185</w:t>
      </w:r>
      <w:r w:rsidRPr="005C694B">
        <w:rPr>
          <w:noProof/>
          <w:lang w:val="en-US"/>
        </w:rPr>
        <w:t>: 283–94.</w:t>
      </w:r>
    </w:p>
    <w:p w14:paraId="440D9618"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19</w:t>
      </w:r>
      <w:r w:rsidRPr="005C694B">
        <w:rPr>
          <w:noProof/>
          <w:lang w:val="en-US"/>
        </w:rPr>
        <w:tab/>
        <w:t xml:space="preserve">Kelsey JL, Berry SD, Procter-Gray E, </w:t>
      </w:r>
      <w:r w:rsidRPr="005C694B">
        <w:rPr>
          <w:i/>
          <w:iCs/>
          <w:noProof/>
          <w:lang w:val="en-US"/>
        </w:rPr>
        <w:t>et al.</w:t>
      </w:r>
      <w:r w:rsidRPr="005C694B">
        <w:rPr>
          <w:noProof/>
          <w:lang w:val="en-US"/>
        </w:rPr>
        <w:t xml:space="preserve"> Indoor and outdoor falls in older adults are different: The maintenance of balance, independent living, intellect, and zest in the elderly of boston study. </w:t>
      </w:r>
      <w:r w:rsidRPr="005C694B">
        <w:rPr>
          <w:i/>
          <w:iCs/>
          <w:noProof/>
          <w:lang w:val="en-US"/>
        </w:rPr>
        <w:t>J Am Geriatr Soc</w:t>
      </w:r>
      <w:r w:rsidRPr="005C694B">
        <w:rPr>
          <w:noProof/>
          <w:lang w:val="en-US"/>
        </w:rPr>
        <w:t xml:space="preserve"> 2010. DOI:10.1111/j.1532-5415.2010.03062.x.</w:t>
      </w:r>
    </w:p>
    <w:p w14:paraId="5843DCDA"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lastRenderedPageBreak/>
        <w:t>20</w:t>
      </w:r>
      <w:r w:rsidRPr="005C694B">
        <w:rPr>
          <w:noProof/>
          <w:lang w:val="en-US"/>
        </w:rPr>
        <w:tab/>
        <w:t xml:space="preserve">Daanen HAM, Van De Vliert E, Huang X. Driving performance in cold, warm, and thermoneutral environments. </w:t>
      </w:r>
      <w:r w:rsidRPr="005C694B">
        <w:rPr>
          <w:i/>
          <w:iCs/>
          <w:noProof/>
          <w:lang w:val="en-US"/>
        </w:rPr>
        <w:t>Appl Ergon</w:t>
      </w:r>
      <w:r w:rsidRPr="005C694B">
        <w:rPr>
          <w:noProof/>
          <w:lang w:val="en-US"/>
        </w:rPr>
        <w:t xml:space="preserve"> 2003. DOI:10.1016/S0003-6870(03)00055-3.</w:t>
      </w:r>
    </w:p>
    <w:p w14:paraId="3E7C71A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21</w:t>
      </w:r>
      <w:r w:rsidRPr="005C694B">
        <w:rPr>
          <w:noProof/>
          <w:lang w:val="en-US"/>
        </w:rPr>
        <w:tab/>
        <w:t xml:space="preserve">Zlatoper TJ. Determinants of motor vehicle deaths in the United States: A cross-sectional analysis. </w:t>
      </w:r>
      <w:r w:rsidRPr="005C694B">
        <w:rPr>
          <w:i/>
          <w:iCs/>
          <w:noProof/>
          <w:lang w:val="en-US"/>
        </w:rPr>
        <w:t>Accid Anal Prev</w:t>
      </w:r>
      <w:r w:rsidRPr="005C694B">
        <w:rPr>
          <w:noProof/>
          <w:lang w:val="en-US"/>
        </w:rPr>
        <w:t xml:space="preserve"> 1991. DOI:10.1016/0001-4575(91)90062-A.</w:t>
      </w:r>
    </w:p>
    <w:p w14:paraId="472036E8"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22</w:t>
      </w:r>
      <w:r w:rsidRPr="005C694B">
        <w:rPr>
          <w:noProof/>
          <w:lang w:val="en-US"/>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39E7411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23</w:t>
      </w:r>
      <w:r w:rsidRPr="005C694B">
        <w:rPr>
          <w:noProof/>
          <w:lang w:val="en-US"/>
        </w:rPr>
        <w:tab/>
        <w:t xml:space="preserve">Wyon DP, Wyon I, Norin F. Effects of moderate heat stress on driver vigilance in a moving vehicle. </w:t>
      </w:r>
      <w:r w:rsidRPr="005C694B">
        <w:rPr>
          <w:i/>
          <w:iCs/>
          <w:noProof/>
          <w:lang w:val="en-US"/>
        </w:rPr>
        <w:t>Ergonomics</w:t>
      </w:r>
      <w:r w:rsidRPr="005C694B">
        <w:rPr>
          <w:noProof/>
          <w:lang w:val="en-US"/>
        </w:rPr>
        <w:t xml:space="preserve"> 1996. DOI:10.1080/00140139608964434.</w:t>
      </w:r>
    </w:p>
    <w:p w14:paraId="77B7FA6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24</w:t>
      </w:r>
      <w:r w:rsidRPr="005C694B">
        <w:rPr>
          <w:noProof/>
          <w:lang w:val="en-US"/>
        </w:rPr>
        <w:tab/>
        <w:t>Opinium. Brits drink more alcohol in warmer weather. Opinium.co.uk. 2018. https://www.opinium.co.uk/brits-drink-more-alcohol-in-warmer-weather/ (accessed Jan 10, 2019).</w:t>
      </w:r>
    </w:p>
    <w:p w14:paraId="680DF0F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25</w:t>
      </w:r>
      <w:r w:rsidRPr="005C694B">
        <w:rPr>
          <w:noProof/>
          <w:lang w:val="en-US"/>
        </w:rPr>
        <w:tab/>
        <w:t xml:space="preserve">Voas RB, Torres P, Romano E, Lacey JH. Alcohol-Related Risk of Driver Fatalities: An Update Using 2007 Data. </w:t>
      </w:r>
      <w:r w:rsidRPr="005C694B">
        <w:rPr>
          <w:i/>
          <w:iCs/>
          <w:noProof/>
          <w:lang w:val="en-US"/>
        </w:rPr>
        <w:t>J Stud Alcohol Drugs</w:t>
      </w:r>
      <w:r w:rsidRPr="005C694B">
        <w:rPr>
          <w:noProof/>
          <w:lang w:val="en-US"/>
        </w:rPr>
        <w:t xml:space="preserve"> 2012. DOI:10.15288/jsad.2012.73.341.</w:t>
      </w:r>
    </w:p>
    <w:p w14:paraId="79E34DA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26</w:t>
      </w:r>
      <w:r w:rsidRPr="005C694B">
        <w:rPr>
          <w:noProof/>
          <w:lang w:val="en-US"/>
        </w:rPr>
        <w:tab/>
        <w:t xml:space="preserve">Datla S, Sahu P, Roh H-J, Sharma S. A comprehensive analysis of the association of highway traffic with winter weather conditions. </w:t>
      </w:r>
      <w:r w:rsidRPr="005C694B">
        <w:rPr>
          <w:i/>
          <w:iCs/>
          <w:noProof/>
          <w:lang w:val="en-US"/>
        </w:rPr>
        <w:t>Procedia - Soc Behav Sci</w:t>
      </w:r>
      <w:r w:rsidRPr="005C694B">
        <w:rPr>
          <w:noProof/>
          <w:lang w:val="en-US"/>
        </w:rPr>
        <w:t xml:space="preserve"> 2013. DOI:10.1016/j.sbspro.2013.11.143.</w:t>
      </w:r>
    </w:p>
    <w:p w14:paraId="2027433C"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27</w:t>
      </w:r>
      <w:r w:rsidRPr="005C694B">
        <w:rPr>
          <w:noProof/>
          <w:lang w:val="en-US"/>
        </w:rPr>
        <w:tab/>
        <w:t xml:space="preserve">Roh H-J, Sahu PK, Sharma S, Datla S, Mehran B. Statistical Investigations of Snowfall and Temperature Interaction with Passenger Car and Truck Traffic on Primary Highways in Canada. </w:t>
      </w:r>
      <w:r w:rsidRPr="005C694B">
        <w:rPr>
          <w:i/>
          <w:iCs/>
          <w:noProof/>
          <w:lang w:val="en-US"/>
        </w:rPr>
        <w:t>J Cold Reg Eng</w:t>
      </w:r>
      <w:r w:rsidRPr="005C694B">
        <w:rPr>
          <w:noProof/>
          <w:lang w:val="en-US"/>
        </w:rPr>
        <w:t xml:space="preserve"> 2016. DOI:10.1061/(ASCE)CR.1943-5495.0000099.</w:t>
      </w:r>
    </w:p>
    <w:p w14:paraId="1D4B0B9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28</w:t>
      </w:r>
      <w:r w:rsidRPr="005C694B">
        <w:rPr>
          <w:noProof/>
          <w:lang w:val="en-US"/>
        </w:rPr>
        <w:tab/>
        <w:t xml:space="preserve">Roh H-J, Datla S, Sharma S. Effect of snow, temperature and their interaction on highway truck traffic. </w:t>
      </w:r>
      <w:r w:rsidRPr="005C694B">
        <w:rPr>
          <w:i/>
          <w:iCs/>
          <w:noProof/>
          <w:lang w:val="en-US"/>
        </w:rPr>
        <w:t>J Transp Techn</w:t>
      </w:r>
      <w:r w:rsidRPr="005C694B">
        <w:rPr>
          <w:noProof/>
          <w:lang w:val="en-US"/>
        </w:rPr>
        <w:t xml:space="preserve"> 2013. DOI:10.4236/jtts.2013.31003.</w:t>
      </w:r>
    </w:p>
    <w:p w14:paraId="6307B16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29</w:t>
      </w:r>
      <w:r w:rsidRPr="005C694B">
        <w:rPr>
          <w:noProof/>
          <w:lang w:val="en-US"/>
        </w:rPr>
        <w:tab/>
        <w:t xml:space="preserve">Roh HJ, Sharma S, Sahu PK. Modeling snow and cold effects for classified highway traffic volumes. </w:t>
      </w:r>
      <w:r w:rsidRPr="005C694B">
        <w:rPr>
          <w:i/>
          <w:iCs/>
          <w:noProof/>
          <w:lang w:val="en-US"/>
        </w:rPr>
        <w:t>KSCE J Civ Eng</w:t>
      </w:r>
      <w:r w:rsidRPr="005C694B">
        <w:rPr>
          <w:noProof/>
          <w:lang w:val="en-US"/>
        </w:rPr>
        <w:t xml:space="preserve"> 2016. DOI:10.1007/s12205-015-0236-0.</w:t>
      </w:r>
    </w:p>
    <w:p w14:paraId="392DED0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30</w:t>
      </w:r>
      <w:r w:rsidRPr="005C694B">
        <w:rPr>
          <w:noProof/>
          <w:lang w:val="en-US"/>
        </w:rPr>
        <w:tab/>
        <w:t xml:space="preserve">Graff Zivin J, Neidell M. Temperature and the Allocation of Time: Implications for Climate Change. </w:t>
      </w:r>
      <w:r w:rsidRPr="005C694B">
        <w:rPr>
          <w:i/>
          <w:iCs/>
          <w:noProof/>
          <w:lang w:val="en-US"/>
        </w:rPr>
        <w:t>J Labor Econ</w:t>
      </w:r>
      <w:r w:rsidRPr="005C694B">
        <w:rPr>
          <w:noProof/>
          <w:lang w:val="en-US"/>
        </w:rPr>
        <w:t xml:space="preserve"> 2014. DOI:10.1086/671766.</w:t>
      </w:r>
    </w:p>
    <w:p w14:paraId="31EADDE4"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31</w:t>
      </w:r>
      <w:r w:rsidRPr="005C694B">
        <w:rPr>
          <w:noProof/>
          <w:lang w:val="en-US"/>
        </w:rPr>
        <w:tab/>
        <w:t xml:space="preserve">Glaeser EL, Sacerdote B, Scheinkman JA. Crime and social interactions. </w:t>
      </w:r>
      <w:r w:rsidRPr="005C694B">
        <w:rPr>
          <w:i/>
          <w:iCs/>
          <w:noProof/>
          <w:lang w:val="en-US"/>
        </w:rPr>
        <w:t>Q J Econ</w:t>
      </w:r>
      <w:r w:rsidRPr="005C694B">
        <w:rPr>
          <w:noProof/>
          <w:lang w:val="en-US"/>
        </w:rPr>
        <w:t xml:space="preserve"> 1996. DOI:10.2307/2946686.</w:t>
      </w:r>
    </w:p>
    <w:p w14:paraId="1A4F3E1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32</w:t>
      </w:r>
      <w:r w:rsidRPr="005C694B">
        <w:rPr>
          <w:noProof/>
          <w:lang w:val="en-US"/>
        </w:rPr>
        <w:tab/>
        <w:t xml:space="preserve">Rotton J, Cohn EG. Global warming and U.S. crime rates: An application of routine activity theory. </w:t>
      </w:r>
      <w:r w:rsidRPr="005C694B">
        <w:rPr>
          <w:i/>
          <w:iCs/>
          <w:noProof/>
          <w:lang w:val="en-US"/>
        </w:rPr>
        <w:t>Environ Behav</w:t>
      </w:r>
      <w:r w:rsidRPr="005C694B">
        <w:rPr>
          <w:noProof/>
          <w:lang w:val="en-US"/>
        </w:rPr>
        <w:t xml:space="preserve"> 2003. DOI:10.1177/0013916503255565.</w:t>
      </w:r>
    </w:p>
    <w:p w14:paraId="6D0D85B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33</w:t>
      </w:r>
      <w:r w:rsidRPr="005C694B">
        <w:rPr>
          <w:noProof/>
          <w:lang w:val="en-US"/>
        </w:rPr>
        <w:tab/>
        <w:t xml:space="preserve">Anderson CA. Temperature and aggression: Ubiquitous effects of heat on occurrence of human violence. </w:t>
      </w:r>
      <w:r w:rsidRPr="005C694B">
        <w:rPr>
          <w:i/>
          <w:iCs/>
          <w:noProof/>
          <w:lang w:val="en-US"/>
        </w:rPr>
        <w:t>Psychol Bull</w:t>
      </w:r>
      <w:r w:rsidRPr="005C694B">
        <w:rPr>
          <w:noProof/>
          <w:lang w:val="en-US"/>
        </w:rPr>
        <w:t xml:space="preserve"> 1989. DOI:10.1037/0033-2909.106.1.74.</w:t>
      </w:r>
    </w:p>
    <w:p w14:paraId="3ACEBDE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34</w:t>
      </w:r>
      <w:r w:rsidRPr="005C694B">
        <w:rPr>
          <w:noProof/>
          <w:lang w:val="en-US"/>
        </w:rPr>
        <w:tab/>
        <w:t xml:space="preserve">Baron RA, Bell PA. Aggression and heat: The influence of ambient temperature, negative affect, and a cooling drink on physical aggression. </w:t>
      </w:r>
      <w:r w:rsidRPr="005C694B">
        <w:rPr>
          <w:i/>
          <w:iCs/>
          <w:noProof/>
          <w:lang w:val="en-US"/>
        </w:rPr>
        <w:t>J Pers Soc Psychol</w:t>
      </w:r>
      <w:r w:rsidRPr="005C694B">
        <w:rPr>
          <w:noProof/>
          <w:lang w:val="en-US"/>
        </w:rPr>
        <w:t xml:space="preserve"> 1976. DOI:10.1037/0022-3514.33.3.245.</w:t>
      </w:r>
    </w:p>
    <w:p w14:paraId="28572DD7"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35</w:t>
      </w:r>
      <w:r w:rsidRPr="005C694B">
        <w:rPr>
          <w:noProof/>
          <w:lang w:val="en-US"/>
        </w:rPr>
        <w:tab/>
        <w:t xml:space="preserve">Majeed H, Lee J. The impact of climate change on youth depression and mental health. </w:t>
      </w:r>
      <w:r w:rsidRPr="005C694B">
        <w:rPr>
          <w:i/>
          <w:iCs/>
          <w:noProof/>
          <w:lang w:val="en-US"/>
        </w:rPr>
        <w:t>Lancet Planet Heal</w:t>
      </w:r>
      <w:r w:rsidRPr="005C694B">
        <w:rPr>
          <w:noProof/>
          <w:lang w:val="en-US"/>
        </w:rPr>
        <w:t xml:space="preserve"> 2017; </w:t>
      </w:r>
      <w:r w:rsidRPr="005C694B">
        <w:rPr>
          <w:b/>
          <w:bCs/>
          <w:noProof/>
          <w:lang w:val="en-US"/>
        </w:rPr>
        <w:t>1</w:t>
      </w:r>
      <w:r w:rsidRPr="005C694B">
        <w:rPr>
          <w:noProof/>
          <w:lang w:val="en-US"/>
        </w:rPr>
        <w:t>: e94–5.</w:t>
      </w:r>
    </w:p>
    <w:p w14:paraId="3386676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36</w:t>
      </w:r>
      <w:r w:rsidRPr="005C694B">
        <w:rPr>
          <w:noProof/>
          <w:lang w:val="en-US"/>
        </w:rPr>
        <w:tab/>
        <w:t>Berry HL, Waite TD, Dear KBG, Capon AG, Murray V. The case for systems thinking about climate change and mental health. Nat. Clim. Chang. 2018. DOI:10.1038/s41558-018-0102-4.</w:t>
      </w:r>
    </w:p>
    <w:p w14:paraId="463A7DAA"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37</w:t>
      </w:r>
      <w:r w:rsidRPr="005C694B">
        <w:rPr>
          <w:noProof/>
          <w:lang w:val="en-US"/>
        </w:rPr>
        <w:tab/>
        <w:t xml:space="preserve">Dee DP, Uppala SM, Simmons AJ, </w:t>
      </w:r>
      <w:r w:rsidRPr="005C694B">
        <w:rPr>
          <w:i/>
          <w:iCs/>
          <w:noProof/>
          <w:lang w:val="en-US"/>
        </w:rPr>
        <w:t>et al.</w:t>
      </w:r>
      <w:r w:rsidRPr="005C694B">
        <w:rPr>
          <w:noProof/>
          <w:lang w:val="en-US"/>
        </w:rPr>
        <w:t xml:space="preserve"> The ERA-Interim reanalysis: configuration and performance of the data assimilation system. </w:t>
      </w:r>
      <w:r w:rsidRPr="005C694B">
        <w:rPr>
          <w:i/>
          <w:iCs/>
          <w:noProof/>
          <w:lang w:val="en-US"/>
        </w:rPr>
        <w:t>Q J R Meteorol Soc</w:t>
      </w:r>
      <w:r w:rsidRPr="005C694B">
        <w:rPr>
          <w:noProof/>
          <w:lang w:val="en-US"/>
        </w:rPr>
        <w:t xml:space="preserve"> 2011; </w:t>
      </w:r>
      <w:r w:rsidRPr="005C694B">
        <w:rPr>
          <w:b/>
          <w:bCs/>
          <w:noProof/>
          <w:lang w:val="en-US"/>
        </w:rPr>
        <w:t>137</w:t>
      </w:r>
      <w:r w:rsidRPr="005C694B">
        <w:rPr>
          <w:noProof/>
          <w:lang w:val="en-US"/>
        </w:rPr>
        <w:t>: 553–97.</w:t>
      </w:r>
    </w:p>
    <w:p w14:paraId="4CF3BE0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38</w:t>
      </w:r>
      <w:r w:rsidRPr="005C694B">
        <w:rPr>
          <w:noProof/>
          <w:lang w:val="en-US"/>
        </w:rPr>
        <w:tab/>
        <w:t>Wallace JM, Hobbs P V. Atmospheric Science: An Introductory Survey: Second Edition. 2006 DOI:10.1016/C2009-0-00034-8.</w:t>
      </w:r>
    </w:p>
    <w:p w14:paraId="3DCDA8CC"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39</w:t>
      </w:r>
      <w:r w:rsidRPr="005C694B">
        <w:rPr>
          <w:noProof/>
          <w:lang w:val="en-US"/>
        </w:rPr>
        <w:tab/>
        <w:t xml:space="preserve">Lozano R, Naghavi M, Foreman K, </w:t>
      </w:r>
      <w:r w:rsidRPr="005C694B">
        <w:rPr>
          <w:i/>
          <w:iCs/>
          <w:noProof/>
          <w:lang w:val="en-US"/>
        </w:rPr>
        <w:t>et al.</w:t>
      </w:r>
      <w:r w:rsidRPr="005C694B">
        <w:rPr>
          <w:noProof/>
          <w:lang w:val="en-US"/>
        </w:rPr>
        <w:t xml:space="preserve"> Global and regional mortality from 235 causes of death for 20 age groups in 1990 and 2010: A systematic analysis for the Global Burden of Disease Study 2010. </w:t>
      </w:r>
      <w:r w:rsidRPr="005C694B">
        <w:rPr>
          <w:i/>
          <w:iCs/>
          <w:noProof/>
          <w:lang w:val="en-US"/>
        </w:rPr>
        <w:t>Lancet</w:t>
      </w:r>
      <w:r w:rsidRPr="005C694B">
        <w:rPr>
          <w:noProof/>
          <w:lang w:val="en-US"/>
        </w:rPr>
        <w:t xml:space="preserve"> 2012. DOI:10.1016/S0140-6736(12)61728-0.</w:t>
      </w:r>
    </w:p>
    <w:p w14:paraId="15D171EE"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lastRenderedPageBreak/>
        <w:t>40</w:t>
      </w:r>
      <w:r w:rsidRPr="005C694B">
        <w:rPr>
          <w:noProof/>
          <w:lang w:val="en-US"/>
        </w:rPr>
        <w:tab/>
        <w:t>Rue H, Held L. Gaussian Markov random fields. Theory and applications. 2005 DOI:10.1007/s00184-007-0162-3.</w:t>
      </w:r>
    </w:p>
    <w:p w14:paraId="1F0C667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41</w:t>
      </w:r>
      <w:r w:rsidRPr="005C694B">
        <w:rPr>
          <w:noProof/>
          <w:lang w:val="en-US"/>
        </w:rPr>
        <w:tab/>
        <w:t xml:space="preserve">Besag J. Spatial interaction and the statistical snalysis of lattice systems. </w:t>
      </w:r>
      <w:r w:rsidRPr="005C694B">
        <w:rPr>
          <w:i/>
          <w:iCs/>
          <w:noProof/>
          <w:lang w:val="en-US"/>
        </w:rPr>
        <w:t>J R Stat Soc Ser B (Statistical Methodol</w:t>
      </w:r>
      <w:r w:rsidRPr="005C694B">
        <w:rPr>
          <w:noProof/>
          <w:lang w:val="en-US"/>
        </w:rPr>
        <w:t xml:space="preserve"> 1974. DOI:10.2307/2984812.</w:t>
      </w:r>
    </w:p>
    <w:p w14:paraId="39C2D29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42</w:t>
      </w:r>
      <w:r w:rsidRPr="005C694B">
        <w:rPr>
          <w:noProof/>
          <w:lang w:val="en-US"/>
        </w:rPr>
        <w:tab/>
        <w:t xml:space="preserve">Rue H, Martino S, Chopin N. Approximate Bayesian inference for latent Gaussian models by using integrated nested Laplace approximations. </w:t>
      </w:r>
      <w:r w:rsidRPr="005C694B">
        <w:rPr>
          <w:i/>
          <w:iCs/>
          <w:noProof/>
          <w:lang w:val="en-US"/>
        </w:rPr>
        <w:t>J R Stat Soc Ser B Stat Methodol</w:t>
      </w:r>
      <w:r w:rsidRPr="005C694B">
        <w:rPr>
          <w:noProof/>
          <w:lang w:val="en-US"/>
        </w:rPr>
        <w:t xml:space="preserve"> 2009. DOI:10.1111/j.1467-9868.2008.00700.x.</w:t>
      </w:r>
    </w:p>
    <w:p w14:paraId="0216E1E0" w14:textId="77777777" w:rsidR="005C694B" w:rsidRPr="005C694B" w:rsidRDefault="005C694B" w:rsidP="005C694B">
      <w:pPr>
        <w:widowControl w:val="0"/>
        <w:autoSpaceDE w:val="0"/>
        <w:autoSpaceDN w:val="0"/>
        <w:adjustRightInd w:val="0"/>
        <w:ind w:left="640" w:hanging="640"/>
        <w:rPr>
          <w:noProof/>
        </w:rPr>
      </w:pPr>
      <w:r w:rsidRPr="005C694B">
        <w:rPr>
          <w:noProof/>
          <w:lang w:val="en-US"/>
        </w:rPr>
        <w:t>43</w:t>
      </w:r>
      <w:r w:rsidRPr="005C694B">
        <w:rPr>
          <w:noProof/>
          <w:lang w:val="en-US"/>
        </w:rPr>
        <w:tab/>
        <w:t>IPCC. IPCC special report on the impacts of global warming of 1.5 °C - Summary for policy makers. 2018. http://www.ipcc.ch/report/sr15/.</w:t>
      </w:r>
    </w:p>
    <w:p w14:paraId="7D509FBC" w14:textId="5A648626" w:rsidR="0065196B" w:rsidRDefault="0065196B" w:rsidP="005C694B">
      <w:pPr>
        <w:widowControl w:val="0"/>
        <w:autoSpaceDE w:val="0"/>
        <w:autoSpaceDN w:val="0"/>
        <w:adjustRightInd w:val="0"/>
        <w:ind w:left="640" w:hanging="640"/>
        <w:jc w:val="both"/>
        <w:rPr>
          <w:b/>
        </w:rPr>
      </w:pPr>
      <w:r w:rsidRPr="00636C9B">
        <w:rPr>
          <w:b/>
        </w:rPr>
        <w:fldChar w:fldCharType="end"/>
      </w:r>
    </w:p>
    <w:p w14:paraId="190CF69F" w14:textId="77777777" w:rsidR="0065196B" w:rsidRDefault="0065196B" w:rsidP="0065196B">
      <w:pPr>
        <w:rPr>
          <w:b/>
          <w:color w:val="000000" w:themeColor="text1"/>
        </w:rPr>
      </w:pPr>
      <w:r>
        <w:rPr>
          <w:b/>
          <w:color w:val="000000" w:themeColor="text1"/>
        </w:rPr>
        <w:br w:type="page"/>
      </w:r>
    </w:p>
    <w:p w14:paraId="215DE70A" w14:textId="77777777"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(transport, falls, drownings, and other) and intentional (assault and intentional self-harm) injury, by 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2A7523BB" w14:textId="77777777" w:rsidR="0065196B" w:rsidRDefault="0065196B" w:rsidP="0065196B">
      <w:pPr>
        <w:rPr>
          <w:color w:val="000000" w:themeColor="text1"/>
        </w:rPr>
      </w:pPr>
      <w:r>
        <w:rPr>
          <w:color w:val="000000" w:themeColor="text1"/>
        </w:rPr>
        <w:br w:type="page"/>
      </w:r>
    </w:p>
    <w:p w14:paraId="6AE88024" w14:textId="77777777" w:rsidR="0065196B" w:rsidRDefault="0065196B" w:rsidP="0065196B">
      <w:pPr>
        <w:spacing w:line="480" w:lineRule="auto"/>
        <w:jc w:val="both"/>
        <w:rPr>
          <w:b/>
          <w:color w:val="000000" w:themeColor="text1"/>
        </w:rPr>
      </w:pPr>
      <w:r w:rsidRPr="00636C9B">
        <w:rPr>
          <w:b/>
          <w:color w:val="000000" w:themeColor="text1"/>
        </w:rPr>
        <w:lastRenderedPageBreak/>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Pr>
          <w:color w:val="000000" w:themeColor="text1"/>
        </w:rPr>
        <w:t xml:space="preserve"> and month.</w:t>
      </w:r>
      <w:r>
        <w:rPr>
          <w:b/>
          <w:color w:val="000000" w:themeColor="text1"/>
        </w:rPr>
        <w:br w:type="page"/>
      </w:r>
    </w:p>
    <w:p w14:paraId="7488E2A8" w14:textId="57A1F1CE"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t>
      </w:r>
      <w:r w:rsidR="00710E1D">
        <w:rPr>
          <w:color w:val="000000" w:themeColor="text1"/>
        </w:rPr>
        <w:t>Minnesota</w:t>
      </w:r>
      <w:r>
        <w:rPr>
          <w:color w:val="000000" w:themeColor="text1"/>
        </w:rPr>
        <w:t xml:space="preserve">) (left panel) for 1980-2016 are used to calculate temperature anomalies. As seen, a warmer state like Florida (top right) can have less inter-annual variation in a particular month (here, July) compared with a cooler state like </w:t>
      </w:r>
      <w:r w:rsidR="00710E1D">
        <w:rPr>
          <w:color w:val="000000" w:themeColor="text1"/>
        </w:rPr>
        <w:t xml:space="preserve">Minnesota </w:t>
      </w:r>
      <w:r>
        <w:rPr>
          <w:color w:val="000000" w:themeColor="text1"/>
        </w:rPr>
        <w:t>(bottom right).</w:t>
      </w:r>
    </w:p>
    <w:p w14:paraId="426C315B" w14:textId="77777777" w:rsidR="0065196B" w:rsidRDefault="0065196B" w:rsidP="0065196B">
      <w:pPr>
        <w:rPr>
          <w:b/>
          <w:color w:val="000000" w:themeColor="text1"/>
        </w:rPr>
      </w:pPr>
      <w:r>
        <w:rPr>
          <w:b/>
          <w:color w:val="000000" w:themeColor="text1"/>
        </w:rPr>
        <w:br w:type="page"/>
      </w:r>
    </w:p>
    <w:p w14:paraId="76E5DEC7" w14:textId="17773F45" w:rsidR="0065196B" w:rsidRDefault="0065196B" w:rsidP="00BB74F7">
      <w:pPr>
        <w:spacing w:line="480" w:lineRule="auto"/>
        <w:jc w:val="both"/>
        <w:rPr>
          <w:b/>
          <w:color w:val="000000" w:themeColor="text1"/>
        </w:rPr>
      </w:pPr>
      <w:r>
        <w:rPr>
          <w:b/>
          <w:color w:val="000000" w:themeColor="text1"/>
        </w:rPr>
        <w:lastRenderedPageBreak/>
        <w:t xml:space="preserve">Figure 4. </w:t>
      </w:r>
      <w:r>
        <w:rPr>
          <w:color w:val="000000" w:themeColor="text1"/>
        </w:rPr>
        <w:t>Average size of temperature anomaly (</w:t>
      </w:r>
      <w:r w:rsidRPr="00843ACB">
        <w:rPr>
          <w:bCs/>
          <w:color w:val="000000" w:themeColor="text1"/>
        </w:rPr>
        <w:t>°</w:t>
      </w:r>
      <w:r>
        <w:rPr>
          <w:bCs/>
          <w:color w:val="000000" w:themeColor="text1"/>
        </w:rPr>
        <w:t>C)</w:t>
      </w:r>
      <w:r w:rsidR="00C1740D">
        <w:rPr>
          <w:color w:val="000000" w:themeColor="text1"/>
        </w:rPr>
        <w:t xml:space="preserve"> from 1980 to 2016,</w:t>
      </w:r>
      <w:r>
        <w:rPr>
          <w:color w:val="000000" w:themeColor="text1"/>
        </w:rPr>
        <w:t xml:space="preserve"> by state and month.</w:t>
      </w:r>
      <w:ins w:id="18" w:author="Robbie Parks" w:date="2019-03-11T11:51:00Z">
        <w:r w:rsidR="00B05E64">
          <w:rPr>
            <w:color w:val="000000" w:themeColor="text1"/>
          </w:rPr>
          <w:t xml:space="preserve"> The cell for each state and month is </w:t>
        </w:r>
      </w:ins>
      <w:ins w:id="19" w:author="Robbie Parks" w:date="2019-03-11T12:54:00Z">
        <w:r w:rsidR="005608E9">
          <w:rPr>
            <w:color w:val="000000" w:themeColor="text1"/>
          </w:rPr>
          <w:t>the</w:t>
        </w:r>
      </w:ins>
      <w:ins w:id="20" w:author="Robbie Parks" w:date="2019-03-11T11:51:00Z">
        <w:r w:rsidR="00B05E64">
          <w:rPr>
            <w:color w:val="000000" w:themeColor="text1"/>
          </w:rPr>
          <w:t xml:space="preserve"> </w:t>
        </w:r>
      </w:ins>
      <w:ins w:id="21" w:author="Robbie Parks" w:date="2019-03-11T12:54:00Z">
        <w:r w:rsidR="006B1683">
          <w:rPr>
            <w:color w:val="000000" w:themeColor="text1"/>
          </w:rPr>
          <w:t>mean</w:t>
        </w:r>
      </w:ins>
      <w:ins w:id="22" w:author="Robbie Parks" w:date="2019-03-11T11:51:00Z">
        <w:r w:rsidR="00B05E64">
          <w:rPr>
            <w:color w:val="000000" w:themeColor="text1"/>
          </w:rPr>
          <w:t xml:space="preserve"> of the </w:t>
        </w:r>
      </w:ins>
      <w:ins w:id="23" w:author="Robbie Parks" w:date="2019-03-11T11:55:00Z">
        <w:r w:rsidR="00D07F9F">
          <w:rPr>
            <w:color w:val="000000" w:themeColor="text1"/>
          </w:rPr>
          <w:t>size</w:t>
        </w:r>
      </w:ins>
      <w:ins w:id="24" w:author="Robbie Parks" w:date="2019-03-11T12:02:00Z">
        <w:r w:rsidR="004630FC">
          <w:rPr>
            <w:color w:val="000000" w:themeColor="text1"/>
          </w:rPr>
          <w:t xml:space="preserve"> (i.e., </w:t>
        </w:r>
      </w:ins>
      <w:ins w:id="25" w:author="Robbie Parks" w:date="2019-03-11T12:03:00Z">
        <w:r w:rsidR="004630FC">
          <w:rPr>
            <w:color w:val="000000" w:themeColor="text1"/>
          </w:rPr>
          <w:t xml:space="preserve">ignoring </w:t>
        </w:r>
        <w:bookmarkStart w:id="26" w:name="_GoBack"/>
        <w:bookmarkEnd w:id="26"/>
        <w:r w:rsidR="004630FC">
          <w:rPr>
            <w:color w:val="000000" w:themeColor="text1"/>
          </w:rPr>
          <w:t>sign)</w:t>
        </w:r>
        <w:r w:rsidR="00C06426">
          <w:rPr>
            <w:color w:val="000000" w:themeColor="text1"/>
          </w:rPr>
          <w:t xml:space="preserve"> </w:t>
        </w:r>
      </w:ins>
      <w:ins w:id="27" w:author="Robbie Parks" w:date="2019-03-11T11:55:00Z">
        <w:r w:rsidR="00D07F9F">
          <w:rPr>
            <w:color w:val="000000" w:themeColor="text1"/>
          </w:rPr>
          <w:t xml:space="preserve">of </w:t>
        </w:r>
      </w:ins>
      <w:ins w:id="28" w:author="Robbie Parks" w:date="2019-03-11T11:54:00Z">
        <w:r w:rsidR="00587168">
          <w:rPr>
            <w:color w:val="000000" w:themeColor="text1"/>
          </w:rPr>
          <w:t>anomalies</w:t>
        </w:r>
        <w:r w:rsidR="00EC1B4B">
          <w:rPr>
            <w:color w:val="000000" w:themeColor="text1"/>
          </w:rPr>
          <w:t xml:space="preserve">, giving an indication of the variation </w:t>
        </w:r>
        <w:r w:rsidR="00D07F9F">
          <w:rPr>
            <w:color w:val="000000" w:themeColor="text1"/>
          </w:rPr>
          <w:t>around the</w:t>
        </w:r>
      </w:ins>
      <w:ins w:id="29" w:author="Robbie Parks" w:date="2019-03-11T11:58:00Z">
        <w:r w:rsidR="00164CC4">
          <w:rPr>
            <w:color w:val="000000" w:themeColor="text1"/>
          </w:rPr>
          <w:t xml:space="preserve"> </w:t>
        </w:r>
        <w:r w:rsidR="00164CC4">
          <w:rPr>
            <w:color w:val="000000" w:themeColor="text1"/>
          </w:rPr>
          <w:t>1980-2009 norm temperatures</w:t>
        </w:r>
        <w:r w:rsidR="00164CC4">
          <w:rPr>
            <w:color w:val="000000" w:themeColor="text1"/>
          </w:rPr>
          <w:t>.</w:t>
        </w:r>
      </w:ins>
      <w:r>
        <w:rPr>
          <w:b/>
          <w:color w:val="000000" w:themeColor="text1"/>
        </w:rPr>
        <w:br w:type="page"/>
      </w:r>
    </w:p>
    <w:p w14:paraId="6BA06E74" w14:textId="77777777" w:rsidR="0065196B" w:rsidRPr="007B037B" w:rsidRDefault="0065196B" w:rsidP="0065196B">
      <w:pPr>
        <w:spacing w:line="480" w:lineRule="auto"/>
        <w:jc w:val="both"/>
        <w:rPr>
          <w:color w:val="000000" w:themeColor="text1"/>
        </w:rPr>
      </w:pPr>
      <w:r>
        <w:rPr>
          <w:b/>
          <w:color w:val="000000" w:themeColor="text1"/>
        </w:rPr>
        <w:lastRenderedPageBreak/>
        <w:t>Figure 5.</w:t>
      </w:r>
      <w:r w:rsidRPr="008621C2">
        <w:rPr>
          <w:color w:val="000000" w:themeColor="text1"/>
        </w:rPr>
        <w:t xml:space="preserve"> </w:t>
      </w:r>
      <w:r>
        <w:rPr>
          <w:color w:val="000000" w:themeColor="text1"/>
        </w:rP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norm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4B372A35" w14:textId="77777777" w:rsidR="00C16BDD" w:rsidRDefault="00C16BDD"/>
    <w:sectPr w:rsidR="00C16BDD" w:rsidSect="0094745E">
      <w:footerReference w:type="even" r:id="rId15"/>
      <w:footerReference w:type="default" r:id="rId16"/>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Robbie Parks" w:date="2019-03-11T11:42:00Z" w:initials="RP">
    <w:p w14:paraId="4FE5D025" w14:textId="0415C2B7" w:rsidR="00D03977" w:rsidRDefault="00D03977">
      <w:pPr>
        <w:pStyle w:val="CommentText"/>
      </w:pPr>
      <w:r>
        <w:rPr>
          <w:rStyle w:val="CommentReference"/>
        </w:rPr>
        <w:annotationRef/>
      </w:r>
      <w:r>
        <w:t>Bold paragraph (intro) needs to be 200 words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FE5D02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FE5D025" w16cid:durableId="2030C83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FA99B3" w14:textId="77777777" w:rsidR="00A9112D" w:rsidRDefault="00A9112D">
      <w:r>
        <w:separator/>
      </w:r>
    </w:p>
  </w:endnote>
  <w:endnote w:type="continuationSeparator" w:id="0">
    <w:p w14:paraId="0E8C4DB5" w14:textId="77777777" w:rsidR="00A9112D" w:rsidRDefault="00A91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75249E" w:rsidRDefault="0075249E"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75249E" w:rsidRDefault="0075249E"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2E4EE00A" w:rsidR="0075249E" w:rsidRDefault="0075249E"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20</w:t>
    </w:r>
    <w:r>
      <w:rPr>
        <w:rStyle w:val="PageNumber"/>
      </w:rPr>
      <w:fldChar w:fldCharType="end"/>
    </w:r>
  </w:p>
  <w:p w14:paraId="75191DB3" w14:textId="77777777" w:rsidR="0075249E" w:rsidRDefault="0075249E" w:rsidP="009474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05BB7D" w14:textId="77777777" w:rsidR="00A9112D" w:rsidRDefault="00A9112D">
      <w:r>
        <w:separator/>
      </w:r>
    </w:p>
  </w:footnote>
  <w:footnote w:type="continuationSeparator" w:id="0">
    <w:p w14:paraId="062E801A" w14:textId="77777777" w:rsidR="00A9112D" w:rsidRDefault="00A911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1"/>
  </w:num>
  <w:num w:numId="3">
    <w:abstractNumId w:val="7"/>
  </w:num>
  <w:num w:numId="4">
    <w:abstractNumId w:val="10"/>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 w:numId="1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63068"/>
    <w:rsid w:val="0007192B"/>
    <w:rsid w:val="00073D01"/>
    <w:rsid w:val="000A0D93"/>
    <w:rsid w:val="000C2776"/>
    <w:rsid w:val="000C563B"/>
    <w:rsid w:val="000D39DD"/>
    <w:rsid w:val="000D54C5"/>
    <w:rsid w:val="00140DB8"/>
    <w:rsid w:val="0014511F"/>
    <w:rsid w:val="00164CC4"/>
    <w:rsid w:val="00165E04"/>
    <w:rsid w:val="0017009F"/>
    <w:rsid w:val="00172B5B"/>
    <w:rsid w:val="001D43B8"/>
    <w:rsid w:val="001E3D7C"/>
    <w:rsid w:val="001F3A6B"/>
    <w:rsid w:val="0021470F"/>
    <w:rsid w:val="002B4DCB"/>
    <w:rsid w:val="002D3F38"/>
    <w:rsid w:val="00326ABE"/>
    <w:rsid w:val="003953FB"/>
    <w:rsid w:val="003B10FF"/>
    <w:rsid w:val="003F11C1"/>
    <w:rsid w:val="00431D95"/>
    <w:rsid w:val="00460D94"/>
    <w:rsid w:val="004630FC"/>
    <w:rsid w:val="004D148F"/>
    <w:rsid w:val="004E30F3"/>
    <w:rsid w:val="00537426"/>
    <w:rsid w:val="00551EAA"/>
    <w:rsid w:val="005608E9"/>
    <w:rsid w:val="005725C8"/>
    <w:rsid w:val="00574DB7"/>
    <w:rsid w:val="00587168"/>
    <w:rsid w:val="00591920"/>
    <w:rsid w:val="005922A2"/>
    <w:rsid w:val="005B7992"/>
    <w:rsid w:val="005C3355"/>
    <w:rsid w:val="005C694B"/>
    <w:rsid w:val="005D4C0F"/>
    <w:rsid w:val="0065196B"/>
    <w:rsid w:val="00684591"/>
    <w:rsid w:val="00693003"/>
    <w:rsid w:val="006B0D2B"/>
    <w:rsid w:val="006B1683"/>
    <w:rsid w:val="00710E1D"/>
    <w:rsid w:val="00714300"/>
    <w:rsid w:val="0075249E"/>
    <w:rsid w:val="00790EA3"/>
    <w:rsid w:val="007A74F0"/>
    <w:rsid w:val="007B498A"/>
    <w:rsid w:val="00851BBD"/>
    <w:rsid w:val="008717EE"/>
    <w:rsid w:val="0088548E"/>
    <w:rsid w:val="008B1803"/>
    <w:rsid w:val="008E26B6"/>
    <w:rsid w:val="00901608"/>
    <w:rsid w:val="009256AE"/>
    <w:rsid w:val="0094745E"/>
    <w:rsid w:val="009678D3"/>
    <w:rsid w:val="00973F5B"/>
    <w:rsid w:val="00981B2C"/>
    <w:rsid w:val="009A2853"/>
    <w:rsid w:val="009A6724"/>
    <w:rsid w:val="009B223E"/>
    <w:rsid w:val="009C48DE"/>
    <w:rsid w:val="009D4505"/>
    <w:rsid w:val="009F1115"/>
    <w:rsid w:val="009F642C"/>
    <w:rsid w:val="00A427C1"/>
    <w:rsid w:val="00A67CDD"/>
    <w:rsid w:val="00A9112D"/>
    <w:rsid w:val="00AA4C93"/>
    <w:rsid w:val="00B05E64"/>
    <w:rsid w:val="00B16F19"/>
    <w:rsid w:val="00B57911"/>
    <w:rsid w:val="00BB3506"/>
    <w:rsid w:val="00BB74F7"/>
    <w:rsid w:val="00BE2421"/>
    <w:rsid w:val="00C06426"/>
    <w:rsid w:val="00C16BDD"/>
    <w:rsid w:val="00C1740D"/>
    <w:rsid w:val="00C45D42"/>
    <w:rsid w:val="00C60D3C"/>
    <w:rsid w:val="00C6277D"/>
    <w:rsid w:val="00C94C31"/>
    <w:rsid w:val="00D03977"/>
    <w:rsid w:val="00D07F9F"/>
    <w:rsid w:val="00D25AD3"/>
    <w:rsid w:val="00D80EC0"/>
    <w:rsid w:val="00D86244"/>
    <w:rsid w:val="00DB2CBB"/>
    <w:rsid w:val="00DC0A97"/>
    <w:rsid w:val="00DF6AC4"/>
    <w:rsid w:val="00E40851"/>
    <w:rsid w:val="00E9761E"/>
    <w:rsid w:val="00EC1B4B"/>
    <w:rsid w:val="00EC54F7"/>
    <w:rsid w:val="00ED2C27"/>
    <w:rsid w:val="00F52C65"/>
    <w:rsid w:val="00F95910"/>
    <w:rsid w:val="00FA4114"/>
    <w:rsid w:val="00FB2929"/>
    <w:rsid w:val="00FE43A4"/>
    <w:rsid w:val="00FE6D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bridged_race.htm"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dc.gov/nchs/nvss/dvs_data_release.ht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www.census.gov/data/tables/time-series/demo/popest/1980s-coun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5F1741-5063-A74B-99FC-403A06DE5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21</Pages>
  <Words>31218</Words>
  <Characters>177947</Characters>
  <Application>Microsoft Office Word</Application>
  <DocSecurity>0</DocSecurity>
  <Lines>1482</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66</cp:revision>
  <cp:lastPrinted>2019-03-11T13:02:00Z</cp:lastPrinted>
  <dcterms:created xsi:type="dcterms:W3CDTF">2019-03-07T23:06:00Z</dcterms:created>
  <dcterms:modified xsi:type="dcterms:W3CDTF">2019-03-11T13:11:00Z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http://www.zotero.org/styles/the-lancet</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