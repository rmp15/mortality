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87F08B" w14:textId="77777777" w:rsidR="0065196B" w:rsidRPr="00636C9B" w:rsidRDefault="0065196B" w:rsidP="0065196B">
      <w:pPr>
        <w:spacing w:line="480" w:lineRule="auto"/>
        <w:jc w:val="both"/>
        <w:outlineLvl w:val="0"/>
        <w:rPr>
          <w:b/>
          <w:color w:val="000000" w:themeColor="text1"/>
        </w:rPr>
      </w:pPr>
      <w:bookmarkStart w:id="0" w:name="_GoBack"/>
      <w:bookmarkEnd w:id="0"/>
      <w:r>
        <w:rPr>
          <w:b/>
          <w:color w:val="000000" w:themeColor="text1"/>
        </w:rPr>
        <w:t>A national analysis of a</w:t>
      </w:r>
      <w:r w:rsidRPr="00636C9B">
        <w:rPr>
          <w:b/>
          <w:color w:val="000000" w:themeColor="text1"/>
        </w:rPr>
        <w:t xml:space="preserve">nomalous temperature </w:t>
      </w:r>
      <w:r>
        <w:rPr>
          <w:b/>
          <w:color w:val="000000" w:themeColor="text1"/>
        </w:rPr>
        <w:t>and</w:t>
      </w:r>
      <w:r w:rsidRPr="00636C9B">
        <w:rPr>
          <w:b/>
          <w:color w:val="000000" w:themeColor="text1"/>
        </w:rPr>
        <w:t xml:space="preserve"> injury mortality in the USA</w:t>
      </w:r>
    </w:p>
    <w:p w14:paraId="6523E2D4" w14:textId="77777777" w:rsidR="0065196B" w:rsidRPr="00636C9B" w:rsidRDefault="0065196B" w:rsidP="0065196B">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Helen Tamura-Wicks</w:t>
      </w:r>
      <w:r>
        <w:rPr>
          <w:color w:val="000000" w:themeColor="text1"/>
          <w:vertAlign w:val="superscript"/>
          <w:lang w:val="it-IT"/>
        </w:rPr>
        <w:t>1,2</w:t>
      </w:r>
      <w:r w:rsidRPr="00636C9B">
        <w:rPr>
          <w:color w:val="000000" w:themeColor="text1"/>
          <w:lang w:val="it-IT"/>
        </w:rPr>
        <w:t xml:space="preserve">, </w:t>
      </w:r>
      <w:r>
        <w:rPr>
          <w:color w:val="000000" w:themeColor="text1"/>
          <w:lang w:val="it-IT"/>
        </w:rPr>
        <w:t>Vasilis Kontis</w:t>
      </w:r>
      <w:r w:rsidRPr="00636C9B">
        <w:rPr>
          <w:color w:val="000000" w:themeColor="text1"/>
          <w:vertAlign w:val="superscript"/>
          <w:lang w:val="it-IT"/>
        </w:rPr>
        <w:t>1,2</w:t>
      </w:r>
      <w:r>
        <w:rPr>
          <w:color w:val="000000" w:themeColor="text1"/>
          <w:lang w:val="it-IT"/>
        </w:rPr>
        <w:t xml:space="preserve">, </w:t>
      </w:r>
      <w:r w:rsidRPr="00636C9B">
        <w:rPr>
          <w:color w:val="000000" w:themeColor="text1"/>
          <w:lang w:val="it-IT"/>
        </w:rPr>
        <w:t>Ralf Toumi</w:t>
      </w:r>
      <w:r>
        <w:rPr>
          <w:color w:val="000000" w:themeColor="text1"/>
          <w:vertAlign w:val="superscript"/>
          <w:lang w:val="it-IT"/>
        </w:rPr>
        <w:t>3</w:t>
      </w:r>
      <w:r w:rsidRPr="00636C9B">
        <w:rPr>
          <w:color w:val="000000" w:themeColor="text1"/>
          <w:lang w:val="it-IT"/>
        </w:rPr>
        <w:t xml:space="preserve">, </w:t>
      </w:r>
      <w:proofErr w:type="spellStart"/>
      <w:r w:rsidRPr="00636C9B">
        <w:rPr>
          <w:color w:val="000000" w:themeColor="text1"/>
          <w:lang w:val="it-IT"/>
        </w:rPr>
        <w:t>Majid</w:t>
      </w:r>
      <w:proofErr w:type="spellEnd"/>
      <w:r w:rsidRPr="00636C9B">
        <w:rPr>
          <w:color w:val="000000" w:themeColor="text1"/>
          <w:lang w:val="it-IT"/>
        </w:rPr>
        <w:t xml:space="preserve"> Ezzati</w:t>
      </w:r>
      <w:r w:rsidRPr="00636C9B">
        <w:rPr>
          <w:color w:val="000000" w:themeColor="text1"/>
          <w:vertAlign w:val="superscript"/>
          <w:lang w:val="it-IT"/>
        </w:rPr>
        <w:t>1,2,</w:t>
      </w:r>
      <w:r>
        <w:rPr>
          <w:color w:val="000000" w:themeColor="text1"/>
          <w:vertAlign w:val="superscript"/>
          <w:lang w:val="it-IT"/>
        </w:rPr>
        <w:t>4</w:t>
      </w:r>
      <w:r w:rsidRPr="00636C9B">
        <w:rPr>
          <w:color w:val="000000" w:themeColor="text1"/>
          <w:vertAlign w:val="superscript"/>
          <w:lang w:val="it-IT"/>
        </w:rPr>
        <w:t>*</w:t>
      </w:r>
    </w:p>
    <w:p w14:paraId="2CC1D328" w14:textId="77777777" w:rsidR="0065196B" w:rsidRPr="00636C9B" w:rsidRDefault="0065196B" w:rsidP="0065196B">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2CE6DD7" w14:textId="77777777" w:rsidR="0065196B" w:rsidRDefault="0065196B" w:rsidP="0065196B">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64588F72" w14:textId="77777777" w:rsidR="0065196B" w:rsidRPr="00636C9B" w:rsidRDefault="0065196B" w:rsidP="0065196B">
      <w:pPr>
        <w:spacing w:line="480" w:lineRule="auto"/>
        <w:jc w:val="both"/>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3483E70D" w14:textId="77777777" w:rsidR="0065196B" w:rsidRPr="00636C9B" w:rsidRDefault="0065196B" w:rsidP="0065196B">
      <w:pPr>
        <w:spacing w:line="480" w:lineRule="auto"/>
        <w:jc w:val="both"/>
        <w:rPr>
          <w:color w:val="000000" w:themeColor="text1"/>
        </w:rPr>
      </w:pPr>
      <w:r>
        <w:rPr>
          <w:color w:val="000000" w:themeColor="text1"/>
          <w:vertAlign w:val="superscript"/>
        </w:rPr>
        <w:t>4</w:t>
      </w:r>
      <w:r w:rsidRPr="00636C9B">
        <w:rPr>
          <w:color w:val="000000" w:themeColor="text1"/>
        </w:rPr>
        <w:t>WHO Collaborating Centre on NCD Surveillance and Epidemiology, Imperial College London, London, United Kingdom</w:t>
      </w:r>
    </w:p>
    <w:p w14:paraId="4343A102" w14:textId="77777777" w:rsidR="0065196B" w:rsidRDefault="0065196B" w:rsidP="0065196B">
      <w:pPr>
        <w:spacing w:line="480" w:lineRule="auto"/>
        <w:jc w:val="both"/>
        <w:rPr>
          <w:color w:val="000000" w:themeColor="text1"/>
        </w:rPr>
      </w:pPr>
    </w:p>
    <w:p w14:paraId="1484A7EA" w14:textId="77777777" w:rsidR="0065196B" w:rsidRPr="005E22E4" w:rsidRDefault="0065196B" w:rsidP="0065196B">
      <w:pPr>
        <w:spacing w:line="480" w:lineRule="auto"/>
        <w:jc w:val="both"/>
        <w:rPr>
          <w:color w:val="000000" w:themeColor="text1"/>
        </w:rPr>
      </w:pPr>
      <w:r w:rsidRPr="005E22E4">
        <w:rPr>
          <w:color w:val="000000" w:themeColor="text1"/>
        </w:rPr>
        <w:t xml:space="preserve">Robbie M Parks: </w:t>
      </w:r>
      <w:r w:rsidRPr="00915228">
        <w:rPr>
          <w:color w:val="000000" w:themeColor="text1"/>
        </w:rPr>
        <w:t>robbie.parks@imperial.ac.uk</w:t>
      </w:r>
    </w:p>
    <w:p w14:paraId="402A7BD9" w14:textId="77777777" w:rsidR="0065196B" w:rsidRDefault="0065196B" w:rsidP="0065196B">
      <w:pPr>
        <w:spacing w:line="480" w:lineRule="auto"/>
        <w:jc w:val="both"/>
        <w:rPr>
          <w:color w:val="000000" w:themeColor="text1"/>
        </w:rPr>
      </w:pPr>
      <w:r w:rsidRPr="005E22E4">
        <w:rPr>
          <w:color w:val="000000" w:themeColor="text1"/>
        </w:rPr>
        <w:t xml:space="preserve">James E Bennett: </w:t>
      </w:r>
      <w:r w:rsidRPr="00ED1FD3">
        <w:rPr>
          <w:color w:val="000000" w:themeColor="text1"/>
        </w:rPr>
        <w:t>j.e.bennett@imperial.ac.uk</w:t>
      </w:r>
    </w:p>
    <w:p w14:paraId="38DE0461" w14:textId="77777777" w:rsidR="0065196B" w:rsidRPr="005E22E4" w:rsidRDefault="0065196B" w:rsidP="0065196B">
      <w:pPr>
        <w:spacing w:line="480" w:lineRule="auto"/>
        <w:jc w:val="both"/>
        <w:rPr>
          <w:color w:val="000000" w:themeColor="text1"/>
        </w:rPr>
      </w:pPr>
      <w:r w:rsidRPr="005E22E4">
        <w:rPr>
          <w:color w:val="000000" w:themeColor="text1"/>
        </w:rPr>
        <w:t xml:space="preserve">Helen Tamura-Wicks: </w:t>
      </w:r>
      <w:r w:rsidRPr="004D5CB9">
        <w:rPr>
          <w:color w:val="000000" w:themeColor="text1"/>
        </w:rPr>
        <w:t>helen.tamura-wicks07@imperial.ac.uk</w:t>
      </w:r>
    </w:p>
    <w:p w14:paraId="385AE132" w14:textId="77777777" w:rsidR="0065196B" w:rsidRPr="005E22E4" w:rsidRDefault="0065196B" w:rsidP="0065196B">
      <w:pPr>
        <w:spacing w:line="480" w:lineRule="auto"/>
        <w:jc w:val="both"/>
        <w:rPr>
          <w:color w:val="000000" w:themeColor="text1"/>
        </w:rPr>
      </w:pPr>
      <w:r w:rsidRPr="005E22E4">
        <w:rPr>
          <w:color w:val="000000" w:themeColor="text1"/>
        </w:rPr>
        <w:t xml:space="preserve">Vasilis </w:t>
      </w:r>
      <w:proofErr w:type="spellStart"/>
      <w:r w:rsidRPr="005E22E4">
        <w:rPr>
          <w:color w:val="000000" w:themeColor="text1"/>
        </w:rPr>
        <w:t>Kontis</w:t>
      </w:r>
      <w:proofErr w:type="spellEnd"/>
      <w:r w:rsidRPr="005E22E4">
        <w:rPr>
          <w:color w:val="000000" w:themeColor="text1"/>
        </w:rPr>
        <w:t xml:space="preserve">: </w:t>
      </w:r>
      <w:r w:rsidRPr="004D5CB9">
        <w:rPr>
          <w:color w:val="000000" w:themeColor="text1"/>
        </w:rPr>
        <w:t>v.kontis@imperial.ac.uk</w:t>
      </w:r>
    </w:p>
    <w:p w14:paraId="117DFA7B" w14:textId="77777777" w:rsidR="0065196B" w:rsidRPr="005E22E4" w:rsidRDefault="0065196B" w:rsidP="0065196B">
      <w:pPr>
        <w:spacing w:line="480" w:lineRule="auto"/>
        <w:jc w:val="both"/>
        <w:rPr>
          <w:color w:val="000000" w:themeColor="text1"/>
        </w:rPr>
      </w:pPr>
      <w:r w:rsidRPr="005E22E4">
        <w:rPr>
          <w:color w:val="000000" w:themeColor="text1"/>
        </w:rPr>
        <w:t xml:space="preserve">Ralf Toumi: </w:t>
      </w:r>
      <w:r w:rsidRPr="004D5CB9">
        <w:rPr>
          <w:color w:val="000000" w:themeColor="text1"/>
        </w:rPr>
        <w:t>r.toumi@imperial.ac.uk</w:t>
      </w:r>
    </w:p>
    <w:p w14:paraId="28FF06D1" w14:textId="77777777" w:rsidR="0065196B" w:rsidRPr="00C837D4" w:rsidRDefault="0065196B" w:rsidP="0065196B">
      <w:pPr>
        <w:spacing w:line="480" w:lineRule="auto"/>
        <w:jc w:val="both"/>
        <w:rPr>
          <w:color w:val="000000" w:themeColor="text1"/>
        </w:rPr>
      </w:pPr>
      <w:r w:rsidRPr="00C837D4">
        <w:rPr>
          <w:color w:val="000000" w:themeColor="text1"/>
        </w:rPr>
        <w:t>Majid Ezzati: majid.ezzati@imperial.ac.uk</w:t>
      </w:r>
    </w:p>
    <w:p w14:paraId="5AB55A5D" w14:textId="77777777" w:rsidR="0065196B" w:rsidRPr="00636C9B" w:rsidRDefault="0065196B" w:rsidP="0065196B">
      <w:pPr>
        <w:spacing w:line="480" w:lineRule="auto"/>
        <w:jc w:val="both"/>
        <w:rPr>
          <w:color w:val="000000" w:themeColor="text1"/>
        </w:rPr>
      </w:pPr>
    </w:p>
    <w:p w14:paraId="7A5884D6" w14:textId="77777777" w:rsidR="0065196B" w:rsidRDefault="0065196B" w:rsidP="0065196B">
      <w:pPr>
        <w:spacing w:line="480" w:lineRule="auto"/>
        <w:jc w:val="both"/>
        <w:rPr>
          <w:color w:val="000000" w:themeColor="text1"/>
        </w:rPr>
      </w:pPr>
      <w:r w:rsidRPr="00636C9B">
        <w:rPr>
          <w:color w:val="000000" w:themeColor="text1"/>
        </w:rPr>
        <w:t>*corresponding author</w:t>
      </w:r>
      <w:r>
        <w:rPr>
          <w:color w:val="000000" w:themeColor="text1"/>
        </w:rPr>
        <w:t>:</w:t>
      </w:r>
    </w:p>
    <w:p w14:paraId="30ED0AE4" w14:textId="77777777" w:rsidR="0065196B" w:rsidRDefault="0065196B" w:rsidP="0065196B">
      <w:pPr>
        <w:spacing w:line="480" w:lineRule="auto"/>
        <w:jc w:val="both"/>
        <w:rPr>
          <w:color w:val="000000" w:themeColor="text1"/>
        </w:rPr>
      </w:pPr>
      <w:r>
        <w:rPr>
          <w:color w:val="000000" w:themeColor="text1"/>
        </w:rPr>
        <w:t>Majid Ezzati</w:t>
      </w:r>
    </w:p>
    <w:p w14:paraId="10C79E21" w14:textId="77777777" w:rsidR="0065196B" w:rsidRDefault="0065196B" w:rsidP="0065196B">
      <w:pPr>
        <w:spacing w:line="480" w:lineRule="auto"/>
        <w:jc w:val="both"/>
        <w:rPr>
          <w:color w:val="000000" w:themeColor="text1"/>
        </w:rPr>
      </w:pPr>
      <w:r>
        <w:rPr>
          <w:color w:val="000000" w:themeColor="text1"/>
        </w:rPr>
        <w:t>Imperial College London</w:t>
      </w:r>
    </w:p>
    <w:p w14:paraId="550A0E89" w14:textId="77777777" w:rsidR="0065196B" w:rsidRDefault="0065196B" w:rsidP="0065196B">
      <w:pPr>
        <w:spacing w:line="480" w:lineRule="auto"/>
        <w:jc w:val="both"/>
        <w:rPr>
          <w:color w:val="000000" w:themeColor="text1"/>
        </w:rPr>
      </w:pPr>
      <w:r>
        <w:rPr>
          <w:color w:val="000000" w:themeColor="text1"/>
        </w:rPr>
        <w:t>Norfolk Place</w:t>
      </w:r>
    </w:p>
    <w:p w14:paraId="7DDC8099" w14:textId="77777777" w:rsidR="0065196B" w:rsidRDefault="0065196B" w:rsidP="0065196B">
      <w:pPr>
        <w:spacing w:line="480" w:lineRule="auto"/>
        <w:jc w:val="both"/>
        <w:rPr>
          <w:color w:val="000000" w:themeColor="text1"/>
        </w:rPr>
      </w:pPr>
      <w:r>
        <w:rPr>
          <w:color w:val="000000" w:themeColor="text1"/>
        </w:rPr>
        <w:t>London W2 1PG, UK</w:t>
      </w:r>
    </w:p>
    <w:p w14:paraId="0F3E5DD4" w14:textId="77777777" w:rsidR="0065196B" w:rsidRDefault="0065196B" w:rsidP="0065196B">
      <w:pPr>
        <w:spacing w:line="480" w:lineRule="auto"/>
        <w:jc w:val="both"/>
        <w:rPr>
          <w:color w:val="000000" w:themeColor="text1"/>
        </w:rPr>
      </w:pPr>
      <w:r>
        <w:rPr>
          <w:color w:val="000000" w:themeColor="text1"/>
        </w:rPr>
        <w:t xml:space="preserve">E-mail: </w:t>
      </w:r>
      <w:hyperlink r:id="rId8" w:history="1">
        <w:r w:rsidRPr="000421EF">
          <w:rPr>
            <w:rStyle w:val="Hyperlink"/>
          </w:rPr>
          <w:t>majid.ezzati@imperial.ac.uk</w:t>
        </w:r>
      </w:hyperlink>
    </w:p>
    <w:p w14:paraId="66A24563" w14:textId="77777777" w:rsidR="0065196B" w:rsidRPr="00636C9B" w:rsidRDefault="0065196B" w:rsidP="0065196B">
      <w:pPr>
        <w:spacing w:line="480" w:lineRule="auto"/>
        <w:jc w:val="both"/>
        <w:rPr>
          <w:color w:val="000000" w:themeColor="text1"/>
        </w:rPr>
      </w:pPr>
      <w:r>
        <w:rPr>
          <w:color w:val="000000" w:themeColor="text1"/>
        </w:rPr>
        <w:t>Tel: +44 (0)20 7594 0767</w:t>
      </w:r>
      <w:r w:rsidRPr="00636C9B">
        <w:rPr>
          <w:color w:val="000000" w:themeColor="text1"/>
        </w:rPr>
        <w:br w:type="page"/>
      </w:r>
    </w:p>
    <w:p w14:paraId="0561B245" w14:textId="102C9C14" w:rsidR="003B10FF" w:rsidRPr="009A2853" w:rsidRDefault="00140DB8" w:rsidP="00140DB8">
      <w:pPr>
        <w:spacing w:line="480" w:lineRule="auto"/>
        <w:jc w:val="both"/>
        <w:rPr>
          <w:rFonts w:eastAsia="Times New Roman"/>
          <w:b/>
        </w:rPr>
      </w:pPr>
      <w:r>
        <w:rPr>
          <w:rFonts w:eastAsia="Times New Roman"/>
          <w:b/>
        </w:rPr>
        <w:lastRenderedPageBreak/>
        <w:t>T</w:t>
      </w:r>
      <w:r w:rsidRPr="009A2853">
        <w:rPr>
          <w:rFonts w:eastAsia="Times New Roman"/>
          <w:b/>
        </w:rPr>
        <w:t xml:space="preserve">emperatures which deviate </w:t>
      </w:r>
      <w:r w:rsidR="00BB3506">
        <w:rPr>
          <w:rFonts w:eastAsia="Times New Roman"/>
          <w:b/>
        </w:rPr>
        <w:t xml:space="preserve">even modestly </w:t>
      </w:r>
      <w:r w:rsidRPr="009A2853">
        <w:rPr>
          <w:rFonts w:eastAsia="Times New Roman"/>
          <w:b/>
        </w:rPr>
        <w:t xml:space="preserve">from long-term averages </w:t>
      </w:r>
      <w:r w:rsidR="007B498A" w:rsidRPr="00620D06">
        <w:rPr>
          <w:rFonts w:eastAsia="Times New Roman"/>
          <w:b/>
        </w:rPr>
        <w:t>have adverse health consequences</w:t>
      </w:r>
      <w:r w:rsidR="007B498A">
        <w:rPr>
          <w:rFonts w:eastAsia="Times New Roman"/>
          <w:b/>
        </w:rPr>
        <w:t>,</w:t>
      </w:r>
      <w:r w:rsidR="005C694B">
        <w:rPr>
          <w:rFonts w:eastAsia="Times New Roman"/>
          <w:b/>
        </w:rPr>
        <w:fldChar w:fldCharType="begin" w:fldLock="1"/>
      </w:r>
      <w:r w:rsidR="005C694B">
        <w:rPr>
          <w:rFonts w:eastAsia="Times New Roman"/>
          <w:b/>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operties":{"noteIndex":0},"schema":"https://github.com/citation-style-language/schema/raw/master/csl-citation.json"}</w:instrText>
      </w:r>
      <w:r w:rsidR="005C694B">
        <w:rPr>
          <w:rFonts w:eastAsia="Times New Roman"/>
          <w:b/>
        </w:rPr>
        <w:fldChar w:fldCharType="separate"/>
      </w:r>
      <w:r w:rsidR="005C694B" w:rsidRPr="005C694B">
        <w:rPr>
          <w:rFonts w:eastAsia="Times New Roman"/>
          <w:noProof/>
          <w:vertAlign w:val="superscript"/>
        </w:rPr>
        <w:t>1</w:t>
      </w:r>
      <w:r w:rsidR="005C694B">
        <w:rPr>
          <w:rFonts w:eastAsia="Times New Roman"/>
          <w:b/>
        </w:rPr>
        <w:fldChar w:fldCharType="end"/>
      </w:r>
      <w:r w:rsidR="007B498A">
        <w:rPr>
          <w:rFonts w:eastAsia="Times New Roman"/>
          <w:b/>
        </w:rPr>
        <w:t xml:space="preserve"> and </w:t>
      </w:r>
      <w:r w:rsidRPr="009A2853">
        <w:rPr>
          <w:rFonts w:eastAsia="Times New Roman"/>
          <w:b/>
        </w:rPr>
        <w:t>will be more frequent as the global climate changes</w:t>
      </w:r>
      <w:r w:rsidR="00684591">
        <w:rPr>
          <w:rFonts w:eastAsia="Times New Roman"/>
          <w:b/>
        </w:rPr>
        <w:t>.</w:t>
      </w:r>
      <w:r w:rsidRPr="009A2853">
        <w:rPr>
          <w:rFonts w:eastAsia="Times New Roman"/>
          <w:b/>
        </w:rPr>
        <w:t xml:space="preserve"> Much previous work has focussed on how mortality from natural causes is affected by daily or multi-day hot/cold episodes, </w:t>
      </w:r>
      <w:del w:id="1" w:author="Zhou, Bin" w:date="2019-03-13T22:03:00Z">
        <w:r w:rsidRPr="009A2853" w:rsidDel="0057092B">
          <w:rPr>
            <w:rFonts w:eastAsia="Times New Roman"/>
            <w:b/>
          </w:rPr>
          <w:delText xml:space="preserve">and </w:delText>
        </w:r>
      </w:del>
      <w:ins w:id="2" w:author="Zhou, Bin" w:date="2019-03-13T22:03:00Z">
        <w:r w:rsidR="0057092B">
          <w:rPr>
            <w:rFonts w:eastAsia="Times New Roman"/>
            <w:b/>
          </w:rPr>
          <w:t>but</w:t>
        </w:r>
        <w:r w:rsidR="0057092B" w:rsidRPr="009A2853">
          <w:rPr>
            <w:rFonts w:eastAsia="Times New Roman"/>
            <w:b/>
          </w:rPr>
          <w:t xml:space="preserve"> </w:t>
        </w:r>
      </w:ins>
      <w:r w:rsidRPr="009A2853">
        <w:rPr>
          <w:rFonts w:eastAsia="Times New Roman"/>
          <w:b/>
        </w:rPr>
        <w:t xml:space="preserve">not on weather patterns that reflect inter-annual variations, as expected under global climate change, nor on injuries. </w:t>
      </w:r>
      <w:r w:rsidR="002B4DCB">
        <w:rPr>
          <w:rFonts w:eastAsia="Times New Roman"/>
          <w:b/>
        </w:rPr>
        <w:t>Using geo-coded mortality and temperature data</w:t>
      </w:r>
      <w:r w:rsidR="002B4DCB" w:rsidRPr="00620D06">
        <w:rPr>
          <w:rFonts w:eastAsia="Times New Roman"/>
          <w:b/>
        </w:rPr>
        <w:t xml:space="preserve"> over a 37-year period (1980 to 2016)</w:t>
      </w:r>
      <w:r w:rsidR="002B4DCB">
        <w:rPr>
          <w:rFonts w:eastAsia="Times New Roman"/>
          <w:b/>
        </w:rPr>
        <w:t xml:space="preserve"> in the contiguous United States,</w:t>
      </w:r>
      <w:r w:rsidR="002B4DCB" w:rsidRPr="005C694B">
        <w:rPr>
          <w:rFonts w:eastAsia="Times New Roman"/>
          <w:b/>
        </w:rPr>
        <w:t xml:space="preserve"> </w:t>
      </w:r>
      <w:r w:rsidR="002B4DCB">
        <w:rPr>
          <w:rFonts w:eastAsia="Times New Roman"/>
          <w:b/>
        </w:rPr>
        <w:t>w</w:t>
      </w:r>
      <w:r w:rsidRPr="009A2853">
        <w:rPr>
          <w:rFonts w:eastAsia="Times New Roman"/>
          <w:b/>
        </w:rPr>
        <w:t xml:space="preserve">e </w:t>
      </w:r>
      <w:ins w:id="3" w:author="Zhou, Bin" w:date="2019-03-13T22:25:00Z">
        <w:r w:rsidR="00F01CE7">
          <w:rPr>
            <w:rFonts w:eastAsia="Times New Roman"/>
            <w:b/>
          </w:rPr>
          <w:t xml:space="preserve">calculated the </w:t>
        </w:r>
      </w:ins>
      <w:commentRangeStart w:id="4"/>
      <w:ins w:id="5" w:author="Zhou, Bin" w:date="2019-03-13T22:27:00Z">
        <w:r w:rsidR="00F01CE7">
          <w:rPr>
            <w:rFonts w:eastAsia="Times New Roman"/>
            <w:b/>
          </w:rPr>
          <w:t>average</w:t>
        </w:r>
      </w:ins>
      <w:ins w:id="6" w:author="Zhou, Bin" w:date="2019-03-13T22:25:00Z">
        <w:r w:rsidR="00F01CE7" w:rsidRPr="009A2853">
          <w:rPr>
            <w:rFonts w:eastAsia="Times New Roman"/>
            <w:b/>
          </w:rPr>
          <w:t xml:space="preserve"> monthly temperature </w:t>
        </w:r>
      </w:ins>
      <w:commentRangeEnd w:id="4"/>
      <w:ins w:id="7" w:author="Zhou, Bin" w:date="2019-03-13T22:27:00Z">
        <w:r w:rsidR="00F01CE7">
          <w:rPr>
            <w:rStyle w:val="CommentReference"/>
            <w:rFonts w:asciiTheme="minorHAnsi" w:hAnsiTheme="minorHAnsi" w:cstheme="minorBidi"/>
            <w:lang w:eastAsia="en-US"/>
          </w:rPr>
          <w:commentReference w:id="4"/>
        </w:r>
      </w:ins>
      <w:ins w:id="8" w:author="Zhou, Bin" w:date="2019-03-13T22:26:00Z">
        <w:r w:rsidR="00F01CE7">
          <w:rPr>
            <w:rFonts w:eastAsia="Times New Roman"/>
            <w:b/>
          </w:rPr>
          <w:t xml:space="preserve">over the </w:t>
        </w:r>
      </w:ins>
      <w:ins w:id="9" w:author="Zhou, Bin" w:date="2019-03-13T22:28:00Z">
        <w:r w:rsidR="00F01CE7">
          <w:rPr>
            <w:rFonts w:eastAsia="Times New Roman"/>
            <w:b/>
          </w:rPr>
          <w:t>whole</w:t>
        </w:r>
      </w:ins>
      <w:ins w:id="10" w:author="Zhou, Bin" w:date="2019-03-13T22:26:00Z">
        <w:r w:rsidR="00F01CE7">
          <w:rPr>
            <w:rFonts w:eastAsia="Times New Roman"/>
            <w:b/>
          </w:rPr>
          <w:t xml:space="preserve"> period and </w:t>
        </w:r>
      </w:ins>
      <w:commentRangeStart w:id="11"/>
      <w:r w:rsidRPr="009A2853">
        <w:rPr>
          <w:rFonts w:eastAsia="Times New Roman"/>
          <w:b/>
        </w:rPr>
        <w:t xml:space="preserve">formulated a Bayesian spatiotemporal model to estimate how deviations from </w:t>
      </w:r>
      <w:ins w:id="12" w:author="Zhou, Bin" w:date="2019-03-13T22:28:00Z">
        <w:r w:rsidR="00F01CE7">
          <w:rPr>
            <w:rFonts w:eastAsia="Times New Roman"/>
            <w:b/>
          </w:rPr>
          <w:t>the long-term</w:t>
        </w:r>
      </w:ins>
      <w:ins w:id="13" w:author="Zhou, Bin" w:date="2019-03-13T22:26:00Z">
        <w:r w:rsidR="00F01CE7">
          <w:rPr>
            <w:rFonts w:eastAsia="Times New Roman"/>
            <w:b/>
          </w:rPr>
          <w:t xml:space="preserve"> average </w:t>
        </w:r>
      </w:ins>
      <w:del w:id="14" w:author="Zhou, Bin" w:date="2019-03-13T22:25:00Z">
        <w:r w:rsidRPr="009A2853" w:rsidDel="00F01CE7">
          <w:rPr>
            <w:rFonts w:eastAsia="Times New Roman"/>
            <w:b/>
          </w:rPr>
          <w:delText xml:space="preserve">long-term averages of mean monthly temperature </w:delText>
        </w:r>
      </w:del>
      <w:r w:rsidRPr="009A2853">
        <w:rPr>
          <w:rFonts w:eastAsia="Times New Roman"/>
          <w:b/>
        </w:rPr>
        <w:t>affect injury mortality</w:t>
      </w:r>
      <w:commentRangeEnd w:id="11"/>
      <w:r w:rsidR="00F01CE7">
        <w:rPr>
          <w:rStyle w:val="CommentReference"/>
          <w:rFonts w:asciiTheme="minorHAnsi" w:hAnsiTheme="minorHAnsi" w:cstheme="minorBidi"/>
          <w:lang w:eastAsia="en-US"/>
        </w:rPr>
        <w:commentReference w:id="11"/>
      </w:r>
      <w:r w:rsidRPr="009A2853">
        <w:rPr>
          <w:rFonts w:eastAsia="Times New Roman"/>
          <w:b/>
        </w:rPr>
        <w:t xml:space="preserve">. </w:t>
      </w:r>
      <w:commentRangeStart w:id="15"/>
      <w:r w:rsidRPr="009A2853">
        <w:rPr>
          <w:rFonts w:eastAsia="Times New Roman"/>
          <w:b/>
        </w:rPr>
        <w:t xml:space="preserve">Our model incorporates how mortality varies by age, sex, state of residence, </w:t>
      </w:r>
      <w:commentRangeStart w:id="16"/>
      <w:r w:rsidRPr="009A2853">
        <w:rPr>
          <w:rFonts w:eastAsia="Times New Roman"/>
          <w:b/>
        </w:rPr>
        <w:t>and month and year</w:t>
      </w:r>
      <w:commentRangeEnd w:id="16"/>
      <w:r w:rsidR="000D573C">
        <w:rPr>
          <w:rStyle w:val="CommentReference"/>
          <w:rFonts w:asciiTheme="minorHAnsi" w:hAnsiTheme="minorHAnsi" w:cstheme="minorBidi"/>
          <w:lang w:eastAsia="en-US"/>
        </w:rPr>
        <w:commentReference w:id="16"/>
      </w:r>
      <w:r w:rsidRPr="009A2853">
        <w:rPr>
          <w:rFonts w:eastAsia="Times New Roman"/>
          <w:b/>
        </w:rPr>
        <w:t xml:space="preserve">. Importantly, it associates monthly injury death rate to inter-annual variation of temperature from the average 30-year climate. </w:t>
      </w:r>
      <w:commentRangeEnd w:id="15"/>
      <w:r w:rsidR="000D573C">
        <w:rPr>
          <w:rStyle w:val="CommentReference"/>
          <w:rFonts w:asciiTheme="minorHAnsi" w:hAnsiTheme="minorHAnsi" w:cstheme="minorBidi"/>
          <w:lang w:eastAsia="en-US"/>
        </w:rPr>
        <w:commentReference w:id="15"/>
      </w:r>
      <w:r w:rsidR="005B7992">
        <w:rPr>
          <w:rFonts w:eastAsia="Times New Roman"/>
          <w:b/>
        </w:rPr>
        <w:t xml:space="preserve">A 1°C anomalously warm year may result in 941 (95% credible interval </w:t>
      </w:r>
      <w:r w:rsidR="009C48DE">
        <w:rPr>
          <w:rFonts w:eastAsia="Times New Roman"/>
          <w:b/>
        </w:rPr>
        <w:t>831-1053)</w:t>
      </w:r>
      <w:r w:rsidR="00BB3506">
        <w:rPr>
          <w:rFonts w:eastAsia="Times New Roman"/>
          <w:b/>
        </w:rPr>
        <w:t xml:space="preserve"> </w:t>
      </w:r>
      <w:r w:rsidR="00D25AD3">
        <w:rPr>
          <w:rFonts w:eastAsia="Times New Roman"/>
          <w:b/>
        </w:rPr>
        <w:t>excess injury deaths</w:t>
      </w:r>
      <w:r w:rsidR="0075249E">
        <w:rPr>
          <w:rFonts w:eastAsia="Times New Roman"/>
          <w:b/>
        </w:rPr>
        <w:t xml:space="preserve"> nationwide</w:t>
      </w:r>
      <w:r w:rsidR="00D25AD3">
        <w:rPr>
          <w:rFonts w:eastAsia="Times New Roman"/>
          <w:b/>
        </w:rPr>
        <w:t>,</w:t>
      </w:r>
      <w:r w:rsidR="0021470F">
        <w:rPr>
          <w:rFonts w:eastAsia="Times New Roman"/>
          <w:b/>
        </w:rPr>
        <w:t xml:space="preserve"> </w:t>
      </w:r>
      <w:r w:rsidR="008717EE">
        <w:rPr>
          <w:rFonts w:eastAsia="Times New Roman"/>
          <w:b/>
        </w:rPr>
        <w:t>with 87% in males</w:t>
      </w:r>
      <w:r w:rsidR="005C3355">
        <w:rPr>
          <w:rFonts w:eastAsia="Times New Roman"/>
          <w:b/>
        </w:rPr>
        <w:t xml:space="preserve"> concentrated mostly in adolescent to middle ages</w:t>
      </w:r>
      <w:r w:rsidR="00EC54F7">
        <w:rPr>
          <w:rFonts w:eastAsia="Times New Roman"/>
          <w:b/>
        </w:rPr>
        <w:t xml:space="preserve">. These </w:t>
      </w:r>
      <w:commentRangeStart w:id="17"/>
      <w:ins w:id="18" w:author="Zhou, Bin" w:date="2019-03-13T22:20:00Z">
        <w:r w:rsidR="000D573C">
          <w:rPr>
            <w:rFonts w:eastAsia="Times New Roman"/>
            <w:b/>
          </w:rPr>
          <w:t xml:space="preserve">excess </w:t>
        </w:r>
        <w:commentRangeEnd w:id="17"/>
        <w:r w:rsidR="000D573C">
          <w:rPr>
            <w:rStyle w:val="CommentReference"/>
            <w:rFonts w:asciiTheme="minorHAnsi" w:hAnsiTheme="minorHAnsi" w:cstheme="minorBidi"/>
            <w:lang w:eastAsia="en-US"/>
          </w:rPr>
          <w:commentReference w:id="17"/>
        </w:r>
      </w:ins>
      <w:r w:rsidR="00EC54F7">
        <w:rPr>
          <w:rFonts w:eastAsia="Times New Roman"/>
          <w:b/>
        </w:rPr>
        <w:t>deaths would</w:t>
      </w:r>
      <w:r w:rsidR="008717EE">
        <w:rPr>
          <w:rFonts w:eastAsia="Times New Roman"/>
          <w:b/>
        </w:rPr>
        <w:t xml:space="preserve"> </w:t>
      </w:r>
      <w:r w:rsidR="00D25AD3">
        <w:rPr>
          <w:rFonts w:eastAsia="Times New Roman"/>
          <w:b/>
        </w:rPr>
        <w:t>comprise of increases in deaths from drowning, transport injuries, assault and intentional self-harm offset by a</w:t>
      </w:r>
      <w:r w:rsidR="00EC54F7">
        <w:rPr>
          <w:rFonts w:eastAsia="Times New Roman"/>
          <w:b/>
        </w:rPr>
        <w:t xml:space="preserve">n overall </w:t>
      </w:r>
      <w:commentRangeStart w:id="19"/>
      <w:r w:rsidR="00D25AD3">
        <w:rPr>
          <w:rFonts w:eastAsia="Times New Roman"/>
          <w:b/>
        </w:rPr>
        <w:t>decline in deaths from falls</w:t>
      </w:r>
      <w:r w:rsidR="008717EE">
        <w:rPr>
          <w:rFonts w:eastAsia="Times New Roman"/>
          <w:b/>
        </w:rPr>
        <w:t xml:space="preserve">. </w:t>
      </w:r>
      <w:commentRangeEnd w:id="19"/>
      <w:r w:rsidR="0057092B">
        <w:rPr>
          <w:rStyle w:val="CommentReference"/>
          <w:rFonts w:asciiTheme="minorHAnsi" w:hAnsiTheme="minorHAnsi" w:cstheme="minorBidi"/>
          <w:lang w:eastAsia="en-US"/>
        </w:rPr>
        <w:commentReference w:id="19"/>
      </w:r>
      <w:r w:rsidR="0021470F">
        <w:rPr>
          <w:rFonts w:eastAsia="Times New Roman"/>
          <w:b/>
        </w:rPr>
        <w:t>The findings</w:t>
      </w:r>
      <w:r w:rsidR="0075249E">
        <w:rPr>
          <w:rFonts w:eastAsia="Times New Roman"/>
          <w:b/>
        </w:rPr>
        <w:t xml:space="preserve"> </w:t>
      </w:r>
      <w:commentRangeStart w:id="20"/>
      <w:r w:rsidR="0075249E">
        <w:rPr>
          <w:rFonts w:eastAsia="Times New Roman"/>
          <w:b/>
        </w:rPr>
        <w:t xml:space="preserve">enable </w:t>
      </w:r>
      <w:commentRangeEnd w:id="20"/>
      <w:r w:rsidR="000D573C">
        <w:rPr>
          <w:rStyle w:val="CommentReference"/>
          <w:rFonts w:asciiTheme="minorHAnsi" w:hAnsiTheme="minorHAnsi" w:cstheme="minorBidi"/>
          <w:lang w:eastAsia="en-US"/>
        </w:rPr>
        <w:commentReference w:id="20"/>
      </w:r>
      <w:r w:rsidR="00431D95">
        <w:rPr>
          <w:rFonts w:eastAsia="Times New Roman"/>
          <w:b/>
        </w:rPr>
        <w:t xml:space="preserve">strategies for targeted public health interventions </w:t>
      </w:r>
      <w:r w:rsidR="000C563B">
        <w:rPr>
          <w:rFonts w:eastAsia="Times New Roman"/>
          <w:b/>
        </w:rPr>
        <w:t xml:space="preserve">against injuries </w:t>
      </w:r>
      <w:r w:rsidR="00714300">
        <w:rPr>
          <w:rFonts w:eastAsia="Times New Roman"/>
          <w:b/>
        </w:rPr>
        <w:t>during periods of anomalously high temperatures</w:t>
      </w:r>
      <w:r w:rsidR="000C563B">
        <w:rPr>
          <w:rFonts w:eastAsia="Times New Roman"/>
          <w:b/>
        </w:rPr>
        <w:t>.</w:t>
      </w:r>
    </w:p>
    <w:p w14:paraId="6EE3811E" w14:textId="77777777" w:rsidR="0065196B" w:rsidRDefault="0065196B" w:rsidP="0065196B">
      <w:pPr>
        <w:spacing w:line="480" w:lineRule="auto"/>
        <w:jc w:val="both"/>
        <w:rPr>
          <w:color w:val="000000" w:themeColor="text1"/>
        </w:rPr>
      </w:pPr>
    </w:p>
    <w:p w14:paraId="28DD3DAE" w14:textId="4E8C288F" w:rsidR="0065196B" w:rsidRDefault="0065196B" w:rsidP="0065196B">
      <w:pPr>
        <w:spacing w:line="480" w:lineRule="auto"/>
        <w:jc w:val="both"/>
        <w:rPr>
          <w:color w:val="000000" w:themeColor="text1"/>
        </w:rPr>
      </w:pPr>
      <w:r w:rsidRPr="00561DD4">
        <w:rPr>
          <w:color w:val="000000" w:themeColor="text1"/>
        </w:rPr>
        <w:t xml:space="preserve">The </w:t>
      </w:r>
      <w:r>
        <w:rPr>
          <w:color w:val="000000" w:themeColor="text1"/>
        </w:rPr>
        <w:t>potential</w:t>
      </w:r>
      <w:r w:rsidRPr="00561DD4">
        <w:rPr>
          <w:color w:val="000000" w:themeColor="text1"/>
        </w:rPr>
        <w:t xml:space="preserve"> health impacts of anthropogenic climate change are one of the key drivers for efforts to mitigate greenhouse gas emissions and for </w:t>
      </w:r>
      <w:r>
        <w:rPr>
          <w:color w:val="000000" w:themeColor="text1"/>
        </w:rPr>
        <w:t xml:space="preserve">pursuing </w:t>
      </w:r>
      <w:r w:rsidRPr="00561DD4">
        <w:rPr>
          <w:color w:val="000000" w:themeColor="text1"/>
        </w:rPr>
        <w:t>adaptation</w:t>
      </w:r>
      <w:r>
        <w:rPr>
          <w:color w:val="000000" w:themeColor="text1"/>
        </w:rPr>
        <w:t xml:space="preserve"> measures</w:t>
      </w:r>
      <w:r w:rsidRPr="00561DD4">
        <w:rPr>
          <w:color w:val="000000" w:themeColor="text1"/>
        </w:rPr>
        <w:t>.</w:t>
      </w:r>
      <w:r w:rsidRPr="0041031F">
        <w:rPr>
          <w:color w:val="000000" w:themeColor="text1"/>
        </w:rPr>
        <w:t xml:space="preserve"> </w:t>
      </w:r>
      <w:r w:rsidRPr="00AA564D">
        <w:rPr>
          <w:color w:val="000000" w:themeColor="text1"/>
        </w:rPr>
        <w:t xml:space="preserve">Current assessments of the health effects of climate change </w:t>
      </w:r>
      <w:r>
        <w:rPr>
          <w:color w:val="000000" w:themeColor="text1"/>
        </w:rPr>
        <w:t>largely focus on parasitic and infectious diseases and cardiorespiratory and other chronic diseases.</w:t>
      </w:r>
      <w:r>
        <w:rPr>
          <w:color w:val="000000" w:themeColor="text1"/>
        </w:rPr>
        <w:fldChar w:fldCharType="begin" w:fldLock="1"/>
      </w:r>
      <w:r w:rsidR="005C694B">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2–7&lt;/sup&gt;","plainTextFormattedCitation":"2–7","previouslyFormattedCitation":"&lt;sup&gt;1–6&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2–7</w:t>
      </w:r>
      <w:r>
        <w:rPr>
          <w:color w:val="000000" w:themeColor="text1"/>
        </w:rPr>
        <w:fldChar w:fldCharType="end"/>
      </w:r>
      <w:r>
        <w:rPr>
          <w:color w:val="000000" w:themeColor="text1"/>
        </w:rPr>
        <w:t xml:space="preserve"> Less research has been conducted on injuries,</w:t>
      </w:r>
      <w:r>
        <w:rPr>
          <w:color w:val="000000" w:themeColor="text1"/>
        </w:rPr>
        <w:fldChar w:fldCharType="begin" w:fldLock="1"/>
      </w:r>
      <w:r w:rsidR="005C694B">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8–10&lt;/sup&gt;","plainTextFormattedCitation":"8–10","previouslyFormattedCitation":"&lt;sup&gt;7–9&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8–10</w:t>
      </w:r>
      <w:r>
        <w:rPr>
          <w:color w:val="000000" w:themeColor="text1"/>
        </w:rPr>
        <w:fldChar w:fldCharType="end"/>
      </w:r>
      <w:r>
        <w:t xml:space="preserve"> </w:t>
      </w:r>
      <w:r>
        <w:rPr>
          <w:color w:val="000000" w:themeColor="text1"/>
        </w:rPr>
        <w:t>especially in a consistent way across injury types and demographic subgroups of the population, even though death rates from injuries vary seasonally,</w:t>
      </w:r>
      <w:r>
        <w:rPr>
          <w:color w:val="000000" w:themeColor="text1"/>
        </w:rPr>
        <w:fldChar w:fldCharType="begin" w:fldLock="1"/>
      </w:r>
      <w:r w:rsidR="005C694B">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11,12&lt;/sup&gt;","plainTextFormattedCitation":"11,12","previouslyFormattedCitation":"&lt;sup&gt;10,11&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w:t>
      </w:r>
      <w:r>
        <w:rPr>
          <w:color w:val="000000" w:themeColor="text1"/>
        </w:rPr>
        <w:fldChar w:fldCharType="end"/>
      </w:r>
      <w:r>
        <w:rPr>
          <w:color w:val="000000" w:themeColor="text1"/>
        </w:rPr>
        <w:t xml:space="preserve"> which means that temperature may play a role in their pathogenesis. Our aim was to evaluate how deaths from </w:t>
      </w:r>
      <w:r>
        <w:rPr>
          <w:color w:val="000000" w:themeColor="text1"/>
        </w:rPr>
        <w:lastRenderedPageBreak/>
        <w:t>various injuries may be affected by changes in temperature that could arise as a result of global climate change in a national study.</w:t>
      </w:r>
    </w:p>
    <w:p w14:paraId="4A9417B3" w14:textId="77777777" w:rsidR="0065196B" w:rsidRDefault="0065196B" w:rsidP="0065196B">
      <w:pPr>
        <w:spacing w:line="480" w:lineRule="auto"/>
        <w:jc w:val="both"/>
        <w:rPr>
          <w:color w:val="000000" w:themeColor="text1"/>
        </w:rPr>
      </w:pPr>
    </w:p>
    <w:p w14:paraId="2E5DFF8D" w14:textId="047C9128" w:rsidR="0065196B" w:rsidRDefault="0065196B" w:rsidP="0065196B">
      <w:pPr>
        <w:spacing w:line="480" w:lineRule="auto"/>
        <w:jc w:val="both"/>
        <w:rPr>
          <w:color w:val="000000" w:themeColor="text1"/>
        </w:rPr>
      </w:pPr>
      <w:r w:rsidRPr="00262BFD">
        <w:rPr>
          <w:color w:val="000000" w:themeColor="text1"/>
        </w:rPr>
        <w:t>We used vital registration data on</w:t>
      </w:r>
      <w:r>
        <w:rPr>
          <w:color w:val="000000" w:themeColor="text1"/>
        </w:rPr>
        <w:t xml:space="preserve"> all</w:t>
      </w:r>
      <w:r w:rsidRPr="00262BFD">
        <w:rPr>
          <w:color w:val="000000" w:themeColor="text1"/>
        </w:rPr>
        <w:t xml:space="preserve"> deaths</w:t>
      </w:r>
      <w:r>
        <w:rPr>
          <w:color w:val="000000" w:themeColor="text1"/>
        </w:rPr>
        <w:t xml:space="preserve"> in the USA</w:t>
      </w:r>
      <w:r w:rsidRPr="00416A54">
        <w:t xml:space="preserve"> </w:t>
      </w:r>
      <w:r>
        <w:rPr>
          <w:color w:val="000000" w:themeColor="text1"/>
        </w:rPr>
        <w:t>f</w:t>
      </w:r>
      <w:r w:rsidRPr="00416A54">
        <w:rPr>
          <w:color w:val="000000" w:themeColor="text1"/>
        </w:rPr>
        <w:t>rom 1980 to 2016</w:t>
      </w:r>
      <w:r>
        <w:rPr>
          <w:color w:val="000000" w:themeColor="text1"/>
        </w:rPr>
        <w:t>,</w:t>
      </w:r>
      <w:r w:rsidRPr="00262BFD">
        <w:rPr>
          <w:color w:val="000000" w:themeColor="text1"/>
        </w:rPr>
        <w:t xml:space="preserve"> </w:t>
      </w:r>
      <w:r>
        <w:rPr>
          <w:color w:val="000000" w:themeColor="text1"/>
        </w:rPr>
        <w:t>with information on</w:t>
      </w:r>
      <w:r w:rsidRPr="00262BFD">
        <w:rPr>
          <w:color w:val="000000" w:themeColor="text1"/>
        </w:rPr>
        <w:t xml:space="preserve"> sex, age</w:t>
      </w:r>
      <w:r>
        <w:rPr>
          <w:color w:val="000000" w:themeColor="text1"/>
        </w:rPr>
        <w:t xml:space="preserve"> at death</w:t>
      </w:r>
      <w:r w:rsidRPr="00262BFD">
        <w:rPr>
          <w:color w:val="000000" w:themeColor="text1"/>
        </w:rPr>
        <w:t xml:space="preserve">, underlying cause of death and </w:t>
      </w:r>
      <w:r>
        <w:rPr>
          <w:color w:val="000000" w:themeColor="text1"/>
        </w:rPr>
        <w:t>state</w:t>
      </w:r>
      <w:r w:rsidRPr="00262BFD">
        <w:rPr>
          <w:color w:val="000000" w:themeColor="text1"/>
        </w:rPr>
        <w:t xml:space="preserve"> of residence from</w:t>
      </w:r>
      <w:r>
        <w:rPr>
          <w:color w:val="000000" w:themeColor="text1"/>
        </w:rPr>
        <w:t xml:space="preserve">. From 1980 to 2016, 4,006,454 boys and men and 1,757,862 girls and women died from an injury in the contiguous USA (i.e., excluding Alaska and Hawaii), accounting </w:t>
      </w:r>
      <w:r w:rsidRPr="00636C9B">
        <w:rPr>
          <w:color w:val="000000" w:themeColor="text1"/>
        </w:rPr>
        <w:t xml:space="preserve">for </w:t>
      </w:r>
      <w:r>
        <w:rPr>
          <w:color w:val="000000" w:themeColor="text1"/>
        </w:rPr>
        <w:t xml:space="preserve">9.2% and 4.2% </w:t>
      </w:r>
      <w:r w:rsidRPr="00636C9B">
        <w:rPr>
          <w:color w:val="000000" w:themeColor="text1"/>
        </w:rPr>
        <w:t xml:space="preserve">of all </w:t>
      </w:r>
      <w:r>
        <w:rPr>
          <w:color w:val="000000" w:themeColor="text1"/>
        </w:rPr>
        <w:t xml:space="preserve">male and female </w:t>
      </w:r>
      <w:r w:rsidRPr="00636C9B">
        <w:rPr>
          <w:color w:val="000000" w:themeColor="text1"/>
        </w:rPr>
        <w:t>d</w:t>
      </w:r>
      <w:r>
        <w:rPr>
          <w:color w:val="000000" w:themeColor="text1"/>
        </w:rPr>
        <w:t>eaths respectively</w:t>
      </w:r>
      <w:r w:rsidRPr="00636C9B">
        <w:rPr>
          <w:color w:val="000000" w:themeColor="text1"/>
        </w:rPr>
        <w:t>.</w:t>
      </w:r>
      <w:r>
        <w:rPr>
          <w:color w:val="000000" w:themeColor="text1"/>
        </w:rPr>
        <w:t xml:space="preserve"> 95.6% of male injury deaths and 93.9% of female injury deaths were in those aged 15 years and older, and over half (52.6%) of male injury deaths were in those aged 15-44 years (Figure 1). In contrast with males, there was less of an age gradient in females after 15 years of age, with women aged 15-24 years and 75-84 years, along with the age groups in between, having similar numbers of injury deaths.</w:t>
      </w:r>
    </w:p>
    <w:p w14:paraId="67218FAC" w14:textId="77777777" w:rsidR="0065196B" w:rsidRDefault="0065196B" w:rsidP="0065196B">
      <w:pPr>
        <w:spacing w:line="480" w:lineRule="auto"/>
        <w:jc w:val="both"/>
        <w:rPr>
          <w:color w:val="000000" w:themeColor="text1"/>
        </w:rPr>
      </w:pPr>
    </w:p>
    <w:p w14:paraId="0D91B651" w14:textId="77777777" w:rsidR="0065196B" w:rsidRDefault="0065196B" w:rsidP="0065196B">
      <w:pPr>
        <w:spacing w:line="480" w:lineRule="auto"/>
        <w:jc w:val="both"/>
      </w:pPr>
      <w:r>
        <w:rPr>
          <w:color w:val="000000" w:themeColor="text1"/>
        </w:rPr>
        <w:t xml:space="preserve">Transport-related injuries, falls, drownings, assault, and intentional self-harm accounted for 79.0% of injury deaths in males and 72.1% in females. The remainder were from a heterogeneous group of “other unintentional injuries” (Figure </w:t>
      </w:r>
      <w:r w:rsidRPr="00214145">
        <w:rPr>
          <w:color w:val="000000" w:themeColor="text1"/>
        </w:rPr>
        <w:t>1</w:t>
      </w:r>
      <w:r>
        <w:rPr>
          <w:color w:val="000000" w:themeColor="text1"/>
        </w:rPr>
        <w:t xml:space="preserve">), within which </w:t>
      </w:r>
      <w:r>
        <w:t>t</w:t>
      </w:r>
      <w:r w:rsidRPr="00091E0C">
        <w:t>he</w:t>
      </w:r>
      <w:r>
        <w:t xml:space="preserve"> type of injury that led to death varied</w:t>
      </w:r>
      <w:r w:rsidRPr="00091E0C">
        <w:t xml:space="preserve"> by sex</w:t>
      </w:r>
      <w:r w:rsidRPr="00F53433">
        <w:t xml:space="preserve"> </w:t>
      </w:r>
      <w:r w:rsidRPr="00091E0C">
        <w:t>and age group.</w:t>
      </w:r>
      <w:r>
        <w:t xml:space="preserve"> Transport was the leading injury cause of death in women younger than 75 years and men younger than 35 years. Between 35 and 74 years of age, more men died of intentional self-harm than any other injury. Above 75 years of age, falls were the largest cause of death in both men and women. </w:t>
      </w:r>
      <w:r w:rsidRPr="00091E0C">
        <w:t xml:space="preserve"> </w:t>
      </w:r>
    </w:p>
    <w:p w14:paraId="2A0C0C6E" w14:textId="77777777" w:rsidR="0065196B" w:rsidRPr="003017A9" w:rsidRDefault="0065196B" w:rsidP="0065196B">
      <w:pPr>
        <w:spacing w:line="480" w:lineRule="auto"/>
        <w:jc w:val="both"/>
      </w:pPr>
    </w:p>
    <w:p w14:paraId="2B45AAFC" w14:textId="77777777" w:rsidR="0065196B" w:rsidRDefault="0065196B" w:rsidP="0065196B">
      <w:pPr>
        <w:spacing w:line="480" w:lineRule="auto"/>
        <w:jc w:val="both"/>
      </w:pPr>
      <w:r w:rsidRPr="003017A9">
        <w:t xml:space="preserve">There was a decline in </w:t>
      </w:r>
      <w:r>
        <w:t xml:space="preserve">age-standardised death rates of </w:t>
      </w:r>
      <w:r w:rsidRPr="003017A9">
        <w:t>three out of five</w:t>
      </w:r>
      <w:r>
        <w:t xml:space="preserve"> major</w:t>
      </w:r>
      <w:r w:rsidRPr="003017A9">
        <w:t xml:space="preserve"> injur</w:t>
      </w:r>
      <w:r>
        <w:t>ies</w:t>
      </w:r>
      <w:r w:rsidRPr="003017A9">
        <w:t xml:space="preserve"> (transport, drownings and assault) </w:t>
      </w:r>
      <w:r>
        <w:t>from 1980 to 2016 (Figure 2). I</w:t>
      </w:r>
      <w:r w:rsidRPr="003017A9">
        <w:t>n contrast</w:t>
      </w:r>
      <w:r>
        <w:t>,</w:t>
      </w:r>
      <w:r w:rsidRPr="003017A9">
        <w:t xml:space="preserve"> </w:t>
      </w:r>
      <w:r>
        <w:t>age-standardised death rates</w:t>
      </w:r>
      <w:r w:rsidRPr="003017A9">
        <w:t xml:space="preserve"> from falls increas</w:t>
      </w:r>
      <w:r>
        <w:t>ed</w:t>
      </w:r>
      <w:r w:rsidRPr="003017A9">
        <w:t xml:space="preserve"> over time </w:t>
      </w:r>
      <w:r>
        <w:t>while</w:t>
      </w:r>
      <w:r w:rsidRPr="003017A9">
        <w:t xml:space="preserve"> </w:t>
      </w:r>
      <w:r>
        <w:t xml:space="preserve">those from </w:t>
      </w:r>
      <w:r w:rsidRPr="003017A9">
        <w:t xml:space="preserve">intentional self-harm </w:t>
      </w:r>
      <w:r>
        <w:t xml:space="preserve">initially </w:t>
      </w:r>
      <w:r w:rsidRPr="003017A9">
        <w:t>decreas</w:t>
      </w:r>
      <w:r>
        <w:t>ed</w:t>
      </w:r>
      <w:r w:rsidRPr="003017A9">
        <w:t xml:space="preserve"> </w:t>
      </w:r>
      <w:r>
        <w:t xml:space="preserve">followed by an increase to surpass </w:t>
      </w:r>
      <w:r w:rsidRPr="003017A9">
        <w:t>1980 levels.</w:t>
      </w:r>
      <w:r w:rsidRPr="009D14AA">
        <w:t xml:space="preserve"> </w:t>
      </w:r>
      <w:r w:rsidRPr="003017A9">
        <w:t xml:space="preserve">The largest overall decline over time was for transport deaths, </w:t>
      </w:r>
      <w:r>
        <w:t>which declined by over</w:t>
      </w:r>
      <w:r w:rsidRPr="003017A9">
        <w:t xml:space="preserve"> 50% from 1980</w:t>
      </w:r>
      <w:r>
        <w:t xml:space="preserve"> to </w:t>
      </w:r>
      <w:r w:rsidRPr="003017A9">
        <w:t xml:space="preserve">2016. Age-standardised death rates </w:t>
      </w:r>
      <w:r w:rsidRPr="003017A9">
        <w:lastRenderedPageBreak/>
        <w:t>for transport and drownings</w:t>
      </w:r>
      <w:r>
        <w:t xml:space="preserve"> peaked in summer months but</w:t>
      </w:r>
      <w:r w:rsidRPr="003017A9">
        <w:t xml:space="preserve"> </w:t>
      </w:r>
      <w:r>
        <w:t>deaths from o</w:t>
      </w:r>
      <w:r w:rsidRPr="003017A9">
        <w:t>ther</w:t>
      </w:r>
      <w:r>
        <w:t xml:space="preserve"> major injuries</w:t>
      </w:r>
      <w:r w:rsidRPr="003017A9">
        <w:t xml:space="preserve"> death did not </w:t>
      </w:r>
      <w:r>
        <w:t>have clear seasonal patterns</w:t>
      </w:r>
      <w:r w:rsidRPr="003017A9">
        <w:t>.</w:t>
      </w:r>
    </w:p>
    <w:p w14:paraId="2ABD42EA" w14:textId="77777777" w:rsidR="0065196B" w:rsidRPr="003017A9" w:rsidRDefault="0065196B" w:rsidP="0065196B">
      <w:pPr>
        <w:spacing w:line="480" w:lineRule="auto"/>
        <w:jc w:val="both"/>
      </w:pPr>
    </w:p>
    <w:p w14:paraId="39BCDBC8" w14:textId="31C6C9CA" w:rsidR="0065196B" w:rsidRDefault="0065196B" w:rsidP="0065196B">
      <w:pPr>
        <w:spacing w:line="480" w:lineRule="auto"/>
        <w:jc w:val="both"/>
        <w:rPr>
          <w:color w:val="000000" w:themeColor="text1"/>
        </w:rPr>
      </w:pPr>
      <w:r>
        <w:rPr>
          <w:color w:val="000000" w:themeColor="text1"/>
        </w:rPr>
        <w:t>With few exceptions,</w:t>
      </w:r>
      <w:r>
        <w:rPr>
          <w:color w:val="000000" w:themeColor="text1"/>
        </w:rPr>
        <w:fldChar w:fldCharType="begin" w:fldLock="1"/>
      </w:r>
      <w:r w:rsidR="005C694B">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8,13&lt;/sup&gt;","plainTextFormattedCitation":"8,13","previouslyFormattedCitation":"&lt;sup&gt;7,12&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8,13</w:t>
      </w:r>
      <w:r>
        <w:rPr>
          <w:color w:val="000000" w:themeColor="text1"/>
        </w:rPr>
        <w:fldChar w:fldCharType="end"/>
      </w:r>
      <w:r>
        <w:rPr>
          <w:color w:val="000000" w:themeColor="text1"/>
        </w:rPr>
        <w:t xml:space="preserve"> 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sidR="005C694B">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1,4,5,14,15&lt;/sup&gt;","plainTextFormattedCitation":"1,4,5,14,15","previouslyFormattedCitation":"&lt;sup&gt;3,4,13–15&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1,4,5,14,15</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w:t>
      </w:r>
      <w:r>
        <w:rPr>
          <w:color w:val="000000" w:themeColor="text1"/>
        </w:rPr>
        <w:t>, including seasonal weather patterns,</w:t>
      </w:r>
      <w:r w:rsidRPr="00AA564D">
        <w:rPr>
          <w:color w:val="000000" w:themeColor="text1"/>
        </w:rPr>
        <w:t xml:space="preserve"> co</w:t>
      </w:r>
      <w:r>
        <w:rPr>
          <w:color w:val="000000" w:themeColor="text1"/>
        </w:rPr>
        <w:t xml:space="preserve">mpared to long-term norms, and hence can disrupt long-term adaptation. To mimic the conditions that may arise with global climate change, we developed </w:t>
      </w:r>
      <w:r w:rsidRPr="002B11C6">
        <w:rPr>
          <w:color w:val="000000" w:themeColor="text1"/>
        </w:rPr>
        <w:t xml:space="preserve">methodology </w:t>
      </w:r>
      <w:r>
        <w:rPr>
          <w:color w:val="000000" w:themeColor="text1"/>
        </w:rPr>
        <w:t>to examine</w:t>
      </w:r>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temperature</w:t>
      </w:r>
      <w:r w:rsidRPr="002B11C6">
        <w:rPr>
          <w:color w:val="000000" w:themeColor="text1"/>
        </w:rPr>
        <w:t xml:space="preserve"> </w:t>
      </w:r>
      <w:r>
        <w:rPr>
          <w:color w:val="000000" w:themeColor="text1"/>
        </w:rPr>
        <w:t xml:space="preserve">may </w:t>
      </w:r>
      <w:r w:rsidRPr="002B11C6">
        <w:rPr>
          <w:color w:val="000000" w:themeColor="text1"/>
        </w:rPr>
        <w:t xml:space="preserve">impact </w:t>
      </w:r>
      <w:r>
        <w:rPr>
          <w:color w:val="000000" w:themeColor="text1"/>
        </w:rPr>
        <w:t>injury death rates.</w:t>
      </w:r>
      <w:r w:rsidRPr="002B11C6">
        <w:rPr>
          <w:color w:val="000000" w:themeColor="text1"/>
        </w:rPr>
        <w:t xml:space="preserve"> </w:t>
      </w:r>
    </w:p>
    <w:p w14:paraId="1D485A28" w14:textId="77777777" w:rsidR="0065196B" w:rsidRDefault="0065196B" w:rsidP="0065196B">
      <w:pPr>
        <w:spacing w:line="480" w:lineRule="auto"/>
        <w:jc w:val="both"/>
        <w:rPr>
          <w:color w:val="000000" w:themeColor="text1"/>
        </w:rPr>
      </w:pPr>
    </w:p>
    <w:p w14:paraId="7BB7637B" w14:textId="77777777" w:rsidR="0065196B" w:rsidRDefault="0065196B" w:rsidP="0065196B">
      <w:pPr>
        <w:spacing w:line="480" w:lineRule="auto"/>
        <w:jc w:val="both"/>
        <w:rPr>
          <w:color w:val="000000" w:themeColor="text1"/>
        </w:rPr>
      </w:pPr>
      <w:r>
        <w:rPr>
          <w:color w:val="000000" w:themeColor="text1"/>
        </w:rPr>
        <w:t>We first defined a measure of anomalous temperature for each state and month compared to</w:t>
      </w:r>
      <w:r>
        <w:t xml:space="preserve"> </w:t>
      </w:r>
      <w:r w:rsidRPr="00636C9B">
        <w:t xml:space="preserve">long-term </w:t>
      </w:r>
      <w:r>
        <w:t xml:space="preserve">norm </w:t>
      </w:r>
      <w:r w:rsidRPr="00636C9B">
        <w:t>temperature</w:t>
      </w:r>
      <w:r>
        <w:t xml:space="preserve"> of the state in that month (Figure 3)</w:t>
      </w:r>
      <w:r>
        <w:rPr>
          <w:color w:val="000000" w:themeColor="text1"/>
        </w:rPr>
        <w:t>.</w:t>
      </w:r>
      <w:r w:rsidRPr="00636C9B">
        <w:rPr>
          <w:color w:val="000000" w:themeColor="text1"/>
        </w:rPr>
        <w:t xml:space="preserve"> </w:t>
      </w:r>
      <w:r>
        <w:rPr>
          <w:color w:val="000000" w:themeColor="text1"/>
        </w:rPr>
        <w:t>In this approach, a state with higher, but more stable, temperature in a specific month has smaller anomalies than one with lower but more inter-annually variable temperature. Average size of anomaly over the study period (1980-2016), a measure of how variable temperatures are around their central state-month long-term norm, ranged from 0.4</w:t>
      </w:r>
      <w:r w:rsidRPr="00843ACB">
        <w:rPr>
          <w:bCs/>
          <w:color w:val="000000" w:themeColor="text1"/>
        </w:rPr>
        <w:t>°</w:t>
      </w:r>
      <w:r>
        <w:rPr>
          <w:bCs/>
          <w:color w:val="000000" w:themeColor="text1"/>
        </w:rPr>
        <w:t>C</w:t>
      </w:r>
      <w:r>
        <w:rPr>
          <w:color w:val="000000" w:themeColor="text1"/>
        </w:rPr>
        <w:t xml:space="preserve"> for Florida in September, to 3.4</w:t>
      </w:r>
      <w:r w:rsidRPr="00843ACB">
        <w:rPr>
          <w:bCs/>
          <w:color w:val="000000" w:themeColor="text1"/>
        </w:rPr>
        <w:t>°</w:t>
      </w:r>
      <w:r>
        <w:rPr>
          <w:bCs/>
          <w:color w:val="000000" w:themeColor="text1"/>
        </w:rPr>
        <w:t>C</w:t>
      </w:r>
      <w:r>
        <w:rPr>
          <w:color w:val="000000" w:themeColor="text1"/>
        </w:rPr>
        <w:t xml:space="preserve"> for North Dakota in February (Figure 4). The average size of anomaly had a median value of 1.2</w:t>
      </w:r>
      <w:r w:rsidRPr="00843ACB">
        <w:rPr>
          <w:bCs/>
          <w:color w:val="000000" w:themeColor="text1"/>
        </w:rPr>
        <w:t>°</w:t>
      </w:r>
      <w:r>
        <w:rPr>
          <w:bCs/>
          <w:color w:val="000000" w:themeColor="text1"/>
        </w:rPr>
        <w:t>C across all states and months, with 27% less than 1</w:t>
      </w:r>
      <w:r w:rsidRPr="00843ACB">
        <w:rPr>
          <w:bCs/>
          <w:color w:val="000000" w:themeColor="text1"/>
        </w:rPr>
        <w:t>°</w:t>
      </w:r>
      <w:r>
        <w:rPr>
          <w:bCs/>
          <w:color w:val="000000" w:themeColor="text1"/>
        </w:rPr>
        <w:t xml:space="preserve">C and 90% less than </w:t>
      </w:r>
      <w:r>
        <w:rPr>
          <w:color w:val="000000" w:themeColor="text1"/>
        </w:rPr>
        <w:t>2</w:t>
      </w:r>
      <w:r w:rsidRPr="00843ACB">
        <w:rPr>
          <w:bCs/>
          <w:color w:val="000000" w:themeColor="text1"/>
        </w:rPr>
        <w:t>°</w:t>
      </w:r>
      <w:r>
        <w:rPr>
          <w:bCs/>
          <w:color w:val="000000" w:themeColor="text1"/>
        </w:rPr>
        <w:t>C (Figure 4)</w:t>
      </w:r>
      <w:r>
        <w:rPr>
          <w:color w:val="000000" w:themeColor="text1"/>
        </w:rPr>
        <w:t>. Temperature anomalies were largest in January and December and smallest in August and September. They were larger in northern and central states than in southern and coastal ones.</w:t>
      </w:r>
    </w:p>
    <w:p w14:paraId="4570534E" w14:textId="77777777" w:rsidR="0065196B" w:rsidRDefault="0065196B" w:rsidP="0065196B">
      <w:pPr>
        <w:spacing w:line="480" w:lineRule="auto"/>
        <w:jc w:val="both"/>
        <w:rPr>
          <w:color w:val="000000" w:themeColor="text1"/>
        </w:rPr>
      </w:pPr>
    </w:p>
    <w:p w14:paraId="0138A74A" w14:textId="77777777" w:rsidR="0065196B" w:rsidRDefault="0065196B" w:rsidP="0065196B">
      <w:pPr>
        <w:spacing w:line="480" w:lineRule="auto"/>
        <w:jc w:val="both"/>
      </w:pPr>
      <w:r>
        <w:rPr>
          <w:color w:val="000000" w:themeColor="text1"/>
        </w:rPr>
        <w:t>W</w:t>
      </w:r>
      <w:r w:rsidRPr="00636C9B">
        <w:rPr>
          <w:color w:val="000000" w:themeColor="text1"/>
        </w:rPr>
        <w:t xml:space="preserve">e </w:t>
      </w:r>
      <w:r>
        <w:rPr>
          <w:color w:val="000000" w:themeColor="text1"/>
        </w:rPr>
        <w:t>then analysed the association of monthly injury death rates with anomalous temperature using</w:t>
      </w:r>
      <w:r w:rsidRPr="00636C9B">
        <w:rPr>
          <w:color w:val="000000" w:themeColor="text1"/>
        </w:rPr>
        <w:t xml:space="preserve"> a Bayesian spatio</w:t>
      </w:r>
      <w:r>
        <w:rPr>
          <w:color w:val="000000" w:themeColor="text1"/>
        </w:rPr>
        <w:t>-</w:t>
      </w:r>
      <w:r w:rsidRPr="00636C9B">
        <w:rPr>
          <w:color w:val="000000" w:themeColor="text1"/>
        </w:rPr>
        <w:t>temporal model</w:t>
      </w:r>
      <w:r>
        <w:rPr>
          <w:color w:val="000000" w:themeColor="text1"/>
        </w:rPr>
        <w:t>, described in Methods. The model accounted for systematic variations in death rates across states and months, through state-, month- and state-month-specific random intercepts, and for their long-term trends. These terms together remove the effects of space and time varying factors that affect injuries</w:t>
      </w:r>
      <w:r w:rsidRPr="00636C9B">
        <w:rPr>
          <w:color w:val="000000" w:themeColor="text1"/>
        </w:rPr>
        <w:t xml:space="preserve">. </w:t>
      </w:r>
      <w:r>
        <w:rPr>
          <w:color w:val="000000" w:themeColor="text1"/>
        </w:rPr>
        <w:t xml:space="preserve">Analyses were done separately </w:t>
      </w:r>
      <w:r>
        <w:rPr>
          <w:color w:val="000000" w:themeColor="text1"/>
        </w:rPr>
        <w:lastRenderedPageBreak/>
        <w:t>by injury type, sex and age group.</w:t>
      </w:r>
      <w:r w:rsidRPr="00636C9B">
        <w:rPr>
          <w:color w:val="000000" w:themeColor="text1"/>
        </w:rPr>
        <w:t xml:space="preserve"> We used the </w:t>
      </w:r>
      <w:r>
        <w:rPr>
          <w:color w:val="000000" w:themeColor="text1"/>
        </w:rPr>
        <w:t xml:space="preserve">resultant risk estimates and the age-sex-specific death rates from each injury in 2016, to calculate additional </w:t>
      </w:r>
      <w:r w:rsidRPr="00636C9B">
        <w:rPr>
          <w:color w:val="000000" w:themeColor="text1"/>
        </w:rPr>
        <w:t>deaths</w:t>
      </w:r>
      <w:r>
        <w:rPr>
          <w:color w:val="000000" w:themeColor="text1"/>
        </w:rPr>
        <w:t xml:space="preserve"> 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 </w:t>
      </w:r>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t xml:space="preserve"> </w:t>
      </w:r>
    </w:p>
    <w:p w14:paraId="75766E16" w14:textId="77777777" w:rsidR="0065196B" w:rsidRDefault="0065196B" w:rsidP="0065196B">
      <w:pPr>
        <w:spacing w:line="480" w:lineRule="auto"/>
        <w:jc w:val="both"/>
      </w:pPr>
    </w:p>
    <w:p w14:paraId="5B6A48A3" w14:textId="7CE0E234" w:rsidR="0065196B" w:rsidRDefault="0065196B" w:rsidP="0065196B">
      <w:pPr>
        <w:spacing w:line="480" w:lineRule="auto"/>
        <w:jc w:val="both"/>
      </w:pPr>
      <w:r>
        <w:t>Based on these calculations,</w:t>
      </w:r>
      <w:r w:rsidRPr="004326BD">
        <w:t xml:space="preserve"> there would be an </w:t>
      </w:r>
      <w:r>
        <w:t xml:space="preserve">estimated </w:t>
      </w:r>
      <w:r w:rsidRPr="004326BD">
        <w:t>941 (</w:t>
      </w:r>
      <w:r w:rsidRPr="00C60C27">
        <w:t xml:space="preserve">95% </w:t>
      </w:r>
      <w:proofErr w:type="spellStart"/>
      <w:r w:rsidRPr="00C60C27">
        <w:t>CrI</w:t>
      </w:r>
      <w:proofErr w:type="spellEnd"/>
      <w:r w:rsidRPr="00C60C27">
        <w:t xml:space="preserve"> 831, 1</w:t>
      </w:r>
      <w:r w:rsidR="009C48DE">
        <w:t>,</w:t>
      </w:r>
      <w:r w:rsidRPr="00C60C27">
        <w:t xml:space="preserve">053) </w:t>
      </w:r>
      <w:r>
        <w:t xml:space="preserve">excess </w:t>
      </w:r>
      <w:r w:rsidRPr="00C60C27">
        <w:t xml:space="preserve">injury deaths, </w:t>
      </w:r>
      <w:r>
        <w:t xml:space="preserve">equivalent to </w:t>
      </w:r>
      <w:r w:rsidRPr="004326BD">
        <w:t>0.</w:t>
      </w:r>
      <w:r>
        <w:t>47</w:t>
      </w:r>
      <w:r w:rsidRPr="004326BD">
        <w:t xml:space="preserve">% of </w:t>
      </w:r>
      <w:r>
        <w:t xml:space="preserve">all </w:t>
      </w:r>
      <w:r w:rsidRPr="004326BD">
        <w:t xml:space="preserve">injury deaths in </w:t>
      </w:r>
      <w:r>
        <w:t>2016,</w:t>
      </w:r>
      <w:r w:rsidRPr="009F201A">
        <w:rPr>
          <w:color w:val="000000" w:themeColor="text1"/>
        </w:rPr>
        <w:t xml:space="preserve"> </w:t>
      </w:r>
      <w:r>
        <w:rPr>
          <w:color w:val="000000" w:themeColor="text1"/>
        </w:rPr>
        <w:t>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w:t>
      </w:r>
      <w:r w:rsidRPr="004326BD">
        <w:t xml:space="preserve"> (</w:t>
      </w:r>
      <w:r>
        <w:t>Figure 5</w:t>
      </w:r>
      <w:r w:rsidRPr="00C60C27">
        <w:t>).</w:t>
      </w:r>
      <w:r w:rsidRPr="00971EAC">
        <w:t xml:space="preserve"> </w:t>
      </w:r>
      <w:r>
        <w:t xml:space="preserve">Deaths from drowning, transport injuries, assault and intentional self-harm would be predicted to increase, partly offset by a decline in </w:t>
      </w:r>
      <w:r w:rsidRPr="003017A9">
        <w:t>deaths from falls</w:t>
      </w:r>
      <w:r>
        <w:t xml:space="preserve"> in</w:t>
      </w:r>
      <w:r w:rsidRPr="003017A9">
        <w:t xml:space="preserve"> middle and older ages</w:t>
      </w:r>
      <w:r>
        <w:t xml:space="preserve"> and in winter months</w:t>
      </w:r>
      <w:r w:rsidRPr="00535841">
        <w:t xml:space="preserve"> (</w:t>
      </w:r>
      <w:r>
        <w:t>Figure 5</w:t>
      </w:r>
      <w:r w:rsidRPr="00E440F0">
        <w:t>)</w:t>
      </w:r>
      <w:r w:rsidRPr="003017A9">
        <w:t>.</w:t>
      </w:r>
      <w:r w:rsidRPr="00535841">
        <w:t xml:space="preserve"> </w:t>
      </w:r>
      <w:r w:rsidRPr="00C60C27">
        <w:t xml:space="preserve"> </w:t>
      </w:r>
      <w:r w:rsidRPr="003017A9">
        <w:t xml:space="preserve">Most </w:t>
      </w:r>
      <w:r>
        <w:t>excess</w:t>
      </w:r>
      <w:r w:rsidRPr="003017A9">
        <w:t xml:space="preserve"> deaths </w:t>
      </w:r>
      <w:r>
        <w:t>would be</w:t>
      </w:r>
      <w:r w:rsidRPr="003017A9">
        <w:t xml:space="preserve"> from transport</w:t>
      </w:r>
      <w:r>
        <w:t xml:space="preserve"> injuries (448)</w:t>
      </w:r>
      <w:r w:rsidRPr="003017A9">
        <w:t xml:space="preserve"> followed by </w:t>
      </w:r>
      <w:r>
        <w:t xml:space="preserve">intentional </w:t>
      </w:r>
      <w:r w:rsidRPr="003017A9">
        <w:t>self-harm</w:t>
      </w:r>
      <w:r>
        <w:t xml:space="preserve"> (315)</w:t>
      </w:r>
      <w:r w:rsidRPr="003017A9">
        <w:t>.</w:t>
      </w:r>
      <w:r>
        <w:t xml:space="preserve"> </w:t>
      </w:r>
      <w:r w:rsidRPr="003017A9">
        <w:t xml:space="preserve">87% of </w:t>
      </w:r>
      <w:r>
        <w:t>the excess</w:t>
      </w:r>
      <w:r w:rsidRPr="003017A9">
        <w:t xml:space="preserve"> deaths </w:t>
      </w:r>
      <w:r>
        <w:t xml:space="preserve">would occur </w:t>
      </w:r>
      <w:r w:rsidRPr="003017A9">
        <w:t>in males and 13% in females.</w:t>
      </w:r>
      <w:r>
        <w:t xml:space="preserve"> 80</w:t>
      </w:r>
      <w:r w:rsidRPr="003017A9">
        <w:t>% of all</w:t>
      </w:r>
      <w:r>
        <w:t xml:space="preserve"> male excess deaths would occur in those aged</w:t>
      </w:r>
      <w:r w:rsidRPr="003017A9">
        <w:t xml:space="preserve"> 15-64 years</w:t>
      </w:r>
      <w:r>
        <w:t>, who have higher rates of deaths from transport injuries</w:t>
      </w:r>
      <w:r w:rsidRPr="003017A9">
        <w:t xml:space="preserve">. </w:t>
      </w:r>
      <w:r>
        <w:t>In those aged 85 years and older, there would be an estimated decline in injury deaths, because deaths from falls are estimated to be decline in a warmer year</w:t>
      </w:r>
      <w:r w:rsidRPr="003017A9">
        <w:t>.</w:t>
      </w:r>
      <w:r>
        <w:t xml:space="preserve"> </w:t>
      </w:r>
    </w:p>
    <w:p w14:paraId="17718A55" w14:textId="77777777" w:rsidR="0065196B" w:rsidRPr="00EF44EF" w:rsidRDefault="0065196B" w:rsidP="0065196B">
      <w:pPr>
        <w:spacing w:line="480" w:lineRule="auto"/>
        <w:jc w:val="both"/>
      </w:pPr>
    </w:p>
    <w:p w14:paraId="79D48EAE" w14:textId="77777777" w:rsidR="0065196B" w:rsidRDefault="0065196B" w:rsidP="0065196B">
      <w:pPr>
        <w:spacing w:line="480" w:lineRule="auto"/>
        <w:jc w:val="both"/>
      </w:pPr>
      <w:r>
        <w:t xml:space="preserve">Proportionally, deaths from </w:t>
      </w:r>
      <w:r w:rsidRPr="00D06095">
        <w:t>drownings</w:t>
      </w:r>
      <w:r>
        <w:t xml:space="preserve"> are predicted to increase more than those of other injury types, by as much 8.3% (7.3, </w:t>
      </w:r>
      <w:r w:rsidRPr="00D06095">
        <w:t>9.3) in men aged 15</w:t>
      </w:r>
      <w:r>
        <w:t>-</w:t>
      </w:r>
      <w:r w:rsidRPr="00D06095">
        <w:t>24 years (</w:t>
      </w:r>
      <w:r>
        <w:t xml:space="preserve">Supplementary </w:t>
      </w:r>
      <w:r w:rsidRPr="00D06095">
        <w:t>Figure 1)</w:t>
      </w:r>
      <w:r>
        <w:t>; the smallest</w:t>
      </w:r>
      <w:r w:rsidRPr="00D06095">
        <w:t xml:space="preserve"> </w:t>
      </w:r>
      <w:r>
        <w:t>proportional increase was that of</w:t>
      </w:r>
      <w:r w:rsidRPr="00D06095">
        <w:t xml:space="preserve"> assault and </w:t>
      </w:r>
      <w:r>
        <w:t xml:space="preserve">intentional </w:t>
      </w:r>
      <w:r w:rsidRPr="00D06095">
        <w:t>self-harm (less than 2%</w:t>
      </w:r>
      <w:r>
        <w:t xml:space="preserve"> in all age and sex groups</w:t>
      </w:r>
      <w:r w:rsidRPr="00D06095">
        <w:t xml:space="preserve">). </w:t>
      </w:r>
      <w:r>
        <w:t>There was a larger percent increase in</w:t>
      </w:r>
      <w:r w:rsidRPr="003017A9">
        <w:t xml:space="preserve"> transport </w:t>
      </w:r>
      <w:r>
        <w:t xml:space="preserve">deaths for males than for females, especially </w:t>
      </w:r>
      <w:r w:rsidRPr="00C0604B">
        <w:t xml:space="preserve">in young and middle-ages </w:t>
      </w:r>
      <w:r w:rsidRPr="00D06095">
        <w:t>(</w:t>
      </w:r>
      <w:r w:rsidRPr="003017A9">
        <w:t>~</w:t>
      </w:r>
      <w:r w:rsidRPr="00D06095">
        <w:t xml:space="preserve">e.g., </w:t>
      </w:r>
      <w:r w:rsidRPr="00D06095">
        <w:rPr>
          <w:rFonts w:eastAsia="Times New Roman"/>
          <w:color w:val="000000"/>
        </w:rPr>
        <w:t>1.25</w:t>
      </w:r>
      <w:r>
        <w:rPr>
          <w:rFonts w:eastAsia="Times New Roman"/>
          <w:color w:val="000000"/>
        </w:rPr>
        <w:t>%</w:t>
      </w:r>
      <w:r w:rsidRPr="00D06095">
        <w:rPr>
          <w:rFonts w:eastAsia="Times New Roman"/>
          <w:color w:val="000000"/>
        </w:rPr>
        <w:t xml:space="preserve"> (</w:t>
      </w:r>
      <w:r w:rsidRPr="00886AE3">
        <w:rPr>
          <w:rFonts w:eastAsia="Times New Roman"/>
          <w:color w:val="000000"/>
        </w:rPr>
        <w:t>0.90, 1.60)</w:t>
      </w:r>
      <w:r w:rsidRPr="003017A9">
        <w:t xml:space="preserve"> </w:t>
      </w:r>
      <w:r>
        <w:t xml:space="preserve">for </w:t>
      </w:r>
      <w:proofErr w:type="gramStart"/>
      <w:r>
        <w:t>25-34 year old</w:t>
      </w:r>
      <w:proofErr w:type="gramEnd"/>
      <w:r>
        <w:t xml:space="preserve"> men </w:t>
      </w:r>
      <w:r w:rsidRPr="003017A9">
        <w:t xml:space="preserve">versus </w:t>
      </w:r>
      <w:r>
        <w:t>0.23% (-0.28, 0.76) for women of the same age</w:t>
      </w:r>
      <w:r w:rsidRPr="003017A9">
        <w:t>)</w:t>
      </w:r>
      <w:r>
        <w:t xml:space="preserve"> (Supplementary Figure 1).</w:t>
      </w:r>
    </w:p>
    <w:p w14:paraId="6A72A511" w14:textId="77777777" w:rsidR="0065196B" w:rsidRPr="00886AE3" w:rsidRDefault="0065196B" w:rsidP="0065196B">
      <w:pPr>
        <w:spacing w:line="480" w:lineRule="auto"/>
        <w:jc w:val="both"/>
        <w:rPr>
          <w:rFonts w:eastAsia="Times New Roman"/>
          <w:color w:val="000000"/>
        </w:rPr>
      </w:pPr>
    </w:p>
    <w:p w14:paraId="4B3360C1" w14:textId="366238F7" w:rsidR="0065196B" w:rsidRDefault="0065196B" w:rsidP="0065196B">
      <w:pPr>
        <w:spacing w:line="480" w:lineRule="auto"/>
        <w:jc w:val="both"/>
      </w:pPr>
      <w:r>
        <w:t xml:space="preserve">While there are no previous studies of how temperature deviations from long-term norm in each month are associated with injury mortality, our results are broadly in agreement with those that have analysed associations with absolute temperature and for specific injury types. A study of suicide in US counties over 37 years (1968-2004) estimated that </w:t>
      </w:r>
      <w:r w:rsidRPr="00EA3450">
        <w:rPr>
          <w:rFonts w:eastAsia="Times New Roman"/>
          <w:bCs/>
          <w:color w:val="222222"/>
          <w:shd w:val="clear" w:color="auto" w:fill="FFFFFF"/>
        </w:rPr>
        <w:t>1</w:t>
      </w:r>
      <w:r w:rsidRPr="00EA3450">
        <w:rPr>
          <w:bCs/>
          <w:color w:val="000000" w:themeColor="text1"/>
        </w:rPr>
        <w:t>°C</w:t>
      </w:r>
      <w:r>
        <w:rPr>
          <w:bCs/>
          <w:color w:val="000000" w:themeColor="text1"/>
        </w:rPr>
        <w:t xml:space="preserve"> higher monthly </w:t>
      </w:r>
      <w:r>
        <w:rPr>
          <w:bCs/>
          <w:color w:val="000000" w:themeColor="text1"/>
        </w:rPr>
        <w:lastRenderedPageBreak/>
        <w:t>temperature would lead to a 0.7% rise in suicides,</w:t>
      </w:r>
      <w:r>
        <w:rPr>
          <w:bCs/>
          <w:color w:val="000000" w:themeColor="text1"/>
        </w:rPr>
        <w:fldChar w:fldCharType="begin" w:fldLock="1"/>
      </w:r>
      <w:r w:rsidR="005C694B">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8&lt;/sup&gt;","plainTextFormattedCitation":"8","previouslyFormattedCitation":"&lt;sup&gt;7&lt;/sup&gt;"},"properties":{"noteIndex":0},"schema":"https://github.com/citation-style-language/schema/raw/master/csl-citation.json"}</w:instrText>
      </w:r>
      <w:r>
        <w:rPr>
          <w:bCs/>
          <w:color w:val="000000" w:themeColor="text1"/>
        </w:rPr>
        <w:fldChar w:fldCharType="separate"/>
      </w:r>
      <w:r w:rsidR="005C694B" w:rsidRPr="005C694B">
        <w:rPr>
          <w:bCs/>
          <w:noProof/>
          <w:color w:val="000000" w:themeColor="text1"/>
          <w:vertAlign w:val="superscript"/>
        </w:rPr>
        <w:t>8</w:t>
      </w:r>
      <w:r>
        <w:rPr>
          <w:bCs/>
          <w:color w:val="000000" w:themeColor="text1"/>
        </w:rPr>
        <w:fldChar w:fldCharType="end"/>
      </w:r>
      <w:r>
        <w:rPr>
          <w:bCs/>
          <w:color w:val="000000" w:themeColor="text1"/>
        </w:rPr>
        <w:t xml:space="preserve"> compared to our findings of 0.44-1% in males and 0.39-1.47% in females in different ages. </w:t>
      </w:r>
      <w:r>
        <w:t>In a  study of six French heatwaves during 1971-2003</w:t>
      </w:r>
      <w:r w:rsidRPr="00886AE3">
        <w:t>,</w:t>
      </w:r>
      <w:r>
        <w:t xml:space="preserve"> mortality from unintentional injuries rose by up to 4% during a heatwave period compared to a non-heatwave baseline</w:t>
      </w:r>
      <w:r w:rsidRPr="00886AE3">
        <w:t>.</w:t>
      </w:r>
      <w:r>
        <w:fldChar w:fldCharType="begin" w:fldLock="1"/>
      </w:r>
      <w:r w:rsidR="005C694B">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9&lt;/sup&gt;","plainTextFormattedCitation":"9","previouslyFormattedCitation":"&lt;sup&gt;8&lt;/sup&gt;"},"properties":{"noteIndex":0},"schema":"https://github.com/citation-style-language/schema/raw/master/csl-citation.json"}</w:instrText>
      </w:r>
      <w:r>
        <w:fldChar w:fldCharType="separate"/>
      </w:r>
      <w:r w:rsidR="005C694B" w:rsidRPr="005C694B">
        <w:rPr>
          <w:noProof/>
          <w:vertAlign w:val="superscript"/>
        </w:rPr>
        <w:t>9</w:t>
      </w:r>
      <w:r>
        <w:fldChar w:fldCharType="end"/>
      </w:r>
      <w:r>
        <w:t xml:space="preserve"> A study of daily mortality from all injuries from Estonia found a 1.24% increase in mortality when daily maximum temperature went from the 75</w:t>
      </w:r>
      <w:r w:rsidRPr="00886AE3">
        <w:rPr>
          <w:vertAlign w:val="superscript"/>
        </w:rPr>
        <w:t>th</w:t>
      </w:r>
      <w:r>
        <w:t xml:space="preserve"> to 99</w:t>
      </w:r>
      <w:r w:rsidRPr="00886AE3">
        <w:rPr>
          <w:vertAlign w:val="superscript"/>
        </w:rPr>
        <w:t>th</w:t>
      </w:r>
      <w:r>
        <w:t xml:space="preserve"> percentile of long-term distribution.</w:t>
      </w:r>
      <w:r>
        <w:fldChar w:fldCharType="begin" w:fldLock="1"/>
      </w:r>
      <w:r w:rsidR="005C694B">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10&lt;/sup&gt;","plainTextFormattedCitation":"10","previouslyFormattedCitation":"&lt;sup&gt;9&lt;/sup&gt;"},"properties":{"noteIndex":0},"schema":"https://github.com/citation-style-language/schema/raw/master/csl-citation.json"}</w:instrText>
      </w:r>
      <w:r>
        <w:fldChar w:fldCharType="separate"/>
      </w:r>
      <w:r w:rsidR="005C694B" w:rsidRPr="005C694B">
        <w:rPr>
          <w:noProof/>
          <w:vertAlign w:val="superscript"/>
        </w:rPr>
        <w:t>10</w:t>
      </w:r>
      <w:r>
        <w:fldChar w:fldCharType="end"/>
      </w:r>
      <w:r>
        <w:t xml:space="preserve"> </w:t>
      </w:r>
    </w:p>
    <w:p w14:paraId="0D13B551" w14:textId="77777777" w:rsidR="0065196B" w:rsidRDefault="0065196B" w:rsidP="0065196B">
      <w:pPr>
        <w:spacing w:line="480" w:lineRule="auto"/>
        <w:jc w:val="both"/>
        <w:rPr>
          <w:color w:val="000000" w:themeColor="text1"/>
        </w:rPr>
      </w:pPr>
    </w:p>
    <w:p w14:paraId="481F98CD" w14:textId="4EC53CEA" w:rsidR="0065196B" w:rsidRDefault="0065196B" w:rsidP="0065196B">
      <w:pPr>
        <w:spacing w:line="480" w:lineRule="auto"/>
        <w:jc w:val="both"/>
      </w:pPr>
      <w: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 over half of the male swimming deaths</w:t>
      </w:r>
      <w:r w:rsidRPr="00636C9B">
        <w:t xml:space="preserve"> </w:t>
      </w:r>
      <w:r>
        <w:t>for males occur i</w:t>
      </w:r>
      <w:r w:rsidRPr="00636C9B">
        <w:t xml:space="preserve">n natural water, </w:t>
      </w:r>
      <w:r>
        <w:t xml:space="preserve">compared to about quarter </w:t>
      </w:r>
      <w:r w:rsidRPr="00636C9B">
        <w:t>for females (1999-2010)</w:t>
      </w:r>
      <w:r>
        <w:t>,</w:t>
      </w:r>
      <w:r w:rsidRPr="00636C9B">
        <w:fldChar w:fldCharType="begin" w:fldLock="1"/>
      </w:r>
      <w:r w:rsidR="005C694B">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16&lt;/sup&gt;","plainTextFormattedCitation":"16","previouslyFormattedCitation":"&lt;sup&gt;17&lt;/sup&gt;"},"properties":{"noteIndex":0},"schema":"https://github.com/citation-style-language/schema/raw/master/csl-citation.json"}</w:instrText>
      </w:r>
      <w:r w:rsidRPr="00636C9B">
        <w:fldChar w:fldCharType="separate"/>
      </w:r>
      <w:r w:rsidR="005C694B" w:rsidRPr="005C694B">
        <w:rPr>
          <w:noProof/>
          <w:vertAlign w:val="superscript"/>
        </w:rPr>
        <w:t>16</w:t>
      </w:r>
      <w:r w:rsidRPr="00636C9B">
        <w:fldChar w:fldCharType="end"/>
      </w:r>
      <w:r>
        <w:t xml:space="preserve"> which may lead to a relatively rise in the former in warmer weather. Similarly, the decline in deaths from falls, which are mostly in older ages, may be because falls in</w:t>
      </w:r>
      <w:r w:rsidRPr="00636C9B">
        <w:t xml:space="preserve"> older people</w:t>
      </w:r>
      <w:r>
        <w:t xml:space="preserve"> are more likely to be due to slipping on ice than in younger ages.</w:t>
      </w:r>
      <w:r>
        <w:fldChar w:fldCharType="begin" w:fldLock="1"/>
      </w:r>
      <w:r w:rsidR="005C694B">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17–19&lt;/sup&gt;","plainTextFormattedCitation":"17–19","previouslyFormattedCitation":"&lt;sup&gt;18–20&lt;/sup&gt;"},"properties":{"noteIndex":0},"schema":"https://github.com/citation-style-language/schema/raw/master/csl-citation.json"}</w:instrText>
      </w:r>
      <w:r>
        <w:fldChar w:fldCharType="separate"/>
      </w:r>
      <w:r w:rsidR="005C694B" w:rsidRPr="005C694B">
        <w:rPr>
          <w:noProof/>
          <w:vertAlign w:val="superscript"/>
        </w:rPr>
        <w:t>17–19</w:t>
      </w:r>
      <w:r>
        <w:fldChar w:fldCharType="end"/>
      </w:r>
    </w:p>
    <w:p w14:paraId="7F35C909" w14:textId="77777777" w:rsidR="0065196B" w:rsidRDefault="0065196B" w:rsidP="0065196B">
      <w:pPr>
        <w:spacing w:line="480" w:lineRule="auto"/>
        <w:jc w:val="both"/>
      </w:pPr>
    </w:p>
    <w:p w14:paraId="4D6E52EF" w14:textId="72F73057" w:rsidR="0065196B" w:rsidRPr="00214145" w:rsidRDefault="0065196B" w:rsidP="0065196B">
      <w:pPr>
        <w:spacing w:line="480" w:lineRule="auto"/>
        <w:jc w:val="both"/>
      </w:pPr>
      <w:r>
        <w:t>The pathways from anomalous temperature to transport injury are more varied.  Firstly, driving performance deteriorates at higher temperatures.</w:t>
      </w:r>
      <w:r>
        <w:fldChar w:fldCharType="begin" w:fldLock="1"/>
      </w:r>
      <w:r w:rsidR="005C694B">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21–24&lt;/sup&gt;"},"properties":{"noteIndex":0},"schema":"https://github.com/citation-style-language/schema/raw/master/csl-citation.json"}</w:instrText>
      </w:r>
      <w:r>
        <w:fldChar w:fldCharType="separate"/>
      </w:r>
      <w:r w:rsidR="005C694B" w:rsidRPr="005C694B">
        <w:rPr>
          <w:noProof/>
          <w:vertAlign w:val="superscript"/>
        </w:rPr>
        <w:t>20–23</w:t>
      </w:r>
      <w:r>
        <w:fldChar w:fldCharType="end"/>
      </w:r>
      <w:r>
        <w:t xml:space="preserve"> Further, alcohol consumption increases during warm temperature anomalies,</w:t>
      </w:r>
      <w:r>
        <w:fldChar w:fldCharType="begin" w:fldLock="1"/>
      </w:r>
      <w:r w:rsidR="005C694B">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24&lt;/sup&gt;","plainTextFormattedCitation":"24","previouslyFormattedCitation":"&lt;sup&gt;25&lt;/sup&gt;"},"properties":{"noteIndex":0},"schema":"https://github.com/citation-style-language/schema/raw/master/csl-citation.json"}</w:instrText>
      </w:r>
      <w:r>
        <w:fldChar w:fldCharType="separate"/>
      </w:r>
      <w:r w:rsidR="005C694B" w:rsidRPr="005C694B">
        <w:rPr>
          <w:noProof/>
          <w:vertAlign w:val="superscript"/>
        </w:rPr>
        <w:t>24</w:t>
      </w:r>
      <w:r>
        <w:fldChar w:fldCharType="end"/>
      </w:r>
      <w:r>
        <w:t xml:space="preserve"> potentially also explaining why </w:t>
      </w:r>
      <w:r w:rsidRPr="00362889">
        <w:t>teenagers</w:t>
      </w:r>
      <w:r>
        <w:t>, who are more likely than other age groups to crash while intoxicated,</w:t>
      </w:r>
      <w:r>
        <w:fldChar w:fldCharType="begin" w:fldLock="1"/>
      </w:r>
      <w:r w:rsidR="005C694B">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25&lt;/sup&gt;","plainTextFormattedCitation":"25","previouslyFormattedCitation":"&lt;sup&gt;26&lt;/sup&gt;"},"properties":{"noteIndex":0},"schema":"https://github.com/citation-style-language/schema/raw/master/csl-citation.json"}</w:instrText>
      </w:r>
      <w:r>
        <w:fldChar w:fldCharType="separate"/>
      </w:r>
      <w:r w:rsidR="005C694B" w:rsidRPr="005C694B">
        <w:rPr>
          <w:noProof/>
          <w:vertAlign w:val="superscript"/>
        </w:rPr>
        <w:t>25</w:t>
      </w:r>
      <w:r>
        <w:fldChar w:fldCharType="end"/>
      </w:r>
      <w:r w:rsidRPr="00362889">
        <w:t xml:space="preserve"> </w:t>
      </w:r>
      <w:r>
        <w:t>experience a larger proportional rise in transport-related injuries</w:t>
      </w:r>
      <w:r w:rsidRPr="00283E06">
        <w:t xml:space="preserve"> than older ages</w:t>
      </w:r>
      <w:r>
        <w:t xml:space="preserve"> when temperatures are anomalously warm. Lastly, warmer temperatures generally increase road traffic in North America;</w:t>
      </w:r>
      <w:r>
        <w:fldChar w:fldCharType="begin" w:fldLock="1"/>
      </w:r>
      <w:r w:rsidR="005C694B">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26–29&lt;/sup&gt;","plainTextFormattedCitation":"26–29","previouslyFormattedCitation":"&lt;sup&gt;27–30&lt;/sup&gt;"},"properties":{"noteIndex":0},"schema":"https://github.com/citation-style-language/schema/raw/master/csl-citation.json"}</w:instrText>
      </w:r>
      <w:r>
        <w:fldChar w:fldCharType="separate"/>
      </w:r>
      <w:r w:rsidR="005C694B" w:rsidRPr="005C694B">
        <w:rPr>
          <w:noProof/>
          <w:vertAlign w:val="superscript"/>
        </w:rPr>
        <w:t>26–29</w:t>
      </w:r>
      <w:r>
        <w:fldChar w:fldCharType="end"/>
      </w:r>
      <w:r>
        <w:t xml:space="preserve"> With more people generally outdoors in warmer weather,</w:t>
      </w:r>
      <w:r>
        <w:fldChar w:fldCharType="begin" w:fldLock="1"/>
      </w:r>
      <w:r w:rsidR="005C694B">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30&lt;/sup&gt;","plainTextFormattedCitation":"30","previouslyFormattedCitation":"&lt;sup&gt;31&lt;/sup&gt;"},"properties":{"noteIndex":0},"schema":"https://github.com/citation-style-language/schema/raw/master/csl-citation.json"}</w:instrText>
      </w:r>
      <w:r>
        <w:fldChar w:fldCharType="separate"/>
      </w:r>
      <w:r w:rsidR="005C694B" w:rsidRPr="005C694B">
        <w:rPr>
          <w:noProof/>
          <w:vertAlign w:val="superscript"/>
        </w:rPr>
        <w:t>30</w:t>
      </w:r>
      <w:r>
        <w:fldChar w:fldCharType="end"/>
      </w:r>
      <w:r>
        <w:t xml:space="preserve"> this could lead to more fatal collisions.</w:t>
      </w:r>
    </w:p>
    <w:p w14:paraId="1C706D9F" w14:textId="77777777" w:rsidR="0065196B" w:rsidRDefault="0065196B" w:rsidP="0065196B">
      <w:pPr>
        <w:spacing w:line="480" w:lineRule="auto"/>
        <w:jc w:val="both"/>
      </w:pPr>
    </w:p>
    <w:p w14:paraId="202A3B97" w14:textId="03B42041" w:rsidR="0065196B" w:rsidRPr="00542390" w:rsidRDefault="0065196B" w:rsidP="0065196B">
      <w:pPr>
        <w:spacing w:line="480" w:lineRule="auto"/>
        <w:jc w:val="both"/>
        <w:rPr>
          <w:i/>
          <w:color w:val="000000" w:themeColor="text1"/>
        </w:rPr>
      </w:pPr>
      <w:r>
        <w:t xml:space="preserve">Pathways linking anomalously high temperatures and deaths from assault and self-harm are less established. One hypothesis is that, similar to transport, more time spent outdoors in </w:t>
      </w:r>
      <w:r>
        <w:lastRenderedPageBreak/>
        <w:t>anomalously warmer temperatures leads to an increased number of face-to-face interactions, and hence arguments, confrontations, and ultimately assaults.</w:t>
      </w:r>
      <w:r>
        <w:fldChar w:fldCharType="begin" w:fldLock="1"/>
      </w:r>
      <w:r w:rsidR="005C694B">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31,32&lt;/sup&gt;","plainTextFormattedCitation":"31,32","previouslyFormattedCitation":"&lt;sup&gt;32,33&lt;/sup&gt;"},"properties":{"noteIndex":0},"schema":"https://github.com/citation-style-language/schema/raw/master/csl-citation.json"}</w:instrText>
      </w:r>
      <w:r>
        <w:fldChar w:fldCharType="separate"/>
      </w:r>
      <w:r w:rsidR="005C694B" w:rsidRPr="005C694B">
        <w:rPr>
          <w:noProof/>
          <w:vertAlign w:val="superscript"/>
        </w:rPr>
        <w:t>31,32</w:t>
      </w:r>
      <w:r>
        <w:fldChar w:fldCharType="end"/>
      </w:r>
      <w:r>
        <w:t xml:space="preserve"> These effects could be compounded by the greater anger levels li</w:t>
      </w:r>
      <w:r w:rsidRPr="00A27E88">
        <w:t>nk</w:t>
      </w:r>
      <w:r>
        <w:t>ed to higher</w:t>
      </w:r>
      <w:r w:rsidRPr="00A27E88">
        <w:t xml:space="preserve"> temperature</w:t>
      </w:r>
      <w:r>
        <w:t>s</w:t>
      </w:r>
      <w:r w:rsidRPr="00A27E88">
        <w:t>.</w:t>
      </w:r>
      <w:r w:rsidRPr="00A27E88">
        <w:fldChar w:fldCharType="begin" w:fldLock="1"/>
      </w:r>
      <w:r w:rsidR="005C694B">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33,34&lt;/sup&gt;","plainTextFormattedCitation":"33,34","previouslyFormattedCitation":"&lt;sup&gt;34,35&lt;/sup&gt;"},"properties":{"noteIndex":0},"schema":"https://github.com/citation-style-language/schema/raw/master/csl-citation.json"}</w:instrText>
      </w:r>
      <w:r w:rsidRPr="00A27E88">
        <w:fldChar w:fldCharType="separate"/>
      </w:r>
      <w:r w:rsidR="005C694B" w:rsidRPr="005C694B">
        <w:rPr>
          <w:noProof/>
          <w:vertAlign w:val="superscript"/>
        </w:rPr>
        <w:t>33,34</w:t>
      </w:r>
      <w:r w:rsidRPr="00A27E88">
        <w:fldChar w:fldCharType="end"/>
      </w:r>
      <w:r>
        <w:t>Regarding intentional self-harm, higher temperature has been hypothesised as associated with higher levels of distress in younger people.</w:t>
      </w:r>
      <w:r>
        <w:fldChar w:fldCharType="begin" w:fldLock="1"/>
      </w:r>
      <w:r w:rsidR="005C694B">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35&lt;/sup&gt;","plainTextFormattedCitation":"35","previouslyFormattedCitation":"&lt;sup&gt;36&lt;/sup&gt;"},"properties":{"noteIndex":0},"schema":"https://github.com/citation-style-language/schema/raw/master/csl-citation.json"}</w:instrText>
      </w:r>
      <w:r>
        <w:fldChar w:fldCharType="separate"/>
      </w:r>
      <w:r w:rsidR="005C694B" w:rsidRPr="005C694B">
        <w:rPr>
          <w:noProof/>
          <w:vertAlign w:val="superscript"/>
        </w:rPr>
        <w:t>35</w:t>
      </w:r>
      <w:r>
        <w:fldChar w:fldCharType="end"/>
      </w:r>
      <w:r>
        <w:t xml:space="preserve"> Nonetheless, links between temperature and mental health requires further investigation,</w:t>
      </w:r>
      <w:r w:rsidRPr="004633E5">
        <w:fldChar w:fldCharType="begin" w:fldLock="1"/>
      </w:r>
      <w:r w:rsidR="005C694B">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36&lt;/sup&gt;","plainTextFormattedCitation":"36","previouslyFormattedCitation":"&lt;sup&gt;37&lt;/sup&gt;"},"properties":{"noteIndex":0},"schema":"https://github.com/citation-style-language/schema/raw/master/csl-citation.json"}</w:instrText>
      </w:r>
      <w:r w:rsidRPr="004633E5">
        <w:fldChar w:fldCharType="separate"/>
      </w:r>
      <w:r w:rsidR="005C694B" w:rsidRPr="005C694B">
        <w:rPr>
          <w:noProof/>
          <w:vertAlign w:val="superscript"/>
        </w:rPr>
        <w:t>36</w:t>
      </w:r>
      <w:r w:rsidRPr="004633E5">
        <w:fldChar w:fldCharType="end"/>
      </w:r>
      <w:r>
        <w:t xml:space="preserve"> including whether the relationship varies by age and gender, as indicated by our results.</w:t>
      </w:r>
    </w:p>
    <w:p w14:paraId="0F3CC6A2" w14:textId="77777777" w:rsidR="0065196B" w:rsidRPr="00794D7E" w:rsidRDefault="0065196B" w:rsidP="0065196B">
      <w:pPr>
        <w:spacing w:line="480" w:lineRule="auto"/>
        <w:jc w:val="both"/>
      </w:pPr>
    </w:p>
    <w:p w14:paraId="299CDFDD" w14:textId="571D27C2" w:rsidR="0065196B" w:rsidRPr="002A2E8D" w:rsidRDefault="0065196B" w:rsidP="0065196B">
      <w:pPr>
        <w:spacing w:line="480" w:lineRule="auto"/>
        <w:jc w:val="both"/>
      </w:pPr>
      <w:r>
        <w:t xml:space="preserve">The major strength of our study is that we have comprehensively modelled the association of temperature anomaly with injury by type of injury, month, age group and sex. Our measure of temperature anomaly internalises long-term historical experience of each </w:t>
      </w:r>
      <w:proofErr w:type="gramStart"/>
      <w:r>
        <w:t>state, and</w:t>
      </w:r>
      <w:proofErr w:type="gramEnd"/>
      <w:r>
        <w:t xml:space="preserve"> is closer to what climate change may bring about than solely examining daily episodes, or average temperature to which people have adapted. To utilise this metric, we integrated two large disparate national datasets on mortality (US vital statistics) and meteorology (ERA-Interim</w:t>
      </w:r>
      <w:r w:rsidRPr="00636C9B">
        <w:fldChar w:fldCharType="begin" w:fldLock="1"/>
      </w:r>
      <w:r w:rsidR="005C694B">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38&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t xml:space="preserve">), and developed a bespoke Bayesian spatio-temporal model. A limitation of our study is that, like all observation studies, we cannot rule out confounding of results due to other factors, although it is unlikely that such factors will have the same anomalies as temperature, even if their average space and time patterns are the same. </w:t>
      </w:r>
    </w:p>
    <w:p w14:paraId="0244DECE" w14:textId="77777777" w:rsidR="0065196B" w:rsidRPr="00F24740" w:rsidRDefault="0065196B" w:rsidP="0065196B">
      <w:pPr>
        <w:spacing w:line="480" w:lineRule="auto"/>
        <w:jc w:val="both"/>
      </w:pPr>
    </w:p>
    <w:p w14:paraId="27243D2F" w14:textId="47D6F2AB" w:rsidR="0065196B" w:rsidRPr="00254463" w:rsidRDefault="0065196B" w:rsidP="0065196B">
      <w:pPr>
        <w:spacing w:line="480" w:lineRule="auto"/>
        <w:jc w:val="both"/>
      </w:pPr>
      <w:r w:rsidRPr="00254463">
        <w:t xml:space="preserve">Our work </w:t>
      </w:r>
      <w:r>
        <w:t xml:space="preserve">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w:t>
      </w:r>
      <w:r w:rsidR="00F52C65">
        <w:t>Therefore,</w:t>
      </w:r>
      <w:r>
        <w:t xml:space="preserve"> a combination of public health interventions that broadly target injuries in these groups – for example targeted messaging for younger males on the risks of transport injury</w:t>
      </w:r>
      <w:r w:rsidR="00574DB7">
        <w:t xml:space="preserve"> and drowning</w:t>
      </w:r>
      <w:r>
        <w:t xml:space="preserve"> – and those that trigger in relation to forecasted </w:t>
      </w:r>
      <w:r>
        <w:lastRenderedPageBreak/>
        <w:t>high temperature periods – for example more</w:t>
      </w:r>
      <w:r w:rsidR="00574DB7">
        <w:t xml:space="preserve"> </w:t>
      </w:r>
      <w:r w:rsidR="006174C6">
        <w:t>targeted</w:t>
      </w:r>
      <w:r>
        <w:t xml:space="preserve"> </w:t>
      </w:r>
      <w:r w:rsidR="00574DB7">
        <w:t xml:space="preserve">blood </w:t>
      </w:r>
      <w:r>
        <w:t>alcohol level checks – should be a public health priority.</w:t>
      </w:r>
    </w:p>
    <w:p w14:paraId="344BFE55" w14:textId="77777777" w:rsidR="0065196B" w:rsidRDefault="0065196B" w:rsidP="0065196B">
      <w:pPr>
        <w:spacing w:line="480" w:lineRule="auto"/>
        <w:jc w:val="both"/>
        <w:rPr>
          <w:b/>
          <w:color w:val="000000" w:themeColor="text1"/>
        </w:rPr>
      </w:pPr>
    </w:p>
    <w:p w14:paraId="6268CD95" w14:textId="77777777" w:rsidR="0065196B" w:rsidRPr="00636C9B" w:rsidRDefault="0065196B" w:rsidP="0065196B">
      <w:pPr>
        <w:spacing w:line="480" w:lineRule="auto"/>
        <w:jc w:val="both"/>
        <w:rPr>
          <w:b/>
          <w:color w:val="000000" w:themeColor="text1"/>
        </w:rPr>
      </w:pPr>
      <w:r w:rsidRPr="00636C9B">
        <w:rPr>
          <w:b/>
          <w:color w:val="000000" w:themeColor="text1"/>
        </w:rPr>
        <w:t>Methods</w:t>
      </w:r>
    </w:p>
    <w:p w14:paraId="69A3AAA3" w14:textId="77777777" w:rsidR="0065196B" w:rsidRPr="00636C9B" w:rsidRDefault="0065196B" w:rsidP="0065196B">
      <w:pPr>
        <w:spacing w:line="480" w:lineRule="auto"/>
        <w:jc w:val="both"/>
        <w:outlineLvl w:val="0"/>
        <w:rPr>
          <w:i/>
          <w:color w:val="000000" w:themeColor="text1"/>
        </w:rPr>
      </w:pPr>
      <w:r>
        <w:rPr>
          <w:i/>
          <w:color w:val="000000" w:themeColor="text1"/>
        </w:rPr>
        <w:t>Data sources</w:t>
      </w:r>
    </w:p>
    <w:p w14:paraId="46D6236E" w14:textId="77777777" w:rsidR="0065196B" w:rsidRDefault="0065196B" w:rsidP="0065196B">
      <w:pPr>
        <w:spacing w:line="480" w:lineRule="auto"/>
        <w:jc w:val="both"/>
        <w:rPr>
          <w:rStyle w:val="apple-style-span"/>
          <w:color w:val="000000" w:themeColor="text1"/>
        </w:rPr>
      </w:pPr>
      <w:r w:rsidRPr="00636C9B">
        <w:rPr>
          <w:rStyle w:val="apple-style-span"/>
          <w:color w:val="000000" w:themeColor="text1"/>
        </w:rPr>
        <w:t>We used data on deaths</w:t>
      </w:r>
      <w:r>
        <w:rPr>
          <w:rStyle w:val="apple-style-span"/>
          <w:color w:val="000000" w:themeColor="text1"/>
        </w:rPr>
        <w:t xml:space="preserve"> by sex, age, underlying cause of death and state of residence</w:t>
      </w:r>
      <w:r w:rsidRPr="00636C9B">
        <w:rPr>
          <w:rStyle w:val="apple-style-span"/>
          <w:color w:val="000000" w:themeColor="text1"/>
        </w:rPr>
        <w:t xml:space="preserve"> in the contiguous USA from 1980 to 2016 </w:t>
      </w:r>
      <w:r>
        <w:rPr>
          <w:rStyle w:val="apple-style-span"/>
          <w:color w:val="000000" w:themeColor="text1"/>
        </w:rPr>
        <w:t>through</w:t>
      </w:r>
      <w:r w:rsidRPr="00636C9B">
        <w:rPr>
          <w:rStyle w:val="apple-style-span"/>
          <w:color w:val="000000" w:themeColor="text1"/>
        </w:rPr>
        <w:t xml:space="preserve"> the National Center for Health Statistics (NCHS)</w:t>
      </w:r>
      <w:r>
        <w:rPr>
          <w:rStyle w:val="apple-style-span"/>
          <w:color w:val="000000" w:themeColor="text1"/>
        </w:rPr>
        <w:t xml:space="preserve"> (</w:t>
      </w:r>
      <w:hyperlink r:id="rId12" w:history="1">
        <w:r w:rsidRPr="00CD3EFF">
          <w:rPr>
            <w:rStyle w:val="Hyperlink"/>
          </w:rPr>
          <w:t>https://www.cdc.gov/nchs/nvss/dvs_data_release.htm</w:t>
        </w:r>
      </w:hyperlink>
      <w:r>
        <w:rPr>
          <w:rStyle w:val="apple-style-span"/>
          <w:color w:val="000000" w:themeColor="text1"/>
        </w:rPr>
        <w:t xml:space="preserve">) and on population from the NCHS bridged-race dataset </w:t>
      </w:r>
      <w:r w:rsidRPr="00636C9B">
        <w:rPr>
          <w:color w:val="000000" w:themeColor="text1"/>
        </w:rPr>
        <w:t>for 1990 to 2016</w:t>
      </w:r>
      <w:r>
        <w:rPr>
          <w:color w:val="000000" w:themeColor="text1"/>
        </w:rPr>
        <w:t xml:space="preserve"> (</w:t>
      </w:r>
      <w:hyperlink r:id="rId13" w:history="1">
        <w:r w:rsidRPr="00CD3EFF">
          <w:rPr>
            <w:rStyle w:val="Hyperlink"/>
          </w:rPr>
          <w:t>https://www.cdc.gov/nchs/nvss/bridged_race.htm</w:t>
        </w:r>
      </w:hyperlink>
      <w:r>
        <w:rPr>
          <w:color w:val="000000" w:themeColor="text1"/>
        </w:rPr>
        <w:t>)</w:t>
      </w:r>
      <w:r w:rsidRPr="00636C9B">
        <w:rPr>
          <w:color w:val="000000" w:themeColor="text1"/>
        </w:rPr>
        <w:t xml:space="preserve"> and from the US Census Bureau prior to 1990</w:t>
      </w:r>
      <w:r>
        <w:rPr>
          <w:color w:val="000000" w:themeColor="text1"/>
        </w:rPr>
        <w:t xml:space="preserve"> (</w:t>
      </w:r>
      <w:hyperlink r:id="rId14" w:history="1">
        <w:r w:rsidRPr="000421EF">
          <w:rPr>
            <w:rStyle w:val="Hyperlink"/>
          </w:rPr>
          <w:t>https://www.census.gov/data/tables/time-series/demo/popest/1980s-county.html)</w:t>
        </w:r>
      </w:hyperlink>
      <w:r w:rsidRPr="00636C9B">
        <w:rPr>
          <w:color w:val="000000" w:themeColor="text1"/>
        </w:rPr>
        <w:t>.</w:t>
      </w:r>
      <w:r>
        <w:rPr>
          <w:color w:val="000000" w:themeColor="text1"/>
        </w:rPr>
        <w:t xml:space="preserve"> </w:t>
      </w:r>
      <w:r w:rsidRPr="00636C9B">
        <w:rPr>
          <w:color w:val="000000" w:themeColor="text1"/>
        </w:rPr>
        <w:t>We calculated monthly population counts through linear interpolation, assigning each yearly count to July.</w:t>
      </w:r>
    </w:p>
    <w:p w14:paraId="201A023D" w14:textId="77777777" w:rsidR="0065196B" w:rsidRDefault="0065196B" w:rsidP="0065196B">
      <w:pPr>
        <w:spacing w:line="480" w:lineRule="auto"/>
        <w:jc w:val="both"/>
        <w:rPr>
          <w:rStyle w:val="apple-style-span"/>
          <w:color w:val="000000" w:themeColor="text1"/>
        </w:rPr>
      </w:pPr>
    </w:p>
    <w:p w14:paraId="20D49862" w14:textId="77777777" w:rsidR="0065196B" w:rsidRDefault="0065196B" w:rsidP="0065196B">
      <w:pPr>
        <w:spacing w:line="480" w:lineRule="auto"/>
        <w:jc w:val="both"/>
        <w:rPr>
          <w:rStyle w:val="apple-style-span"/>
          <w:color w:val="000000" w:themeColor="text1"/>
        </w:rPr>
      </w:pPr>
      <w:r w:rsidRPr="00636C9B">
        <w:rPr>
          <w:color w:val="000000" w:themeColor="text1"/>
        </w:rPr>
        <w:t xml:space="preserve">The underlying cause of death </w:t>
      </w:r>
      <w:r>
        <w:rPr>
          <w:color w:val="000000" w:themeColor="text1"/>
        </w:rPr>
        <w:t xml:space="preserve">was coded according </w:t>
      </w:r>
      <w:r w:rsidRPr="00636C9B">
        <w:rPr>
          <w:color w:val="000000" w:themeColor="text1"/>
        </w:rPr>
        <w:t>to the international classification of diseases (ICD) system (9</w:t>
      </w:r>
      <w:r w:rsidRPr="00D92F3C">
        <w:rPr>
          <w:color w:val="000000" w:themeColor="text1"/>
          <w:vertAlign w:val="superscript"/>
        </w:rPr>
        <w:t>th</w:t>
      </w:r>
      <w:r w:rsidRPr="00636C9B">
        <w:rPr>
          <w:color w:val="000000" w:themeColor="text1"/>
        </w:rPr>
        <w:t xml:space="preserve"> revision from 1980 to 1998 and 10</w:t>
      </w:r>
      <w:r w:rsidRPr="00D92F3C">
        <w:rPr>
          <w:color w:val="000000" w:themeColor="text1"/>
          <w:vertAlign w:val="superscript"/>
        </w:rPr>
        <w:t>th</w:t>
      </w:r>
      <w:r w:rsidRPr="00636C9B">
        <w:rPr>
          <w:color w:val="000000" w:themeColor="text1"/>
        </w:rPr>
        <w:t xml:space="preserve"> revision thereafter). The </w:t>
      </w:r>
      <w:r>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 an aggregate set of other unintentional injuries</w:t>
      </w:r>
      <w:r w:rsidRPr="00636C9B">
        <w:rPr>
          <w:rStyle w:val="apple-style-span"/>
          <w:color w:val="000000" w:themeColor="text1"/>
        </w:rPr>
        <w:t>.</w:t>
      </w:r>
      <w:r>
        <w:rPr>
          <w:rStyle w:val="apple-style-span"/>
          <w:color w:val="000000" w:themeColor="text1"/>
        </w:rPr>
        <w:t xml:space="preserve"> We report the results of all of these categories except other unintentional injuries (1,329,200 deaths or 23% of total injury deaths</w:t>
      </w:r>
      <w:r w:rsidRPr="001A274C">
        <w:rPr>
          <w:rStyle w:val="apple-style-span"/>
          <w:color w:val="000000" w:themeColor="text1"/>
        </w:rPr>
        <w:t xml:space="preserve"> </w:t>
      </w:r>
      <w:r>
        <w:rPr>
          <w:rStyle w:val="apple-style-span"/>
          <w:color w:val="000000" w:themeColor="text1"/>
        </w:rPr>
        <w:t>during 1980-2016), because the composition of this aggregate group varies by sex, age group, state and time.</w:t>
      </w:r>
    </w:p>
    <w:p w14:paraId="16E6A040" w14:textId="77777777" w:rsidR="0065196B" w:rsidRPr="00636C9B" w:rsidRDefault="0065196B" w:rsidP="0065196B">
      <w:pPr>
        <w:spacing w:line="480" w:lineRule="auto"/>
        <w:jc w:val="both"/>
        <w:rPr>
          <w:color w:val="000000" w:themeColor="text1"/>
        </w:rPr>
      </w:pPr>
    </w:p>
    <w:p w14:paraId="289E7704" w14:textId="718F856B" w:rsidR="0065196B" w:rsidRDefault="0065196B" w:rsidP="0065196B">
      <w:pPr>
        <w:spacing w:line="480" w:lineRule="auto"/>
        <w:jc w:val="both"/>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Pr>
          <w:color w:val="000000" w:themeColor="text1"/>
        </w:rPr>
        <w:t>in-situ and satellite measurements.</w:t>
      </w:r>
      <w:r w:rsidRPr="00636C9B">
        <w:fldChar w:fldCharType="begin" w:fldLock="1"/>
      </w:r>
      <w:r w:rsidR="005C694B">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38&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Pr>
          <w:color w:val="000000" w:themeColor="text1"/>
        </w:rPr>
        <w:t>state</w:t>
      </w:r>
      <w:r w:rsidRPr="00FA31D5">
        <w:rPr>
          <w:color w:val="000000" w:themeColor="text1"/>
        </w:rPr>
        <w:t xml:space="preserve"> throughout the analysis period.</w:t>
      </w:r>
      <w:r>
        <w:rPr>
          <w:color w:val="000000" w:themeColor="text1"/>
        </w:rPr>
        <w:t xml:space="preserve"> </w:t>
      </w:r>
    </w:p>
    <w:p w14:paraId="62489E08" w14:textId="77777777" w:rsidR="0065196B" w:rsidRDefault="0065196B" w:rsidP="0065196B">
      <w:pPr>
        <w:spacing w:line="480" w:lineRule="auto"/>
        <w:jc w:val="both"/>
        <w:rPr>
          <w:color w:val="000000" w:themeColor="text1"/>
        </w:rPr>
      </w:pPr>
    </w:p>
    <w:p w14:paraId="16E380FC" w14:textId="77777777" w:rsidR="0065196B" w:rsidRPr="00D92F3C" w:rsidRDefault="0065196B" w:rsidP="0065196B">
      <w:pPr>
        <w:spacing w:line="480" w:lineRule="auto"/>
        <w:jc w:val="both"/>
        <w:rPr>
          <w:i/>
        </w:rPr>
      </w:pPr>
      <w:r w:rsidRPr="00D92F3C">
        <w:rPr>
          <w:i/>
        </w:rPr>
        <w:lastRenderedPageBreak/>
        <w:t>Anomalous temperature metric</w:t>
      </w:r>
    </w:p>
    <w:p w14:paraId="30D8027D" w14:textId="4E8951C2" w:rsidR="0065196B" w:rsidRPr="002C6C20" w:rsidRDefault="0065196B" w:rsidP="0065196B">
      <w:pPr>
        <w:spacing w:line="480" w:lineRule="auto"/>
        <w:jc w:val="both"/>
        <w:rPr>
          <w:color w:val="000000" w:themeColor="text1"/>
        </w:rPr>
      </w:pPr>
      <w:r>
        <w:t xml:space="preserve">To calculate the magnitude of temperature anomaly by state and month, we first </w:t>
      </w:r>
      <w:r w:rsidRPr="00636C9B">
        <w:t xml:space="preserve">calculated </w:t>
      </w:r>
      <w:r>
        <w:t xml:space="preserve">30-year (long-term) norm temperatures </w:t>
      </w:r>
      <w:r w:rsidRPr="00636C9B">
        <w:t>(</w:t>
      </w:r>
      <w:r>
        <w:t>from</w:t>
      </w:r>
      <w:r w:rsidRPr="00636C9B">
        <w:t xml:space="preserve"> 1980-2009)</w:t>
      </w:r>
      <w:r>
        <w:t xml:space="preserve"> for each month in each state. We calculated for 30 years because it is the duration used in climate assessments</w:t>
      </w:r>
      <w:r w:rsidRPr="00636C9B">
        <w:t>.</w:t>
      </w:r>
      <w:r w:rsidRPr="00636C9B">
        <w:fldChar w:fldCharType="begin" w:fldLock="1"/>
      </w:r>
      <w:r w:rsidR="005C694B">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38&lt;/sup&gt;","plainTextFormattedCitation":"38","previouslyFormattedCitation":"&lt;sup&gt;39&lt;/sup&gt;"},"properties":{"noteIndex":0},"schema":"https://github.com/citation-style-language/schema/raw/master/csl-citation.json"}</w:instrText>
      </w:r>
      <w:r w:rsidRPr="00636C9B">
        <w:fldChar w:fldCharType="separate"/>
      </w:r>
      <w:r w:rsidR="005C694B" w:rsidRPr="005C694B">
        <w:rPr>
          <w:noProof/>
          <w:vertAlign w:val="superscript"/>
        </w:rPr>
        <w:t>38</w:t>
      </w:r>
      <w:r w:rsidRPr="00636C9B">
        <w:fldChar w:fldCharType="end"/>
      </w:r>
      <w:r>
        <w:t xml:space="preserve"> </w:t>
      </w:r>
      <w:r w:rsidRPr="00636C9B">
        <w:t>We subtracted th</w:t>
      </w:r>
      <w:r>
        <w:t>ese</w:t>
      </w:r>
      <w:r w:rsidRPr="00636C9B">
        <w:t xml:space="preserve"> long-term </w:t>
      </w:r>
      <w:r>
        <w:t>norm</w:t>
      </w:r>
      <w:r w:rsidRPr="00636C9B">
        <w:t xml:space="preserve"> temperature</w:t>
      </w:r>
      <w:r>
        <w:t>s</w:t>
      </w:r>
      <w:r w:rsidRPr="00636C9B">
        <w:t xml:space="preserve"> from </w:t>
      </w:r>
      <w:r>
        <w:t>respective monthly temperature values</w:t>
      </w:r>
      <w:r w:rsidRPr="00636C9B">
        <w:t xml:space="preserve"> to generate a temperature anomaly time series for each month</w:t>
      </w:r>
      <w:r>
        <w:t xml:space="preserve"> and year</w:t>
      </w:r>
      <w:r w:rsidRPr="00636C9B">
        <w:t xml:space="preserve"> in each state (Figure</w:t>
      </w:r>
      <w:r>
        <w:t xml:space="preserve"> 3</w:t>
      </w:r>
      <w:r w:rsidRPr="00636C9B">
        <w:t>).</w:t>
      </w:r>
      <w:r>
        <w:t xml:space="preserve"> 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69E43F10" w14:textId="77777777" w:rsidR="0065196B" w:rsidRPr="00636C9B" w:rsidRDefault="0065196B" w:rsidP="0065196B">
      <w:pPr>
        <w:spacing w:line="480" w:lineRule="auto"/>
        <w:jc w:val="both"/>
        <w:outlineLvl w:val="0"/>
      </w:pPr>
    </w:p>
    <w:p w14:paraId="745437DA" w14:textId="77777777" w:rsidR="0065196B" w:rsidRPr="00636C9B" w:rsidRDefault="0065196B" w:rsidP="0065196B">
      <w:pPr>
        <w:spacing w:line="480" w:lineRule="auto"/>
        <w:jc w:val="both"/>
        <w:outlineLvl w:val="0"/>
        <w:rPr>
          <w:i/>
          <w:color w:val="000000" w:themeColor="text1"/>
        </w:rPr>
      </w:pPr>
      <w:r>
        <w:rPr>
          <w:i/>
          <w:color w:val="000000" w:themeColor="text1"/>
        </w:rPr>
        <w:t>Statistical methods</w:t>
      </w:r>
    </w:p>
    <w:p w14:paraId="5DEFADBD" w14:textId="750022A1" w:rsidR="0065196B" w:rsidRDefault="0065196B" w:rsidP="0065196B">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to directly estimate the effect of temperature anomaly on injury deaths rates. The outcome was deaths from several types of injury. We carried out all analyses separately by sex and age group (0-4 years, 10-year age groups from 5 to 84 years, and 85+ years) because injury deaths rates vary by age group and sex,</w:t>
      </w:r>
      <w:r>
        <w:rPr>
          <w:color w:val="000000" w:themeColor="text1"/>
        </w:rPr>
        <w:fldChar w:fldCharType="begin" w:fldLock="1"/>
      </w:r>
      <w:r w:rsidR="005C694B">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11,12,39&lt;/sup&gt;","plainTextFormattedCitation":"11,12,39","previouslyFormattedCitation":"&lt;sup&gt;10,11,40&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11,12,39</w:t>
      </w:r>
      <w:r>
        <w:rPr>
          <w:color w:val="000000" w:themeColor="text1"/>
        </w:rPr>
        <w:fldChar w:fldCharType="end"/>
      </w:r>
      <w:r>
        <w:rPr>
          <w:color w:val="000000" w:themeColor="text1"/>
        </w:rPr>
        <w:t xml:space="preserve"> as might their associations with temperature.</w:t>
      </w:r>
    </w:p>
    <w:p w14:paraId="4EE91C20" w14:textId="77777777" w:rsidR="0065196B" w:rsidRDefault="0065196B" w:rsidP="0065196B">
      <w:pPr>
        <w:spacing w:line="480" w:lineRule="auto"/>
        <w:jc w:val="both"/>
        <w:outlineLvl w:val="0"/>
        <w:rPr>
          <w:color w:val="000000" w:themeColor="text1"/>
        </w:rPr>
      </w:pPr>
    </w:p>
    <w:p w14:paraId="5FE8EA1D" w14:textId="77777777" w:rsidR="0065196B" w:rsidRDefault="0065196B" w:rsidP="0065196B">
      <w:pPr>
        <w:spacing w:line="480" w:lineRule="auto"/>
        <w:jc w:val="both"/>
        <w:outlineLvl w:val="0"/>
        <w:rPr>
          <w:color w:val="000000" w:themeColor="text1"/>
        </w:rPr>
      </w:pPr>
      <w:r>
        <w:rPr>
          <w:color w:val="000000" w:themeColor="text1"/>
        </w:rPr>
        <w:t>We modelled the number of deaths in each year as following a Poisson distribution:</w:t>
      </w:r>
    </w:p>
    <w:p w14:paraId="056A495C" w14:textId="77777777" w:rsidR="0065196B" w:rsidRDefault="0065196B" w:rsidP="0065196B">
      <w:pPr>
        <w:jc w:val="both"/>
        <w:outlineLvl w:val="0"/>
        <w:rPr>
          <w:color w:val="000000" w:themeColor="text1"/>
        </w:rPr>
      </w:pPr>
    </w:p>
    <w:p w14:paraId="598CF456" w14:textId="77777777" w:rsidR="0065196B" w:rsidRDefault="00EF3D4F" w:rsidP="0065196B">
      <w:pPr>
        <w:jc w:val="both"/>
        <w:outlineLvl w:val="0"/>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deaths</m:t>
              </m:r>
            </m:e>
            <m:sub>
              <m:r>
                <w:rPr>
                  <w:rFonts w:ascii="Cambria Math" w:hAnsi="Cambria Math"/>
                  <w:color w:val="000000" w:themeColor="text1"/>
                </w:rPr>
                <m:t>state-year</m:t>
              </m:r>
            </m:sub>
          </m:sSub>
          <m:r>
            <w:rPr>
              <w:rFonts w:ascii="Cambria Math" w:hAnsi="Cambria Math"/>
              <w:color w:val="000000" w:themeColor="text1"/>
            </w:rPr>
            <m:t xml:space="preserve"> ~ Poisson(</m:t>
          </m:r>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state-year</m:t>
              </m:r>
            </m:sub>
          </m:sSub>
          <m:r>
            <w:rPr>
              <w:rFonts w:ascii="Cambria Math" w:hAnsi="Cambria Math"/>
              <w:color w:val="000000" w:themeColor="text1"/>
            </w:rPr>
            <m:t xml:space="preserve"> . </m:t>
          </m:r>
          <m:sSub>
            <m:sSubPr>
              <m:ctrlPr>
                <w:rPr>
                  <w:rFonts w:ascii="Cambria Math" w:hAnsi="Cambria Math"/>
                  <w:i/>
                  <w:color w:val="000000" w:themeColor="text1"/>
                </w:rPr>
              </m:ctrlPr>
            </m:sSubPr>
            <m:e>
              <m:r>
                <w:rPr>
                  <w:rFonts w:ascii="Cambria Math" w:hAnsi="Cambria Math"/>
                  <w:color w:val="000000" w:themeColor="text1"/>
                </w:rPr>
                <m:t>population</m:t>
              </m:r>
            </m:e>
            <m:sub>
              <m:r>
                <w:rPr>
                  <w:rFonts w:ascii="Cambria Math" w:hAnsi="Cambria Math"/>
                  <w:color w:val="000000" w:themeColor="text1"/>
                </w:rPr>
                <m:t>state-year</m:t>
              </m:r>
            </m:sub>
          </m:sSub>
          <m:r>
            <w:rPr>
              <w:rFonts w:ascii="Cambria Math" w:hAnsi="Cambria Math"/>
              <w:color w:val="000000" w:themeColor="text1"/>
            </w:rPr>
            <m:t>)</m:t>
          </m:r>
        </m:oMath>
      </m:oMathPara>
    </w:p>
    <w:p w14:paraId="0F865DA3" w14:textId="77777777" w:rsidR="0065196B" w:rsidRDefault="0065196B" w:rsidP="0065196B">
      <w:pPr>
        <w:spacing w:line="480" w:lineRule="auto"/>
        <w:jc w:val="both"/>
        <w:outlineLvl w:val="0"/>
        <w:rPr>
          <w:color w:val="000000" w:themeColor="text1"/>
        </w:rPr>
      </w:pPr>
    </w:p>
    <w:p w14:paraId="30C2FA40" w14:textId="77777777" w:rsidR="0065196B" w:rsidRDefault="0065196B" w:rsidP="0065196B">
      <w:pPr>
        <w:spacing w:line="480" w:lineRule="auto"/>
        <w:jc w:val="both"/>
        <w:outlineLvl w:val="0"/>
        <w:rPr>
          <w:color w:val="000000" w:themeColor="text1"/>
        </w:rPr>
      </w:pPr>
      <w:r>
        <w:rPr>
          <w:color w:val="000000" w:themeColor="text1"/>
        </w:rPr>
        <w:t>with log-transformed death rates modelled as a sum of components that depend on location (state) of death, month of year, overall time (month and year) and temperature anomaly:</w:t>
      </w:r>
    </w:p>
    <w:p w14:paraId="43074064" w14:textId="77777777" w:rsidR="0065196B" w:rsidRDefault="0065196B" w:rsidP="0065196B">
      <w:pPr>
        <w:jc w:val="both"/>
        <w:outlineLvl w:val="0"/>
        <w:rPr>
          <w:color w:val="000000" w:themeColor="text1"/>
        </w:rPr>
      </w:pPr>
    </w:p>
    <w:p w14:paraId="525250DE" w14:textId="4B197304" w:rsidR="0065196B" w:rsidRDefault="00EF3D4F" w:rsidP="0065196B">
      <w:pPr>
        <w:jc w:val="both"/>
        <w:outlineLvl w:val="0"/>
        <w:rPr>
          <w:color w:val="000000" w:themeColor="text1"/>
        </w:rPr>
      </w:pPr>
      <m:oMathPara>
        <m:oMath>
          <m:func>
            <m:funcPr>
              <m:ctrlPr>
                <w:rPr>
                  <w:rFonts w:ascii="Cambria Math" w:hAnsi="Cambria Math"/>
                  <w:i/>
                  <w:color w:val="000000" w:themeColor="text1"/>
                </w:rPr>
              </m:ctrlPr>
            </m:funcPr>
            <m:fName>
              <m:r>
                <m:rPr>
                  <m:sty m:val="p"/>
                </m:rPr>
                <w:rPr>
                  <w:rFonts w:ascii="Cambria Math" w:hAnsi="Cambria Math"/>
                  <w:color w:val="000000" w:themeColor="text1"/>
                </w:rPr>
                <m:t>log</m:t>
              </m:r>
            </m:fName>
            <m:e>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state-year</m:t>
                      </m:r>
                    </m:sub>
                  </m:sSub>
                  <m:r>
                    <w:rPr>
                      <w:rFonts w:ascii="Cambria Math" w:hAnsi="Cambria Math"/>
                      <w:color w:val="000000" w:themeColor="text1"/>
                    </w:rPr>
                    <m:t xml:space="preserve"> </m:t>
                  </m:r>
                </m:e>
              </m:d>
            </m:e>
          </m:func>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d>
            <m:dPr>
              <m:ctrlPr>
                <w:rPr>
                  <w:rFonts w:ascii="Cambria Math" w:hAnsi="Cambria Math"/>
                  <w:i/>
                </w:rPr>
              </m:ctrlPr>
            </m:dPr>
            <m:e>
              <m:r>
                <w:rPr>
                  <w:rFonts w:ascii="Cambria Math" w:hAnsi="Cambria Math"/>
                </w:rPr>
                <m:t>month</m:t>
              </m:r>
              <m:r>
                <w:rPr>
                  <w:rFonts w:ascii="Cambria Math" w:hAnsi="Cambria Math"/>
                  <w:color w:val="000000" w:themeColor="text1"/>
                </w:rPr>
                <m:t>-</m:t>
              </m:r>
              <m:r>
                <w:rPr>
                  <w:rFonts w:ascii="Cambria Math" w:hAnsi="Cambria Math"/>
                </w:rPr>
                <m:t>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m:t>
          </m:r>
          <m:d>
            <m:dPr>
              <m:ctrlPr>
                <w:rPr>
                  <w:rFonts w:ascii="Cambria Math" w:hAnsi="Cambria Math"/>
                  <w:i/>
                </w:rPr>
              </m:ctrlPr>
            </m:dPr>
            <m:e>
              <m:r>
                <w:rPr>
                  <w:rFonts w:ascii="Cambria Math" w:hAnsi="Cambria Math"/>
                </w:rPr>
                <m:t>month-year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m:t>
          </m:r>
          <m:d>
            <m:dPr>
              <m:ctrlPr>
                <w:rPr>
                  <w:rFonts w:ascii="Cambria Math" w:hAnsi="Cambria Math"/>
                  <w:i/>
                </w:rPr>
              </m:ctrlPr>
            </m:dPr>
            <m:e>
              <m:r>
                <w:rPr>
                  <w:rFonts w:ascii="Cambria Math" w:hAnsi="Cambria Math"/>
                </w:rPr>
                <m:t>month-year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ν</m:t>
              </m:r>
            </m:e>
            <m:sub>
              <m:r>
                <w:rPr>
                  <w:rFonts w:ascii="Cambria Math" w:hAnsi="Cambria Math"/>
                </w:rPr>
                <m:t>month-year</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r>
            <m:rPr>
              <m:aln/>
            </m:rPr>
            <w:rPr>
              <w:rFonts w:ascii="Cambria Math" w:hAnsi="Cambria Math"/>
              <w:color w:val="000000" w:themeColor="text1"/>
            </w:rPr>
            <m:t>+</m:t>
          </m:r>
          <m:r>
            <m:rPr>
              <m:sty m:val="p"/>
            </m:rPr>
            <w:rPr>
              <w:rFonts w:ascii="Cambria Math" w:hAnsi="Cambria Math"/>
              <w:color w:val="000000" w:themeColor="text1"/>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m:t>
              </m:r>
            </m:sub>
          </m:sSub>
        </m:oMath>
      </m:oMathPara>
    </w:p>
    <w:p w14:paraId="3AF53BC0" w14:textId="77777777" w:rsidR="0065196B" w:rsidRDefault="0065196B" w:rsidP="0065196B">
      <w:pPr>
        <w:spacing w:line="480" w:lineRule="auto"/>
        <w:jc w:val="both"/>
        <w:outlineLvl w:val="0"/>
      </w:pPr>
    </w:p>
    <w:p w14:paraId="6D020C30" w14:textId="7B05FAA1" w:rsidR="0065196B" w:rsidRPr="00620D06" w:rsidRDefault="0065196B" w:rsidP="0065196B">
      <w:pPr>
        <w:spacing w:line="480" w:lineRule="auto"/>
        <w:jc w:val="both"/>
        <w:outlineLvl w:val="0"/>
      </w:pPr>
      <w:r>
        <w:t>T</w:t>
      </w:r>
      <w:r w:rsidRPr="00843ACB">
        <w:t xml:space="preserve">he model contained terms </w:t>
      </w:r>
      <w:r>
        <w:t>that represent</w:t>
      </w:r>
      <w:r w:rsidRPr="00843ACB">
        <w:t xml:space="preserve"> the overall level and </w:t>
      </w:r>
      <w:r>
        <w:t>trend</w:t>
      </w:r>
      <w:r w:rsidRPr="00843ACB">
        <w:t xml:space="preserve"> </w:t>
      </w:r>
      <w:r>
        <w:t>in</w:t>
      </w:r>
      <w:r w:rsidRPr="00843ACB">
        <w:t xml:space="preserve"> mortality</w:t>
      </w:r>
      <w:r>
        <w:t xml:space="preserve">,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Pr>
          <w:rFonts w:eastAsiaTheme="minorEastAsia"/>
        </w:rPr>
        <w:t xml:space="preserve"> as the common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Pr>
          <w:rFonts w:eastAsiaTheme="minorEastAsia"/>
        </w:rPr>
        <w:t xml:space="preserve"> the common time slope</w:t>
      </w:r>
      <w:r w:rsidRPr="00843ACB">
        <w:t>.</w:t>
      </w:r>
      <w:r>
        <w:rPr>
          <w:color w:val="000000" w:themeColor="text1"/>
        </w:rPr>
        <w:t xml:space="preserve"> </w:t>
      </w:r>
      <w:r w:rsidRPr="00636C9B">
        <w:rPr>
          <w:color w:val="000000" w:themeColor="text1"/>
        </w:rPr>
        <w:t xml:space="preserve">Death rates </w:t>
      </w:r>
      <w:r>
        <w:rPr>
          <w:color w:val="000000" w:themeColor="text1"/>
        </w:rPr>
        <w:t xml:space="preserve">also </w:t>
      </w:r>
      <w:r w:rsidRPr="00636C9B">
        <w:rPr>
          <w:color w:val="000000" w:themeColor="text1"/>
        </w:rPr>
        <w:t xml:space="preserve">vary by month, </w:t>
      </w:r>
      <w:r>
        <w:rPr>
          <w:color w:val="000000" w:themeColor="text1"/>
        </w:rPr>
        <w:t xml:space="preserve">which may be partly related to temperature and partly due to other factors, </w:t>
      </w:r>
      <w:r w:rsidRPr="00636C9B">
        <w:rPr>
          <w:color w:val="000000" w:themeColor="text1"/>
        </w:rPr>
        <w:t xml:space="preserve">and </w:t>
      </w:r>
      <w:r>
        <w:rPr>
          <w:color w:val="000000" w:themeColor="text1"/>
        </w:rPr>
        <w:t>tend to do so smoothly across adjacent</w:t>
      </w:r>
      <w:r w:rsidRPr="00636C9B">
        <w:rPr>
          <w:color w:val="000000" w:themeColor="text1"/>
        </w:rPr>
        <w:t xml:space="preserve"> months.</w:t>
      </w:r>
      <w:r w:rsidRPr="00636C9B">
        <w:rPr>
          <w:color w:val="000000" w:themeColor="text1"/>
        </w:rPr>
        <w:fldChar w:fldCharType="begin" w:fldLock="1"/>
      </w:r>
      <w:r w:rsidR="005C694B">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11&lt;/sup&gt;","plainTextFormattedCitation":"11","previouslyFormattedCitation":"&lt;sup&gt;10&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11</w:t>
      </w:r>
      <w:r w:rsidRPr="00636C9B">
        <w:rPr>
          <w:color w:val="000000" w:themeColor="text1"/>
        </w:rPr>
        <w:fldChar w:fldCharType="end"/>
      </w:r>
      <w:r w:rsidRPr="00636C9B">
        <w:rPr>
          <w:color w:val="000000" w:themeColor="text1"/>
        </w:rPr>
        <w:t xml:space="preserve"> Therefore</w:t>
      </w:r>
      <w:r>
        <w:rPr>
          <w:color w:val="000000" w:themeColor="text1"/>
        </w:rPr>
        <w:t xml:space="preserve">, </w:t>
      </w:r>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t xml:space="preserve">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Pr>
          <w:rFonts w:eastAsiaTheme="minorEastAsia"/>
        </w:rPr>
        <w:t xml:space="preserve"> the month-specific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Pr>
          <w:rFonts w:eastAsiaTheme="minorEastAsia"/>
        </w:rPr>
        <w:t xml:space="preserve"> the month-specific time slope</w:t>
      </w:r>
      <w:r w:rsidRPr="00636C9B">
        <w:rPr>
          <w:color w:val="000000" w:themeColor="text1"/>
        </w:rPr>
        <w:t xml:space="preserve">. We used a random walk for </w:t>
      </w:r>
      <w:r>
        <w:rPr>
          <w:color w:val="000000" w:themeColor="text1"/>
        </w:rPr>
        <w:t>the</w:t>
      </w:r>
      <w:r w:rsidRPr="00636C9B">
        <w:rPr>
          <w:color w:val="000000" w:themeColor="text1"/>
        </w:rPr>
        <w:t xml:space="preserve"> month terms</w:t>
      </w:r>
      <w:r w:rsidR="009A6724">
        <w:rPr>
          <w:color w:val="000000" w:themeColor="text1"/>
        </w:rPr>
        <w:t xml:space="preserve"> to smooth the coefficients of the month terms</w:t>
      </w:r>
      <w:r>
        <w:rPr>
          <w:color w:val="000000" w:themeColor="text1"/>
        </w:rPr>
        <w:t xml:space="preserve">, </w:t>
      </w:r>
      <w:r w:rsidRPr="00636C9B">
        <w:rPr>
          <w:color w:val="000000" w:themeColor="text1"/>
        </w:rPr>
        <w:t>widely used to characterise smoothly varying associations</w:t>
      </w:r>
      <w:r>
        <w:t>.</w:t>
      </w:r>
      <w:r>
        <w:fldChar w:fldCharType="begin" w:fldLock="1"/>
      </w:r>
      <w:r w:rsidR="005C694B">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41&lt;/sup&gt;"},"properties":{"noteIndex":0},"schema":"https://github.com/citation-style-language/schema/raw/master/csl-citation.json"}</w:instrText>
      </w:r>
      <w:r>
        <w:fldChar w:fldCharType="separate"/>
      </w:r>
      <w:r w:rsidR="005C694B" w:rsidRPr="005C694B">
        <w:rPr>
          <w:noProof/>
          <w:vertAlign w:val="superscript"/>
        </w:rPr>
        <w:t>40</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r>
        <w:rPr>
          <w:color w:val="000000" w:themeColor="text1"/>
        </w:rPr>
        <w:t>was adjacent to</w:t>
      </w:r>
      <w:r w:rsidRPr="00636C9B">
        <w:rPr>
          <w:color w:val="000000" w:themeColor="text1"/>
        </w:rPr>
        <w:t xml:space="preserve"> January. </w:t>
      </w:r>
    </w:p>
    <w:p w14:paraId="029A8CAB" w14:textId="77777777" w:rsidR="0065196B" w:rsidRPr="00636C9B" w:rsidRDefault="0065196B" w:rsidP="0065196B">
      <w:pPr>
        <w:spacing w:line="480" w:lineRule="auto"/>
        <w:jc w:val="both"/>
        <w:outlineLvl w:val="0"/>
        <w:rPr>
          <w:color w:val="000000" w:themeColor="text1"/>
        </w:rPr>
      </w:pPr>
    </w:p>
    <w:p w14:paraId="7E134014" w14:textId="780D5531" w:rsidR="0065196B" w:rsidRPr="00D92F3C" w:rsidRDefault="0065196B" w:rsidP="0065196B">
      <w:pPr>
        <w:spacing w:line="480" w:lineRule="auto"/>
        <w:jc w:val="both"/>
        <w:outlineLvl w:val="0"/>
      </w:pPr>
      <w:r>
        <w:rPr>
          <w:color w:val="000000" w:themeColor="text1"/>
        </w:rPr>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Pr>
          <w:rFonts w:eastAsiaTheme="minorEastAsia"/>
        </w:rPr>
        <w:t xml:space="preserve"> as the state-specific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Pr>
          <w:rFonts w:eastAsiaTheme="minorEastAsia"/>
        </w:rPr>
        <w:t xml:space="preserve"> the state-specific time slope</w:t>
      </w:r>
      <w:r>
        <w:rPr>
          <w:color w:val="000000" w:themeColor="text1"/>
        </w:rPr>
        <w:t xml:space="preserve">. </w:t>
      </w:r>
      <w:r w:rsidRPr="00C7759C">
        <w:rPr>
          <w:color w:val="000000" w:themeColor="text1"/>
        </w:rPr>
        <w:t xml:space="preserve">These terms measure </w:t>
      </w:r>
      <w:r w:rsidRPr="00D92F3C">
        <w:rPr>
          <w:color w:val="000000" w:themeColor="text1"/>
        </w:rPr>
        <w:t xml:space="preserve">deviations of each state from national </w:t>
      </w:r>
      <w:proofErr w:type="gramStart"/>
      <w:r w:rsidRPr="00D92F3C">
        <w:rPr>
          <w:color w:val="000000" w:themeColor="text1"/>
        </w:rPr>
        <w:t>value</w:t>
      </w:r>
      <w:r>
        <w:rPr>
          <w:color w:val="000000" w:themeColor="text1"/>
        </w:rPr>
        <w:t>s, and</w:t>
      </w:r>
      <w:proofErr w:type="gramEnd"/>
      <w:r w:rsidRPr="00C7759C">
        <w:rPr>
          <w:color w:val="000000" w:themeColor="text1"/>
        </w:rPr>
        <w:t xml:space="preserve"> allow variation in level and trend in mortality by state</w:t>
      </w:r>
      <w:r w:rsidRPr="00F74DB6">
        <w:rPr>
          <w:color w:val="000000" w:themeColor="text1"/>
        </w:rPr>
        <w:t>. 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5C694B">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41&lt;/sup&gt;","plainTextFormattedCitation":"41","previouslyFormattedCitation":"&lt;sup&gt;42&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41</w:t>
      </w:r>
      <w:r w:rsidRPr="00636C9B">
        <w:rPr>
          <w:color w:val="000000" w:themeColor="text1"/>
        </w:rPr>
        <w:fldChar w:fldCharType="end"/>
      </w:r>
      <w:r w:rsidRPr="00636C9B">
        <w:rPr>
          <w:color w:val="000000" w:themeColor="text1"/>
        </w:rPr>
        <w:t xml:space="preserve"> This allows </w:t>
      </w:r>
      <w:r>
        <w:rPr>
          <w:color w:val="000000" w:themeColor="text1"/>
        </w:rPr>
        <w:t>mortality levels</w:t>
      </w:r>
      <w:r w:rsidRPr="00636C9B">
        <w:rPr>
          <w:color w:val="000000" w:themeColor="text1"/>
        </w:rPr>
        <w:t xml:space="preserve"> and trends of state</w:t>
      </w:r>
      <w:r>
        <w:rPr>
          <w:color w:val="000000" w:themeColor="text1"/>
        </w:rPr>
        <w:t xml:space="preserve">s </w:t>
      </w:r>
      <w:r w:rsidRPr="00636C9B">
        <w:rPr>
          <w:color w:val="000000" w:themeColor="text1"/>
        </w:rPr>
        <w:t xml:space="preserve">to be estimated based on their own data as well as using those of their neighbours. The </w:t>
      </w:r>
      <w:r>
        <w:rPr>
          <w:color w:val="000000" w:themeColor="text1"/>
        </w:rPr>
        <w:t>extent</w:t>
      </w:r>
      <w:r w:rsidRPr="00636C9B">
        <w:rPr>
          <w:color w:val="000000" w:themeColor="text1"/>
        </w:rPr>
        <w:t xml:space="preserve"> to which information is shared between neighbouring states depends on the uncertainty of death rates in a state and the empirical similarity of </w:t>
      </w:r>
      <w:r>
        <w:rPr>
          <w:color w:val="000000" w:themeColor="text1"/>
        </w:rPr>
        <w:t xml:space="preserve">death rates in </w:t>
      </w:r>
      <w:r w:rsidRPr="00636C9B">
        <w:rPr>
          <w:color w:val="000000" w:themeColor="text1"/>
        </w:rPr>
        <w:t>neighbouring states.</w:t>
      </w:r>
      <w:r>
        <w:t xml:space="preserve"> </w:t>
      </w:r>
      <w:r w:rsidRPr="007A74F0">
        <w:t>We also included state-month interactions for intercepts and slopes (</w:t>
      </w:r>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oMath>
      <w:r w:rsidRPr="007A74F0">
        <w:rPr>
          <w:rFonts w:eastAsiaTheme="minorEastAsia"/>
          <w:color w:val="000000" w:themeColor="text1"/>
        </w:rPr>
        <w:t>)</w:t>
      </w:r>
      <w:r w:rsidRPr="007A74F0">
        <w:t xml:space="preserve">, to allow variation </w:t>
      </w:r>
      <w:r w:rsidR="004E30F3">
        <w:t xml:space="preserve">in mortality levels and trends </w:t>
      </w:r>
      <w:r w:rsidRPr="007A74F0">
        <w:t>in a particular state for different months and vice-versa.</w:t>
      </w:r>
      <w:r>
        <w:t xml:space="preserve"> </w:t>
      </w:r>
      <w:r w:rsidRPr="00F0573E">
        <w:t xml:space="preserve">Non-linear </w:t>
      </w:r>
      <w:r>
        <w:t>change over time was</w:t>
      </w:r>
      <w:r w:rsidRPr="00F0573E">
        <w:t xml:space="preserve"> captured by a first-order </w:t>
      </w:r>
      <w:r>
        <w:t xml:space="preserve">national </w:t>
      </w:r>
      <w:r w:rsidRPr="00F0573E">
        <w:t>random walk</w:t>
      </w:r>
      <w:r>
        <w:t xml:space="preserve">, </w:t>
      </w:r>
      <m:oMath>
        <m:sSub>
          <m:sSubPr>
            <m:ctrlPr>
              <w:rPr>
                <w:rFonts w:ascii="Cambria Math" w:hAnsi="Cambria Math"/>
                <w:i/>
              </w:rPr>
            </m:ctrlPr>
          </m:sSubPr>
          <m:e>
            <m:r>
              <w:rPr>
                <w:rFonts w:ascii="Cambria Math" w:hAnsi="Cambria Math"/>
              </w:rPr>
              <m:t>ν</m:t>
            </m:r>
          </m:e>
          <m:sub>
            <m:r>
              <w:rPr>
                <w:rFonts w:ascii="Cambria Math" w:hAnsi="Cambria Math"/>
              </w:rPr>
              <m:t>month-year</m:t>
            </m:r>
          </m:sub>
        </m:sSub>
      </m:oMath>
      <w:r w:rsidRPr="00F0573E">
        <w:t>.</w:t>
      </w:r>
      <w:r>
        <w:fldChar w:fldCharType="begin" w:fldLock="1"/>
      </w:r>
      <w:r w:rsidR="005C694B">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41&lt;/sup&gt;"},"properties":{"noteIndex":0},"schema":"https://github.com/citation-style-language/schema/raw/master/csl-citation.json"}</w:instrText>
      </w:r>
      <w:r>
        <w:fldChar w:fldCharType="separate"/>
      </w:r>
      <w:r w:rsidR="005C694B" w:rsidRPr="005C694B">
        <w:rPr>
          <w:noProof/>
          <w:vertAlign w:val="superscript"/>
        </w:rPr>
        <w:t>40</w:t>
      </w:r>
      <w:r>
        <w:fldChar w:fldCharType="end"/>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 xml:space="preserve">m </w:t>
      </w:r>
      <w:r>
        <w:rPr>
          <w:color w:val="000000" w:themeColor="text1"/>
          <w:lang w:val="en-US"/>
        </w:rPr>
        <w:lastRenderedPageBreak/>
        <w:t>(</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oMath>
      <w:r>
        <w:rPr>
          <w:color w:val="000000" w:themeColor="text1"/>
          <w:lang w:val="en-US"/>
        </w:rPr>
        <w:t>) captured</w:t>
      </w:r>
      <w:r w:rsidRPr="00A46B9A">
        <w:rPr>
          <w:color w:val="000000" w:themeColor="text1"/>
          <w:lang w:val="en-US"/>
        </w:rPr>
        <w:t xml:space="preserve"> the variation unaccounted for by other terms in the model,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438E35CE" w14:textId="77777777" w:rsidR="0065196B" w:rsidRPr="00636C9B" w:rsidRDefault="0065196B" w:rsidP="0065196B">
      <w:pPr>
        <w:spacing w:line="480" w:lineRule="auto"/>
        <w:jc w:val="both"/>
        <w:outlineLvl w:val="0"/>
        <w:rPr>
          <w:color w:val="000000" w:themeColor="text1"/>
        </w:rPr>
      </w:pPr>
    </w:p>
    <w:p w14:paraId="41B2F807" w14:textId="7687C31E" w:rsidR="0065196B" w:rsidRPr="00843ACB" w:rsidRDefault="0065196B" w:rsidP="0065196B">
      <w:pPr>
        <w:spacing w:line="480" w:lineRule="auto"/>
        <w:jc w:val="both"/>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Pr>
          <w:color w:val="000000" w:themeColor="text1"/>
        </w:rPr>
        <w:t xml:space="preserve">,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m:t>
            </m:r>
          </m:sub>
        </m:sSub>
      </m:oMath>
      <w:r>
        <w:rPr>
          <w:color w:val="000000" w:themeColor="text1"/>
        </w:rPr>
        <w:t>. The</w:t>
      </w:r>
      <w:r>
        <w:t xml:space="preserv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Pr>
          <w:rFonts w:eastAsiaTheme="minorEastAsia"/>
          <w:sz w:val="22"/>
          <w:szCs w:val="22"/>
        </w:rPr>
        <w:t xml:space="preserve"> </w:t>
      </w:r>
      <w:r w:rsidRPr="00843ACB">
        <w:t>represen</w:t>
      </w:r>
      <w:r>
        <w:t>t</w:t>
      </w:r>
      <w:r w:rsidRPr="00843ACB">
        <w:t xml:space="preserve"> the logarithm of the rate ratio per 1°C increase in anomaly</w:t>
      </w:r>
      <w:r w:rsidR="004E30F3">
        <w:rPr>
          <w:color w:val="000000" w:themeColor="text1"/>
        </w:rPr>
        <w:t>; t</w:t>
      </w:r>
      <w:r w:rsidRPr="002A16CF">
        <w:rPr>
          <w:color w:val="000000" w:themeColor="text1"/>
        </w:rPr>
        <w:t>here was</w:t>
      </w:r>
      <w:r>
        <w:rPr>
          <w:color w:val="000000" w:themeColor="text1"/>
        </w:rPr>
        <w:t xml:space="preserve"> a</w:t>
      </w:r>
      <w:r w:rsidRPr="002A16CF">
        <w:rPr>
          <w:color w:val="000000" w:themeColor="text1"/>
        </w:rPr>
        <w:t xml:space="preserve"> separate coefficient for each month which means that</w:t>
      </w:r>
      <w:r>
        <w:rPr>
          <w:color w:val="000000" w:themeColor="text1"/>
        </w:rPr>
        <w:t xml:space="preserve"> an anomaly of the same magnitude could have different associations with injury mortality in different months. As with the month-specific intercepts and trends, w</w:t>
      </w:r>
      <w:r w:rsidRPr="00284EE0">
        <w:rPr>
          <w:color w:val="000000" w:themeColor="text1"/>
        </w:rPr>
        <w:t xml:space="preserve">e used </w:t>
      </w:r>
      <w:r>
        <w:rPr>
          <w:color w:val="000000" w:themeColor="text1"/>
        </w:rPr>
        <w:t xml:space="preserve">a cyclic </w:t>
      </w:r>
      <w:r w:rsidRPr="00284EE0">
        <w:rPr>
          <w:color w:val="000000" w:themeColor="text1"/>
        </w:rPr>
        <w:t xml:space="preserve">random walk </w:t>
      </w:r>
      <w:r>
        <w:rPr>
          <w:color w:val="000000" w:themeColor="text1"/>
        </w:rPr>
        <w:t>to smooth the coefficient of the temperature anomaly across months</w:t>
      </w:r>
      <w:r w:rsidRPr="00284EE0">
        <w:rPr>
          <w:color w:val="000000" w:themeColor="text1"/>
        </w:rPr>
        <w:t>.</w:t>
      </w:r>
      <w:r>
        <w:rPr>
          <w:color w:val="000000" w:themeColor="text1"/>
          <w:lang w:val="en-US"/>
        </w:rPr>
        <w:t xml:space="preserve"> </w:t>
      </w:r>
      <w:r w:rsidRPr="00A86D9D">
        <w:rPr>
          <w:color w:val="000000" w:themeColor="text1"/>
          <w:lang w:val="en-US"/>
        </w:rPr>
        <w:t>We fitted the models using integrated nested Laplace approximation (INLA), using the R-INLA software</w:t>
      </w:r>
      <w:r>
        <w:rPr>
          <w:color w:val="000000" w:themeColor="text1"/>
          <w:lang w:val="en-US"/>
        </w:rPr>
        <w:t>, which offers orders of computational efficiency improvement in Bayesian inference compared to traditional MCMC for latent Gaussian models</w:t>
      </w:r>
      <w:r w:rsidRPr="00A86D9D">
        <w:rPr>
          <w:color w:val="000000" w:themeColor="text1"/>
          <w:lang w:val="en-US"/>
        </w:rPr>
        <w:t>.</w:t>
      </w:r>
      <w:r>
        <w:rPr>
          <w:color w:val="000000" w:themeColor="text1"/>
          <w:lang w:val="en-US"/>
        </w:rPr>
        <w:fldChar w:fldCharType="begin" w:fldLock="1"/>
      </w:r>
      <w:r w:rsidR="005C694B">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42&lt;/sup&gt;","plainTextFormattedCitation":"42","previouslyFormattedCitation":"&lt;sup&gt;43&lt;/sup&gt;"},"properties":{"noteIndex":0},"schema":"https://github.com/citation-style-language/schema/raw/master/csl-citation.json"}</w:instrText>
      </w:r>
      <w:r>
        <w:rPr>
          <w:color w:val="000000" w:themeColor="text1"/>
          <w:lang w:val="en-US"/>
        </w:rPr>
        <w:fldChar w:fldCharType="separate"/>
      </w:r>
      <w:r w:rsidR="005C694B" w:rsidRPr="005C694B">
        <w:rPr>
          <w:noProof/>
          <w:color w:val="000000" w:themeColor="text1"/>
          <w:vertAlign w:val="superscript"/>
          <w:lang w:val="en-US"/>
        </w:rPr>
        <w:t>42</w:t>
      </w:r>
      <w:r>
        <w:rPr>
          <w:color w:val="000000" w:themeColor="text1"/>
          <w:lang w:val="en-US"/>
        </w:rPr>
        <w:fldChar w:fldCharType="end"/>
      </w:r>
      <w:r>
        <w:rPr>
          <w:color w:val="000000" w:themeColor="text1"/>
          <w:lang w:val="en-US"/>
        </w:rPr>
        <w:t xml:space="preserve"> All analyses were done separately by type of injury, gender, and age group, allowing associations with temperature to vary by injury type and demography.</w:t>
      </w:r>
    </w:p>
    <w:p w14:paraId="09E1F65E" w14:textId="77777777" w:rsidR="0065196B" w:rsidRPr="00636C9B" w:rsidRDefault="0065196B" w:rsidP="0065196B">
      <w:pPr>
        <w:spacing w:line="480" w:lineRule="auto"/>
        <w:jc w:val="both"/>
        <w:outlineLvl w:val="0"/>
        <w:rPr>
          <w:color w:val="000000" w:themeColor="text1"/>
        </w:rPr>
      </w:pPr>
    </w:p>
    <w:p w14:paraId="3CB5351D" w14:textId="1EE53665" w:rsidR="0065196B" w:rsidRDefault="0065196B" w:rsidP="0065196B">
      <w:pPr>
        <w:spacing w:line="480" w:lineRule="auto"/>
        <w:jc w:val="both"/>
        <w:outlineLvl w:val="0"/>
        <w:rPr>
          <w:color w:val="000000" w:themeColor="text1"/>
        </w:rPr>
      </w:pPr>
      <w:r>
        <w:rPr>
          <w:color w:val="000000" w:themeColor="text1"/>
        </w:rPr>
        <w:t>We estimated the mortality impact of a national year-round temperature anomaly</w:t>
      </w:r>
      <w:r w:rsidRPr="00D25232">
        <w:rPr>
          <w:color w:val="000000" w:themeColor="text1"/>
        </w:rPr>
        <w:t xml:space="preserve"> </w:t>
      </w:r>
      <w:r w:rsidRPr="00636C9B">
        <w:rPr>
          <w:color w:val="000000" w:themeColor="text1"/>
        </w:rPr>
        <w:t xml:space="preserve">of 1°C in each month and state, </w:t>
      </w:r>
      <w:r>
        <w:t>realistic in our lifetimes under current projections of global climate change.</w:t>
      </w:r>
      <w:r>
        <w:rPr>
          <w:color w:val="000000" w:themeColor="text1"/>
        </w:rPr>
        <w:fldChar w:fldCharType="begin" w:fldLock="1"/>
      </w:r>
      <w:r w:rsidR="005C694B">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43&lt;/sup&gt;","plainTextFormattedCitation":"43","previouslyFormattedCitation":"&lt;sup&gt;16&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43</w:t>
      </w:r>
      <w:r>
        <w:rPr>
          <w:color w:val="000000" w:themeColor="text1"/>
        </w:rPr>
        <w:fldChar w:fldCharType="end"/>
      </w:r>
      <w:r>
        <w:t xml:space="preserve"> </w:t>
      </w:r>
      <w:r>
        <w:rPr>
          <w:color w:val="000000" w:themeColor="text1"/>
        </w:rPr>
        <w:t>For this calculation</w:t>
      </w:r>
      <w:r w:rsidRPr="00636C9B">
        <w:rPr>
          <w:color w:val="000000" w:themeColor="text1"/>
        </w:rPr>
        <w:t xml:space="preserve">, we multiplied the actual death counts </w:t>
      </w:r>
      <w:r>
        <w:rPr>
          <w:color w:val="000000" w:themeColor="text1"/>
        </w:rPr>
        <w:t xml:space="preserve">for each month, sex, state and age group </w:t>
      </w:r>
      <w:r w:rsidRPr="00636C9B">
        <w:rPr>
          <w:color w:val="000000" w:themeColor="text1"/>
        </w:rPr>
        <w:t>in 2016 by the</w:t>
      </w:r>
      <w:r>
        <w:rPr>
          <w:color w:val="000000" w:themeColor="text1"/>
        </w:rPr>
        <w:t xml:space="preserve"> corresponding</w:t>
      </w:r>
      <w:r w:rsidRPr="00636C9B">
        <w:rPr>
          <w:color w:val="000000" w:themeColor="text1"/>
        </w:rPr>
        <w:t xml:space="preserve"> excess </w:t>
      </w:r>
      <w:r>
        <w:rPr>
          <w:color w:val="000000" w:themeColor="text1"/>
        </w:rPr>
        <w:t xml:space="preserve">relative </w:t>
      </w:r>
      <w:r w:rsidRPr="00636C9B">
        <w:rPr>
          <w:color w:val="000000" w:themeColor="text1"/>
        </w:rPr>
        <w:t xml:space="preserve">risk  </w:t>
      </w:r>
      <w:r>
        <w:rPr>
          <w:color w:val="000000" w:themeColor="text1"/>
        </w:rPr>
        <w:t xml:space="preserve">(i.e. which is equivalent to the exponential of the coefficient of the </w:t>
      </w:r>
      <w:r w:rsidRPr="00636C9B">
        <w:rPr>
          <w:color w:val="000000" w:themeColor="text1"/>
        </w:rPr>
        <w:t>temperature anomaly term</w:t>
      </w:r>
      <w:r>
        <w:rPr>
          <w:color w:val="000000" w:themeColor="text1"/>
        </w:rPr>
        <w:t xml:space="preserve"> from the above analysis)</w:t>
      </w:r>
      <w:r w:rsidRPr="00636C9B">
        <w:rPr>
          <w:color w:val="000000" w:themeColor="text1"/>
        </w:rPr>
        <w:t>.</w:t>
      </w:r>
    </w:p>
    <w:p w14:paraId="0EC35F86" w14:textId="77777777" w:rsidR="0065196B" w:rsidRDefault="0065196B" w:rsidP="0065196B">
      <w:pPr>
        <w:spacing w:line="480" w:lineRule="auto"/>
        <w:jc w:val="both"/>
        <w:outlineLvl w:val="0"/>
        <w:rPr>
          <w:color w:val="000000" w:themeColor="text1"/>
        </w:rPr>
      </w:pPr>
    </w:p>
    <w:p w14:paraId="78343DD1" w14:textId="3190A22D" w:rsidR="0065196B" w:rsidRPr="009F1115" w:rsidRDefault="0065196B" w:rsidP="0065196B">
      <w:pPr>
        <w:spacing w:line="480" w:lineRule="auto"/>
        <w:jc w:val="both"/>
        <w:outlineLvl w:val="0"/>
        <w:rPr>
          <w:color w:val="000000" w:themeColor="text1"/>
        </w:rPr>
      </w:pPr>
      <w:r w:rsidRPr="009F1115">
        <w:rPr>
          <w:color w:val="000000" w:themeColor="text1"/>
        </w:rPr>
        <w:t xml:space="preserve">The uncertainty in our results </w:t>
      </w:r>
      <w:r w:rsidR="000C2776">
        <w:rPr>
          <w:color w:val="000000" w:themeColor="text1"/>
        </w:rPr>
        <w:t xml:space="preserve">were </w:t>
      </w:r>
      <w:r w:rsidR="004E30F3">
        <w:rPr>
          <w:color w:val="000000" w:themeColor="text1"/>
        </w:rPr>
        <w:t>obtained</w:t>
      </w:r>
      <w:r w:rsidR="000C2776" w:rsidRPr="009F1115">
        <w:rPr>
          <w:color w:val="000000" w:themeColor="text1"/>
        </w:rPr>
        <w:t xml:space="preserve"> </w:t>
      </w:r>
      <w:r w:rsidRPr="009F1115">
        <w:rPr>
          <w:color w:val="000000" w:themeColor="text1"/>
        </w:rPr>
        <w:t>from 5000 draws from the posterior marginal of each month’s excess relative risk. The reported 95% Credible Intervals (</w:t>
      </w:r>
      <w:proofErr w:type="spellStart"/>
      <w:r w:rsidRPr="009F1115">
        <w:rPr>
          <w:color w:val="000000" w:themeColor="text1"/>
        </w:rPr>
        <w:t>CrIs</w:t>
      </w:r>
      <w:proofErr w:type="spellEnd"/>
      <w:r w:rsidRPr="009F1115">
        <w:rPr>
          <w:color w:val="000000" w:themeColor="text1"/>
        </w:rPr>
        <w:t>), quoted in brackets where appropriate, are the 2.5</w:t>
      </w:r>
      <w:r w:rsidRPr="009F1115">
        <w:rPr>
          <w:color w:val="000000" w:themeColor="text1"/>
          <w:vertAlign w:val="superscript"/>
        </w:rPr>
        <w:t>th</w:t>
      </w:r>
      <w:r w:rsidRPr="009F1115">
        <w:rPr>
          <w:color w:val="000000" w:themeColor="text1"/>
        </w:rPr>
        <w:t xml:space="preserve"> to 97.5</w:t>
      </w:r>
      <w:r w:rsidRPr="009F1115">
        <w:rPr>
          <w:color w:val="000000" w:themeColor="text1"/>
          <w:vertAlign w:val="superscript"/>
        </w:rPr>
        <w:t>th</w:t>
      </w:r>
      <w:r w:rsidRPr="009F1115">
        <w:rPr>
          <w:color w:val="000000" w:themeColor="text1"/>
        </w:rPr>
        <w:t xml:space="preserve"> percentiles of the </w:t>
      </w:r>
      <w:r w:rsidR="000C2776">
        <w:rPr>
          <w:color w:val="000000" w:themeColor="text1"/>
        </w:rPr>
        <w:t>sampled values</w:t>
      </w:r>
      <w:r w:rsidRPr="009F1115">
        <w:rPr>
          <w:color w:val="000000" w:themeColor="text1"/>
        </w:rPr>
        <w:t>.</w:t>
      </w:r>
    </w:p>
    <w:p w14:paraId="0734663A" w14:textId="77777777" w:rsidR="0065196B" w:rsidRPr="009F1115" w:rsidRDefault="0065196B" w:rsidP="0065196B">
      <w:pPr>
        <w:spacing w:line="480" w:lineRule="auto"/>
        <w:jc w:val="both"/>
        <w:outlineLvl w:val="0"/>
        <w:rPr>
          <w:color w:val="000000" w:themeColor="text1"/>
        </w:rPr>
      </w:pPr>
    </w:p>
    <w:p w14:paraId="004276BF" w14:textId="77777777" w:rsidR="0065196B" w:rsidRPr="009F1115" w:rsidRDefault="0065196B" w:rsidP="0065196B">
      <w:pPr>
        <w:spacing w:line="480" w:lineRule="auto"/>
        <w:jc w:val="both"/>
        <w:outlineLvl w:val="0"/>
        <w:rPr>
          <w:i/>
          <w:color w:val="000000" w:themeColor="text1"/>
        </w:rPr>
      </w:pPr>
      <w:r w:rsidRPr="009F1115">
        <w:rPr>
          <w:i/>
          <w:color w:val="000000" w:themeColor="text1"/>
        </w:rPr>
        <w:t>Sensitivity analysis</w:t>
      </w:r>
    </w:p>
    <w:p w14:paraId="10D22F4B" w14:textId="4CE6BD63" w:rsidR="0065196B" w:rsidRPr="009F1115" w:rsidRDefault="0065196B" w:rsidP="0065196B">
      <w:pPr>
        <w:spacing w:line="480" w:lineRule="auto"/>
        <w:jc w:val="both"/>
      </w:pPr>
      <w:r w:rsidRPr="009F1115">
        <w:lastRenderedPageBreak/>
        <w:t xml:space="preserve">We also conducted sensitivity analyses to assess how much our results might depend on </w:t>
      </w:r>
      <w:r w:rsidR="008E26B6" w:rsidRPr="009F1115">
        <w:t>the temperature metric used to</w:t>
      </w:r>
      <w:r w:rsidRPr="009F1115">
        <w:t xml:space="preserve"> generate anomalous temperature. First, instead of building our monthly temperature anomalies based on daily mean temperatures, we used daily maxima and minima. However, these measures were strongly correlated to those generated from daily means (Supplementary Table 2)</w:t>
      </w:r>
      <w:r w:rsidR="004E30F3">
        <w:t>,</w:t>
      </w:r>
      <w:r w:rsidR="00BE2421" w:rsidRPr="009F1115">
        <w:t xml:space="preserve"> and therefore</w:t>
      </w:r>
      <w:r w:rsidRPr="009F1115">
        <w:t xml:space="preserve"> we did not run models using these alternatives. </w:t>
      </w:r>
    </w:p>
    <w:p w14:paraId="6A6D02AC" w14:textId="77777777" w:rsidR="0065196B" w:rsidRPr="009F1115" w:rsidRDefault="0065196B" w:rsidP="0065196B">
      <w:pPr>
        <w:spacing w:line="480" w:lineRule="auto"/>
        <w:jc w:val="both"/>
      </w:pPr>
    </w:p>
    <w:p w14:paraId="3DC3FBE1" w14:textId="75C459A7" w:rsidR="0065196B" w:rsidRPr="006F036A" w:rsidRDefault="00BE2421" w:rsidP="006F036A">
      <w:pPr>
        <w:spacing w:line="480" w:lineRule="auto"/>
        <w:jc w:val="both"/>
      </w:pPr>
      <w:r w:rsidRPr="009F1115">
        <w:t xml:space="preserve">Together with temperature anomaly based on daily mean temperatures, we </w:t>
      </w:r>
      <w:r w:rsidR="0065196B" w:rsidRPr="009F1115">
        <w:t xml:space="preserve">also </w:t>
      </w:r>
      <w:r w:rsidR="00AF43DE">
        <w:t xml:space="preserve">tested </w:t>
      </w:r>
      <w:r w:rsidR="0065196B" w:rsidRPr="009F1115">
        <w:t>includ</w:t>
      </w:r>
      <w:r w:rsidR="00AF43DE">
        <w:t>ing</w:t>
      </w:r>
      <w:r w:rsidR="0065196B" w:rsidRPr="009F1115">
        <w:t xml:space="preserve"> </w:t>
      </w:r>
      <w:r w:rsidRPr="009F1115">
        <w:t xml:space="preserve">a second </w:t>
      </w:r>
      <w:r w:rsidR="0065196B" w:rsidRPr="009F1115">
        <w:t>measure of temperature anomaly in the model. The additional measures we considered were</w:t>
      </w:r>
      <w:r w:rsidR="00F07509">
        <w:t xml:space="preserve"> </w:t>
      </w:r>
      <w:r w:rsidR="0065196B" w:rsidRPr="00790EA3">
        <w:t>measures of extreme anomalous temperature (each adjusted for length of month):</w:t>
      </w:r>
    </w:p>
    <w:p w14:paraId="5E8AC7A2" w14:textId="77B0E994" w:rsidR="00984C48" w:rsidRPr="006F036A" w:rsidRDefault="0064666D" w:rsidP="0065196B">
      <w:pPr>
        <w:pStyle w:val="ListParagraph"/>
        <w:numPr>
          <w:ilvl w:val="1"/>
          <w:numId w:val="12"/>
        </w:numPr>
        <w:spacing w:line="480" w:lineRule="auto"/>
        <w:jc w:val="both"/>
        <w:rPr>
          <w:rFonts w:ascii="Times New Roman" w:hAnsi="Times New Roman"/>
          <w:i/>
          <w:color w:val="000000" w:themeColor="text1"/>
          <w:sz w:val="24"/>
          <w:szCs w:val="24"/>
        </w:rPr>
      </w:pPr>
      <w:r>
        <w:rPr>
          <w:rFonts w:ascii="Times New Roman" w:hAnsi="Times New Roman"/>
          <w:color w:val="000000" w:themeColor="text1"/>
          <w:sz w:val="24"/>
          <w:szCs w:val="24"/>
        </w:rPr>
        <w:t>a</w:t>
      </w:r>
      <w:r w:rsidR="00B34BDE">
        <w:rPr>
          <w:rFonts w:ascii="Times New Roman" w:hAnsi="Times New Roman"/>
          <w:color w:val="000000" w:themeColor="text1"/>
          <w:sz w:val="24"/>
          <w:szCs w:val="24"/>
        </w:rPr>
        <w:t xml:space="preserve">nomaly of </w:t>
      </w:r>
      <w:r w:rsidR="00AF43DE">
        <w:rPr>
          <w:rFonts w:ascii="Times New Roman" w:hAnsi="Times New Roman"/>
          <w:color w:val="000000" w:themeColor="text1"/>
          <w:sz w:val="24"/>
          <w:szCs w:val="24"/>
        </w:rPr>
        <w:t>90</w:t>
      </w:r>
      <w:r w:rsidR="00AF43DE" w:rsidRPr="006F036A">
        <w:rPr>
          <w:rFonts w:ascii="Times New Roman" w:hAnsi="Times New Roman"/>
          <w:color w:val="000000" w:themeColor="text1"/>
          <w:sz w:val="24"/>
          <w:szCs w:val="24"/>
          <w:vertAlign w:val="superscript"/>
        </w:rPr>
        <w:t>th</w:t>
      </w:r>
      <w:r w:rsidR="00AF43DE">
        <w:rPr>
          <w:rFonts w:ascii="Times New Roman" w:hAnsi="Times New Roman"/>
          <w:color w:val="000000" w:themeColor="text1"/>
          <w:sz w:val="24"/>
          <w:szCs w:val="24"/>
        </w:rPr>
        <w:t xml:space="preserve"> percentile</w:t>
      </w:r>
      <w:r w:rsidR="00B34BDE">
        <w:rPr>
          <w:rFonts w:ascii="Times New Roman" w:hAnsi="Times New Roman"/>
          <w:color w:val="000000" w:themeColor="text1"/>
          <w:sz w:val="24"/>
          <w:szCs w:val="24"/>
        </w:rPr>
        <w:t xml:space="preserve"> (°C)</w:t>
      </w:r>
      <w:r w:rsidR="00AF43DE">
        <w:rPr>
          <w:rFonts w:ascii="Times New Roman" w:hAnsi="Times New Roman"/>
          <w:color w:val="000000" w:themeColor="text1"/>
          <w:sz w:val="24"/>
          <w:szCs w:val="24"/>
        </w:rPr>
        <w:t xml:space="preserve"> </w:t>
      </w:r>
      <w:r w:rsidR="00B34BDE">
        <w:rPr>
          <w:rFonts w:ascii="Times New Roman" w:hAnsi="Times New Roman"/>
          <w:color w:val="000000" w:themeColor="text1"/>
          <w:sz w:val="24"/>
          <w:szCs w:val="24"/>
        </w:rPr>
        <w:t>of monthly temperature</w:t>
      </w:r>
      <w:r w:rsidR="00F1584A">
        <w:rPr>
          <w:rFonts w:ascii="Times New Roman" w:hAnsi="Times New Roman"/>
          <w:color w:val="000000" w:themeColor="text1"/>
          <w:sz w:val="24"/>
          <w:szCs w:val="24"/>
        </w:rPr>
        <w:t xml:space="preserve"> relative to 30-year (long-term) norm </w:t>
      </w:r>
      <w:r w:rsidR="00EA78C3">
        <w:rPr>
          <w:rFonts w:ascii="Times New Roman" w:hAnsi="Times New Roman"/>
          <w:color w:val="000000" w:themeColor="text1"/>
          <w:sz w:val="24"/>
          <w:szCs w:val="24"/>
        </w:rPr>
        <w:t>of 90</w:t>
      </w:r>
      <w:r w:rsidR="00EA78C3" w:rsidRPr="006F036A">
        <w:rPr>
          <w:rFonts w:ascii="Times New Roman" w:hAnsi="Times New Roman"/>
          <w:color w:val="000000" w:themeColor="text1"/>
          <w:sz w:val="24"/>
          <w:szCs w:val="24"/>
          <w:vertAlign w:val="superscript"/>
        </w:rPr>
        <w:t>th</w:t>
      </w:r>
      <w:r w:rsidR="00EA78C3">
        <w:rPr>
          <w:rFonts w:ascii="Times New Roman" w:hAnsi="Times New Roman"/>
          <w:color w:val="000000" w:themeColor="text1"/>
          <w:sz w:val="24"/>
          <w:szCs w:val="24"/>
        </w:rPr>
        <w:t xml:space="preserve"> percentile </w:t>
      </w:r>
      <w:r w:rsidR="00F1584A">
        <w:rPr>
          <w:rFonts w:ascii="Times New Roman" w:hAnsi="Times New Roman"/>
          <w:color w:val="000000" w:themeColor="text1"/>
          <w:sz w:val="24"/>
          <w:szCs w:val="24"/>
        </w:rPr>
        <w:t>for each state and month</w:t>
      </w:r>
      <w:r w:rsidR="00B34BDE">
        <w:rPr>
          <w:rFonts w:ascii="Times New Roman" w:hAnsi="Times New Roman"/>
          <w:color w:val="000000" w:themeColor="text1"/>
          <w:sz w:val="24"/>
          <w:szCs w:val="24"/>
        </w:rPr>
        <w:t xml:space="preserve"> </w:t>
      </w:r>
    </w:p>
    <w:p w14:paraId="22A2ADEC" w14:textId="08B04073" w:rsidR="0065196B" w:rsidRPr="00790EA3" w:rsidRDefault="0065196B" w:rsidP="0065196B">
      <w:pPr>
        <w:pStyle w:val="ListParagraph"/>
        <w:numPr>
          <w:ilvl w:val="1"/>
          <w:numId w:val="12"/>
        </w:numPr>
        <w:spacing w:line="480" w:lineRule="auto"/>
        <w:jc w:val="both"/>
        <w:rPr>
          <w:rFonts w:ascii="Times New Roman" w:hAnsi="Times New Roman"/>
          <w:i/>
          <w:color w:val="000000" w:themeColor="text1"/>
          <w:sz w:val="24"/>
          <w:szCs w:val="24"/>
        </w:rPr>
      </w:pPr>
      <w:r w:rsidRPr="00790EA3">
        <w:rPr>
          <w:rFonts w:ascii="Times New Roman" w:hAnsi="Times New Roman"/>
          <w:sz w:val="24"/>
          <w:szCs w:val="24"/>
        </w:rPr>
        <w:t>number of days in a month above the long-term 90</w:t>
      </w:r>
      <w:r w:rsidRPr="00790EA3">
        <w:rPr>
          <w:rFonts w:ascii="Times New Roman" w:hAnsi="Times New Roman"/>
          <w:sz w:val="24"/>
          <w:szCs w:val="24"/>
          <w:vertAlign w:val="superscript"/>
        </w:rPr>
        <w:t>th</w:t>
      </w:r>
      <w:r w:rsidRPr="00790EA3">
        <w:rPr>
          <w:rFonts w:ascii="Times New Roman" w:hAnsi="Times New Roman"/>
          <w:sz w:val="24"/>
          <w:szCs w:val="24"/>
        </w:rPr>
        <w:t xml:space="preserve"> percentile</w:t>
      </w:r>
      <w:r w:rsidR="00EA7E0B">
        <w:rPr>
          <w:rFonts w:ascii="Times New Roman" w:hAnsi="Times New Roman"/>
          <w:sz w:val="24"/>
          <w:szCs w:val="24"/>
        </w:rPr>
        <w:t xml:space="preserve"> of norm temperature</w:t>
      </w:r>
    </w:p>
    <w:p w14:paraId="7FBA064C" w14:textId="4164278C" w:rsidR="0065196B" w:rsidRPr="00790EA3" w:rsidRDefault="0065196B" w:rsidP="0065196B">
      <w:pPr>
        <w:pStyle w:val="ListParagraph"/>
        <w:numPr>
          <w:ilvl w:val="1"/>
          <w:numId w:val="12"/>
        </w:numPr>
        <w:spacing w:line="480" w:lineRule="auto"/>
        <w:jc w:val="both"/>
        <w:rPr>
          <w:rFonts w:ascii="Times New Roman" w:hAnsi="Times New Roman"/>
          <w:i/>
          <w:color w:val="000000" w:themeColor="text1"/>
          <w:sz w:val="24"/>
          <w:szCs w:val="24"/>
        </w:rPr>
      </w:pPr>
      <w:r w:rsidRPr="00790EA3">
        <w:rPr>
          <w:rFonts w:ascii="Times New Roman" w:hAnsi="Times New Roman"/>
          <w:sz w:val="24"/>
          <w:szCs w:val="24"/>
        </w:rPr>
        <w:t xml:space="preserve">number of </w:t>
      </w:r>
      <w:r w:rsidR="00C1740D">
        <w:rPr>
          <w:rFonts w:ascii="Times New Roman" w:hAnsi="Times New Roman"/>
          <w:sz w:val="24"/>
          <w:szCs w:val="24"/>
        </w:rPr>
        <w:t xml:space="preserve">3+ </w:t>
      </w:r>
      <w:r w:rsidRPr="00790EA3">
        <w:rPr>
          <w:rFonts w:ascii="Times New Roman" w:hAnsi="Times New Roman"/>
          <w:sz w:val="24"/>
          <w:szCs w:val="24"/>
        </w:rPr>
        <w:t>day episodes above the long-term 90</w:t>
      </w:r>
      <w:r w:rsidRPr="00790EA3">
        <w:rPr>
          <w:rFonts w:ascii="Times New Roman" w:hAnsi="Times New Roman"/>
          <w:sz w:val="24"/>
          <w:szCs w:val="24"/>
          <w:vertAlign w:val="superscript"/>
        </w:rPr>
        <w:t>th</w:t>
      </w:r>
      <w:r w:rsidRPr="00790EA3">
        <w:rPr>
          <w:rFonts w:ascii="Times New Roman" w:hAnsi="Times New Roman"/>
          <w:sz w:val="24"/>
          <w:szCs w:val="24"/>
        </w:rPr>
        <w:t xml:space="preserve"> percentile</w:t>
      </w:r>
      <w:r w:rsidR="00EA7E0B">
        <w:rPr>
          <w:rFonts w:ascii="Times New Roman" w:hAnsi="Times New Roman"/>
          <w:sz w:val="24"/>
          <w:szCs w:val="24"/>
        </w:rPr>
        <w:t xml:space="preserve"> of norm temperature</w:t>
      </w:r>
    </w:p>
    <w:p w14:paraId="2CBD98B9" w14:textId="7384EB25" w:rsidR="0065196B" w:rsidRDefault="00A20069" w:rsidP="0065196B">
      <w:pPr>
        <w:spacing w:line="480" w:lineRule="auto"/>
        <w:jc w:val="both"/>
      </w:pPr>
      <w:r>
        <w:t>The variables by state and by month were correlated</w:t>
      </w:r>
      <w:r w:rsidR="0047749E">
        <w:t xml:space="preserve"> </w:t>
      </w:r>
      <w:r>
        <w:t xml:space="preserve">(Supplementary </w:t>
      </w:r>
      <w:r w:rsidR="00CC7AAE">
        <w:t>Table</w:t>
      </w:r>
      <w:r>
        <w:t xml:space="preserve"> </w:t>
      </w:r>
      <w:r w:rsidR="0064666D">
        <w:t>3</w:t>
      </w:r>
      <w:r>
        <w:t>).</w:t>
      </w:r>
      <w:r w:rsidR="00AA3C2D">
        <w:t xml:space="preserve"> </w:t>
      </w:r>
      <w:r w:rsidR="0065196B" w:rsidRPr="00C1740D">
        <w:t>The estimated excess relative risk</w:t>
      </w:r>
      <w:r w:rsidR="00D86244">
        <w:t xml:space="preserve"> coefficients</w:t>
      </w:r>
      <w:r w:rsidR="0065196B" w:rsidRPr="00C1740D">
        <w:t xml:space="preserve"> </w:t>
      </w:r>
      <w:r w:rsidR="005922A2">
        <w:t>of temperature anomaly</w:t>
      </w:r>
      <w:r w:rsidR="000A0D93">
        <w:t xml:space="preserve"> </w:t>
      </w:r>
      <w:r w:rsidR="005922A2">
        <w:t xml:space="preserve">based on daily means </w:t>
      </w:r>
      <w:r w:rsidR="000A0D93">
        <w:t xml:space="preserve">(i.e., the anomaly value used in the main analysis) </w:t>
      </w:r>
      <w:r w:rsidR="00D86244">
        <w:t>were</w:t>
      </w:r>
      <w:r>
        <w:t xml:space="preserve"> also </w:t>
      </w:r>
      <w:r w:rsidR="0088548E">
        <w:t>robust to the addition of alternative measures of anomaly</w:t>
      </w:r>
      <w:r w:rsidR="00EE5907">
        <w:t xml:space="preserve">, </w:t>
      </w:r>
      <w:r w:rsidR="008B092C">
        <w:t xml:space="preserve">while the </w:t>
      </w:r>
      <w:r w:rsidR="00110076">
        <w:t xml:space="preserve">coefficients from the additional </w:t>
      </w:r>
      <w:r w:rsidR="00860B34">
        <w:t>measures</w:t>
      </w:r>
      <w:r w:rsidR="00110076">
        <w:t xml:space="preserve"> were generally not significant</w:t>
      </w:r>
      <w:r w:rsidR="007D2592">
        <w:t xml:space="preserve"> and with large credible intervals</w:t>
      </w:r>
      <w:r w:rsidR="003D575B">
        <w:t>. We therefore did</w:t>
      </w:r>
      <w:r w:rsidR="00110076">
        <w:t xml:space="preserve"> not include</w:t>
      </w:r>
      <w:r w:rsidR="003D575B">
        <w:t xml:space="preserve"> the alternative additional measures</w:t>
      </w:r>
      <w:r w:rsidR="00C775D5">
        <w:t xml:space="preserve"> of extreme anomalous temperature</w:t>
      </w:r>
      <w:r w:rsidR="00110076">
        <w:t xml:space="preserve"> in the main analysis</w:t>
      </w:r>
      <w:r w:rsidR="00326ABE" w:rsidRPr="00C1740D">
        <w:t>.</w:t>
      </w:r>
      <w:r w:rsidR="0065196B">
        <w:br w:type="page"/>
      </w:r>
    </w:p>
    <w:p w14:paraId="0098BA31" w14:textId="77777777" w:rsidR="0065196B" w:rsidRPr="00636C9B" w:rsidRDefault="0065196B" w:rsidP="0065196B">
      <w:pPr>
        <w:spacing w:line="480" w:lineRule="auto"/>
        <w:jc w:val="both"/>
        <w:outlineLvl w:val="0"/>
        <w:rPr>
          <w:b/>
        </w:rPr>
      </w:pPr>
      <w:r w:rsidRPr="00636C9B">
        <w:rPr>
          <w:b/>
        </w:rPr>
        <w:lastRenderedPageBreak/>
        <w:t xml:space="preserve">Acknowledgments </w:t>
      </w:r>
    </w:p>
    <w:p w14:paraId="7E2B9A20" w14:textId="77777777" w:rsidR="0065196B" w:rsidRPr="00636C9B" w:rsidRDefault="0065196B" w:rsidP="0065196B">
      <w:pPr>
        <w:spacing w:line="480" w:lineRule="auto"/>
        <w:jc w:val="both"/>
      </w:pPr>
      <w:r w:rsidRPr="00636C9B">
        <w:t xml:space="preserve">Robbie Parks is supported by a Wellcome Trust ISSF Studentship. </w:t>
      </w:r>
      <w:r>
        <w:t xml:space="preserve">The development of statistical methods is supported by grants from the Wellcome Trust </w:t>
      </w:r>
      <w:r w:rsidRPr="00B95DCD">
        <w:t>(</w:t>
      </w:r>
      <w:r w:rsidRPr="00C2602B">
        <w:t>grants 205208/Z/16/Z and 209376/Z/17/Z)</w:t>
      </w:r>
      <w:r>
        <w:t xml:space="preserve">. </w:t>
      </w:r>
      <w:r w:rsidRPr="00636C9B">
        <w:t>Work on the US mortality data is supported by a grant from US Environmental Protection Agency.</w:t>
      </w:r>
      <w:r w:rsidRPr="003575A7">
        <w:t xml:space="preserve"> It has not been formally reviewed by EPA. The views expressed in this document are solely those of authors and do not necessarily reflect those of the Agency. EPA does not endorse any products or commercial services mentioned in this publication.</w:t>
      </w:r>
      <w:r>
        <w:t xml:space="preserve"> </w:t>
      </w:r>
    </w:p>
    <w:p w14:paraId="69C4C3E5" w14:textId="77777777" w:rsidR="0065196B" w:rsidRPr="00636C9B" w:rsidRDefault="0065196B" w:rsidP="0065196B">
      <w:pPr>
        <w:spacing w:line="480" w:lineRule="auto"/>
        <w:jc w:val="both"/>
        <w:rPr>
          <w:b/>
        </w:rPr>
      </w:pPr>
    </w:p>
    <w:p w14:paraId="3C9C20C0" w14:textId="77777777" w:rsidR="0065196B" w:rsidRPr="00636C9B" w:rsidRDefault="0065196B" w:rsidP="0065196B">
      <w:pPr>
        <w:spacing w:line="480" w:lineRule="auto"/>
        <w:jc w:val="both"/>
        <w:outlineLvl w:val="0"/>
        <w:rPr>
          <w:b/>
        </w:rPr>
      </w:pPr>
      <w:r w:rsidRPr="00636C9B">
        <w:rPr>
          <w:b/>
        </w:rPr>
        <w:t>Author contributions</w:t>
      </w:r>
    </w:p>
    <w:p w14:paraId="4CA1498E" w14:textId="77777777" w:rsidR="0065196B" w:rsidRDefault="0065196B" w:rsidP="0065196B">
      <w:pPr>
        <w:spacing w:line="480" w:lineRule="auto"/>
        <w:jc w:val="both"/>
      </w:pPr>
      <w:r w:rsidRPr="00636C9B">
        <w:t>All authors contributed to study concept, analytical approach, and interpretation of results. RP and ME collated and organised mortality files. RP performed the analysis, with input from JB</w:t>
      </w:r>
      <w:r>
        <w:t xml:space="preserve">, VK, </w:t>
      </w:r>
      <w:r w:rsidRPr="00636C9B">
        <w:t>HTW</w:t>
      </w:r>
      <w:r>
        <w:t xml:space="preserve"> and RT</w:t>
      </w:r>
      <w:r w:rsidRPr="00636C9B">
        <w:t>. RP and ME wrote the first draft of the paper; other authors contributed to revising and finalising the paper.</w:t>
      </w:r>
    </w:p>
    <w:p w14:paraId="628FA453" w14:textId="77777777" w:rsidR="0065196B" w:rsidRDefault="0065196B" w:rsidP="0065196B">
      <w:pPr>
        <w:spacing w:line="480" w:lineRule="auto"/>
        <w:jc w:val="both"/>
      </w:pPr>
    </w:p>
    <w:p w14:paraId="3B9FF8E4" w14:textId="77777777" w:rsidR="0065196B" w:rsidRDefault="0065196B" w:rsidP="0065196B">
      <w:pPr>
        <w:spacing w:line="480" w:lineRule="auto"/>
        <w:jc w:val="both"/>
      </w:pPr>
      <w:r>
        <w:rPr>
          <w:b/>
        </w:rPr>
        <w:t xml:space="preserve">Competing </w:t>
      </w:r>
      <w:proofErr w:type="gramStart"/>
      <w:r>
        <w:rPr>
          <w:b/>
        </w:rPr>
        <w:t>interests</w:t>
      </w:r>
      <w:proofErr w:type="gramEnd"/>
      <w:r>
        <w:rPr>
          <w:b/>
        </w:rPr>
        <w:t xml:space="preserve"> statement</w:t>
      </w:r>
      <w:r w:rsidRPr="00636C9B">
        <w:t xml:space="preserve"> </w:t>
      </w:r>
    </w:p>
    <w:p w14:paraId="031C1C85" w14:textId="77777777" w:rsidR="0065196B" w:rsidRPr="005614F4" w:rsidRDefault="0065196B" w:rsidP="0065196B">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Pr="005614F4">
        <w:rPr>
          <w:color w:val="000000" w:themeColor="text1"/>
        </w:rPr>
        <w:br w:type="page"/>
      </w:r>
    </w:p>
    <w:p w14:paraId="687EDE0D" w14:textId="77777777" w:rsidR="0065196B" w:rsidRPr="00636C9B" w:rsidRDefault="0065196B" w:rsidP="0065196B">
      <w:pPr>
        <w:spacing w:line="480" w:lineRule="auto"/>
        <w:jc w:val="both"/>
        <w:rPr>
          <w:b/>
        </w:rPr>
      </w:pPr>
      <w:r w:rsidRPr="00636C9B">
        <w:rPr>
          <w:b/>
        </w:rPr>
        <w:lastRenderedPageBreak/>
        <w:t>References</w:t>
      </w:r>
    </w:p>
    <w:p w14:paraId="30BE5B5D" w14:textId="40CBB280" w:rsidR="005C694B" w:rsidRPr="005C694B" w:rsidRDefault="0065196B" w:rsidP="005C694B">
      <w:pPr>
        <w:widowControl w:val="0"/>
        <w:autoSpaceDE w:val="0"/>
        <w:autoSpaceDN w:val="0"/>
        <w:adjustRightInd w:val="0"/>
        <w:ind w:left="640" w:hanging="640"/>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5C694B" w:rsidRPr="005C694B">
        <w:rPr>
          <w:noProof/>
          <w:lang w:val="en-US"/>
        </w:rPr>
        <w:t>1</w:t>
      </w:r>
      <w:r w:rsidR="005C694B" w:rsidRPr="005C694B">
        <w:rPr>
          <w:noProof/>
          <w:lang w:val="en-US"/>
        </w:rPr>
        <w:tab/>
        <w:t xml:space="preserve">Gasparrini A, Guo Y, Hashizume M, </w:t>
      </w:r>
      <w:r w:rsidR="005C694B" w:rsidRPr="005C694B">
        <w:rPr>
          <w:i/>
          <w:iCs/>
          <w:noProof/>
          <w:lang w:val="en-US"/>
        </w:rPr>
        <w:t>et al.</w:t>
      </w:r>
      <w:r w:rsidR="005C694B" w:rsidRPr="005C694B">
        <w:rPr>
          <w:noProof/>
          <w:lang w:val="en-US"/>
        </w:rPr>
        <w:t xml:space="preserve"> Mortality risk attributable to high and low ambient temperature: A multicountry observational study. </w:t>
      </w:r>
      <w:r w:rsidR="005C694B" w:rsidRPr="005C694B">
        <w:rPr>
          <w:i/>
          <w:iCs/>
          <w:noProof/>
          <w:lang w:val="en-US"/>
        </w:rPr>
        <w:t>Lancet</w:t>
      </w:r>
      <w:r w:rsidR="005C694B" w:rsidRPr="005C694B">
        <w:rPr>
          <w:noProof/>
          <w:lang w:val="en-US"/>
        </w:rPr>
        <w:t xml:space="preserve"> 2015; </w:t>
      </w:r>
      <w:r w:rsidR="005C694B" w:rsidRPr="005C694B">
        <w:rPr>
          <w:b/>
          <w:bCs/>
          <w:noProof/>
          <w:lang w:val="en-US"/>
        </w:rPr>
        <w:t>386</w:t>
      </w:r>
      <w:r w:rsidR="005C694B" w:rsidRPr="005C694B">
        <w:rPr>
          <w:noProof/>
          <w:lang w:val="en-US"/>
        </w:rPr>
        <w:t>: 369–75.</w:t>
      </w:r>
    </w:p>
    <w:p w14:paraId="11C3CE70"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w:t>
      </w:r>
      <w:r w:rsidRPr="005C694B">
        <w:rPr>
          <w:noProof/>
          <w:lang w:val="en-US"/>
        </w:rPr>
        <w:tab/>
        <w:t xml:space="preserve">Watts N, Amann M, Arnell N, </w:t>
      </w:r>
      <w:r w:rsidRPr="005C694B">
        <w:rPr>
          <w:i/>
          <w:iCs/>
          <w:noProof/>
          <w:lang w:val="en-US"/>
        </w:rPr>
        <w:t>et al.</w:t>
      </w:r>
      <w:r w:rsidRPr="005C694B">
        <w:rPr>
          <w:noProof/>
          <w:lang w:val="en-US"/>
        </w:rPr>
        <w:t xml:space="preserve"> The 2018 report of the Lancet Countdown on health and climate change: shaping health of nations for centuries to come. </w:t>
      </w:r>
      <w:r w:rsidRPr="005C694B">
        <w:rPr>
          <w:i/>
          <w:iCs/>
          <w:noProof/>
          <w:lang w:val="en-US"/>
        </w:rPr>
        <w:t>Lancet</w:t>
      </w:r>
      <w:r w:rsidRPr="005C694B">
        <w:rPr>
          <w:noProof/>
          <w:lang w:val="en-US"/>
        </w:rPr>
        <w:t xml:space="preserve"> 2018; </w:t>
      </w:r>
      <w:r w:rsidRPr="005C694B">
        <w:rPr>
          <w:b/>
          <w:bCs/>
          <w:noProof/>
          <w:lang w:val="en-US"/>
        </w:rPr>
        <w:t>6736</w:t>
      </w:r>
      <w:r w:rsidRPr="005C694B">
        <w:rPr>
          <w:noProof/>
          <w:lang w:val="en-US"/>
        </w:rPr>
        <w:t>: 1–4.</w:t>
      </w:r>
    </w:p>
    <w:p w14:paraId="1FD35563"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w:t>
      </w:r>
      <w:r w:rsidRPr="005C694B">
        <w:rPr>
          <w:noProof/>
          <w:lang w:val="en-US"/>
        </w:rPr>
        <w:tab/>
        <w:t>McMichael AJ, Woodruff RE, Hales S. Climate change and human health: Present and future risks. Lancet. 2006. DOI:10.1016/S0140-6736(06)68079-3.</w:t>
      </w:r>
    </w:p>
    <w:p w14:paraId="097F815F"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4</w:t>
      </w:r>
      <w:r w:rsidRPr="005C694B">
        <w:rPr>
          <w:noProof/>
          <w:lang w:val="en-US"/>
        </w:rPr>
        <w:tab/>
        <w:t>Huang C, Barnett AG, Wang X, Vaneckova P, Fitzgerald G, Tong S. Projecting Future heat-related mortality under climate change scenarios: A systematic review. Environ. Health Perspect. 2011. DOI:10.1289/ehp.1103456.</w:t>
      </w:r>
    </w:p>
    <w:p w14:paraId="7B92DB25"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5</w:t>
      </w:r>
      <w:r w:rsidRPr="005C694B">
        <w:rPr>
          <w:noProof/>
          <w:lang w:val="en-US"/>
        </w:rPr>
        <w:tab/>
        <w:t xml:space="preserve">Gasparrini A, Guo Y, Sera F, </w:t>
      </w:r>
      <w:r w:rsidRPr="005C694B">
        <w:rPr>
          <w:i/>
          <w:iCs/>
          <w:noProof/>
          <w:lang w:val="en-US"/>
        </w:rPr>
        <w:t>et al.</w:t>
      </w:r>
      <w:r w:rsidRPr="005C694B">
        <w:rPr>
          <w:noProof/>
          <w:lang w:val="en-US"/>
        </w:rPr>
        <w:t xml:space="preserve"> Projections of temperature-related excess mortality under climate change scenarios. </w:t>
      </w:r>
      <w:r w:rsidRPr="005C694B">
        <w:rPr>
          <w:i/>
          <w:iCs/>
          <w:noProof/>
          <w:lang w:val="en-US"/>
        </w:rPr>
        <w:t>Lancet Planet Heal</w:t>
      </w:r>
      <w:r w:rsidRPr="005C694B">
        <w:rPr>
          <w:noProof/>
          <w:lang w:val="en-US"/>
        </w:rPr>
        <w:t xml:space="preserve"> 2017. DOI:10.1016/S2542-5196(17)30156-0.</w:t>
      </w:r>
    </w:p>
    <w:p w14:paraId="4BEE1F24"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6</w:t>
      </w:r>
      <w:r w:rsidRPr="005C694B">
        <w:rPr>
          <w:noProof/>
          <w:lang w:val="en-US"/>
        </w:rPr>
        <w:tab/>
        <w:t xml:space="preserve">Smith KR, Woodward A, Campbell-Lendrum D, </w:t>
      </w:r>
      <w:r w:rsidRPr="005C694B">
        <w:rPr>
          <w:i/>
          <w:iCs/>
          <w:noProof/>
          <w:lang w:val="en-US"/>
        </w:rPr>
        <w:t>et al.</w:t>
      </w:r>
      <w:r w:rsidRPr="005C694B">
        <w:rPr>
          <w:noProof/>
          <w:lang w:val="en-US"/>
        </w:rPr>
        <w:t xml:space="preserve"> Human health: Impacts, adaptation, and co-benefits. In: Climate Change 2014 Impacts, Adaptation and Vulnerability: Part A: Global and Sectoral Aspects. 2015. DOI:10.1017/CBO9781107415379.016.</w:t>
      </w:r>
    </w:p>
    <w:p w14:paraId="092D75EF"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7</w:t>
      </w:r>
      <w:r w:rsidRPr="005C694B">
        <w:rPr>
          <w:noProof/>
          <w:lang w:val="en-US"/>
        </w:rPr>
        <w:tab/>
        <w:t xml:space="preserve">Haines A, Ebi K. The Imperative for Climate Action to Protect Health. </w:t>
      </w:r>
      <w:r w:rsidRPr="005C694B">
        <w:rPr>
          <w:i/>
          <w:iCs/>
          <w:noProof/>
          <w:lang w:val="en-US"/>
        </w:rPr>
        <w:t>N Engl J Med</w:t>
      </w:r>
      <w:r w:rsidRPr="005C694B">
        <w:rPr>
          <w:noProof/>
          <w:lang w:val="en-US"/>
        </w:rPr>
        <w:t xml:space="preserve"> 2019; : 263–73.</w:t>
      </w:r>
    </w:p>
    <w:p w14:paraId="3011FABD"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8</w:t>
      </w:r>
      <w:r w:rsidRPr="005C694B">
        <w:rPr>
          <w:noProof/>
          <w:lang w:val="en-US"/>
        </w:rPr>
        <w:tab/>
        <w:t xml:space="preserve">Burke M, González F, Baylis P, </w:t>
      </w:r>
      <w:r w:rsidRPr="005C694B">
        <w:rPr>
          <w:i/>
          <w:iCs/>
          <w:noProof/>
          <w:lang w:val="en-US"/>
        </w:rPr>
        <w:t>et al.</w:t>
      </w:r>
      <w:r w:rsidRPr="005C694B">
        <w:rPr>
          <w:noProof/>
          <w:lang w:val="en-US"/>
        </w:rPr>
        <w:t xml:space="preserve"> Higher temperatures increase suicide rates in the United States and Mexico. </w:t>
      </w:r>
      <w:r w:rsidRPr="005C694B">
        <w:rPr>
          <w:i/>
          <w:iCs/>
          <w:noProof/>
          <w:lang w:val="en-US"/>
        </w:rPr>
        <w:t>Nat Clim Chang</w:t>
      </w:r>
      <w:r w:rsidRPr="005C694B">
        <w:rPr>
          <w:noProof/>
          <w:lang w:val="en-US"/>
        </w:rPr>
        <w:t xml:space="preserve"> 2018. DOI:10.1038/s41558-018-0222-x.</w:t>
      </w:r>
    </w:p>
    <w:p w14:paraId="3CCCDEE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9</w:t>
      </w:r>
      <w:r w:rsidRPr="005C694B">
        <w:rPr>
          <w:noProof/>
          <w:lang w:val="en-US"/>
        </w:rPr>
        <w:tab/>
        <w:t xml:space="preserve">Rey G, Jougla E, Fouillet A, </w:t>
      </w:r>
      <w:r w:rsidRPr="005C694B">
        <w:rPr>
          <w:i/>
          <w:iCs/>
          <w:noProof/>
          <w:lang w:val="en-US"/>
        </w:rPr>
        <w:t>et al.</w:t>
      </w:r>
      <w:r w:rsidRPr="005C694B">
        <w:rPr>
          <w:noProof/>
          <w:lang w:val="en-US"/>
        </w:rPr>
        <w:t xml:space="preserve"> The impact of major heat waves on all-cause and cause-specific mortality in France from 1971 to 2003. </w:t>
      </w:r>
      <w:r w:rsidRPr="005C694B">
        <w:rPr>
          <w:i/>
          <w:iCs/>
          <w:noProof/>
          <w:lang w:val="en-US"/>
        </w:rPr>
        <w:t>Int Arch Occup Environ Health</w:t>
      </w:r>
      <w:r w:rsidRPr="005C694B">
        <w:rPr>
          <w:noProof/>
          <w:lang w:val="en-US"/>
        </w:rPr>
        <w:t xml:space="preserve"> 2007. DOI:10.1007/s00420-007-0173-4.</w:t>
      </w:r>
    </w:p>
    <w:p w14:paraId="1A8F3CC0"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10</w:t>
      </w:r>
      <w:r w:rsidRPr="005C694B">
        <w:rPr>
          <w:noProof/>
          <w:lang w:val="en-US"/>
        </w:rPr>
        <w:tab/>
        <w:t xml:space="preserve">Orru H, Åström DO. Increases in external cause mortality due to high and low temperatures: evidence from northeastern Europe. </w:t>
      </w:r>
      <w:r w:rsidRPr="005C694B">
        <w:rPr>
          <w:i/>
          <w:iCs/>
          <w:noProof/>
          <w:lang w:val="en-US"/>
        </w:rPr>
        <w:t>Int J Biometeorol</w:t>
      </w:r>
      <w:r w:rsidRPr="005C694B">
        <w:rPr>
          <w:noProof/>
          <w:lang w:val="en-US"/>
        </w:rPr>
        <w:t xml:space="preserve"> 2017. DOI:10.1007/s00484-016-1270-4.</w:t>
      </w:r>
    </w:p>
    <w:p w14:paraId="041A5185"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11</w:t>
      </w:r>
      <w:r w:rsidRPr="005C694B">
        <w:rPr>
          <w:noProof/>
          <w:lang w:val="en-US"/>
        </w:rPr>
        <w:tab/>
        <w:t xml:space="preserve">Parks RM, Bennett JE, Foreman KJ, Toumi R, Ezzati M. National and regional seasonal dynamics of all-cause and cause-specific mortality in the USA from 1980 to 2016. </w:t>
      </w:r>
      <w:r w:rsidRPr="005C694B">
        <w:rPr>
          <w:i/>
          <w:iCs/>
          <w:noProof/>
          <w:lang w:val="en-US"/>
        </w:rPr>
        <w:t>Elife</w:t>
      </w:r>
      <w:r w:rsidRPr="005C694B">
        <w:rPr>
          <w:noProof/>
          <w:lang w:val="en-US"/>
        </w:rPr>
        <w:t xml:space="preserve"> 2018; </w:t>
      </w:r>
      <w:r w:rsidRPr="005C694B">
        <w:rPr>
          <w:b/>
          <w:bCs/>
          <w:noProof/>
          <w:lang w:val="en-US"/>
        </w:rPr>
        <w:t>7</w:t>
      </w:r>
      <w:r w:rsidRPr="005C694B">
        <w:rPr>
          <w:noProof/>
          <w:lang w:val="en-US"/>
        </w:rPr>
        <w:t>. DOI:10.7554/eLife.35500.</w:t>
      </w:r>
    </w:p>
    <w:p w14:paraId="00B5FE89"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12</w:t>
      </w:r>
      <w:r w:rsidRPr="005C694B">
        <w:rPr>
          <w:noProof/>
          <w:lang w:val="en-US"/>
        </w:rPr>
        <w:tab/>
        <w:t xml:space="preserve">Rau R. Seasonality in Human Mortality.  A Demographic Approach. </w:t>
      </w:r>
      <w:r w:rsidRPr="005C694B">
        <w:rPr>
          <w:i/>
          <w:iCs/>
          <w:noProof/>
          <w:lang w:val="en-US"/>
        </w:rPr>
        <w:t>Wirtschafts- und Sozialwissenschaftlichen Fak</w:t>
      </w:r>
      <w:r w:rsidRPr="005C694B">
        <w:rPr>
          <w:noProof/>
          <w:lang w:val="en-US"/>
        </w:rPr>
        <w:t xml:space="preserve"> 2004; </w:t>
      </w:r>
      <w:r w:rsidRPr="005C694B">
        <w:rPr>
          <w:b/>
          <w:bCs/>
          <w:noProof/>
          <w:lang w:val="en-US"/>
        </w:rPr>
        <w:t>PhD</w:t>
      </w:r>
      <w:r w:rsidRPr="005C694B">
        <w:rPr>
          <w:noProof/>
          <w:lang w:val="en-US"/>
        </w:rPr>
        <w:t>: 361.</w:t>
      </w:r>
    </w:p>
    <w:p w14:paraId="60F28F7B"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13</w:t>
      </w:r>
      <w:r w:rsidRPr="005C694B">
        <w:rPr>
          <w:noProof/>
          <w:lang w:val="en-US"/>
        </w:rPr>
        <w:tab/>
        <w:t xml:space="preserve">Shi L, Kloog I, Zanobetti A, Liu P, Schwartz JD. Impacts of temperature and its variability on mortality in New England. </w:t>
      </w:r>
      <w:r w:rsidRPr="005C694B">
        <w:rPr>
          <w:i/>
          <w:iCs/>
          <w:noProof/>
          <w:lang w:val="en-US"/>
        </w:rPr>
        <w:t>Nat Clim Chang</w:t>
      </w:r>
      <w:r w:rsidRPr="005C694B">
        <w:rPr>
          <w:noProof/>
          <w:lang w:val="en-US"/>
        </w:rPr>
        <w:t xml:space="preserve"> 2015; </w:t>
      </w:r>
      <w:r w:rsidRPr="005C694B">
        <w:rPr>
          <w:b/>
          <w:bCs/>
          <w:noProof/>
          <w:lang w:val="en-US"/>
        </w:rPr>
        <w:t>5</w:t>
      </w:r>
      <w:r w:rsidRPr="005C694B">
        <w:rPr>
          <w:noProof/>
          <w:lang w:val="en-US"/>
        </w:rPr>
        <w:t>: 988–91.</w:t>
      </w:r>
    </w:p>
    <w:p w14:paraId="547746FD"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14</w:t>
      </w:r>
      <w:r w:rsidRPr="005C694B">
        <w:rPr>
          <w:noProof/>
          <w:lang w:val="en-US"/>
        </w:rPr>
        <w:tab/>
        <w:t xml:space="preserve">Ye X, Wolff R, Yu W, Vaneckova P, Pan X, Tong S. Ambient temperature and morbidity: a review of epidemiological evidence. </w:t>
      </w:r>
      <w:r w:rsidRPr="005C694B">
        <w:rPr>
          <w:i/>
          <w:iCs/>
          <w:noProof/>
          <w:lang w:val="en-US"/>
        </w:rPr>
        <w:t>Environ Health Perspect</w:t>
      </w:r>
      <w:r w:rsidRPr="005C694B">
        <w:rPr>
          <w:noProof/>
          <w:lang w:val="en-US"/>
        </w:rPr>
        <w:t xml:space="preserve"> 2012; </w:t>
      </w:r>
      <w:r w:rsidRPr="005C694B">
        <w:rPr>
          <w:b/>
          <w:bCs/>
          <w:noProof/>
          <w:lang w:val="en-US"/>
        </w:rPr>
        <w:t>120</w:t>
      </w:r>
      <w:r w:rsidRPr="005C694B">
        <w:rPr>
          <w:noProof/>
          <w:lang w:val="en-US"/>
        </w:rPr>
        <w:t>: 19–28.</w:t>
      </w:r>
    </w:p>
    <w:p w14:paraId="7EEB2D06"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15</w:t>
      </w:r>
      <w:r w:rsidRPr="005C694B">
        <w:rPr>
          <w:noProof/>
          <w:lang w:val="en-US"/>
        </w:rPr>
        <w:tab/>
        <w:t xml:space="preserve">Basu R. High ambient temperature and mortality: A review of epidemiologic studies from 2001 to 2008. </w:t>
      </w:r>
      <w:r w:rsidRPr="005C694B">
        <w:rPr>
          <w:i/>
          <w:iCs/>
          <w:noProof/>
          <w:lang w:val="en-US"/>
        </w:rPr>
        <w:t>Environ Heal A Glob Access Sci Source</w:t>
      </w:r>
      <w:r w:rsidRPr="005C694B">
        <w:rPr>
          <w:noProof/>
          <w:lang w:val="en-US"/>
        </w:rPr>
        <w:t xml:space="preserve"> 2009; </w:t>
      </w:r>
      <w:r w:rsidRPr="005C694B">
        <w:rPr>
          <w:b/>
          <w:bCs/>
          <w:noProof/>
          <w:lang w:val="en-US"/>
        </w:rPr>
        <w:t>8</w:t>
      </w:r>
      <w:r w:rsidRPr="005C694B">
        <w:rPr>
          <w:noProof/>
          <w:lang w:val="en-US"/>
        </w:rPr>
        <w:t>: 40.</w:t>
      </w:r>
    </w:p>
    <w:p w14:paraId="1F2B4C92"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16</w:t>
      </w:r>
      <w:r w:rsidRPr="005C694B">
        <w:rPr>
          <w:noProof/>
          <w:lang w:val="en-US"/>
        </w:rPr>
        <w:tab/>
        <w:t xml:space="preserve">Xu J. Unintentional drowning deaths in the United States, 1999-2010. </w:t>
      </w:r>
      <w:r w:rsidRPr="005C694B">
        <w:rPr>
          <w:i/>
          <w:iCs/>
          <w:noProof/>
          <w:lang w:val="en-US"/>
        </w:rPr>
        <w:t>NCHS Data Brief</w:t>
      </w:r>
      <w:r w:rsidRPr="005C694B">
        <w:rPr>
          <w:noProof/>
          <w:lang w:val="en-US"/>
        </w:rPr>
        <w:t xml:space="preserve"> 2014.</w:t>
      </w:r>
    </w:p>
    <w:p w14:paraId="5B254D96"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17</w:t>
      </w:r>
      <w:r w:rsidRPr="005C694B">
        <w:rPr>
          <w:noProof/>
          <w:lang w:val="en-US"/>
        </w:rPr>
        <w:tab/>
        <w:t>Ambrose AF, Paul G, Hausdorff JM. Risk factors for falls among older adults: A review of the literature. Maturitas. 2013. DOI:10.1016/j.maturitas.2013.02.009.</w:t>
      </w:r>
    </w:p>
    <w:p w14:paraId="411E5772"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18</w:t>
      </w:r>
      <w:r w:rsidRPr="005C694B">
        <w:rPr>
          <w:noProof/>
          <w:lang w:val="en-US"/>
        </w:rPr>
        <w:tab/>
        <w:t xml:space="preserve">Bobb JF, Ho KKL, Yeh RW, </w:t>
      </w:r>
      <w:r w:rsidRPr="005C694B">
        <w:rPr>
          <w:i/>
          <w:iCs/>
          <w:noProof/>
          <w:lang w:val="en-US"/>
        </w:rPr>
        <w:t>et al.</w:t>
      </w:r>
      <w:r w:rsidRPr="005C694B">
        <w:rPr>
          <w:noProof/>
          <w:lang w:val="en-US"/>
        </w:rPr>
        <w:t xml:space="preserve"> Time-Course of Cause-Specific Hospital Admissions During Snowstorms : An Analysis of Electronic Medical Records From Major Hospitals in Boston, Massachusetts. </w:t>
      </w:r>
      <w:r w:rsidRPr="005C694B">
        <w:rPr>
          <w:i/>
          <w:iCs/>
          <w:noProof/>
          <w:lang w:val="en-US"/>
        </w:rPr>
        <w:t>Am J Epidemiol</w:t>
      </w:r>
      <w:r w:rsidRPr="005C694B">
        <w:rPr>
          <w:noProof/>
          <w:lang w:val="en-US"/>
        </w:rPr>
        <w:t xml:space="preserve"> 2017; </w:t>
      </w:r>
      <w:r w:rsidRPr="005C694B">
        <w:rPr>
          <w:b/>
          <w:bCs/>
          <w:noProof/>
          <w:lang w:val="en-US"/>
        </w:rPr>
        <w:t>185</w:t>
      </w:r>
      <w:r w:rsidRPr="005C694B">
        <w:rPr>
          <w:noProof/>
          <w:lang w:val="en-US"/>
        </w:rPr>
        <w:t>: 283–94.</w:t>
      </w:r>
    </w:p>
    <w:p w14:paraId="440D9618"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19</w:t>
      </w:r>
      <w:r w:rsidRPr="005C694B">
        <w:rPr>
          <w:noProof/>
          <w:lang w:val="en-US"/>
        </w:rPr>
        <w:tab/>
        <w:t xml:space="preserve">Kelsey JL, Berry SD, Procter-Gray E, </w:t>
      </w:r>
      <w:r w:rsidRPr="005C694B">
        <w:rPr>
          <w:i/>
          <w:iCs/>
          <w:noProof/>
          <w:lang w:val="en-US"/>
        </w:rPr>
        <w:t>et al.</w:t>
      </w:r>
      <w:r w:rsidRPr="005C694B">
        <w:rPr>
          <w:noProof/>
          <w:lang w:val="en-US"/>
        </w:rPr>
        <w:t xml:space="preserve"> Indoor and outdoor falls in older adults are different: The maintenance of balance, independent living, intellect, and zest in the elderly of boston study. </w:t>
      </w:r>
      <w:r w:rsidRPr="005C694B">
        <w:rPr>
          <w:i/>
          <w:iCs/>
          <w:noProof/>
          <w:lang w:val="en-US"/>
        </w:rPr>
        <w:t>J Am Geriatr Soc</w:t>
      </w:r>
      <w:r w:rsidRPr="005C694B">
        <w:rPr>
          <w:noProof/>
          <w:lang w:val="en-US"/>
        </w:rPr>
        <w:t xml:space="preserve"> 2010. DOI:10.1111/j.1532-5415.2010.03062.x.</w:t>
      </w:r>
    </w:p>
    <w:p w14:paraId="5843DCDA"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lastRenderedPageBreak/>
        <w:t>20</w:t>
      </w:r>
      <w:r w:rsidRPr="005C694B">
        <w:rPr>
          <w:noProof/>
          <w:lang w:val="en-US"/>
        </w:rPr>
        <w:tab/>
        <w:t xml:space="preserve">Daanen HAM, Van De Vliert E, Huang X. Driving performance in cold, warm, and thermoneutral environments. </w:t>
      </w:r>
      <w:r w:rsidRPr="005C694B">
        <w:rPr>
          <w:i/>
          <w:iCs/>
          <w:noProof/>
          <w:lang w:val="en-US"/>
        </w:rPr>
        <w:t>Appl Ergon</w:t>
      </w:r>
      <w:r w:rsidRPr="005C694B">
        <w:rPr>
          <w:noProof/>
          <w:lang w:val="en-US"/>
        </w:rPr>
        <w:t xml:space="preserve"> 2003. DOI:10.1016/S0003-6870(03)00055-3.</w:t>
      </w:r>
    </w:p>
    <w:p w14:paraId="3E7C71A2"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21</w:t>
      </w:r>
      <w:r w:rsidRPr="005C694B">
        <w:rPr>
          <w:noProof/>
          <w:lang w:val="en-US"/>
        </w:rPr>
        <w:tab/>
        <w:t xml:space="preserve">Zlatoper TJ. Determinants of motor vehicle deaths in the United States: A cross-sectional analysis. </w:t>
      </w:r>
      <w:r w:rsidRPr="005C694B">
        <w:rPr>
          <w:i/>
          <w:iCs/>
          <w:noProof/>
          <w:lang w:val="en-US"/>
        </w:rPr>
        <w:t>Accid Anal Prev</w:t>
      </w:r>
      <w:r w:rsidRPr="005C694B">
        <w:rPr>
          <w:noProof/>
          <w:lang w:val="en-US"/>
        </w:rPr>
        <w:t xml:space="preserve"> 1991. DOI:10.1016/0001-4575(91)90062-A.</w:t>
      </w:r>
    </w:p>
    <w:p w14:paraId="472036E8"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22</w:t>
      </w:r>
      <w:r w:rsidRPr="005C694B">
        <w:rPr>
          <w:noProof/>
          <w:lang w:val="en-US"/>
        </w:rPr>
        <w:tab/>
        <w:t>Mackie RR, Hanlon JF. O. A study of the combined effects of extented driving and heat stress on driver arousal and performance. In: Symposium on relationships among theory, physiological correlates, and operational performance. 1976. DOI:10.1007/978-1-4684-2529-1_25.</w:t>
      </w:r>
    </w:p>
    <w:p w14:paraId="39E7411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23</w:t>
      </w:r>
      <w:r w:rsidRPr="005C694B">
        <w:rPr>
          <w:noProof/>
          <w:lang w:val="en-US"/>
        </w:rPr>
        <w:tab/>
        <w:t xml:space="preserve">Wyon DP, Wyon I, Norin F. Effects of moderate heat stress on driver vigilance in a moving vehicle. </w:t>
      </w:r>
      <w:r w:rsidRPr="005C694B">
        <w:rPr>
          <w:i/>
          <w:iCs/>
          <w:noProof/>
          <w:lang w:val="en-US"/>
        </w:rPr>
        <w:t>Ergonomics</w:t>
      </w:r>
      <w:r w:rsidRPr="005C694B">
        <w:rPr>
          <w:noProof/>
          <w:lang w:val="en-US"/>
        </w:rPr>
        <w:t xml:space="preserve"> 1996. DOI:10.1080/00140139608964434.</w:t>
      </w:r>
    </w:p>
    <w:p w14:paraId="77B7FA65"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24</w:t>
      </w:r>
      <w:r w:rsidRPr="005C694B">
        <w:rPr>
          <w:noProof/>
          <w:lang w:val="en-US"/>
        </w:rPr>
        <w:tab/>
        <w:t>Opinium. Brits drink more alcohol in warmer weather. Opinium.co.uk. 2018. https://www.opinium.co.uk/brits-drink-more-alcohol-in-warmer-weather/ (accessed Jan 10, 2019).</w:t>
      </w:r>
    </w:p>
    <w:p w14:paraId="680DF0FF"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25</w:t>
      </w:r>
      <w:r w:rsidRPr="005C694B">
        <w:rPr>
          <w:noProof/>
          <w:lang w:val="en-US"/>
        </w:rPr>
        <w:tab/>
        <w:t xml:space="preserve">Voas RB, Torres P, Romano E, Lacey JH. Alcohol-Related Risk of Driver Fatalities: An Update Using 2007 Data. </w:t>
      </w:r>
      <w:r w:rsidRPr="005C694B">
        <w:rPr>
          <w:i/>
          <w:iCs/>
          <w:noProof/>
          <w:lang w:val="en-US"/>
        </w:rPr>
        <w:t>J Stud Alcohol Drugs</w:t>
      </w:r>
      <w:r w:rsidRPr="005C694B">
        <w:rPr>
          <w:noProof/>
          <w:lang w:val="en-US"/>
        </w:rPr>
        <w:t xml:space="preserve"> 2012. DOI:10.15288/jsad.2012.73.341.</w:t>
      </w:r>
    </w:p>
    <w:p w14:paraId="79E34DA9"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26</w:t>
      </w:r>
      <w:r w:rsidRPr="005C694B">
        <w:rPr>
          <w:noProof/>
          <w:lang w:val="en-US"/>
        </w:rPr>
        <w:tab/>
        <w:t xml:space="preserve">Datla S, Sahu P, Roh H-J, Sharma S. A comprehensive analysis of the association of highway traffic with winter weather conditions. </w:t>
      </w:r>
      <w:r w:rsidRPr="005C694B">
        <w:rPr>
          <w:i/>
          <w:iCs/>
          <w:noProof/>
          <w:lang w:val="en-US"/>
        </w:rPr>
        <w:t>Procedia - Soc Behav Sci</w:t>
      </w:r>
      <w:r w:rsidRPr="005C694B">
        <w:rPr>
          <w:noProof/>
          <w:lang w:val="en-US"/>
        </w:rPr>
        <w:t xml:space="preserve"> 2013. DOI:10.1016/j.sbspro.2013.11.143.</w:t>
      </w:r>
    </w:p>
    <w:p w14:paraId="2027433C"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27</w:t>
      </w:r>
      <w:r w:rsidRPr="005C694B">
        <w:rPr>
          <w:noProof/>
          <w:lang w:val="en-US"/>
        </w:rPr>
        <w:tab/>
        <w:t xml:space="preserve">Roh H-J, Sahu PK, Sharma S, Datla S, Mehran B. Statistical Investigations of Snowfall and Temperature Interaction with Passenger Car and Truck Traffic on Primary Highways in Canada. </w:t>
      </w:r>
      <w:r w:rsidRPr="005C694B">
        <w:rPr>
          <w:i/>
          <w:iCs/>
          <w:noProof/>
          <w:lang w:val="en-US"/>
        </w:rPr>
        <w:t>J Cold Reg Eng</w:t>
      </w:r>
      <w:r w:rsidRPr="005C694B">
        <w:rPr>
          <w:noProof/>
          <w:lang w:val="en-US"/>
        </w:rPr>
        <w:t xml:space="preserve"> 2016. DOI:10.1061/(ASCE)CR.1943-5495.0000099.</w:t>
      </w:r>
    </w:p>
    <w:p w14:paraId="1D4B0B92"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28</w:t>
      </w:r>
      <w:r w:rsidRPr="005C694B">
        <w:rPr>
          <w:noProof/>
          <w:lang w:val="en-US"/>
        </w:rPr>
        <w:tab/>
        <w:t xml:space="preserve">Roh H-J, Datla S, Sharma S. Effect of snow, temperature and their interaction on highway truck traffic. </w:t>
      </w:r>
      <w:r w:rsidRPr="005C694B">
        <w:rPr>
          <w:i/>
          <w:iCs/>
          <w:noProof/>
          <w:lang w:val="en-US"/>
        </w:rPr>
        <w:t>J Transp Techn</w:t>
      </w:r>
      <w:r w:rsidRPr="005C694B">
        <w:rPr>
          <w:noProof/>
          <w:lang w:val="en-US"/>
        </w:rPr>
        <w:t xml:space="preserve"> 2013. DOI:10.4236/jtts.2013.31003.</w:t>
      </w:r>
    </w:p>
    <w:p w14:paraId="6307B169"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29</w:t>
      </w:r>
      <w:r w:rsidRPr="005C694B">
        <w:rPr>
          <w:noProof/>
          <w:lang w:val="en-US"/>
        </w:rPr>
        <w:tab/>
        <w:t xml:space="preserve">Roh HJ, Sharma S, Sahu PK. Modeling snow and cold effects for classified highway traffic volumes. </w:t>
      </w:r>
      <w:r w:rsidRPr="005C694B">
        <w:rPr>
          <w:i/>
          <w:iCs/>
          <w:noProof/>
          <w:lang w:val="en-US"/>
        </w:rPr>
        <w:t>KSCE J Civ Eng</w:t>
      </w:r>
      <w:r w:rsidRPr="005C694B">
        <w:rPr>
          <w:noProof/>
          <w:lang w:val="en-US"/>
        </w:rPr>
        <w:t xml:space="preserve"> 2016. DOI:10.1007/s12205-015-0236-0.</w:t>
      </w:r>
    </w:p>
    <w:p w14:paraId="392DED06"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30</w:t>
      </w:r>
      <w:r w:rsidRPr="005C694B">
        <w:rPr>
          <w:noProof/>
          <w:lang w:val="en-US"/>
        </w:rPr>
        <w:tab/>
        <w:t xml:space="preserve">Graff Zivin J, Neidell M. Temperature and the Allocation of Time: Implications for Climate Change. </w:t>
      </w:r>
      <w:r w:rsidRPr="005C694B">
        <w:rPr>
          <w:i/>
          <w:iCs/>
          <w:noProof/>
          <w:lang w:val="en-US"/>
        </w:rPr>
        <w:t>J Labor Econ</w:t>
      </w:r>
      <w:r w:rsidRPr="005C694B">
        <w:rPr>
          <w:noProof/>
          <w:lang w:val="en-US"/>
        </w:rPr>
        <w:t xml:space="preserve"> 2014. DOI:10.1086/671766.</w:t>
      </w:r>
    </w:p>
    <w:p w14:paraId="31EADDE4"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31</w:t>
      </w:r>
      <w:r w:rsidRPr="005C694B">
        <w:rPr>
          <w:noProof/>
          <w:lang w:val="en-US"/>
        </w:rPr>
        <w:tab/>
        <w:t xml:space="preserve">Glaeser EL, Sacerdote B, Scheinkman JA. Crime and social interactions. </w:t>
      </w:r>
      <w:r w:rsidRPr="005C694B">
        <w:rPr>
          <w:i/>
          <w:iCs/>
          <w:noProof/>
          <w:lang w:val="en-US"/>
        </w:rPr>
        <w:t>Q J Econ</w:t>
      </w:r>
      <w:r w:rsidRPr="005C694B">
        <w:rPr>
          <w:noProof/>
          <w:lang w:val="en-US"/>
        </w:rPr>
        <w:t xml:space="preserve"> 1996. DOI:10.2307/2946686.</w:t>
      </w:r>
    </w:p>
    <w:p w14:paraId="1A4F3E16"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32</w:t>
      </w:r>
      <w:r w:rsidRPr="005C694B">
        <w:rPr>
          <w:noProof/>
          <w:lang w:val="en-US"/>
        </w:rPr>
        <w:tab/>
        <w:t xml:space="preserve">Rotton J, Cohn EG. Global warming and U.S. crime rates: An application of routine activity theory. </w:t>
      </w:r>
      <w:r w:rsidRPr="005C694B">
        <w:rPr>
          <w:i/>
          <w:iCs/>
          <w:noProof/>
          <w:lang w:val="en-US"/>
        </w:rPr>
        <w:t>Environ Behav</w:t>
      </w:r>
      <w:r w:rsidRPr="005C694B">
        <w:rPr>
          <w:noProof/>
          <w:lang w:val="en-US"/>
        </w:rPr>
        <w:t xml:space="preserve"> 2003. DOI:10.1177/0013916503255565.</w:t>
      </w:r>
    </w:p>
    <w:p w14:paraId="6D0D85B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33</w:t>
      </w:r>
      <w:r w:rsidRPr="005C694B">
        <w:rPr>
          <w:noProof/>
          <w:lang w:val="en-US"/>
        </w:rPr>
        <w:tab/>
        <w:t xml:space="preserve">Anderson CA. Temperature and aggression: Ubiquitous effects of heat on occurrence of human violence. </w:t>
      </w:r>
      <w:r w:rsidRPr="005C694B">
        <w:rPr>
          <w:i/>
          <w:iCs/>
          <w:noProof/>
          <w:lang w:val="en-US"/>
        </w:rPr>
        <w:t>Psychol Bull</w:t>
      </w:r>
      <w:r w:rsidRPr="005C694B">
        <w:rPr>
          <w:noProof/>
          <w:lang w:val="en-US"/>
        </w:rPr>
        <w:t xml:space="preserve"> 1989. DOI:10.1037/0033-2909.106.1.74.</w:t>
      </w:r>
    </w:p>
    <w:p w14:paraId="3ACEBDE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34</w:t>
      </w:r>
      <w:r w:rsidRPr="005C694B">
        <w:rPr>
          <w:noProof/>
          <w:lang w:val="en-US"/>
        </w:rPr>
        <w:tab/>
        <w:t xml:space="preserve">Baron RA, Bell PA. Aggression and heat: The influence of ambient temperature, negative affect, and a cooling drink on physical aggression. </w:t>
      </w:r>
      <w:r w:rsidRPr="005C694B">
        <w:rPr>
          <w:i/>
          <w:iCs/>
          <w:noProof/>
          <w:lang w:val="en-US"/>
        </w:rPr>
        <w:t>J Pers Soc Psychol</w:t>
      </w:r>
      <w:r w:rsidRPr="005C694B">
        <w:rPr>
          <w:noProof/>
          <w:lang w:val="en-US"/>
        </w:rPr>
        <w:t xml:space="preserve"> 1976. DOI:10.1037/0022-3514.33.3.245.</w:t>
      </w:r>
    </w:p>
    <w:p w14:paraId="28572DD7"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35</w:t>
      </w:r>
      <w:r w:rsidRPr="005C694B">
        <w:rPr>
          <w:noProof/>
          <w:lang w:val="en-US"/>
        </w:rPr>
        <w:tab/>
        <w:t xml:space="preserve">Majeed H, Lee J. The impact of climate change on youth depression and mental health. </w:t>
      </w:r>
      <w:r w:rsidRPr="005C694B">
        <w:rPr>
          <w:i/>
          <w:iCs/>
          <w:noProof/>
          <w:lang w:val="en-US"/>
        </w:rPr>
        <w:t>Lancet Planet Heal</w:t>
      </w:r>
      <w:r w:rsidRPr="005C694B">
        <w:rPr>
          <w:noProof/>
          <w:lang w:val="en-US"/>
        </w:rPr>
        <w:t xml:space="preserve"> 2017; </w:t>
      </w:r>
      <w:r w:rsidRPr="005C694B">
        <w:rPr>
          <w:b/>
          <w:bCs/>
          <w:noProof/>
          <w:lang w:val="en-US"/>
        </w:rPr>
        <w:t>1</w:t>
      </w:r>
      <w:r w:rsidRPr="005C694B">
        <w:rPr>
          <w:noProof/>
          <w:lang w:val="en-US"/>
        </w:rPr>
        <w:t>: e94–5.</w:t>
      </w:r>
    </w:p>
    <w:p w14:paraId="3386676D"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36</w:t>
      </w:r>
      <w:r w:rsidRPr="005C694B">
        <w:rPr>
          <w:noProof/>
          <w:lang w:val="en-US"/>
        </w:rPr>
        <w:tab/>
        <w:t>Berry HL, Waite TD, Dear KBG, Capon AG, Murray V. The case for systems thinking about climate change and mental health. Nat. Clim. Chang. 2018. DOI:10.1038/s41558-018-0102-4.</w:t>
      </w:r>
    </w:p>
    <w:p w14:paraId="463A7DAA"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37</w:t>
      </w:r>
      <w:r w:rsidRPr="005C694B">
        <w:rPr>
          <w:noProof/>
          <w:lang w:val="en-US"/>
        </w:rPr>
        <w:tab/>
        <w:t xml:space="preserve">Dee DP, Uppala SM, Simmons AJ, </w:t>
      </w:r>
      <w:r w:rsidRPr="005C694B">
        <w:rPr>
          <w:i/>
          <w:iCs/>
          <w:noProof/>
          <w:lang w:val="en-US"/>
        </w:rPr>
        <w:t>et al.</w:t>
      </w:r>
      <w:r w:rsidRPr="005C694B">
        <w:rPr>
          <w:noProof/>
          <w:lang w:val="en-US"/>
        </w:rPr>
        <w:t xml:space="preserve"> The ERA-Interim reanalysis: configuration and performance of the data assimilation system. </w:t>
      </w:r>
      <w:r w:rsidRPr="005C694B">
        <w:rPr>
          <w:i/>
          <w:iCs/>
          <w:noProof/>
          <w:lang w:val="en-US"/>
        </w:rPr>
        <w:t>Q J R Meteorol Soc</w:t>
      </w:r>
      <w:r w:rsidRPr="005C694B">
        <w:rPr>
          <w:noProof/>
          <w:lang w:val="en-US"/>
        </w:rPr>
        <w:t xml:space="preserve"> 2011; </w:t>
      </w:r>
      <w:r w:rsidRPr="005C694B">
        <w:rPr>
          <w:b/>
          <w:bCs/>
          <w:noProof/>
          <w:lang w:val="en-US"/>
        </w:rPr>
        <w:t>137</w:t>
      </w:r>
      <w:r w:rsidRPr="005C694B">
        <w:rPr>
          <w:noProof/>
          <w:lang w:val="en-US"/>
        </w:rPr>
        <w:t>: 553–97.</w:t>
      </w:r>
    </w:p>
    <w:p w14:paraId="4CF3BE05"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38</w:t>
      </w:r>
      <w:r w:rsidRPr="005C694B">
        <w:rPr>
          <w:noProof/>
          <w:lang w:val="en-US"/>
        </w:rPr>
        <w:tab/>
        <w:t>Wallace JM, Hobbs P V. Atmospheric Science: An Introductory Survey: Second Edition. 2006 DOI:10.1016/C2009-0-00034-8.</w:t>
      </w:r>
    </w:p>
    <w:p w14:paraId="3DCDA8CC"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39</w:t>
      </w:r>
      <w:r w:rsidRPr="005C694B">
        <w:rPr>
          <w:noProof/>
          <w:lang w:val="en-US"/>
        </w:rPr>
        <w:tab/>
        <w:t xml:space="preserve">Lozano R, Naghavi M, Foreman K, </w:t>
      </w:r>
      <w:r w:rsidRPr="005C694B">
        <w:rPr>
          <w:i/>
          <w:iCs/>
          <w:noProof/>
          <w:lang w:val="en-US"/>
        </w:rPr>
        <w:t>et al.</w:t>
      </w:r>
      <w:r w:rsidRPr="005C694B">
        <w:rPr>
          <w:noProof/>
          <w:lang w:val="en-US"/>
        </w:rPr>
        <w:t xml:space="preserve"> Global and regional mortality from 235 causes of death for 20 age groups in 1990 and 2010: A systematic analysis for the Global Burden of Disease Study 2010. </w:t>
      </w:r>
      <w:r w:rsidRPr="005C694B">
        <w:rPr>
          <w:i/>
          <w:iCs/>
          <w:noProof/>
          <w:lang w:val="en-US"/>
        </w:rPr>
        <w:t>Lancet</w:t>
      </w:r>
      <w:r w:rsidRPr="005C694B">
        <w:rPr>
          <w:noProof/>
          <w:lang w:val="en-US"/>
        </w:rPr>
        <w:t xml:space="preserve"> 2012. DOI:10.1016/S0140-6736(12)61728-0.</w:t>
      </w:r>
    </w:p>
    <w:p w14:paraId="15D171EE"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lastRenderedPageBreak/>
        <w:t>40</w:t>
      </w:r>
      <w:r w:rsidRPr="005C694B">
        <w:rPr>
          <w:noProof/>
          <w:lang w:val="en-US"/>
        </w:rPr>
        <w:tab/>
        <w:t>Rue H, Held L. Gaussian Markov random fields. Theory and applications. 2005 DOI:10.1007/s00184-007-0162-3.</w:t>
      </w:r>
    </w:p>
    <w:p w14:paraId="1F0C667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41</w:t>
      </w:r>
      <w:r w:rsidRPr="005C694B">
        <w:rPr>
          <w:noProof/>
          <w:lang w:val="en-US"/>
        </w:rPr>
        <w:tab/>
        <w:t xml:space="preserve">Besag J. Spatial interaction and the statistical snalysis of lattice systems. </w:t>
      </w:r>
      <w:r w:rsidRPr="005C694B">
        <w:rPr>
          <w:i/>
          <w:iCs/>
          <w:noProof/>
          <w:lang w:val="en-US"/>
        </w:rPr>
        <w:t>J R Stat Soc Ser B (Statistical Methodol</w:t>
      </w:r>
      <w:r w:rsidRPr="005C694B">
        <w:rPr>
          <w:noProof/>
          <w:lang w:val="en-US"/>
        </w:rPr>
        <w:t xml:space="preserve"> 1974. DOI:10.2307/2984812.</w:t>
      </w:r>
    </w:p>
    <w:p w14:paraId="39C2D29F"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42</w:t>
      </w:r>
      <w:r w:rsidRPr="005C694B">
        <w:rPr>
          <w:noProof/>
          <w:lang w:val="en-US"/>
        </w:rPr>
        <w:tab/>
        <w:t xml:space="preserve">Rue H, Martino S, Chopin N. Approximate Bayesian inference for latent Gaussian models by using integrated nested Laplace approximations. </w:t>
      </w:r>
      <w:r w:rsidRPr="005C694B">
        <w:rPr>
          <w:i/>
          <w:iCs/>
          <w:noProof/>
          <w:lang w:val="en-US"/>
        </w:rPr>
        <w:t>J R Stat Soc Ser B Stat Methodol</w:t>
      </w:r>
      <w:r w:rsidRPr="005C694B">
        <w:rPr>
          <w:noProof/>
          <w:lang w:val="en-US"/>
        </w:rPr>
        <w:t xml:space="preserve"> 2009. DOI:10.1111/j.1467-9868.2008.00700.x.</w:t>
      </w:r>
    </w:p>
    <w:p w14:paraId="0216E1E0" w14:textId="77777777" w:rsidR="005C694B" w:rsidRPr="005C694B" w:rsidRDefault="005C694B" w:rsidP="005C694B">
      <w:pPr>
        <w:widowControl w:val="0"/>
        <w:autoSpaceDE w:val="0"/>
        <w:autoSpaceDN w:val="0"/>
        <w:adjustRightInd w:val="0"/>
        <w:ind w:left="640" w:hanging="640"/>
        <w:rPr>
          <w:noProof/>
        </w:rPr>
      </w:pPr>
      <w:r w:rsidRPr="005C694B">
        <w:rPr>
          <w:noProof/>
          <w:lang w:val="en-US"/>
        </w:rPr>
        <w:t>43</w:t>
      </w:r>
      <w:r w:rsidRPr="005C694B">
        <w:rPr>
          <w:noProof/>
          <w:lang w:val="en-US"/>
        </w:rPr>
        <w:tab/>
        <w:t>IPCC. IPCC special report on the impacts of global warming of 1.5 °C - Summary for policy makers. 2018. http://www.ipcc.ch/report/sr15/.</w:t>
      </w:r>
    </w:p>
    <w:p w14:paraId="7D509FBC" w14:textId="5A648626" w:rsidR="0065196B" w:rsidRDefault="0065196B" w:rsidP="005C694B">
      <w:pPr>
        <w:widowControl w:val="0"/>
        <w:autoSpaceDE w:val="0"/>
        <w:autoSpaceDN w:val="0"/>
        <w:adjustRightInd w:val="0"/>
        <w:ind w:left="640" w:hanging="640"/>
        <w:jc w:val="both"/>
        <w:rPr>
          <w:b/>
        </w:rPr>
      </w:pPr>
      <w:r w:rsidRPr="00636C9B">
        <w:rPr>
          <w:b/>
        </w:rPr>
        <w:fldChar w:fldCharType="end"/>
      </w:r>
    </w:p>
    <w:p w14:paraId="190CF69F" w14:textId="77777777" w:rsidR="0065196B" w:rsidRDefault="0065196B" w:rsidP="0065196B">
      <w:pPr>
        <w:rPr>
          <w:b/>
          <w:color w:val="000000" w:themeColor="text1"/>
        </w:rPr>
      </w:pPr>
      <w:r>
        <w:rPr>
          <w:b/>
          <w:color w:val="000000" w:themeColor="text1"/>
        </w:rPr>
        <w:br w:type="page"/>
      </w:r>
    </w:p>
    <w:p w14:paraId="215DE70A" w14:textId="77777777"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(transport, falls, drownings, and other) and intentional (assault and intentional self-harm) injury, by 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2A7523BB" w14:textId="77777777" w:rsidR="0065196B" w:rsidRDefault="0065196B" w:rsidP="0065196B">
      <w:pPr>
        <w:rPr>
          <w:color w:val="000000" w:themeColor="text1"/>
        </w:rPr>
      </w:pPr>
      <w:r>
        <w:rPr>
          <w:color w:val="000000" w:themeColor="text1"/>
        </w:rPr>
        <w:br w:type="page"/>
      </w:r>
    </w:p>
    <w:p w14:paraId="6AE88024" w14:textId="77777777" w:rsidR="0065196B" w:rsidRDefault="0065196B" w:rsidP="0065196B">
      <w:pPr>
        <w:spacing w:line="480" w:lineRule="auto"/>
        <w:jc w:val="both"/>
        <w:rPr>
          <w:b/>
          <w:color w:val="000000" w:themeColor="text1"/>
        </w:rPr>
      </w:pPr>
      <w:r w:rsidRPr="00636C9B">
        <w:rPr>
          <w:b/>
          <w:color w:val="000000" w:themeColor="text1"/>
        </w:rPr>
        <w:lastRenderedPageBreak/>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Pr>
          <w:color w:val="000000" w:themeColor="text1"/>
        </w:rPr>
        <w:t xml:space="preserve"> and month.</w:t>
      </w:r>
      <w:r>
        <w:rPr>
          <w:b/>
          <w:color w:val="000000" w:themeColor="text1"/>
        </w:rPr>
        <w:br w:type="page"/>
      </w:r>
    </w:p>
    <w:p w14:paraId="7488E2A8" w14:textId="57A1F1CE"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and </w:t>
      </w:r>
      <w:r w:rsidR="00710E1D">
        <w:rPr>
          <w:color w:val="000000" w:themeColor="text1"/>
        </w:rPr>
        <w:t>Minnesota</w:t>
      </w:r>
      <w:r>
        <w:rPr>
          <w:color w:val="000000" w:themeColor="text1"/>
        </w:rPr>
        <w:t xml:space="preserve">) (left panel) for 1980-2016 are used to calculate temperature anomalies. As seen, a warmer state like Florida (top right) can have less inter-annual variation in a particular month (here, July) compared with a cooler state like </w:t>
      </w:r>
      <w:r w:rsidR="00710E1D">
        <w:rPr>
          <w:color w:val="000000" w:themeColor="text1"/>
        </w:rPr>
        <w:t xml:space="preserve">Minnesota </w:t>
      </w:r>
      <w:r>
        <w:rPr>
          <w:color w:val="000000" w:themeColor="text1"/>
        </w:rPr>
        <w:t>(bottom right).</w:t>
      </w:r>
    </w:p>
    <w:p w14:paraId="426C315B" w14:textId="77777777" w:rsidR="0065196B" w:rsidRDefault="0065196B" w:rsidP="0065196B">
      <w:pPr>
        <w:rPr>
          <w:b/>
          <w:color w:val="000000" w:themeColor="text1"/>
        </w:rPr>
      </w:pPr>
      <w:r>
        <w:rPr>
          <w:b/>
          <w:color w:val="000000" w:themeColor="text1"/>
        </w:rPr>
        <w:br w:type="page"/>
      </w:r>
    </w:p>
    <w:p w14:paraId="76E5DEC7" w14:textId="7953ADD8" w:rsidR="0065196B" w:rsidRDefault="0065196B" w:rsidP="00BB74F7">
      <w:pPr>
        <w:spacing w:line="480" w:lineRule="auto"/>
        <w:jc w:val="both"/>
        <w:rPr>
          <w:b/>
          <w:color w:val="000000" w:themeColor="text1"/>
        </w:rPr>
      </w:pPr>
      <w:r>
        <w:rPr>
          <w:b/>
          <w:color w:val="000000" w:themeColor="text1"/>
        </w:rPr>
        <w:lastRenderedPageBreak/>
        <w:t xml:space="preserve">Figure 4. </w:t>
      </w:r>
      <w:r>
        <w:rPr>
          <w:color w:val="000000" w:themeColor="text1"/>
        </w:rPr>
        <w:t>Average size of temperature anomaly (</w:t>
      </w:r>
      <w:r w:rsidRPr="00843ACB">
        <w:rPr>
          <w:bCs/>
          <w:color w:val="000000" w:themeColor="text1"/>
        </w:rPr>
        <w:t>°</w:t>
      </w:r>
      <w:r>
        <w:rPr>
          <w:bCs/>
          <w:color w:val="000000" w:themeColor="text1"/>
        </w:rPr>
        <w:t>C)</w:t>
      </w:r>
      <w:r w:rsidR="00C1740D">
        <w:rPr>
          <w:color w:val="000000" w:themeColor="text1"/>
        </w:rPr>
        <w:t xml:space="preserve"> from 1980 to 2016,</w:t>
      </w:r>
      <w:r>
        <w:rPr>
          <w:color w:val="000000" w:themeColor="text1"/>
        </w:rPr>
        <w:t xml:space="preserve"> by state and month.</w:t>
      </w:r>
      <w:r w:rsidR="00B05E64">
        <w:rPr>
          <w:color w:val="000000" w:themeColor="text1"/>
        </w:rPr>
        <w:t xml:space="preserve"> The cell for each state and month is </w:t>
      </w:r>
      <w:r w:rsidR="005608E9">
        <w:rPr>
          <w:color w:val="000000" w:themeColor="text1"/>
        </w:rPr>
        <w:t>the</w:t>
      </w:r>
      <w:r w:rsidR="00B05E64">
        <w:rPr>
          <w:color w:val="000000" w:themeColor="text1"/>
        </w:rPr>
        <w:t xml:space="preserve"> </w:t>
      </w:r>
      <w:r w:rsidR="006B1683">
        <w:rPr>
          <w:color w:val="000000" w:themeColor="text1"/>
        </w:rPr>
        <w:t>mean</w:t>
      </w:r>
      <w:r w:rsidR="00B05E64">
        <w:rPr>
          <w:color w:val="000000" w:themeColor="text1"/>
        </w:rPr>
        <w:t xml:space="preserve"> of the </w:t>
      </w:r>
      <w:r w:rsidR="00D07F9F">
        <w:rPr>
          <w:color w:val="000000" w:themeColor="text1"/>
        </w:rPr>
        <w:t>size</w:t>
      </w:r>
      <w:r w:rsidR="004630FC">
        <w:rPr>
          <w:color w:val="000000" w:themeColor="text1"/>
        </w:rPr>
        <w:t xml:space="preserve"> (i.e., ignoring sign)</w:t>
      </w:r>
      <w:r w:rsidR="00C06426">
        <w:rPr>
          <w:color w:val="000000" w:themeColor="text1"/>
        </w:rPr>
        <w:t xml:space="preserve"> </w:t>
      </w:r>
      <w:r w:rsidR="00D07F9F">
        <w:rPr>
          <w:color w:val="000000" w:themeColor="text1"/>
        </w:rPr>
        <w:t xml:space="preserve">of </w:t>
      </w:r>
      <w:r w:rsidR="00587168">
        <w:rPr>
          <w:color w:val="000000" w:themeColor="text1"/>
        </w:rPr>
        <w:t>anomalies</w:t>
      </w:r>
      <w:r w:rsidR="00EC1B4B">
        <w:rPr>
          <w:color w:val="000000" w:themeColor="text1"/>
        </w:rPr>
        <w:t xml:space="preserve">, giving an indication of the </w:t>
      </w:r>
      <w:r w:rsidR="00803C13">
        <w:rPr>
          <w:color w:val="000000" w:themeColor="text1"/>
        </w:rPr>
        <w:t xml:space="preserve">scale of </w:t>
      </w:r>
      <w:r w:rsidR="00EC1B4B">
        <w:rPr>
          <w:color w:val="000000" w:themeColor="text1"/>
        </w:rPr>
        <w:t xml:space="preserve">variation </w:t>
      </w:r>
      <w:r w:rsidR="0026389E">
        <w:rPr>
          <w:color w:val="000000" w:themeColor="text1"/>
        </w:rPr>
        <w:t xml:space="preserve">of anomalies </w:t>
      </w:r>
      <w:r w:rsidR="00D07F9F">
        <w:rPr>
          <w:color w:val="000000" w:themeColor="text1"/>
        </w:rPr>
        <w:t>around the</w:t>
      </w:r>
      <w:r w:rsidR="00164CC4">
        <w:rPr>
          <w:color w:val="000000" w:themeColor="text1"/>
        </w:rPr>
        <w:t xml:space="preserve"> 1980-2009 norm temperatures.</w:t>
      </w:r>
      <w:r>
        <w:rPr>
          <w:b/>
          <w:color w:val="000000" w:themeColor="text1"/>
        </w:rPr>
        <w:br w:type="page"/>
      </w:r>
    </w:p>
    <w:p w14:paraId="6BA06E74" w14:textId="77777777" w:rsidR="0065196B" w:rsidRPr="007B037B" w:rsidRDefault="0065196B" w:rsidP="0065196B">
      <w:pPr>
        <w:spacing w:line="480" w:lineRule="auto"/>
        <w:jc w:val="both"/>
        <w:rPr>
          <w:color w:val="000000" w:themeColor="text1"/>
        </w:rPr>
      </w:pPr>
      <w:r>
        <w:rPr>
          <w:b/>
          <w:color w:val="000000" w:themeColor="text1"/>
        </w:rPr>
        <w:lastRenderedPageBreak/>
        <w:t>Figure 5.</w:t>
      </w:r>
      <w:r w:rsidRPr="008621C2">
        <w:rPr>
          <w:color w:val="000000" w:themeColor="text1"/>
        </w:rPr>
        <w:t xml:space="preserve"> </w:t>
      </w:r>
      <w:r>
        <w:rPr>
          <w:color w:val="000000" w:themeColor="text1"/>
        </w:rP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norm 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r>
        <w:rPr>
          <w:color w:val="000000" w:themeColor="text1"/>
        </w:rPr>
        <w:t>, sex</w:t>
      </w:r>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 xml:space="preserve">The bottom row shows the break down by sex, type of injury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p w14:paraId="4B372A35" w14:textId="77777777" w:rsidR="00C16BDD" w:rsidRDefault="00C16BDD"/>
    <w:sectPr w:rsidR="00C16BDD" w:rsidSect="0094745E">
      <w:footerReference w:type="even" r:id="rId15"/>
      <w:footerReference w:type="default" r:id="rId16"/>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4" w:author="Zhou, Bin" w:date="2019-03-13T22:27:00Z" w:initials="ZB">
    <w:p w14:paraId="0E3E4119" w14:textId="32CDB3E5" w:rsidR="00F01CE7" w:rsidRDefault="00F01CE7">
      <w:pPr>
        <w:pStyle w:val="CommentText"/>
      </w:pPr>
      <w:r>
        <w:rPr>
          <w:rStyle w:val="CommentReference"/>
        </w:rPr>
        <w:annotationRef/>
      </w:r>
      <w:r>
        <w:t>Average of monthly mean temperature is the same as the average monthly temperature, right?</w:t>
      </w:r>
    </w:p>
  </w:comment>
  <w:comment w:id="11" w:author="Zhou, Bin" w:date="2019-03-13T22:29:00Z" w:initials="ZB">
    <w:p w14:paraId="7B649549" w14:textId="0732A563" w:rsidR="00F01CE7" w:rsidRDefault="00F01CE7">
      <w:pPr>
        <w:pStyle w:val="CommentText"/>
      </w:pPr>
      <w:r>
        <w:rPr>
          <w:rStyle w:val="CommentReference"/>
        </w:rPr>
        <w:annotationRef/>
      </w:r>
      <w:r>
        <w:t>I found this sentence a bit too long to comprehend easily</w:t>
      </w:r>
    </w:p>
  </w:comment>
  <w:comment w:id="16" w:author="Zhou, Bin" w:date="2019-03-13T22:18:00Z" w:initials="ZB">
    <w:p w14:paraId="72CE4BBB" w14:textId="633B03D5" w:rsidR="000D573C" w:rsidRDefault="000D573C">
      <w:pPr>
        <w:pStyle w:val="CommentText"/>
      </w:pPr>
      <w:r>
        <w:rPr>
          <w:rStyle w:val="CommentReference"/>
        </w:rPr>
        <w:annotationRef/>
      </w:r>
      <w:r>
        <w:t>Any particular reason for having two “and” here?</w:t>
      </w:r>
    </w:p>
  </w:comment>
  <w:comment w:id="15" w:author="Zhou, Bin" w:date="2019-03-13T22:16:00Z" w:initials="ZB">
    <w:p w14:paraId="6CC9B220" w14:textId="6801BAFE" w:rsidR="000D573C" w:rsidRDefault="000D573C">
      <w:pPr>
        <w:pStyle w:val="CommentText"/>
      </w:pPr>
      <w:r>
        <w:rPr>
          <w:rStyle w:val="CommentReference"/>
        </w:rPr>
        <w:annotationRef/>
      </w:r>
      <w:r>
        <w:t>Is it the same as “Our model associates xxx to xxx, controlling for age, sex, state of residence, and month and year”? I found the original a little confusing as you mentioned the main part of your model after the covariates.</w:t>
      </w:r>
    </w:p>
  </w:comment>
  <w:comment w:id="17" w:author="Zhou, Bin" w:date="2019-03-13T22:20:00Z" w:initials="ZB">
    <w:p w14:paraId="3B5DA4DA" w14:textId="1C9A507A" w:rsidR="000D573C" w:rsidRDefault="000D573C">
      <w:pPr>
        <w:pStyle w:val="CommentText"/>
      </w:pPr>
      <w:r>
        <w:rPr>
          <w:rStyle w:val="CommentReference"/>
        </w:rPr>
        <w:annotationRef/>
      </w:r>
      <w:r>
        <w:t>“the deaths comprise of increases in deaths” reads a little strange</w:t>
      </w:r>
    </w:p>
  </w:comment>
  <w:comment w:id="19" w:author="Zhou, Bin" w:date="2019-03-13T22:09:00Z" w:initials="ZB">
    <w:p w14:paraId="702E8825" w14:textId="157631DB" w:rsidR="0057092B" w:rsidRDefault="0057092B">
      <w:pPr>
        <w:pStyle w:val="CommentText"/>
      </w:pPr>
      <w:r>
        <w:rPr>
          <w:rStyle w:val="CommentReference"/>
        </w:rPr>
        <w:annotationRef/>
      </w:r>
      <w:r>
        <w:t xml:space="preserve">Presumably </w:t>
      </w:r>
      <w:r w:rsidR="000D573C">
        <w:t>in</w:t>
      </w:r>
      <w:r>
        <w:t xml:space="preserve"> older ages?</w:t>
      </w:r>
    </w:p>
  </w:comment>
  <w:comment w:id="20" w:author="Zhou, Bin" w:date="2019-03-13T22:22:00Z" w:initials="ZB">
    <w:p w14:paraId="1FD2509A" w14:textId="1D30C8B3" w:rsidR="000D573C" w:rsidRDefault="000D573C">
      <w:pPr>
        <w:pStyle w:val="CommentText"/>
      </w:pPr>
      <w:r>
        <w:rPr>
          <w:rStyle w:val="CommentReference"/>
        </w:rPr>
        <w:annotationRef/>
      </w:r>
      <w:r w:rsidR="00F01CE7">
        <w:t>Use a different word? I think you meant “the findings show the needs for public health interventions…”, but I’m sure there is a better way of saying 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E3E4119" w15:done="0"/>
  <w15:commentEx w15:paraId="7B649549" w15:done="0"/>
  <w15:commentEx w15:paraId="72CE4BBB" w15:done="0"/>
  <w15:commentEx w15:paraId="6CC9B220" w15:done="0"/>
  <w15:commentEx w15:paraId="3B5DA4DA" w15:done="0"/>
  <w15:commentEx w15:paraId="702E8825" w15:done="0"/>
  <w15:commentEx w15:paraId="1FD2509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E3E4119" w16cid:durableId="2034026B"/>
  <w16cid:commentId w16cid:paraId="7B649549" w16cid:durableId="203402B7"/>
  <w16cid:commentId w16cid:paraId="72CE4BBB" w16cid:durableId="2034004E"/>
  <w16cid:commentId w16cid:paraId="6CC9B220" w16cid:durableId="2033FFAB"/>
  <w16cid:commentId w16cid:paraId="3B5DA4DA" w16cid:durableId="203400BF"/>
  <w16cid:commentId w16cid:paraId="702E8825" w16cid:durableId="2033FE21"/>
  <w16cid:commentId w16cid:paraId="1FD2509A" w16cid:durableId="2034012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B97CDB" w14:textId="77777777" w:rsidR="00EF3D4F" w:rsidRDefault="00EF3D4F">
      <w:r>
        <w:separator/>
      </w:r>
    </w:p>
  </w:endnote>
  <w:endnote w:type="continuationSeparator" w:id="0">
    <w:p w14:paraId="3AF5A233" w14:textId="77777777" w:rsidR="00EF3D4F" w:rsidRDefault="00EF3D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0E8B1" w14:textId="77777777" w:rsidR="00E82A06" w:rsidRDefault="00E82A06"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408B823A" w14:textId="77777777" w:rsidR="00E82A06" w:rsidRDefault="00E82A06" w:rsidP="009474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4CD877" w14:textId="2E4EE00A" w:rsidR="00E82A06" w:rsidRDefault="00E82A06"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20</w:t>
    </w:r>
    <w:r>
      <w:rPr>
        <w:rStyle w:val="PageNumber"/>
      </w:rPr>
      <w:fldChar w:fldCharType="end"/>
    </w:r>
  </w:p>
  <w:p w14:paraId="75191DB3" w14:textId="77777777" w:rsidR="00E82A06" w:rsidRDefault="00E82A06" w:rsidP="0094745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2C8A0E" w14:textId="77777777" w:rsidR="00EF3D4F" w:rsidRDefault="00EF3D4F">
      <w:r>
        <w:separator/>
      </w:r>
    </w:p>
  </w:footnote>
  <w:footnote w:type="continuationSeparator" w:id="0">
    <w:p w14:paraId="74C3F807" w14:textId="77777777" w:rsidR="00EF3D4F" w:rsidRDefault="00EF3D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12"/>
  </w:num>
  <w:num w:numId="3">
    <w:abstractNumId w:val="8"/>
  </w:num>
  <w:num w:numId="4">
    <w:abstractNumId w:val="11"/>
  </w:num>
  <w:num w:numId="5">
    <w:abstractNumId w:val="2"/>
  </w:num>
  <w:num w:numId="6">
    <w:abstractNumId w:val="4"/>
  </w:num>
  <w:num w:numId="7">
    <w:abstractNumId w:val="0"/>
  </w:num>
  <w:num w:numId="8">
    <w:abstractNumId w:val="7"/>
  </w:num>
  <w:num w:numId="9">
    <w:abstractNumId w:val="9"/>
  </w:num>
  <w:num w:numId="10">
    <w:abstractNumId w:val="6"/>
  </w:num>
  <w:num w:numId="11">
    <w:abstractNumId w:val="1"/>
  </w:num>
  <w:num w:numId="12">
    <w:abstractNumId w:val="10"/>
  </w:num>
  <w:num w:numId="1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Zhou, Bin">
    <w15:presenceInfo w15:providerId="AD" w15:userId="S::bz113@ic.ac.uk::8c35dda6-4b43-4a7e-98be-7daf350015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25B49"/>
    <w:rsid w:val="000308BE"/>
    <w:rsid w:val="000330EC"/>
    <w:rsid w:val="00063068"/>
    <w:rsid w:val="00064A53"/>
    <w:rsid w:val="0007192B"/>
    <w:rsid w:val="00073D01"/>
    <w:rsid w:val="000A0D93"/>
    <w:rsid w:val="000A355E"/>
    <w:rsid w:val="000C2776"/>
    <w:rsid w:val="000C563B"/>
    <w:rsid w:val="000D39DD"/>
    <w:rsid w:val="000D54C5"/>
    <w:rsid w:val="000D573C"/>
    <w:rsid w:val="00110076"/>
    <w:rsid w:val="00123774"/>
    <w:rsid w:val="00140DB8"/>
    <w:rsid w:val="0014511F"/>
    <w:rsid w:val="00164CC4"/>
    <w:rsid w:val="00165E04"/>
    <w:rsid w:val="0017009F"/>
    <w:rsid w:val="00172B5B"/>
    <w:rsid w:val="00175B70"/>
    <w:rsid w:val="00180ECA"/>
    <w:rsid w:val="001D43B8"/>
    <w:rsid w:val="001E3D7C"/>
    <w:rsid w:val="001F307A"/>
    <w:rsid w:val="001F3A6B"/>
    <w:rsid w:val="0021470F"/>
    <w:rsid w:val="002323F2"/>
    <w:rsid w:val="00241EB9"/>
    <w:rsid w:val="0026389E"/>
    <w:rsid w:val="002B4DCB"/>
    <w:rsid w:val="002D3F38"/>
    <w:rsid w:val="002E038D"/>
    <w:rsid w:val="00326ABE"/>
    <w:rsid w:val="003953FB"/>
    <w:rsid w:val="003B10FF"/>
    <w:rsid w:val="003D3E4E"/>
    <w:rsid w:val="003D575B"/>
    <w:rsid w:val="003F11C1"/>
    <w:rsid w:val="00431D95"/>
    <w:rsid w:val="00437D42"/>
    <w:rsid w:val="00460D94"/>
    <w:rsid w:val="004630FC"/>
    <w:rsid w:val="0047749E"/>
    <w:rsid w:val="004D148F"/>
    <w:rsid w:val="004E30F3"/>
    <w:rsid w:val="004F761B"/>
    <w:rsid w:val="00516255"/>
    <w:rsid w:val="00537426"/>
    <w:rsid w:val="00551EAA"/>
    <w:rsid w:val="005608E9"/>
    <w:rsid w:val="0057092B"/>
    <w:rsid w:val="005725C8"/>
    <w:rsid w:val="00574DB7"/>
    <w:rsid w:val="00587168"/>
    <w:rsid w:val="00591920"/>
    <w:rsid w:val="005922A2"/>
    <w:rsid w:val="005B7992"/>
    <w:rsid w:val="005C3355"/>
    <w:rsid w:val="005C694B"/>
    <w:rsid w:val="005D4C0F"/>
    <w:rsid w:val="006174C6"/>
    <w:rsid w:val="00627087"/>
    <w:rsid w:val="00644811"/>
    <w:rsid w:val="0064666D"/>
    <w:rsid w:val="0065196B"/>
    <w:rsid w:val="00684591"/>
    <w:rsid w:val="00693003"/>
    <w:rsid w:val="006A4E8B"/>
    <w:rsid w:val="006B0D2B"/>
    <w:rsid w:val="006B1683"/>
    <w:rsid w:val="006F036A"/>
    <w:rsid w:val="00710E1D"/>
    <w:rsid w:val="00714300"/>
    <w:rsid w:val="00720887"/>
    <w:rsid w:val="0075249E"/>
    <w:rsid w:val="007551F1"/>
    <w:rsid w:val="00790EA3"/>
    <w:rsid w:val="007A74F0"/>
    <w:rsid w:val="007B498A"/>
    <w:rsid w:val="007D2592"/>
    <w:rsid w:val="00803C13"/>
    <w:rsid w:val="00851BBD"/>
    <w:rsid w:val="00860B34"/>
    <w:rsid w:val="008717EE"/>
    <w:rsid w:val="0088548E"/>
    <w:rsid w:val="008B092C"/>
    <w:rsid w:val="008B1803"/>
    <w:rsid w:val="008B6D92"/>
    <w:rsid w:val="008E26B6"/>
    <w:rsid w:val="008F2D1C"/>
    <w:rsid w:val="00901608"/>
    <w:rsid w:val="009256AE"/>
    <w:rsid w:val="0094745E"/>
    <w:rsid w:val="009678D3"/>
    <w:rsid w:val="00973F5B"/>
    <w:rsid w:val="00977058"/>
    <w:rsid w:val="00981B2C"/>
    <w:rsid w:val="00984C48"/>
    <w:rsid w:val="009941A7"/>
    <w:rsid w:val="009A2853"/>
    <w:rsid w:val="009A3E74"/>
    <w:rsid w:val="009A6724"/>
    <w:rsid w:val="009B20FE"/>
    <w:rsid w:val="009B223E"/>
    <w:rsid w:val="009C48DE"/>
    <w:rsid w:val="009C70D9"/>
    <w:rsid w:val="009D4505"/>
    <w:rsid w:val="009E6662"/>
    <w:rsid w:val="009F1115"/>
    <w:rsid w:val="009F642C"/>
    <w:rsid w:val="00A20069"/>
    <w:rsid w:val="00A427C1"/>
    <w:rsid w:val="00A67CDD"/>
    <w:rsid w:val="00A7105A"/>
    <w:rsid w:val="00A9112D"/>
    <w:rsid w:val="00AA3C2D"/>
    <w:rsid w:val="00AA4C93"/>
    <w:rsid w:val="00AF43DE"/>
    <w:rsid w:val="00B05E64"/>
    <w:rsid w:val="00B16F19"/>
    <w:rsid w:val="00B16FA1"/>
    <w:rsid w:val="00B34BDE"/>
    <w:rsid w:val="00B57911"/>
    <w:rsid w:val="00BB3506"/>
    <w:rsid w:val="00BB74F7"/>
    <w:rsid w:val="00BE0385"/>
    <w:rsid w:val="00BE2421"/>
    <w:rsid w:val="00C06426"/>
    <w:rsid w:val="00C16BDD"/>
    <w:rsid w:val="00C1740D"/>
    <w:rsid w:val="00C45D42"/>
    <w:rsid w:val="00C60D3C"/>
    <w:rsid w:val="00C6277D"/>
    <w:rsid w:val="00C775D5"/>
    <w:rsid w:val="00C94C31"/>
    <w:rsid w:val="00CC7AAE"/>
    <w:rsid w:val="00CE51D9"/>
    <w:rsid w:val="00D03977"/>
    <w:rsid w:val="00D07F9F"/>
    <w:rsid w:val="00D25AD3"/>
    <w:rsid w:val="00D333DD"/>
    <w:rsid w:val="00D80EC0"/>
    <w:rsid w:val="00D86244"/>
    <w:rsid w:val="00DB2CBB"/>
    <w:rsid w:val="00DC0A97"/>
    <w:rsid w:val="00DD2C41"/>
    <w:rsid w:val="00DF6AC4"/>
    <w:rsid w:val="00E40851"/>
    <w:rsid w:val="00E82A06"/>
    <w:rsid w:val="00E9761E"/>
    <w:rsid w:val="00EA26E9"/>
    <w:rsid w:val="00EA78C3"/>
    <w:rsid w:val="00EA7E0B"/>
    <w:rsid w:val="00EC1B4B"/>
    <w:rsid w:val="00EC54F7"/>
    <w:rsid w:val="00ED2C27"/>
    <w:rsid w:val="00EE5907"/>
    <w:rsid w:val="00EF3D4F"/>
    <w:rsid w:val="00F01CE7"/>
    <w:rsid w:val="00F07509"/>
    <w:rsid w:val="00F1584A"/>
    <w:rsid w:val="00F52C65"/>
    <w:rsid w:val="00F95910"/>
    <w:rsid w:val="00FA4114"/>
    <w:rsid w:val="00FB2929"/>
    <w:rsid w:val="00FE43A4"/>
    <w:rsid w:val="00FE6DE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chartTrackingRefBased/>
  <w15:docId w15:val="{CC3E5D3F-8B6A-A74A-B365-49949E8B9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hyperlink" Target="https://www.cdc.gov/nchs/nvss/bridged_race.htm" TargetMode="Externa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dc.gov/nchs/nvss/dvs_data_release.ht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www.census.gov/data/tables/time-series/demo/popest/1980s-coun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CD43EE-D646-DB43-9E71-8DC5FBE17D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31250</Words>
  <Characters>178131</Characters>
  <Application>Microsoft Office Word</Application>
  <DocSecurity>0</DocSecurity>
  <Lines>1484</Lines>
  <Paragraphs>417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2</cp:revision>
  <cp:lastPrinted>2019-03-11T13:02:00Z</cp:lastPrinted>
  <dcterms:created xsi:type="dcterms:W3CDTF">2019-03-14T11:43:00Z</dcterms:created>
  <dcterms:modified xsi:type="dcterms:W3CDTF">2019-03-14T11:43:00Z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http://www.zotero.org/styles/the-lancet</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16th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(deprecated)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7th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http://www.zotero.org/styles/the-lancet</vt:lpwstr>
  </property>
  <property fmtid="{D5CDD505-2E9C-101B-9397-08002B2CF9AE}" pid="24" name="Mendeley Recent Style Name 9_1">
    <vt:lpwstr>The Lancet</vt:lpwstr>
  </property>
</Properties>
</file>