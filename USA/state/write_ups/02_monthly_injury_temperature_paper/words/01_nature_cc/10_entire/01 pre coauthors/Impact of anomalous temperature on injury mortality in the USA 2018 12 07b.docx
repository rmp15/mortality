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3FCFDB10"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ins w:id="1" w:author="Parks, Robbie M" w:date="2018-12-07T15:14:00Z">
        <w:r w:rsidR="004D5509">
          <w:rPr>
            <w:rFonts w:ascii="Times New Roman" w:hAnsi="Times New Roman"/>
            <w:color w:val="000000" w:themeColor="text1"/>
            <w:sz w:val="24"/>
            <w:szCs w:val="24"/>
            <w:vertAlign w:val="superscript"/>
            <w:lang w:val="it-IT"/>
          </w:rPr>
          <w:t>,</w:t>
        </w:r>
      </w:ins>
      <w:r w:rsidR="008C046B">
        <w:rPr>
          <w:rFonts w:ascii="Times New Roman" w:hAnsi="Times New Roman"/>
          <w:color w:val="000000" w:themeColor="text1"/>
          <w:sz w:val="24"/>
          <w:szCs w:val="24"/>
          <w:vertAlign w:val="superscript"/>
          <w:lang w:val="it-IT"/>
        </w:rPr>
        <w:t>2</w:t>
      </w:r>
      <w:del w:id="2" w:author="Parks, Robbie M" w:date="2018-12-04T16:17:00Z">
        <w:r w:rsidR="008D1C1A" w:rsidDel="00157C23">
          <w:rPr>
            <w:rFonts w:ascii="Times New Roman" w:hAnsi="Times New Roman"/>
            <w:color w:val="000000" w:themeColor="text1"/>
            <w:sz w:val="24"/>
            <w:szCs w:val="24"/>
            <w:vertAlign w:val="superscript"/>
            <w:lang w:val="it-IT"/>
          </w:rPr>
          <w:delText>,</w:delText>
        </w:r>
      </w:del>
      <w:del w:id="3"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4" w:author="Parks, Robbie M" w:date="2018-12-05T11:54:00Z">
        <w:r w:rsidR="00E02CE3">
          <w:rPr>
            <w:rFonts w:ascii="Times New Roman" w:hAnsi="Times New Roman"/>
            <w:color w:val="000000" w:themeColor="text1"/>
            <w:sz w:val="24"/>
            <w:szCs w:val="24"/>
            <w:vertAlign w:val="superscript"/>
            <w:lang w:val="it-IT"/>
          </w:rPr>
          <w:t>3</w:t>
        </w:r>
      </w:ins>
      <w:del w:id="5"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6" w:author="Parks, Robbie M" w:date="2018-12-05T11:54:00Z">
        <w:r w:rsidR="00E02CE3">
          <w:rPr>
            <w:rFonts w:ascii="Times New Roman" w:hAnsi="Times New Roman"/>
            <w:color w:val="000000" w:themeColor="text1"/>
            <w:sz w:val="24"/>
            <w:szCs w:val="24"/>
            <w:vertAlign w:val="superscript"/>
            <w:lang w:val="it-IT"/>
          </w:rPr>
          <w:t>4</w:t>
        </w:r>
      </w:ins>
      <w:del w:id="7"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8"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10" w:author="Parks, Robbie M" w:date="2018-12-05T11:54:00Z">
        <w:r>
          <w:rPr>
            <w:rFonts w:ascii="Times New Roman" w:hAnsi="Times New Roman"/>
            <w:color w:val="000000" w:themeColor="text1"/>
            <w:sz w:val="24"/>
            <w:szCs w:val="24"/>
            <w:vertAlign w:val="superscript"/>
          </w:rPr>
          <w:t>4</w:t>
        </w:r>
      </w:ins>
      <w:del w:id="11"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2" w:author="Parks, Robbie M" w:date="2018-12-05T11:35:00Z"/>
          <w:rFonts w:ascii="Times New Roman" w:hAnsi="Times New Roman"/>
          <w:color w:val="000000" w:themeColor="text1"/>
          <w:sz w:val="24"/>
          <w:szCs w:val="24"/>
        </w:rPr>
      </w:pPr>
      <w:del w:id="13"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Pr="00C00117" w:rsidRDefault="0070176B" w:rsidP="00D76DF7">
      <w:pPr>
        <w:spacing w:after="0" w:line="480" w:lineRule="auto"/>
        <w:jc w:val="both"/>
        <w:rPr>
          <w:ins w:id="14" w:author="Parks, Robbie M" w:date="2018-12-05T11:35:00Z"/>
          <w:rFonts w:ascii="Times New Roman" w:hAnsi="Times New Roman"/>
          <w:color w:val="000000" w:themeColor="text1"/>
          <w:sz w:val="24"/>
          <w:szCs w:val="24"/>
        </w:rPr>
      </w:pPr>
      <w:ins w:id="15" w:author="Parks, Robbie M" w:date="2018-12-05T11:35:00Z">
        <w:r w:rsidRPr="00C00117">
          <w:rPr>
            <w:rFonts w:ascii="Times New Roman" w:hAnsi="Times New Roman"/>
            <w:color w:val="000000" w:themeColor="text1"/>
            <w:sz w:val="24"/>
            <w:szCs w:val="24"/>
          </w:rPr>
          <w:t xml:space="preserve">Robbie M Parks: </w:t>
        </w:r>
        <w:r w:rsidRPr="00C00117">
          <w:rPr>
            <w:rFonts w:ascii="Times New Roman" w:hAnsi="Times New Roman"/>
            <w:color w:val="000000" w:themeColor="text1"/>
            <w:rPrChange w:id="16" w:author="Parks, Robbie M" w:date="2018-12-07T13:57:00Z">
              <w:rPr>
                <w:rStyle w:val="Hyperlink"/>
                <w:rFonts w:ascii="Times New Roman" w:hAnsi="Times New Roman"/>
                <w:sz w:val="24"/>
                <w:szCs w:val="24"/>
              </w:rPr>
            </w:rPrChange>
          </w:rPr>
          <w:t>robbie.parks@imperial.ac.uk</w:t>
        </w:r>
      </w:ins>
    </w:p>
    <w:p w14:paraId="4C962F64" w14:textId="396F4D88" w:rsidR="0070176B" w:rsidRPr="00C00117" w:rsidRDefault="0070176B" w:rsidP="00D76DF7">
      <w:pPr>
        <w:spacing w:after="0" w:line="480" w:lineRule="auto"/>
        <w:jc w:val="both"/>
        <w:rPr>
          <w:ins w:id="17" w:author="Parks, Robbie M" w:date="2018-12-05T11:35:00Z"/>
          <w:rFonts w:ascii="Times New Roman" w:hAnsi="Times New Roman"/>
          <w:color w:val="000000" w:themeColor="text1"/>
          <w:sz w:val="24"/>
          <w:szCs w:val="24"/>
        </w:rPr>
      </w:pPr>
      <w:ins w:id="18" w:author="Parks, Robbie M" w:date="2018-12-05T11:35:00Z">
        <w:r w:rsidRPr="00C00117">
          <w:rPr>
            <w:rFonts w:ascii="Times New Roman" w:hAnsi="Times New Roman"/>
            <w:color w:val="000000" w:themeColor="text1"/>
            <w:sz w:val="24"/>
            <w:szCs w:val="24"/>
          </w:rPr>
          <w:t xml:space="preserve">James E Bennett: </w:t>
        </w:r>
        <w:r w:rsidRPr="00C00117">
          <w:rPr>
            <w:rFonts w:ascii="Times New Roman" w:hAnsi="Times New Roman"/>
            <w:color w:val="000000" w:themeColor="text1"/>
            <w:rPrChange w:id="19" w:author="Parks, Robbie M" w:date="2018-12-07T13:57:00Z">
              <w:rPr>
                <w:rStyle w:val="Hyperlink"/>
                <w:rFonts w:ascii="Times New Roman" w:hAnsi="Times New Roman"/>
                <w:sz w:val="24"/>
                <w:szCs w:val="24"/>
              </w:rPr>
            </w:rPrChange>
          </w:rPr>
          <w:t>j.e.bennett@imperial.ac.uk</w:t>
        </w:r>
      </w:ins>
    </w:p>
    <w:p w14:paraId="203FF641" w14:textId="1B33EED0" w:rsidR="0070176B" w:rsidRPr="00C00117" w:rsidRDefault="0070176B" w:rsidP="00D76DF7">
      <w:pPr>
        <w:spacing w:after="0" w:line="480" w:lineRule="auto"/>
        <w:jc w:val="both"/>
        <w:rPr>
          <w:ins w:id="20" w:author="Parks, Robbie M" w:date="2018-12-05T11:36:00Z"/>
          <w:rFonts w:ascii="Times New Roman" w:hAnsi="Times New Roman"/>
          <w:color w:val="000000" w:themeColor="text1"/>
          <w:sz w:val="24"/>
          <w:szCs w:val="24"/>
        </w:rPr>
      </w:pPr>
      <w:ins w:id="21" w:author="Parks, Robbie M" w:date="2018-12-05T11:35:00Z">
        <w:r w:rsidRPr="00C00117">
          <w:rPr>
            <w:rFonts w:ascii="Times New Roman" w:hAnsi="Times New Roman"/>
            <w:color w:val="000000" w:themeColor="text1"/>
            <w:sz w:val="24"/>
            <w:szCs w:val="24"/>
          </w:rPr>
          <w:t xml:space="preserve">Vasilis Kontis: </w:t>
        </w:r>
      </w:ins>
      <w:ins w:id="22" w:author="Parks, Robbie M" w:date="2018-12-05T11:36:00Z">
        <w:r w:rsidR="00DE5766" w:rsidRPr="00C00117">
          <w:rPr>
            <w:rFonts w:ascii="Times New Roman" w:hAnsi="Times New Roman"/>
            <w:color w:val="000000" w:themeColor="text1"/>
            <w:rPrChange w:id="23" w:author="Parks, Robbie M" w:date="2018-12-07T13:57:00Z">
              <w:rPr>
                <w:rStyle w:val="Hyperlink"/>
                <w:rFonts w:ascii="Times New Roman" w:hAnsi="Times New Roman"/>
                <w:sz w:val="24"/>
                <w:szCs w:val="24"/>
              </w:rPr>
            </w:rPrChange>
          </w:rPr>
          <w:t>v.kontis@imperial.ac.uk</w:t>
        </w:r>
      </w:ins>
    </w:p>
    <w:p w14:paraId="28155C19" w14:textId="559BBC2B" w:rsidR="00DE5766" w:rsidRPr="00C00117" w:rsidRDefault="00DE5766" w:rsidP="00D76DF7">
      <w:pPr>
        <w:spacing w:after="0" w:line="480" w:lineRule="auto"/>
        <w:jc w:val="both"/>
        <w:rPr>
          <w:ins w:id="24" w:author="Parks, Robbie M" w:date="2018-12-05T11:36:00Z"/>
          <w:rFonts w:ascii="Times New Roman" w:hAnsi="Times New Roman"/>
          <w:color w:val="000000" w:themeColor="text1"/>
          <w:sz w:val="24"/>
          <w:szCs w:val="24"/>
        </w:rPr>
      </w:pPr>
      <w:ins w:id="25" w:author="Parks, Robbie M" w:date="2018-12-05T11:36:00Z">
        <w:r w:rsidRPr="00C00117">
          <w:rPr>
            <w:rFonts w:ascii="Times New Roman" w:hAnsi="Times New Roman"/>
            <w:color w:val="000000" w:themeColor="text1"/>
            <w:sz w:val="24"/>
            <w:szCs w:val="24"/>
          </w:rPr>
          <w:t xml:space="preserve">Helen Tamura-Wicks: </w:t>
        </w:r>
        <w:r w:rsidRPr="00C00117">
          <w:rPr>
            <w:rFonts w:ascii="Times New Roman" w:hAnsi="Times New Roman"/>
            <w:color w:val="000000" w:themeColor="text1"/>
            <w:rPrChange w:id="26" w:author="Parks, Robbie M" w:date="2018-12-07T13:57:00Z">
              <w:rPr>
                <w:rStyle w:val="Hyperlink"/>
                <w:rFonts w:ascii="Times New Roman" w:hAnsi="Times New Roman"/>
                <w:sz w:val="24"/>
                <w:szCs w:val="24"/>
              </w:rPr>
            </w:rPrChange>
          </w:rPr>
          <w:t>helen.tamura-wicks07@imperial.ac.uk</w:t>
        </w:r>
      </w:ins>
    </w:p>
    <w:p w14:paraId="122F22C8" w14:textId="05B923AD" w:rsidR="00DE5766" w:rsidRPr="00C00117" w:rsidRDefault="00DE5766" w:rsidP="00D76DF7">
      <w:pPr>
        <w:spacing w:after="0" w:line="480" w:lineRule="auto"/>
        <w:jc w:val="both"/>
        <w:rPr>
          <w:ins w:id="27" w:author="Parks, Robbie M" w:date="2018-12-05T11:36:00Z"/>
          <w:rFonts w:ascii="Times New Roman" w:hAnsi="Times New Roman"/>
          <w:color w:val="000000" w:themeColor="text1"/>
          <w:sz w:val="24"/>
          <w:szCs w:val="24"/>
        </w:rPr>
      </w:pPr>
      <w:ins w:id="28" w:author="Parks, Robbie M" w:date="2018-12-05T11:36:00Z">
        <w:r w:rsidRPr="00C00117">
          <w:rPr>
            <w:rFonts w:ascii="Times New Roman" w:hAnsi="Times New Roman"/>
            <w:color w:val="000000" w:themeColor="text1"/>
            <w:sz w:val="24"/>
            <w:szCs w:val="24"/>
          </w:rPr>
          <w:t xml:space="preserve">Ralf Toumi: </w:t>
        </w:r>
        <w:r w:rsidRPr="00C00117">
          <w:rPr>
            <w:rFonts w:ascii="Times New Roman" w:hAnsi="Times New Roman"/>
            <w:color w:val="000000" w:themeColor="text1"/>
            <w:rPrChange w:id="29" w:author="Parks, Robbie M" w:date="2018-12-07T13:57:00Z">
              <w:rPr>
                <w:rStyle w:val="Hyperlink"/>
                <w:rFonts w:ascii="Times New Roman" w:hAnsi="Times New Roman"/>
                <w:sz w:val="24"/>
                <w:szCs w:val="24"/>
              </w:rPr>
            </w:rPrChange>
          </w:rPr>
          <w:t>r.toumi@imperial.ac.uk</w:t>
        </w:r>
      </w:ins>
    </w:p>
    <w:p w14:paraId="69CD8D79" w14:textId="02A310E2" w:rsidR="00DE5766" w:rsidRPr="00C00117" w:rsidRDefault="00DE5766" w:rsidP="00D76DF7">
      <w:pPr>
        <w:spacing w:after="0" w:line="480" w:lineRule="auto"/>
        <w:jc w:val="both"/>
        <w:rPr>
          <w:ins w:id="30" w:author="Parks, Robbie M" w:date="2018-12-05T11:35:00Z"/>
          <w:rFonts w:ascii="Times New Roman" w:hAnsi="Times New Roman"/>
          <w:color w:val="000000" w:themeColor="text1"/>
          <w:sz w:val="24"/>
          <w:szCs w:val="24"/>
        </w:rPr>
      </w:pPr>
      <w:ins w:id="31" w:author="Parks, Robbie M" w:date="2018-12-05T11:36:00Z">
        <w:r w:rsidRPr="00C00117">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2"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3"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4" w:author="Parks, Robbie M" w:date="2018-12-05T11:37:00Z"/>
          <w:rFonts w:ascii="Times New Roman" w:hAnsi="Times New Roman"/>
          <w:color w:val="000000" w:themeColor="text1"/>
          <w:sz w:val="24"/>
          <w:szCs w:val="24"/>
        </w:rPr>
      </w:pPr>
      <w:ins w:id="35"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6" w:author="Parks, Robbie M" w:date="2018-12-05T11:37:00Z"/>
          <w:rFonts w:ascii="Times New Roman" w:hAnsi="Times New Roman"/>
          <w:color w:val="000000" w:themeColor="text1"/>
          <w:sz w:val="24"/>
          <w:szCs w:val="24"/>
        </w:rPr>
      </w:pPr>
      <w:ins w:id="37"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8" w:author="Parks, Robbie M" w:date="2018-12-05T11:37:00Z"/>
          <w:rFonts w:ascii="Times New Roman" w:hAnsi="Times New Roman"/>
          <w:color w:val="000000" w:themeColor="text1"/>
          <w:sz w:val="24"/>
          <w:szCs w:val="24"/>
        </w:rPr>
      </w:pPr>
      <w:ins w:id="39"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40" w:author="Parks, Robbie M" w:date="2018-12-05T11:37:00Z"/>
          <w:rFonts w:ascii="Times New Roman" w:hAnsi="Times New Roman"/>
          <w:color w:val="000000" w:themeColor="text1"/>
          <w:sz w:val="24"/>
          <w:szCs w:val="24"/>
        </w:rPr>
      </w:pPr>
      <w:ins w:id="41"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2" w:author="Parks, Robbie M" w:date="2018-12-05T11:37:00Z"/>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4"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5" w:author="Parks, Robbie M" w:date="2018-12-05T11:52:00Z"/>
          <w:rFonts w:ascii="Times New Roman" w:hAnsi="Times New Roman"/>
          <w:b/>
          <w:color w:val="000000" w:themeColor="text1"/>
          <w:sz w:val="24"/>
          <w:szCs w:val="24"/>
        </w:rPr>
      </w:pPr>
      <w:commentRangeStart w:id="46"/>
      <w:ins w:id="47" w:author="Parks, Robbie M" w:date="2018-12-05T11:38:00Z">
        <w:r>
          <w:rPr>
            <w:rFonts w:ascii="Times New Roman" w:hAnsi="Times New Roman"/>
            <w:b/>
            <w:color w:val="000000" w:themeColor="text1"/>
            <w:sz w:val="24"/>
            <w:szCs w:val="24"/>
          </w:rPr>
          <w:lastRenderedPageBreak/>
          <w:t>[[[Introduction goes here]]]</w:t>
        </w:r>
      </w:ins>
      <w:commentRangeEnd w:id="46"/>
      <w:ins w:id="48" w:author="Parks, Robbie M" w:date="2018-12-05T11:46:00Z">
        <w:r w:rsidR="00CB71ED">
          <w:rPr>
            <w:rStyle w:val="CommentReference"/>
            <w:rFonts w:asciiTheme="minorHAnsi" w:eastAsiaTheme="minorHAnsi" w:hAnsiTheme="minorHAnsi" w:cstheme="minorBidi"/>
          </w:rPr>
          <w:commentReference w:id="46"/>
        </w:r>
      </w:ins>
    </w:p>
    <w:p w14:paraId="623921C5" w14:textId="1F0FEBC8" w:rsidR="00326747" w:rsidRDefault="000B5BF9" w:rsidP="00A14690">
      <w:pPr>
        <w:spacing w:after="0" w:line="480" w:lineRule="auto"/>
        <w:jc w:val="both"/>
        <w:rPr>
          <w:ins w:id="49" w:author="Parks, Robbie M" w:date="2018-12-05T11:38:00Z"/>
          <w:rFonts w:ascii="Times New Roman" w:hAnsi="Times New Roman"/>
          <w:b/>
          <w:color w:val="000000" w:themeColor="text1"/>
          <w:sz w:val="24"/>
          <w:szCs w:val="24"/>
        </w:rPr>
      </w:pPr>
      <w:ins w:id="50"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1" w:author="Parks, Robbie M" w:date="2018-12-05T17:54:00Z"/>
          <w:rFonts w:ascii="Times New Roman" w:hAnsi="Times New Roman"/>
          <w:b/>
          <w:color w:val="000000" w:themeColor="text1"/>
          <w:sz w:val="24"/>
          <w:szCs w:val="24"/>
        </w:rPr>
      </w:pPr>
      <w:moveToRangeStart w:id="52" w:author="Parks, Robbie M" w:date="2018-12-05T11:52:00Z" w:name="move531709796"/>
      <w:moveTo w:id="53" w:author="Parks, Robbie M" w:date="2018-12-05T11:52:00Z">
        <w:r w:rsidRPr="00326747">
          <w:rPr>
            <w:rFonts w:ascii="Times New Roman" w:hAnsi="Times New Roman"/>
            <w:b/>
            <w:color w:val="000000" w:themeColor="text1"/>
            <w:sz w:val="24"/>
            <w:szCs w:val="24"/>
            <w:rPrChange w:id="54"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5" w:author="Parks, Robbie M" w:date="2018-12-05T11:52:00Z">
            <w:rPr>
              <w:rFonts w:ascii="Times New Roman" w:hAnsi="Times New Roman"/>
              <w:color w:val="000000" w:themeColor="text1"/>
              <w:sz w:val="24"/>
              <w:szCs w:val="24"/>
            </w:rPr>
          </w:rPrChange>
        </w:rPr>
      </w:pPr>
      <w:ins w:id="56" w:author="Parks, Robbie M" w:date="2018-12-05T17:55:00Z">
        <w:r>
          <w:rPr>
            <w:rFonts w:ascii="Times New Roman" w:hAnsi="Times New Roman"/>
            <w:b/>
            <w:color w:val="000000" w:themeColor="text1"/>
            <w:sz w:val="24"/>
            <w:szCs w:val="24"/>
          </w:rPr>
          <w:t>…</w:t>
        </w:r>
      </w:ins>
    </w:p>
    <w:moveToRangeEnd w:id="52"/>
    <w:p w14:paraId="32EFA1B4" w14:textId="5FC9DD46" w:rsidR="000210D1" w:rsidRPr="00636C9B" w:rsidDel="009717B2" w:rsidRDefault="000210D1" w:rsidP="00D76DF7">
      <w:pPr>
        <w:spacing w:after="0" w:line="480" w:lineRule="auto"/>
        <w:jc w:val="both"/>
        <w:rPr>
          <w:del w:id="57" w:author="Parks, Robbie M" w:date="2018-12-05T11:38:00Z"/>
          <w:rFonts w:ascii="Times New Roman" w:hAnsi="Times New Roman"/>
          <w:b/>
          <w:color w:val="000000" w:themeColor="text1"/>
          <w:sz w:val="24"/>
          <w:szCs w:val="24"/>
        </w:rPr>
      </w:pPr>
      <w:del w:id="58"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9" w:author="Parks, Robbie M" w:date="2018-12-05T11:38:00Z"/>
          <w:rFonts w:ascii="Times New Roman" w:hAnsi="Times New Roman"/>
          <w:color w:val="000000" w:themeColor="text1"/>
          <w:sz w:val="24"/>
          <w:szCs w:val="24"/>
        </w:rPr>
      </w:pPr>
    </w:p>
    <w:p w14:paraId="0C064E2B" w14:textId="30D73A7D" w:rsidR="00330013" w:rsidDel="007514AC" w:rsidRDefault="00561DD4" w:rsidP="00F8041D">
      <w:pPr>
        <w:spacing w:after="0" w:line="480" w:lineRule="auto"/>
        <w:jc w:val="both"/>
        <w:rPr>
          <w:del w:id="60"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1"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2" w:author="Parks, Robbie M" w:date="2018-12-04T16:38:00Z">
        <w:r w:rsidR="006E5EB6">
          <w:rPr>
            <w:rFonts w:ascii="Times New Roman" w:hAnsi="Times New Roman"/>
            <w:color w:val="000000" w:themeColor="text1"/>
            <w:sz w:val="24"/>
            <w:szCs w:val="24"/>
          </w:rPr>
          <w:fldChar w:fldCharType="end"/>
        </w:r>
      </w:ins>
      <w:ins w:id="63" w:author="Parks, Robbie M" w:date="2018-12-04T16:46:00Z">
        <w:r w:rsidR="007514AC">
          <w:rPr>
            <w:rFonts w:ascii="Times New Roman" w:hAnsi="Times New Roman"/>
            <w:color w:val="000000" w:themeColor="text1"/>
            <w:sz w:val="24"/>
            <w:szCs w:val="24"/>
          </w:rPr>
          <w:t xml:space="preserve"> </w:t>
        </w:r>
      </w:ins>
      <w:del w:id="64" w:author="Parks, Robbie M" w:date="2018-12-04T16:46:00Z">
        <w:r w:rsidR="00F8041D" w:rsidDel="007514AC">
          <w:rPr>
            <w:rFonts w:ascii="Times New Roman" w:hAnsi="Times New Roman"/>
            <w:color w:val="000000" w:themeColor="text1"/>
            <w:sz w:val="24"/>
            <w:szCs w:val="24"/>
          </w:rPr>
          <w:delText xml:space="preserve"> </w:delText>
        </w:r>
      </w:del>
    </w:p>
    <w:p w14:paraId="571F2431" w14:textId="158D497A" w:rsidR="00A14690" w:rsidRDefault="00F8041D" w:rsidP="00A14690">
      <w:pPr>
        <w:spacing w:after="0" w:line="480" w:lineRule="auto"/>
        <w:jc w:val="both"/>
        <w:rPr>
          <w:rFonts w:ascii="Times New Roman" w:hAnsi="Times New Roman"/>
          <w:color w:val="000000" w:themeColor="text1"/>
          <w:sz w:val="24"/>
          <w:szCs w:val="24"/>
        </w:rPr>
      </w:pPr>
      <w:del w:id="65"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6"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0C589924" w:rsidR="002B11C6" w:rsidRPr="00636C9B" w:rsidDel="0090673B" w:rsidRDefault="00453AD2" w:rsidP="002B11C6">
      <w:pPr>
        <w:spacing w:after="0" w:line="480" w:lineRule="auto"/>
        <w:jc w:val="both"/>
        <w:rPr>
          <w:del w:id="67"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68" w:author="Parks, Robbie M" w:date="2018-12-04T17:07:00Z">
        <w:r w:rsidR="008A7F0C">
          <w:rPr>
            <w:rFonts w:ascii="Times New Roman" w:hAnsi="Times New Roman"/>
            <w:color w:val="000000" w:themeColor="text1"/>
            <w:sz w:val="24"/>
            <w:szCs w:val="24"/>
          </w:rPr>
          <w:t xml:space="preserve">absolute </w:t>
        </w:r>
      </w:ins>
      <w:del w:id="69" w:author="Parks, Robbie M" w:date="2018-12-04T16:22:00Z">
        <w:r w:rsidR="00202B92" w:rsidDel="0049084A">
          <w:rPr>
            <w:rFonts w:ascii="Times New Roman" w:hAnsi="Times New Roman"/>
            <w:color w:val="000000" w:themeColor="text1"/>
            <w:sz w:val="24"/>
            <w:szCs w:val="24"/>
          </w:rPr>
          <w:delText>[[[</w:delText>
        </w:r>
        <w:commentRangeStart w:id="70"/>
        <w:commentRangeStart w:id="71"/>
        <w:r w:rsidR="00202B92" w:rsidDel="0049084A">
          <w:rPr>
            <w:rFonts w:ascii="Times New Roman" w:hAnsi="Times New Roman"/>
            <w:color w:val="000000" w:themeColor="text1"/>
            <w:sz w:val="24"/>
            <w:szCs w:val="24"/>
          </w:rPr>
          <w:delText>or monthly</w:delText>
        </w:r>
        <w:commentRangeEnd w:id="70"/>
        <w:r w:rsidR="00202B92" w:rsidDel="0049084A">
          <w:rPr>
            <w:rStyle w:val="CommentReference"/>
            <w:rFonts w:asciiTheme="minorHAnsi" w:eastAsiaTheme="minorHAnsi" w:hAnsiTheme="minorHAnsi" w:cstheme="minorBidi"/>
          </w:rPr>
          <w:commentReference w:id="70"/>
        </w:r>
        <w:commentRangeEnd w:id="71"/>
        <w:r w:rsidR="003060A1" w:rsidDel="0049084A">
          <w:rPr>
            <w:rStyle w:val="CommentReference"/>
            <w:rFonts w:asciiTheme="minorHAnsi" w:eastAsiaTheme="minorHAnsi" w:hAnsiTheme="minorHAnsi" w:cstheme="minorBidi"/>
          </w:rPr>
          <w:commentReference w:id="71"/>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2" w:author="Parks, Robbie M" w:date="2018-12-04T17:32:00Z">
        <w:r w:rsidR="00BF23B1">
          <w:rPr>
            <w:rFonts w:ascii="Times New Roman" w:hAnsi="Times New Roman"/>
            <w:color w:val="000000" w:themeColor="text1"/>
            <w:sz w:val="24"/>
            <w:szCs w:val="24"/>
          </w:rPr>
          <w:t>,</w:t>
        </w:r>
      </w:ins>
      <w:del w:id="73"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4" w:author="Parks, Robbie M" w:date="2018-12-04T17:32:00Z">
        <w:r w:rsidR="00BF23B1">
          <w:rPr>
            <w:rFonts w:ascii="Times New Roman" w:hAnsi="Times New Roman"/>
            <w:color w:val="000000" w:themeColor="text1"/>
            <w:sz w:val="24"/>
            <w:szCs w:val="24"/>
          </w:rPr>
          <w:t xml:space="preserve"> with few exceptions.</w:t>
        </w:r>
      </w:ins>
      <w:ins w:id="75"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76"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77" w:author="Parks, Robbie M" w:date="2018-12-04T16:22:00Z">
        <w:r w:rsidR="00636E70" w:rsidRPr="002F6AD2" w:rsidDel="0049084A">
          <w:rPr>
            <w:rFonts w:ascii="Times New Roman" w:hAnsi="Times New Roman"/>
            <w:color w:val="000000" w:themeColor="text1"/>
            <w:sz w:val="24"/>
            <w:szCs w:val="24"/>
            <w:rPrChange w:id="78"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79"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80"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1"/>
        <w:commentRangeStart w:id="82"/>
        <w:r w:rsidR="002B11C6" w:rsidRPr="002F6AD2" w:rsidDel="0049084A">
          <w:rPr>
            <w:rFonts w:ascii="Times New Roman" w:hAnsi="Times New Roman"/>
            <w:color w:val="000000" w:themeColor="text1"/>
            <w:sz w:val="24"/>
            <w:szCs w:val="24"/>
            <w:rPrChange w:id="83" w:author="Parks, Robbie M" w:date="2018-12-04T10:58:00Z">
              <w:rPr>
                <w:rFonts w:ascii="Times New Roman" w:hAnsi="Times New Roman"/>
                <w:color w:val="000000" w:themeColor="text1"/>
                <w:sz w:val="24"/>
                <w:szCs w:val="24"/>
                <w:highlight w:val="yellow"/>
              </w:rPr>
            </w:rPrChange>
          </w:rPr>
          <w:delText>XX, YY and ZZ</w:delText>
        </w:r>
        <w:commentRangeEnd w:id="81"/>
        <w:r w:rsidR="002B11C6" w:rsidRPr="002F6AD2" w:rsidDel="0049084A">
          <w:rPr>
            <w:rStyle w:val="CommentReference"/>
            <w:rFonts w:asciiTheme="minorHAnsi" w:eastAsiaTheme="minorHAnsi" w:hAnsiTheme="minorHAnsi" w:cstheme="minorBidi"/>
            <w:rPrChange w:id="84" w:author="Parks, Robbie M" w:date="2018-12-04T10:58:00Z">
              <w:rPr>
                <w:rStyle w:val="CommentReference"/>
                <w:rFonts w:asciiTheme="minorHAnsi" w:eastAsiaTheme="minorHAnsi" w:hAnsiTheme="minorHAnsi" w:cstheme="minorBidi"/>
                <w:highlight w:val="yellow"/>
              </w:rPr>
            </w:rPrChange>
          </w:rPr>
          <w:commentReference w:id="81"/>
        </w:r>
        <w:commentRangeEnd w:id="82"/>
        <w:r w:rsidR="00EE18E4" w:rsidRPr="002F6AD2" w:rsidDel="0049084A">
          <w:rPr>
            <w:rStyle w:val="CommentReference"/>
            <w:rFonts w:asciiTheme="minorHAnsi" w:eastAsiaTheme="minorHAnsi" w:hAnsiTheme="minorHAnsi" w:cstheme="minorBidi"/>
            <w:rPrChange w:id="85" w:author="Parks, Robbie M" w:date="2018-12-04T10:58:00Z">
              <w:rPr>
                <w:rStyle w:val="CommentReference"/>
                <w:rFonts w:asciiTheme="minorHAnsi" w:eastAsiaTheme="minorHAnsi" w:hAnsiTheme="minorHAnsi" w:cstheme="minorBidi"/>
                <w:highlight w:val="yellow"/>
              </w:rPr>
            </w:rPrChange>
          </w:rPr>
          <w:commentReference w:id="82"/>
        </w:r>
        <w:r w:rsidR="002B11C6" w:rsidDel="0049084A">
          <w:rPr>
            <w:rFonts w:ascii="Times New Roman" w:hAnsi="Times New Roman"/>
            <w:color w:val="000000" w:themeColor="text1"/>
            <w:sz w:val="24"/>
            <w:szCs w:val="24"/>
          </w:rPr>
          <w:delText xml:space="preserve">. </w:delText>
        </w:r>
      </w:del>
      <w:r w:rsidR="00DA2982">
        <w:rPr>
          <w:rFonts w:ascii="Times New Roman" w:hAnsi="Times New Roman"/>
          <w:color w:val="000000" w:themeColor="text1"/>
          <w:sz w:val="24"/>
          <w:szCs w:val="24"/>
        </w:rPr>
        <w:t>Risk assessments using</w:t>
      </w:r>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86" w:author="Parks, Robbie M" w:date="2018-12-04T17:49:00Z">
        <w:r w:rsidR="00F37C29">
          <w:rPr>
            <w:rFonts w:ascii="Times New Roman" w:hAnsi="Times New Roman"/>
            <w:color w:val="000000" w:themeColor="text1"/>
            <w:sz w:val="24"/>
            <w:szCs w:val="24"/>
          </w:rPr>
          <w:t xml:space="preserve"> </w:t>
        </w:r>
      </w:ins>
      <w:del w:id="87"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88"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89"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observations of temperature and health </w:t>
      </w:r>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r w:rsidR="0040214F">
        <w:rPr>
          <w:rFonts w:ascii="Times New Roman" w:hAnsi="Times New Roman"/>
          <w:color w:val="000000" w:themeColor="text1"/>
          <w:sz w:val="24"/>
          <w:szCs w:val="24"/>
        </w:rPr>
        <w:t xml:space="preserve">short-term </w:t>
      </w:r>
      <w:r w:rsidR="002B11C6" w:rsidRPr="002B11C6">
        <w:rPr>
          <w:rFonts w:ascii="Times New Roman" w:hAnsi="Times New Roman"/>
          <w:color w:val="000000" w:themeColor="text1"/>
          <w:sz w:val="24"/>
          <w:szCs w:val="24"/>
        </w:rPr>
        <w:t>deviations of weather</w:t>
      </w:r>
      <w:r w:rsidR="002C201D">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from its long-term norm </w:t>
      </w:r>
      <w:r w:rsidR="0040214F">
        <w:rPr>
          <w:rFonts w:ascii="Times New Roman" w:hAnsi="Times New Roman"/>
          <w:color w:val="000000" w:themeColor="text1"/>
          <w:sz w:val="24"/>
          <w:szCs w:val="24"/>
        </w:rPr>
        <w:t xml:space="preserve">may </w:t>
      </w:r>
      <w:r w:rsidR="002B11C6" w:rsidRPr="002B11C6">
        <w:rPr>
          <w:rFonts w:ascii="Times New Roman" w:hAnsi="Times New Roman"/>
          <w:color w:val="000000" w:themeColor="text1"/>
          <w:sz w:val="24"/>
          <w:szCs w:val="24"/>
        </w:rPr>
        <w:t xml:space="preserve">impact population health. </w:t>
      </w:r>
      <w:moveFromRangeStart w:id="90" w:author="Parks, Robbie M" w:date="2018-12-05T11:52:00Z" w:name="move531709796"/>
      <w:moveFrom w:id="91"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90"/>
    </w:p>
    <w:p w14:paraId="79B2707C" w14:textId="77777777" w:rsidR="002B11C6" w:rsidRPr="00636C9B" w:rsidDel="0090673B" w:rsidRDefault="002B11C6" w:rsidP="002B11C6">
      <w:pPr>
        <w:spacing w:after="0" w:line="480" w:lineRule="auto"/>
        <w:jc w:val="both"/>
        <w:rPr>
          <w:del w:id="92" w:author="Parks, Robbie M" w:date="2018-12-04T18:01:00Z"/>
          <w:rFonts w:ascii="Times New Roman" w:hAnsi="Times New Roman"/>
          <w:color w:val="000000" w:themeColor="text1"/>
          <w:sz w:val="24"/>
          <w:szCs w:val="24"/>
        </w:rPr>
      </w:pPr>
    </w:p>
    <w:p w14:paraId="59E5EACC" w14:textId="24FC746C" w:rsidR="00252CB9" w:rsidRDefault="001810A3" w:rsidP="00252CB9">
      <w:pPr>
        <w:spacing w:after="0" w:line="480" w:lineRule="auto"/>
        <w:jc w:val="both"/>
        <w:rPr>
          <w:ins w:id="93"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94" w:author="Parks, Robbie M" w:date="2018-12-04T17:53:00Z">
        <w:r w:rsidRPr="00E5452D" w:rsidDel="00FB42D4">
          <w:rPr>
            <w:rFonts w:ascii="Times New Roman" w:hAnsi="Times New Roman"/>
            <w:color w:val="000000" w:themeColor="text1"/>
            <w:sz w:val="24"/>
            <w:szCs w:val="24"/>
            <w:highlight w:val="yellow"/>
            <w:rPrChange w:id="95"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96"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97"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r w:rsidR="008A69BB">
        <w:rPr>
          <w:rFonts w:ascii="Times New Roman" w:hAnsi="Times New Roman"/>
          <w:color w:val="000000" w:themeColor="text1"/>
          <w:sz w:val="24"/>
          <w:szCs w:val="24"/>
        </w:rPr>
        <w:t>that accounts for this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98"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99" w:author="Parks, Robbie M" w:date="2018-12-05T11:52:00Z"/>
          <w:rFonts w:ascii="Times New Roman" w:hAnsi="Times New Roman"/>
          <w:color w:val="000000" w:themeColor="text1"/>
          <w:sz w:val="24"/>
          <w:szCs w:val="24"/>
        </w:rPr>
      </w:pPr>
    </w:p>
    <w:p w14:paraId="20612A69" w14:textId="0FFB0C91" w:rsidR="00F713D6" w:rsidDel="00EC109B" w:rsidRDefault="00D577E1" w:rsidP="006C11D1">
      <w:pPr>
        <w:spacing w:after="0" w:line="480" w:lineRule="auto"/>
        <w:jc w:val="both"/>
        <w:outlineLvl w:val="0"/>
        <w:rPr>
          <w:del w:id="100" w:author="Parks, Robbie M" w:date="2018-12-05T11:23:00Z"/>
          <w:rFonts w:ascii="Times New Roman" w:hAnsi="Times New Roman"/>
          <w:color w:val="000000" w:themeColor="text1"/>
          <w:sz w:val="24"/>
          <w:szCs w:val="24"/>
        </w:rPr>
      </w:pPr>
      <w:ins w:id="101" w:author="Parks, Robbie M" w:date="2018-12-05T13:01:00Z">
        <w:r w:rsidRPr="00636C9B">
          <w:rPr>
            <w:rFonts w:ascii="Times New Roman" w:hAnsi="Times New Roman"/>
            <w:color w:val="000000" w:themeColor="text1"/>
            <w:sz w:val="24"/>
            <w:szCs w:val="24"/>
          </w:rPr>
          <w:t xml:space="preserve">Injuries accounted for </w:t>
        </w:r>
      </w:ins>
      <w:ins w:id="102" w:author="Parks, Robbie M" w:date="2018-12-05T17:43:00Z">
        <w:r w:rsidR="00AF4729">
          <w:rPr>
            <w:rFonts w:ascii="Times New Roman" w:hAnsi="Times New Roman"/>
            <w:color w:val="000000" w:themeColor="text1"/>
            <w:sz w:val="24"/>
            <w:szCs w:val="24"/>
          </w:rPr>
          <w:t>10.7</w:t>
        </w:r>
      </w:ins>
      <w:ins w:id="103"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4" w:author="Parks, Robbie M" w:date="2018-12-05T17:44:00Z">
        <w:r w:rsidR="001B2D1F">
          <w:rPr>
            <w:rFonts w:ascii="Times New Roman" w:hAnsi="Times New Roman"/>
            <w:color w:val="000000" w:themeColor="text1"/>
            <w:sz w:val="24"/>
            <w:szCs w:val="24"/>
          </w:rPr>
          <w:t>4.7%</w:t>
        </w:r>
      </w:ins>
      <w:ins w:id="105"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06" w:author="Parks, Robbie M" w:date="2018-12-05T17:45:00Z">
        <w:r w:rsidR="00DF7329">
          <w:rPr>
            <w:rFonts w:ascii="Times New Roman" w:hAnsi="Times New Roman"/>
            <w:color w:val="000000" w:themeColor="text1"/>
            <w:sz w:val="24"/>
            <w:szCs w:val="24"/>
          </w:rPr>
          <w:t>9.6</w:t>
        </w:r>
      </w:ins>
      <w:ins w:id="107"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8" w:author="Parks, Robbie M" w:date="2018-12-05T17:45:00Z">
        <w:r w:rsidR="005A27A6">
          <w:rPr>
            <w:rFonts w:ascii="Times New Roman" w:hAnsi="Times New Roman"/>
            <w:color w:val="000000" w:themeColor="text1"/>
            <w:sz w:val="24"/>
            <w:szCs w:val="24"/>
          </w:rPr>
          <w:t>4.9</w:t>
        </w:r>
      </w:ins>
      <w:ins w:id="109"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10" w:author="Parks, Robbie M" w:date="2018-12-05T14:38:00Z">
        <w:r w:rsidR="00532208">
          <w:rPr>
            <w:rFonts w:ascii="Times New Roman" w:hAnsi="Times New Roman"/>
            <w:color w:val="000000" w:themeColor="text1"/>
            <w:sz w:val="24"/>
            <w:szCs w:val="24"/>
          </w:rPr>
          <w:t>The</w:t>
        </w:r>
      </w:ins>
      <w:ins w:id="111" w:author="Parks, Robbie M" w:date="2018-12-05T15:58:00Z">
        <w:r w:rsidR="00A81E2A">
          <w:rPr>
            <w:rFonts w:ascii="Times New Roman" w:hAnsi="Times New Roman"/>
            <w:color w:val="000000" w:themeColor="text1"/>
            <w:sz w:val="24"/>
            <w:szCs w:val="24"/>
          </w:rPr>
          <w:t xml:space="preserve"> age groups with the</w:t>
        </w:r>
      </w:ins>
      <w:ins w:id="112" w:author="Parks, Robbie M" w:date="2018-12-05T14:38:00Z">
        <w:r w:rsidR="00532208">
          <w:rPr>
            <w:rFonts w:ascii="Times New Roman" w:hAnsi="Times New Roman"/>
            <w:color w:val="000000" w:themeColor="text1"/>
            <w:sz w:val="24"/>
            <w:szCs w:val="24"/>
          </w:rPr>
          <w:t xml:space="preserve"> highest number of total injury deaths </w:t>
        </w:r>
      </w:ins>
      <w:ins w:id="113"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y</w:t>
        </w:r>
      </w:ins>
      <w:ins w:id="114" w:author="Parks, Robbie M" w:date="2018-12-07T13:31:00Z">
        <w:r w:rsidR="00DB07D3">
          <w:rPr>
            <w:rFonts w:ascii="Times New Roman" w:hAnsi="Times New Roman"/>
            <w:color w:val="000000" w:themeColor="text1"/>
            <w:sz w:val="24"/>
            <w:szCs w:val="24"/>
          </w:rPr>
          <w:t xml:space="preserve"> (1980-2016)</w:t>
        </w:r>
      </w:ins>
      <w:ins w:id="115" w:author="Parks, Robbie M" w:date="2018-12-05T15:55:00Z">
        <w:r w:rsidR="0033532E">
          <w:rPr>
            <w:rFonts w:ascii="Times New Roman" w:hAnsi="Times New Roman"/>
            <w:color w:val="000000" w:themeColor="text1"/>
            <w:sz w:val="24"/>
            <w:szCs w:val="24"/>
          </w:rPr>
          <w:t xml:space="preserve"> </w:t>
        </w:r>
      </w:ins>
      <w:ins w:id="116" w:author="Parks, Robbie M" w:date="2018-12-05T14:38:00Z">
        <w:r w:rsidR="00532208">
          <w:rPr>
            <w:rFonts w:ascii="Times New Roman" w:hAnsi="Times New Roman"/>
            <w:color w:val="000000" w:themeColor="text1"/>
            <w:sz w:val="24"/>
            <w:szCs w:val="24"/>
          </w:rPr>
          <w:t xml:space="preserve">was in </w:t>
        </w:r>
      </w:ins>
      <w:ins w:id="117" w:author="Parks, Robbie M" w:date="2018-12-05T15:54:00Z">
        <w:r w:rsidR="00A572CE">
          <w:rPr>
            <w:rFonts w:ascii="Times New Roman" w:hAnsi="Times New Roman"/>
            <w:color w:val="000000" w:themeColor="text1"/>
            <w:sz w:val="24"/>
            <w:szCs w:val="24"/>
          </w:rPr>
          <w:t>15-24</w:t>
        </w:r>
      </w:ins>
      <w:ins w:id="118" w:author="Parks, Robbie M" w:date="2018-12-05T14:38:00Z">
        <w:r w:rsidR="00532208">
          <w:rPr>
            <w:rFonts w:ascii="Times New Roman" w:hAnsi="Times New Roman"/>
            <w:color w:val="000000" w:themeColor="text1"/>
            <w:sz w:val="24"/>
            <w:szCs w:val="24"/>
          </w:rPr>
          <w:t xml:space="preserve"> years </w:t>
        </w:r>
      </w:ins>
      <w:ins w:id="119" w:author="Parks, Robbie M" w:date="2018-12-05T15:54:00Z">
        <w:r w:rsidR="0033532E">
          <w:rPr>
            <w:rFonts w:ascii="Times New Roman" w:hAnsi="Times New Roman"/>
            <w:sz w:val="24"/>
            <w:szCs w:val="24"/>
          </w:rPr>
          <w:t>(684,051</w:t>
        </w:r>
      </w:ins>
      <w:ins w:id="120" w:author="Parks, Robbie M" w:date="2018-12-05T16:01:00Z">
        <w:r w:rsidR="00A9251F">
          <w:rPr>
            <w:rFonts w:ascii="Times New Roman" w:hAnsi="Times New Roman"/>
            <w:sz w:val="24"/>
            <w:szCs w:val="24"/>
          </w:rPr>
          <w:t xml:space="preserve"> deaths</w:t>
        </w:r>
      </w:ins>
      <w:ins w:id="121" w:author="Parks, Robbie M" w:date="2018-12-05T15:54:00Z">
        <w:r w:rsidR="0033532E">
          <w:rPr>
            <w:rFonts w:ascii="Times New Roman" w:hAnsi="Times New Roman"/>
            <w:sz w:val="24"/>
            <w:szCs w:val="24"/>
          </w:rPr>
          <w:t xml:space="preserve">) </w:t>
        </w:r>
      </w:ins>
      <w:ins w:id="122" w:author="Parks, Robbie M" w:date="2018-12-05T15:55:00Z">
        <w:r w:rsidR="00C17168">
          <w:rPr>
            <w:rFonts w:ascii="Times New Roman" w:hAnsi="Times New Roman"/>
            <w:sz w:val="24"/>
            <w:szCs w:val="24"/>
          </w:rPr>
          <w:t xml:space="preserve">for males </w:t>
        </w:r>
      </w:ins>
      <w:ins w:id="123" w:author="Parks, Robbie M" w:date="2018-12-05T14:38:00Z">
        <w:r w:rsidR="00532208">
          <w:rPr>
            <w:rFonts w:ascii="Times New Roman" w:hAnsi="Times New Roman"/>
            <w:color w:val="000000" w:themeColor="text1"/>
            <w:sz w:val="24"/>
            <w:szCs w:val="24"/>
          </w:rPr>
          <w:t xml:space="preserve">and </w:t>
        </w:r>
      </w:ins>
      <w:ins w:id="124" w:author="Parks, Robbie M" w:date="2018-12-05T15:54:00Z">
        <w:r w:rsidR="00A572CE">
          <w:rPr>
            <w:rFonts w:ascii="Times New Roman" w:hAnsi="Times New Roman"/>
            <w:color w:val="000000" w:themeColor="text1"/>
            <w:sz w:val="24"/>
            <w:szCs w:val="24"/>
          </w:rPr>
          <w:t>85+</w:t>
        </w:r>
      </w:ins>
      <w:ins w:id="125" w:author="Parks, Robbie M" w:date="2018-12-05T14:38:00Z">
        <w:r w:rsidR="00532208">
          <w:rPr>
            <w:rFonts w:ascii="Times New Roman" w:hAnsi="Times New Roman"/>
            <w:color w:val="000000" w:themeColor="text1"/>
            <w:sz w:val="24"/>
            <w:szCs w:val="24"/>
          </w:rPr>
          <w:t xml:space="preserve"> years </w:t>
        </w:r>
      </w:ins>
      <w:ins w:id="126"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27" w:author="Parks, Robbie M" w:date="2018-12-05T16:01:00Z">
        <w:r w:rsidR="00A9251F">
          <w:rPr>
            <w:rFonts w:ascii="Times New Roman" w:hAnsi="Times New Roman"/>
            <w:sz w:val="24"/>
            <w:szCs w:val="24"/>
          </w:rPr>
          <w:t xml:space="preserve"> deaths</w:t>
        </w:r>
      </w:ins>
      <w:ins w:id="128" w:author="Parks, Robbie M" w:date="2018-12-05T15:55:00Z">
        <w:r w:rsidR="00C17168">
          <w:rPr>
            <w:rFonts w:ascii="Times New Roman" w:hAnsi="Times New Roman"/>
            <w:sz w:val="24"/>
            <w:szCs w:val="24"/>
          </w:rPr>
          <w:t xml:space="preserve">) </w:t>
        </w:r>
      </w:ins>
      <w:ins w:id="129"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30"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31" w:author="Parks, Robbie M" w:date="2018-12-05T11:39:00Z"/>
          <w:rFonts w:ascii="Times New Roman" w:hAnsi="Times New Roman"/>
          <w:b/>
          <w:color w:val="000000" w:themeColor="text1"/>
          <w:sz w:val="24"/>
          <w:szCs w:val="24"/>
        </w:rPr>
      </w:pPr>
      <w:commentRangeStart w:id="132"/>
      <w:del w:id="133" w:author="Parks, Robbie M" w:date="2018-12-05T11:39:00Z">
        <w:r w:rsidRPr="00636C9B" w:rsidDel="00FA3851">
          <w:rPr>
            <w:rFonts w:ascii="Times New Roman" w:hAnsi="Times New Roman"/>
            <w:b/>
            <w:color w:val="000000" w:themeColor="text1"/>
            <w:sz w:val="24"/>
            <w:szCs w:val="24"/>
          </w:rPr>
          <w:delText>Methods</w:delText>
        </w:r>
        <w:commentRangeEnd w:id="132"/>
        <w:r w:rsidR="0065185D" w:rsidDel="00FA3851">
          <w:rPr>
            <w:rStyle w:val="CommentReference"/>
            <w:rFonts w:asciiTheme="minorHAnsi" w:eastAsiaTheme="minorHAnsi" w:hAnsiTheme="minorHAnsi" w:cstheme="minorBidi"/>
          </w:rPr>
          <w:commentReference w:id="132"/>
        </w:r>
      </w:del>
    </w:p>
    <w:p w14:paraId="317B337D" w14:textId="781E883C" w:rsidR="00E65B73" w:rsidRPr="00636C9B" w:rsidDel="00FA3851" w:rsidRDefault="00E65B73" w:rsidP="005B39FC">
      <w:pPr>
        <w:spacing w:after="0" w:line="480" w:lineRule="auto"/>
        <w:jc w:val="both"/>
        <w:rPr>
          <w:del w:id="134" w:author="Parks, Robbie M" w:date="2018-12-05T11:39:00Z"/>
          <w:rFonts w:ascii="Times New Roman" w:hAnsi="Times New Roman"/>
          <w:i/>
          <w:color w:val="000000" w:themeColor="text1"/>
          <w:sz w:val="24"/>
          <w:szCs w:val="24"/>
        </w:rPr>
      </w:pPr>
      <w:del w:id="135"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36" w:author="Ezzati, Majid" w:date="2018-11-30T12:34:00Z"/>
          <w:del w:id="137" w:author="Parks, Robbie M" w:date="2018-12-05T11:39:00Z"/>
          <w:rFonts w:ascii="Times New Roman" w:hAnsi="Times New Roman"/>
          <w:color w:val="000000" w:themeColor="text1"/>
          <w:sz w:val="24"/>
          <w:szCs w:val="24"/>
        </w:rPr>
      </w:pPr>
      <w:del w:id="138"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39" w:author="Parks, Robbie M" w:date="2018-12-05T11:21:00Z">
        <w:r w:rsidR="002B11C6" w:rsidDel="004334ED">
          <w:rPr>
            <w:rFonts w:ascii="Times New Roman" w:hAnsi="Times New Roman"/>
            <w:color w:val="000000" w:themeColor="text1"/>
            <w:sz w:val="24"/>
            <w:szCs w:val="24"/>
          </w:rPr>
          <w:delText xml:space="preserve">temperatures </w:delText>
        </w:r>
      </w:del>
      <w:del w:id="140"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41"/>
      <w:commentRangeStart w:id="142"/>
      <w:del w:id="143" w:author="Parks, Robbie M" w:date="2018-12-05T11:24:00Z">
        <w:r w:rsidR="002B11C6" w:rsidDel="00494CB7">
          <w:rPr>
            <w:rFonts w:ascii="Times New Roman" w:hAnsi="Times New Roman"/>
            <w:color w:val="000000" w:themeColor="text1"/>
            <w:sz w:val="24"/>
            <w:szCs w:val="24"/>
          </w:rPr>
          <w:delText>, referred to as anomaly hereafter</w:delText>
        </w:r>
        <w:commentRangeEnd w:id="141"/>
        <w:r w:rsidR="002B11C6" w:rsidDel="00494CB7">
          <w:rPr>
            <w:rStyle w:val="CommentReference"/>
            <w:rFonts w:asciiTheme="minorHAnsi" w:eastAsiaTheme="minorHAnsi" w:hAnsiTheme="minorHAnsi" w:cstheme="minorBidi"/>
          </w:rPr>
          <w:commentReference w:id="141"/>
        </w:r>
        <w:commentRangeEnd w:id="142"/>
        <w:r w:rsidR="00AF6B82" w:rsidDel="00494CB7">
          <w:rPr>
            <w:rStyle w:val="CommentReference"/>
            <w:rFonts w:asciiTheme="minorHAnsi" w:eastAsiaTheme="minorHAnsi" w:hAnsiTheme="minorHAnsi" w:cstheme="minorBidi"/>
          </w:rPr>
          <w:commentReference w:id="142"/>
        </w:r>
      </w:del>
      <w:del w:id="144" w:author="Parks, Robbie M" w:date="2018-12-05T11:39:00Z">
        <w:r w:rsidR="00A17E43" w:rsidDel="00FA3851">
          <w:rPr>
            <w:rFonts w:ascii="Times New Roman" w:hAnsi="Times New Roman"/>
            <w:color w:val="000000" w:themeColor="text1"/>
            <w:sz w:val="24"/>
            <w:szCs w:val="24"/>
          </w:rPr>
          <w:delText xml:space="preserve">. </w:delText>
        </w:r>
      </w:del>
      <w:del w:id="145"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46"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47"/>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47"/>
        <w:r w:rsidR="00083BC4" w:rsidDel="00EB5301">
          <w:rPr>
            <w:rStyle w:val="CommentReference"/>
            <w:rFonts w:asciiTheme="minorHAnsi" w:eastAsiaTheme="minorHAnsi" w:hAnsiTheme="minorHAnsi" w:cstheme="minorBidi"/>
          </w:rPr>
          <w:commentReference w:id="147"/>
        </w:r>
      </w:del>
      <w:ins w:id="148" w:author="Ezzati, Majid" w:date="2018-11-30T12:30:00Z">
        <w:del w:id="149" w:author="Parks, Robbie M" w:date="2018-12-05T11:18:00Z">
          <w:r w:rsidR="00083BC4" w:rsidDel="00EB5301">
            <w:rPr>
              <w:rFonts w:ascii="Times New Roman" w:hAnsi="Times New Roman"/>
              <w:color w:val="000000" w:themeColor="text1"/>
              <w:sz w:val="24"/>
              <w:szCs w:val="24"/>
            </w:rPr>
            <w:delText xml:space="preserve"> </w:delText>
          </w:r>
        </w:del>
        <w:del w:id="150" w:author="Parks, Robbie M" w:date="2018-12-05T11:39:00Z">
          <w:r w:rsidR="00083BC4" w:rsidDel="00FA3851">
            <w:rPr>
              <w:rFonts w:ascii="Times New Roman" w:hAnsi="Times New Roman"/>
              <w:color w:val="000000" w:themeColor="text1"/>
              <w:sz w:val="24"/>
              <w:szCs w:val="24"/>
            </w:rPr>
            <w:delText xml:space="preserve">To achieve this aim, </w:delText>
          </w:r>
        </w:del>
      </w:ins>
      <w:del w:id="151" w:author="Parks, Robbie M" w:date="2018-12-05T11:39:00Z">
        <w:r w:rsidR="00FF5B78" w:rsidDel="00FA3851">
          <w:rPr>
            <w:rFonts w:ascii="Times New Roman" w:hAnsi="Times New Roman"/>
            <w:color w:val="000000" w:themeColor="text1"/>
            <w:sz w:val="24"/>
            <w:szCs w:val="24"/>
          </w:rPr>
          <w:delText>W</w:delText>
        </w:r>
      </w:del>
      <w:ins w:id="152" w:author="Ezzati, Majid" w:date="2018-11-30T12:30:00Z">
        <w:del w:id="153" w:author="Parks, Robbie M" w:date="2018-12-05T11:39:00Z">
          <w:r w:rsidR="00083BC4" w:rsidDel="00FA3851">
            <w:rPr>
              <w:rFonts w:ascii="Times New Roman" w:hAnsi="Times New Roman"/>
              <w:color w:val="000000" w:themeColor="text1"/>
              <w:sz w:val="24"/>
              <w:szCs w:val="24"/>
            </w:rPr>
            <w:delText>w</w:delText>
          </w:r>
        </w:del>
      </w:ins>
      <w:del w:id="154" w:author="Parks, Robbie M" w:date="2018-12-05T11:39:00Z">
        <w:r w:rsidR="003C52FC" w:rsidDel="00FA3851">
          <w:rPr>
            <w:rFonts w:ascii="Times New Roman" w:hAnsi="Times New Roman"/>
            <w:color w:val="000000" w:themeColor="text1"/>
            <w:sz w:val="24"/>
            <w:szCs w:val="24"/>
          </w:rPr>
          <w:delText xml:space="preserve">e first defined a </w:delText>
        </w:r>
      </w:del>
      <w:ins w:id="155" w:author="Ezzati, Majid" w:date="2018-11-30T12:31:00Z">
        <w:del w:id="156" w:author="Parks, Robbie M" w:date="2018-12-05T11:39:00Z">
          <w:r w:rsidR="00083BC4" w:rsidDel="00FA3851">
            <w:rPr>
              <w:rFonts w:ascii="Times New Roman" w:hAnsi="Times New Roman"/>
              <w:color w:val="000000" w:themeColor="text1"/>
              <w:sz w:val="24"/>
              <w:szCs w:val="24"/>
            </w:rPr>
            <w:delText xml:space="preserve">measure of </w:delText>
          </w:r>
        </w:del>
      </w:ins>
      <w:del w:id="157" w:author="Parks, Robbie M" w:date="2018-12-05T11:39:00Z">
        <w:r w:rsidR="003C52FC" w:rsidDel="00FA3851">
          <w:rPr>
            <w:rFonts w:ascii="Times New Roman" w:hAnsi="Times New Roman"/>
            <w:color w:val="000000" w:themeColor="text1"/>
            <w:sz w:val="24"/>
            <w:szCs w:val="24"/>
          </w:rPr>
          <w:delText xml:space="preserve">state-month </w:delText>
        </w:r>
      </w:del>
      <w:del w:id="158" w:author="Parks, Robbie M" w:date="2018-12-05T11:21:00Z">
        <w:r w:rsidR="003C52FC" w:rsidDel="004B4687">
          <w:rPr>
            <w:rFonts w:ascii="Times New Roman" w:hAnsi="Times New Roman"/>
            <w:color w:val="000000" w:themeColor="text1"/>
            <w:sz w:val="24"/>
            <w:szCs w:val="24"/>
          </w:rPr>
          <w:delText xml:space="preserve">temperature </w:delText>
        </w:r>
      </w:del>
      <w:del w:id="159" w:author="Parks, Robbie M" w:date="2018-12-05T11:39:00Z">
        <w:r w:rsidR="003C52FC" w:rsidDel="00FA3851">
          <w:rPr>
            <w:rFonts w:ascii="Times New Roman" w:hAnsi="Times New Roman"/>
            <w:color w:val="000000" w:themeColor="text1"/>
            <w:sz w:val="24"/>
            <w:szCs w:val="24"/>
          </w:rPr>
          <w:delText>anomaly</w:delText>
        </w:r>
      </w:del>
      <w:ins w:id="160" w:author="Ezzati, Majid" w:date="2018-11-30T12:31:00Z">
        <w:del w:id="161"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62"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63" w:author="Ezzati, Majid" w:date="2018-11-30T12:31:00Z">
        <w:del w:id="164"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65" w:author="Ezzati, Majid" w:date="2018-11-30T12:32:00Z">
        <w:del w:id="166" w:author="Parks, Robbie M" w:date="2018-12-05T11:39:00Z">
          <w:r w:rsidR="00083BC4" w:rsidDel="00FA3851">
            <w:rPr>
              <w:rFonts w:ascii="Times New Roman" w:eastAsiaTheme="minorHAnsi" w:hAnsi="Times New Roman"/>
              <w:sz w:val="24"/>
              <w:szCs w:val="24"/>
              <w:lang w:eastAsia="en-GB"/>
            </w:rPr>
            <w:delText xml:space="preserve"> (Figure 1)</w:delText>
          </w:r>
        </w:del>
      </w:ins>
      <w:del w:id="167" w:author="Parks, Robbie M" w:date="2018-12-04T18:07:00Z">
        <w:r w:rsidR="003C52FC" w:rsidDel="00DB6D54">
          <w:rPr>
            <w:rFonts w:ascii="Times New Roman" w:hAnsi="Times New Roman"/>
            <w:color w:val="000000" w:themeColor="text1"/>
            <w:sz w:val="24"/>
            <w:szCs w:val="24"/>
          </w:rPr>
          <w:delText>.</w:delText>
        </w:r>
      </w:del>
      <w:ins w:id="168" w:author="Ezzati, Majid" w:date="2018-11-30T12:32:00Z">
        <w:del w:id="169" w:author="Parks, Robbie M" w:date="2018-12-04T18:07:00Z">
          <w:r w:rsidR="00083BC4" w:rsidDel="00DB6D54">
            <w:rPr>
              <w:rFonts w:ascii="Times New Roman" w:hAnsi="Times New Roman"/>
              <w:color w:val="000000" w:themeColor="text1"/>
              <w:sz w:val="24"/>
              <w:szCs w:val="24"/>
            </w:rPr>
            <w:delText xml:space="preserve"> </w:delText>
          </w:r>
        </w:del>
      </w:ins>
      <w:del w:id="170" w:author="Parks, Robbie M" w:date="2018-12-04T18:07:00Z">
        <w:r w:rsidR="003C52FC" w:rsidDel="00DB6D54">
          <w:rPr>
            <w:rFonts w:ascii="Times New Roman" w:hAnsi="Times New Roman"/>
            <w:color w:val="000000" w:themeColor="text1"/>
            <w:sz w:val="24"/>
            <w:szCs w:val="24"/>
          </w:rPr>
          <w:delText xml:space="preserve"> </w:delText>
        </w:r>
      </w:del>
      <w:del w:id="171"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72"/>
      <w:commentRangeStart w:id="173"/>
      <w:ins w:id="174" w:author="Ezzati, Majid" w:date="2018-11-30T12:43:00Z">
        <w:del w:id="175" w:author="Parks, Robbie M" w:date="2018-12-05T11:39:00Z">
          <w:r w:rsidR="003D298F" w:rsidDel="00FA3851">
            <w:rPr>
              <w:rFonts w:ascii="Times New Roman" w:hAnsi="Times New Roman"/>
              <w:color w:val="000000" w:themeColor="text1"/>
              <w:sz w:val="24"/>
              <w:szCs w:val="24"/>
            </w:rPr>
            <w:delText>Because</w:delText>
          </w:r>
        </w:del>
      </w:ins>
      <w:ins w:id="176" w:author="Ezzati, Majid" w:date="2018-11-30T12:34:00Z">
        <w:del w:id="177" w:author="Parks, Robbie M" w:date="2018-12-05T11:39:00Z">
          <w:r w:rsidR="003D298F" w:rsidDel="00FA3851">
            <w:rPr>
              <w:rFonts w:ascii="Times New Roman" w:hAnsi="Times New Roman"/>
              <w:color w:val="000000" w:themeColor="text1"/>
              <w:sz w:val="24"/>
              <w:szCs w:val="24"/>
            </w:rPr>
            <w:delText xml:space="preserve"> </w:delText>
          </w:r>
        </w:del>
      </w:ins>
      <w:ins w:id="178" w:author="Ezzati, Majid" w:date="2018-11-30T12:43:00Z">
        <w:del w:id="179" w:author="Parks, Robbie M" w:date="2018-12-05T11:39:00Z">
          <w:r w:rsidR="003D298F" w:rsidDel="00FA3851">
            <w:rPr>
              <w:rFonts w:ascii="Times New Roman" w:hAnsi="Times New Roman"/>
              <w:color w:val="000000" w:themeColor="text1"/>
              <w:sz w:val="24"/>
              <w:szCs w:val="24"/>
            </w:rPr>
            <w:delText xml:space="preserve">this definition </w:delText>
          </w:r>
        </w:del>
        <w:del w:id="180" w:author="Parks, Robbie M" w:date="2018-12-05T11:24:00Z">
          <w:r w:rsidR="003D298F" w:rsidDel="006A10FA">
            <w:rPr>
              <w:rFonts w:ascii="Times New Roman" w:hAnsi="Times New Roman"/>
              <w:color w:val="000000" w:themeColor="text1"/>
              <w:sz w:val="24"/>
              <w:szCs w:val="24"/>
            </w:rPr>
            <w:delText xml:space="preserve">removes </w:delText>
          </w:r>
        </w:del>
        <w:del w:id="181" w:author="Parks, Robbie M" w:date="2018-12-05T11:39:00Z">
          <w:r w:rsidR="003D298F" w:rsidDel="00FA3851">
            <w:rPr>
              <w:rFonts w:ascii="Times New Roman" w:hAnsi="Times New Roman"/>
              <w:color w:val="000000" w:themeColor="text1"/>
              <w:sz w:val="24"/>
              <w:szCs w:val="24"/>
            </w:rPr>
            <w:delText>long-term</w:delText>
          </w:r>
        </w:del>
      </w:ins>
      <w:ins w:id="182" w:author="Ezzati, Majid" w:date="2018-11-30T12:44:00Z">
        <w:del w:id="183"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184" w:author="Ezzati, Majid" w:date="2018-11-30T12:34:00Z">
        <w:del w:id="185"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186" w:author="Ezzati, Majid" w:date="2018-11-30T12:44:00Z">
        <w:del w:id="187" w:author="Parks, Robbie M" w:date="2018-12-05T11:39:00Z">
          <w:r w:rsidR="003D298F" w:rsidDel="00FA3851">
            <w:rPr>
              <w:rFonts w:ascii="Times New Roman" w:hAnsi="Times New Roman"/>
              <w:color w:val="000000" w:themeColor="text1"/>
              <w:sz w:val="24"/>
              <w:szCs w:val="24"/>
            </w:rPr>
            <w:delText xml:space="preserve"> in a specific month</w:delText>
          </w:r>
        </w:del>
      </w:ins>
      <w:ins w:id="188" w:author="Ezzati, Majid" w:date="2018-11-30T12:34:00Z">
        <w:del w:id="189"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72"/>
      <w:ins w:id="190" w:author="Ezzati, Majid" w:date="2018-11-30T12:44:00Z">
        <w:del w:id="191" w:author="Parks, Robbie M" w:date="2018-12-05T11:39:00Z">
          <w:r w:rsidR="003D298F" w:rsidDel="00FA3851">
            <w:rPr>
              <w:rStyle w:val="CommentReference"/>
              <w:rFonts w:asciiTheme="minorHAnsi" w:eastAsiaTheme="minorHAnsi" w:hAnsiTheme="minorHAnsi" w:cstheme="minorBidi"/>
            </w:rPr>
            <w:commentReference w:id="172"/>
          </w:r>
          <w:commentRangeEnd w:id="173"/>
          <w:r w:rsidR="003D298F" w:rsidDel="00FA3851">
            <w:rPr>
              <w:rStyle w:val="CommentReference"/>
              <w:rFonts w:asciiTheme="minorHAnsi" w:eastAsiaTheme="minorHAnsi" w:hAnsiTheme="minorHAnsi" w:cstheme="minorBidi"/>
            </w:rPr>
            <w:commentReference w:id="173"/>
          </w:r>
        </w:del>
      </w:ins>
    </w:p>
    <w:p w14:paraId="2C9A30A6" w14:textId="7948A60A" w:rsidR="003D298F" w:rsidDel="00FA3851" w:rsidRDefault="003D298F" w:rsidP="005B39FC">
      <w:pPr>
        <w:spacing w:after="0" w:line="480" w:lineRule="auto"/>
        <w:jc w:val="both"/>
        <w:rPr>
          <w:ins w:id="192" w:author="Ezzati, Majid" w:date="2018-11-30T12:32:00Z"/>
          <w:del w:id="193"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194" w:author="Parks, Robbie M" w:date="2018-12-05T11:39:00Z"/>
          <w:rFonts w:ascii="Times New Roman" w:hAnsi="Times New Roman"/>
          <w:color w:val="000000" w:themeColor="text1"/>
          <w:sz w:val="24"/>
          <w:szCs w:val="24"/>
        </w:rPr>
      </w:pPr>
      <w:del w:id="195"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196" w:author="Ezzati, Majid" w:date="2018-11-30T12:35:00Z">
        <w:del w:id="197"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198" w:author="Ezzati, Majid" w:date="2018-11-30T12:36:00Z">
        <w:del w:id="199" w:author="Parks, Robbie M" w:date="2018-12-05T11:39:00Z">
          <w:r w:rsidR="003D298F" w:rsidDel="00FA3851">
            <w:rPr>
              <w:rFonts w:ascii="Times New Roman" w:hAnsi="Times New Roman"/>
              <w:color w:val="000000" w:themeColor="text1"/>
              <w:sz w:val="24"/>
              <w:szCs w:val="24"/>
            </w:rPr>
            <w:delText>in</w:delText>
          </w:r>
        </w:del>
      </w:ins>
      <w:del w:id="200"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201" w:author="Ezzati, Majid" w:date="2018-11-30T12:44:00Z">
        <w:del w:id="202" w:author="Parks, Robbie M" w:date="2018-12-05T11:39:00Z">
          <w:r w:rsidR="003D298F" w:rsidDel="00FA3851">
            <w:rPr>
              <w:rFonts w:ascii="Times New Roman" w:hAnsi="Times New Roman"/>
              <w:color w:val="000000" w:themeColor="text1"/>
              <w:sz w:val="24"/>
              <w:szCs w:val="24"/>
            </w:rPr>
            <w:delText xml:space="preserve"> </w:delText>
          </w:r>
        </w:del>
      </w:ins>
      <w:ins w:id="203" w:author="Ezzati, Majid" w:date="2018-11-30T12:36:00Z">
        <w:del w:id="204" w:author="Parks, Robbie M" w:date="2018-12-05T11:39:00Z">
          <w:r w:rsidR="003D298F" w:rsidDel="00FA3851">
            <w:rPr>
              <w:rFonts w:ascii="Times New Roman" w:hAnsi="Times New Roman"/>
              <w:color w:val="000000" w:themeColor="text1"/>
              <w:sz w:val="24"/>
              <w:szCs w:val="24"/>
            </w:rPr>
            <w:delText>also accounted for long-term trends</w:delText>
          </w:r>
        </w:del>
      </w:ins>
      <w:del w:id="205"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06" w:author="Ezzati, Majid" w:date="2018-11-30T12:45:00Z">
        <w:del w:id="207"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08" w:author="Parks, Robbie M" w:date="2018-12-05T11:26:00Z">
          <w:r w:rsidR="003D298F" w:rsidDel="00187224">
            <w:rPr>
              <w:rFonts w:ascii="Times New Roman" w:hAnsi="Times New Roman"/>
              <w:color w:val="000000" w:themeColor="text1"/>
              <w:sz w:val="24"/>
              <w:szCs w:val="24"/>
            </w:rPr>
            <w:delText>number of</w:delText>
          </w:r>
        </w:del>
      </w:ins>
      <w:del w:id="209"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10"/>
        <w:commentRangeStart w:id="211"/>
        <w:commentRangeStart w:id="212"/>
        <w:r w:rsidR="00CE3F4F" w:rsidRPr="00636C9B" w:rsidDel="00187224">
          <w:rPr>
            <w:rFonts w:ascii="Times New Roman" w:hAnsi="Times New Roman"/>
            <w:color w:val="000000" w:themeColor="text1"/>
            <w:sz w:val="24"/>
            <w:szCs w:val="24"/>
          </w:rPr>
          <w:delText xml:space="preserve">additional </w:delText>
        </w:r>
        <w:commentRangeEnd w:id="210"/>
        <w:r w:rsidR="003D298F" w:rsidDel="00187224">
          <w:rPr>
            <w:rStyle w:val="CommentReference"/>
            <w:rFonts w:asciiTheme="minorHAnsi" w:eastAsiaTheme="minorHAnsi" w:hAnsiTheme="minorHAnsi" w:cstheme="minorBidi"/>
          </w:rPr>
          <w:commentReference w:id="210"/>
        </w:r>
        <w:commentRangeEnd w:id="211"/>
        <w:r w:rsidR="003D298F" w:rsidDel="00187224">
          <w:rPr>
            <w:rStyle w:val="CommentReference"/>
            <w:rFonts w:asciiTheme="minorHAnsi" w:eastAsiaTheme="minorHAnsi" w:hAnsiTheme="minorHAnsi" w:cstheme="minorBidi"/>
          </w:rPr>
          <w:commentReference w:id="211"/>
        </w:r>
        <w:commentRangeEnd w:id="212"/>
        <w:r w:rsidR="00625355" w:rsidDel="00187224">
          <w:rPr>
            <w:rStyle w:val="CommentReference"/>
            <w:rFonts w:asciiTheme="minorHAnsi" w:eastAsiaTheme="minorHAnsi" w:hAnsiTheme="minorHAnsi" w:cstheme="minorBidi"/>
          </w:rPr>
          <w:commentReference w:id="212"/>
        </w:r>
      </w:del>
      <w:del w:id="213"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14"/>
        <w:commentRangeStart w:id="215"/>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14"/>
        <w:r w:rsidR="003D298F" w:rsidDel="00FA3851">
          <w:rPr>
            <w:rStyle w:val="CommentReference"/>
            <w:rFonts w:asciiTheme="minorHAnsi" w:eastAsiaTheme="minorHAnsi" w:hAnsiTheme="minorHAnsi" w:cstheme="minorBidi"/>
          </w:rPr>
          <w:commentReference w:id="214"/>
        </w:r>
        <w:commentRangeEnd w:id="215"/>
        <w:r w:rsidR="00781037" w:rsidDel="00FA3851">
          <w:rPr>
            <w:rStyle w:val="CommentReference"/>
            <w:rFonts w:asciiTheme="minorHAnsi" w:eastAsiaTheme="minorHAnsi" w:hAnsiTheme="minorHAnsi" w:cstheme="minorBidi"/>
          </w:rPr>
          <w:commentReference w:id="215"/>
        </w:r>
        <w:r w:rsidR="00A311CD" w:rsidRPr="00636C9B" w:rsidDel="00FA3851">
          <w:rPr>
            <w:rFonts w:ascii="Times New Roman" w:hAnsi="Times New Roman"/>
            <w:color w:val="000000" w:themeColor="text1"/>
            <w:sz w:val="24"/>
            <w:szCs w:val="24"/>
          </w:rPr>
          <w:delText xml:space="preserve">, </w:delText>
        </w:r>
        <w:commentRangeStart w:id="216"/>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16"/>
        <w:r w:rsidR="003D298F" w:rsidDel="00FA3851">
          <w:rPr>
            <w:rStyle w:val="CommentReference"/>
            <w:rFonts w:asciiTheme="minorHAnsi" w:eastAsiaTheme="minorHAnsi" w:hAnsiTheme="minorHAnsi" w:cstheme="minorBidi"/>
          </w:rPr>
          <w:commentReference w:id="216"/>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17"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18" w:author="Parks, Robbie M" w:date="2018-12-05T11:39:00Z"/>
          <w:rFonts w:ascii="Times New Roman" w:hAnsi="Times New Roman"/>
          <w:i/>
          <w:color w:val="000000" w:themeColor="text1"/>
          <w:sz w:val="24"/>
          <w:szCs w:val="24"/>
        </w:rPr>
      </w:pPr>
      <w:del w:id="219"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20" w:author="Ezzati, Majid" w:date="2018-11-30T14:24:00Z">
        <w:del w:id="221"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22" w:author="Parks, Robbie M" w:date="2018-12-05T11:39:00Z"/>
          <w:rStyle w:val="apple-style-span"/>
          <w:rFonts w:ascii="Times New Roman" w:hAnsi="Times New Roman"/>
          <w:color w:val="000000" w:themeColor="text1"/>
          <w:sz w:val="24"/>
          <w:szCs w:val="24"/>
        </w:rPr>
      </w:pPr>
      <w:del w:id="223"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24" w:author="Ezzati, Majid" w:date="2018-11-30T14:25:00Z">
        <w:del w:id="225"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26"/>
          <w:r w:rsidR="00060054" w:rsidDel="00FA3851">
            <w:rPr>
              <w:rStyle w:val="apple-style-span"/>
              <w:rFonts w:ascii="Times New Roman" w:hAnsi="Times New Roman"/>
              <w:color w:val="000000" w:themeColor="text1"/>
              <w:sz w:val="24"/>
              <w:szCs w:val="24"/>
            </w:rPr>
            <w:delText>XX</w:delText>
          </w:r>
        </w:del>
      </w:ins>
      <w:commentRangeEnd w:id="226"/>
      <w:ins w:id="227" w:author="Ezzati, Majid" w:date="2018-11-30T14:26:00Z">
        <w:del w:id="228" w:author="Parks, Robbie M" w:date="2018-12-05T11:39:00Z">
          <w:r w:rsidR="00060054" w:rsidDel="00FA3851">
            <w:rPr>
              <w:rStyle w:val="CommentReference"/>
              <w:rFonts w:asciiTheme="minorHAnsi" w:eastAsiaTheme="minorHAnsi" w:hAnsiTheme="minorHAnsi" w:cstheme="minorBidi"/>
            </w:rPr>
            <w:commentReference w:id="226"/>
          </w:r>
        </w:del>
      </w:ins>
      <w:ins w:id="229" w:author="Ezzati, Majid" w:date="2018-11-30T14:25:00Z">
        <w:del w:id="230"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31"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32" w:author="Ezzati, Majid" w:date="2018-11-30T14:26:00Z">
        <w:del w:id="233"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34"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35"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36" w:author="Parks, Robbie M" w:date="2018-12-05T11:39:00Z"/>
          <w:rFonts w:ascii="Times New Roman" w:hAnsi="Times New Roman"/>
          <w:color w:val="000000" w:themeColor="text1"/>
          <w:sz w:val="24"/>
          <w:szCs w:val="24"/>
        </w:rPr>
      </w:pPr>
      <w:commentRangeStart w:id="237"/>
      <w:del w:id="238"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37"/>
        <w:r w:rsidR="00060054" w:rsidDel="00FA3851">
          <w:rPr>
            <w:rStyle w:val="CommentReference"/>
            <w:rFonts w:asciiTheme="minorHAnsi" w:eastAsiaTheme="minorHAnsi" w:hAnsiTheme="minorHAnsi" w:cstheme="minorBidi"/>
          </w:rPr>
          <w:commentReference w:id="237"/>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39"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40" w:author="Parks, Robbie M" w:date="2018-12-05T11:39:00Z"/>
          <w:rFonts w:ascii="Times New Roman" w:hAnsi="Times New Roman"/>
          <w:color w:val="000000" w:themeColor="text1"/>
          <w:sz w:val="24"/>
          <w:szCs w:val="24"/>
        </w:rPr>
      </w:pPr>
      <w:commentRangeStart w:id="241"/>
      <w:del w:id="242"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41"/>
        <w:r w:rsidR="0065185D" w:rsidDel="00FA3851">
          <w:rPr>
            <w:rStyle w:val="CommentReference"/>
            <w:rFonts w:asciiTheme="minorHAnsi" w:eastAsiaTheme="minorHAnsi" w:hAnsiTheme="minorHAnsi" w:cstheme="minorBidi"/>
          </w:rPr>
          <w:commentReference w:id="241"/>
        </w:r>
        <w:r w:rsidR="00885DE5" w:rsidRPr="00636C9B" w:rsidDel="00FA3851">
          <w:rPr>
            <w:rFonts w:ascii="Times New Roman" w:hAnsi="Times New Roman"/>
            <w:color w:val="000000" w:themeColor="text1"/>
            <w:sz w:val="24"/>
            <w:szCs w:val="24"/>
          </w:rPr>
          <w:delText xml:space="preserve"> </w:delText>
        </w:r>
        <w:commentRangeStart w:id="243"/>
        <w:r w:rsidDel="00FA3851">
          <w:rPr>
            <w:rFonts w:ascii="Times New Roman" w:hAnsi="Times New Roman"/>
            <w:color w:val="000000" w:themeColor="text1"/>
            <w:sz w:val="24"/>
            <w:szCs w:val="24"/>
          </w:rPr>
          <w:delText xml:space="preserve">We </w:delText>
        </w:r>
        <w:commentRangeStart w:id="244"/>
        <w:commentRangeStart w:id="245"/>
        <w:commentRangeStart w:id="246"/>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44"/>
        <w:r w:rsidDel="00FA3851">
          <w:rPr>
            <w:rStyle w:val="CommentReference"/>
            <w:rFonts w:asciiTheme="minorHAnsi" w:eastAsiaTheme="minorHAnsi" w:hAnsiTheme="minorHAnsi" w:cstheme="minorBidi"/>
          </w:rPr>
          <w:commentReference w:id="244"/>
        </w:r>
        <w:commentRangeEnd w:id="245"/>
        <w:r w:rsidR="00DD06A5" w:rsidDel="00FA3851">
          <w:rPr>
            <w:rStyle w:val="CommentReference"/>
            <w:rFonts w:asciiTheme="minorHAnsi" w:eastAsiaTheme="minorHAnsi" w:hAnsiTheme="minorHAnsi" w:cstheme="minorBidi"/>
          </w:rPr>
          <w:commentReference w:id="245"/>
        </w:r>
        <w:commentRangeEnd w:id="243"/>
        <w:commentRangeEnd w:id="246"/>
        <w:r w:rsidR="0065185D" w:rsidDel="00FA3851">
          <w:rPr>
            <w:rStyle w:val="CommentReference"/>
            <w:rFonts w:asciiTheme="minorHAnsi" w:eastAsiaTheme="minorHAnsi" w:hAnsiTheme="minorHAnsi" w:cstheme="minorBidi"/>
          </w:rPr>
          <w:commentReference w:id="246"/>
        </w:r>
        <w:r w:rsidR="0065185D" w:rsidDel="00FA3851">
          <w:rPr>
            <w:rStyle w:val="CommentReference"/>
            <w:rFonts w:asciiTheme="minorHAnsi" w:eastAsiaTheme="minorHAnsi" w:hAnsiTheme="minorHAnsi" w:cstheme="minorBidi"/>
          </w:rPr>
          <w:commentReference w:id="243"/>
        </w:r>
      </w:del>
    </w:p>
    <w:p w14:paraId="72FF36DE" w14:textId="3CD197B6" w:rsidR="00885DE5" w:rsidRPr="00636C9B" w:rsidDel="00FA3851" w:rsidRDefault="00885DE5" w:rsidP="00D76DF7">
      <w:pPr>
        <w:spacing w:after="0" w:line="480" w:lineRule="auto"/>
        <w:jc w:val="both"/>
        <w:rPr>
          <w:del w:id="247"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48" w:author="Parks, Robbie M" w:date="2018-12-05T11:39:00Z"/>
          <w:rFonts w:ascii="Times New Roman" w:hAnsi="Times New Roman"/>
          <w:i/>
          <w:color w:val="000000" w:themeColor="text1"/>
          <w:sz w:val="24"/>
          <w:szCs w:val="24"/>
        </w:rPr>
      </w:pPr>
      <w:del w:id="249"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50" w:author="Parks, Robbie M" w:date="2018-12-05T11:39:00Z"/>
          <w:rFonts w:ascii="Times New Roman" w:eastAsiaTheme="minorHAnsi" w:hAnsi="Times New Roman"/>
          <w:sz w:val="24"/>
          <w:szCs w:val="24"/>
          <w:lang w:eastAsia="en-GB"/>
        </w:rPr>
      </w:pPr>
      <w:commentRangeStart w:id="251"/>
      <w:del w:id="252"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51"/>
        <w:r w:rsidR="0065185D" w:rsidDel="00FA3851">
          <w:rPr>
            <w:rStyle w:val="CommentReference"/>
            <w:rFonts w:asciiTheme="minorHAnsi" w:eastAsiaTheme="minorHAnsi" w:hAnsiTheme="minorHAnsi" w:cstheme="minorBidi"/>
          </w:rPr>
          <w:commentReference w:id="251"/>
        </w:r>
      </w:del>
    </w:p>
    <w:p w14:paraId="2A099BC1" w14:textId="7DEA6019" w:rsidR="00B950F6" w:rsidDel="00FA3851" w:rsidRDefault="00B950F6" w:rsidP="00D76DF7">
      <w:pPr>
        <w:spacing w:after="0" w:line="480" w:lineRule="auto"/>
        <w:jc w:val="both"/>
        <w:outlineLvl w:val="0"/>
        <w:rPr>
          <w:del w:id="253"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54" w:author="Ezzati, Majid" w:date="2018-11-30T17:00:00Z"/>
          <w:del w:id="255" w:author="Parks, Robbie M" w:date="2018-12-05T11:39:00Z"/>
          <w:rFonts w:ascii="Times New Roman" w:hAnsi="Times New Roman"/>
          <w:color w:val="000000" w:themeColor="text1"/>
          <w:sz w:val="24"/>
          <w:szCs w:val="24"/>
        </w:rPr>
      </w:pPr>
      <w:del w:id="256"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57" w:author="Ezzati, Majid" w:date="2018-11-30T17:00:00Z">
        <w:del w:id="258"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59" w:author="Ezzati, Majid" w:date="2018-11-30T17:01:00Z">
        <w:del w:id="260" w:author="Parks, Robbie M" w:date="2018-12-05T11:39:00Z">
          <w:r w:rsidR="001D59EC" w:rsidDel="00FA3851">
            <w:rPr>
              <w:rFonts w:ascii="Times New Roman" w:hAnsi="Times New Roman"/>
              <w:color w:val="000000" w:themeColor="text1"/>
              <w:sz w:val="24"/>
              <w:szCs w:val="24"/>
            </w:rPr>
            <w:delText xml:space="preserve"> we subtracted the </w:delText>
          </w:r>
        </w:del>
      </w:ins>
      <w:ins w:id="261" w:author="Ezzati, Majid" w:date="2018-11-30T17:03:00Z">
        <w:del w:id="262"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63" w:author="Ezzati, Majid" w:date="2018-11-30T17:00:00Z"/>
          <w:del w:id="264"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65" w:author="Parks, Robbie M" w:date="2018-12-05T11:39:00Z"/>
          <w:rFonts w:ascii="Times New Roman" w:eastAsiaTheme="minorHAnsi" w:hAnsi="Times New Roman"/>
          <w:sz w:val="24"/>
          <w:szCs w:val="24"/>
          <w:lang w:eastAsia="en-GB"/>
        </w:rPr>
      </w:pPr>
      <w:del w:id="266" w:author="Parks, Robbie M" w:date="2018-12-05T11:39:00Z">
        <w:r w:rsidDel="00FA3851">
          <w:rPr>
            <w:rFonts w:ascii="Times New Roman" w:eastAsiaTheme="minorHAnsi" w:hAnsi="Times New Roman"/>
            <w:sz w:val="24"/>
            <w:szCs w:val="24"/>
            <w:lang w:eastAsia="en-GB"/>
          </w:rPr>
          <w:delText xml:space="preserve"> </w:delText>
        </w:r>
      </w:del>
      <w:moveFromRangeStart w:id="267" w:author="Ezzati, Majid" w:date="2018-11-30T17:00:00Z" w:name="move531360570"/>
      <w:moveFrom w:id="268" w:author="Ezzati, Majid" w:date="2018-11-30T17:00:00Z">
        <w:del w:id="269"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70"/>
          <w:commentRangeStart w:id="271"/>
          <w:r w:rsidR="00A84DE4" w:rsidDel="00FA3851">
            <w:rPr>
              <w:rFonts w:ascii="Times New Roman" w:eastAsiaTheme="minorHAnsi" w:hAnsi="Times New Roman"/>
              <w:sz w:val="24"/>
              <w:szCs w:val="24"/>
              <w:lang w:eastAsia="en-GB"/>
            </w:rPr>
            <w:delText xml:space="preserve"> </w:delText>
          </w:r>
        </w:del>
      </w:moveFrom>
      <w:moveFromRangeEnd w:id="267"/>
      <w:del w:id="272"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73"/>
        <w:commentRangeStart w:id="274"/>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73"/>
        <w:r w:rsidR="00265FDC" w:rsidDel="00FA3851">
          <w:rPr>
            <w:rStyle w:val="CommentReference"/>
            <w:rFonts w:asciiTheme="minorHAnsi" w:eastAsiaTheme="minorHAnsi" w:hAnsiTheme="minorHAnsi" w:cstheme="minorBidi"/>
          </w:rPr>
          <w:commentReference w:id="273"/>
        </w:r>
        <w:commentRangeEnd w:id="274"/>
        <w:r w:rsidR="00265FDC" w:rsidDel="00FA3851">
          <w:rPr>
            <w:rStyle w:val="CommentReference"/>
            <w:rFonts w:asciiTheme="minorHAnsi" w:eastAsiaTheme="minorHAnsi" w:hAnsiTheme="minorHAnsi" w:cstheme="minorBidi"/>
          </w:rPr>
          <w:commentReference w:id="274"/>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70"/>
        <w:r w:rsidR="001D59EC" w:rsidDel="00FA3851">
          <w:rPr>
            <w:rStyle w:val="CommentReference"/>
            <w:rFonts w:asciiTheme="minorHAnsi" w:eastAsiaTheme="minorHAnsi" w:hAnsiTheme="minorHAnsi" w:cstheme="minorBidi"/>
          </w:rPr>
          <w:commentReference w:id="270"/>
        </w:r>
        <w:commentRangeEnd w:id="271"/>
        <w:r w:rsidR="00C56F01" w:rsidDel="00FA3851">
          <w:rPr>
            <w:rStyle w:val="CommentReference"/>
            <w:rFonts w:asciiTheme="minorHAnsi" w:eastAsiaTheme="minorHAnsi" w:hAnsiTheme="minorHAnsi" w:cstheme="minorBidi"/>
          </w:rPr>
          <w:commentReference w:id="271"/>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75" w:author="Ezzati, Majid" w:date="2018-12-01T01:21:00Z">
        <w:del w:id="276" w:author="Parks, Robbie M" w:date="2018-12-05T11:39:00Z">
          <w:r w:rsidR="007E74BD" w:rsidDel="00FA3851">
            <w:rPr>
              <w:rFonts w:ascii="Times New Roman" w:eastAsiaTheme="minorHAnsi" w:hAnsi="Times New Roman"/>
              <w:sz w:val="24"/>
              <w:szCs w:val="24"/>
              <w:lang w:eastAsia="en-GB"/>
            </w:rPr>
            <w:delText>measures the extent that</w:delText>
          </w:r>
        </w:del>
      </w:ins>
      <w:del w:id="277" w:author="Parks, Robbie M" w:date="2018-12-05T11:39:00Z">
        <w:r w:rsidR="00B54E6E" w:rsidDel="00FA3851">
          <w:rPr>
            <w:rFonts w:ascii="Times New Roman" w:eastAsiaTheme="minorHAnsi" w:hAnsi="Times New Roman"/>
            <w:sz w:val="24"/>
            <w:szCs w:val="24"/>
            <w:lang w:eastAsia="en-GB"/>
          </w:rPr>
          <w:delText xml:space="preserve"> </w:delText>
        </w:r>
      </w:del>
      <w:ins w:id="278" w:author="Ezzati, Majid" w:date="2018-12-01T01:21:00Z">
        <w:del w:id="279"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80" w:author="Parks, Robbie M" w:date="2018-12-05T11:39:00Z">
        <w:r w:rsidR="00B54E6E" w:rsidDel="00FA3851">
          <w:rPr>
            <w:rFonts w:ascii="Times New Roman" w:eastAsiaTheme="minorHAnsi" w:hAnsi="Times New Roman"/>
            <w:sz w:val="24"/>
            <w:szCs w:val="24"/>
            <w:lang w:eastAsia="en-GB"/>
          </w:rPr>
          <w:delText xml:space="preserve">for </w:delText>
        </w:r>
      </w:del>
      <w:ins w:id="281" w:author="Ezzati, Majid" w:date="2018-12-01T01:21:00Z">
        <w:del w:id="282" w:author="Parks, Robbie M" w:date="2018-12-05T11:39:00Z">
          <w:r w:rsidR="007E74BD" w:rsidDel="00FA3851">
            <w:rPr>
              <w:rFonts w:ascii="Times New Roman" w:eastAsiaTheme="minorHAnsi" w:hAnsi="Times New Roman"/>
              <w:sz w:val="24"/>
              <w:szCs w:val="24"/>
              <w:lang w:eastAsia="en-GB"/>
            </w:rPr>
            <w:delText xml:space="preserve">in </w:delText>
          </w:r>
        </w:del>
      </w:ins>
      <w:del w:id="283" w:author="Parks, Robbie M" w:date="2018-12-05T11:39:00Z">
        <w:r w:rsidR="00B54E6E" w:rsidDel="00FA3851">
          <w:rPr>
            <w:rFonts w:ascii="Times New Roman" w:eastAsiaTheme="minorHAnsi" w:hAnsi="Times New Roman"/>
            <w:sz w:val="24"/>
            <w:szCs w:val="24"/>
            <w:lang w:eastAsia="en-GB"/>
          </w:rPr>
          <w:delText>a specific month</w:delText>
        </w:r>
      </w:del>
      <w:ins w:id="284" w:author="Ezzati, Majid" w:date="2018-12-01T01:21:00Z">
        <w:del w:id="285" w:author="Parks, Robbie M" w:date="2018-12-05T11:39:00Z">
          <w:r w:rsidR="007E74BD" w:rsidDel="00FA3851">
            <w:rPr>
              <w:rFonts w:ascii="Times New Roman" w:eastAsiaTheme="minorHAnsi" w:hAnsi="Times New Roman"/>
              <w:sz w:val="24"/>
              <w:szCs w:val="24"/>
              <w:lang w:eastAsia="en-GB"/>
            </w:rPr>
            <w:delText>, year and</w:delText>
          </w:r>
        </w:del>
      </w:ins>
      <w:del w:id="286"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287" w:author="Ezzati, Majid" w:date="2018-11-30T17:16:00Z">
        <w:del w:id="288"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289"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290" w:author="Ezzati, Majid" w:date="2018-11-30T17:00:00Z" w:name="move531360570"/>
      <w:moveTo w:id="291" w:author="Ezzati, Majid" w:date="2018-11-30T17:00:00Z">
        <w:del w:id="292"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293" w:author="Ezzati, Majid" w:date="2018-11-30T17:17:00Z">
        <w:del w:id="294" w:author="Parks, Robbie M" w:date="2018-12-05T11:39:00Z">
          <w:r w:rsidR="008D0988" w:rsidDel="00FA3851">
            <w:rPr>
              <w:rFonts w:ascii="Times New Roman" w:eastAsiaTheme="minorHAnsi" w:hAnsi="Times New Roman"/>
              <w:sz w:val="24"/>
              <w:szCs w:val="24"/>
              <w:lang w:eastAsia="en-GB"/>
            </w:rPr>
            <w:delText>and</w:delText>
          </w:r>
        </w:del>
      </w:ins>
      <w:moveTo w:id="295" w:author="Ezzati, Majid" w:date="2018-11-30T17:00:00Z">
        <w:del w:id="296"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290"/>
    </w:p>
    <w:p w14:paraId="5EF932C2" w14:textId="56A6531B" w:rsidR="009B0615" w:rsidDel="00FA3851" w:rsidRDefault="009B0615" w:rsidP="00D76DF7">
      <w:pPr>
        <w:spacing w:after="0" w:line="480" w:lineRule="auto"/>
        <w:jc w:val="both"/>
        <w:outlineLvl w:val="0"/>
        <w:rPr>
          <w:del w:id="297"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298" w:author="Parks, Robbie M" w:date="2018-12-05T11:39:00Z"/>
          <w:rFonts w:ascii="Times New Roman" w:hAnsi="Times New Roman"/>
          <w:sz w:val="24"/>
          <w:szCs w:val="24"/>
        </w:rPr>
      </w:pPr>
      <w:commentRangeStart w:id="299"/>
      <w:del w:id="300"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299"/>
        <w:r w:rsidR="008D0988" w:rsidDel="00FA3851">
          <w:rPr>
            <w:rStyle w:val="CommentReference"/>
            <w:rFonts w:asciiTheme="minorHAnsi" w:eastAsiaTheme="minorHAnsi" w:hAnsiTheme="minorHAnsi" w:cstheme="minorBidi"/>
          </w:rPr>
          <w:commentReference w:id="299"/>
        </w:r>
      </w:del>
    </w:p>
    <w:p w14:paraId="0A0EEB9A" w14:textId="1645BC88" w:rsidR="00C84052" w:rsidRPr="00636C9B" w:rsidDel="00FA3851" w:rsidRDefault="00C84052" w:rsidP="00D76DF7">
      <w:pPr>
        <w:spacing w:after="0" w:line="480" w:lineRule="auto"/>
        <w:jc w:val="both"/>
        <w:outlineLvl w:val="0"/>
        <w:rPr>
          <w:del w:id="301"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302" w:author="Parks, Robbie M" w:date="2018-12-05T11:39:00Z"/>
          <w:rFonts w:ascii="Times New Roman" w:hAnsi="Times New Roman"/>
          <w:i/>
          <w:color w:val="000000" w:themeColor="text1"/>
          <w:sz w:val="24"/>
          <w:szCs w:val="24"/>
        </w:rPr>
      </w:pPr>
      <w:del w:id="303"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04" w:author="Parks, Robbie M" w:date="2018-12-05T11:39:00Z"/>
          <w:rFonts w:ascii="Times New Roman" w:hAnsi="Times New Roman"/>
          <w:color w:val="000000" w:themeColor="text1"/>
          <w:sz w:val="24"/>
          <w:szCs w:val="24"/>
        </w:rPr>
      </w:pPr>
      <w:del w:id="305"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06"/>
        <w:commentRangeStart w:id="307"/>
        <w:r w:rsidR="0059454C" w:rsidDel="00FA3851">
          <w:rPr>
            <w:rFonts w:ascii="Times New Roman" w:hAnsi="Times New Roman"/>
            <w:color w:val="000000" w:themeColor="text1"/>
            <w:sz w:val="24"/>
            <w:szCs w:val="24"/>
          </w:rPr>
          <w:delText xml:space="preserve">anomalous temperature </w:delText>
        </w:r>
        <w:commentRangeEnd w:id="306"/>
        <w:r w:rsidR="004D2AEF" w:rsidDel="00FA3851">
          <w:rPr>
            <w:rStyle w:val="CommentReference"/>
            <w:rFonts w:asciiTheme="minorHAnsi" w:eastAsiaTheme="minorHAnsi" w:hAnsiTheme="minorHAnsi" w:cstheme="minorBidi"/>
          </w:rPr>
          <w:commentReference w:id="306"/>
        </w:r>
        <w:commentRangeEnd w:id="307"/>
        <w:r w:rsidR="007E74BD" w:rsidDel="00FA3851">
          <w:rPr>
            <w:rStyle w:val="CommentReference"/>
            <w:rFonts w:asciiTheme="minorHAnsi" w:eastAsiaTheme="minorHAnsi" w:hAnsiTheme="minorHAnsi" w:cstheme="minorBidi"/>
          </w:rPr>
          <w:commentReference w:id="307"/>
        </w:r>
        <w:r w:rsidR="0059454C" w:rsidDel="00FA3851">
          <w:rPr>
            <w:rFonts w:ascii="Times New Roman" w:hAnsi="Times New Roman"/>
            <w:color w:val="000000" w:themeColor="text1"/>
            <w:sz w:val="24"/>
            <w:szCs w:val="24"/>
          </w:rPr>
          <w:delText xml:space="preserve">on injury deaths rates at the state level. </w:delText>
        </w:r>
        <w:commentRangeStart w:id="308"/>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08"/>
        <w:r w:rsidR="007E74BD" w:rsidDel="00FA3851">
          <w:rPr>
            <w:rStyle w:val="CommentReference"/>
            <w:rFonts w:asciiTheme="minorHAnsi" w:eastAsiaTheme="minorHAnsi" w:hAnsiTheme="minorHAnsi" w:cstheme="minorBidi"/>
          </w:rPr>
          <w:commentReference w:id="308"/>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09" w:author="Ezzati, Majid" w:date="2018-12-01T01:23:00Z">
        <w:del w:id="310" w:author="Parks, Robbie M" w:date="2018-12-05T11:39:00Z">
          <w:r w:rsidR="007E74BD" w:rsidDel="00FA3851">
            <w:rPr>
              <w:rFonts w:ascii="Times New Roman" w:hAnsi="Times New Roman"/>
              <w:color w:val="000000" w:themeColor="text1"/>
              <w:sz w:val="24"/>
              <w:szCs w:val="24"/>
            </w:rPr>
            <w:delText xml:space="preserve">injury </w:delText>
          </w:r>
        </w:del>
      </w:ins>
      <w:del w:id="311"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12"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13" w:author="Parks, Robbie M" w:date="2018-12-05T11:39:00Z"/>
          <w:rFonts w:ascii="Times New Roman" w:hAnsi="Times New Roman"/>
          <w:color w:val="000000" w:themeColor="text1"/>
          <w:sz w:val="24"/>
          <w:szCs w:val="24"/>
        </w:rPr>
      </w:pPr>
      <w:commentRangeStart w:id="314"/>
      <w:del w:id="315"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16"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17" w:author="Parks, Robbie M" w:date="2018-12-05T11:39:00Z"/>
          <w:u w:val="none"/>
        </w:rPr>
      </w:pPr>
      <w:del w:id="318"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19"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20" w:author="Parks, Robbie M" w:date="2018-12-05T11:39:00Z"/>
          <w:rFonts w:ascii="Times New Roman" w:hAnsi="Times New Roman"/>
          <w:color w:val="000000" w:themeColor="text1"/>
          <w:sz w:val="24"/>
          <w:szCs w:val="24"/>
        </w:rPr>
      </w:pPr>
      <w:del w:id="321"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22"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23" w:author="Parks, Robbie M" w:date="2018-12-05T11:39:00Z"/>
          <w:rFonts w:ascii="Times New Roman" w:hAnsi="Times New Roman"/>
          <w:sz w:val="24"/>
          <w:szCs w:val="24"/>
        </w:rPr>
      </w:pPr>
      <w:del w:id="324"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25" w:author="Parks, Robbie M" w:date="2018-12-05T11:39:00Z"/>
          <w:rFonts w:ascii="Times New Roman" w:hAnsi="Times New Roman"/>
          <w:sz w:val="24"/>
          <w:szCs w:val="24"/>
        </w:rPr>
      </w:pPr>
      <w:del w:id="326"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27" w:author="Parks, Robbie M" w:date="2018-12-05T11:39:00Z"/>
          <w:rFonts w:ascii="Times New Roman" w:hAnsi="Times New Roman"/>
          <w:sz w:val="24"/>
          <w:szCs w:val="24"/>
        </w:rPr>
      </w:pPr>
      <w:del w:id="328"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29" w:author="Parks, Robbie M" w:date="2018-12-05T11:39:00Z"/>
          <w:rFonts w:ascii="Times New Roman" w:hAnsi="Times New Roman"/>
          <w:sz w:val="24"/>
          <w:szCs w:val="24"/>
        </w:rPr>
      </w:pPr>
      <w:del w:id="330"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31" w:author="Parks, Robbie M" w:date="2018-12-05T11:39:00Z"/>
          <w:b w:val="0"/>
        </w:rPr>
      </w:pPr>
      <w:del w:id="332"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33" w:author="Parks, Robbie M" w:date="2018-12-05T11:39:00Z"/>
        </w:rPr>
      </w:pPr>
      <w:commentRangeStart w:id="334"/>
      <w:del w:id="335"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34"/>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34"/>
        </w:r>
      </w:del>
    </w:p>
    <w:p w14:paraId="797DE730" w14:textId="704D5806" w:rsidR="000B7F6A" w:rsidRPr="00843ACB" w:rsidDel="00FA3851" w:rsidRDefault="000B7F6A" w:rsidP="00843ACB">
      <w:pPr>
        <w:spacing w:after="0" w:line="360" w:lineRule="auto"/>
        <w:jc w:val="both"/>
        <w:outlineLvl w:val="0"/>
        <w:rPr>
          <w:del w:id="336" w:author="Parks, Robbie M" w:date="2018-12-05T11:39:00Z"/>
          <w:rFonts w:ascii="Times New Roman" w:hAnsi="Times New Roman"/>
          <w:vertAlign w:val="subscript"/>
        </w:rPr>
      </w:pPr>
      <w:del w:id="337"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38"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39" w:author="Parks, Robbie M" w:date="2018-12-05T11:39:00Z"/>
          <w:rFonts w:ascii="Times New Roman" w:hAnsi="Times New Roman"/>
          <w:color w:val="000000" w:themeColor="text1"/>
          <w:sz w:val="24"/>
          <w:szCs w:val="24"/>
        </w:rPr>
      </w:pPr>
      <w:del w:id="340"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41"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42" w:author="Parks, Robbie M" w:date="2018-12-05T11:39:00Z"/>
          <w:rFonts w:ascii="Times New Roman" w:hAnsi="Times New Roman"/>
          <w:color w:val="000000" w:themeColor="text1"/>
          <w:sz w:val="24"/>
          <w:szCs w:val="24"/>
        </w:rPr>
      </w:pPr>
      <w:del w:id="343"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44"/>
        <w:commentRangeStart w:id="345"/>
        <w:commentRangeStart w:id="346"/>
        <w:r w:rsidR="007A53AC" w:rsidRPr="00636C9B" w:rsidDel="00FA3851">
          <w:rPr>
            <w:rFonts w:ascii="Times New Roman" w:hAnsi="Times New Roman"/>
            <w:color w:val="000000" w:themeColor="text1"/>
            <w:sz w:val="24"/>
            <w:szCs w:val="24"/>
          </w:rPr>
          <w:delText>January</w:delText>
        </w:r>
        <w:commentRangeEnd w:id="345"/>
        <w:r w:rsidR="00105569" w:rsidDel="00FA3851">
          <w:rPr>
            <w:rStyle w:val="CommentReference"/>
            <w:rFonts w:asciiTheme="minorHAnsi" w:eastAsiaTheme="minorHAnsi" w:hAnsiTheme="minorHAnsi" w:cstheme="minorBidi"/>
          </w:rPr>
          <w:commentReference w:id="344"/>
        </w:r>
        <w:commentRangeEnd w:id="344"/>
        <w:r w:rsidR="006C3AFE" w:rsidDel="00FA3851">
          <w:rPr>
            <w:rStyle w:val="CommentReference"/>
            <w:rFonts w:asciiTheme="minorHAnsi" w:eastAsiaTheme="minorHAnsi" w:hAnsiTheme="minorHAnsi" w:cstheme="minorBidi"/>
          </w:rPr>
          <w:commentReference w:id="345"/>
        </w:r>
        <w:commentRangeEnd w:id="346"/>
        <w:r w:rsidR="00105569" w:rsidDel="00FA3851">
          <w:rPr>
            <w:rStyle w:val="CommentReference"/>
            <w:rFonts w:asciiTheme="minorHAnsi" w:eastAsiaTheme="minorHAnsi" w:hAnsiTheme="minorHAnsi" w:cstheme="minorBidi"/>
          </w:rPr>
          <w:commentReference w:id="346"/>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47"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48" w:author="Parks, Robbie M" w:date="2018-12-05T11:39:00Z"/>
          <w:rFonts w:ascii="Times New Roman" w:hAnsi="Times New Roman"/>
          <w:color w:val="000000" w:themeColor="text1"/>
          <w:sz w:val="24"/>
          <w:szCs w:val="24"/>
        </w:rPr>
      </w:pPr>
      <w:del w:id="349"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50"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51" w:author="Parks, Robbie M" w:date="2018-12-05T11:39:00Z"/>
          <w:rFonts w:ascii="Times New Roman" w:hAnsi="Times New Roman"/>
          <w:color w:val="000000" w:themeColor="text1"/>
          <w:sz w:val="24"/>
          <w:szCs w:val="24"/>
          <w:lang w:val="en-US"/>
        </w:rPr>
      </w:pPr>
      <w:del w:id="352"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53"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54" w:author="Parks, Robbie M" w:date="2018-12-05T11:39:00Z"/>
          <w:rFonts w:ascii="Times New Roman" w:hAnsi="Times New Roman"/>
          <w:color w:val="000000" w:themeColor="text1"/>
          <w:sz w:val="24"/>
          <w:szCs w:val="24"/>
        </w:rPr>
      </w:pPr>
      <w:del w:id="355"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14"/>
        <w:r w:rsidR="007E74BD" w:rsidDel="00FA3851">
          <w:rPr>
            <w:rStyle w:val="CommentReference"/>
            <w:rFonts w:asciiTheme="minorHAnsi" w:eastAsiaTheme="minorHAnsi" w:hAnsiTheme="minorHAnsi" w:cstheme="minorBidi"/>
          </w:rPr>
          <w:commentReference w:id="314"/>
        </w:r>
      </w:del>
    </w:p>
    <w:p w14:paraId="09C62FF7" w14:textId="1952D480" w:rsidR="00360A89" w:rsidDel="00FA3851" w:rsidRDefault="00360A89" w:rsidP="00D76DF7">
      <w:pPr>
        <w:spacing w:after="0" w:line="480" w:lineRule="auto"/>
        <w:jc w:val="both"/>
        <w:outlineLvl w:val="0"/>
        <w:rPr>
          <w:del w:id="356"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57" w:author="Parks, Robbie M" w:date="2018-12-05T11:39:00Z"/>
          <w:rFonts w:ascii="Times New Roman" w:hAnsi="Times New Roman"/>
          <w:sz w:val="24"/>
          <w:szCs w:val="24"/>
        </w:rPr>
      </w:pPr>
      <w:commentRangeStart w:id="358"/>
      <w:commentRangeStart w:id="359"/>
      <w:del w:id="360"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58"/>
        <w:r w:rsidR="007E74BD" w:rsidDel="00FA3851">
          <w:rPr>
            <w:rStyle w:val="CommentReference"/>
            <w:rFonts w:asciiTheme="minorHAnsi" w:eastAsiaTheme="minorHAnsi" w:hAnsiTheme="minorHAnsi" w:cstheme="minorBidi"/>
          </w:rPr>
          <w:commentReference w:id="358"/>
        </w:r>
        <w:commentRangeEnd w:id="359"/>
        <w:r w:rsidR="007268B9" w:rsidDel="00FA3851">
          <w:rPr>
            <w:rStyle w:val="CommentReference"/>
            <w:rFonts w:asciiTheme="minorHAnsi" w:eastAsiaTheme="minorHAnsi" w:hAnsiTheme="minorHAnsi" w:cstheme="minorBidi"/>
          </w:rPr>
          <w:commentReference w:id="359"/>
        </w:r>
      </w:del>
    </w:p>
    <w:p w14:paraId="4CE11A5F" w14:textId="387FD991" w:rsidR="00953E3D" w:rsidRPr="00636C9B" w:rsidDel="00FA3851" w:rsidRDefault="00953E3D" w:rsidP="00D76DF7">
      <w:pPr>
        <w:spacing w:after="0" w:line="480" w:lineRule="auto"/>
        <w:jc w:val="both"/>
        <w:outlineLvl w:val="0"/>
        <w:rPr>
          <w:del w:id="361"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62" w:author="Parks, Robbie M" w:date="2018-12-05T11:39:00Z"/>
          <w:rFonts w:ascii="Times New Roman" w:hAnsi="Times New Roman"/>
          <w:color w:val="000000" w:themeColor="text1"/>
          <w:sz w:val="24"/>
          <w:szCs w:val="24"/>
          <w:lang w:val="en-US"/>
        </w:rPr>
      </w:pPr>
      <w:commentRangeStart w:id="363"/>
      <w:del w:id="364"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63"/>
        <w:r w:rsidR="007E74BD" w:rsidDel="00FA3851">
          <w:rPr>
            <w:rStyle w:val="CommentReference"/>
            <w:rFonts w:asciiTheme="minorHAnsi" w:eastAsiaTheme="minorHAnsi" w:hAnsiTheme="minorHAnsi" w:cstheme="minorBidi"/>
          </w:rPr>
          <w:commentReference w:id="363"/>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65"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66" w:author="Parks, Robbie M" w:date="2018-12-05T11:39:00Z"/>
          <w:rFonts w:ascii="Times New Roman" w:hAnsi="Times New Roman"/>
          <w:i/>
          <w:color w:val="000000" w:themeColor="text1"/>
          <w:sz w:val="24"/>
          <w:szCs w:val="24"/>
        </w:rPr>
      </w:pPr>
      <w:commentRangeStart w:id="367"/>
      <w:del w:id="368"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69" w:author="Parks, Robbie M" w:date="2018-12-05T11:39:00Z"/>
          <w:rFonts w:ascii="Times New Roman" w:hAnsi="Times New Roman"/>
          <w:color w:val="000000" w:themeColor="text1"/>
          <w:sz w:val="24"/>
          <w:szCs w:val="24"/>
        </w:rPr>
      </w:pPr>
      <w:del w:id="370"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71"/>
        <w:commentRangeStart w:id="372"/>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71"/>
        <w:r w:rsidR="00F319D5" w:rsidDel="00FA3851">
          <w:rPr>
            <w:rStyle w:val="CommentReference"/>
            <w:rFonts w:asciiTheme="minorHAnsi" w:eastAsiaTheme="minorHAnsi" w:hAnsiTheme="minorHAnsi" w:cstheme="minorBidi"/>
          </w:rPr>
          <w:commentReference w:id="371"/>
        </w:r>
        <w:commentRangeEnd w:id="372"/>
        <w:r w:rsidR="00C32771" w:rsidDel="00FA3851">
          <w:rPr>
            <w:rStyle w:val="CommentReference"/>
            <w:rFonts w:asciiTheme="minorHAnsi" w:eastAsiaTheme="minorHAnsi" w:hAnsiTheme="minorHAnsi" w:cstheme="minorBidi"/>
          </w:rPr>
          <w:commentReference w:id="372"/>
        </w:r>
        <w:commentRangeStart w:id="373"/>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73"/>
        <w:r w:rsidR="00F319D5" w:rsidDel="00FA3851">
          <w:rPr>
            <w:rStyle w:val="CommentReference"/>
            <w:rFonts w:asciiTheme="minorHAnsi" w:eastAsiaTheme="minorHAnsi" w:hAnsiTheme="minorHAnsi" w:cstheme="minorBidi"/>
          </w:rPr>
          <w:commentReference w:id="373"/>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74"/>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75"/>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75"/>
        <w:r w:rsidR="00116782" w:rsidDel="00FA3851">
          <w:rPr>
            <w:rStyle w:val="CommentReference"/>
            <w:rFonts w:asciiTheme="minorHAnsi" w:eastAsiaTheme="minorHAnsi" w:hAnsiTheme="minorHAnsi" w:cstheme="minorBidi"/>
          </w:rPr>
          <w:commentReference w:id="375"/>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74"/>
        <w:r w:rsidR="00F319D5" w:rsidDel="00FA3851">
          <w:rPr>
            <w:rStyle w:val="CommentReference"/>
            <w:rFonts w:asciiTheme="minorHAnsi" w:eastAsiaTheme="minorHAnsi" w:hAnsiTheme="minorHAnsi" w:cstheme="minorBidi"/>
          </w:rPr>
          <w:commentReference w:id="374"/>
        </w:r>
      </w:del>
    </w:p>
    <w:p w14:paraId="23CF8AE9" w14:textId="21189CF0" w:rsidR="006C11D1" w:rsidDel="00FA3851" w:rsidRDefault="006C11D1" w:rsidP="00004B84">
      <w:pPr>
        <w:spacing w:after="0" w:line="480" w:lineRule="auto"/>
        <w:jc w:val="both"/>
        <w:outlineLvl w:val="0"/>
        <w:rPr>
          <w:del w:id="376"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77" w:author="Parks, Robbie M" w:date="2018-12-05T11:39:00Z"/>
          <w:rFonts w:ascii="Times New Roman" w:hAnsi="Times New Roman"/>
          <w:color w:val="000000" w:themeColor="text1"/>
          <w:sz w:val="24"/>
          <w:szCs w:val="24"/>
        </w:rPr>
      </w:pPr>
      <w:del w:id="378"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67"/>
        <w:r w:rsidR="00F319D5" w:rsidDel="00FA3851">
          <w:rPr>
            <w:rStyle w:val="CommentReference"/>
            <w:rFonts w:asciiTheme="minorHAnsi" w:eastAsiaTheme="minorHAnsi" w:hAnsiTheme="minorHAnsi" w:cstheme="minorBidi"/>
          </w:rPr>
          <w:commentReference w:id="367"/>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79" w:author="Parks, Robbie M" w:date="2018-12-05T12:01:00Z"/>
          <w:rFonts w:ascii="Times New Roman" w:hAnsi="Times New Roman"/>
          <w:b/>
          <w:sz w:val="24"/>
          <w:szCs w:val="24"/>
        </w:rPr>
      </w:pPr>
      <w:commentRangeStart w:id="380"/>
      <w:commentRangeStart w:id="381"/>
      <w:del w:id="382" w:author="Parks, Robbie M" w:date="2018-12-05T12:01:00Z">
        <w:r w:rsidRPr="00636C9B" w:rsidDel="000F25B0">
          <w:rPr>
            <w:rFonts w:ascii="Times New Roman" w:hAnsi="Times New Roman"/>
            <w:b/>
            <w:sz w:val="24"/>
            <w:szCs w:val="24"/>
          </w:rPr>
          <w:delText>Results</w:delText>
        </w:r>
        <w:commentRangeEnd w:id="380"/>
        <w:r w:rsidR="00F319D5" w:rsidDel="000F25B0">
          <w:rPr>
            <w:rStyle w:val="CommentReference"/>
            <w:rFonts w:asciiTheme="minorHAnsi" w:eastAsiaTheme="minorHAnsi" w:hAnsiTheme="minorHAnsi" w:cstheme="minorBidi"/>
          </w:rPr>
          <w:commentReference w:id="380"/>
        </w:r>
        <w:commentRangeEnd w:id="381"/>
        <w:r w:rsidR="00776C9B" w:rsidDel="000F25B0">
          <w:rPr>
            <w:rStyle w:val="CommentReference"/>
            <w:rFonts w:asciiTheme="minorHAnsi" w:eastAsiaTheme="minorHAnsi" w:hAnsiTheme="minorHAnsi" w:cstheme="minorBidi"/>
          </w:rPr>
          <w:commentReference w:id="381"/>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383" w:author="Parks, Robbie M" w:date="2018-12-05T11:53:00Z">
        <w:r w:rsidR="00CD1484">
          <w:rPr>
            <w:rFonts w:ascii="Times New Roman" w:hAnsi="Times New Roman"/>
            <w:i/>
            <w:sz w:val="24"/>
            <w:szCs w:val="24"/>
          </w:rPr>
          <w:t>1</w:t>
        </w:r>
      </w:ins>
      <w:del w:id="384" w:author="Parks, Robbie M" w:date="2018-12-05T11:53:00Z">
        <w:r w:rsidRPr="00636C9B" w:rsidDel="00CD1484">
          <w:rPr>
            <w:rFonts w:ascii="Times New Roman" w:hAnsi="Times New Roman"/>
            <w:i/>
            <w:sz w:val="24"/>
            <w:szCs w:val="24"/>
          </w:rPr>
          <w:delText>2</w:delText>
        </w:r>
      </w:del>
    </w:p>
    <w:p w14:paraId="6C472F89" w14:textId="418B97B9" w:rsidR="008A69BB" w:rsidRDefault="00F34643"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Age-standardised death rates for t</w:t>
      </w:r>
      <w:r w:rsidR="00C574BA">
        <w:rPr>
          <w:rFonts w:ascii="Times New Roman" w:hAnsi="Times New Roman"/>
          <w:sz w:val="24"/>
          <w:szCs w:val="24"/>
        </w:rPr>
        <w:t xml:space="preserve">ransport and drownings </w:t>
      </w:r>
      <w:del w:id="385" w:author="Parks, Robbie M" w:date="2018-12-05T15:24:00Z">
        <w:r w:rsidR="0078091F" w:rsidRPr="00636C9B" w:rsidDel="00FE47A8">
          <w:rPr>
            <w:rFonts w:ascii="Times New Roman" w:hAnsi="Times New Roman"/>
            <w:sz w:val="24"/>
            <w:szCs w:val="24"/>
          </w:rPr>
          <w:delText xml:space="preserve">Some </w:delText>
        </w:r>
      </w:del>
      <w:ins w:id="386" w:author="Ezzati, Majid" w:date="2018-12-01T01:37:00Z">
        <w:del w:id="387" w:author="Parks, Robbie M" w:date="2018-12-05T15:29:00Z">
          <w:r w:rsidR="00F319D5" w:rsidDel="00C574BA">
            <w:rPr>
              <w:rFonts w:ascii="Times New Roman" w:hAnsi="Times New Roman"/>
              <w:sz w:val="24"/>
              <w:szCs w:val="24"/>
            </w:rPr>
            <w:delText xml:space="preserve">injury </w:delText>
          </w:r>
        </w:del>
      </w:ins>
      <w:del w:id="388"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389" w:author="Parks, Robbie M" w:date="2018-12-05T15:30:00Z">
        <w:r w:rsidR="0078091F" w:rsidRPr="00636C9B" w:rsidDel="00F126D2">
          <w:rPr>
            <w:rFonts w:ascii="Times New Roman" w:hAnsi="Times New Roman"/>
            <w:sz w:val="24"/>
            <w:szCs w:val="24"/>
          </w:rPr>
          <w:delText xml:space="preserve">clear </w:delText>
        </w:r>
      </w:del>
      <w:ins w:id="390" w:author="Parks, Robbie M" w:date="2018-12-05T15:30:00Z">
        <w:r w:rsidR="00C574BA">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391"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throughout period of study</w:t>
      </w:r>
      <w:ins w:id="392" w:author="Parks, Robbie M" w:date="2018-12-05T15:30:00Z">
        <w:r w:rsidR="00C97EBE">
          <w:rPr>
            <w:rFonts w:ascii="Times New Roman" w:hAnsi="Times New Roman"/>
            <w:sz w:val="24"/>
            <w:szCs w:val="24"/>
          </w:rPr>
          <w:t xml:space="preserve">, </w:t>
        </w:r>
      </w:ins>
      <w:del w:id="393"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394" w:author="Parks, Robbie M" w:date="2018-12-05T15:30:00Z">
        <w:r w:rsidR="0078091F" w:rsidRPr="00636C9B" w:rsidDel="00C97EBE">
          <w:rPr>
            <w:rFonts w:ascii="Times New Roman" w:hAnsi="Times New Roman"/>
            <w:sz w:val="24"/>
            <w:szCs w:val="24"/>
          </w:rPr>
          <w:delText xml:space="preserve">peak </w:delText>
        </w:r>
      </w:del>
      <w:ins w:id="395"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396" w:author="Parks, Robbie M" w:date="2018-12-05T15:30:00Z">
        <w:r w:rsidR="00C574BA">
          <w:rPr>
            <w:rFonts w:ascii="Times New Roman" w:hAnsi="Times New Roman"/>
            <w:sz w:val="24"/>
            <w:szCs w:val="24"/>
          </w:rPr>
          <w:t xml:space="preserve"> and </w:t>
        </w:r>
        <w:r w:rsidR="00C97EBE">
          <w:rPr>
            <w:rFonts w:ascii="Times New Roman" w:hAnsi="Times New Roman"/>
            <w:sz w:val="24"/>
            <w:szCs w:val="24"/>
          </w:rPr>
          <w:t>minimum in the winter</w:t>
        </w:r>
      </w:ins>
      <w:ins w:id="397" w:author="Parks, Robbie M" w:date="2018-12-07T13:51:00Z">
        <w:r w:rsidR="003D5007">
          <w:rPr>
            <w:rFonts w:ascii="Times New Roman" w:hAnsi="Times New Roman"/>
            <w:sz w:val="24"/>
            <w:szCs w:val="24"/>
          </w:rPr>
          <w:t xml:space="preserve"> </w:t>
        </w:r>
        <w:r w:rsidR="003D5007">
          <w:rPr>
            <w:rFonts w:ascii="Times New Roman" w:hAnsi="Times New Roman"/>
            <w:sz w:val="24"/>
            <w:szCs w:val="24"/>
          </w:rPr>
          <w:t>(Figure 1)</w:t>
        </w:r>
        <w:r w:rsidR="003D5007" w:rsidRPr="00052DDD">
          <w:rPr>
            <w:rFonts w:ascii="Times New Roman" w:hAnsi="Times New Roman"/>
            <w:sz w:val="24"/>
            <w:szCs w:val="24"/>
          </w:rPr>
          <w:t>.</w:t>
        </w:r>
      </w:ins>
      <w:ins w:id="398" w:author="Parks, Robbie M" w:date="2018-12-05T15:36:00Z">
        <w:r w:rsidR="009021A4">
          <w:rPr>
            <w:rFonts w:ascii="Times New Roman" w:hAnsi="Times New Roman"/>
            <w:sz w:val="24"/>
            <w:szCs w:val="24"/>
          </w:rPr>
          <w:t xml:space="preserve"> </w:t>
        </w:r>
      </w:ins>
      <w:del w:id="399" w:author="Parks, Robbie M" w:date="2018-12-07T13:51:00Z">
        <w:r w:rsidDel="00F850AF">
          <w:rPr>
            <w:rStyle w:val="CommentReference"/>
            <w:rFonts w:asciiTheme="minorHAnsi" w:eastAsiaTheme="minorHAnsi" w:hAnsiTheme="minorHAnsi" w:cstheme="minorBidi"/>
          </w:rPr>
          <w:commentReference w:id="400"/>
        </w:r>
      </w:del>
    </w:p>
    <w:p w14:paraId="2B1F2ED1" w14:textId="2E69F900" w:rsidR="0078091F" w:rsidRDefault="00CE1992" w:rsidP="00843ACB">
      <w:pPr>
        <w:pStyle w:val="ListParagraph"/>
        <w:numPr>
          <w:ilvl w:val="0"/>
          <w:numId w:val="10"/>
        </w:numPr>
        <w:spacing w:line="240" w:lineRule="auto"/>
        <w:jc w:val="both"/>
        <w:rPr>
          <w:ins w:id="401" w:author="Parks, Robbie M" w:date="2018-12-05T15:42:00Z"/>
          <w:rFonts w:ascii="Times New Roman" w:hAnsi="Times New Roman"/>
          <w:sz w:val="24"/>
          <w:szCs w:val="24"/>
        </w:rPr>
      </w:pPr>
      <w:ins w:id="402" w:author="Parks, Robbie M" w:date="2018-12-05T15:43:00Z">
        <w:r w:rsidRPr="00052DDD">
          <w:rPr>
            <w:rFonts w:ascii="Times New Roman" w:hAnsi="Times New Roman"/>
            <w:sz w:val="24"/>
            <w:szCs w:val="24"/>
          </w:rPr>
          <w:t xml:space="preserve">Other </w:t>
        </w:r>
      </w:ins>
      <w:ins w:id="403" w:author="Parks, Robbie M" w:date="2018-12-05T17:02:00Z">
        <w:r w:rsidR="002C7C40">
          <w:rPr>
            <w:rFonts w:ascii="Times New Roman" w:hAnsi="Times New Roman"/>
            <w:sz w:val="24"/>
            <w:szCs w:val="24"/>
          </w:rPr>
          <w:t>types</w:t>
        </w:r>
      </w:ins>
      <w:ins w:id="404" w:author="Parks, Robbie M" w:date="2018-12-05T15:43:00Z">
        <w:r w:rsidRPr="00052DDD">
          <w:rPr>
            <w:rFonts w:ascii="Times New Roman" w:hAnsi="Times New Roman"/>
            <w:sz w:val="24"/>
            <w:szCs w:val="24"/>
          </w:rPr>
          <w:t xml:space="preserve"> of </w:t>
        </w:r>
      </w:ins>
      <w:ins w:id="405" w:author="Parks, Robbie M" w:date="2018-12-05T17:02:00Z">
        <w:r w:rsidR="002C7C40">
          <w:rPr>
            <w:rFonts w:ascii="Times New Roman" w:hAnsi="Times New Roman"/>
            <w:sz w:val="24"/>
            <w:szCs w:val="24"/>
          </w:rPr>
          <w:t xml:space="preserve">injury </w:t>
        </w:r>
      </w:ins>
      <w:ins w:id="406" w:author="Parks, Robbie M" w:date="2018-12-05T15:43:00Z">
        <w:r w:rsidRPr="00052DDD">
          <w:rPr>
            <w:rFonts w:ascii="Times New Roman" w:hAnsi="Times New Roman"/>
            <w:sz w:val="24"/>
            <w:szCs w:val="24"/>
          </w:rPr>
          <w:t xml:space="preserve">death do not </w:t>
        </w:r>
      </w:ins>
      <w:ins w:id="407" w:author="Parks, Robbie M" w:date="2018-12-05T17:02:00Z">
        <w:r w:rsidR="002C7C40">
          <w:rPr>
            <w:rFonts w:ascii="Times New Roman" w:hAnsi="Times New Roman"/>
            <w:sz w:val="24"/>
            <w:szCs w:val="24"/>
          </w:rPr>
          <w:t>exhibit</w:t>
        </w:r>
      </w:ins>
      <w:ins w:id="408" w:author="Parks, Robbie M" w:date="2018-12-05T15:43:00Z">
        <w:r w:rsidRPr="00052DDD">
          <w:rPr>
            <w:rFonts w:ascii="Times New Roman" w:hAnsi="Times New Roman"/>
            <w:sz w:val="24"/>
            <w:szCs w:val="24"/>
          </w:rPr>
          <w:t xml:space="preserve"> seasonality</w:t>
        </w:r>
      </w:ins>
      <w:ins w:id="409" w:author="Parks, Robbie M" w:date="2018-12-05T17:02:00Z">
        <w:r w:rsidR="002C7C40">
          <w:rPr>
            <w:rFonts w:ascii="Times New Roman" w:hAnsi="Times New Roman"/>
            <w:sz w:val="24"/>
            <w:szCs w:val="24"/>
          </w:rPr>
          <w:t xml:space="preserve"> here</w:t>
        </w:r>
      </w:ins>
      <w:ins w:id="410" w:author="Parks, Robbie M" w:date="2018-12-07T13:51:00Z">
        <w:r w:rsidR="003D5007">
          <w:rPr>
            <w:rFonts w:ascii="Times New Roman" w:hAnsi="Times New Roman"/>
            <w:sz w:val="24"/>
            <w:szCs w:val="24"/>
          </w:rPr>
          <w:t>.</w:t>
        </w:r>
      </w:ins>
    </w:p>
    <w:p w14:paraId="552650E8" w14:textId="2660730B" w:rsidR="000D6DA0" w:rsidRPr="000D6DA0" w:rsidDel="00F12FD9" w:rsidRDefault="00F34643" w:rsidP="000D6DA0">
      <w:pPr>
        <w:pStyle w:val="ListParagraph"/>
        <w:numPr>
          <w:ilvl w:val="0"/>
          <w:numId w:val="10"/>
        </w:numPr>
        <w:spacing w:line="240" w:lineRule="auto"/>
        <w:jc w:val="both"/>
        <w:rPr>
          <w:del w:id="411" w:author="Parks, Robbie M" w:date="2018-12-07T13:51:00Z"/>
          <w:rFonts w:ascii="Times New Roman" w:hAnsi="Times New Roman"/>
          <w:sz w:val="24"/>
          <w:szCs w:val="24"/>
        </w:rPr>
      </w:pPr>
      <w:del w:id="412" w:author="Parks, Robbie M" w:date="2018-12-07T13:51:00Z">
        <w:r w:rsidDel="00F12FD9">
          <w:rPr>
            <w:rStyle w:val="CommentReference"/>
            <w:rFonts w:asciiTheme="minorHAnsi" w:eastAsiaTheme="minorHAnsi" w:hAnsiTheme="minorHAnsi" w:cstheme="minorBidi"/>
          </w:rPr>
          <w:commentReference w:id="413"/>
        </w:r>
      </w:del>
    </w:p>
    <w:p w14:paraId="786C4B1D" w14:textId="6B1E2035"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14" w:author="Parks, Robbie M" w:date="2018-12-05T15:37:00Z">
        <w:r>
          <w:rPr>
            <w:rFonts w:ascii="Times New Roman" w:hAnsi="Times New Roman"/>
            <w:sz w:val="24"/>
            <w:szCs w:val="24"/>
          </w:rPr>
          <w:t>There was a d</w:t>
        </w:r>
      </w:ins>
      <w:del w:id="415"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16"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17"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18"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r w:rsidR="00F34643">
        <w:rPr>
          <w:rFonts w:ascii="Times New Roman" w:hAnsi="Times New Roman"/>
          <w:sz w:val="24"/>
          <w:szCs w:val="24"/>
        </w:rPr>
        <w:t>out of</w:t>
      </w:r>
      <w:r w:rsidR="00F34643" w:rsidRPr="00636C9B">
        <w:rPr>
          <w:rFonts w:ascii="Times New Roman" w:hAnsi="Times New Roman"/>
          <w:sz w:val="24"/>
          <w:szCs w:val="24"/>
        </w:rPr>
        <w:t xml:space="preserve"> </w:t>
      </w:r>
      <w:del w:id="419" w:author="Parks, Robbie M" w:date="2018-12-05T15:38:00Z">
        <w:r w:rsidR="005D1ED5" w:rsidRPr="00636C9B" w:rsidDel="0070378A">
          <w:rPr>
            <w:rFonts w:ascii="Times New Roman" w:hAnsi="Times New Roman"/>
            <w:sz w:val="24"/>
            <w:szCs w:val="24"/>
          </w:rPr>
          <w:delText xml:space="preserve">5 </w:delText>
        </w:r>
      </w:del>
      <w:ins w:id="420"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21" w:author="Parks, Robbie M" w:date="2018-12-05T15:38:00Z">
        <w:r w:rsidR="00030C36" w:rsidRPr="00636C9B" w:rsidDel="0070378A">
          <w:rPr>
            <w:rFonts w:ascii="Times New Roman" w:hAnsi="Times New Roman"/>
            <w:sz w:val="24"/>
            <w:szCs w:val="24"/>
          </w:rPr>
          <w:delText>all</w:delText>
        </w:r>
      </w:del>
      <w:ins w:id="422"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23" w:author="Parks, Robbie M" w:date="2018-12-05T15:38:00Z">
        <w:r>
          <w:rPr>
            <w:rFonts w:ascii="Times New Roman" w:hAnsi="Times New Roman"/>
            <w:sz w:val="24"/>
            <w:szCs w:val="24"/>
          </w:rPr>
          <w:t xml:space="preserve"> (transport, drownings and assault)</w:t>
        </w:r>
      </w:ins>
      <w:del w:id="424" w:author="Parks, Robbie M" w:date="2018-12-05T15:31:00Z">
        <w:r w:rsidR="00030C36" w:rsidRPr="00636C9B" w:rsidDel="00B33284">
          <w:rPr>
            <w:rFonts w:ascii="Times New Roman" w:hAnsi="Times New Roman"/>
            <w:sz w:val="24"/>
            <w:szCs w:val="24"/>
          </w:rPr>
          <w:delText xml:space="preserve"> categories</w:delText>
        </w:r>
      </w:del>
      <w:del w:id="425" w:author="Ezzati, Majid" w:date="2018-12-01T01:37:00Z">
        <w:r w:rsidR="00030C36" w:rsidRPr="00636C9B" w:rsidDel="00F319D5">
          <w:rPr>
            <w:rFonts w:ascii="Times New Roman" w:hAnsi="Times New Roman"/>
            <w:sz w:val="24"/>
            <w:szCs w:val="24"/>
          </w:rPr>
          <w:delText xml:space="preserve">, </w:delText>
        </w:r>
      </w:del>
      <w:ins w:id="426" w:author="Ezzati, Majid" w:date="2018-12-01T01:37:00Z">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27"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28" w:author="Parks, Robbie M" w:date="2018-12-05T15:38:00Z">
        <w:r>
          <w:rPr>
            <w:rFonts w:ascii="Times New Roman" w:hAnsi="Times New Roman"/>
            <w:sz w:val="24"/>
            <w:szCs w:val="24"/>
          </w:rPr>
          <w:t>.</w:t>
        </w:r>
      </w:ins>
    </w:p>
    <w:p w14:paraId="7D4AB8FA" w14:textId="7AB5FA63" w:rsidR="00851793" w:rsidDel="0068732E" w:rsidRDefault="00E5064B">
      <w:pPr>
        <w:pStyle w:val="ListParagraph"/>
        <w:numPr>
          <w:ilvl w:val="0"/>
          <w:numId w:val="10"/>
        </w:numPr>
        <w:spacing w:line="240" w:lineRule="auto"/>
        <w:jc w:val="both"/>
        <w:rPr>
          <w:del w:id="429" w:author="Ezzati, Majid" w:date="2018-12-01T01:36:00Z"/>
          <w:rFonts w:ascii="Times New Roman" w:hAnsi="Times New Roman"/>
          <w:sz w:val="24"/>
          <w:szCs w:val="24"/>
        </w:rPr>
        <w:pPrChange w:id="430" w:author="Parks, Robbie M" w:date="2018-12-05T15:42:00Z">
          <w:pPr>
            <w:spacing w:after="0" w:line="240" w:lineRule="auto"/>
            <w:jc w:val="both"/>
            <w:outlineLvl w:val="0"/>
          </w:pPr>
        </w:pPrChange>
      </w:pPr>
      <w:ins w:id="431" w:author="Parks, Robbie M" w:date="2018-12-05T15:40:00Z">
        <w:r>
          <w:rPr>
            <w:rFonts w:ascii="Times New Roman" w:hAnsi="Times New Roman"/>
            <w:sz w:val="24"/>
            <w:szCs w:val="24"/>
          </w:rPr>
          <w:t>The largest overall</w:t>
        </w:r>
      </w:ins>
      <w:del w:id="432"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33"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34" w:author="Parks, Robbie M" w:date="2018-12-05T15:41:00Z">
        <w:r w:rsidR="00851793" w:rsidRPr="00636C9B" w:rsidDel="00F043F7">
          <w:rPr>
            <w:rFonts w:ascii="Times New Roman" w:hAnsi="Times New Roman"/>
            <w:sz w:val="24"/>
            <w:szCs w:val="24"/>
          </w:rPr>
          <w:delText xml:space="preserve">in </w:delText>
        </w:r>
      </w:del>
      <w:ins w:id="435"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w:t>
      </w:r>
      <w:r w:rsidR="004A48F3" w:rsidRPr="00636C9B">
        <w:rPr>
          <w:rFonts w:ascii="Times New Roman" w:hAnsi="Times New Roman"/>
          <w:sz w:val="24"/>
          <w:szCs w:val="24"/>
        </w:rPr>
        <w:t xml:space="preserve">, with </w:t>
      </w:r>
      <w:ins w:id="436" w:author="Parks, Robbie M" w:date="2018-12-05T15:41:00Z">
        <w:r w:rsidR="00C80B19">
          <w:rPr>
            <w:rFonts w:ascii="Times New Roman" w:hAnsi="Times New Roman"/>
            <w:sz w:val="24"/>
            <w:szCs w:val="24"/>
          </w:rPr>
          <w:t xml:space="preserve"> greater than </w:t>
        </w:r>
      </w:ins>
      <w:del w:id="437"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38"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pPr>
        <w:pStyle w:val="ListParagraph"/>
        <w:numPr>
          <w:ilvl w:val="0"/>
          <w:numId w:val="10"/>
        </w:numPr>
        <w:spacing w:line="240" w:lineRule="auto"/>
        <w:jc w:val="both"/>
        <w:rPr>
          <w:ins w:id="439" w:author="Ezzati, Majid" w:date="2018-12-01T01:36:00Z"/>
          <w:del w:id="440" w:author="Parks, Robbie M" w:date="2018-12-05T15:42:00Z"/>
          <w:rFonts w:ascii="Times New Roman" w:hAnsi="Times New Roman"/>
          <w:sz w:val="24"/>
          <w:szCs w:val="24"/>
        </w:rPr>
      </w:pPr>
    </w:p>
    <w:p w14:paraId="1CC8CD9C" w14:textId="07EC9548" w:rsidR="00F319D5" w:rsidRPr="000D6DA0" w:rsidDel="000D6DA0" w:rsidRDefault="00724A04">
      <w:pPr>
        <w:pStyle w:val="ListParagraph"/>
        <w:numPr>
          <w:ilvl w:val="0"/>
          <w:numId w:val="10"/>
        </w:numPr>
        <w:spacing w:line="240" w:lineRule="auto"/>
        <w:jc w:val="both"/>
        <w:rPr>
          <w:ins w:id="441" w:author="Ezzati, Majid" w:date="2018-12-01T01:36:00Z"/>
          <w:del w:id="442" w:author="Parks, Robbie M" w:date="2018-12-05T15:42:00Z"/>
          <w:rFonts w:ascii="Times New Roman" w:hAnsi="Times New Roman"/>
          <w:sz w:val="24"/>
          <w:szCs w:val="24"/>
          <w:rPrChange w:id="443" w:author="Parks, Robbie M" w:date="2018-12-05T15:42:00Z">
            <w:rPr>
              <w:ins w:id="444" w:author="Ezzati, Majid" w:date="2018-12-01T01:36:00Z"/>
              <w:del w:id="445" w:author="Parks, Robbie M" w:date="2018-12-05T15:42:00Z"/>
            </w:rPr>
          </w:rPrChange>
        </w:rPr>
        <w:pPrChange w:id="446" w:author="Ezzati, Majid" w:date="2018-12-01T01:36:00Z">
          <w:pPr>
            <w:spacing w:after="0" w:line="240" w:lineRule="auto"/>
            <w:jc w:val="both"/>
            <w:outlineLvl w:val="0"/>
          </w:pPr>
        </w:pPrChange>
      </w:pPr>
      <w:commentRangeStart w:id="447"/>
      <w:del w:id="448" w:author="Parks, Robbie M" w:date="2018-12-05T15:42:00Z">
        <w:r w:rsidRPr="000D6DA0" w:rsidDel="000D6DA0">
          <w:rPr>
            <w:rFonts w:ascii="Times New Roman" w:hAnsi="Times New Roman"/>
            <w:sz w:val="24"/>
            <w:szCs w:val="24"/>
            <w:rPrChange w:id="449" w:author="Parks, Robbie M" w:date="2018-12-05T15:42:00Z">
              <w:rPr/>
            </w:rPrChange>
          </w:rPr>
          <w:delText xml:space="preserve">Seasonality has </w:delText>
        </w:r>
      </w:del>
      <w:del w:id="450" w:author="Parks, Robbie M" w:date="2018-12-04T10:54:00Z">
        <w:r w:rsidRPr="000D6DA0" w:rsidDel="00F166E7">
          <w:rPr>
            <w:rFonts w:ascii="Times New Roman" w:hAnsi="Times New Roman"/>
            <w:sz w:val="24"/>
            <w:szCs w:val="24"/>
            <w:rPrChange w:id="451" w:author="Parks, Robbie M" w:date="2018-12-05T15:42:00Z">
              <w:rPr/>
            </w:rPrChange>
          </w:rPr>
          <w:delText xml:space="preserve">visually </w:delText>
        </w:r>
      </w:del>
      <w:del w:id="452" w:author="Parks, Robbie M" w:date="2018-12-05T15:42:00Z">
        <w:r w:rsidR="00033DDF" w:rsidRPr="000D6DA0" w:rsidDel="000D6DA0">
          <w:rPr>
            <w:rFonts w:ascii="Times New Roman" w:hAnsi="Times New Roman"/>
            <w:sz w:val="24"/>
            <w:szCs w:val="24"/>
            <w:rPrChange w:id="453" w:author="Parks, Robbie M" w:date="2018-12-05T15:42:00Z">
              <w:rPr/>
            </w:rPrChange>
          </w:rPr>
          <w:delText xml:space="preserve">persisted </w:delText>
        </w:r>
        <w:r w:rsidR="00004B84" w:rsidRPr="000D6DA0" w:rsidDel="000D6DA0">
          <w:rPr>
            <w:rFonts w:ascii="Times New Roman" w:hAnsi="Times New Roman"/>
            <w:sz w:val="24"/>
            <w:szCs w:val="24"/>
            <w:rPrChange w:id="454" w:author="Parks, Robbie M" w:date="2018-12-05T15:42:00Z">
              <w:rPr/>
            </w:rPrChange>
          </w:rPr>
          <w:delText xml:space="preserve">in transport </w:delText>
        </w:r>
        <w:r w:rsidR="00824AE3" w:rsidRPr="000D6DA0" w:rsidDel="000D6DA0">
          <w:rPr>
            <w:rFonts w:ascii="Times New Roman" w:hAnsi="Times New Roman"/>
            <w:sz w:val="24"/>
            <w:szCs w:val="24"/>
            <w:rPrChange w:id="455" w:author="Parks, Robbie M" w:date="2018-12-05T15:42:00Z">
              <w:rPr/>
            </w:rPrChange>
          </w:rPr>
          <w:delText>and drownings deaths</w:delText>
        </w:r>
        <w:r w:rsidR="00645955" w:rsidRPr="000D6DA0" w:rsidDel="000D6DA0">
          <w:rPr>
            <w:rFonts w:ascii="Times New Roman" w:hAnsi="Times New Roman"/>
            <w:sz w:val="24"/>
            <w:szCs w:val="24"/>
            <w:rPrChange w:id="456"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57" w:author="Parks, Robbie M" w:date="2018-12-05T15:42:00Z">
              <w:rPr/>
            </w:rPrChange>
          </w:rPr>
          <w:delText>.</w:delText>
        </w:r>
        <w:r w:rsidR="006542C5" w:rsidRPr="000D6DA0" w:rsidDel="000D6DA0">
          <w:rPr>
            <w:rFonts w:ascii="Times New Roman" w:hAnsi="Times New Roman"/>
            <w:sz w:val="24"/>
            <w:szCs w:val="24"/>
            <w:rPrChange w:id="458" w:author="Parks, Robbie M" w:date="2018-12-05T15:42:00Z">
              <w:rPr/>
            </w:rPrChange>
          </w:rPr>
          <w:fldChar w:fldCharType="begin" w:fldLock="1"/>
        </w:r>
        <w:r w:rsidR="008C17E4" w:rsidRPr="000D6DA0" w:rsidDel="000D6DA0">
          <w:rPr>
            <w:rFonts w:ascii="Times New Roman" w:hAnsi="Times New Roman"/>
            <w:sz w:val="24"/>
            <w:szCs w:val="24"/>
            <w:rPrChange w:id="459"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60"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61" w:author="Parks, Robbie M" w:date="2018-12-05T15:42:00Z">
              <w:rPr>
                <w:noProof/>
                <w:vertAlign w:val="superscript"/>
              </w:rPr>
            </w:rPrChange>
          </w:rPr>
          <w:delText>7</w:delText>
        </w:r>
        <w:r w:rsidR="006542C5" w:rsidRPr="000D6DA0" w:rsidDel="000D6DA0">
          <w:rPr>
            <w:rFonts w:ascii="Times New Roman" w:hAnsi="Times New Roman"/>
            <w:sz w:val="24"/>
            <w:szCs w:val="24"/>
            <w:rPrChange w:id="462" w:author="Parks, Robbie M" w:date="2018-12-05T15:42:00Z">
              <w:rPr/>
            </w:rPrChange>
          </w:rPr>
          <w:fldChar w:fldCharType="end"/>
        </w:r>
        <w:r w:rsidR="00AF22B0" w:rsidRPr="000D6DA0" w:rsidDel="000D6DA0">
          <w:rPr>
            <w:rFonts w:ascii="Times New Roman" w:hAnsi="Times New Roman"/>
            <w:sz w:val="24"/>
            <w:szCs w:val="24"/>
            <w:rPrChange w:id="463" w:author="Parks, Robbie M" w:date="2018-12-05T15:42:00Z">
              <w:rPr/>
            </w:rPrChange>
          </w:rPr>
          <w:delText xml:space="preserve"> Other causes of death do not </w:delText>
        </w:r>
      </w:del>
      <w:del w:id="464" w:author="Parks, Robbie M" w:date="2018-12-05T15:41:00Z">
        <w:r w:rsidR="00AF22B0" w:rsidRPr="000D6DA0" w:rsidDel="000D6DA0">
          <w:rPr>
            <w:rFonts w:ascii="Times New Roman" w:hAnsi="Times New Roman"/>
            <w:sz w:val="24"/>
            <w:szCs w:val="24"/>
            <w:rPrChange w:id="465" w:author="Parks, Robbie M" w:date="2018-12-05T15:42:00Z">
              <w:rPr/>
            </w:rPrChange>
          </w:rPr>
          <w:delText xml:space="preserve">visually </w:delText>
        </w:r>
      </w:del>
      <w:del w:id="466" w:author="Parks, Robbie M" w:date="2018-12-05T15:42:00Z">
        <w:r w:rsidR="00AF22B0" w:rsidRPr="000D6DA0" w:rsidDel="000D6DA0">
          <w:rPr>
            <w:rFonts w:ascii="Times New Roman" w:hAnsi="Times New Roman"/>
            <w:sz w:val="24"/>
            <w:szCs w:val="24"/>
            <w:rPrChange w:id="467" w:author="Parks, Robbie M" w:date="2018-12-05T15:42:00Z">
              <w:rPr/>
            </w:rPrChange>
          </w:rPr>
          <w:delText>have a seasonality.</w:delText>
        </w:r>
        <w:commentRangeEnd w:id="447"/>
        <w:r w:rsidR="00F319D5" w:rsidDel="000D6DA0">
          <w:rPr>
            <w:rStyle w:val="CommentReference"/>
            <w:rFonts w:asciiTheme="minorHAnsi" w:eastAsiaTheme="minorHAnsi" w:hAnsiTheme="minorHAnsi" w:cstheme="minorBidi"/>
          </w:rPr>
          <w:commentReference w:id="447"/>
        </w:r>
      </w:del>
    </w:p>
    <w:p w14:paraId="23A5CF74" w14:textId="77777777" w:rsidR="00F319D5" w:rsidRDefault="00F319D5">
      <w:pPr>
        <w:pStyle w:val="ListParagraph"/>
        <w:numPr>
          <w:ilvl w:val="0"/>
          <w:numId w:val="10"/>
        </w:numPr>
        <w:spacing w:line="240" w:lineRule="auto"/>
        <w:jc w:val="both"/>
        <w:rPr>
          <w:ins w:id="468" w:author="Ezzati, Majid" w:date="2018-12-01T01:36:00Z"/>
        </w:rPr>
        <w:pPrChange w:id="469"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70" w:author="Parks, Robbie M" w:date="2018-12-05T11:53:00Z">
        <w:r w:rsidR="00CD1484">
          <w:rPr>
            <w:rFonts w:ascii="Times New Roman" w:hAnsi="Times New Roman"/>
            <w:i/>
            <w:sz w:val="24"/>
            <w:szCs w:val="24"/>
          </w:rPr>
          <w:t xml:space="preserve"> 2</w:t>
        </w:r>
      </w:ins>
      <w:del w:id="471"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3B7EBE12"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72" w:author="Ezzati, Majid" w:date="2018-12-01T01:39:00Z">
        <w:r w:rsidDel="00F319D5">
          <w:rPr>
            <w:rFonts w:ascii="Times New Roman" w:hAnsi="Times New Roman"/>
            <w:sz w:val="24"/>
            <w:szCs w:val="24"/>
          </w:rPr>
          <w:delText xml:space="preserve">key </w:delText>
        </w:r>
      </w:del>
      <w:ins w:id="473" w:author="Ezzati, Majid" w:date="2018-12-01T01:39:00Z">
        <w:del w:id="474" w:author="Parks, Robbie M" w:date="2018-12-05T15:49:00Z">
          <w:r w:rsidR="00F319D5" w:rsidDel="00841792">
            <w:rPr>
              <w:rFonts w:ascii="Times New Roman" w:hAnsi="Times New Roman"/>
              <w:sz w:val="24"/>
              <w:szCs w:val="24"/>
            </w:rPr>
            <w:delText>noticeable</w:delText>
          </w:r>
        </w:del>
      </w:ins>
      <w:ins w:id="475" w:author="Parks, Robbie M" w:date="2018-12-05T15:49:00Z">
        <w:r w:rsidR="00841792">
          <w:rPr>
            <w:rFonts w:ascii="Times New Roman" w:hAnsi="Times New Roman"/>
            <w:sz w:val="24"/>
            <w:szCs w:val="24"/>
          </w:rPr>
          <w:t>distinct</w:t>
        </w:r>
      </w:ins>
      <w:ins w:id="476" w:author="Ezzati, Majid" w:date="2018-12-01T01:39:00Z">
        <w:r w:rsidR="00F319D5">
          <w:rPr>
            <w:rFonts w:ascii="Times New Roman" w:hAnsi="Times New Roman"/>
            <w:sz w:val="24"/>
            <w:szCs w:val="24"/>
          </w:rPr>
          <w:t xml:space="preserve"> </w:t>
        </w:r>
      </w:ins>
      <w:r>
        <w:rPr>
          <w:rFonts w:ascii="Times New Roman" w:hAnsi="Times New Roman"/>
          <w:sz w:val="24"/>
          <w:szCs w:val="24"/>
        </w:rPr>
        <w:t xml:space="preserve">patterns in distribution of </w:t>
      </w:r>
      <w:ins w:id="477"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478" w:author="Parks, Robbie M" w:date="2018-12-05T16:36:00Z">
        <w:r w:rsidR="008C18AB">
          <w:rPr>
            <w:rFonts w:ascii="Times New Roman" w:hAnsi="Times New Roman"/>
            <w:sz w:val="24"/>
            <w:szCs w:val="24"/>
          </w:rPr>
          <w:t xml:space="preserve"> </w:t>
        </w:r>
      </w:ins>
      <w:r w:rsidR="00FE3811">
        <w:rPr>
          <w:rFonts w:ascii="Times New Roman" w:hAnsi="Times New Roman"/>
          <w:sz w:val="24"/>
          <w:szCs w:val="24"/>
        </w:rPr>
        <w:t xml:space="preserve">by age group and sex </w:t>
      </w:r>
      <w:ins w:id="479" w:author="Parks, Robbie M" w:date="2018-12-05T16:36:00Z">
        <w:r w:rsidR="008C18AB">
          <w:rPr>
            <w:rFonts w:ascii="Times New Roman" w:hAnsi="Times New Roman"/>
            <w:sz w:val="24"/>
            <w:szCs w:val="24"/>
          </w:rPr>
          <w:t>(Figure 2)</w:t>
        </w:r>
      </w:ins>
      <w:ins w:id="480" w:author="Parks, Robbie M" w:date="2018-12-05T15:49:00Z">
        <w:r w:rsidR="006455D3">
          <w:rPr>
            <w:rFonts w:ascii="Times New Roman" w:hAnsi="Times New Roman"/>
            <w:sz w:val="24"/>
            <w:szCs w:val="24"/>
          </w:rPr>
          <w:t>.</w:t>
        </w:r>
      </w:ins>
      <w:del w:id="481"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482"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483" w:author="Parks, Robbie M" w:date="2018-12-05T15:59:00Z">
        <w:r w:rsidR="00A81E2A">
          <w:rPr>
            <w:rFonts w:ascii="Times New Roman" w:hAnsi="Times New Roman"/>
            <w:sz w:val="24"/>
            <w:szCs w:val="24"/>
          </w:rPr>
          <w:t xml:space="preserve">(i.e., from assault and intentional self-harm) </w:t>
        </w:r>
      </w:ins>
      <w:del w:id="484" w:author="Parks, Robbie M" w:date="2018-12-05T15:53:00Z">
        <w:r w:rsidRPr="00636C9B" w:rsidDel="00DE1D37">
          <w:rPr>
            <w:rFonts w:ascii="Times New Roman" w:hAnsi="Times New Roman"/>
            <w:sz w:val="24"/>
            <w:szCs w:val="24"/>
          </w:rPr>
          <w:delText>the majority (over 50%)</w:delText>
        </w:r>
      </w:del>
      <w:ins w:id="485" w:author="Parks, Robbie M" w:date="2018-12-05T15:53:00Z">
        <w:r w:rsidR="00DE1D37">
          <w:rPr>
            <w:rFonts w:ascii="Times New Roman" w:hAnsi="Times New Roman"/>
            <w:sz w:val="24"/>
            <w:szCs w:val="24"/>
          </w:rPr>
          <w:t xml:space="preserve">make up </w:t>
        </w:r>
      </w:ins>
      <w:ins w:id="486" w:author="Parks, Robbie M" w:date="2018-12-05T16:02:00Z">
        <w:r w:rsidR="00193968">
          <w:rPr>
            <w:rFonts w:ascii="Times New Roman" w:hAnsi="Times New Roman"/>
            <w:sz w:val="24"/>
            <w:szCs w:val="24"/>
          </w:rPr>
          <w:t>most</w:t>
        </w:r>
      </w:ins>
      <w:ins w:id="487"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488"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489"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490" w:author="Parks, Robbie M" w:date="2018-12-05T15:55:00Z">
        <w:r w:rsidR="00E974B1" w:rsidRPr="00636C9B" w:rsidDel="008118D5">
          <w:rPr>
            <w:rFonts w:ascii="Times New Roman" w:hAnsi="Times New Roman"/>
            <w:sz w:val="24"/>
            <w:szCs w:val="24"/>
          </w:rPr>
          <w:delText xml:space="preserve">males </w:delText>
        </w:r>
      </w:del>
      <w:ins w:id="491"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492"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493" w:author="Parks, Robbie M" w:date="2018-12-05T15:55:00Z">
        <w:r w:rsidR="00327B75">
          <w:rPr>
            <w:rFonts w:ascii="Times New Roman" w:hAnsi="Times New Roman"/>
            <w:sz w:val="24"/>
            <w:szCs w:val="24"/>
          </w:rPr>
          <w:t>women</w:t>
        </w:r>
      </w:ins>
      <w:ins w:id="494"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495" w:author="Parks, Robbie M" w:date="2018-12-05T15:59:00Z"/>
          <w:rFonts w:ascii="Times New Roman" w:hAnsi="Times New Roman"/>
          <w:sz w:val="24"/>
          <w:szCs w:val="24"/>
        </w:rPr>
      </w:pPr>
      <w:del w:id="496"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497" w:author="Parks, Robbie M" w:date="2018-12-05T15:56:00Z">
        <w:r w:rsidR="001121F5" w:rsidDel="00EE54EA">
          <w:rPr>
            <w:rFonts w:ascii="Times New Roman" w:hAnsi="Times New Roman"/>
            <w:sz w:val="24"/>
            <w:szCs w:val="24"/>
          </w:rPr>
          <w:delText xml:space="preserve">with </w:delText>
        </w:r>
      </w:del>
      <w:ins w:id="498" w:author="Parks, Robbie M" w:date="2018-12-05T15:56:00Z">
        <w:r w:rsidR="00EE54EA">
          <w:rPr>
            <w:rFonts w:ascii="Times New Roman" w:hAnsi="Times New Roman"/>
            <w:sz w:val="24"/>
            <w:szCs w:val="24"/>
          </w:rPr>
          <w:t>I</w:t>
        </w:r>
      </w:ins>
      <w:del w:id="499"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500" w:author="Parks, Robbie M" w:date="2018-12-05T16:02:00Z">
        <w:r w:rsidR="002001DE" w:rsidDel="00193968">
          <w:rPr>
            <w:rFonts w:ascii="Times New Roman" w:hAnsi="Times New Roman"/>
            <w:sz w:val="24"/>
            <w:szCs w:val="24"/>
          </w:rPr>
          <w:delText xml:space="preserve"> </w:delText>
        </w:r>
      </w:del>
      <w:del w:id="501"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02" w:author="Parks, Robbie M" w:date="2018-12-05T15:56:00Z">
        <w:r w:rsidR="00D173B7">
          <w:rPr>
            <w:rFonts w:ascii="Times New Roman" w:hAnsi="Times New Roman"/>
            <w:sz w:val="24"/>
            <w:szCs w:val="24"/>
          </w:rPr>
          <w:t xml:space="preserve"> middle-aged </w:t>
        </w:r>
      </w:ins>
      <w:ins w:id="503" w:author="Parks, Robbie M" w:date="2018-12-05T15:53:00Z">
        <w:r w:rsidR="00DE1D37">
          <w:rPr>
            <w:rFonts w:ascii="Times New Roman" w:hAnsi="Times New Roman"/>
            <w:sz w:val="24"/>
            <w:szCs w:val="24"/>
          </w:rPr>
          <w:t>groups</w:t>
        </w:r>
      </w:ins>
      <w:ins w:id="504" w:author="Parks, Robbie M" w:date="2018-12-05T15:56:00Z">
        <w:r w:rsidR="00D173B7">
          <w:rPr>
            <w:rFonts w:ascii="Times New Roman" w:hAnsi="Times New Roman"/>
            <w:sz w:val="24"/>
            <w:szCs w:val="24"/>
          </w:rPr>
          <w:t xml:space="preserve"> for both men and women</w:t>
        </w:r>
      </w:ins>
      <w:ins w:id="505"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06"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07" w:author="Parks, Robbie M" w:date="2018-12-05T15:59:00Z">
        <w:r w:rsidRPr="00416CBF">
          <w:rPr>
            <w:rFonts w:ascii="Times New Roman" w:hAnsi="Times New Roman"/>
            <w:sz w:val="24"/>
            <w:szCs w:val="24"/>
          </w:rPr>
          <w:t>with t</w:t>
        </w:r>
      </w:ins>
      <w:del w:id="508"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09"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10"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11" w:author="Parks, Robbie M" w:date="2018-12-05T15:57:00Z">
        <w:r w:rsidR="002C4C73" w:rsidRPr="00416CBF" w:rsidDel="001F327F">
          <w:rPr>
            <w:rFonts w:ascii="Times New Roman" w:hAnsi="Times New Roman"/>
            <w:sz w:val="24"/>
            <w:szCs w:val="24"/>
          </w:rPr>
          <w:delText>0-44 and 55-74 years in</w:delText>
        </w:r>
      </w:del>
      <w:ins w:id="512" w:author="Parks, Robbie M" w:date="2018-12-05T15:57:00Z">
        <w:r w:rsidR="001F327F" w:rsidRPr="00416CBF">
          <w:rPr>
            <w:rFonts w:ascii="Times New Roman" w:hAnsi="Times New Roman"/>
            <w:sz w:val="24"/>
            <w:szCs w:val="24"/>
          </w:rPr>
          <w:t>f</w:t>
        </w:r>
      </w:ins>
      <w:del w:id="513"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14"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15" w:author="Parks, Robbie M" w:date="2018-12-05T15:58:00Z"/>
          <w:rFonts w:ascii="Times New Roman" w:hAnsi="Times New Roman"/>
          <w:sz w:val="24"/>
          <w:szCs w:val="24"/>
        </w:rPr>
      </w:pPr>
      <w:ins w:id="516" w:author="Parks, Robbie M" w:date="2018-12-05T16:03:00Z">
        <w:r>
          <w:rPr>
            <w:rFonts w:ascii="Times New Roman" w:hAnsi="Times New Roman"/>
            <w:sz w:val="24"/>
            <w:szCs w:val="24"/>
          </w:rPr>
          <w:t>d</w:t>
        </w:r>
      </w:ins>
      <w:del w:id="517"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18"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19"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20"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21" w:author="Parks, Robbie M" w:date="2018-12-05T15:58:00Z"/>
          <w:rFonts w:ascii="Times New Roman" w:hAnsi="Times New Roman"/>
          <w:sz w:val="24"/>
          <w:szCs w:val="24"/>
        </w:rPr>
      </w:pPr>
      <w:del w:id="522"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23" w:author="Parks, Robbie M" w:date="2018-12-05T11:53:00Z">
        <w:r w:rsidR="00CD1484">
          <w:rPr>
            <w:rFonts w:ascii="Times New Roman" w:hAnsi="Times New Roman"/>
            <w:i/>
            <w:sz w:val="24"/>
            <w:szCs w:val="24"/>
          </w:rPr>
          <w:t>3</w:t>
        </w:r>
      </w:ins>
      <w:del w:id="524" w:author="Parks, Robbie M" w:date="2018-12-05T11:53:00Z">
        <w:r w:rsidRPr="00636C9B" w:rsidDel="00CD1484">
          <w:rPr>
            <w:rFonts w:ascii="Times New Roman" w:hAnsi="Times New Roman"/>
            <w:i/>
            <w:sz w:val="24"/>
            <w:szCs w:val="24"/>
          </w:rPr>
          <w:delText>4</w:delText>
        </w:r>
      </w:del>
    </w:p>
    <w:p w14:paraId="0E0AC704" w14:textId="5ED85CC6" w:rsidR="00955652" w:rsidRPr="00636C9B" w:rsidDel="00EF44AE" w:rsidRDefault="00955652" w:rsidP="00EF44AE">
      <w:pPr>
        <w:pStyle w:val="ListParagraph"/>
        <w:numPr>
          <w:ilvl w:val="0"/>
          <w:numId w:val="10"/>
        </w:numPr>
        <w:spacing w:line="240" w:lineRule="auto"/>
        <w:jc w:val="both"/>
        <w:rPr>
          <w:del w:id="525"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w:t>
      </w:r>
      <w:commentRangeStart w:id="526"/>
      <w:r w:rsidRPr="00EF44AE">
        <w:rPr>
          <w:rFonts w:ascii="Times New Roman" w:hAnsi="Times New Roman"/>
          <w:sz w:val="24"/>
          <w:szCs w:val="24"/>
        </w:rPr>
        <w:t>941</w:t>
      </w:r>
      <w:commentRangeEnd w:id="526"/>
      <w:r w:rsidR="003B6EEA">
        <w:rPr>
          <w:rStyle w:val="CommentReference"/>
          <w:rFonts w:asciiTheme="minorHAnsi" w:eastAsiaTheme="minorHAnsi" w:hAnsiTheme="minorHAnsi" w:cstheme="minorBidi"/>
        </w:rPr>
        <w:commentReference w:id="526"/>
      </w:r>
      <w:r w:rsidRPr="00EF44AE">
        <w:rPr>
          <w:rFonts w:ascii="Times New Roman" w:hAnsi="Times New Roman"/>
          <w:sz w:val="24"/>
          <w:szCs w:val="24"/>
        </w:rPr>
        <w:t xml:space="preserve"> (</w:t>
      </w:r>
      <w:ins w:id="527" w:author="Parks, Robbie M" w:date="2018-12-05T16:22:00Z">
        <w:r w:rsidR="004E14B6">
          <w:rPr>
            <w:rFonts w:ascii="Times New Roman" w:hAnsi="Times New Roman"/>
            <w:sz w:val="24"/>
            <w:szCs w:val="24"/>
          </w:rPr>
          <w:t xml:space="preserve">95% CrI </w:t>
        </w:r>
      </w:ins>
      <w:r w:rsidRPr="00EF44AE">
        <w:rPr>
          <w:rFonts w:ascii="Times New Roman" w:hAnsi="Times New Roman"/>
          <w:sz w:val="24"/>
          <w:szCs w:val="24"/>
        </w:rPr>
        <w:t xml:space="preserve">831, 1053) injury deaths associated with </w:t>
      </w:r>
      <w:ins w:id="528"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29"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30"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31"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32"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7909817F" w14:textId="2D95C8BA" w:rsidR="009F4AEC" w:rsidRPr="007514AC" w:rsidDel="00BB1BC8" w:rsidRDefault="00697ADB">
      <w:pPr>
        <w:pStyle w:val="ListParagraph"/>
        <w:rPr>
          <w:del w:id="533" w:author="Parks, Robbie M" w:date="2018-12-04T10:54:00Z"/>
        </w:rPr>
        <w:pPrChange w:id="534" w:author="Bennett, James E" w:date="2018-12-07T12:09:00Z">
          <w:pPr>
            <w:pStyle w:val="ListParagraph"/>
            <w:numPr>
              <w:numId w:val="10"/>
            </w:numPr>
            <w:spacing w:line="240" w:lineRule="auto"/>
            <w:ind w:hanging="360"/>
            <w:jc w:val="both"/>
          </w:pPr>
        </w:pPrChange>
      </w:pPr>
      <w:moveFromRangeStart w:id="535" w:author="Ezzati, Majid" w:date="2018-12-01T01:45:00Z" w:name="move531392073"/>
      <w:moveFrom w:id="536" w:author="Ezzati, Majid" w:date="2018-12-01T01:45:00Z">
        <w:r w:rsidRPr="006911D4" w:rsidDel="00EF44AE">
          <w:t>Additional deaths mostly concentrated in adolescent to middle-aged males from 15-64 years, with 81% of all additional deaths the</w:t>
        </w:r>
        <w:del w:id="537" w:author="Parks, Robbie M" w:date="2018-12-04T10:54:00Z">
          <w:r w:rsidRPr="007237D8" w:rsidDel="00BB1BC8">
            <w:delText>re.</w:delText>
          </w:r>
        </w:del>
      </w:moveFrom>
    </w:p>
    <w:p w14:paraId="577219A9" w14:textId="66425A84" w:rsidR="009F4AEC" w:rsidRPr="009C2ADE" w:rsidDel="00EF44AE" w:rsidRDefault="009F4AEC">
      <w:pPr>
        <w:pStyle w:val="ListParagraph"/>
        <w:numPr>
          <w:ilvl w:val="0"/>
          <w:numId w:val="10"/>
        </w:numPr>
        <w:spacing w:line="240" w:lineRule="auto"/>
        <w:jc w:val="both"/>
      </w:pPr>
      <w:moveFrom w:id="538" w:author="Ezzati, Majid" w:date="2018-12-01T01:45:00Z">
        <w:r w:rsidRPr="007514AC" w:rsidDel="00EF44AE">
          <w:t>Net decrease in 75+ years in males and 85+ years in females due to decrease in falls deaths</w:t>
        </w:r>
      </w:moveFrom>
    </w:p>
    <w:moveFromRangeEnd w:id="535"/>
    <w:p w14:paraId="487F7F1F" w14:textId="0468C9D4" w:rsidR="00C91B02" w:rsidRDefault="00C91B02" w:rsidP="00C91B02">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 xml:space="preserve">Additional deaths </w:t>
      </w:r>
      <w:r>
        <w:rPr>
          <w:rFonts w:ascii="Times New Roman" w:hAnsi="Times New Roman"/>
          <w:sz w:val="24"/>
          <w:szCs w:val="24"/>
        </w:rPr>
        <w:t>would be</w:t>
      </w:r>
      <w:r w:rsidRPr="00697ADB">
        <w:rPr>
          <w:rFonts w:ascii="Times New Roman" w:hAnsi="Times New Roman"/>
          <w:sz w:val="24"/>
          <w:szCs w:val="24"/>
        </w:rPr>
        <w:t xml:space="preserve"> concentrated in adolescent to middle-aged males from 15-64 years, with 81% of all additional deaths there</w:t>
      </w:r>
      <w:r>
        <w:rPr>
          <w:rFonts w:ascii="Times New Roman" w:hAnsi="Times New Roman"/>
          <w:sz w:val="24"/>
          <w:szCs w:val="24"/>
        </w:rPr>
        <w:t xml:space="preserve"> and only 13% of all additional deaths in females</w:t>
      </w:r>
      <w:r w:rsidRPr="00697ADB">
        <w:rPr>
          <w:rFonts w:ascii="Times New Roman" w:hAnsi="Times New Roman"/>
          <w:sz w:val="24"/>
          <w:szCs w:val="24"/>
        </w:rPr>
        <w:t>.</w:t>
      </w:r>
    </w:p>
    <w:p w14:paraId="53C8AF1A" w14:textId="1D50B366"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39" w:author="Parks, Robbie M" w:date="2018-12-05T16:15:00Z">
        <w:r w:rsidRPr="00636C9B" w:rsidDel="00D83449">
          <w:rPr>
            <w:rFonts w:ascii="Times New Roman" w:hAnsi="Times New Roman"/>
            <w:sz w:val="24"/>
            <w:szCs w:val="24"/>
          </w:rPr>
          <w:delText>461 (377, 543) unintentional injury deaths, with</w:delText>
        </w:r>
      </w:del>
      <w:ins w:id="540"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del w:id="541" w:author="Parks, Robbie M" w:date="2018-12-05T16:15:00Z">
        <w:r w:rsidRPr="00636C9B" w:rsidDel="00D83449">
          <w:rPr>
            <w:rFonts w:ascii="Times New Roman" w:hAnsi="Times New Roman"/>
            <w:sz w:val="24"/>
            <w:szCs w:val="24"/>
          </w:rPr>
          <w:delText xml:space="preserve">in </w:delText>
        </w:r>
      </w:del>
      <w:ins w:id="542"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43" w:author="Parks, Robbie M" w:date="2018-12-05T16:15:00Z">
        <w:r w:rsidR="007C6549">
          <w:rPr>
            <w:rFonts w:ascii="Times New Roman" w:hAnsi="Times New Roman"/>
            <w:sz w:val="24"/>
            <w:szCs w:val="24"/>
          </w:rPr>
          <w:t xml:space="preserve"> </w:t>
        </w:r>
      </w:ins>
      <w:r w:rsidR="00B61FF3">
        <w:rPr>
          <w:rFonts w:ascii="Times New Roman" w:hAnsi="Times New Roman"/>
          <w:sz w:val="24"/>
          <w:szCs w:val="24"/>
        </w:rPr>
        <w:t>followed by</w:t>
      </w:r>
      <w:ins w:id="544" w:author="Parks, Robbie M" w:date="2018-12-05T16:15:00Z">
        <w:r w:rsidR="007C6549">
          <w:rPr>
            <w:rFonts w:ascii="Times New Roman" w:hAnsi="Times New Roman"/>
            <w:sz w:val="24"/>
            <w:szCs w:val="24"/>
          </w:rPr>
          <w:t xml:space="preserve"> intentional self-harm</w:t>
        </w:r>
      </w:ins>
      <w:ins w:id="545"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46" w:author="Parks, Robbie M" w:date="2018-12-05T16:16:00Z"/>
          <w:rFonts w:ascii="Times New Roman" w:hAnsi="Times New Roman"/>
          <w:sz w:val="24"/>
          <w:szCs w:val="24"/>
        </w:rPr>
      </w:pPr>
      <w:moveFromRangeStart w:id="547" w:author="Ezzati, Majid" w:date="2018-12-01T01:44:00Z" w:name="move531391985"/>
      <w:moveFrom w:id="548" w:author="Ezzati, Majid" w:date="2018-12-01T01:44:00Z">
        <w:del w:id="549"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47"/>
      <w:del w:id="550"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51" w:author="Parks, Robbie M" w:date="2018-12-05T16:16:00Z"/>
          <w:rFonts w:ascii="Times New Roman" w:hAnsi="Times New Roman"/>
          <w:sz w:val="24"/>
          <w:szCs w:val="24"/>
        </w:rPr>
      </w:pPr>
      <w:moveToRangeStart w:id="552" w:author="Ezzati, Majid" w:date="2018-12-01T01:44:00Z" w:name="move531391985"/>
      <w:moveTo w:id="553" w:author="Ezzati, Majid" w:date="2018-12-01T01:44:00Z">
        <w:del w:id="554"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52"/>
    <w:p w14:paraId="3E2ACC04" w14:textId="04BD86FF"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55"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56"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57"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t>
      </w:r>
      <w:r w:rsidR="00532131">
        <w:rPr>
          <w:rFonts w:ascii="Times New Roman" w:hAnsi="Times New Roman"/>
          <w:sz w:val="24"/>
          <w:szCs w:val="24"/>
        </w:rPr>
        <w:t>was</w:t>
      </w:r>
      <w:r w:rsidRPr="00636C9B">
        <w:rPr>
          <w:rFonts w:ascii="Times New Roman" w:hAnsi="Times New Roman"/>
          <w:sz w:val="24"/>
          <w:szCs w:val="24"/>
        </w:rPr>
        <w:t xml:space="preserve"> </w:t>
      </w:r>
      <w:del w:id="558"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559"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560"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ins w:id="561"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562" w:author="Parks, Robbie M" w:date="2018-12-05T16:16:00Z"/>
          <w:rFonts w:ascii="Times New Roman" w:hAnsi="Times New Roman"/>
          <w:sz w:val="24"/>
          <w:szCs w:val="24"/>
        </w:rPr>
      </w:pPr>
      <w:moveToRangeStart w:id="563" w:author="Ezzati, Majid" w:date="2018-12-01T01:45:00Z" w:name="move531392073"/>
      <w:moveTo w:id="564" w:author="Ezzati, Majid" w:date="2018-12-01T01:45:00Z">
        <w:del w:id="565" w:author="Parks, Robbie M" w:date="2018-12-05T16:16:00Z">
          <w:r w:rsidRPr="00636C9B" w:rsidDel="007F1267">
            <w:rPr>
              <w:rFonts w:ascii="Times New Roman" w:hAnsi="Times New Roman"/>
              <w:sz w:val="24"/>
              <w:szCs w:val="24"/>
            </w:rPr>
            <w:delText>87% deaths males and 13% in females</w:delText>
          </w:r>
        </w:del>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566" w:author="Parks, Robbie M" w:date="2018-12-05T16:19:00Z">
        <w:r>
          <w:rPr>
            <w:rFonts w:ascii="Times New Roman" w:hAnsi="Times New Roman"/>
            <w:sz w:val="24"/>
            <w:szCs w:val="24"/>
          </w:rPr>
          <w:t>There would be a ne</w:t>
        </w:r>
      </w:ins>
      <w:moveTo w:id="567" w:author="Ezzati, Majid" w:date="2018-12-01T01:45:00Z">
        <w:del w:id="568" w:author="Parks, Robbie M" w:date="2018-12-05T16:20:00Z">
          <w:r w:rsidR="00EF44AE" w:rsidDel="00156710">
            <w:rPr>
              <w:rFonts w:ascii="Times New Roman" w:hAnsi="Times New Roman"/>
              <w:sz w:val="24"/>
              <w:szCs w:val="24"/>
            </w:rPr>
            <w:delText>N</w:delText>
          </w:r>
        </w:del>
        <w:del w:id="569"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570" w:author="Parks, Robbie M" w:date="2018-12-05T16:20:00Z">
          <w:r w:rsidR="00EF44AE" w:rsidDel="006205BD">
            <w:rPr>
              <w:rFonts w:ascii="Times New Roman" w:hAnsi="Times New Roman"/>
              <w:sz w:val="24"/>
              <w:szCs w:val="24"/>
            </w:rPr>
            <w:delText>75+ years in</w:delText>
          </w:r>
        </w:del>
      </w:moveTo>
      <w:ins w:id="571" w:author="Parks, Robbie M" w:date="2018-12-05T16:20:00Z">
        <w:r w:rsidR="006205BD">
          <w:rPr>
            <w:rFonts w:ascii="Times New Roman" w:hAnsi="Times New Roman"/>
            <w:sz w:val="24"/>
            <w:szCs w:val="24"/>
          </w:rPr>
          <w:t>oldest</w:t>
        </w:r>
      </w:ins>
      <w:moveTo w:id="572" w:author="Ezzati, Majid" w:date="2018-12-01T01:45:00Z">
        <w:r w:rsidR="00EF44AE">
          <w:rPr>
            <w:rFonts w:ascii="Times New Roman" w:hAnsi="Times New Roman"/>
            <w:sz w:val="24"/>
            <w:szCs w:val="24"/>
          </w:rPr>
          <w:t xml:space="preserve"> males and </w:t>
        </w:r>
        <w:del w:id="573"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574" w:author="Parks, Robbie M" w:date="2018-12-05T16:19:00Z">
        <w:r>
          <w:rPr>
            <w:rFonts w:ascii="Times New Roman" w:hAnsi="Times New Roman"/>
            <w:sz w:val="24"/>
            <w:szCs w:val="24"/>
          </w:rPr>
          <w:t>.</w:t>
        </w:r>
      </w:ins>
    </w:p>
    <w:moveToRangeEnd w:id="563"/>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7F28FC6" w:rsidR="00645C3A" w:rsidRPr="00843ACB" w:rsidRDefault="007D407F" w:rsidP="00843ACB">
      <w:pPr>
        <w:spacing w:line="240" w:lineRule="auto"/>
        <w:jc w:val="both"/>
        <w:rPr>
          <w:rFonts w:ascii="Times New Roman" w:hAnsi="Times New Roman"/>
          <w:sz w:val="24"/>
          <w:szCs w:val="24"/>
          <w:u w:val="single"/>
        </w:rPr>
      </w:pPr>
      <w:ins w:id="575"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 xml:space="preserve">across </w:t>
      </w:r>
      <w:r w:rsidR="00516871">
        <w:rPr>
          <w:rFonts w:ascii="Times New Roman" w:hAnsi="Times New Roman"/>
          <w:sz w:val="24"/>
          <w:szCs w:val="24"/>
          <w:u w:val="single"/>
        </w:rPr>
        <w:t>by</w:t>
      </w:r>
      <w:ins w:id="576" w:author="Parks, Robbie M" w:date="2018-12-07T14:15:00Z">
        <w:r w:rsidR="003B6EEA">
          <w:rPr>
            <w:rFonts w:ascii="Times New Roman" w:hAnsi="Times New Roman"/>
            <w:sz w:val="24"/>
            <w:szCs w:val="24"/>
            <w:u w:val="single"/>
          </w:rPr>
          <w:t xml:space="preserve"> </w:t>
        </w:r>
      </w:ins>
      <w:del w:id="577" w:author="Parks, Robbie M" w:date="2018-12-07T14:15:00Z">
        <w:r w:rsidR="00516871" w:rsidRPr="00843ACB" w:rsidDel="003B6EEA">
          <w:rPr>
            <w:rFonts w:ascii="Times New Roman" w:hAnsi="Times New Roman"/>
            <w:sz w:val="24"/>
            <w:szCs w:val="24"/>
            <w:u w:val="single"/>
          </w:rPr>
          <w:delText xml:space="preserve"> </w:delText>
        </w:r>
        <w:commentRangeStart w:id="578"/>
        <w:r w:rsidR="00516871" w:rsidDel="003B6EEA">
          <w:rPr>
            <w:rFonts w:ascii="Times New Roman" w:hAnsi="Times New Roman"/>
            <w:sz w:val="24"/>
            <w:szCs w:val="24"/>
            <w:u w:val="single"/>
          </w:rPr>
          <w:delText xml:space="preserve">age </w:delText>
        </w:r>
        <w:commentRangeEnd w:id="578"/>
        <w:r w:rsidR="00516871" w:rsidDel="003B6EEA">
          <w:rPr>
            <w:rStyle w:val="CommentReference"/>
            <w:rFonts w:asciiTheme="minorHAnsi" w:eastAsiaTheme="minorHAnsi" w:hAnsiTheme="minorHAnsi" w:cstheme="minorBidi"/>
          </w:rPr>
          <w:commentReference w:id="578"/>
        </w:r>
      </w:del>
      <w:ins w:id="579" w:author="Parks, Robbie M" w:date="2018-12-05T16:20:00Z">
        <w:r w:rsidR="00273234">
          <w:rPr>
            <w:rFonts w:ascii="Times New Roman" w:hAnsi="Times New Roman"/>
            <w:sz w:val="24"/>
            <w:szCs w:val="24"/>
            <w:u w:val="single"/>
          </w:rPr>
          <w:t>in 2016 population</w:t>
        </w:r>
      </w:ins>
      <w:ins w:id="580" w:author="Parks, Robbie M" w:date="2018-12-05T17:12:00Z">
        <w:r>
          <w:rPr>
            <w:rFonts w:ascii="Times New Roman" w:hAnsi="Times New Roman"/>
            <w:sz w:val="24"/>
            <w:szCs w:val="24"/>
            <w:u w:val="single"/>
          </w:rPr>
          <w:t>]]]</w:t>
        </w:r>
      </w:ins>
    </w:p>
    <w:p w14:paraId="0556E370" w14:textId="0889AAA0"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lastRenderedPageBreak/>
        <w:t xml:space="preserve">If we </w:t>
      </w:r>
      <w:del w:id="581" w:author="Parks, Robbie M" w:date="2018-12-05T16:28:00Z">
        <w:r w:rsidRPr="005E65AD" w:rsidDel="00325BC1">
          <w:rPr>
            <w:rFonts w:ascii="Times New Roman" w:hAnsi="Times New Roman"/>
            <w:sz w:val="24"/>
            <w:szCs w:val="24"/>
          </w:rPr>
          <w:delText xml:space="preserve">look </w:delText>
        </w:r>
      </w:del>
      <w:ins w:id="582" w:author="Parks, Robbie M" w:date="2018-12-05T16:28:00Z">
        <w:r w:rsidR="00325BC1">
          <w:rPr>
            <w:rFonts w:ascii="Times New Roman" w:hAnsi="Times New Roman"/>
            <w:sz w:val="24"/>
            <w:szCs w:val="24"/>
          </w:rPr>
          <w:t>analyse effect</w:t>
        </w:r>
      </w:ins>
      <w:ins w:id="583" w:author="Parks, Robbie M" w:date="2018-12-05T16:39:00Z">
        <w:r w:rsidR="00F919BB">
          <w:rPr>
            <w:rFonts w:ascii="Times New Roman" w:hAnsi="Times New Roman"/>
            <w:sz w:val="24"/>
            <w:szCs w:val="24"/>
          </w:rPr>
          <w:t>s</w:t>
        </w:r>
      </w:ins>
      <w:ins w:id="584" w:author="Parks, Robbie M" w:date="2018-12-05T16:28:00Z">
        <w:r w:rsidR="00325BC1" w:rsidRPr="005E65AD">
          <w:rPr>
            <w:rFonts w:ascii="Times New Roman" w:hAnsi="Times New Roman"/>
            <w:sz w:val="24"/>
            <w:szCs w:val="24"/>
          </w:rPr>
          <w:t xml:space="preserve"> </w:t>
        </w:r>
      </w:ins>
      <w:r w:rsidR="00A1322F">
        <w:rPr>
          <w:rFonts w:ascii="Times New Roman" w:hAnsi="Times New Roman"/>
          <w:sz w:val="24"/>
          <w:szCs w:val="24"/>
        </w:rPr>
        <w:t xml:space="preserve">of an increase in temperature anomaly of </w:t>
      </w:r>
      <w:r w:rsidR="002663AE" w:rsidRPr="002663AE">
        <w:rPr>
          <w:rFonts w:ascii="Times New Roman" w:hAnsi="Times New Roman"/>
          <w:sz w:val="24"/>
          <w:szCs w:val="24"/>
        </w:rPr>
        <w:t xml:space="preserve">+1°C </w:t>
      </w:r>
      <w:del w:id="585" w:author="Parks, Robbie M" w:date="2018-12-05T16:28:00Z">
        <w:r w:rsidRPr="005E65AD" w:rsidDel="00325BC1">
          <w:rPr>
            <w:rFonts w:ascii="Times New Roman" w:hAnsi="Times New Roman"/>
            <w:sz w:val="24"/>
            <w:szCs w:val="24"/>
          </w:rPr>
          <w:delText>at these as</w:delText>
        </w:r>
      </w:del>
      <w:ins w:id="586"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587"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588"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589" w:author="Parks, Robbie M" w:date="2018-12-05T16:28:00Z">
        <w:r w:rsidR="00BF73B9">
          <w:rPr>
            <w:rFonts w:ascii="Times New Roman" w:hAnsi="Times New Roman"/>
            <w:sz w:val="24"/>
            <w:szCs w:val="24"/>
          </w:rPr>
          <w:t>l</w:t>
        </w:r>
      </w:ins>
      <w:del w:id="590"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591" w:author="Parks, Robbie M" w:date="2018-12-05T16:37:00Z">
        <w:r w:rsidR="002352BB">
          <w:rPr>
            <w:rFonts w:ascii="Times New Roman" w:hAnsi="Times New Roman"/>
            <w:sz w:val="24"/>
            <w:szCs w:val="24"/>
          </w:rPr>
          <w:t xml:space="preserve"> (Figure S1).</w:t>
        </w:r>
      </w:ins>
    </w:p>
    <w:p w14:paraId="5CB22ACD" w14:textId="3CC00089"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592" w:author="Parks, Robbie M" w:date="2018-12-05T16:37:00Z">
        <w:r>
          <w:rPr>
            <w:rFonts w:ascii="Times New Roman" w:hAnsi="Times New Roman"/>
            <w:sz w:val="24"/>
            <w:szCs w:val="24"/>
          </w:rPr>
          <w:t>The l</w:t>
        </w:r>
      </w:ins>
      <w:del w:id="593"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594" w:author="Parks, Robbie M" w:date="2018-12-05T16:38:00Z">
        <w:r w:rsidR="00B139EF">
          <w:rPr>
            <w:rFonts w:ascii="Times New Roman" w:hAnsi="Times New Roman"/>
            <w:sz w:val="24"/>
            <w:szCs w:val="24"/>
          </w:rPr>
          <w:t xml:space="preserve"> </w:t>
        </w:r>
      </w:ins>
      <w:ins w:id="595"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596" w:author="Parks, Robbie M" w:date="2018-12-05T16:37:00Z">
        <w:r w:rsidR="00FC67DF">
          <w:rPr>
            <w:rFonts w:ascii="Times New Roman" w:hAnsi="Times New Roman"/>
            <w:sz w:val="24"/>
            <w:szCs w:val="24"/>
          </w:rPr>
          <w:t xml:space="preserve"> older men.</w:t>
        </w:r>
      </w:ins>
      <w:del w:id="597"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37997AE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598"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599"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from transport was </w:t>
      </w:r>
      <w:ins w:id="600"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01" w:author="Parks, Robbie M" w:date="2018-12-05T16:31:00Z">
        <w:r w:rsidR="001E1AA1">
          <w:rPr>
            <w:rFonts w:ascii="Times New Roman" w:hAnsi="Times New Roman"/>
            <w:sz w:val="24"/>
            <w:szCs w:val="24"/>
          </w:rPr>
          <w:t>with</w:t>
        </w:r>
      </w:ins>
      <w:ins w:id="602" w:author="Parks, Robbie M" w:date="2018-12-05T16:38:00Z">
        <w:r>
          <w:rPr>
            <w:rFonts w:ascii="Times New Roman" w:hAnsi="Times New Roman"/>
            <w:sz w:val="24"/>
            <w:szCs w:val="24"/>
          </w:rPr>
          <w:t xml:space="preserve"> </w:t>
        </w:r>
      </w:ins>
      <w:ins w:id="603"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04"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2B2EB85D"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above 5</w:t>
      </w:r>
      <w:r w:rsidR="007175A1">
        <w:rPr>
          <w:rFonts w:ascii="Times New Roman" w:hAnsi="Times New Roman"/>
          <w:sz w:val="24"/>
          <w:szCs w:val="24"/>
        </w:rPr>
        <w:t xml:space="preserve"> years</w:t>
      </w:r>
      <w:r w:rsidR="002663AE">
        <w:rPr>
          <w:rFonts w:ascii="Times New Roman" w:hAnsi="Times New Roman"/>
          <w:sz w:val="24"/>
          <w:szCs w:val="24"/>
        </w:rPr>
        <w:t xml:space="preserve"> of age</w:t>
      </w:r>
      <w:r w:rsidR="00980EBF">
        <w:rPr>
          <w:rFonts w:ascii="Times New Roman" w:hAnsi="Times New Roman"/>
          <w:sz w:val="24"/>
          <w:szCs w:val="24"/>
        </w:rPr>
        <w:t>, apart from 25-34</w:t>
      </w:r>
      <w:r w:rsidR="002663AE">
        <w:rPr>
          <w:rFonts w:ascii="Times New Roman" w:hAnsi="Times New Roman"/>
          <w:sz w:val="24"/>
          <w:szCs w:val="24"/>
        </w:rPr>
        <w:t xml:space="preserve"> and</w:t>
      </w:r>
      <w:r w:rsidR="00980EBF">
        <w:rPr>
          <w:rFonts w:ascii="Times New Roman" w:hAnsi="Times New Roman"/>
          <w:sz w:val="24"/>
          <w:szCs w:val="24"/>
        </w:rPr>
        <w:t xml:space="preserve"> 75-84 years</w:t>
      </w:r>
      <w:ins w:id="605"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5A98DE54" w:rsidR="00AC30AB" w:rsidRPr="00843ACB" w:rsidRDefault="007D407F" w:rsidP="00843ACB">
      <w:pPr>
        <w:spacing w:line="240" w:lineRule="auto"/>
        <w:jc w:val="both"/>
        <w:rPr>
          <w:rFonts w:ascii="Times New Roman" w:hAnsi="Times New Roman"/>
          <w:sz w:val="24"/>
          <w:szCs w:val="24"/>
          <w:u w:val="single"/>
        </w:rPr>
      </w:pPr>
      <w:ins w:id="606"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516871">
        <w:rPr>
          <w:rFonts w:ascii="Times New Roman" w:hAnsi="Times New Roman"/>
          <w:sz w:val="24"/>
          <w:szCs w:val="24"/>
          <w:u w:val="single"/>
        </w:rPr>
        <w:t>by</w:t>
      </w:r>
      <w:r w:rsidR="00AC30AB" w:rsidRPr="00843ACB">
        <w:rPr>
          <w:rFonts w:ascii="Times New Roman" w:hAnsi="Times New Roman"/>
          <w:sz w:val="24"/>
          <w:szCs w:val="24"/>
          <w:u w:val="single"/>
        </w:rPr>
        <w:t xml:space="preserve"> </w:t>
      </w:r>
      <w:ins w:id="607"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08" w:author="Parks, Robbie M" w:date="2018-12-05T17:12:00Z">
        <w:r>
          <w:rPr>
            <w:rFonts w:ascii="Times New Roman" w:hAnsi="Times New Roman"/>
            <w:sz w:val="24"/>
            <w:szCs w:val="24"/>
            <w:u w:val="single"/>
          </w:rPr>
          <w:t>]]]</w:t>
        </w:r>
      </w:ins>
      <w:del w:id="609"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10" w:author="Parks, Robbie M" w:date="2018-12-05T16:56:00Z"/>
          <w:rFonts w:ascii="Times New Roman" w:hAnsi="Times New Roman"/>
          <w:i/>
          <w:sz w:val="24"/>
          <w:szCs w:val="24"/>
          <w:rPrChange w:id="611" w:author="Parks, Robbie M" w:date="2018-12-05T16:56:00Z">
            <w:rPr>
              <w:ins w:id="612" w:author="Parks, Robbie M" w:date="2018-12-05T16:56:00Z"/>
              <w:rFonts w:ascii="Times New Roman" w:hAnsi="Times New Roman"/>
              <w:sz w:val="24"/>
              <w:szCs w:val="24"/>
            </w:rPr>
          </w:rPrChange>
        </w:rPr>
      </w:pPr>
      <w:ins w:id="613" w:author="Parks, Robbie M" w:date="2018-12-05T16:39:00Z">
        <w:r>
          <w:rPr>
            <w:rFonts w:ascii="Times New Roman" w:hAnsi="Times New Roman"/>
            <w:sz w:val="24"/>
            <w:szCs w:val="24"/>
          </w:rPr>
          <w:t>In contrast, the v</w:t>
        </w:r>
      </w:ins>
      <w:commentRangeStart w:id="614"/>
      <w:commentRangeStart w:id="615"/>
      <w:del w:id="616"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17"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14"/>
      <w:r w:rsidR="005E65AD">
        <w:rPr>
          <w:rStyle w:val="CommentReference"/>
          <w:rFonts w:asciiTheme="minorHAnsi" w:eastAsiaTheme="minorHAnsi" w:hAnsiTheme="minorHAnsi" w:cstheme="minorBidi"/>
        </w:rPr>
        <w:commentReference w:id="614"/>
      </w:r>
      <w:commentRangeEnd w:id="615"/>
      <w:ins w:id="618"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15"/>
      </w:r>
      <w:ins w:id="619" w:author="Parks, Robbie M" w:date="2018-12-05T16:30:00Z">
        <w:r w:rsidR="00E92AEA">
          <w:rPr>
            <w:rFonts w:ascii="Times New Roman" w:hAnsi="Times New Roman"/>
            <w:sz w:val="24"/>
            <w:szCs w:val="24"/>
          </w:rPr>
          <w:t>.</w:t>
        </w:r>
      </w:ins>
    </w:p>
    <w:p w14:paraId="10F7ACD2" w14:textId="77777777" w:rsidR="004F34C7" w:rsidRPr="00052DDD" w:rsidRDefault="004F34C7">
      <w:pPr>
        <w:spacing w:after="0" w:line="240" w:lineRule="auto"/>
        <w:jc w:val="both"/>
        <w:rPr>
          <w:ins w:id="620" w:author="Parks, Robbie M" w:date="2018-12-05T16:56:00Z"/>
          <w:rFonts w:ascii="Times New Roman" w:hAnsi="Times New Roman"/>
          <w:i/>
          <w:sz w:val="24"/>
          <w:szCs w:val="24"/>
        </w:rPr>
        <w:pPrChange w:id="621" w:author="Parks, Robbie M" w:date="2018-12-05T16:56:00Z">
          <w:pPr>
            <w:spacing w:after="0" w:line="480" w:lineRule="auto"/>
            <w:jc w:val="both"/>
          </w:pPr>
        </w:pPrChange>
      </w:pPr>
      <w:ins w:id="622" w:author="Parks, Robbie M" w:date="2018-12-05T16:56:00Z">
        <w:r>
          <w:rPr>
            <w:rFonts w:ascii="Times New Roman" w:hAnsi="Times New Roman"/>
            <w:i/>
            <w:sz w:val="24"/>
            <w:szCs w:val="24"/>
          </w:rPr>
          <w:t>Sensitivity analysis</w:t>
        </w:r>
      </w:ins>
    </w:p>
    <w:p w14:paraId="08ADA6DF" w14:textId="642194E3" w:rsidR="004F34C7" w:rsidRDefault="004F34C7">
      <w:pPr>
        <w:pStyle w:val="ListParagraph"/>
        <w:numPr>
          <w:ilvl w:val="0"/>
          <w:numId w:val="7"/>
        </w:numPr>
        <w:spacing w:after="0" w:line="240" w:lineRule="auto"/>
        <w:jc w:val="both"/>
        <w:rPr>
          <w:rFonts w:ascii="Times New Roman" w:hAnsi="Times New Roman"/>
          <w:sz w:val="24"/>
          <w:szCs w:val="24"/>
        </w:rPr>
        <w:pPrChange w:id="623" w:author="Parks, Robbie M" w:date="2018-12-05T16:56:00Z">
          <w:pPr>
            <w:pStyle w:val="ListParagraph"/>
            <w:numPr>
              <w:numId w:val="7"/>
            </w:numPr>
            <w:spacing w:after="0" w:line="480" w:lineRule="auto"/>
            <w:ind w:hanging="360"/>
            <w:jc w:val="both"/>
          </w:pPr>
        </w:pPrChange>
      </w:pPr>
      <w:ins w:id="624" w:author="Parks, Robbie M" w:date="2018-12-05T16:56:00Z">
        <w:r w:rsidRPr="00052DDD">
          <w:rPr>
            <w:rFonts w:ascii="Times New Roman" w:hAnsi="Times New Roman"/>
            <w:sz w:val="24"/>
            <w:szCs w:val="24"/>
          </w:rPr>
          <w:t>In addition</w:t>
        </w:r>
      </w:ins>
      <w:ins w:id="625" w:author="Parks, Robbie M" w:date="2018-12-05T17:12:00Z">
        <w:r w:rsidR="00D52BCF">
          <w:rPr>
            <w:rFonts w:ascii="Times New Roman" w:hAnsi="Times New Roman"/>
            <w:sz w:val="24"/>
            <w:szCs w:val="24"/>
          </w:rPr>
          <w:t xml:space="preserve"> to the results presented here</w:t>
        </w:r>
      </w:ins>
      <w:ins w:id="626" w:author="Parks, Robbie M" w:date="2018-12-05T16:56:00Z">
        <w:r w:rsidRPr="00052DDD">
          <w:rPr>
            <w:rFonts w:ascii="Times New Roman" w:hAnsi="Times New Roman"/>
            <w:sz w:val="24"/>
            <w:szCs w:val="24"/>
          </w:rPr>
          <w:t xml:space="preserve">, </w:t>
        </w:r>
      </w:ins>
      <w:ins w:id="627" w:author="Parks, Robbie M" w:date="2018-12-07T14:09:00Z">
        <w:r w:rsidR="006D2494">
          <w:rPr>
            <w:rFonts w:ascii="Times New Roman" w:hAnsi="Times New Roman"/>
            <w:sz w:val="24"/>
            <w:szCs w:val="24"/>
          </w:rPr>
          <w:t xml:space="preserve">monthly </w:t>
        </w:r>
      </w:ins>
      <w:ins w:id="628" w:author="Parks, Robbie M" w:date="2018-12-05T16:56:00Z">
        <w:r w:rsidRPr="00052DDD">
          <w:rPr>
            <w:rFonts w:ascii="Times New Roman" w:hAnsi="Times New Roman"/>
            <w:sz w:val="24"/>
            <w:szCs w:val="24"/>
          </w:rPr>
          <w:t xml:space="preserve">temperature anomalies based on </w:t>
        </w:r>
      </w:ins>
      <w:r w:rsidR="004A47D1" w:rsidRPr="00052DDD">
        <w:rPr>
          <w:rFonts w:ascii="Times New Roman" w:hAnsi="Times New Roman"/>
          <w:sz w:val="24"/>
          <w:szCs w:val="24"/>
        </w:rPr>
        <w:t xml:space="preserve">daily maximum, minimum or range of temperature </w:t>
      </w:r>
      <w:ins w:id="629" w:author="Parks, Robbie M" w:date="2018-12-05T16:56:00Z">
        <w:r w:rsidRPr="00052DDD">
          <w:rPr>
            <w:rFonts w:ascii="Times New Roman" w:hAnsi="Times New Roman"/>
            <w:sz w:val="24"/>
            <w:szCs w:val="24"/>
          </w:rPr>
          <w:t xml:space="preserve">were calculated in a similar way </w:t>
        </w:r>
      </w:ins>
      <w:r w:rsidR="00532131">
        <w:rPr>
          <w:rFonts w:ascii="Times New Roman" w:hAnsi="Times New Roman"/>
          <w:sz w:val="24"/>
          <w:szCs w:val="24"/>
        </w:rPr>
        <w:t xml:space="preserve">to </w:t>
      </w:r>
      <w:ins w:id="630" w:author="Parks, Robbie M" w:date="2018-12-05T16:56:00Z">
        <w:r w:rsidRPr="00052DDD">
          <w:rPr>
            <w:rFonts w:ascii="Times New Roman" w:hAnsi="Times New Roman"/>
            <w:sz w:val="24"/>
            <w:szCs w:val="24"/>
          </w:rPr>
          <w:t>those for</w:t>
        </w:r>
      </w:ins>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pPr>
        <w:pStyle w:val="ListParagraph"/>
        <w:numPr>
          <w:ilvl w:val="0"/>
          <w:numId w:val="7"/>
        </w:numPr>
        <w:spacing w:after="0" w:line="240" w:lineRule="auto"/>
        <w:jc w:val="both"/>
        <w:rPr>
          <w:rFonts w:ascii="Times New Roman" w:hAnsi="Times New Roman"/>
          <w:sz w:val="24"/>
          <w:szCs w:val="24"/>
        </w:rPr>
        <w:pPrChange w:id="631" w:author="Parks, Robbie M" w:date="2018-12-05T16:56:00Z">
          <w:pPr>
            <w:pStyle w:val="ListParagraph"/>
            <w:numPr>
              <w:numId w:val="7"/>
            </w:numPr>
            <w:spacing w:after="0" w:line="480" w:lineRule="auto"/>
            <w:ind w:hanging="360"/>
            <w:jc w:val="both"/>
          </w:pPr>
        </w:pPrChange>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pPr>
        <w:pStyle w:val="ListParagraph"/>
        <w:numPr>
          <w:ilvl w:val="0"/>
          <w:numId w:val="7"/>
        </w:numPr>
        <w:spacing w:after="0" w:line="240" w:lineRule="auto"/>
        <w:jc w:val="both"/>
        <w:rPr>
          <w:rFonts w:ascii="Times New Roman" w:hAnsi="Times New Roman"/>
          <w:sz w:val="24"/>
          <w:szCs w:val="24"/>
        </w:rPr>
        <w:pPrChange w:id="632" w:author="Parks, Robbie M" w:date="2018-12-05T16:56:00Z">
          <w:pPr>
            <w:pStyle w:val="ListParagraph"/>
            <w:numPr>
              <w:numId w:val="7"/>
            </w:numPr>
            <w:spacing w:after="0" w:line="480" w:lineRule="auto"/>
            <w:ind w:hanging="360"/>
            <w:jc w:val="both"/>
          </w:pPr>
        </w:pPrChange>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p>
    <w:p w14:paraId="7237DBC6" w14:textId="77777777" w:rsidR="004F34C7" w:rsidRPr="004F34C7" w:rsidRDefault="004F34C7">
      <w:pPr>
        <w:spacing w:line="240" w:lineRule="auto"/>
        <w:jc w:val="both"/>
        <w:rPr>
          <w:rFonts w:ascii="Times New Roman" w:hAnsi="Times New Roman"/>
          <w:i/>
          <w:sz w:val="24"/>
          <w:szCs w:val="24"/>
          <w:rPrChange w:id="633" w:author="Parks, Robbie M" w:date="2018-12-05T16:56:00Z">
            <w:rPr>
              <w:rFonts w:ascii="Times New Roman" w:hAnsi="Times New Roman"/>
              <w:sz w:val="24"/>
              <w:szCs w:val="24"/>
            </w:rPr>
          </w:rPrChange>
        </w:rPr>
        <w:pPrChange w:id="634" w:author="Parks, Robbie M" w:date="2018-12-05T16:56:00Z">
          <w:pPr>
            <w:pStyle w:val="ListParagraph"/>
            <w:numPr>
              <w:numId w:val="10"/>
            </w:numPr>
            <w:spacing w:line="240" w:lineRule="auto"/>
            <w:ind w:hanging="360"/>
            <w:jc w:val="both"/>
          </w:pPr>
        </w:pPrChange>
      </w:pPr>
    </w:p>
    <w:p w14:paraId="31D107E6" w14:textId="77777777" w:rsidR="008C666B" w:rsidRDefault="008C666B">
      <w:pPr>
        <w:spacing w:after="0" w:line="240" w:lineRule="auto"/>
        <w:jc w:val="both"/>
        <w:rPr>
          <w:rFonts w:ascii="Times New Roman" w:hAnsi="Times New Roman"/>
          <w:i/>
          <w:sz w:val="24"/>
          <w:szCs w:val="24"/>
        </w:rPr>
        <w:pPrChange w:id="635" w:author="Parks, Robbie M" w:date="2018-12-05T16:56:00Z">
          <w:pPr>
            <w:spacing w:after="0" w:line="480" w:lineRule="auto"/>
            <w:jc w:val="both"/>
          </w:pPr>
        </w:pPrChange>
      </w:pPr>
      <w:r>
        <w:rPr>
          <w:rFonts w:ascii="Times New Roman" w:hAnsi="Times New Roman"/>
          <w:i/>
          <w:sz w:val="24"/>
          <w:szCs w:val="24"/>
        </w:rPr>
        <w:t>Strengths and limitations</w:t>
      </w:r>
    </w:p>
    <w:p w14:paraId="3B28D4FA" w14:textId="60FDE13C" w:rsidR="008C666B" w:rsidRDefault="008C666B">
      <w:pPr>
        <w:pStyle w:val="ListParagraph"/>
        <w:numPr>
          <w:ilvl w:val="0"/>
          <w:numId w:val="7"/>
        </w:numPr>
        <w:spacing w:after="0" w:line="240" w:lineRule="auto"/>
        <w:jc w:val="both"/>
        <w:rPr>
          <w:rFonts w:ascii="Times New Roman" w:hAnsi="Times New Roman"/>
          <w:sz w:val="24"/>
          <w:szCs w:val="24"/>
        </w:rPr>
        <w:pPrChange w:id="636" w:author="Parks, Robbie M" w:date="2018-12-05T16:56:00Z">
          <w:pPr>
            <w:pStyle w:val="ListParagraph"/>
            <w:numPr>
              <w:numId w:val="7"/>
            </w:numPr>
            <w:spacing w:after="0" w:line="480" w:lineRule="auto"/>
            <w:ind w:hanging="360"/>
            <w:jc w:val="both"/>
          </w:pPr>
        </w:pPrChange>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pPr>
        <w:pStyle w:val="ListParagraph"/>
        <w:numPr>
          <w:ilvl w:val="0"/>
          <w:numId w:val="7"/>
        </w:numPr>
        <w:spacing w:after="0" w:line="240" w:lineRule="auto"/>
        <w:jc w:val="both"/>
        <w:rPr>
          <w:rFonts w:ascii="Times New Roman" w:hAnsi="Times New Roman"/>
          <w:sz w:val="24"/>
          <w:szCs w:val="24"/>
        </w:rPr>
        <w:pPrChange w:id="637" w:author="Parks, Robbie M" w:date="2018-12-05T16:56:00Z">
          <w:pPr>
            <w:pStyle w:val="ListParagraph"/>
            <w:numPr>
              <w:numId w:val="10"/>
            </w:numPr>
            <w:spacing w:line="240" w:lineRule="auto"/>
            <w:ind w:hanging="360"/>
            <w:jc w:val="both"/>
          </w:pPr>
        </w:pPrChange>
      </w:pPr>
      <w:r>
        <w:rPr>
          <w:rFonts w:ascii="Times New Roman" w:hAnsi="Times New Roman"/>
          <w:sz w:val="24"/>
          <w:szCs w:val="24"/>
        </w:rPr>
        <w:t xml:space="preserve">A limitation is that we did not investigate effects on a county scale, due to limitations in computing capacity. </w:t>
      </w:r>
    </w:p>
    <w:p w14:paraId="363AC220" w14:textId="4FE160C0" w:rsidR="00B95386" w:rsidRPr="004F34C7" w:rsidRDefault="00FD022F">
      <w:pPr>
        <w:pStyle w:val="ListParagraph"/>
        <w:numPr>
          <w:ilvl w:val="0"/>
          <w:numId w:val="7"/>
        </w:numPr>
        <w:spacing w:after="0" w:line="240" w:lineRule="auto"/>
        <w:jc w:val="both"/>
        <w:rPr>
          <w:rFonts w:ascii="Times New Roman" w:hAnsi="Times New Roman"/>
          <w:sz w:val="24"/>
          <w:szCs w:val="24"/>
          <w:rPrChange w:id="638" w:author="Parks, Robbie M" w:date="2018-12-05T16:56:00Z">
            <w:rPr>
              <w:i/>
            </w:rPr>
          </w:rPrChange>
        </w:rPr>
        <w:pPrChange w:id="639" w:author="Parks, Robbie M" w:date="2018-12-05T16:56:00Z">
          <w:pPr>
            <w:pStyle w:val="ListParagraph"/>
            <w:numPr>
              <w:numId w:val="10"/>
            </w:numPr>
            <w:spacing w:line="240" w:lineRule="auto"/>
            <w:ind w:hanging="360"/>
            <w:jc w:val="both"/>
          </w:pPr>
        </w:pPrChange>
      </w:pPr>
      <w:r>
        <w:rPr>
          <w:rFonts w:ascii="Times New Roman" w:hAnsi="Times New Roman"/>
          <w:sz w:val="24"/>
          <w:szCs w:val="24"/>
        </w:rPr>
        <w:t>[[[Somehow phrase the fact that it’s a RR model for entire USA instead of by state]]]</w:t>
      </w:r>
      <w:del w:id="640" w:author="Parks, Robbie M" w:date="2018-12-05T16:30:00Z">
        <w:r w:rsidR="001A74D3" w:rsidRPr="004F34C7" w:rsidDel="00E92AEA">
          <w:rPr>
            <w:rFonts w:ascii="Times New Roman" w:hAnsi="Times New Roman"/>
            <w:sz w:val="24"/>
            <w:szCs w:val="24"/>
            <w:rPrChange w:id="641" w:author="Parks, Robbie M" w:date="2018-12-05T16:56:00Z">
              <w:rPr/>
            </w:rPrChange>
          </w:rPr>
          <w:delText xml:space="preserve"> (though </w:delText>
        </w:r>
        <w:r w:rsidR="00FC385E" w:rsidRPr="004F34C7" w:rsidDel="00E92AEA">
          <w:rPr>
            <w:rFonts w:ascii="Times New Roman" w:hAnsi="Times New Roman"/>
            <w:sz w:val="24"/>
            <w:szCs w:val="24"/>
            <w:rPrChange w:id="642" w:author="Parks, Robbie M" w:date="2018-12-05T16:56:00Z">
              <w:rPr/>
            </w:rPrChange>
          </w:rPr>
          <w:delText>to a lesser degree</w:delText>
        </w:r>
        <w:r w:rsidR="001A74D3" w:rsidRPr="004F34C7" w:rsidDel="00E92AEA">
          <w:rPr>
            <w:rFonts w:ascii="Times New Roman" w:hAnsi="Times New Roman"/>
            <w:sz w:val="24"/>
            <w:szCs w:val="24"/>
            <w:rPrChange w:id="643"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644" w:author="Parks, Robbie M" w:date="2018-12-05T16:43:00Z"/>
          <w:rFonts w:ascii="Times New Roman" w:hAnsi="Times New Roman"/>
          <w:b/>
          <w:sz w:val="24"/>
          <w:szCs w:val="24"/>
        </w:rPr>
      </w:pPr>
      <w:del w:id="645"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646" w:author="Parks, Robbie M" w:date="2018-12-07T13:52:00Z"/>
          <w:rFonts w:ascii="Times New Roman" w:hAnsi="Times New Roman"/>
          <w:i/>
          <w:sz w:val="24"/>
          <w:szCs w:val="24"/>
        </w:rPr>
      </w:pPr>
      <w:r w:rsidRPr="00843ACB">
        <w:rPr>
          <w:rFonts w:ascii="Times New Roman" w:hAnsi="Times New Roman"/>
          <w:i/>
          <w:sz w:val="24"/>
          <w:szCs w:val="24"/>
        </w:rPr>
        <w:t>General</w:t>
      </w:r>
      <w:ins w:id="647" w:author="Parks, Robbie M" w:date="2018-12-05T16:56:00Z">
        <w:r w:rsidR="00E13195">
          <w:rPr>
            <w:rFonts w:ascii="Times New Roman" w:hAnsi="Times New Roman"/>
            <w:i/>
            <w:sz w:val="24"/>
            <w:szCs w:val="24"/>
          </w:rPr>
          <w:t xml:space="preserve"> discussion</w:t>
        </w:r>
      </w:ins>
    </w:p>
    <w:p w14:paraId="2C546222" w14:textId="648D4289" w:rsidR="00F12FD9" w:rsidRPr="00F12FD9" w:rsidRDefault="00F12FD9" w:rsidP="00F12FD9">
      <w:pPr>
        <w:pStyle w:val="ListParagraph"/>
        <w:numPr>
          <w:ilvl w:val="0"/>
          <w:numId w:val="10"/>
        </w:numPr>
        <w:spacing w:line="240" w:lineRule="auto"/>
        <w:jc w:val="both"/>
        <w:rPr>
          <w:ins w:id="648" w:author="Parks, Robbie M" w:date="2018-12-05T16:57:00Z"/>
          <w:rFonts w:ascii="Times New Roman" w:hAnsi="Times New Roman"/>
          <w:sz w:val="24"/>
          <w:szCs w:val="24"/>
          <w:rPrChange w:id="649" w:author="Parks, Robbie M" w:date="2018-12-07T13:52:00Z">
            <w:rPr>
              <w:ins w:id="650" w:author="Parks, Robbie M" w:date="2018-12-05T16:57:00Z"/>
              <w:rFonts w:ascii="Times New Roman" w:hAnsi="Times New Roman"/>
              <w:i/>
              <w:sz w:val="24"/>
              <w:szCs w:val="24"/>
            </w:rPr>
          </w:rPrChange>
        </w:rPr>
        <w:pPrChange w:id="651" w:author="Parks, Robbie M" w:date="2018-12-07T13:52:00Z">
          <w:pPr>
            <w:spacing w:after="0" w:line="240" w:lineRule="auto"/>
            <w:jc w:val="both"/>
          </w:pPr>
        </w:pPrChange>
      </w:pPr>
      <w:ins w:id="652" w:author="Parks, Robbie M" w:date="2018-12-07T13:52:00Z">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Pr="0035337E">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ins>
    </w:p>
    <w:p w14:paraId="2B72F5CE" w14:textId="445B9E5B" w:rsidR="002365A9" w:rsidRPr="002365A9" w:rsidRDefault="002365A9">
      <w:pPr>
        <w:pStyle w:val="ListParagraph"/>
        <w:numPr>
          <w:ilvl w:val="0"/>
          <w:numId w:val="10"/>
        </w:numPr>
        <w:spacing w:after="0" w:line="240" w:lineRule="auto"/>
        <w:jc w:val="both"/>
        <w:rPr>
          <w:rFonts w:ascii="Times New Roman" w:hAnsi="Times New Roman"/>
          <w:i/>
          <w:sz w:val="24"/>
          <w:szCs w:val="24"/>
          <w:rPrChange w:id="653" w:author="Parks, Robbie M" w:date="2018-12-05T16:57:00Z">
            <w:rPr/>
          </w:rPrChange>
        </w:rPr>
        <w:pPrChange w:id="654" w:author="Parks, Robbie M" w:date="2018-12-05T16:57:00Z">
          <w:pPr>
            <w:spacing w:after="0" w:line="240" w:lineRule="auto"/>
            <w:jc w:val="both"/>
          </w:pPr>
        </w:pPrChange>
      </w:pPr>
      <w:ins w:id="655" w:author="Parks, Robbie M" w:date="2018-12-05T16:57:00Z">
        <w:r>
          <w:rPr>
            <w:rFonts w:ascii="Times New Roman" w:hAnsi="Times New Roman"/>
            <w:sz w:val="24"/>
            <w:szCs w:val="24"/>
          </w:rPr>
          <w:t xml:space="preserve">We have used </w:t>
        </w:r>
      </w:ins>
      <w:ins w:id="656" w:author="Parks, Robbie M" w:date="2018-12-05T17:00:00Z">
        <w:r w:rsidR="00AA6EF0">
          <w:rPr>
            <w:rFonts w:ascii="Times New Roman" w:hAnsi="Times New Roman"/>
            <w:sz w:val="24"/>
            <w:szCs w:val="24"/>
          </w:rPr>
          <w:t>a novel Bayesian spatio-temporal model to estimate changes in deaths from injury</w:t>
        </w:r>
      </w:ins>
      <w:ins w:id="657" w:author="Parks, Robbie M" w:date="2018-12-05T17:12:00Z">
        <w:r w:rsidR="008F3D09">
          <w:rPr>
            <w:rFonts w:ascii="Times New Roman" w:hAnsi="Times New Roman"/>
            <w:sz w:val="24"/>
            <w:szCs w:val="24"/>
          </w:rPr>
          <w:t>, by age group and sex in the USA</w:t>
        </w:r>
      </w:ins>
      <w:ins w:id="658"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lastRenderedPageBreak/>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2B5A6F36" w14:textId="64C27BCB" w:rsidR="00F12FD9" w:rsidRPr="00F12FD9" w:rsidRDefault="008D5A41" w:rsidP="00F12FD9">
      <w:pPr>
        <w:pStyle w:val="ListParagraph"/>
        <w:numPr>
          <w:ilvl w:val="0"/>
          <w:numId w:val="10"/>
        </w:numPr>
        <w:spacing w:after="0" w:line="240" w:lineRule="auto"/>
        <w:jc w:val="both"/>
        <w:rPr>
          <w:rFonts w:ascii="Times New Roman" w:hAnsi="Times New Roman"/>
          <w:sz w:val="24"/>
          <w:szCs w:val="24"/>
          <w:rPrChange w:id="659" w:author="Parks, Robbie M" w:date="2018-12-07T13:51:00Z">
            <w:rPr/>
          </w:rPrChange>
        </w:rPr>
      </w:pPr>
      <w:ins w:id="660" w:author="Parks, Robbie M" w:date="2018-12-05T17:13:00Z">
        <w:r>
          <w:rPr>
            <w:rFonts w:ascii="Times New Roman" w:hAnsi="Times New Roman"/>
            <w:sz w:val="24"/>
            <w:szCs w:val="24"/>
          </w:rPr>
          <w:t>The a</w:t>
        </w:r>
      </w:ins>
      <w:del w:id="661"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662" w:author="Parks, Robbie M" w:date="2018-12-05T17:13:00Z">
        <w:r w:rsidR="006B1E2F">
          <w:rPr>
            <w:rFonts w:ascii="Times New Roman" w:hAnsi="Times New Roman"/>
            <w:sz w:val="24"/>
            <w:szCs w:val="24"/>
          </w:rPr>
          <w:t>However, d</w:t>
        </w:r>
      </w:ins>
      <w:del w:id="663"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664"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665"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del w:id="666" w:author="Parks, Robbie M" w:date="2018-12-05T17:13:00Z">
        <w:r w:rsidR="00B95A90" w:rsidDel="006B1E2F">
          <w:rPr>
            <w:rFonts w:ascii="Times New Roman" w:hAnsi="Times New Roman"/>
            <w:sz w:val="24"/>
            <w:szCs w:val="24"/>
          </w:rPr>
          <w:delText xml:space="preserve"> </w:delText>
        </w:r>
      </w:del>
      <w:del w:id="667" w:author="Parks, Robbie M" w:date="2018-12-05T17:01:00Z">
        <w:r w:rsidR="00B95A90" w:rsidDel="005864E5">
          <w:rPr>
            <w:rFonts w:ascii="Times New Roman" w:hAnsi="Times New Roman"/>
            <w:sz w:val="24"/>
            <w:szCs w:val="24"/>
          </w:rPr>
          <w:delText xml:space="preserve">also </w:delText>
        </w:r>
      </w:del>
      <w:del w:id="668" w:author="Parks, Robbie M" w:date="2018-12-05T17:13:00Z">
        <w:r w:rsidR="00B95A90" w:rsidDel="006B1E2F">
          <w:rPr>
            <w:rFonts w:ascii="Times New Roman" w:hAnsi="Times New Roman"/>
            <w:sz w:val="24"/>
            <w:szCs w:val="24"/>
          </w:rPr>
          <w:delText>in</w:delText>
        </w:r>
      </w:del>
      <w:del w:id="669"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670"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671" w:author="Parks, Robbie M" w:date="2018-12-05T17:17:00Z"/>
          <w:rFonts w:ascii="Times New Roman" w:hAnsi="Times New Roman"/>
          <w:sz w:val="24"/>
          <w:szCs w:val="24"/>
        </w:rPr>
      </w:pPr>
      <w:ins w:id="672" w:author="Parks, Robbie M" w:date="2018-12-05T17:21:00Z">
        <w:r>
          <w:rPr>
            <w:rFonts w:ascii="Times New Roman" w:hAnsi="Times New Roman"/>
            <w:sz w:val="24"/>
            <w:szCs w:val="24"/>
          </w:rPr>
          <w:t>Research</w:t>
        </w:r>
      </w:ins>
      <w:ins w:id="673" w:author="Parks, Robbie M" w:date="2018-12-05T17:17:00Z">
        <w:r w:rsidR="006F7CFD">
          <w:rPr>
            <w:rFonts w:ascii="Times New Roman" w:hAnsi="Times New Roman"/>
            <w:sz w:val="24"/>
            <w:szCs w:val="24"/>
          </w:rPr>
          <w:t xml:space="preserve"> in Canada </w:t>
        </w:r>
      </w:ins>
      <w:ins w:id="674" w:author="Parks, Robbie M" w:date="2018-12-05T17:21:00Z">
        <w:r>
          <w:rPr>
            <w:rFonts w:ascii="Times New Roman" w:hAnsi="Times New Roman"/>
            <w:sz w:val="24"/>
            <w:szCs w:val="24"/>
          </w:rPr>
          <w:t>has</w:t>
        </w:r>
      </w:ins>
      <w:ins w:id="675" w:author="Parks, Robbie M" w:date="2018-12-05T17:17:00Z">
        <w:r w:rsidR="006F7CFD">
          <w:rPr>
            <w:rFonts w:ascii="Times New Roman" w:hAnsi="Times New Roman"/>
            <w:sz w:val="24"/>
            <w:szCs w:val="24"/>
          </w:rPr>
          <w:t xml:space="preserve"> shown that there is m</w:t>
        </w:r>
      </w:ins>
      <w:del w:id="676"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677" w:author="Parks, Robbie M" w:date="2018-12-05T17:17:00Z">
        <w:r w:rsidR="00730CB0" w:rsidDel="006F7CFD">
          <w:rPr>
            <w:rFonts w:ascii="Times New Roman" w:hAnsi="Times New Roman"/>
            <w:sz w:val="24"/>
            <w:szCs w:val="24"/>
          </w:rPr>
          <w:delText>correlated with higher temperature</w:delText>
        </w:r>
      </w:del>
      <w:ins w:id="678"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15F36CE1" w:rsidR="0047294F" w:rsidRDefault="00E17F7C" w:rsidP="00843ACB">
      <w:pPr>
        <w:pStyle w:val="ListParagraph"/>
        <w:numPr>
          <w:ilvl w:val="0"/>
          <w:numId w:val="7"/>
        </w:numPr>
        <w:spacing w:after="0" w:line="240" w:lineRule="auto"/>
        <w:jc w:val="both"/>
        <w:rPr>
          <w:ins w:id="679" w:author="Parks, Robbie M" w:date="2018-12-05T17:22:00Z"/>
          <w:rFonts w:ascii="Times New Roman" w:hAnsi="Times New Roman"/>
          <w:sz w:val="24"/>
          <w:szCs w:val="24"/>
        </w:rPr>
      </w:pPr>
      <w:r w:rsidRPr="008D4556">
        <w:rPr>
          <w:rFonts w:ascii="Times New Roman" w:hAnsi="Times New Roman"/>
          <w:sz w:val="24"/>
          <w:szCs w:val="24"/>
        </w:rPr>
        <w:t>Young</w:t>
      </w:r>
      <w:ins w:id="680"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681" w:author="Parks, Robbie M" w:date="2018-12-05T17:22:00Z">
        <w:r w:rsidR="00D52831">
          <w:rPr>
            <w:rFonts w:ascii="Times New Roman" w:hAnsi="Times New Roman"/>
            <w:sz w:val="24"/>
            <w:szCs w:val="24"/>
          </w:rPr>
          <w:t>those over 80 years</w:t>
        </w:r>
      </w:ins>
      <w:del w:id="682"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683" w:author="Parks, Robbie M" w:date="2018-12-05T17:22:00Z">
        <w:r w:rsidR="0047294F">
          <w:rPr>
            <w:rFonts w:ascii="Times New Roman" w:hAnsi="Times New Roman"/>
            <w:sz w:val="24"/>
            <w:szCs w:val="24"/>
          </w:rPr>
          <w:t xml:space="preserve"> if amount of driving increases with temperature anomaly</w:t>
        </w:r>
      </w:ins>
      <w:ins w:id="684" w:author="Parks, Robbie M" w:date="2018-12-07T15:39:00Z">
        <w:r w:rsidR="008C37D0">
          <w:rPr>
            <w:rFonts w:ascii="Times New Roman" w:hAnsi="Times New Roman"/>
            <w:sz w:val="24"/>
            <w:szCs w:val="24"/>
          </w:rPr>
          <w:t>.</w:t>
        </w:r>
      </w:ins>
      <w:r w:rsidRPr="008D4556">
        <w:rPr>
          <w:rFonts w:ascii="Times New Roman" w:hAnsi="Times New Roman"/>
          <w:sz w:val="24"/>
          <w:szCs w:val="24"/>
        </w:rPr>
        <w:t xml:space="preserve"> (</w:t>
      </w:r>
      <w:hyperlink r:id="rId11" w:history="1">
        <w:r w:rsidRPr="008D4556">
          <w:rPr>
            <w:rStyle w:val="Hyperlink"/>
            <w:rFonts w:ascii="Times New Roman" w:hAnsi="Times New Roman"/>
            <w:sz w:val="24"/>
            <w:szCs w:val="24"/>
          </w:rPr>
          <w:t>link</w:t>
        </w:r>
      </w:hyperlink>
      <w:r w:rsidRPr="008D4556">
        <w:rPr>
          <w:rFonts w:ascii="Times New Roman" w:hAnsi="Times New Roman"/>
          <w:sz w:val="24"/>
          <w:szCs w:val="24"/>
        </w:rPr>
        <w:t>)</w:t>
      </w:r>
      <w:del w:id="685" w:author="Parks, Robbie M" w:date="2018-12-07T15:40:00Z">
        <w:r w:rsidDel="008C37D0">
          <w:rPr>
            <w:rFonts w:ascii="Times New Roman" w:hAnsi="Times New Roman"/>
            <w:sz w:val="24"/>
            <w:szCs w:val="24"/>
          </w:rPr>
          <w:delText>.</w:delText>
        </w:r>
      </w:del>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2"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41744DCA"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686" w:author="Parks, Robbie M" w:date="2018-12-05T17:17:00Z">
        <w:r>
          <w:rPr>
            <w:rFonts w:ascii="Times New Roman" w:hAnsi="Times New Roman"/>
            <w:sz w:val="24"/>
            <w:szCs w:val="24"/>
          </w:rPr>
          <w:t>Further, d</w:t>
        </w:r>
      </w:ins>
      <w:del w:id="687"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688"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ins w:id="689" w:author="Parks, Robbie M" w:date="2018-12-07T15:40:00Z">
        <w:r w:rsidR="007D78F5">
          <w:rPr>
            <w:rFonts w:ascii="Times New Roman" w:hAnsi="Times New Roman"/>
            <w:sz w:val="24"/>
            <w:szCs w:val="24"/>
          </w:rPr>
          <w:t>.</w:t>
        </w:r>
      </w:ins>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690"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691" w:author="Parks, Robbie M" w:date="2018-12-05T17:19:00Z"/>
          <w:rFonts w:ascii="Times New Roman" w:hAnsi="Times New Roman"/>
          <w:sz w:val="24"/>
          <w:szCs w:val="24"/>
        </w:rPr>
      </w:pPr>
      <w:ins w:id="692" w:author="Parks, Robbie M" w:date="2018-12-05T17:17:00Z">
        <w:r>
          <w:rPr>
            <w:rFonts w:ascii="Times New Roman" w:hAnsi="Times New Roman"/>
            <w:sz w:val="24"/>
            <w:szCs w:val="24"/>
          </w:rPr>
          <w:t>w</w:t>
        </w:r>
      </w:ins>
      <w:del w:id="693"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694"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695"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696" w:author="Parks, Robbie M" w:date="2018-12-05T17:19:00Z"/>
          <w:rStyle w:val="Hyperlink"/>
          <w:rFonts w:ascii="Times New Roman" w:hAnsi="Times New Roman"/>
          <w:i/>
          <w:sz w:val="24"/>
          <w:szCs w:val="24"/>
        </w:rPr>
      </w:pPr>
      <w:del w:id="697"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698"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699"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00"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01" w:author="Parks, Robbie M" w:date="2018-12-05T17:23:00Z">
        <w:r w:rsidR="007E2E1B" w:rsidRPr="00636C9B" w:rsidDel="00A850C6">
          <w:rPr>
            <w:rFonts w:ascii="Times New Roman" w:hAnsi="Times New Roman"/>
            <w:sz w:val="24"/>
            <w:szCs w:val="24"/>
          </w:rPr>
          <w:delText xml:space="preserve">could </w:delText>
        </w:r>
      </w:del>
      <w:ins w:id="702"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03"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04"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05"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06" w:author="Parks, Robbie M" w:date="2018-12-05T17:30:00Z">
        <w:r w:rsidR="009B5A29" w:rsidDel="004E0D21">
          <w:rPr>
            <w:rFonts w:ascii="Times New Roman" w:hAnsi="Times New Roman"/>
            <w:sz w:val="24"/>
            <w:szCs w:val="24"/>
          </w:rPr>
          <w:delText>weather</w:delText>
        </w:r>
      </w:del>
      <w:ins w:id="707"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08" w:author="Parks, Robbie M" w:date="2018-12-05T17:23:00Z">
        <w:r w:rsidR="009B5A29" w:rsidDel="002268D5">
          <w:rPr>
            <w:rFonts w:ascii="Times New Roman" w:hAnsi="Times New Roman"/>
            <w:sz w:val="24"/>
            <w:szCs w:val="24"/>
          </w:rPr>
          <w:delText>less of a factor</w:delText>
        </w:r>
      </w:del>
      <w:ins w:id="709"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10"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11"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12" w:author="Parks, Robbie M" w:date="2018-12-05T17:28:00Z">
        <w:r w:rsidDel="00C969BF">
          <w:rPr>
            <w:rFonts w:ascii="Times New Roman" w:hAnsi="Times New Roman"/>
            <w:sz w:val="24"/>
            <w:szCs w:val="24"/>
          </w:rPr>
          <w:delText xml:space="preserve">likely </w:delText>
        </w:r>
      </w:del>
      <w:ins w:id="713" w:author="Parks, Robbie M" w:date="2018-12-05T17:28:00Z">
        <w:r w:rsidR="00C969BF">
          <w:rPr>
            <w:rFonts w:ascii="Times New Roman" w:hAnsi="Times New Roman"/>
            <w:sz w:val="24"/>
            <w:szCs w:val="24"/>
          </w:rPr>
          <w:t xml:space="preserve">popular </w:t>
        </w:r>
      </w:ins>
      <w:r>
        <w:rPr>
          <w:rFonts w:ascii="Times New Roman" w:hAnsi="Times New Roman"/>
          <w:sz w:val="24"/>
          <w:szCs w:val="24"/>
        </w:rPr>
        <w:t xml:space="preserve">in </w:t>
      </w:r>
      <w:del w:id="714"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310E0C7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15" w:author="Parks, Robbie M" w:date="2018-12-05T17:24:00Z">
        <w:r w:rsidR="00F306C6">
          <w:rPr>
            <w:rFonts w:ascii="Times New Roman" w:hAnsi="Times New Roman"/>
            <w:sz w:val="24"/>
            <w:szCs w:val="24"/>
          </w:rPr>
          <w:t xml:space="preserve"> Anomalous temperature could affect the likelihood that young people </w:t>
        </w:r>
      </w:ins>
      <w:ins w:id="716" w:author="Parks, Robbie M" w:date="2018-12-05T17:25:00Z">
        <w:r w:rsidR="00F306C6">
          <w:rPr>
            <w:rFonts w:ascii="Times New Roman" w:hAnsi="Times New Roman"/>
            <w:sz w:val="24"/>
            <w:szCs w:val="24"/>
          </w:rPr>
          <w:t xml:space="preserve">swim in natural water, as those from deprived backgrounds likely not have </w:t>
        </w:r>
      </w:ins>
      <w:ins w:id="717" w:author="Parks, Robbie M" w:date="2018-12-07T15:40:00Z">
        <w:r w:rsidR="00784240">
          <w:rPr>
            <w:rFonts w:ascii="Times New Roman" w:hAnsi="Times New Roman"/>
            <w:sz w:val="24"/>
            <w:szCs w:val="24"/>
          </w:rPr>
          <w:t xml:space="preserve">access to </w:t>
        </w:r>
      </w:ins>
      <w:ins w:id="718" w:author="Parks, Robbie M" w:date="2018-12-05T17:25:00Z">
        <w:r w:rsidR="00F306C6">
          <w:rPr>
            <w:rFonts w:ascii="Times New Roman" w:hAnsi="Times New Roman"/>
            <w:sz w:val="24"/>
            <w:szCs w:val="24"/>
          </w:rPr>
          <w:t>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19" w:author="Parks, Robbie M" w:date="2018-12-05T17:25:00Z"/>
          <w:rFonts w:ascii="Times New Roman" w:hAnsi="Times New Roman"/>
          <w:sz w:val="24"/>
          <w:szCs w:val="24"/>
        </w:rPr>
      </w:pPr>
      <w:del w:id="720"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21" w:author="Parks, Robbie M" w:date="2018-12-05T17:24:00Z"/>
          <w:rFonts w:ascii="Times New Roman" w:hAnsi="Times New Roman"/>
          <w:sz w:val="24"/>
          <w:szCs w:val="24"/>
        </w:rPr>
      </w:pPr>
      <w:del w:id="722"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23"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24" w:author="Parks, Robbie M" w:date="2018-12-05T17:27:00Z">
        <w:r>
          <w:rPr>
            <w:rFonts w:ascii="Times New Roman" w:hAnsi="Times New Roman"/>
            <w:sz w:val="24"/>
            <w:szCs w:val="24"/>
          </w:rPr>
          <w:t>There is generally m</w:t>
        </w:r>
      </w:ins>
      <w:del w:id="725"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26"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27"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28" w:author="Parks, Robbie M" w:date="2018-12-05T17:27:00Z">
        <w:r w:rsidR="00DE484C" w:rsidDel="0073193A">
          <w:rPr>
            <w:rFonts w:ascii="Times New Roman" w:hAnsi="Times New Roman"/>
            <w:sz w:val="24"/>
            <w:szCs w:val="24"/>
          </w:rPr>
          <w:delText xml:space="preserve"> </w:delText>
        </w:r>
      </w:del>
      <w:del w:id="729"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30"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31"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32" w:author="Parks, Robbie M" w:date="2018-12-05T17:27:00Z">
        <w:r>
          <w:rPr>
            <w:rFonts w:ascii="Times New Roman" w:hAnsi="Times New Roman"/>
            <w:sz w:val="24"/>
            <w:szCs w:val="24"/>
          </w:rPr>
          <w:t>, which increase</w:t>
        </w:r>
      </w:ins>
      <w:ins w:id="733" w:author="Parks, Robbie M" w:date="2018-12-05T17:30:00Z">
        <w:r w:rsidR="00CC27A3">
          <w:rPr>
            <w:rFonts w:ascii="Times New Roman" w:hAnsi="Times New Roman"/>
            <w:sz w:val="24"/>
            <w:szCs w:val="24"/>
          </w:rPr>
          <w:t>s</w:t>
        </w:r>
      </w:ins>
      <w:ins w:id="734" w:author="Parks, Robbie M" w:date="2018-12-05T17:27:00Z">
        <w:r>
          <w:rPr>
            <w:rFonts w:ascii="Times New Roman" w:hAnsi="Times New Roman"/>
            <w:sz w:val="24"/>
            <w:szCs w:val="24"/>
          </w:rPr>
          <w:t xml:space="preserve"> the </w:t>
        </w:r>
      </w:ins>
      <w:ins w:id="735" w:author="Parks, Robbie M" w:date="2018-12-05T17:30:00Z">
        <w:r w:rsidR="00CC27A3">
          <w:rPr>
            <w:rFonts w:ascii="Times New Roman" w:hAnsi="Times New Roman"/>
            <w:sz w:val="24"/>
            <w:szCs w:val="24"/>
          </w:rPr>
          <w:t>expected number</w:t>
        </w:r>
      </w:ins>
      <w:ins w:id="736" w:author="Parks, Robbie M" w:date="2018-12-05T17:27:00Z">
        <w:r>
          <w:rPr>
            <w:rFonts w:ascii="Times New Roman" w:hAnsi="Times New Roman"/>
            <w:sz w:val="24"/>
            <w:szCs w:val="24"/>
          </w:rPr>
          <w:t xml:space="preserve"> of argument</w:t>
        </w:r>
      </w:ins>
      <w:ins w:id="737" w:author="Parks, Robbie M" w:date="2018-12-05T17:30:00Z">
        <w:r w:rsidR="00CC27A3">
          <w:rPr>
            <w:rFonts w:ascii="Times New Roman" w:hAnsi="Times New Roman"/>
            <w:sz w:val="24"/>
            <w:szCs w:val="24"/>
          </w:rPr>
          <w:t>s</w:t>
        </w:r>
      </w:ins>
      <w:ins w:id="738" w:author="Parks, Robbie M" w:date="2018-12-05T17:27:00Z">
        <w:r>
          <w:rPr>
            <w:rFonts w:ascii="Times New Roman" w:hAnsi="Times New Roman"/>
            <w:sz w:val="24"/>
            <w:szCs w:val="24"/>
          </w:rPr>
          <w:t xml:space="preserve"> and conflict</w:t>
        </w:r>
      </w:ins>
      <w:ins w:id="739"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pPr>
        <w:pStyle w:val="ListParagraph"/>
        <w:numPr>
          <w:ilvl w:val="0"/>
          <w:numId w:val="7"/>
        </w:numPr>
        <w:spacing w:after="0" w:line="240" w:lineRule="auto"/>
        <w:jc w:val="both"/>
        <w:rPr>
          <w:del w:id="740" w:author="Parks, Robbie M" w:date="2018-12-05T17:27:00Z"/>
          <w:rFonts w:ascii="Times New Roman" w:hAnsi="Times New Roman"/>
          <w:sz w:val="24"/>
          <w:szCs w:val="24"/>
        </w:rPr>
      </w:pPr>
      <w:ins w:id="741" w:author="Parks, Robbie M" w:date="2018-12-05T17:30:00Z">
        <w:r>
          <w:rPr>
            <w:rFonts w:ascii="Times New Roman" w:hAnsi="Times New Roman"/>
            <w:sz w:val="24"/>
            <w:szCs w:val="24"/>
          </w:rPr>
          <w:t xml:space="preserve">The general anger levels of humans is </w:t>
        </w:r>
      </w:ins>
      <w:ins w:id="742" w:author="Parks, Robbie M" w:date="2018-12-05T17:31:00Z">
        <w:r>
          <w:rPr>
            <w:rFonts w:ascii="Times New Roman" w:hAnsi="Times New Roman"/>
            <w:sz w:val="24"/>
            <w:szCs w:val="24"/>
          </w:rPr>
          <w:t>biologically li</w:t>
        </w:r>
      </w:ins>
      <w:del w:id="743"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3D7987B"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744"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745" w:author="Parks, Robbie M" w:date="2018-12-05T17:31:00Z">
        <w:r w:rsidR="00A27E88">
          <w:rPr>
            <w:rFonts w:ascii="Times New Roman" w:hAnsi="Times New Roman"/>
            <w:sz w:val="24"/>
            <w:szCs w:val="24"/>
          </w:rPr>
          <w:t xml:space="preserve">ed </w:t>
        </w:r>
      </w:ins>
      <w:del w:id="746" w:author="Parks, Robbie M" w:date="2018-12-05T17:31:00Z">
        <w:r w:rsidRPr="00A27E88" w:rsidDel="00A27E88">
          <w:rPr>
            <w:rFonts w:ascii="Times New Roman" w:hAnsi="Times New Roman"/>
            <w:sz w:val="24"/>
            <w:szCs w:val="24"/>
          </w:rPr>
          <w:delText xml:space="preserve"> between</w:delText>
        </w:r>
      </w:del>
      <w:ins w:id="747"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748"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749"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0D1C81">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43,44&lt;/sup&gt;"},"properties":{"noteIndex":0},"schema":"https://github.com/citation-style-language/schema/raw/master/csl-citation.json"}</w:instrText>
      </w:r>
      <w:r w:rsidRPr="00DB07D3">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89D3F2" w:rsidR="00CF7A7B" w:rsidRPr="00A27E88" w:rsidRDefault="00A22685" w:rsidP="00A27E88">
      <w:pPr>
        <w:pStyle w:val="ListParagraph"/>
        <w:numPr>
          <w:ilvl w:val="0"/>
          <w:numId w:val="7"/>
        </w:numPr>
        <w:spacing w:after="0" w:line="240" w:lineRule="auto"/>
        <w:jc w:val="both"/>
        <w:rPr>
          <w:ins w:id="750" w:author="Parks, Robbie M" w:date="2018-12-05T17:27:00Z"/>
          <w:rFonts w:ascii="Times New Roman" w:hAnsi="Times New Roman"/>
          <w:sz w:val="24"/>
          <w:szCs w:val="24"/>
        </w:rPr>
      </w:pPr>
      <w:r>
        <w:rPr>
          <w:rFonts w:ascii="Times New Roman" w:hAnsi="Times New Roman"/>
          <w:sz w:val="24"/>
          <w:szCs w:val="24"/>
        </w:rPr>
        <w:t>Higher temperatures also cause</w:t>
      </w:r>
      <w:ins w:id="751"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752"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753"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41,42&lt;/sup&gt;"},"properties":{"noteIndex":0},"schema":"https://github.com/citation-style-language/schema/raw/master/csl-citation.json"}</w:instrText>
      </w:r>
      <w:ins w:id="754" w:author="Parks, Robbie M" w:date="2018-12-05T17:27:00Z">
        <w:r w:rsidR="00CF7A7B" w:rsidRPr="00DB07D3">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43,44</w:t>
      </w:r>
      <w:ins w:id="755"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756" w:author="Parks, Robbie M" w:date="2018-12-05T17:28:00Z"/>
          <w:rFonts w:ascii="Times New Roman" w:hAnsi="Times New Roman"/>
          <w:sz w:val="24"/>
          <w:szCs w:val="24"/>
        </w:rPr>
      </w:pPr>
      <w:ins w:id="757"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758" w:author="Parks, Robbie M" w:date="2018-12-05T17:31:00Z">
        <w:r>
          <w:rPr>
            <w:rFonts w:ascii="Times New Roman" w:hAnsi="Times New Roman"/>
            <w:color w:val="000000" w:themeColor="text1"/>
            <w:sz w:val="24"/>
            <w:szCs w:val="24"/>
          </w:rPr>
          <w:t>t</w:t>
        </w:r>
      </w:ins>
      <w:del w:id="759"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760" w:author="Parks, Robbie M" w:date="2018-12-05T17:32:00Z">
        <w:r w:rsidR="003A470E" w:rsidRPr="003A470E" w:rsidDel="00044C7C">
          <w:rPr>
            <w:rFonts w:ascii="Times New Roman" w:hAnsi="Times New Roman"/>
            <w:color w:val="000000" w:themeColor="text1"/>
            <w:sz w:val="24"/>
            <w:szCs w:val="24"/>
          </w:rPr>
          <w:delText>indirectly examine</w:delText>
        </w:r>
      </w:del>
      <w:ins w:id="761"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762" w:author="Parks, Robbie M" w:date="2018-12-05T17:32:00Z">
        <w:r w:rsidR="003A470E" w:rsidRPr="003A470E" w:rsidDel="00044C7C">
          <w:rPr>
            <w:rFonts w:ascii="Times New Roman" w:hAnsi="Times New Roman"/>
            <w:color w:val="000000" w:themeColor="text1"/>
            <w:sz w:val="24"/>
            <w:szCs w:val="24"/>
          </w:rPr>
          <w:delText xml:space="preserve">of </w:delText>
        </w:r>
      </w:del>
      <w:ins w:id="763"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764" w:author="Parks, Robbie M" w:date="2018-12-05T17:32:00Z"/>
          <w:rFonts w:ascii="Times New Roman" w:hAnsi="Times New Roman"/>
          <w:i/>
          <w:sz w:val="24"/>
          <w:szCs w:val="24"/>
        </w:rPr>
      </w:pPr>
      <w:del w:id="765"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766"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767" w:author="Parks, Robbie M" w:date="2018-12-05T12:20:00Z"/>
          <w:rFonts w:ascii="Times New Roman" w:hAnsi="Times New Roman"/>
          <w:sz w:val="24"/>
          <w:szCs w:val="24"/>
        </w:rPr>
      </w:pPr>
      <w:ins w:id="768" w:author="Parks, Robbie M" w:date="2018-12-05T17:32:00Z">
        <w:r>
          <w:rPr>
            <w:rFonts w:ascii="Times New Roman" w:hAnsi="Times New Roman"/>
            <w:sz w:val="24"/>
            <w:szCs w:val="24"/>
          </w:rPr>
          <w:t>A recent study has also demonstrated</w:t>
        </w:r>
      </w:ins>
      <w:ins w:id="769"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770" w:author="Parks, Robbie M" w:date="2018-12-05T17:32:00Z">
        <w:r w:rsidR="00DD39F1" w:rsidDel="009A2E6F">
          <w:rPr>
            <w:rFonts w:ascii="Times New Roman" w:hAnsi="Times New Roman"/>
            <w:sz w:val="24"/>
            <w:szCs w:val="24"/>
          </w:rPr>
          <w:delText>R</w:delText>
        </w:r>
      </w:del>
      <w:del w:id="771"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772"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773" w:author="Parks, Robbie M" w:date="2018-12-05T12:20:00Z"/>
          <w:rFonts w:ascii="Times New Roman" w:hAnsi="Times New Roman"/>
          <w:sz w:val="24"/>
          <w:szCs w:val="24"/>
        </w:rPr>
      </w:pPr>
    </w:p>
    <w:p w14:paraId="0F2F63B0" w14:textId="77777777" w:rsidR="0097710E" w:rsidRDefault="0097710E">
      <w:pPr>
        <w:spacing w:after="0" w:line="480" w:lineRule="auto"/>
        <w:jc w:val="both"/>
        <w:outlineLvl w:val="0"/>
        <w:rPr>
          <w:ins w:id="774" w:author="Parks, Robbie M" w:date="2018-12-05T16:44:00Z"/>
          <w:rFonts w:ascii="Times New Roman" w:hAnsi="Times New Roman"/>
          <w:sz w:val="24"/>
          <w:szCs w:val="24"/>
        </w:rPr>
        <w:pPrChange w:id="775"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776" w:author="Parks, Robbie M" w:date="2018-12-05T11:39:00Z"/>
          <w:rFonts w:ascii="Times New Roman" w:hAnsi="Times New Roman"/>
          <w:b/>
          <w:color w:val="000000" w:themeColor="text1"/>
          <w:sz w:val="24"/>
          <w:szCs w:val="24"/>
        </w:rPr>
      </w:pPr>
      <w:ins w:id="777"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778" w:author="Parks, Robbie M" w:date="2018-12-05T11:39:00Z"/>
          <w:rFonts w:ascii="Times New Roman" w:hAnsi="Times New Roman"/>
          <w:i/>
          <w:color w:val="000000" w:themeColor="text1"/>
          <w:sz w:val="24"/>
          <w:szCs w:val="24"/>
        </w:rPr>
      </w:pPr>
      <w:ins w:id="779"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780" w:author="Parks, Robbie M" w:date="2018-12-05T12:17:00Z"/>
          <w:rFonts w:ascii="Times New Roman" w:hAnsi="Times New Roman"/>
          <w:color w:val="000000" w:themeColor="text1"/>
          <w:sz w:val="24"/>
          <w:szCs w:val="24"/>
        </w:rPr>
      </w:pPr>
      <w:ins w:id="781"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782" w:author="Parks, Robbie M" w:date="2018-12-05T14:09:00Z">
        <w:r>
          <w:rPr>
            <w:rFonts w:ascii="Times New Roman" w:hAnsi="Times New Roman"/>
            <w:color w:val="000000" w:themeColor="text1"/>
            <w:sz w:val="24"/>
            <w:szCs w:val="24"/>
          </w:rPr>
          <w:t xml:space="preserve">commonly </w:t>
        </w:r>
      </w:ins>
      <w:ins w:id="783"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784" w:author="Parks, Robbie M" w:date="2018-12-05T11:39:00Z">
        <w:r w:rsidR="00FA3851">
          <w:rPr>
            <w:rFonts w:ascii="Times New Roman" w:hAnsi="Times New Roman"/>
            <w:color w:val="000000" w:themeColor="text1"/>
            <w:sz w:val="24"/>
            <w:szCs w:val="24"/>
          </w:rPr>
          <w:t>Our aim</w:t>
        </w:r>
      </w:ins>
      <w:ins w:id="785" w:author="Parks, Robbie M" w:date="2018-12-05T13:41:00Z">
        <w:r w:rsidR="008D6D4A">
          <w:rPr>
            <w:rFonts w:ascii="Times New Roman" w:hAnsi="Times New Roman"/>
            <w:color w:val="000000" w:themeColor="text1"/>
            <w:sz w:val="24"/>
            <w:szCs w:val="24"/>
          </w:rPr>
          <w:t>, therefore,</w:t>
        </w:r>
      </w:ins>
      <w:ins w:id="786" w:author="Parks, Robbie M" w:date="2018-12-05T11:39:00Z">
        <w:r w:rsidR="00FA3851">
          <w:rPr>
            <w:rFonts w:ascii="Times New Roman" w:hAnsi="Times New Roman"/>
            <w:color w:val="000000" w:themeColor="text1"/>
            <w:sz w:val="24"/>
            <w:szCs w:val="24"/>
          </w:rPr>
          <w:t xml:space="preserve"> was to </w:t>
        </w:r>
      </w:ins>
      <w:ins w:id="787"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788" w:author="Parks, Robbie M" w:date="2018-12-05T11:39:00Z">
        <w:r w:rsidR="00FA3851">
          <w:rPr>
            <w:rFonts w:ascii="Times New Roman" w:hAnsi="Times New Roman"/>
            <w:color w:val="000000" w:themeColor="text1"/>
            <w:sz w:val="24"/>
            <w:szCs w:val="24"/>
          </w:rPr>
          <w:t xml:space="preserve"> the </w:t>
        </w:r>
      </w:ins>
      <w:ins w:id="789" w:author="Parks, Robbie M" w:date="2018-12-05T12:12:00Z">
        <w:r w:rsidR="00A17AFD">
          <w:rPr>
            <w:rFonts w:ascii="Times New Roman" w:hAnsi="Times New Roman"/>
            <w:color w:val="000000" w:themeColor="text1"/>
            <w:sz w:val="24"/>
            <w:szCs w:val="24"/>
          </w:rPr>
          <w:t xml:space="preserve">injury </w:t>
        </w:r>
      </w:ins>
      <w:ins w:id="790"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791" w:author="Parks, Robbie M" w:date="2018-12-05T12:16:00Z">
        <w:r w:rsidR="00AD6E38">
          <w:rPr>
            <w:rFonts w:ascii="Times New Roman" w:hAnsi="Times New Roman"/>
            <w:color w:val="000000" w:themeColor="text1"/>
            <w:sz w:val="24"/>
            <w:szCs w:val="24"/>
          </w:rPr>
          <w:t xml:space="preserve"> in the contiguous USA</w:t>
        </w:r>
      </w:ins>
      <w:ins w:id="792" w:author="Parks, Robbie M" w:date="2018-12-05T12:17:00Z">
        <w:r w:rsidR="005B3B86">
          <w:rPr>
            <w:rFonts w:ascii="Times New Roman" w:hAnsi="Times New Roman"/>
            <w:color w:val="000000" w:themeColor="text1"/>
            <w:sz w:val="24"/>
            <w:szCs w:val="24"/>
          </w:rPr>
          <w:t xml:space="preserve"> (i.e., excluding Alaska and Hawaii)</w:t>
        </w:r>
      </w:ins>
      <w:ins w:id="793"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794"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795" w:author="Parks, Robbie M" w:date="2018-12-05T11:39:00Z"/>
          <w:rFonts w:ascii="Times New Roman" w:hAnsi="Times New Roman"/>
          <w:color w:val="000000" w:themeColor="text1"/>
          <w:sz w:val="24"/>
          <w:szCs w:val="24"/>
        </w:rPr>
      </w:pPr>
      <w:ins w:id="796" w:author="Parks, Robbie M" w:date="2018-12-05T11:39:00Z">
        <w:r>
          <w:rPr>
            <w:rFonts w:ascii="Times New Roman" w:hAnsi="Times New Roman"/>
            <w:color w:val="000000" w:themeColor="text1"/>
            <w:sz w:val="24"/>
            <w:szCs w:val="24"/>
          </w:rPr>
          <w:t xml:space="preserve">To achieve </w:t>
        </w:r>
      </w:ins>
      <w:ins w:id="797" w:author="Parks, Robbie M" w:date="2018-12-05T13:34:00Z">
        <w:r w:rsidR="00BB295A">
          <w:rPr>
            <w:rFonts w:ascii="Times New Roman" w:hAnsi="Times New Roman"/>
            <w:color w:val="000000" w:themeColor="text1"/>
            <w:sz w:val="24"/>
            <w:szCs w:val="24"/>
          </w:rPr>
          <w:t>our</w:t>
        </w:r>
      </w:ins>
      <w:ins w:id="798"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799" w:author="Parks, Robbie M" w:date="2018-12-05T13:25:00Z">
        <w:r w:rsidR="00792774">
          <w:rPr>
            <w:rFonts w:ascii="Times New Roman" w:hAnsi="Times New Roman"/>
            <w:color w:val="000000" w:themeColor="text1"/>
            <w:sz w:val="24"/>
            <w:szCs w:val="24"/>
          </w:rPr>
          <w:t xml:space="preserve">temperature </w:t>
        </w:r>
      </w:ins>
      <w:ins w:id="800"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01" w:author="Parks, Robbie M" w:date="2018-12-05T13:25:00Z">
        <w:r w:rsidR="00786C9A">
          <w:rPr>
            <w:rFonts w:ascii="Times New Roman" w:hAnsi="Times New Roman"/>
            <w:color w:val="000000" w:themeColor="text1"/>
            <w:sz w:val="24"/>
            <w:szCs w:val="24"/>
          </w:rPr>
          <w:t xml:space="preserve"> temperature</w:t>
        </w:r>
      </w:ins>
      <w:ins w:id="802"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03" w:author="Parks, Robbie M" w:date="2018-12-05T13:25:00Z">
        <w:r w:rsidR="00C3770F">
          <w:rPr>
            <w:rFonts w:ascii="Times New Roman" w:hAnsi="Times New Roman"/>
            <w:color w:val="000000" w:themeColor="text1"/>
            <w:sz w:val="24"/>
            <w:szCs w:val="24"/>
          </w:rPr>
          <w:t xml:space="preserve">temperature </w:t>
        </w:r>
      </w:ins>
      <w:ins w:id="804" w:author="Parks, Robbie M" w:date="2018-12-05T11:39:00Z">
        <w:r>
          <w:rPr>
            <w:rFonts w:ascii="Times New Roman" w:hAnsi="Times New Roman"/>
            <w:color w:val="000000" w:themeColor="text1"/>
            <w:sz w:val="24"/>
            <w:szCs w:val="24"/>
          </w:rPr>
          <w:t>anomalies than one with lower but more inter-annually variable</w:t>
        </w:r>
      </w:ins>
      <w:ins w:id="805" w:author="Parks, Robbie M" w:date="2018-12-05T12:54:00Z">
        <w:r w:rsidR="007D7D91">
          <w:rPr>
            <w:rFonts w:ascii="Times New Roman" w:hAnsi="Times New Roman"/>
            <w:color w:val="000000" w:themeColor="text1"/>
            <w:sz w:val="24"/>
            <w:szCs w:val="24"/>
          </w:rPr>
          <w:t xml:space="preserve"> absolute</w:t>
        </w:r>
      </w:ins>
      <w:ins w:id="806"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07"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08" w:author="Parks, Robbie M" w:date="2018-12-05T11:39:00Z"/>
          <w:rFonts w:ascii="Times New Roman" w:hAnsi="Times New Roman"/>
          <w:color w:val="000000" w:themeColor="text1"/>
          <w:sz w:val="24"/>
          <w:szCs w:val="24"/>
        </w:rPr>
      </w:pPr>
      <w:ins w:id="809" w:author="Parks, Robbie M" w:date="2018-12-05T13:24:00Z">
        <w:r>
          <w:rPr>
            <w:rFonts w:ascii="Times New Roman" w:hAnsi="Times New Roman"/>
            <w:color w:val="000000" w:themeColor="text1"/>
            <w:sz w:val="24"/>
            <w:szCs w:val="24"/>
          </w:rPr>
          <w:t xml:space="preserve">Here, </w:t>
        </w:r>
      </w:ins>
      <w:ins w:id="810"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11" w:author="Parks, Robbie M" w:date="2018-12-05T13:25:00Z">
        <w:r w:rsidR="00792774">
          <w:rPr>
            <w:rFonts w:ascii="Times New Roman" w:hAnsi="Times New Roman"/>
            <w:color w:val="000000" w:themeColor="text1"/>
            <w:sz w:val="24"/>
            <w:szCs w:val="24"/>
          </w:rPr>
          <w:t xml:space="preserve">temperature </w:t>
        </w:r>
      </w:ins>
      <w:ins w:id="812" w:author="Parks, Robbie M" w:date="2018-12-05T11:39:00Z">
        <w:r w:rsidR="00FA3851">
          <w:rPr>
            <w:rFonts w:ascii="Times New Roman" w:hAnsi="Times New Roman"/>
            <w:color w:val="000000" w:themeColor="text1"/>
            <w:sz w:val="24"/>
            <w:szCs w:val="24"/>
          </w:rPr>
          <w:t xml:space="preserve">anomaly </w:t>
        </w:r>
      </w:ins>
      <w:ins w:id="813" w:author="Parks, Robbie M" w:date="2018-12-05T13:41:00Z">
        <w:r w:rsidR="00A35D0B">
          <w:rPr>
            <w:rFonts w:ascii="Times New Roman" w:hAnsi="Times New Roman"/>
            <w:color w:val="000000" w:themeColor="text1"/>
            <w:sz w:val="24"/>
            <w:szCs w:val="24"/>
          </w:rPr>
          <w:t>using</w:t>
        </w:r>
      </w:ins>
      <w:ins w:id="814"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15"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816"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17" w:author="Parks, Robbie M" w:date="2018-12-05T13:42:00Z">
        <w:r w:rsidR="00353CA6">
          <w:rPr>
            <w:rFonts w:ascii="Times New Roman" w:hAnsi="Times New Roman"/>
            <w:color w:val="000000" w:themeColor="text1"/>
            <w:sz w:val="24"/>
            <w:szCs w:val="24"/>
          </w:rPr>
          <w:t>our</w:t>
        </w:r>
      </w:ins>
      <w:ins w:id="818"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19" w:author="Parks, Robbie M" w:date="2018-12-05T12:02:00Z">
        <w:r w:rsidR="00D82A60">
          <w:rPr>
            <w:rFonts w:ascii="Times New Roman" w:hAnsi="Times New Roman"/>
            <w:color w:val="000000" w:themeColor="text1"/>
            <w:sz w:val="24"/>
            <w:szCs w:val="24"/>
          </w:rPr>
          <w:t>, state</w:t>
        </w:r>
      </w:ins>
      <w:ins w:id="820" w:author="Parks, Robbie M" w:date="2018-12-05T11:39:00Z">
        <w:r w:rsidR="00FA3851" w:rsidRPr="00636C9B">
          <w:rPr>
            <w:rFonts w:ascii="Times New Roman" w:hAnsi="Times New Roman"/>
            <w:color w:val="000000" w:themeColor="text1"/>
            <w:sz w:val="24"/>
            <w:szCs w:val="24"/>
          </w:rPr>
          <w:t xml:space="preserve"> and month, from a</w:t>
        </w:r>
      </w:ins>
      <w:ins w:id="821" w:author="Parks, Robbie M" w:date="2018-12-05T13:45:00Z">
        <w:r w:rsidR="00F779BC">
          <w:rPr>
            <w:rFonts w:ascii="Times New Roman" w:hAnsi="Times New Roman"/>
            <w:color w:val="000000" w:themeColor="text1"/>
            <w:sz w:val="24"/>
            <w:szCs w:val="24"/>
          </w:rPr>
          <w:t xml:space="preserve"> temperature</w:t>
        </w:r>
      </w:ins>
      <w:ins w:id="822"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23" w:author="Parks, Robbie M" w:date="2018-12-05T13:45:00Z">
        <w:r w:rsidR="00F779BC">
          <w:rPr>
            <w:rFonts w:ascii="Times New Roman" w:hAnsi="Times New Roman"/>
            <w:color w:val="000000" w:themeColor="text1"/>
            <w:sz w:val="24"/>
            <w:szCs w:val="24"/>
          </w:rPr>
          <w:t xml:space="preserve">of </w:t>
        </w:r>
      </w:ins>
      <w:ins w:id="824" w:author="Parks, Robbie M" w:date="2018-12-05T12:02:00Z">
        <w:r w:rsidR="00CF4C1A">
          <w:rPr>
            <w:rFonts w:ascii="Times New Roman" w:hAnsi="Times New Roman"/>
            <w:color w:val="000000" w:themeColor="text1"/>
            <w:sz w:val="24"/>
            <w:szCs w:val="24"/>
          </w:rPr>
          <w:t>+</w:t>
        </w:r>
      </w:ins>
      <w:ins w:id="825"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26"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27" w:author="Parks, Robbie M" w:date="2018-12-05T11:39:00Z"/>
          <w:rFonts w:ascii="Times New Roman" w:hAnsi="Times New Roman"/>
          <w:i/>
          <w:color w:val="000000" w:themeColor="text1"/>
          <w:sz w:val="24"/>
          <w:szCs w:val="24"/>
        </w:rPr>
      </w:pPr>
      <w:ins w:id="828" w:author="Parks, Robbie M" w:date="2018-12-05T11:39:00Z">
        <w:r>
          <w:rPr>
            <w:rFonts w:ascii="Times New Roman" w:hAnsi="Times New Roman"/>
            <w:i/>
            <w:color w:val="000000" w:themeColor="text1"/>
            <w:sz w:val="24"/>
            <w:szCs w:val="24"/>
          </w:rPr>
          <w:t>Data sources</w:t>
        </w:r>
      </w:ins>
    </w:p>
    <w:p w14:paraId="6AD2E7A2" w14:textId="705D54D0" w:rsidR="00B54EF3" w:rsidRDefault="00FA3851" w:rsidP="00FA3851">
      <w:pPr>
        <w:spacing w:after="0" w:line="480" w:lineRule="auto"/>
        <w:jc w:val="both"/>
        <w:rPr>
          <w:ins w:id="829" w:author="Parks, Robbie M" w:date="2018-12-05T13:06:00Z"/>
          <w:rStyle w:val="apple-style-span"/>
          <w:rFonts w:ascii="Times New Roman" w:hAnsi="Times New Roman"/>
          <w:color w:val="000000" w:themeColor="text1"/>
          <w:sz w:val="24"/>
          <w:szCs w:val="24"/>
        </w:rPr>
      </w:pPr>
      <w:ins w:id="830" w:author="Parks, Robbie M" w:date="2018-12-05T11:39:00Z">
        <w:r w:rsidRPr="00636C9B">
          <w:rPr>
            <w:rStyle w:val="apple-style-span"/>
            <w:rFonts w:ascii="Times New Roman" w:hAnsi="Times New Roman"/>
            <w:color w:val="000000" w:themeColor="text1"/>
            <w:sz w:val="24"/>
            <w:szCs w:val="24"/>
          </w:rPr>
          <w:lastRenderedPageBreak/>
          <w:t>We used data on deaths</w:t>
        </w:r>
      </w:ins>
      <w:ins w:id="831"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32" w:author="Parks, Robbie M" w:date="2018-12-05T13:07:00Z">
        <w:r w:rsidR="00B54EF3">
          <w:rPr>
            <w:rStyle w:val="apple-style-span"/>
            <w:rFonts w:ascii="Times New Roman" w:hAnsi="Times New Roman"/>
            <w:color w:val="000000" w:themeColor="text1"/>
            <w:sz w:val="24"/>
            <w:szCs w:val="24"/>
          </w:rPr>
          <w:t>state</w:t>
        </w:r>
      </w:ins>
      <w:ins w:id="833" w:author="Parks, Robbie M" w:date="2018-12-05T13:04:00Z">
        <w:r w:rsidR="00AD5AED">
          <w:rPr>
            <w:rStyle w:val="apple-style-span"/>
            <w:rFonts w:ascii="Times New Roman" w:hAnsi="Times New Roman"/>
            <w:color w:val="000000" w:themeColor="text1"/>
            <w:sz w:val="24"/>
            <w:szCs w:val="24"/>
          </w:rPr>
          <w:t xml:space="preserve"> of residence</w:t>
        </w:r>
      </w:ins>
      <w:ins w:id="834"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35" w:author="Parks, Robbie M" w:date="2018-12-05T13:04:00Z">
        <w:r w:rsidR="00AD5AED">
          <w:rPr>
            <w:rStyle w:val="apple-style-span"/>
            <w:rFonts w:ascii="Times New Roman" w:hAnsi="Times New Roman"/>
            <w:color w:val="000000" w:themeColor="text1"/>
            <w:sz w:val="24"/>
            <w:szCs w:val="24"/>
          </w:rPr>
          <w:t>through</w:t>
        </w:r>
      </w:ins>
      <w:ins w:id="836"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37" w:author="Parks, Robbie M" w:date="2018-12-05T13:26:00Z">
        <w:r w:rsidR="00752BA5">
          <w:rPr>
            <w:rStyle w:val="apple-style-span"/>
            <w:rFonts w:ascii="Times New Roman" w:hAnsi="Times New Roman"/>
            <w:color w:val="000000" w:themeColor="text1"/>
            <w:sz w:val="24"/>
            <w:szCs w:val="24"/>
          </w:rPr>
          <w:t>(</w:t>
        </w:r>
      </w:ins>
      <w:ins w:id="838"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39" w:author="Parks, Robbie M" w:date="2018-12-05T13:26:00Z">
        <w:r w:rsidR="00752BA5">
          <w:rPr>
            <w:rStyle w:val="apple-style-span"/>
            <w:rFonts w:ascii="Times New Roman" w:hAnsi="Times New Roman"/>
            <w:color w:val="000000" w:themeColor="text1"/>
            <w:sz w:val="24"/>
            <w:szCs w:val="24"/>
          </w:rPr>
          <w:t xml:space="preserve">) </w:t>
        </w:r>
      </w:ins>
      <w:ins w:id="840"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41" w:author="Parks, Robbie M" w:date="2018-12-05T13:07:00Z">
        <w:r w:rsidR="00B54EF3" w:rsidRPr="00636C9B">
          <w:rPr>
            <w:rFonts w:ascii="Times New Roman" w:hAnsi="Times New Roman"/>
            <w:color w:val="000000" w:themeColor="text1"/>
            <w:sz w:val="24"/>
            <w:szCs w:val="24"/>
          </w:rPr>
          <w:t>for 1990 to 2016</w:t>
        </w:r>
      </w:ins>
      <w:ins w:id="842" w:author="Parks, Robbie M" w:date="2018-12-05T13:26:00Z">
        <w:r w:rsidR="00752BA5">
          <w:rPr>
            <w:rFonts w:ascii="Times New Roman" w:hAnsi="Times New Roman"/>
            <w:color w:val="000000" w:themeColor="text1"/>
            <w:sz w:val="24"/>
            <w:szCs w:val="24"/>
          </w:rPr>
          <w:t xml:space="preserve"> (</w:t>
        </w:r>
      </w:ins>
      <w:ins w:id="843"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844" w:author="Parks, Robbie M" w:date="2018-12-05T13:26:00Z">
        <w:r w:rsidR="00752BA5">
          <w:rPr>
            <w:rFonts w:ascii="Times New Roman" w:hAnsi="Times New Roman"/>
            <w:color w:val="000000" w:themeColor="text1"/>
            <w:sz w:val="24"/>
            <w:szCs w:val="24"/>
          </w:rPr>
          <w:t>)</w:t>
        </w:r>
      </w:ins>
      <w:ins w:id="845"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846" w:author="Parks, Robbie M" w:date="2018-12-05T13:30:00Z">
        <w:r w:rsidR="00ED057C">
          <w:rPr>
            <w:rFonts w:ascii="Times New Roman" w:hAnsi="Times New Roman"/>
            <w:color w:val="000000" w:themeColor="text1"/>
            <w:sz w:val="24"/>
            <w:szCs w:val="24"/>
          </w:rPr>
          <w:t xml:space="preserve"> (</w:t>
        </w:r>
      </w:ins>
      <w:ins w:id="847"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848"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849"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850" w:author="Parks, Robbie M" w:date="2018-12-05T13:30:00Z">
        <w:r w:rsidR="00C2431E" w:rsidRPr="000421EF">
          <w:rPr>
            <w:rStyle w:val="Hyperlink"/>
            <w:rFonts w:ascii="Times New Roman" w:hAnsi="Times New Roman"/>
            <w:sz w:val="24"/>
            <w:szCs w:val="24"/>
          </w:rPr>
          <w:t>https://www.census.gov/data/tables/time-series/demo/popest/1980s-county.html)</w:t>
        </w:r>
      </w:ins>
      <w:ins w:id="851" w:author="Parks, Robbie M" w:date="2018-12-05T13:47:00Z">
        <w:r w:rsidR="00C2431E">
          <w:rPr>
            <w:rFonts w:ascii="Times New Roman" w:hAnsi="Times New Roman"/>
            <w:color w:val="000000" w:themeColor="text1"/>
            <w:sz w:val="24"/>
            <w:szCs w:val="24"/>
          </w:rPr>
          <w:fldChar w:fldCharType="end"/>
        </w:r>
      </w:ins>
      <w:ins w:id="852" w:author="Parks, Robbie M" w:date="2018-12-05T13:07:00Z">
        <w:r w:rsidR="00B54EF3" w:rsidRPr="00636C9B">
          <w:rPr>
            <w:rFonts w:ascii="Times New Roman" w:hAnsi="Times New Roman"/>
            <w:color w:val="000000" w:themeColor="text1"/>
            <w:sz w:val="24"/>
            <w:szCs w:val="24"/>
          </w:rPr>
          <w:t>.</w:t>
        </w:r>
      </w:ins>
      <w:ins w:id="853"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854"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855" w:author="Parks, Robbie M" w:date="2018-12-05T11:39:00Z"/>
          <w:rStyle w:val="apple-style-span"/>
          <w:rFonts w:ascii="Times New Roman" w:hAnsi="Times New Roman"/>
          <w:color w:val="000000" w:themeColor="text1"/>
          <w:sz w:val="24"/>
          <w:szCs w:val="24"/>
        </w:rPr>
      </w:pPr>
      <w:ins w:id="856"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857" w:author="Parks, Robbie M" w:date="2018-12-05T17:49:00Z">
        <w:r w:rsidR="00503875">
          <w:rPr>
            <w:rStyle w:val="apple-style-span"/>
            <w:rFonts w:ascii="Times New Roman" w:hAnsi="Times New Roman"/>
            <w:color w:val="000000" w:themeColor="text1"/>
            <w:sz w:val="24"/>
            <w:szCs w:val="24"/>
          </w:rPr>
          <w:t>1,329,200</w:t>
        </w:r>
      </w:ins>
      <w:ins w:id="858" w:author="Parks, Robbie M" w:date="2018-12-05T11:39:00Z">
        <w:r>
          <w:rPr>
            <w:rStyle w:val="apple-style-span"/>
            <w:rFonts w:ascii="Times New Roman" w:hAnsi="Times New Roman"/>
            <w:color w:val="000000" w:themeColor="text1"/>
            <w:sz w:val="24"/>
            <w:szCs w:val="24"/>
          </w:rPr>
          <w:t xml:space="preserve"> deaths</w:t>
        </w:r>
      </w:ins>
      <w:ins w:id="859" w:author="Parks, Robbie M" w:date="2018-12-05T13:05:00Z">
        <w:r w:rsidR="005C5A8B">
          <w:rPr>
            <w:rStyle w:val="apple-style-span"/>
            <w:rFonts w:ascii="Times New Roman" w:hAnsi="Times New Roman"/>
            <w:color w:val="000000" w:themeColor="text1"/>
            <w:sz w:val="24"/>
            <w:szCs w:val="24"/>
          </w:rPr>
          <w:t xml:space="preserve"> or </w:t>
        </w:r>
      </w:ins>
      <w:ins w:id="860" w:author="Parks, Robbie M" w:date="2018-12-05T17:49:00Z">
        <w:r w:rsidR="00503875">
          <w:rPr>
            <w:rStyle w:val="apple-style-span"/>
            <w:rFonts w:ascii="Times New Roman" w:hAnsi="Times New Roman"/>
            <w:color w:val="000000" w:themeColor="text1"/>
            <w:sz w:val="24"/>
            <w:szCs w:val="24"/>
          </w:rPr>
          <w:t>23</w:t>
        </w:r>
      </w:ins>
      <w:ins w:id="861" w:author="Parks, Robbie M" w:date="2018-12-05T13:05:00Z">
        <w:r w:rsidR="009314BF">
          <w:rPr>
            <w:rStyle w:val="apple-style-span"/>
            <w:rFonts w:ascii="Times New Roman" w:hAnsi="Times New Roman"/>
            <w:color w:val="000000" w:themeColor="text1"/>
            <w:sz w:val="24"/>
            <w:szCs w:val="24"/>
          </w:rPr>
          <w:t xml:space="preserve">% of </w:t>
        </w:r>
      </w:ins>
      <w:ins w:id="862" w:author="Parks, Robbie M" w:date="2018-12-05T13:07:00Z">
        <w:r w:rsidR="009D20FA">
          <w:rPr>
            <w:rStyle w:val="apple-style-span"/>
            <w:rFonts w:ascii="Times New Roman" w:hAnsi="Times New Roman"/>
            <w:color w:val="000000" w:themeColor="text1"/>
            <w:sz w:val="24"/>
            <w:szCs w:val="24"/>
          </w:rPr>
          <w:t>total injury deaths</w:t>
        </w:r>
      </w:ins>
      <w:ins w:id="863"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864"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865" w:author="Parks, Robbie M" w:date="2018-12-05T11:39:00Z"/>
          <w:rFonts w:ascii="Times New Roman" w:hAnsi="Times New Roman"/>
          <w:color w:val="000000" w:themeColor="text1"/>
          <w:sz w:val="24"/>
          <w:szCs w:val="24"/>
        </w:rPr>
      </w:pPr>
    </w:p>
    <w:p w14:paraId="1C9A2BA9" w14:textId="261C0CC7" w:rsidR="00012335" w:rsidRDefault="00FA31D5">
      <w:pPr>
        <w:spacing w:after="0" w:line="480" w:lineRule="auto"/>
        <w:jc w:val="both"/>
        <w:rPr>
          <w:ins w:id="866" w:author="Parks, Robbie M" w:date="2018-12-05T14:11:00Z"/>
          <w:rFonts w:ascii="Times New Roman" w:eastAsiaTheme="minorHAnsi" w:hAnsi="Times New Roman"/>
          <w:sz w:val="24"/>
          <w:szCs w:val="24"/>
          <w:lang w:eastAsia="en-GB"/>
        </w:rPr>
        <w:pPrChange w:id="867" w:author="Parks, Robbie M" w:date="2018-12-05T14:09:00Z">
          <w:pPr>
            <w:spacing w:after="0" w:line="480" w:lineRule="auto"/>
            <w:jc w:val="both"/>
            <w:outlineLvl w:val="0"/>
          </w:pPr>
        </w:pPrChange>
      </w:pPr>
      <w:ins w:id="868"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ins>
      <w:r w:rsidR="00B65059">
        <w:rPr>
          <w:rFonts w:ascii="Times New Roman" w:hAnsi="Times New Roman"/>
          <w:color w:val="000000" w:themeColor="text1"/>
          <w:sz w:val="24"/>
          <w:szCs w:val="24"/>
        </w:rPr>
        <w:t xml:space="preserve">in-situ </w:t>
      </w:r>
      <w:ins w:id="869" w:author="Parks, Robbie M" w:date="2018-12-05T13:48:00Z">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46&lt;/sup&gt;"},"properties":{"noteIndex":0},"schema":"https://github.com/citation-style-language/schema/raw/master/csl-citation.json"}</w:instrText>
      </w:r>
      <w:ins w:id="870" w:author="Parks, Robbie M" w:date="2018-12-05T13:48:00Z">
        <w:r w:rsidR="00EC6676"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45</w:t>
      </w:r>
      <w:ins w:id="871"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872" w:author="Parks, Robbie M" w:date="2018-12-05T13:55:00Z">
        <w:r w:rsidR="00D67358">
          <w:rPr>
            <w:rFonts w:ascii="Times New Roman" w:hAnsi="Times New Roman"/>
            <w:color w:val="000000" w:themeColor="text1"/>
            <w:sz w:val="24"/>
            <w:szCs w:val="24"/>
          </w:rPr>
          <w:t>state</w:t>
        </w:r>
      </w:ins>
      <w:ins w:id="873" w:author="Parks, Robbie M" w:date="2018-12-05T13:48:00Z">
        <w:r w:rsidRPr="00FA31D5">
          <w:rPr>
            <w:rFonts w:ascii="Times New Roman" w:hAnsi="Times New Roman"/>
            <w:color w:val="000000" w:themeColor="text1"/>
            <w:sz w:val="24"/>
            <w:szCs w:val="24"/>
          </w:rPr>
          <w:t xml:space="preserve"> throughout the analysis period.</w:t>
        </w:r>
      </w:ins>
      <w:ins w:id="874" w:author="Parks, Robbie M" w:date="2018-12-05T14:09:00Z">
        <w:r w:rsidR="00F46237">
          <w:rPr>
            <w:rFonts w:ascii="Times New Roman" w:hAnsi="Times New Roman"/>
            <w:color w:val="000000" w:themeColor="text1"/>
            <w:sz w:val="24"/>
            <w:szCs w:val="24"/>
          </w:rPr>
          <w:t xml:space="preserve"> </w:t>
        </w:r>
      </w:ins>
      <w:ins w:id="875"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876" w:author="Parks, Robbie M" w:date="2018-12-05T14:10:00Z">
        <w:r w:rsidR="00F46237">
          <w:rPr>
            <w:rFonts w:ascii="Times New Roman" w:eastAsiaTheme="minorHAnsi" w:hAnsi="Times New Roman"/>
            <w:sz w:val="24"/>
            <w:szCs w:val="24"/>
            <w:lang w:eastAsia="en-GB"/>
          </w:rPr>
          <w:t>30-year</w:t>
        </w:r>
      </w:ins>
      <w:ins w:id="877" w:author="Parks, Robbie M" w:date="2018-12-05T14:11:00Z">
        <w:r w:rsidR="00CE550D">
          <w:rPr>
            <w:rFonts w:ascii="Times New Roman" w:eastAsiaTheme="minorHAnsi" w:hAnsi="Times New Roman"/>
            <w:sz w:val="24"/>
            <w:szCs w:val="24"/>
            <w:lang w:eastAsia="en-GB"/>
          </w:rPr>
          <w:t xml:space="preserve"> (long-term)</w:t>
        </w:r>
      </w:ins>
      <w:ins w:id="878" w:author="Parks, Robbie M" w:date="2018-12-05T11:39:00Z">
        <w:r w:rsidR="00FA3851">
          <w:rPr>
            <w:rFonts w:ascii="Times New Roman" w:eastAsiaTheme="minorHAnsi" w:hAnsi="Times New Roman"/>
            <w:sz w:val="24"/>
            <w:szCs w:val="24"/>
            <w:lang w:eastAsia="en-GB"/>
          </w:rPr>
          <w:t xml:space="preserve"> mean temperatures</w:t>
        </w:r>
      </w:ins>
      <w:ins w:id="879"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880" w:author="Parks, Robbie M" w:date="2018-12-05T11:39:00Z">
        <w:r w:rsidR="00FA3851">
          <w:rPr>
            <w:rFonts w:ascii="Times New Roman" w:eastAsiaTheme="minorHAnsi" w:hAnsi="Times New Roman"/>
            <w:sz w:val="24"/>
            <w:szCs w:val="24"/>
            <w:lang w:eastAsia="en-GB"/>
          </w:rPr>
          <w:t xml:space="preserve"> equivalent to </w:t>
        </w:r>
      </w:ins>
      <w:ins w:id="881" w:author="Parks, Robbie M" w:date="2018-12-05T14:10:00Z">
        <w:r w:rsidR="002407A3">
          <w:rPr>
            <w:rFonts w:ascii="Times New Roman" w:eastAsiaTheme="minorHAnsi" w:hAnsi="Times New Roman"/>
            <w:sz w:val="24"/>
            <w:szCs w:val="24"/>
            <w:lang w:eastAsia="en-GB"/>
          </w:rPr>
          <w:t>the per</w:t>
        </w:r>
      </w:ins>
      <w:ins w:id="882" w:author="Parks, Robbie M" w:date="2018-12-05T14:11:00Z">
        <w:r w:rsidR="002407A3">
          <w:rPr>
            <w:rFonts w:ascii="Times New Roman" w:eastAsiaTheme="minorHAnsi" w:hAnsi="Times New Roman"/>
            <w:sz w:val="24"/>
            <w:szCs w:val="24"/>
            <w:lang w:eastAsia="en-GB"/>
          </w:rPr>
          <w:t>i</w:t>
        </w:r>
      </w:ins>
      <w:ins w:id="883" w:author="Parks, Robbie M" w:date="2018-12-05T14:10:00Z">
        <w:r w:rsidR="002407A3">
          <w:rPr>
            <w:rFonts w:ascii="Times New Roman" w:eastAsiaTheme="minorHAnsi" w:hAnsi="Times New Roman"/>
            <w:sz w:val="24"/>
            <w:szCs w:val="24"/>
            <w:lang w:eastAsia="en-GB"/>
          </w:rPr>
          <w:t>od</w:t>
        </w:r>
      </w:ins>
      <w:ins w:id="884"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47&lt;/sup&gt;"},"properties":{"noteIndex":0},"schema":"https://github.com/citation-style-language/schema/raw/master/csl-citation.json"}</w:instrText>
      </w:r>
      <w:ins w:id="885" w:author="Parks, Robbie M" w:date="2018-12-05T11:39:00Z">
        <w:r w:rsidR="00FA3851"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46</w:t>
      </w:r>
      <w:ins w:id="886"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pPr>
        <w:spacing w:after="0" w:line="480" w:lineRule="auto"/>
        <w:jc w:val="both"/>
        <w:rPr>
          <w:ins w:id="887" w:author="Parks, Robbie M" w:date="2018-12-05T14:11:00Z"/>
          <w:rFonts w:ascii="Times New Roman" w:eastAsiaTheme="minorHAnsi" w:hAnsi="Times New Roman"/>
          <w:sz w:val="24"/>
          <w:szCs w:val="24"/>
          <w:lang w:eastAsia="en-GB"/>
        </w:rPr>
        <w:pPrChange w:id="888" w:author="Parks, Robbie M" w:date="2018-12-05T14:09:00Z">
          <w:pPr>
            <w:spacing w:after="0" w:line="480" w:lineRule="auto"/>
            <w:jc w:val="both"/>
            <w:outlineLvl w:val="0"/>
          </w:pPr>
        </w:pPrChange>
      </w:pPr>
    </w:p>
    <w:p w14:paraId="20500304" w14:textId="69AF7234" w:rsidR="00FA3851" w:rsidRPr="00F46237" w:rsidRDefault="00FA3851">
      <w:pPr>
        <w:spacing w:after="0" w:line="480" w:lineRule="auto"/>
        <w:jc w:val="both"/>
        <w:rPr>
          <w:ins w:id="889" w:author="Parks, Robbie M" w:date="2018-12-05T11:39:00Z"/>
          <w:rFonts w:ascii="Times New Roman" w:hAnsi="Times New Roman"/>
          <w:color w:val="000000" w:themeColor="text1"/>
          <w:sz w:val="24"/>
          <w:szCs w:val="24"/>
          <w:rPrChange w:id="890" w:author="Parks, Robbie M" w:date="2018-12-05T14:09:00Z">
            <w:rPr>
              <w:ins w:id="891" w:author="Parks, Robbie M" w:date="2018-12-05T11:39:00Z"/>
              <w:rFonts w:ascii="Times New Roman" w:eastAsiaTheme="minorHAnsi" w:hAnsi="Times New Roman"/>
              <w:sz w:val="24"/>
              <w:szCs w:val="24"/>
              <w:lang w:eastAsia="en-GB"/>
            </w:rPr>
          </w:rPrChange>
        </w:rPr>
        <w:pPrChange w:id="892" w:author="Parks, Robbie M" w:date="2018-12-05T14:09:00Z">
          <w:pPr>
            <w:spacing w:after="0" w:line="480" w:lineRule="auto"/>
            <w:jc w:val="both"/>
            <w:outlineLvl w:val="0"/>
          </w:pPr>
        </w:pPrChange>
      </w:pPr>
      <w:ins w:id="893"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894" w:author="Parks, Robbie M" w:date="2018-12-05T14:20:00Z">
        <w:r w:rsidR="002E29FE">
          <w:rPr>
            <w:rFonts w:ascii="Times New Roman" w:eastAsiaTheme="minorHAnsi" w:hAnsi="Times New Roman"/>
            <w:sz w:val="24"/>
            <w:szCs w:val="24"/>
            <w:lang w:eastAsia="en-GB"/>
          </w:rPr>
          <w:t>respective absolute temperature values</w:t>
        </w:r>
      </w:ins>
      <w:ins w:id="895"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896" w:author="Parks, Robbie M" w:date="2018-12-05T13:50:00Z">
        <w:r w:rsidR="008F2FA5">
          <w:rPr>
            <w:rFonts w:ascii="Times New Roman" w:eastAsiaTheme="minorHAnsi" w:hAnsi="Times New Roman"/>
            <w:sz w:val="24"/>
            <w:szCs w:val="24"/>
            <w:lang w:eastAsia="en-GB"/>
          </w:rPr>
          <w:t>4</w:t>
        </w:r>
      </w:ins>
      <w:ins w:id="897"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w:t>
        </w:r>
        <w:r w:rsidR="005B2568">
          <w:rPr>
            <w:rFonts w:ascii="Times New Roman" w:eastAsiaTheme="minorHAnsi" w:hAnsi="Times New Roman"/>
            <w:sz w:val="24"/>
            <w:szCs w:val="24"/>
            <w:lang w:eastAsia="en-GB"/>
          </w:rPr>
          <w:lastRenderedPageBreak/>
          <w:t>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898"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899" w:author="Parks, Robbie M" w:date="2018-12-05T11:39:00Z"/>
          <w:rFonts w:ascii="Times New Roman" w:hAnsi="Times New Roman"/>
          <w:i/>
          <w:color w:val="000000" w:themeColor="text1"/>
          <w:sz w:val="24"/>
          <w:szCs w:val="24"/>
        </w:rPr>
      </w:pPr>
      <w:ins w:id="900"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01" w:author="Parks, Robbie M" w:date="2018-12-05T11:39:00Z"/>
          <w:rFonts w:ascii="Times New Roman" w:hAnsi="Times New Roman"/>
          <w:color w:val="000000" w:themeColor="text1"/>
          <w:sz w:val="24"/>
          <w:szCs w:val="24"/>
        </w:rPr>
      </w:pPr>
      <w:ins w:id="902"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03" w:author="Parks, Robbie M" w:date="2018-12-05T13:59:00Z">
        <w:r w:rsidR="00996A29">
          <w:rPr>
            <w:rFonts w:ascii="Times New Roman" w:hAnsi="Times New Roman"/>
            <w:color w:val="000000" w:themeColor="text1"/>
            <w:sz w:val="24"/>
            <w:szCs w:val="24"/>
          </w:rPr>
          <w:t>temperature anomaly</w:t>
        </w:r>
      </w:ins>
      <w:ins w:id="904"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05" w:author="Parks, Robbie M" w:date="2018-12-05T14:06:00Z">
        <w:r w:rsidR="00EC1627">
          <w:rPr>
            <w:rFonts w:ascii="Times New Roman" w:hAnsi="Times New Roman"/>
            <w:color w:val="000000" w:themeColor="text1"/>
            <w:sz w:val="24"/>
            <w:szCs w:val="24"/>
          </w:rPr>
          <w:t xml:space="preserve">. </w:t>
        </w:r>
      </w:ins>
      <w:ins w:id="906"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07"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08"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09" w:author="Parks, Robbie M" w:date="2018-12-05T11:39:00Z"/>
          <w:rFonts w:ascii="Times New Roman" w:hAnsi="Times New Roman"/>
          <w:color w:val="000000" w:themeColor="text1"/>
          <w:sz w:val="24"/>
          <w:szCs w:val="24"/>
        </w:rPr>
      </w:pPr>
    </w:p>
    <w:p w14:paraId="337D0AB8" w14:textId="77777777" w:rsidR="00513D22" w:rsidRDefault="00FA3851" w:rsidP="00FA3851">
      <w:pPr>
        <w:spacing w:after="0" w:line="480" w:lineRule="auto"/>
        <w:jc w:val="both"/>
        <w:outlineLvl w:val="0"/>
        <w:rPr>
          <w:ins w:id="910" w:author="Parks, Robbie M" w:date="2018-12-07T15:41:00Z"/>
          <w:rFonts w:ascii="Times New Roman" w:hAnsi="Times New Roman"/>
          <w:color w:val="000000" w:themeColor="text1"/>
          <w:sz w:val="24"/>
          <w:szCs w:val="24"/>
        </w:rPr>
      </w:pPr>
      <w:commentRangeStart w:id="911"/>
      <w:commentRangeStart w:id="912"/>
      <w:ins w:id="913"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r w:rsidR="00772FB1">
        <w:rPr>
          <w:rFonts w:ascii="Times New Roman" w:hAnsi="Times New Roman"/>
          <w:color w:val="000000" w:themeColor="text1"/>
          <w:sz w:val="24"/>
          <w:szCs w:val="24"/>
        </w:rPr>
        <w:t xml:space="preserve"> with </w:t>
      </w:r>
      <w:ins w:id="914" w:author="Parks, Robbie M" w:date="2018-12-05T11:39:00Z">
        <w:r>
          <w:rPr>
            <w:rFonts w:ascii="Times New Roman" w:hAnsi="Times New Roman"/>
            <w:color w:val="000000" w:themeColor="text1"/>
            <w:sz w:val="24"/>
            <w:szCs w:val="24"/>
          </w:rPr>
          <w:t xml:space="preserve">log-transformed death rates modelled as a sum of components that depend on time (month-year), location (state) of death, month of year and temperature. </w:t>
        </w:r>
      </w:ins>
    </w:p>
    <w:p w14:paraId="77016549" w14:textId="77777777" w:rsidR="00513D22" w:rsidRDefault="00513D22" w:rsidP="00FA3851">
      <w:pPr>
        <w:spacing w:after="0" w:line="480" w:lineRule="auto"/>
        <w:jc w:val="both"/>
        <w:outlineLvl w:val="0"/>
        <w:rPr>
          <w:ins w:id="915" w:author="Parks, Robbie M" w:date="2018-12-07T15:41:00Z"/>
          <w:rFonts w:ascii="Times New Roman" w:hAnsi="Times New Roman"/>
          <w:color w:val="000000" w:themeColor="text1"/>
          <w:sz w:val="24"/>
          <w:szCs w:val="24"/>
        </w:rPr>
      </w:pPr>
    </w:p>
    <w:p w14:paraId="572C4B8F" w14:textId="7D1D9611" w:rsidR="00FA3851" w:rsidRPr="00636C9B" w:rsidRDefault="00FA3851" w:rsidP="00FA3851">
      <w:pPr>
        <w:spacing w:after="0" w:line="480" w:lineRule="auto"/>
        <w:jc w:val="both"/>
        <w:outlineLvl w:val="0"/>
        <w:rPr>
          <w:ins w:id="916" w:author="Parks, Robbie M" w:date="2018-12-05T11:39:00Z"/>
          <w:rFonts w:ascii="Times New Roman" w:hAnsi="Times New Roman"/>
          <w:color w:val="000000" w:themeColor="text1"/>
          <w:sz w:val="24"/>
          <w:szCs w:val="24"/>
        </w:rPr>
      </w:pPr>
      <w:ins w:id="917" w:author="Parks, Robbie M" w:date="2018-12-05T11:39:00Z">
        <w:r w:rsidRPr="00843ACB">
          <w:rPr>
            <w:rFonts w:ascii="Times New Roman" w:hAnsi="Times New Roman"/>
            <w:sz w:val="24"/>
            <w:szCs w:val="24"/>
          </w:rPr>
          <w:t xml:space="preserve">The model contained terms to capture the overall level and </w:t>
        </w:r>
      </w:ins>
      <w:ins w:id="918" w:author="Parks, Robbie M" w:date="2018-12-07T15:41:00Z">
        <w:r w:rsidR="00513D22">
          <w:rPr>
            <w:rFonts w:ascii="Times New Roman" w:hAnsi="Times New Roman"/>
            <w:sz w:val="24"/>
            <w:szCs w:val="24"/>
          </w:rPr>
          <w:t>trend</w:t>
        </w:r>
      </w:ins>
      <w:ins w:id="919" w:author="Parks, Robbie M" w:date="2018-12-05T11:39:00Z">
        <w:r w:rsidRPr="00843ACB">
          <w:rPr>
            <w:rFonts w:ascii="Times New Roman" w:hAnsi="Times New Roman"/>
            <w:sz w:val="24"/>
            <w:szCs w:val="24"/>
          </w:rPr>
          <w:t xml:space="preserve"> </w:t>
        </w:r>
      </w:ins>
      <w:ins w:id="920" w:author="Parks, Robbie M" w:date="2018-12-07T15:41:00Z">
        <w:r w:rsidR="00513D22">
          <w:rPr>
            <w:rFonts w:ascii="Times New Roman" w:hAnsi="Times New Roman"/>
            <w:sz w:val="24"/>
            <w:szCs w:val="24"/>
          </w:rPr>
          <w:t>in</w:t>
        </w:r>
      </w:ins>
      <w:ins w:id="921" w:author="Parks, Robbie M" w:date="2018-12-05T11:39:00Z">
        <w:r w:rsidRPr="00843ACB">
          <w:rPr>
            <w:rFonts w:ascii="Times New Roman" w:hAnsi="Times New Roman"/>
            <w:sz w:val="24"/>
            <w:szCs w:val="24"/>
          </w:rPr>
          <w:t xml:space="preserve"> mortality.</w:t>
        </w:r>
      </w:ins>
      <w:ins w:id="922" w:author="Parks, Robbie M" w:date="2018-12-07T15:41:00Z">
        <w:r w:rsidR="0014098E">
          <w:rPr>
            <w:rFonts w:ascii="Times New Roman" w:hAnsi="Times New Roman"/>
            <w:color w:val="000000" w:themeColor="text1"/>
            <w:sz w:val="24"/>
            <w:szCs w:val="24"/>
          </w:rPr>
          <w:t xml:space="preserve"> </w:t>
        </w:r>
      </w:ins>
      <w:ins w:id="923" w:author="Parks, Robbie M" w:date="2018-12-05T11:39:00Z">
        <w:r w:rsidRPr="00636C9B">
          <w:rPr>
            <w:rFonts w:ascii="Times New Roman" w:hAnsi="Times New Roman"/>
            <w:color w:val="000000" w:themeColor="text1"/>
            <w:sz w:val="24"/>
            <w:szCs w:val="24"/>
          </w:rPr>
          <w:t xml:space="preserve">Death rates </w:t>
        </w:r>
      </w:ins>
      <w:ins w:id="924" w:author="Parks, Robbie M" w:date="2018-12-07T15:41:00Z">
        <w:r w:rsidR="0014098E">
          <w:rPr>
            <w:rFonts w:ascii="Times New Roman" w:hAnsi="Times New Roman"/>
            <w:color w:val="000000" w:themeColor="text1"/>
            <w:sz w:val="24"/>
            <w:szCs w:val="24"/>
          </w:rPr>
          <w:t xml:space="preserve">also </w:t>
        </w:r>
      </w:ins>
      <w:bookmarkStart w:id="925" w:name="_GoBack"/>
      <w:bookmarkEnd w:id="925"/>
      <w:ins w:id="926" w:author="Parks, Robbie M" w:date="2018-12-05T11:39:00Z">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ins>
      <w:ins w:id="927" w:author="Parks, Robbie M" w:date="2018-12-07T14:18:00Z">
        <w:r w:rsidR="00133FDE">
          <w:rPr>
            <w:rFonts w:ascii="Times New Roman" w:hAnsi="Times New Roman"/>
            <w:sz w:val="24"/>
            <w:szCs w:val="24"/>
          </w:rPr>
          <w:t>s</w:t>
        </w:r>
      </w:ins>
      <w:ins w:id="928" w:author="Parks, Robbie M" w:date="2018-12-05T11:39:00Z">
        <w:r w:rsidRPr="00F0573E">
          <w:rPr>
            <w:rFonts w:ascii="Times New Roman" w:hAnsi="Times New Roman"/>
            <w:sz w:val="24"/>
            <w:szCs w:val="24"/>
          </w:rPr>
          <w:t xml:space="preserve"> </w:t>
        </w:r>
      </w:ins>
      <w:ins w:id="929" w:author="Parks, Robbie M" w:date="2018-12-07T14:18:00Z">
        <w:r w:rsidR="00133FDE">
          <w:rPr>
            <w:rFonts w:ascii="Times New Roman" w:hAnsi="Times New Roman"/>
            <w:sz w:val="24"/>
            <w:szCs w:val="24"/>
          </w:rPr>
          <w:t xml:space="preserve">and slopes </w:t>
        </w:r>
      </w:ins>
      <w:ins w:id="930" w:author="Parks, Robbie M" w:date="2018-12-05T11:39:00Z">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ins>
      <w:ins w:id="931" w:author="Parks, Robbie M" w:date="2018-12-07T14:18:00Z">
        <w:r w:rsidR="00133FDE">
          <w:rPr>
            <w:rFonts w:ascii="Times New Roman" w:hAnsi="Times New Roman"/>
            <w:color w:val="000000" w:themeColor="text1"/>
            <w:sz w:val="24"/>
            <w:szCs w:val="24"/>
          </w:rPr>
          <w:t xml:space="preserve">, </w:t>
        </w:r>
      </w:ins>
      <w:ins w:id="932" w:author="Parks, Robbie M" w:date="2018-12-05T11:39: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48&lt;/sup&gt;"},"properties":{"noteIndex":0},"schema":"https://github.com/citation-style-language/schema/raw/master/csl-citation.json"}</w:instrText>
      </w:r>
      <w:ins w:id="933" w:author="Parks, Robbie M" w:date="2018-12-05T11:39:00Z">
        <w:r>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47</w:t>
      </w:r>
      <w:ins w:id="934"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935" w:author="Parks, Robbie M" w:date="2018-12-05T11:39:00Z"/>
          <w:rFonts w:ascii="Times New Roman" w:hAnsi="Times New Roman"/>
          <w:color w:val="000000" w:themeColor="text1"/>
          <w:sz w:val="24"/>
          <w:szCs w:val="24"/>
        </w:rPr>
      </w:pPr>
    </w:p>
    <w:p w14:paraId="285FD8C5" w14:textId="17F0F27D" w:rsidR="00FA3851" w:rsidRDefault="00FA3851" w:rsidP="00FA3851">
      <w:pPr>
        <w:spacing w:after="0" w:line="480" w:lineRule="auto"/>
        <w:jc w:val="both"/>
        <w:outlineLvl w:val="0"/>
        <w:rPr>
          <w:ins w:id="936" w:author="Parks, Robbie M" w:date="2018-12-05T11:39:00Z"/>
          <w:rFonts w:ascii="Times New Roman" w:hAnsi="Times New Roman"/>
          <w:color w:val="000000" w:themeColor="text1"/>
          <w:sz w:val="24"/>
          <w:szCs w:val="24"/>
        </w:rPr>
      </w:pPr>
      <w:ins w:id="937" w:author="Parks, Robbie M" w:date="2018-12-05T11:39:00Z">
        <w:r>
          <w:rPr>
            <w:rFonts w:ascii="Times New Roman" w:hAnsi="Times New Roman"/>
            <w:color w:val="000000" w:themeColor="text1"/>
            <w:sz w:val="24"/>
            <w:szCs w:val="24"/>
          </w:rPr>
          <w:lastRenderedPageBreak/>
          <w:t>We also included state random intercepts and trends 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49&lt;/sup&gt;"},"properties":{"noteIndex":0},"schema":"https://github.com/citation-style-language/schema/raw/master/csl-citation.json"}</w:instrText>
      </w:r>
      <w:ins w:id="938" w:author="Parks, Robbie M" w:date="2018-12-05T11:39:00Z">
        <w:r w:rsidRPr="00636C9B">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48</w:t>
      </w:r>
      <w:ins w:id="939"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940" w:author="Parks, Robbie M" w:date="2018-12-05T11:39:00Z"/>
          <w:rFonts w:ascii="Times New Roman" w:hAnsi="Times New Roman"/>
          <w:color w:val="000000" w:themeColor="text1"/>
          <w:sz w:val="24"/>
          <w:szCs w:val="24"/>
        </w:rPr>
      </w:pPr>
    </w:p>
    <w:p w14:paraId="601470CE" w14:textId="5FBDC74E" w:rsidR="00FA3851" w:rsidRPr="00843ACB" w:rsidRDefault="00FA3851" w:rsidP="00FA3851">
      <w:pPr>
        <w:spacing w:after="0" w:line="480" w:lineRule="auto"/>
        <w:jc w:val="both"/>
        <w:outlineLvl w:val="0"/>
        <w:rPr>
          <w:ins w:id="941" w:author="Parks, Robbie M" w:date="2018-12-05T11:39:00Z"/>
          <w:rFonts w:ascii="Times New Roman" w:hAnsi="Times New Roman"/>
          <w:color w:val="000000" w:themeColor="text1"/>
          <w:sz w:val="24"/>
          <w:szCs w:val="24"/>
          <w:lang w:val="en-US"/>
        </w:rPr>
      </w:pPr>
      <w:ins w:id="942" w:author="Parks, Robbie M" w:date="2018-12-05T11:39:00Z">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ins>
      <w:ins w:id="943" w:author="Parks, Robbie M" w:date="2018-12-07T15:08:00Z">
        <w:r w:rsidR="00D8106F">
          <w:rPr>
            <w:rFonts w:ascii="Times New Roman" w:hAnsi="Times New Roman"/>
            <w:color w:val="000000" w:themeColor="text1"/>
            <w:sz w:val="24"/>
            <w:szCs w:val="24"/>
            <w:lang w:val="en-US"/>
          </w:rPr>
          <w:t xml:space="preserve"> </w:t>
        </w:r>
      </w:ins>
      <w:ins w:id="944" w:author="Parks, Robbie M" w:date="2018-12-05T11:39:00Z">
        <w:r w:rsidR="00D8106F">
          <w:rPr>
            <w:rFonts w:ascii="Times New Roman" w:hAnsi="Times New Roman"/>
            <w:color w:val="000000" w:themeColor="text1"/>
            <w:sz w:val="24"/>
            <w:szCs w:val="24"/>
            <w:lang w:val="en-US"/>
          </w:rPr>
          <w:t>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945" w:author="Parks, Robbie M" w:date="2018-12-05T11:39:00Z"/>
          <w:rFonts w:ascii="Times New Roman" w:hAnsi="Times New Roman"/>
          <w:color w:val="000000" w:themeColor="text1"/>
          <w:sz w:val="24"/>
          <w:szCs w:val="24"/>
        </w:rPr>
      </w:pPr>
    </w:p>
    <w:p w14:paraId="1352F7C4" w14:textId="315BC6C6" w:rsidR="00FA3851" w:rsidRPr="00284EE0" w:rsidRDefault="00FA3851" w:rsidP="00FA3851">
      <w:pPr>
        <w:spacing w:after="0" w:line="480" w:lineRule="auto"/>
        <w:jc w:val="both"/>
        <w:outlineLvl w:val="0"/>
        <w:rPr>
          <w:ins w:id="946" w:author="Parks, Robbie M" w:date="2018-12-05T11:39:00Z"/>
          <w:rFonts w:ascii="Times New Roman" w:hAnsi="Times New Roman"/>
          <w:color w:val="000000" w:themeColor="text1"/>
          <w:sz w:val="24"/>
          <w:szCs w:val="24"/>
        </w:rPr>
      </w:pPr>
      <w:ins w:id="947"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ins>
      <w:ins w:id="948" w:author="Parks, Robbie M" w:date="2018-12-07T15:09:00Z">
        <w:r w:rsidR="00900B83">
          <w:rPr>
            <w:rFonts w:ascii="Times New Roman" w:hAnsi="Times New Roman"/>
            <w:color w:val="000000" w:themeColor="text1"/>
            <w:sz w:val="24"/>
            <w:szCs w:val="24"/>
          </w:rPr>
          <w:t xml:space="preserve">, </w:t>
        </w:r>
      </w:ins>
      <w:ins w:id="949" w:author="Parks, Robbie M" w:date="2018-12-05T11:39:00Z">
        <w:r w:rsidR="00900B83">
          <w:rPr>
            <w:rFonts w:ascii="Times New Roman" w:hAnsi="Times New Roman"/>
            <w:sz w:val="24"/>
            <w:szCs w:val="24"/>
          </w:rPr>
          <w:t xml:space="preserve">with each month coefficient </w:t>
        </w:r>
        <w:r w:rsidRPr="00843ACB">
          <w:rPr>
            <w:rFonts w:ascii="Times New Roman" w:hAnsi="Times New Roman"/>
            <w:sz w:val="24"/>
            <w:szCs w:val="24"/>
          </w:rPr>
          <w:t xml:space="preserve">representing the logarithm of the rate ratio </w:t>
        </w:r>
      </w:ins>
      <w:r w:rsidR="00B65059">
        <w:rPr>
          <w:rFonts w:ascii="Times New Roman" w:hAnsi="Times New Roman"/>
          <w:sz w:val="24"/>
          <w:szCs w:val="24"/>
        </w:rPr>
        <w:t xml:space="preserve">by month </w:t>
      </w:r>
      <w:ins w:id="950" w:author="Parks, Robbie M" w:date="2018-12-05T11:39:00Z">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We used a cyclic random walk structure for the anomaly terms, allowing December to neighbour January.</w:t>
        </w:r>
        <w:commentRangeEnd w:id="911"/>
        <w:r>
          <w:rPr>
            <w:rStyle w:val="CommentReference"/>
            <w:rFonts w:asciiTheme="minorHAnsi" w:eastAsiaTheme="minorHAnsi" w:hAnsiTheme="minorHAnsi" w:cstheme="minorBidi"/>
          </w:rPr>
          <w:commentReference w:id="911"/>
        </w:r>
      </w:ins>
      <w:commentRangeEnd w:id="912"/>
      <w:ins w:id="951" w:author="Parks, Robbie M" w:date="2018-12-05T14:24:00Z">
        <w:r w:rsidR="0028600E">
          <w:rPr>
            <w:rStyle w:val="CommentReference"/>
            <w:rFonts w:asciiTheme="minorHAnsi" w:eastAsiaTheme="minorHAnsi" w:hAnsiTheme="minorHAnsi" w:cstheme="minorBidi"/>
          </w:rPr>
          <w:commentReference w:id="912"/>
        </w:r>
      </w:ins>
    </w:p>
    <w:p w14:paraId="0F49453D" w14:textId="77777777" w:rsidR="00FA3851" w:rsidRPr="00636C9B" w:rsidRDefault="00FA3851" w:rsidP="00FA3851">
      <w:pPr>
        <w:spacing w:after="0" w:line="480" w:lineRule="auto"/>
        <w:jc w:val="both"/>
        <w:outlineLvl w:val="0"/>
        <w:rPr>
          <w:ins w:id="952" w:author="Parks, Robbie M" w:date="2018-12-05T11:39:00Z"/>
          <w:rFonts w:ascii="Times New Roman" w:hAnsi="Times New Roman"/>
          <w:color w:val="000000" w:themeColor="text1"/>
          <w:sz w:val="24"/>
          <w:szCs w:val="24"/>
        </w:rPr>
      </w:pPr>
    </w:p>
    <w:p w14:paraId="022CB476" w14:textId="7AF8BD7A" w:rsidR="003351F5" w:rsidRDefault="003351F5" w:rsidP="003351F5">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w:t>
      </w:r>
      <w:commentRangeStart w:id="953"/>
      <w:commentRangeEnd w:id="953"/>
      <w:r>
        <w:rPr>
          <w:rStyle w:val="CommentReference"/>
          <w:rFonts w:asciiTheme="minorHAnsi" w:eastAsiaTheme="minorHAnsi" w:hAnsiTheme="minorHAnsi" w:cstheme="minorBidi"/>
        </w:rPr>
        <w:commentReference w:id="953"/>
      </w:r>
      <w:r>
        <w:rPr>
          <w:rFonts w:ascii="Times New Roman" w:hAnsi="Times New Roman"/>
          <w:sz w:val="24"/>
          <w:szCs w:val="24"/>
        </w:rPr>
        <w:t>, using the population</w:t>
      </w:r>
      <w:commentRangeStart w:id="954"/>
      <w:commentRangeEnd w:id="954"/>
      <w:r>
        <w:rPr>
          <w:rStyle w:val="CommentReference"/>
          <w:rFonts w:asciiTheme="minorHAnsi" w:eastAsiaTheme="minorHAnsi" w:hAnsiTheme="minorHAnsi" w:cstheme="minorBidi"/>
        </w:rPr>
        <w:commentReference w:id="954"/>
      </w:r>
      <w:commentRangeStart w:id="955"/>
      <w:commentRangeEnd w:id="955"/>
      <w:r>
        <w:rPr>
          <w:rStyle w:val="CommentReference"/>
          <w:rFonts w:asciiTheme="minorHAnsi" w:eastAsiaTheme="minorHAnsi" w:hAnsiTheme="minorHAnsi" w:cstheme="minorBidi"/>
        </w:rPr>
        <w:commentReference w:id="955"/>
      </w:r>
      <w:r>
        <w:rPr>
          <w:rFonts w:ascii="Times New Roman" w:hAnsi="Times New Roman"/>
          <w:sz w:val="24"/>
          <w:szCs w:val="24"/>
        </w:rPr>
        <w:t xml:space="preserve">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0D1C81">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3389E3F6" w14:textId="77777777" w:rsidR="003351F5" w:rsidRDefault="003351F5" w:rsidP="003351F5">
      <w:pPr>
        <w:spacing w:after="0" w:line="480" w:lineRule="auto"/>
        <w:jc w:val="both"/>
        <w:outlineLvl w:val="0"/>
        <w:rPr>
          <w:rFonts w:ascii="Times New Roman" w:hAnsi="Times New Roman"/>
          <w:color w:val="000000" w:themeColor="text1"/>
          <w:sz w:val="24"/>
          <w:szCs w:val="24"/>
        </w:rPr>
      </w:pPr>
    </w:p>
    <w:p w14:paraId="08F1F394" w14:textId="2E77EB71" w:rsidR="00FA3851" w:rsidRPr="00843ACB" w:rsidRDefault="00FA3851" w:rsidP="00FA3851">
      <w:pPr>
        <w:spacing w:after="0" w:line="480" w:lineRule="auto"/>
        <w:jc w:val="both"/>
        <w:outlineLvl w:val="0"/>
        <w:rPr>
          <w:ins w:id="956" w:author="Parks, Robbie M" w:date="2018-12-05T11:39:00Z"/>
          <w:rFonts w:ascii="Times New Roman" w:hAnsi="Times New Roman"/>
          <w:color w:val="000000" w:themeColor="text1"/>
          <w:sz w:val="24"/>
          <w:szCs w:val="24"/>
          <w:lang w:val="en-US"/>
        </w:rPr>
      </w:pPr>
      <w:ins w:id="957"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w:t>
        </w:r>
        <w:r>
          <w:rPr>
            <w:rFonts w:ascii="Times New Roman" w:hAnsi="Times New Roman"/>
            <w:color w:val="000000" w:themeColor="text1"/>
            <w:sz w:val="24"/>
            <w:szCs w:val="24"/>
            <w:lang w:val="en-US"/>
          </w:rPr>
          <w:fldChar w:fldCharType="begin" w:fldLock="1"/>
        </w:r>
      </w:ins>
      <w:r w:rsidR="000D1C8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50&lt;/sup&gt;"},"properties":{"noteIndex":0},"schema":"https://github.com/citation-style-language/schema/raw/master/csl-citation.json"}</w:instrText>
      </w:r>
      <w:ins w:id="958" w:author="Parks, Robbie M" w:date="2018-12-05T11:39:00Z">
        <w:r>
          <w:rPr>
            <w:rFonts w:ascii="Times New Roman" w:hAnsi="Times New Roman"/>
            <w:color w:val="000000" w:themeColor="text1"/>
            <w:sz w:val="24"/>
            <w:szCs w:val="24"/>
            <w:lang w:val="en-US"/>
          </w:rPr>
          <w:fldChar w:fldCharType="separate"/>
        </w:r>
      </w:ins>
      <w:r w:rsidR="000D1C81" w:rsidRPr="000D1C81">
        <w:rPr>
          <w:rFonts w:ascii="Times New Roman" w:hAnsi="Times New Roman"/>
          <w:noProof/>
          <w:color w:val="000000" w:themeColor="text1"/>
          <w:sz w:val="24"/>
          <w:szCs w:val="24"/>
          <w:vertAlign w:val="superscript"/>
          <w:lang w:val="en-US"/>
        </w:rPr>
        <w:t>49</w:t>
      </w:r>
      <w:ins w:id="959"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960" w:author="Parks, Robbie M" w:date="2018-12-05T11:39:00Z"/>
          <w:rFonts w:ascii="Times New Roman" w:hAnsi="Times New Roman"/>
          <w:color w:val="000000" w:themeColor="text1"/>
          <w:sz w:val="24"/>
          <w:szCs w:val="24"/>
        </w:rPr>
      </w:pPr>
    </w:p>
    <w:p w14:paraId="3807A4A5" w14:textId="77777777" w:rsidR="00FA3851" w:rsidRDefault="00FA3851" w:rsidP="00FA3851">
      <w:pPr>
        <w:spacing w:after="0" w:line="480" w:lineRule="auto"/>
        <w:jc w:val="both"/>
        <w:outlineLvl w:val="0"/>
        <w:rPr>
          <w:ins w:id="961" w:author="Parks, Robbie M" w:date="2018-12-05T11:39:00Z"/>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3D76E32" w14:textId="681DF39D" w:rsidR="000D1C81" w:rsidRPr="000D1C81" w:rsidRDefault="00A555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D1C81" w:rsidRPr="000D1C81">
        <w:rPr>
          <w:rFonts w:ascii="Times New Roman" w:eastAsia="Times New Roman" w:hAnsi="Times New Roman"/>
          <w:noProof/>
          <w:sz w:val="24"/>
        </w:rPr>
        <w:t>1.</w:t>
      </w:r>
      <w:r w:rsidR="000D1C81" w:rsidRPr="000D1C81">
        <w:rPr>
          <w:rFonts w:ascii="Times New Roman" w:eastAsia="Times New Roman" w:hAnsi="Times New Roman"/>
          <w:noProof/>
          <w:sz w:val="24"/>
        </w:rPr>
        <w:tab/>
        <w:t xml:space="preserve">Watts, N. </w:t>
      </w:r>
      <w:r w:rsidR="000D1C81" w:rsidRPr="000D1C81">
        <w:rPr>
          <w:rFonts w:ascii="Times New Roman" w:eastAsia="Times New Roman" w:hAnsi="Times New Roman"/>
          <w:i/>
          <w:iCs/>
          <w:noProof/>
          <w:sz w:val="24"/>
        </w:rPr>
        <w:t>et al.</w:t>
      </w:r>
      <w:r w:rsidR="000D1C81" w:rsidRPr="000D1C81">
        <w:rPr>
          <w:rFonts w:ascii="Times New Roman" w:eastAsia="Times New Roman" w:hAnsi="Times New Roman"/>
          <w:noProof/>
          <w:sz w:val="24"/>
        </w:rPr>
        <w:t xml:space="preserve"> The 2018 report of the Lancet Countdown on health and climate change: shaping health of nations for centuries to come. </w:t>
      </w:r>
      <w:r w:rsidR="000D1C81" w:rsidRPr="000D1C81">
        <w:rPr>
          <w:rFonts w:ascii="Times New Roman" w:eastAsia="Times New Roman" w:hAnsi="Times New Roman"/>
          <w:i/>
          <w:iCs/>
          <w:noProof/>
          <w:sz w:val="24"/>
        </w:rPr>
        <w:t>Lancet</w:t>
      </w:r>
      <w:r w:rsidR="000D1C81" w:rsidRPr="000D1C81">
        <w:rPr>
          <w:rFonts w:ascii="Times New Roman" w:eastAsia="Times New Roman" w:hAnsi="Times New Roman"/>
          <w:noProof/>
          <w:sz w:val="24"/>
        </w:rPr>
        <w:t xml:space="preserve"> </w:t>
      </w:r>
      <w:r w:rsidR="000D1C81" w:rsidRPr="000D1C81">
        <w:rPr>
          <w:rFonts w:ascii="Times New Roman" w:eastAsia="Times New Roman" w:hAnsi="Times New Roman"/>
          <w:b/>
          <w:bCs/>
          <w:noProof/>
          <w:sz w:val="24"/>
        </w:rPr>
        <w:t>6736,</w:t>
      </w:r>
      <w:r w:rsidR="000D1C81" w:rsidRPr="000D1C81">
        <w:rPr>
          <w:rFonts w:ascii="Times New Roman" w:eastAsia="Times New Roman" w:hAnsi="Times New Roman"/>
          <w:noProof/>
          <w:sz w:val="24"/>
        </w:rPr>
        <w:t xml:space="preserve"> 1–4 (2018).</w:t>
      </w:r>
    </w:p>
    <w:p w14:paraId="4AAB32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w:t>
      </w:r>
      <w:r w:rsidRPr="000D1C81">
        <w:rPr>
          <w:rFonts w:ascii="Times New Roman" w:eastAsia="Times New Roman" w:hAnsi="Times New Roman"/>
          <w:noProof/>
          <w:sz w:val="24"/>
        </w:rPr>
        <w:tab/>
        <w:t xml:space="preserve">McMichael, A. J., Woodruff, R. E. &amp; Hales, S. Climate change and human health: Present and future risks.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(2006). doi:10.1016/S0140-6736(06)68079-3</w:t>
      </w:r>
    </w:p>
    <w:p w14:paraId="24BA7DA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w:t>
      </w:r>
      <w:r w:rsidRPr="000D1C81">
        <w:rPr>
          <w:rFonts w:ascii="Times New Roman" w:eastAsia="Times New Roman" w:hAnsi="Times New Roman"/>
          <w:noProof/>
          <w:sz w:val="24"/>
        </w:rPr>
        <w:tab/>
        <w:t xml:space="preserve">Huang, C.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Projecting Future heat-related mortality under climate change scenarios: A systematic review. </w:t>
      </w:r>
      <w:r w:rsidRPr="000D1C81">
        <w:rPr>
          <w:rFonts w:ascii="Times New Roman" w:eastAsia="Times New Roman" w:hAnsi="Times New Roman"/>
          <w:i/>
          <w:iCs/>
          <w:noProof/>
          <w:sz w:val="24"/>
        </w:rPr>
        <w:t>Environmental Health Perspectives</w:t>
      </w:r>
      <w:r w:rsidRPr="000D1C81">
        <w:rPr>
          <w:rFonts w:ascii="Times New Roman" w:eastAsia="Times New Roman" w:hAnsi="Times New Roman"/>
          <w:noProof/>
          <w:sz w:val="24"/>
        </w:rPr>
        <w:t xml:space="preserve"> (2011). doi:10.1289/ehp.1103456</w:t>
      </w:r>
    </w:p>
    <w:p w14:paraId="217250E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Projections of temperature-related excess mortality under climate change scenarios. </w:t>
      </w:r>
      <w:r w:rsidRPr="000D1C81">
        <w:rPr>
          <w:rFonts w:ascii="Times New Roman" w:eastAsia="Times New Roman" w:hAnsi="Times New Roman"/>
          <w:i/>
          <w:iCs/>
          <w:noProof/>
          <w:sz w:val="24"/>
        </w:rPr>
        <w:t>Lancet Planet. Heal.</w:t>
      </w:r>
      <w:r w:rsidRPr="000D1C81">
        <w:rPr>
          <w:rFonts w:ascii="Times New Roman" w:eastAsia="Times New Roman" w:hAnsi="Times New Roman"/>
          <w:noProof/>
          <w:sz w:val="24"/>
        </w:rPr>
        <w:t xml:space="preserve"> (2017). doi:10.1016/S2542-5196(17)30156-0</w:t>
      </w:r>
    </w:p>
    <w:p w14:paraId="39963F0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5.</w:t>
      </w:r>
      <w:r w:rsidRPr="000D1C81">
        <w:rPr>
          <w:rFonts w:ascii="Times New Roman" w:eastAsia="Times New Roman" w:hAnsi="Times New Roman"/>
          <w:noProof/>
          <w:sz w:val="24"/>
        </w:rPr>
        <w:tab/>
        <w:t xml:space="preserve">Smith, K.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Human health: Impacts, adaptation, and co-benefits. in </w:t>
      </w:r>
      <w:r w:rsidRPr="000D1C81">
        <w:rPr>
          <w:rFonts w:ascii="Times New Roman" w:eastAsia="Times New Roman" w:hAnsi="Times New Roman"/>
          <w:i/>
          <w:iCs/>
          <w:noProof/>
          <w:sz w:val="24"/>
        </w:rPr>
        <w:t>Climate Change 2014 Impacts, Adaptation and Vulnerability: Part A: Global and Sectoral Aspects</w:t>
      </w:r>
      <w:r w:rsidRPr="000D1C81">
        <w:rPr>
          <w:rFonts w:ascii="Times New Roman" w:eastAsia="Times New Roman" w:hAnsi="Times New Roman"/>
          <w:noProof/>
          <w:sz w:val="24"/>
        </w:rPr>
        <w:t xml:space="preserve"> (2015). doi:10.1017/CBO9781107415379.016</w:t>
      </w:r>
    </w:p>
    <w:p w14:paraId="53FBCCB9"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6.</w:t>
      </w:r>
      <w:r w:rsidRPr="000D1C81">
        <w:rPr>
          <w:rFonts w:ascii="Times New Roman" w:eastAsia="Times New Roman" w:hAnsi="Times New Roman"/>
          <w:noProof/>
          <w:sz w:val="24"/>
        </w:rPr>
        <w:tab/>
        <w:t xml:space="preserve">Lozano,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(2012). doi:10.1016/S0140-6736(12)61728-0</w:t>
      </w:r>
    </w:p>
    <w:p w14:paraId="7DE9BA5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7.</w:t>
      </w:r>
      <w:r w:rsidRPr="000D1C81">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D1C81">
        <w:rPr>
          <w:rFonts w:ascii="Times New Roman" w:eastAsia="Times New Roman" w:hAnsi="Times New Roman"/>
          <w:i/>
          <w:iCs/>
          <w:noProof/>
          <w:sz w:val="24"/>
        </w:rPr>
        <w:t>Elife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7,</w:t>
      </w:r>
      <w:r w:rsidRPr="000D1C81">
        <w:rPr>
          <w:rFonts w:ascii="Times New Roman" w:eastAsia="Times New Roman" w:hAnsi="Times New Roman"/>
          <w:noProof/>
          <w:sz w:val="24"/>
        </w:rPr>
        <w:t xml:space="preserve"> (2018).</w:t>
      </w:r>
    </w:p>
    <w:p w14:paraId="0A9F3D82"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8.</w:t>
      </w:r>
      <w:r w:rsidRPr="000D1C81">
        <w:rPr>
          <w:rFonts w:ascii="Times New Roman" w:eastAsia="Times New Roman" w:hAnsi="Times New Roman"/>
          <w:noProof/>
          <w:sz w:val="24"/>
        </w:rPr>
        <w:tab/>
        <w:t xml:space="preserve">Rau, R. Seasonality in Human Mortality.  A Demographic Approach. </w:t>
      </w:r>
      <w:r w:rsidRPr="000D1C81">
        <w:rPr>
          <w:rFonts w:ascii="Times New Roman" w:eastAsia="Times New Roman" w:hAnsi="Times New Roman"/>
          <w:i/>
          <w:iCs/>
          <w:noProof/>
          <w:sz w:val="24"/>
        </w:rPr>
        <w:t>Wirtschafts- und Sozialwissenschaftlichen Fak.</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PhD,</w:t>
      </w:r>
      <w:r w:rsidRPr="000D1C81">
        <w:rPr>
          <w:rFonts w:ascii="Times New Roman" w:eastAsia="Times New Roman" w:hAnsi="Times New Roman"/>
          <w:noProof/>
          <w:sz w:val="24"/>
        </w:rPr>
        <w:t xml:space="preserve"> 361 (2004).</w:t>
      </w:r>
    </w:p>
    <w:p w14:paraId="1A074ED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9.</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Mortality risk attributable to high and low ambient temperature: A multicountry observational study.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386,</w:t>
      </w:r>
      <w:r w:rsidRPr="000D1C81">
        <w:rPr>
          <w:rFonts w:ascii="Times New Roman" w:eastAsia="Times New Roman" w:hAnsi="Times New Roman"/>
          <w:noProof/>
          <w:sz w:val="24"/>
        </w:rPr>
        <w:t xml:space="preserve"> 369–375 (2015).</w:t>
      </w:r>
    </w:p>
    <w:p w14:paraId="2569355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10.</w:t>
      </w:r>
      <w:r w:rsidRPr="000D1C81">
        <w:rPr>
          <w:rFonts w:ascii="Times New Roman" w:eastAsia="Times New Roman" w:hAnsi="Times New Roman"/>
          <w:noProof/>
          <w:sz w:val="24"/>
        </w:rPr>
        <w:tab/>
        <w:t xml:space="preserve">Ye,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Ambient temperature and morbidity: a review of epidemiological evidence. </w:t>
      </w:r>
      <w:r w:rsidRPr="000D1C81">
        <w:rPr>
          <w:rFonts w:ascii="Times New Roman" w:eastAsia="Times New Roman" w:hAnsi="Times New Roman"/>
          <w:i/>
          <w:iCs/>
          <w:noProof/>
          <w:sz w:val="24"/>
        </w:rPr>
        <w:t>Environ. Health Perspect.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120,</w:t>
      </w:r>
      <w:r w:rsidRPr="000D1C81">
        <w:rPr>
          <w:rFonts w:ascii="Times New Roman" w:eastAsia="Times New Roman" w:hAnsi="Times New Roman"/>
          <w:noProof/>
          <w:sz w:val="24"/>
        </w:rPr>
        <w:t xml:space="preserve"> 19–28 (2012).</w:t>
      </w:r>
    </w:p>
    <w:p w14:paraId="502F7E1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11.</w:t>
      </w:r>
      <w:r w:rsidRPr="000D1C81">
        <w:rPr>
          <w:rFonts w:ascii="Times New Roman" w:eastAsia="Times New Roman" w:hAnsi="Times New Roman"/>
          <w:noProof/>
          <w:sz w:val="24"/>
        </w:rPr>
        <w:tab/>
        <w:t xml:space="preserve">Basu, R. High ambient temperature and mortality: A review of epidemiologic studies from 2001 to 2008. </w:t>
      </w:r>
      <w:r w:rsidRPr="000D1C81">
        <w:rPr>
          <w:rFonts w:ascii="Times New Roman" w:eastAsia="Times New Roman" w:hAnsi="Times New Roman"/>
          <w:i/>
          <w:iCs/>
          <w:noProof/>
          <w:sz w:val="24"/>
        </w:rPr>
        <w:t>Environ. Heal. A Glob. Access Sci. Source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8,</w:t>
      </w:r>
      <w:r w:rsidRPr="000D1C81">
        <w:rPr>
          <w:rFonts w:ascii="Times New Roman" w:eastAsia="Times New Roman" w:hAnsi="Times New Roman"/>
          <w:noProof/>
          <w:sz w:val="24"/>
        </w:rPr>
        <w:t xml:space="preserve"> 40 (2009).</w:t>
      </w:r>
    </w:p>
    <w:p w14:paraId="49059A3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12.</w:t>
      </w:r>
      <w:r w:rsidRPr="000D1C81">
        <w:rPr>
          <w:rFonts w:ascii="Times New Roman" w:eastAsia="Times New Roman" w:hAnsi="Times New Roman"/>
          <w:noProof/>
          <w:sz w:val="24"/>
        </w:rPr>
        <w:tab/>
        <w:t xml:space="preserve">Shi, L., Kloog, I., Zanobetti, A., Liu, P. &amp; Schwartz, J. D. Impacts of temperature and its variability on mortality in New England.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w:t>
      </w:r>
      <w:r w:rsidRPr="000D1C81">
        <w:rPr>
          <w:rFonts w:ascii="Times New Roman" w:eastAsia="Times New Roman" w:hAnsi="Times New Roman"/>
          <w:noProof/>
          <w:sz w:val="24"/>
        </w:rPr>
        <w:t xml:space="preserve"> 988–991 (2015).</w:t>
      </w:r>
    </w:p>
    <w:p w14:paraId="76F90F1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13.</w:t>
      </w:r>
      <w:r w:rsidRPr="000D1C81">
        <w:rPr>
          <w:rFonts w:ascii="Times New Roman" w:eastAsia="Times New Roman" w:hAnsi="Times New Roman"/>
          <w:noProof/>
          <w:sz w:val="24"/>
        </w:rPr>
        <w:tab/>
        <w:t xml:space="preserve">Burke, M.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Higher temperatures increase suicide rates in the United States and Mexico.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(2018). doi:10.1038/s41558-018-0222-x</w:t>
      </w:r>
    </w:p>
    <w:p w14:paraId="4BC57FA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14.</w:t>
      </w:r>
      <w:r w:rsidRPr="000D1C81">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D1C81">
        <w:rPr>
          <w:rFonts w:ascii="Times New Roman" w:eastAsia="Times New Roman" w:hAnsi="Times New Roman"/>
          <w:i/>
          <w:iCs/>
          <w:noProof/>
          <w:sz w:val="24"/>
        </w:rPr>
        <w:t>Occup. Environ. Med.</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64,</w:t>
      </w:r>
      <w:r w:rsidRPr="000D1C81">
        <w:rPr>
          <w:rFonts w:ascii="Times New Roman" w:eastAsia="Times New Roman" w:hAnsi="Times New Roman"/>
          <w:noProof/>
          <w:sz w:val="24"/>
        </w:rPr>
        <w:t xml:space="preserve"> 827–833 (2007).</w:t>
      </w:r>
    </w:p>
    <w:p w14:paraId="72C0469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15.</w:t>
      </w:r>
      <w:r w:rsidRPr="000D1C81">
        <w:rPr>
          <w:rFonts w:ascii="Times New Roman" w:eastAsia="Times New Roman" w:hAnsi="Times New Roman"/>
          <w:noProof/>
          <w:sz w:val="24"/>
        </w:rPr>
        <w:tab/>
        <w:t xml:space="preserve">Song,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Impact of ambient temperature on morbidity and mortality: An overview of reviews. </w:t>
      </w:r>
      <w:r w:rsidRPr="000D1C81">
        <w:rPr>
          <w:rFonts w:ascii="Times New Roman" w:eastAsia="Times New Roman" w:hAnsi="Times New Roman"/>
          <w:i/>
          <w:iCs/>
          <w:noProof/>
          <w:sz w:val="24"/>
        </w:rPr>
        <w:t>Sci. Total Environ.</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586,</w:t>
      </w:r>
      <w:r w:rsidRPr="000D1C81">
        <w:rPr>
          <w:rFonts w:ascii="Times New Roman" w:eastAsia="Times New Roman" w:hAnsi="Times New Roman"/>
          <w:noProof/>
          <w:sz w:val="24"/>
        </w:rPr>
        <w:t xml:space="preserve"> 241–254 (2017).</w:t>
      </w:r>
    </w:p>
    <w:p w14:paraId="5561363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16.</w:t>
      </w:r>
      <w:r w:rsidRPr="000D1C81">
        <w:rPr>
          <w:rFonts w:ascii="Times New Roman" w:eastAsia="Times New Roman" w:hAnsi="Times New Roman"/>
          <w:noProof/>
          <w:sz w:val="24"/>
        </w:rPr>
        <w:tab/>
        <w:t xml:space="preserve">Page, L. A., Hajat, S. &amp; Kovats, R. S. Relationship between daily suicide counts and temperature in England and Wales. </w:t>
      </w:r>
      <w:r w:rsidRPr="000D1C81">
        <w:rPr>
          <w:rFonts w:ascii="Times New Roman" w:eastAsia="Times New Roman" w:hAnsi="Times New Roman"/>
          <w:i/>
          <w:iCs/>
          <w:noProof/>
          <w:sz w:val="24"/>
        </w:rPr>
        <w:t>Br. J. Psychiatry</w:t>
      </w:r>
      <w:r w:rsidRPr="000D1C81">
        <w:rPr>
          <w:rFonts w:ascii="Times New Roman" w:eastAsia="Times New Roman" w:hAnsi="Times New Roman"/>
          <w:noProof/>
          <w:sz w:val="24"/>
        </w:rPr>
        <w:t xml:space="preserve"> (2007). </w:t>
      </w:r>
      <w:r w:rsidRPr="000D1C81">
        <w:rPr>
          <w:rFonts w:ascii="Times New Roman" w:eastAsia="Times New Roman" w:hAnsi="Times New Roman"/>
          <w:noProof/>
          <w:sz w:val="24"/>
        </w:rPr>
        <w:lastRenderedPageBreak/>
        <w:t>doi:10.1192/bjp.bp.106.031948</w:t>
      </w:r>
    </w:p>
    <w:p w14:paraId="0D6AE0A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17.</w:t>
      </w:r>
      <w:r w:rsidRPr="000D1C81">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D1C81">
        <w:rPr>
          <w:rFonts w:ascii="Times New Roman" w:eastAsia="Times New Roman" w:hAnsi="Times New Roman"/>
          <w:i/>
          <w:iCs/>
          <w:noProof/>
          <w:sz w:val="24"/>
        </w:rPr>
        <w:t>Int. J. Biometeorol.</w:t>
      </w:r>
      <w:r w:rsidRPr="000D1C81">
        <w:rPr>
          <w:rFonts w:ascii="Times New Roman" w:eastAsia="Times New Roman" w:hAnsi="Times New Roman"/>
          <w:noProof/>
          <w:sz w:val="24"/>
        </w:rPr>
        <w:t xml:space="preserve"> (2017). doi:10.1007/s00484-016-1270-4</w:t>
      </w:r>
    </w:p>
    <w:p w14:paraId="5838873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18.</w:t>
      </w:r>
      <w:r w:rsidRPr="000D1C81">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D1C81">
        <w:rPr>
          <w:rFonts w:ascii="Times New Roman" w:eastAsia="Times New Roman" w:hAnsi="Times New Roman"/>
          <w:i/>
          <w:iCs/>
          <w:noProof/>
          <w:sz w:val="24"/>
        </w:rPr>
        <w:t>BMJ Open</w:t>
      </w:r>
      <w:r w:rsidRPr="000D1C81">
        <w:rPr>
          <w:rFonts w:ascii="Times New Roman" w:eastAsia="Times New Roman" w:hAnsi="Times New Roman"/>
          <w:noProof/>
          <w:sz w:val="24"/>
        </w:rPr>
        <w:t xml:space="preserve"> (2016). doi:10.1136/bmjopen-2015-010399</w:t>
      </w:r>
    </w:p>
    <w:p w14:paraId="0BA7ECB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19.</w:t>
      </w:r>
      <w:r w:rsidRPr="000D1C81">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4,</w:t>
      </w:r>
      <w:r w:rsidRPr="000D1C81">
        <w:rPr>
          <w:rFonts w:ascii="Times New Roman" w:eastAsia="Times New Roman" w:hAnsi="Times New Roman"/>
          <w:noProof/>
          <w:sz w:val="24"/>
        </w:rPr>
        <w:t xml:space="preserve"> 269–273 (2014).</w:t>
      </w:r>
    </w:p>
    <w:p w14:paraId="4431415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20.</w:t>
      </w:r>
      <w:r w:rsidRPr="000D1C81">
        <w:rPr>
          <w:rFonts w:ascii="Times New Roman" w:eastAsia="Times New Roman" w:hAnsi="Times New Roman"/>
          <w:noProof/>
          <w:sz w:val="24"/>
        </w:rPr>
        <w:tab/>
        <w:t xml:space="preserve">Ranson, M. Crime, weather, and climate change. </w:t>
      </w:r>
      <w:r w:rsidRPr="000D1C81">
        <w:rPr>
          <w:rFonts w:ascii="Times New Roman" w:eastAsia="Times New Roman" w:hAnsi="Times New Roman"/>
          <w:i/>
          <w:iCs/>
          <w:noProof/>
          <w:sz w:val="24"/>
        </w:rPr>
        <w:t>J. Environ. Econ. Manage.</w:t>
      </w:r>
      <w:r w:rsidRPr="000D1C81">
        <w:rPr>
          <w:rFonts w:ascii="Times New Roman" w:eastAsia="Times New Roman" w:hAnsi="Times New Roman"/>
          <w:noProof/>
          <w:sz w:val="24"/>
        </w:rPr>
        <w:t xml:space="preserve"> (2014). doi:10.1016/j.jeem.2013.11.008</w:t>
      </w:r>
    </w:p>
    <w:p w14:paraId="30A448B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21.</w:t>
      </w:r>
      <w:r w:rsidRPr="000D1C81">
        <w:rPr>
          <w:rFonts w:ascii="Times New Roman" w:eastAsia="Times New Roman" w:hAnsi="Times New Roman"/>
          <w:noProof/>
          <w:sz w:val="24"/>
        </w:rPr>
        <w:tab/>
        <w:t xml:space="preserve">Mares, D. Climate change and levels of violence in socially disadvantaged neighborhood groups. </w:t>
      </w:r>
      <w:r w:rsidRPr="000D1C81">
        <w:rPr>
          <w:rFonts w:ascii="Times New Roman" w:eastAsia="Times New Roman" w:hAnsi="Times New Roman"/>
          <w:i/>
          <w:iCs/>
          <w:noProof/>
          <w:sz w:val="24"/>
        </w:rPr>
        <w:t>J. Urban Heal.</w:t>
      </w:r>
      <w:r w:rsidRPr="000D1C81">
        <w:rPr>
          <w:rFonts w:ascii="Times New Roman" w:eastAsia="Times New Roman" w:hAnsi="Times New Roman"/>
          <w:noProof/>
          <w:sz w:val="24"/>
        </w:rPr>
        <w:t xml:space="preserve"> (2013). doi:10.1007/s11524-013-9791-1</w:t>
      </w:r>
    </w:p>
    <w:p w14:paraId="2985C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22.</w:t>
      </w:r>
      <w:r w:rsidRPr="000D1C81">
        <w:rPr>
          <w:rFonts w:ascii="Times New Roman" w:eastAsia="Times New Roman" w:hAnsi="Times New Roman"/>
          <w:noProof/>
          <w:sz w:val="24"/>
        </w:rPr>
        <w:tab/>
        <w:t xml:space="preserve">Burke, M. B., Miguel, E., Satyanath, S., Dykema, J. A. &amp; Lobell, D. B. Warming increases the risk of civil war in Africa.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(2009). doi:10.1073/pnas.0907998106</w:t>
      </w:r>
    </w:p>
    <w:p w14:paraId="0C3BD1B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23.</w:t>
      </w:r>
      <w:r w:rsidRPr="000D1C81">
        <w:rPr>
          <w:rFonts w:ascii="Times New Roman" w:eastAsia="Times New Roman" w:hAnsi="Times New Roman"/>
          <w:noProof/>
          <w:sz w:val="24"/>
        </w:rPr>
        <w:tab/>
        <w:t xml:space="preserve">Hsiang, S. M., Burke, M. &amp; Miguel, E. Quantifying the Influence of Climate on Human Conflict. </w:t>
      </w:r>
      <w:r w:rsidRPr="000D1C81">
        <w:rPr>
          <w:rFonts w:ascii="Times New Roman" w:eastAsia="Times New Roman" w:hAnsi="Times New Roman"/>
          <w:i/>
          <w:iCs/>
          <w:noProof/>
          <w:sz w:val="24"/>
        </w:rPr>
        <w:t>Science (80-. ).</w:t>
      </w:r>
      <w:r w:rsidRPr="000D1C81">
        <w:rPr>
          <w:rFonts w:ascii="Times New Roman" w:eastAsia="Times New Roman" w:hAnsi="Times New Roman"/>
          <w:noProof/>
          <w:sz w:val="24"/>
        </w:rPr>
        <w:t xml:space="preserve"> (2013). doi:10.1126/science.1235367</w:t>
      </w:r>
    </w:p>
    <w:p w14:paraId="6DE9B6F7"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24.</w:t>
      </w:r>
      <w:r w:rsidRPr="000D1C81">
        <w:rPr>
          <w:rFonts w:ascii="Times New Roman" w:eastAsia="Times New Roman" w:hAnsi="Times New Roman"/>
          <w:noProof/>
          <w:sz w:val="24"/>
        </w:rPr>
        <w:tab/>
        <w:t xml:space="preserve">Hsiang, S. M., Meng, K. C. &amp; Cane, M. A. Civil conflicts are associated with the global climate. </w:t>
      </w:r>
      <w:r w:rsidRPr="000D1C81">
        <w:rPr>
          <w:rFonts w:ascii="Times New Roman" w:eastAsia="Times New Roman" w:hAnsi="Times New Roman"/>
          <w:i/>
          <w:iCs/>
          <w:noProof/>
          <w:sz w:val="24"/>
        </w:rPr>
        <w:t>Nature</w:t>
      </w:r>
      <w:r w:rsidRPr="000D1C81">
        <w:rPr>
          <w:rFonts w:ascii="Times New Roman" w:eastAsia="Times New Roman" w:hAnsi="Times New Roman"/>
          <w:noProof/>
          <w:sz w:val="24"/>
        </w:rPr>
        <w:t xml:space="preserve"> (2011). doi:10.1038/nature10311</w:t>
      </w:r>
    </w:p>
    <w:p w14:paraId="3A1D1F3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25.</w:t>
      </w:r>
      <w:r w:rsidRPr="000D1C81">
        <w:rPr>
          <w:rFonts w:ascii="Times New Roman" w:eastAsia="Times New Roman" w:hAnsi="Times New Roman"/>
          <w:noProof/>
          <w:sz w:val="24"/>
        </w:rPr>
        <w:tab/>
        <w:t xml:space="preserve">O’Loughlin, J.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Climate variability and conflict risk in East Africa, 1990-2009.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(2012). doi:10.1073/pnas.1205130109</w:t>
      </w:r>
    </w:p>
    <w:p w14:paraId="0A44243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26.</w:t>
      </w:r>
      <w:r w:rsidRPr="000D1C81">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D1C81">
        <w:rPr>
          <w:rFonts w:ascii="Times New Roman" w:eastAsia="Times New Roman" w:hAnsi="Times New Roman"/>
          <w:i/>
          <w:iCs/>
          <w:noProof/>
          <w:sz w:val="24"/>
        </w:rPr>
        <w:t>Gastroenterology</w:t>
      </w:r>
      <w:r w:rsidRPr="000D1C81">
        <w:rPr>
          <w:rFonts w:ascii="Times New Roman" w:eastAsia="Times New Roman" w:hAnsi="Times New Roman"/>
          <w:noProof/>
          <w:sz w:val="24"/>
        </w:rPr>
        <w:t xml:space="preserve"> (2017).</w:t>
      </w:r>
    </w:p>
    <w:p w14:paraId="732EA05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27.</w:t>
      </w:r>
      <w:r w:rsidRPr="000D1C81">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D1C81">
        <w:rPr>
          <w:rFonts w:ascii="Times New Roman" w:eastAsia="Times New Roman" w:hAnsi="Times New Roman"/>
          <w:i/>
          <w:iCs/>
          <w:noProof/>
          <w:sz w:val="24"/>
        </w:rPr>
        <w:t>Procedia - Soc. Behav. Sci.</w:t>
      </w:r>
      <w:r w:rsidRPr="000D1C81">
        <w:rPr>
          <w:rFonts w:ascii="Times New Roman" w:eastAsia="Times New Roman" w:hAnsi="Times New Roman"/>
          <w:noProof/>
          <w:sz w:val="24"/>
        </w:rPr>
        <w:t xml:space="preserve"> (2013). doi:10.1016/j.sbspro.2013.11.143</w:t>
      </w:r>
    </w:p>
    <w:p w14:paraId="5EC9BF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28.</w:t>
      </w:r>
      <w:r w:rsidRPr="000D1C81">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D1C81">
        <w:rPr>
          <w:rFonts w:ascii="Times New Roman" w:eastAsia="Times New Roman" w:hAnsi="Times New Roman"/>
          <w:i/>
          <w:iCs/>
          <w:noProof/>
          <w:sz w:val="24"/>
        </w:rPr>
        <w:t>J. Cold Reg. Eng.</w:t>
      </w:r>
      <w:r w:rsidRPr="000D1C81">
        <w:rPr>
          <w:rFonts w:ascii="Times New Roman" w:eastAsia="Times New Roman" w:hAnsi="Times New Roman"/>
          <w:noProof/>
          <w:sz w:val="24"/>
        </w:rPr>
        <w:t xml:space="preserve"> (2016). doi:10.1061/(ASCE)CR.1943-5495.0000099</w:t>
      </w:r>
    </w:p>
    <w:p w14:paraId="7CD232C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29.</w:t>
      </w:r>
      <w:r w:rsidRPr="000D1C81">
        <w:rPr>
          <w:rFonts w:ascii="Times New Roman" w:eastAsia="Times New Roman" w:hAnsi="Times New Roman"/>
          <w:noProof/>
          <w:sz w:val="24"/>
        </w:rPr>
        <w:tab/>
        <w:t xml:space="preserve">Roh, H.-J., Datla, S. &amp; Sharma, S. Effect of snow, temperature and their interaction on highway truck traffic. </w:t>
      </w:r>
      <w:r w:rsidRPr="000D1C81">
        <w:rPr>
          <w:rFonts w:ascii="Times New Roman" w:eastAsia="Times New Roman" w:hAnsi="Times New Roman"/>
          <w:i/>
          <w:iCs/>
          <w:noProof/>
          <w:sz w:val="24"/>
        </w:rPr>
        <w:t>J. Transp. Techn.</w:t>
      </w:r>
      <w:r w:rsidRPr="000D1C81">
        <w:rPr>
          <w:rFonts w:ascii="Times New Roman" w:eastAsia="Times New Roman" w:hAnsi="Times New Roman"/>
          <w:noProof/>
          <w:sz w:val="24"/>
        </w:rPr>
        <w:t xml:space="preserve"> (2013). doi:10.4236/jtts.2013.31003</w:t>
      </w:r>
    </w:p>
    <w:p w14:paraId="26F431E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30.</w:t>
      </w:r>
      <w:r w:rsidRPr="000D1C81">
        <w:rPr>
          <w:rFonts w:ascii="Times New Roman" w:eastAsia="Times New Roman" w:hAnsi="Times New Roman"/>
          <w:noProof/>
          <w:sz w:val="24"/>
        </w:rPr>
        <w:tab/>
        <w:t xml:space="preserve">Roh, H. J., Sharma, S. &amp; Sahu, P. K. Modeling snow and cold effects for classified highway traffic volumes. </w:t>
      </w:r>
      <w:r w:rsidRPr="000D1C81">
        <w:rPr>
          <w:rFonts w:ascii="Times New Roman" w:eastAsia="Times New Roman" w:hAnsi="Times New Roman"/>
          <w:i/>
          <w:iCs/>
          <w:noProof/>
          <w:sz w:val="24"/>
        </w:rPr>
        <w:t>KSCE J. Civ. Eng.</w:t>
      </w:r>
      <w:r w:rsidRPr="000D1C81">
        <w:rPr>
          <w:rFonts w:ascii="Times New Roman" w:eastAsia="Times New Roman" w:hAnsi="Times New Roman"/>
          <w:noProof/>
          <w:sz w:val="24"/>
        </w:rPr>
        <w:t xml:space="preserve"> (2016). doi:10.1007/s12205-015-0236-0</w:t>
      </w:r>
    </w:p>
    <w:p w14:paraId="012A2FD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31.</w:t>
      </w:r>
      <w:r w:rsidRPr="000D1C81">
        <w:rPr>
          <w:rFonts w:ascii="Times New Roman" w:eastAsia="Times New Roman" w:hAnsi="Times New Roman"/>
          <w:noProof/>
          <w:sz w:val="24"/>
        </w:rPr>
        <w:tab/>
        <w:t xml:space="preserve">Daanen, H. A. M., Van De Vliert, E. &amp; Huang, X. Driving performance in cold, warm, and thermoneutral environments. </w:t>
      </w:r>
      <w:r w:rsidRPr="000D1C81">
        <w:rPr>
          <w:rFonts w:ascii="Times New Roman" w:eastAsia="Times New Roman" w:hAnsi="Times New Roman"/>
          <w:i/>
          <w:iCs/>
          <w:noProof/>
          <w:sz w:val="24"/>
        </w:rPr>
        <w:t>Appl. Ergon.</w:t>
      </w:r>
      <w:r w:rsidRPr="000D1C81">
        <w:rPr>
          <w:rFonts w:ascii="Times New Roman" w:eastAsia="Times New Roman" w:hAnsi="Times New Roman"/>
          <w:noProof/>
          <w:sz w:val="24"/>
        </w:rPr>
        <w:t xml:space="preserve"> (2003). doi:10.1016/S0003-</w:t>
      </w:r>
      <w:r w:rsidRPr="000D1C81">
        <w:rPr>
          <w:rFonts w:ascii="Times New Roman" w:eastAsia="Times New Roman" w:hAnsi="Times New Roman"/>
          <w:noProof/>
          <w:sz w:val="24"/>
        </w:rPr>
        <w:lastRenderedPageBreak/>
        <w:t>6870(03)00055-3</w:t>
      </w:r>
    </w:p>
    <w:p w14:paraId="4A79762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32.</w:t>
      </w:r>
      <w:r w:rsidRPr="000D1C81">
        <w:rPr>
          <w:rFonts w:ascii="Times New Roman" w:eastAsia="Times New Roman" w:hAnsi="Times New Roman"/>
          <w:noProof/>
          <w:sz w:val="24"/>
        </w:rPr>
        <w:tab/>
        <w:t xml:space="preserve">Zlatoper, T. J. Determinants of motor vehicle deaths in the United States: A cross-sectional analysis. </w:t>
      </w:r>
      <w:r w:rsidRPr="000D1C81">
        <w:rPr>
          <w:rFonts w:ascii="Times New Roman" w:eastAsia="Times New Roman" w:hAnsi="Times New Roman"/>
          <w:i/>
          <w:iCs/>
          <w:noProof/>
          <w:sz w:val="24"/>
        </w:rPr>
        <w:t>Accid. Anal. Prev.</w:t>
      </w:r>
      <w:r w:rsidRPr="000D1C81">
        <w:rPr>
          <w:rFonts w:ascii="Times New Roman" w:eastAsia="Times New Roman" w:hAnsi="Times New Roman"/>
          <w:noProof/>
          <w:sz w:val="24"/>
        </w:rPr>
        <w:t xml:space="preserve"> (1991). doi:10.1016/0001-4575(91)90062-A</w:t>
      </w:r>
    </w:p>
    <w:p w14:paraId="30B5F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33.</w:t>
      </w:r>
      <w:r w:rsidRPr="000D1C81">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D1C81">
        <w:rPr>
          <w:rFonts w:ascii="Times New Roman" w:eastAsia="Times New Roman" w:hAnsi="Times New Roman"/>
          <w:i/>
          <w:iCs/>
          <w:noProof/>
          <w:sz w:val="24"/>
        </w:rPr>
        <w:t>Symposium on relationships among theory, physiological correlates, and operational performance</w:t>
      </w:r>
      <w:r w:rsidRPr="000D1C81">
        <w:rPr>
          <w:rFonts w:ascii="Times New Roman" w:eastAsia="Times New Roman" w:hAnsi="Times New Roman"/>
          <w:noProof/>
          <w:sz w:val="24"/>
        </w:rPr>
        <w:t xml:space="preserve"> (1976). doi:10.1007/978-1-4684-2529-1_25</w:t>
      </w:r>
    </w:p>
    <w:p w14:paraId="4FDD41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34.</w:t>
      </w:r>
      <w:r w:rsidRPr="000D1C81">
        <w:rPr>
          <w:rFonts w:ascii="Times New Roman" w:eastAsia="Times New Roman" w:hAnsi="Times New Roman"/>
          <w:noProof/>
          <w:sz w:val="24"/>
        </w:rPr>
        <w:tab/>
        <w:t xml:space="preserve">Wyon, D. P., Wyon, I. &amp; Norin, F. Effects of moderate heat stress on driver vigilance in a moving vehicle. </w:t>
      </w:r>
      <w:r w:rsidRPr="000D1C81">
        <w:rPr>
          <w:rFonts w:ascii="Times New Roman" w:eastAsia="Times New Roman" w:hAnsi="Times New Roman"/>
          <w:i/>
          <w:iCs/>
          <w:noProof/>
          <w:sz w:val="24"/>
        </w:rPr>
        <w:t>Ergonomics</w:t>
      </w:r>
      <w:r w:rsidRPr="000D1C81">
        <w:rPr>
          <w:rFonts w:ascii="Times New Roman" w:eastAsia="Times New Roman" w:hAnsi="Times New Roman"/>
          <w:noProof/>
          <w:sz w:val="24"/>
        </w:rPr>
        <w:t xml:space="preserve"> (1996). doi:10.1080/00140139608964434</w:t>
      </w:r>
    </w:p>
    <w:p w14:paraId="7623E77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35.</w:t>
      </w:r>
      <w:r w:rsidRPr="000D1C81">
        <w:rPr>
          <w:rFonts w:ascii="Times New Roman" w:eastAsia="Times New Roman" w:hAnsi="Times New Roman"/>
          <w:noProof/>
          <w:sz w:val="24"/>
        </w:rPr>
        <w:tab/>
        <w:t xml:space="preserve">Voas, R. B., Torres, P., Romano, E. &amp; Lacey, J. H. Alcohol-Related Risk of Driver Fatalities: An Update Using 2007 Data. </w:t>
      </w:r>
      <w:r w:rsidRPr="000D1C81">
        <w:rPr>
          <w:rFonts w:ascii="Times New Roman" w:eastAsia="Times New Roman" w:hAnsi="Times New Roman"/>
          <w:i/>
          <w:iCs/>
          <w:noProof/>
          <w:sz w:val="24"/>
        </w:rPr>
        <w:t>J. Stud. Alcohol Drugs</w:t>
      </w:r>
      <w:r w:rsidRPr="000D1C81">
        <w:rPr>
          <w:rFonts w:ascii="Times New Roman" w:eastAsia="Times New Roman" w:hAnsi="Times New Roman"/>
          <w:noProof/>
          <w:sz w:val="24"/>
        </w:rPr>
        <w:t xml:space="preserve"> (2012). doi:10.15288/jsad.2012.73.341</w:t>
      </w:r>
    </w:p>
    <w:p w14:paraId="5A7467A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36.</w:t>
      </w:r>
      <w:r w:rsidRPr="000D1C81">
        <w:rPr>
          <w:rFonts w:ascii="Times New Roman" w:eastAsia="Times New Roman" w:hAnsi="Times New Roman"/>
          <w:noProof/>
          <w:sz w:val="24"/>
        </w:rPr>
        <w:tab/>
        <w:t xml:space="preserve">Ambrose, A. F., Paul, G. &amp; Hausdorff, J. M. Risk factors for falls among older adults: A review of the literature. </w:t>
      </w:r>
      <w:r w:rsidRPr="000D1C81">
        <w:rPr>
          <w:rFonts w:ascii="Times New Roman" w:eastAsia="Times New Roman" w:hAnsi="Times New Roman"/>
          <w:i/>
          <w:iCs/>
          <w:noProof/>
          <w:sz w:val="24"/>
        </w:rPr>
        <w:t>Maturitas</w:t>
      </w:r>
      <w:r w:rsidRPr="000D1C81">
        <w:rPr>
          <w:rFonts w:ascii="Times New Roman" w:eastAsia="Times New Roman" w:hAnsi="Times New Roman"/>
          <w:noProof/>
          <w:sz w:val="24"/>
        </w:rPr>
        <w:t xml:space="preserve"> (2013). doi:10.1016/j.maturitas.2013.02.009</w:t>
      </w:r>
    </w:p>
    <w:p w14:paraId="3EBA136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37.</w:t>
      </w:r>
      <w:r w:rsidRPr="000D1C81">
        <w:rPr>
          <w:rFonts w:ascii="Times New Roman" w:eastAsia="Times New Roman" w:hAnsi="Times New Roman"/>
          <w:noProof/>
          <w:sz w:val="24"/>
        </w:rPr>
        <w:tab/>
        <w:t xml:space="preserve">Kelsey, J. L.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D1C81">
        <w:rPr>
          <w:rFonts w:ascii="Times New Roman" w:eastAsia="Times New Roman" w:hAnsi="Times New Roman"/>
          <w:i/>
          <w:iCs/>
          <w:noProof/>
          <w:sz w:val="24"/>
        </w:rPr>
        <w:t>J. Am. Geriatr. Soc.</w:t>
      </w:r>
      <w:r w:rsidRPr="000D1C81">
        <w:rPr>
          <w:rFonts w:ascii="Times New Roman" w:eastAsia="Times New Roman" w:hAnsi="Times New Roman"/>
          <w:noProof/>
          <w:sz w:val="24"/>
        </w:rPr>
        <w:t xml:space="preserve"> (2010). doi:10.1111/j.1532-5415.2010.03062.x</w:t>
      </w:r>
    </w:p>
    <w:p w14:paraId="0387B2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38.</w:t>
      </w:r>
      <w:r w:rsidRPr="000D1C81">
        <w:rPr>
          <w:rFonts w:ascii="Times New Roman" w:eastAsia="Times New Roman" w:hAnsi="Times New Roman"/>
          <w:noProof/>
          <w:sz w:val="24"/>
        </w:rPr>
        <w:tab/>
        <w:t xml:space="preserve">Xu, J. Unintentional drowning deaths in the United States, 1999-2010. </w:t>
      </w:r>
      <w:r w:rsidRPr="000D1C81">
        <w:rPr>
          <w:rFonts w:ascii="Times New Roman" w:eastAsia="Times New Roman" w:hAnsi="Times New Roman"/>
          <w:i/>
          <w:iCs/>
          <w:noProof/>
          <w:sz w:val="24"/>
        </w:rPr>
        <w:t>NCHS Data Brief</w:t>
      </w:r>
      <w:r w:rsidRPr="000D1C81">
        <w:rPr>
          <w:rFonts w:ascii="Times New Roman" w:eastAsia="Times New Roman" w:hAnsi="Times New Roman"/>
          <w:noProof/>
          <w:sz w:val="24"/>
        </w:rPr>
        <w:t xml:space="preserve"> (2014).</w:t>
      </w:r>
    </w:p>
    <w:p w14:paraId="07E5643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39.</w:t>
      </w:r>
      <w:r w:rsidRPr="000D1C81">
        <w:rPr>
          <w:rFonts w:ascii="Times New Roman" w:eastAsia="Times New Roman" w:hAnsi="Times New Roman"/>
          <w:noProof/>
          <w:sz w:val="24"/>
        </w:rPr>
        <w:tab/>
        <w:t xml:space="preserve">Glaeser, E. L., Sacerdote, B. &amp; Scheinkman, J. A. Crime and social interactions. </w:t>
      </w:r>
      <w:r w:rsidRPr="000D1C81">
        <w:rPr>
          <w:rFonts w:ascii="Times New Roman" w:eastAsia="Times New Roman" w:hAnsi="Times New Roman"/>
          <w:i/>
          <w:iCs/>
          <w:noProof/>
          <w:sz w:val="24"/>
        </w:rPr>
        <w:t>Q. J. Econ.</w:t>
      </w:r>
      <w:r w:rsidRPr="000D1C81">
        <w:rPr>
          <w:rFonts w:ascii="Times New Roman" w:eastAsia="Times New Roman" w:hAnsi="Times New Roman"/>
          <w:noProof/>
          <w:sz w:val="24"/>
        </w:rPr>
        <w:t xml:space="preserve"> (1996). doi:10.2307/2946686</w:t>
      </w:r>
    </w:p>
    <w:p w14:paraId="0643222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40.</w:t>
      </w:r>
      <w:r w:rsidRPr="000D1C81">
        <w:rPr>
          <w:rFonts w:ascii="Times New Roman" w:eastAsia="Times New Roman" w:hAnsi="Times New Roman"/>
          <w:noProof/>
          <w:sz w:val="24"/>
        </w:rPr>
        <w:tab/>
        <w:t xml:space="preserve">Rotton, J. &amp; Cohn, E. G. Global warming and U.S. crime rates: An application of routine activity theory. </w:t>
      </w:r>
      <w:r w:rsidRPr="000D1C81">
        <w:rPr>
          <w:rFonts w:ascii="Times New Roman" w:eastAsia="Times New Roman" w:hAnsi="Times New Roman"/>
          <w:i/>
          <w:iCs/>
          <w:noProof/>
          <w:sz w:val="24"/>
        </w:rPr>
        <w:t>Environ. Behav.</w:t>
      </w:r>
      <w:r w:rsidRPr="000D1C81">
        <w:rPr>
          <w:rFonts w:ascii="Times New Roman" w:eastAsia="Times New Roman" w:hAnsi="Times New Roman"/>
          <w:noProof/>
          <w:sz w:val="24"/>
        </w:rPr>
        <w:t xml:space="preserve"> (2003). doi:10.1177/0013916503255565</w:t>
      </w:r>
    </w:p>
    <w:p w14:paraId="5880CE4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41.</w:t>
      </w:r>
      <w:r w:rsidRPr="000D1C81">
        <w:rPr>
          <w:rFonts w:ascii="Times New Roman" w:eastAsia="Times New Roman" w:hAnsi="Times New Roman"/>
          <w:noProof/>
          <w:sz w:val="24"/>
        </w:rPr>
        <w:tab/>
        <w:t xml:space="preserve">Anderson, C. A. Temperature and aggression: Ubiquitous effects of heat on occurrence of human violence. </w:t>
      </w:r>
      <w:r w:rsidRPr="000D1C81">
        <w:rPr>
          <w:rFonts w:ascii="Times New Roman" w:eastAsia="Times New Roman" w:hAnsi="Times New Roman"/>
          <w:i/>
          <w:iCs/>
          <w:noProof/>
          <w:sz w:val="24"/>
        </w:rPr>
        <w:t>Psychol. Bull.</w:t>
      </w:r>
      <w:r w:rsidRPr="000D1C81">
        <w:rPr>
          <w:rFonts w:ascii="Times New Roman" w:eastAsia="Times New Roman" w:hAnsi="Times New Roman"/>
          <w:noProof/>
          <w:sz w:val="24"/>
        </w:rPr>
        <w:t xml:space="preserve"> (1989). doi:10.1037/0033-2909.106.1.74</w:t>
      </w:r>
    </w:p>
    <w:p w14:paraId="60779EB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42.</w:t>
      </w:r>
      <w:r w:rsidRPr="000D1C81">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D1C81">
        <w:rPr>
          <w:rFonts w:ascii="Times New Roman" w:eastAsia="Times New Roman" w:hAnsi="Times New Roman"/>
          <w:i/>
          <w:iCs/>
          <w:noProof/>
          <w:sz w:val="24"/>
        </w:rPr>
        <w:t>J. Pers. Soc. Psychol.</w:t>
      </w:r>
      <w:r w:rsidRPr="000D1C81">
        <w:rPr>
          <w:rFonts w:ascii="Times New Roman" w:eastAsia="Times New Roman" w:hAnsi="Times New Roman"/>
          <w:noProof/>
          <w:sz w:val="24"/>
        </w:rPr>
        <w:t xml:space="preserve"> (1976). doi:10.1037/0022-3514.33.3.245</w:t>
      </w:r>
    </w:p>
    <w:p w14:paraId="6811A40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43.</w:t>
      </w:r>
      <w:r w:rsidRPr="000D1C81">
        <w:rPr>
          <w:rFonts w:ascii="Times New Roman" w:eastAsia="Times New Roman" w:hAnsi="Times New Roman"/>
          <w:noProof/>
          <w:sz w:val="24"/>
        </w:rPr>
        <w:tab/>
        <w:t xml:space="preserve">Becker, G. S. Crime and punishment: An economic approach. in </w:t>
      </w:r>
      <w:r w:rsidRPr="000D1C81">
        <w:rPr>
          <w:rFonts w:ascii="Times New Roman" w:eastAsia="Times New Roman" w:hAnsi="Times New Roman"/>
          <w:i/>
          <w:iCs/>
          <w:noProof/>
          <w:sz w:val="24"/>
        </w:rPr>
        <w:t>Economic Analysis of the Law: Selected Readings</w:t>
      </w:r>
      <w:r w:rsidRPr="000D1C81">
        <w:rPr>
          <w:rFonts w:ascii="Times New Roman" w:eastAsia="Times New Roman" w:hAnsi="Times New Roman"/>
          <w:noProof/>
          <w:sz w:val="24"/>
        </w:rPr>
        <w:t xml:space="preserve"> (2007). doi:10.1002/9780470752135.ch25</w:t>
      </w:r>
    </w:p>
    <w:p w14:paraId="07CEABE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44.</w:t>
      </w:r>
      <w:r w:rsidRPr="000D1C81">
        <w:rPr>
          <w:rFonts w:ascii="Times New Roman" w:eastAsia="Times New Roman" w:hAnsi="Times New Roman"/>
          <w:noProof/>
          <w:sz w:val="24"/>
        </w:rPr>
        <w:tab/>
        <w:t xml:space="preserve">Jacob, B., Lefgren, L. J. &amp; Moretti, E. </w:t>
      </w:r>
      <w:r w:rsidRPr="000D1C81">
        <w:rPr>
          <w:rFonts w:ascii="Times New Roman" w:eastAsia="Times New Roman" w:hAnsi="Times New Roman"/>
          <w:i/>
          <w:iCs/>
          <w:noProof/>
          <w:sz w:val="24"/>
        </w:rPr>
        <w:t>The dynamics of criminal behavior: Evidence from weather shocks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SSRN</w:t>
      </w:r>
      <w:r w:rsidRPr="000D1C81">
        <w:rPr>
          <w:rFonts w:ascii="Times New Roman" w:eastAsia="Times New Roman" w:hAnsi="Times New Roman"/>
          <w:noProof/>
          <w:sz w:val="24"/>
        </w:rPr>
        <w:t xml:space="preserve"> (2005). doi:10.2139/ssrn.647644</w:t>
      </w:r>
    </w:p>
    <w:p w14:paraId="1EA5DDC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45.</w:t>
      </w:r>
      <w:r w:rsidRPr="000D1C81">
        <w:rPr>
          <w:rFonts w:ascii="Times New Roman" w:eastAsia="Times New Roman" w:hAnsi="Times New Roman"/>
          <w:noProof/>
          <w:sz w:val="24"/>
        </w:rPr>
        <w:tab/>
        <w:t xml:space="preserve">Dee, D. P.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The ERA-Interim reanalysis: configuration and performance of the data assimilation system. </w:t>
      </w:r>
      <w:r w:rsidRPr="000D1C81">
        <w:rPr>
          <w:rFonts w:ascii="Times New Roman" w:eastAsia="Times New Roman" w:hAnsi="Times New Roman"/>
          <w:i/>
          <w:iCs/>
          <w:noProof/>
          <w:sz w:val="24"/>
        </w:rPr>
        <w:t>Q. J. R. Meteorol. Soc.</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137,</w:t>
      </w:r>
      <w:r w:rsidRPr="000D1C81">
        <w:rPr>
          <w:rFonts w:ascii="Times New Roman" w:eastAsia="Times New Roman" w:hAnsi="Times New Roman"/>
          <w:noProof/>
          <w:sz w:val="24"/>
        </w:rPr>
        <w:t xml:space="preserve"> 553–597 (2011).</w:t>
      </w:r>
    </w:p>
    <w:p w14:paraId="5C3A678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46.</w:t>
      </w:r>
      <w:r w:rsidRPr="000D1C81">
        <w:rPr>
          <w:rFonts w:ascii="Times New Roman" w:eastAsia="Times New Roman" w:hAnsi="Times New Roman"/>
          <w:noProof/>
          <w:sz w:val="24"/>
        </w:rPr>
        <w:tab/>
        <w:t xml:space="preserve">Wallace, J. M. &amp; Hobbs, P. V.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(2006). doi:10.1016/C2009-0-00034-8</w:t>
      </w:r>
    </w:p>
    <w:p w14:paraId="47A3458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47.</w:t>
      </w:r>
      <w:r w:rsidRPr="000D1C81">
        <w:rPr>
          <w:rFonts w:ascii="Times New Roman" w:eastAsia="Times New Roman" w:hAnsi="Times New Roman"/>
          <w:noProof/>
          <w:sz w:val="24"/>
        </w:rPr>
        <w:tab/>
        <w:t xml:space="preserve">Rue, H. &amp; Held, L. </w:t>
      </w:r>
      <w:r w:rsidRPr="000D1C81">
        <w:rPr>
          <w:rFonts w:ascii="Times New Roman" w:eastAsia="Times New Roman" w:hAnsi="Times New Roman"/>
          <w:i/>
          <w:iCs/>
          <w:noProof/>
          <w:sz w:val="24"/>
        </w:rPr>
        <w:t>Gaussian Markov random fields. Theory and applications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lastRenderedPageBreak/>
        <w:t>Chapman &amp; Hall</w:t>
      </w:r>
      <w:r w:rsidRPr="000D1C81">
        <w:rPr>
          <w:rFonts w:ascii="Times New Roman" w:eastAsia="Times New Roman" w:hAnsi="Times New Roman"/>
          <w:noProof/>
          <w:sz w:val="24"/>
        </w:rPr>
        <w:t xml:space="preserve"> (2005). doi:10.1007/s00184-007-0162-3</w:t>
      </w:r>
    </w:p>
    <w:p w14:paraId="5DAFBD9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48.</w:t>
      </w:r>
      <w:r w:rsidRPr="000D1C81">
        <w:rPr>
          <w:rFonts w:ascii="Times New Roman" w:eastAsia="Times New Roman" w:hAnsi="Times New Roman"/>
          <w:noProof/>
          <w:sz w:val="24"/>
        </w:rPr>
        <w:tab/>
        <w:t xml:space="preserve">Besag, J. Spatial interaction and the statistical snalysis of lattice systems. </w:t>
      </w:r>
      <w:r w:rsidRPr="000D1C81">
        <w:rPr>
          <w:rFonts w:ascii="Times New Roman" w:eastAsia="Times New Roman" w:hAnsi="Times New Roman"/>
          <w:i/>
          <w:iCs/>
          <w:noProof/>
          <w:sz w:val="24"/>
        </w:rPr>
        <w:t>J. R. Stat. Soc. Ser. B (Statistical Methodol.</w:t>
      </w:r>
      <w:r w:rsidRPr="000D1C81">
        <w:rPr>
          <w:rFonts w:ascii="Times New Roman" w:eastAsia="Times New Roman" w:hAnsi="Times New Roman"/>
          <w:noProof/>
          <w:sz w:val="24"/>
        </w:rPr>
        <w:t xml:space="preserve"> (1974). doi:10.2307/2984812</w:t>
      </w:r>
    </w:p>
    <w:p w14:paraId="3A09FAE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49.</w:t>
      </w:r>
      <w:r w:rsidRPr="000D1C81">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D1C81">
        <w:rPr>
          <w:rFonts w:ascii="Times New Roman" w:eastAsia="Times New Roman" w:hAnsi="Times New Roman"/>
          <w:i/>
          <w:iCs/>
          <w:noProof/>
          <w:sz w:val="24"/>
        </w:rPr>
        <w:t>J. R. Stat. Soc. Ser. B Stat. Methodol.</w:t>
      </w:r>
      <w:r w:rsidRPr="000D1C81">
        <w:rPr>
          <w:rFonts w:ascii="Times New Roman" w:eastAsia="Times New Roman" w:hAnsi="Times New Roman"/>
          <w:noProof/>
          <w:sz w:val="24"/>
        </w:rPr>
        <w:t xml:space="preserve"> (2009). doi:10.1111/j.1467-9868.2008.00700.x</w:t>
      </w:r>
    </w:p>
    <w:p w14:paraId="2BEAC1EA" w14:textId="77777777" w:rsidR="000D1C81" w:rsidRPr="000D1C81" w:rsidRDefault="000D1C81" w:rsidP="000D1C81">
      <w:pPr>
        <w:widowControl w:val="0"/>
        <w:autoSpaceDE w:val="0"/>
        <w:autoSpaceDN w:val="0"/>
        <w:adjustRightInd w:val="0"/>
        <w:spacing w:line="240" w:lineRule="auto"/>
        <w:ind w:left="640" w:hanging="640"/>
        <w:rPr>
          <w:rFonts w:ascii="Times New Roman" w:hAnsi="Times New Roman"/>
          <w:noProof/>
          <w:sz w:val="24"/>
        </w:rPr>
      </w:pPr>
      <w:r w:rsidRPr="000D1C81">
        <w:rPr>
          <w:rFonts w:ascii="Times New Roman" w:eastAsia="Times New Roman" w:hAnsi="Times New Roman"/>
          <w:noProof/>
          <w:sz w:val="24"/>
        </w:rPr>
        <w:t>50.</w:t>
      </w:r>
      <w:r w:rsidRPr="000D1C81">
        <w:rPr>
          <w:rFonts w:ascii="Times New Roman" w:eastAsia="Times New Roman" w:hAnsi="Times New Roman"/>
          <w:noProof/>
          <w:sz w:val="24"/>
        </w:rPr>
        <w:tab/>
        <w:t>IPCC. IPCC special report on the impacts of global warming of 1.5 °C - Summary for policy makers. (2018).</w:t>
      </w:r>
    </w:p>
    <w:p w14:paraId="14D0E6E5" w14:textId="68530A9C" w:rsidR="009011C5" w:rsidRPr="00636C9B" w:rsidRDefault="00A55581" w:rsidP="000D1C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962" w:author="Parks, Robbie M" w:date="2018-12-05T11:53:00Z"/>
          <w:rFonts w:ascii="Times New Roman" w:hAnsi="Times New Roman"/>
          <w:color w:val="000000" w:themeColor="text1"/>
          <w:sz w:val="24"/>
          <w:szCs w:val="24"/>
        </w:rPr>
      </w:pPr>
      <w:del w:id="963"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964" w:author="Parks, Robbie M" w:date="2018-12-05T11:53:00Z"/>
          <w:rFonts w:ascii="Times New Roman" w:hAnsi="Times New Roman"/>
          <w:color w:val="000000" w:themeColor="text1"/>
          <w:sz w:val="24"/>
          <w:szCs w:val="24"/>
        </w:rPr>
      </w:pPr>
      <w:del w:id="965"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966" w:author="Parks, Robbie M" w:date="2018-12-05T12:09:00Z">
        <w:r w:rsidR="00F14942">
          <w:rPr>
            <w:rFonts w:ascii="Times New Roman" w:hAnsi="Times New Roman"/>
            <w:b/>
            <w:color w:val="000000" w:themeColor="text1"/>
            <w:sz w:val="24"/>
            <w:szCs w:val="24"/>
          </w:rPr>
          <w:t>1</w:t>
        </w:r>
      </w:ins>
      <w:del w:id="967"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968"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79E97676"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969" w:author="Parks, Robbie M" w:date="2018-12-05T12:10:00Z">
        <w:r w:rsidR="00F14942">
          <w:rPr>
            <w:rFonts w:ascii="Times New Roman" w:hAnsi="Times New Roman"/>
            <w:b/>
            <w:color w:val="000000" w:themeColor="text1"/>
            <w:sz w:val="24"/>
            <w:szCs w:val="24"/>
          </w:rPr>
          <w:t>2</w:t>
        </w:r>
      </w:ins>
      <w:del w:id="970"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971"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972" w:author="Parks, Robbie M" w:date="2018-12-05T14:27:00Z">
        <w:r w:rsidR="00605A3E">
          <w:rPr>
            <w:rFonts w:ascii="Times New Roman" w:hAnsi="Times New Roman"/>
            <w:color w:val="000000" w:themeColor="text1"/>
            <w:sz w:val="24"/>
            <w:szCs w:val="24"/>
          </w:rPr>
          <w:t>N</w:t>
        </w:r>
      </w:ins>
      <w:del w:id="973"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974"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ins w:id="975" w:author="Parks, Robbie M" w:date="2018-12-07T15:17:00Z">
        <w:r w:rsidR="00721B4B">
          <w:rPr>
            <w:rFonts w:ascii="Times New Roman" w:hAnsi="Times New Roman"/>
            <w:color w:val="000000" w:themeColor="text1"/>
            <w:sz w:val="24"/>
            <w:szCs w:val="24"/>
          </w:rPr>
          <w:t>(</w:t>
        </w:r>
      </w:ins>
      <w:ins w:id="976" w:author="Parks, Robbie M" w:date="2018-12-07T15:18:00Z">
        <w:r w:rsidR="008E65F4">
          <w:rPr>
            <w:rFonts w:ascii="Times New Roman" w:hAnsi="Times New Roman"/>
            <w:color w:val="000000" w:themeColor="text1"/>
            <w:sz w:val="24"/>
            <w:szCs w:val="24"/>
          </w:rPr>
          <w:t xml:space="preserve">i.e., </w:t>
        </w:r>
      </w:ins>
      <w:ins w:id="977" w:author="Parks, Robbie M" w:date="2018-12-07T15:17:00Z">
        <w:r w:rsidR="00721B4B">
          <w:rPr>
            <w:rFonts w:ascii="Times New Roman" w:hAnsi="Times New Roman"/>
            <w:color w:val="000000" w:themeColor="text1"/>
            <w:sz w:val="24"/>
            <w:szCs w:val="24"/>
          </w:rPr>
          <w:t>transport, falls and drownings</w:t>
        </w:r>
        <w:r w:rsidR="00721B4B">
          <w:rPr>
            <w:rFonts w:ascii="Times New Roman" w:hAnsi="Times New Roman"/>
            <w:color w:val="000000" w:themeColor="text1"/>
            <w:sz w:val="24"/>
            <w:szCs w:val="24"/>
          </w:rPr>
          <w:t xml:space="preserve">) </w:t>
        </w:r>
      </w:ins>
      <w:r w:rsidR="0070194A">
        <w:rPr>
          <w:rFonts w:ascii="Times New Roman" w:hAnsi="Times New Roman"/>
          <w:color w:val="000000" w:themeColor="text1"/>
          <w:sz w:val="24"/>
          <w:szCs w:val="24"/>
        </w:rPr>
        <w:t xml:space="preserve">and intentional </w:t>
      </w:r>
      <w:ins w:id="978" w:author="Parks, Robbie M" w:date="2018-12-07T15:19:00Z">
        <w:r w:rsidR="0071610D">
          <w:rPr>
            <w:rFonts w:ascii="Times New Roman" w:hAnsi="Times New Roman"/>
            <w:color w:val="000000" w:themeColor="text1"/>
            <w:sz w:val="24"/>
            <w:szCs w:val="24"/>
          </w:rPr>
          <w:t xml:space="preserve">(i.e., </w:t>
        </w:r>
        <w:r w:rsidR="0071610D">
          <w:rPr>
            <w:rFonts w:ascii="Times New Roman" w:hAnsi="Times New Roman"/>
            <w:color w:val="000000" w:themeColor="text1"/>
            <w:sz w:val="24"/>
            <w:szCs w:val="24"/>
          </w:rPr>
          <w:t>assault and intentional self-harm</w:t>
        </w:r>
        <w:r w:rsidR="0071610D">
          <w:rPr>
            <w:rFonts w:ascii="Times New Roman" w:hAnsi="Times New Roman"/>
            <w:color w:val="000000" w:themeColor="text1"/>
            <w:sz w:val="24"/>
            <w:szCs w:val="24"/>
          </w:rPr>
          <w:t xml:space="preserve">) </w:t>
        </w:r>
      </w:ins>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2EA002D3" w:rsidR="0018328F" w:rsidRPr="0018328F" w:rsidDel="00A6568C" w:rsidRDefault="004A3366" w:rsidP="0018328F">
      <w:pPr>
        <w:spacing w:after="0" w:line="480" w:lineRule="auto"/>
        <w:jc w:val="both"/>
        <w:rPr>
          <w:del w:id="979"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980" w:author="Parks, Robbie M" w:date="2018-12-05T12:10:00Z">
        <w:r w:rsidR="00F14942">
          <w:rPr>
            <w:rFonts w:ascii="Times New Roman" w:hAnsi="Times New Roman"/>
            <w:b/>
            <w:color w:val="000000" w:themeColor="text1"/>
            <w:sz w:val="24"/>
            <w:szCs w:val="24"/>
          </w:rPr>
          <w:t>3</w:t>
        </w:r>
      </w:ins>
      <w:del w:id="981"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982" w:author="Parks, Robbie M" w:date="2018-12-05T14:42:00Z">
        <w:r w:rsidR="00DB74D6" w:rsidDel="00710DAA">
          <w:rPr>
            <w:rFonts w:ascii="Times New Roman" w:hAnsi="Times New Roman"/>
            <w:color w:val="000000" w:themeColor="text1"/>
            <w:sz w:val="24"/>
            <w:szCs w:val="24"/>
          </w:rPr>
          <w:delText xml:space="preserve">in </w:delText>
        </w:r>
      </w:del>
      <w:ins w:id="983"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ins w:id="984"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del w:id="985"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986"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987" w:author="Parks, Robbie M" w:date="2018-12-05T14:48:00Z">
        <w:r w:rsidR="002B5115" w:rsidDel="00A151B1">
          <w:rPr>
            <w:rFonts w:ascii="Times New Roman" w:hAnsi="Times New Roman"/>
            <w:color w:val="000000" w:themeColor="text1"/>
            <w:sz w:val="24"/>
            <w:szCs w:val="24"/>
          </w:rPr>
          <w:delText xml:space="preserve">was </w:delText>
        </w:r>
      </w:del>
      <w:ins w:id="988"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989" w:author="Parks, Robbie M" w:date="2018-12-05T14:32:00Z">
        <w:r w:rsidR="00A6568C">
          <w:rPr>
            <w:rFonts w:ascii="Times New Roman" w:hAnsi="Times New Roman"/>
            <w:color w:val="000000" w:themeColor="text1"/>
            <w:sz w:val="24"/>
            <w:szCs w:val="24"/>
          </w:rPr>
          <w:t xml:space="preserve"> </w:t>
        </w:r>
      </w:ins>
    </w:p>
    <w:p w14:paraId="1370BF1C" w14:textId="1F9CC24E" w:rsidR="00234E19" w:rsidRPr="00636C9B" w:rsidRDefault="002B5115" w:rsidP="00D76DF7">
      <w:pPr>
        <w:spacing w:after="0" w:line="480" w:lineRule="auto"/>
        <w:jc w:val="both"/>
        <w:rPr>
          <w:rFonts w:ascii="Times New Roman" w:hAnsi="Times New Roman"/>
          <w:color w:val="000000" w:themeColor="text1"/>
          <w:sz w:val="24"/>
          <w:szCs w:val="24"/>
        </w:rPr>
      </w:pPr>
      <w:del w:id="990"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2681FA8A" w:rsidR="00136062" w:rsidRDefault="00136062" w:rsidP="00136062">
      <w:pPr>
        <w:spacing w:after="0" w:line="480" w:lineRule="auto"/>
        <w:jc w:val="both"/>
        <w:rPr>
          <w:ins w:id="991" w:author="Parks, Robbie M" w:date="2018-12-05T11:54:00Z"/>
          <w:rFonts w:ascii="Times New Roman" w:hAnsi="Times New Roman"/>
          <w:color w:val="000000" w:themeColor="text1"/>
          <w:sz w:val="24"/>
          <w:szCs w:val="24"/>
        </w:rPr>
      </w:pPr>
      <w:ins w:id="992"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ins>
      <w:r w:rsidR="00C816D0">
        <w:rPr>
          <w:rFonts w:ascii="Times New Roman" w:hAnsi="Times New Roman"/>
          <w:color w:val="000000" w:themeColor="text1"/>
          <w:sz w:val="24"/>
          <w:szCs w:val="24"/>
        </w:rPr>
        <w:t>annual</w:t>
      </w:r>
      <w:ins w:id="993" w:author="Parks, Robbie M" w:date="2018-12-05T11:54:00Z">
        <w:r>
          <w:rPr>
            <w:rFonts w:ascii="Times New Roman" w:hAnsi="Times New Roman"/>
            <w:color w:val="000000" w:themeColor="text1"/>
            <w:sz w:val="24"/>
            <w:szCs w:val="24"/>
          </w:rPr>
          <w:t xml:space="preserve"> variation in a particular month (here, July) compared with a cooler state like Washington.</w:t>
        </w:r>
      </w:ins>
    </w:p>
    <w:p w14:paraId="6CEE4CD5" w14:textId="77777777" w:rsidR="00136062" w:rsidRDefault="00136062">
      <w:pPr>
        <w:spacing w:after="0" w:line="240" w:lineRule="auto"/>
        <w:rPr>
          <w:ins w:id="994" w:author="Parks, Robbie M" w:date="2018-12-05T11:54:00Z"/>
          <w:rFonts w:ascii="Times New Roman" w:hAnsi="Times New Roman"/>
          <w:b/>
          <w:color w:val="000000" w:themeColor="text1"/>
          <w:sz w:val="24"/>
          <w:szCs w:val="24"/>
        </w:rPr>
      </w:pPr>
      <w:ins w:id="995"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996"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997"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998" w:author="Parks, Robbie M" w:date="2018-12-05T14:48:00Z">
        <w:r w:rsidR="00A5021F">
          <w:rPr>
            <w:rFonts w:ascii="Times New Roman" w:hAnsi="Times New Roman"/>
            <w:color w:val="000000" w:themeColor="text1"/>
            <w:sz w:val="24"/>
            <w:szCs w:val="24"/>
          </w:rPr>
          <w:t>were</w:t>
        </w:r>
      </w:ins>
      <w:ins w:id="999"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00"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01" w:author="Parks, Robbie M" w:date="2018-12-05T14:43:00Z">
        <w:r w:rsidDel="00037523">
          <w:rPr>
            <w:rFonts w:ascii="Times New Roman" w:hAnsi="Times New Roman"/>
            <w:color w:val="000000" w:themeColor="text1"/>
            <w:sz w:val="24"/>
            <w:szCs w:val="24"/>
          </w:rPr>
          <w:delText xml:space="preserve"> </w:delText>
        </w:r>
      </w:del>
      <w:del w:id="1002"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003"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04" w:author="Parks, Robbie M" w:date="2018-12-05T14:48:00Z">
        <w:r w:rsidR="00A5021F">
          <w:rPr>
            <w:rFonts w:ascii="Times New Roman" w:hAnsi="Times New Roman"/>
            <w:color w:val="000000" w:themeColor="text1"/>
            <w:sz w:val="24"/>
            <w:szCs w:val="24"/>
          </w:rPr>
          <w:t>were</w:t>
        </w:r>
      </w:ins>
      <w:ins w:id="1005"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06"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526F79C8"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del w:id="1007" w:author="Parks, Robbie M" w:date="2018-12-07T15:20:00Z">
        <w:r w:rsidR="00AE004C" w:rsidRPr="00636C9B" w:rsidDel="003A2FA4">
          <w:rPr>
            <w:rFonts w:ascii="Times New Roman" w:hAnsi="Times New Roman"/>
            <w:b/>
            <w:color w:val="000000" w:themeColor="text1"/>
            <w:sz w:val="24"/>
            <w:szCs w:val="24"/>
          </w:rPr>
          <w:delText>XX</w:delText>
        </w:r>
      </w:del>
      <w:ins w:id="1008" w:author="Parks, Robbie M" w:date="2018-12-07T15:20:00Z">
        <w:r w:rsidR="003A2FA4">
          <w:rPr>
            <w:rFonts w:ascii="Times New Roman" w:hAnsi="Times New Roman"/>
            <w:b/>
            <w:color w:val="000000" w:themeColor="text1"/>
            <w:sz w:val="24"/>
            <w:szCs w:val="24"/>
          </w:rPr>
          <w:t>1</w:t>
        </w:r>
      </w:ins>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3"/>
          <w:footerReference w:type="default" r:id="rId14"/>
          <w:pgSz w:w="11900" w:h="16840"/>
          <w:pgMar w:top="1440" w:right="1440" w:bottom="1440" w:left="1440" w:header="720" w:footer="720" w:gutter="0"/>
          <w:lnNumType w:countBy="1"/>
          <w:cols w:space="720"/>
          <w:docGrid w:linePitch="360"/>
        </w:sectPr>
      </w:pPr>
    </w:p>
    <w:p w14:paraId="14CDF462" w14:textId="7262E86F"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ins w:id="1009" w:author="Parks, Robbie M" w:date="2018-12-07T15:20:00Z">
        <w:r w:rsidR="003A2FA4">
          <w:rPr>
            <w:rFonts w:ascii="Times New Roman" w:hAnsi="Times New Roman"/>
            <w:b/>
            <w:color w:val="000000" w:themeColor="text1"/>
            <w:sz w:val="24"/>
            <w:szCs w:val="24"/>
          </w:rPr>
          <w:t>1</w:t>
        </w:r>
      </w:ins>
      <w:del w:id="1010" w:author="Parks, Robbie M" w:date="2018-12-07T15:20:00Z">
        <w:r w:rsidR="001B2BE0" w:rsidRPr="00636C9B" w:rsidDel="003A2FA4">
          <w:rPr>
            <w:rFonts w:ascii="Times New Roman" w:hAnsi="Times New Roman"/>
            <w:b/>
            <w:color w:val="000000" w:themeColor="text1"/>
            <w:sz w:val="24"/>
            <w:szCs w:val="24"/>
          </w:rPr>
          <w:delText>X</w:delText>
        </w:r>
      </w:del>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11"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012"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101E837F"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del w:id="1013" w:author="Parks, Robbie M" w:date="2018-12-07T15:20:00Z">
        <w:r w:rsidR="00C8523D" w:rsidDel="003A2FA4">
          <w:rPr>
            <w:rFonts w:ascii="Times New Roman" w:hAnsi="Times New Roman"/>
            <w:b/>
            <w:color w:val="000000" w:themeColor="text1"/>
            <w:sz w:val="24"/>
            <w:szCs w:val="24"/>
          </w:rPr>
          <w:delText>S</w:delText>
        </w:r>
        <w:r w:rsidR="002C5765" w:rsidRPr="00636C9B" w:rsidDel="003A2FA4">
          <w:rPr>
            <w:rFonts w:ascii="Times New Roman" w:hAnsi="Times New Roman"/>
            <w:b/>
            <w:color w:val="000000" w:themeColor="text1"/>
            <w:sz w:val="24"/>
            <w:szCs w:val="24"/>
          </w:rPr>
          <w:delText>X</w:delText>
        </w:r>
      </w:del>
      <w:ins w:id="1014" w:author="Parks, Robbie M" w:date="2018-12-07T15:20:00Z">
        <w:r w:rsidR="003A2FA4">
          <w:rPr>
            <w:rFonts w:ascii="Times New Roman" w:hAnsi="Times New Roman"/>
            <w:b/>
            <w:color w:val="000000" w:themeColor="text1"/>
            <w:sz w:val="24"/>
            <w:szCs w:val="24"/>
          </w:rPr>
          <w:t>S</w:t>
        </w:r>
        <w:r w:rsidR="003A2FA4">
          <w:rPr>
            <w:rFonts w:ascii="Times New Roman" w:hAnsi="Times New Roman"/>
            <w:b/>
            <w:color w:val="000000" w:themeColor="text1"/>
            <w:sz w:val="24"/>
            <w:szCs w:val="24"/>
          </w:rPr>
          <w:t>2</w:t>
        </w:r>
      </w:ins>
      <w:r w:rsidRPr="00636C9B">
        <w:rPr>
          <w:rFonts w:ascii="Times New Roman" w:hAnsi="Times New Roman"/>
          <w:b/>
          <w:color w:val="000000" w:themeColor="text1"/>
          <w:sz w:val="24"/>
          <w:szCs w:val="24"/>
        </w:rPr>
        <w:t xml:space="preserve">. </w:t>
      </w:r>
      <w:del w:id="1015"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016" w:author="Parks, Robbie M" w:date="2018-12-05T14:45:00Z">
        <w:r w:rsidR="00ED78FF">
          <w:rPr>
            <w:rFonts w:ascii="Times New Roman" w:hAnsi="Times New Roman"/>
            <w:color w:val="000000" w:themeColor="text1"/>
            <w:sz w:val="24"/>
            <w:szCs w:val="24"/>
          </w:rPr>
          <w:t xml:space="preserve">Additional annual injury deaths for the 2016 US population. The table shows values for if temperature anomaly </w:t>
        </w:r>
      </w:ins>
      <w:ins w:id="1017" w:author="Parks, Robbie M" w:date="2018-12-05T14:48:00Z">
        <w:r w:rsidR="00EB5112">
          <w:rPr>
            <w:rFonts w:ascii="Times New Roman" w:hAnsi="Times New Roman"/>
            <w:color w:val="000000" w:themeColor="text1"/>
            <w:sz w:val="24"/>
            <w:szCs w:val="24"/>
          </w:rPr>
          <w:t>were</w:t>
        </w:r>
      </w:ins>
      <w:ins w:id="1018"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268ADD83" w:rsidR="00194696" w:rsidRPr="00636C9B" w:rsidDel="00E724F2" w:rsidRDefault="00845A19" w:rsidP="00D76DF7">
      <w:pPr>
        <w:spacing w:line="480" w:lineRule="auto"/>
        <w:jc w:val="both"/>
        <w:rPr>
          <w:del w:id="1019"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del w:id="1020" w:author="Parks, Robbie M" w:date="2018-12-07T15:20:00Z">
        <w:r w:rsidR="003F66F7" w:rsidDel="003A2FA4">
          <w:rPr>
            <w:rFonts w:ascii="Times New Roman" w:hAnsi="Times New Roman"/>
            <w:b/>
            <w:color w:val="000000" w:themeColor="text1"/>
            <w:sz w:val="24"/>
            <w:szCs w:val="24"/>
          </w:rPr>
          <w:delText>SX</w:delText>
        </w:r>
      </w:del>
      <w:ins w:id="1021" w:author="Parks, Robbie M" w:date="2018-12-07T15:20:00Z">
        <w:r w:rsidR="003A2FA4">
          <w:rPr>
            <w:rFonts w:ascii="Times New Roman" w:hAnsi="Times New Roman"/>
            <w:b/>
            <w:color w:val="000000" w:themeColor="text1"/>
            <w:sz w:val="24"/>
            <w:szCs w:val="24"/>
          </w:rPr>
          <w:t>S</w:t>
        </w:r>
        <w:r w:rsidR="003A2FA4">
          <w:rPr>
            <w:rFonts w:ascii="Times New Roman" w:hAnsi="Times New Roman"/>
            <w:b/>
            <w:color w:val="000000" w:themeColor="text1"/>
            <w:sz w:val="24"/>
            <w:szCs w:val="24"/>
          </w:rPr>
          <w:t>3</w:t>
        </w:r>
      </w:ins>
      <w:r w:rsidRPr="00636C9B">
        <w:rPr>
          <w:rFonts w:ascii="Times New Roman" w:hAnsi="Times New Roman"/>
          <w:b/>
          <w:color w:val="000000" w:themeColor="text1"/>
          <w:sz w:val="24"/>
          <w:szCs w:val="24"/>
        </w:rPr>
        <w:t xml:space="preserve">. </w:t>
      </w:r>
      <w:del w:id="1022"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pPr>
        <w:spacing w:line="480" w:lineRule="auto"/>
        <w:jc w:val="both"/>
        <w:rPr>
          <w:rFonts w:ascii="Times New Roman" w:hAnsi="Times New Roman"/>
          <w:color w:val="000000" w:themeColor="text1"/>
          <w:sz w:val="24"/>
          <w:szCs w:val="24"/>
        </w:rPr>
        <w:pPrChange w:id="1023" w:author="Parks, Robbie M" w:date="2018-12-05T14:47:00Z">
          <w:pPr>
            <w:spacing w:after="0" w:line="240" w:lineRule="auto"/>
          </w:pPr>
        </w:pPrChange>
      </w:pPr>
      <w:ins w:id="1024" w:author="Parks, Robbie M" w:date="2018-12-05T14:47:00Z">
        <w:r>
          <w:rPr>
            <w:rFonts w:ascii="Times New Roman" w:hAnsi="Times New Roman"/>
            <w:color w:val="000000" w:themeColor="text1"/>
            <w:sz w:val="24"/>
            <w:szCs w:val="24"/>
          </w:rPr>
          <w:t>Excess risk for</w:t>
        </w:r>
      </w:ins>
      <w:ins w:id="1025"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026" w:author="Parks, Robbie M" w:date="2018-12-05T14:47:00Z">
        <w:r w:rsidR="0090240D">
          <w:rPr>
            <w:rFonts w:ascii="Times New Roman" w:hAnsi="Times New Roman"/>
            <w:color w:val="000000" w:themeColor="text1"/>
            <w:sz w:val="24"/>
            <w:szCs w:val="24"/>
          </w:rPr>
          <w:t>were</w:t>
        </w:r>
      </w:ins>
      <w:ins w:id="1027"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6" w:author="Parks, Robbie M" w:date="2018-12-05T11:46:00Z" w:initials="PRM">
    <w:p w14:paraId="6963F432" w14:textId="29D6FDCB" w:rsidR="00D82C00" w:rsidRDefault="00D82C00">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70" w:author="Ezzati, Majid" w:date="2018-11-30T11:54:00Z" w:initials="EM">
    <w:p w14:paraId="592377EA" w14:textId="24306A68" w:rsidR="00D82C00" w:rsidRDefault="00D82C00">
      <w:pPr>
        <w:pStyle w:val="CommentText"/>
      </w:pPr>
      <w:r>
        <w:rPr>
          <w:rStyle w:val="CommentReference"/>
        </w:rPr>
        <w:annotationRef/>
      </w:r>
      <w:r>
        <w:rPr>
          <w:rFonts w:ascii="Times New Roman" w:hAnsi="Times New Roman"/>
          <w:color w:val="000000" w:themeColor="text1"/>
          <w:sz w:val="24"/>
          <w:szCs w:val="24"/>
        </w:rPr>
        <w:t>we need to say what the Nature Climate Change injury paper did succinctly but need to discuss it first. Discuss their specific “model” and what its core assumption is (absolute temperature across seasons etc)</w:t>
      </w:r>
    </w:p>
  </w:comment>
  <w:comment w:id="71" w:author="Parks, Robbie M" w:date="2018-12-04T10:31:00Z" w:initials="PRM">
    <w:p w14:paraId="1D8598B2" w14:textId="477D4AF4" w:rsidR="00D82C00" w:rsidRDefault="00D82C00">
      <w:pPr>
        <w:pStyle w:val="CommentText"/>
      </w:pPr>
      <w:r>
        <w:rPr>
          <w:rStyle w:val="CommentReference"/>
        </w:rPr>
        <w:annotationRef/>
      </w:r>
      <w:r>
        <w:t xml:space="preserve">The paper uses a frequentist monthly temperature model (absolute) allowing for variation by county-by-month and state-by-year </w:t>
      </w:r>
    </w:p>
  </w:comment>
  <w:comment w:id="81" w:author="Ezzati, Majid" w:date="2018-11-30T12:16:00Z" w:initials="EM">
    <w:p w14:paraId="53051316" w14:textId="14C37551" w:rsidR="00D82C00" w:rsidRDefault="00D82C00">
      <w:pPr>
        <w:pStyle w:val="CommentText"/>
      </w:pPr>
      <w:r>
        <w:rPr>
          <w:rStyle w:val="CommentReference"/>
        </w:rPr>
        <w:annotationRef/>
      </w:r>
      <w:r>
        <w:t>Light, patterns or work/school, nutrition let’s think of some very credible ones</w:t>
      </w:r>
    </w:p>
  </w:comment>
  <w:comment w:id="82" w:author="Parks, Robbie M" w:date="2018-12-03T13:54:00Z" w:initials="PRM">
    <w:p w14:paraId="6B1B048B" w14:textId="68828FD4" w:rsidR="00D82C00" w:rsidRDefault="00D82C00">
      <w:pPr>
        <w:pStyle w:val="CommentText"/>
      </w:pPr>
      <w:r>
        <w:rPr>
          <w:rStyle w:val="CommentReference"/>
        </w:rPr>
        <w:annotationRef/>
      </w:r>
      <w:r>
        <w:t>To research. Time outdoors?</w:t>
      </w:r>
    </w:p>
  </w:comment>
  <w:comment w:id="132" w:author="Ezzati, Majid" w:date="2018-11-30T14:30:00Z" w:initials="EM">
    <w:p w14:paraId="4D6E9E03" w14:textId="759C1479" w:rsidR="00D82C00" w:rsidRDefault="00D82C00">
      <w:pPr>
        <w:pStyle w:val="CommentText"/>
      </w:pPr>
      <w:r>
        <w:rPr>
          <w:rStyle w:val="CommentReference"/>
        </w:rPr>
        <w:annotationRef/>
      </w:r>
      <w:r>
        <w:t>To the extent relevant, please follow the wording of Appendix of PM paper to the letter (i.e. not similar but identical)</w:t>
      </w:r>
    </w:p>
  </w:comment>
  <w:comment w:id="141" w:author="Ezzati, Majid" w:date="2018-11-30T12:22:00Z" w:initials="EM">
    <w:p w14:paraId="6A2D75C3" w14:textId="0E0BF8BA" w:rsidR="00D82C00" w:rsidRDefault="00D82C00">
      <w:pPr>
        <w:pStyle w:val="CommentText"/>
      </w:pPr>
      <w:r>
        <w:rPr>
          <w:rStyle w:val="CommentReference"/>
        </w:rPr>
        <w:annotationRef/>
      </w:r>
      <w:r>
        <w:t>To discuss</w:t>
      </w:r>
    </w:p>
  </w:comment>
  <w:comment w:id="142" w:author="Parks, Robbie M" w:date="2018-12-05T08:16:00Z" w:initials="PRM">
    <w:p w14:paraId="76131A8B" w14:textId="6DC21123" w:rsidR="00D82C00" w:rsidRDefault="00D82C00">
      <w:pPr>
        <w:pStyle w:val="CommentText"/>
      </w:pPr>
      <w:r>
        <w:rPr>
          <w:rStyle w:val="CommentReference"/>
        </w:rPr>
        <w:annotationRef/>
      </w:r>
      <w:r>
        <w:t>To make consistent throughout the paper</w:t>
      </w:r>
    </w:p>
  </w:comment>
  <w:comment w:id="147" w:author="Ezzati, Majid" w:date="2018-11-30T12:25:00Z" w:initials="EM">
    <w:p w14:paraId="5CEE364E" w14:textId="602F3E6E" w:rsidR="00D82C00" w:rsidRDefault="00D82C00">
      <w:pPr>
        <w:pStyle w:val="CommentText"/>
      </w:pPr>
      <w:r>
        <w:rPr>
          <w:rStyle w:val="CommentReference"/>
        </w:rPr>
        <w:annotationRef/>
      </w:r>
      <w:r>
        <w:t>If relevant beyond how I have written intro, work in there</w:t>
      </w:r>
    </w:p>
  </w:comment>
  <w:comment w:id="172" w:author="Ezzati, Majid" w:date="2018-11-30T12:44:00Z" w:initials="EM">
    <w:p w14:paraId="256A7319" w14:textId="7FCE502F" w:rsidR="00D82C00" w:rsidRDefault="00D82C00">
      <w:pPr>
        <w:pStyle w:val="CommentText"/>
      </w:pPr>
      <w:r>
        <w:rPr>
          <w:rStyle w:val="CommentReference"/>
        </w:rPr>
        <w:annotationRef/>
      </w:r>
    </w:p>
  </w:comment>
  <w:comment w:id="173" w:author="Ezzati, Majid" w:date="2018-11-30T12:44:00Z" w:initials="EM">
    <w:p w14:paraId="6641516E" w14:textId="6A2238AD" w:rsidR="00D82C00" w:rsidRDefault="00D82C00">
      <w:pPr>
        <w:pStyle w:val="CommentText"/>
      </w:pPr>
      <w:r>
        <w:rPr>
          <w:rStyle w:val="CommentReference"/>
        </w:rPr>
        <w:annotationRef/>
      </w:r>
      <w:r>
        <w:t>Reword for clarity</w:t>
      </w:r>
    </w:p>
  </w:comment>
  <w:comment w:id="210" w:author="Ezzati, Majid" w:date="2018-11-30T12:46:00Z" w:initials="EM">
    <w:p w14:paraId="4FAD66D4" w14:textId="4A4EC26F" w:rsidR="00D82C00" w:rsidRDefault="00D82C00">
      <w:pPr>
        <w:pStyle w:val="CommentText"/>
      </w:pPr>
      <w:r>
        <w:rPr>
          <w:rStyle w:val="CommentReference"/>
        </w:rPr>
        <w:annotationRef/>
      </w:r>
    </w:p>
  </w:comment>
  <w:comment w:id="211" w:author="Ezzati, Majid" w:date="2018-11-30T12:46:00Z" w:initials="EM">
    <w:p w14:paraId="60D2E4B1" w14:textId="2AF55411" w:rsidR="00D82C00" w:rsidRDefault="00D82C00">
      <w:pPr>
        <w:pStyle w:val="CommentText"/>
      </w:pPr>
      <w:r>
        <w:rPr>
          <w:rStyle w:val="CommentReference"/>
        </w:rPr>
        <w:annotationRef/>
      </w:r>
      <w:r>
        <w:t>Can also be fewer? What is the right phrasing?</w:t>
      </w:r>
    </w:p>
  </w:comment>
  <w:comment w:id="212" w:author="Parks, Robbie M" w:date="2018-12-03T11:55:00Z" w:initials="PRM">
    <w:p w14:paraId="63DDE017" w14:textId="1AC9FA6A" w:rsidR="00D82C00" w:rsidRDefault="00D82C00">
      <w:pPr>
        <w:pStyle w:val="CommentText"/>
      </w:pPr>
      <w:r>
        <w:rPr>
          <w:rStyle w:val="CommentReference"/>
        </w:rPr>
        <w:annotationRef/>
      </w:r>
      <w:r>
        <w:t>Attributable change in deaths?</w:t>
      </w:r>
    </w:p>
  </w:comment>
  <w:comment w:id="214" w:author="Ezzati, Majid" w:date="2018-11-30T12:46:00Z" w:initials="EM">
    <w:p w14:paraId="1F3182CD" w14:textId="7A6B483C" w:rsidR="00D82C00" w:rsidRDefault="00D82C00">
      <w:pPr>
        <w:pStyle w:val="CommentText"/>
      </w:pPr>
      <w:r>
        <w:rPr>
          <w:rStyle w:val="CommentReference"/>
        </w:rPr>
        <w:annotationRef/>
      </w:r>
      <w:r>
        <w:t>And state? Even if we don’t show</w:t>
      </w:r>
    </w:p>
  </w:comment>
  <w:comment w:id="215" w:author="Parks, Robbie M" w:date="2018-12-03T13:55:00Z" w:initials="PRM">
    <w:p w14:paraId="00BF204F" w14:textId="681F27B1" w:rsidR="00D82C00" w:rsidRDefault="00D82C00">
      <w:pPr>
        <w:pStyle w:val="CommentText"/>
      </w:pPr>
      <w:r>
        <w:rPr>
          <w:rStyle w:val="CommentReference"/>
        </w:rPr>
        <w:annotationRef/>
      </w:r>
      <w:r>
        <w:t>Yes</w:t>
      </w:r>
    </w:p>
  </w:comment>
  <w:comment w:id="216" w:author="Ezzati, Majid" w:date="2018-11-30T12:46:00Z" w:initials="EM">
    <w:p w14:paraId="74AA52C9" w14:textId="07A86FD9" w:rsidR="00D82C00" w:rsidRDefault="00D82C00">
      <w:pPr>
        <w:pStyle w:val="CommentText"/>
      </w:pPr>
      <w:r>
        <w:rPr>
          <w:rStyle w:val="CommentReference"/>
        </w:rPr>
        <w:annotationRef/>
      </w:r>
      <w:r>
        <w:t>Discuss wording</w:t>
      </w:r>
    </w:p>
  </w:comment>
  <w:comment w:id="226" w:author="Ezzati, Majid" w:date="2018-11-30T14:26:00Z" w:initials="EM">
    <w:p w14:paraId="28A61689" w14:textId="79A7AC64" w:rsidR="00D82C00" w:rsidRDefault="00D82C00">
      <w:pPr>
        <w:pStyle w:val="CommentText"/>
      </w:pPr>
      <w:r>
        <w:rPr>
          <w:rStyle w:val="CommentReference"/>
        </w:rPr>
        <w:annotationRef/>
      </w:r>
      <w:r>
        <w:t>number</w:t>
      </w:r>
    </w:p>
  </w:comment>
  <w:comment w:id="237" w:author="Ezzati, Majid" w:date="2018-11-30T14:26:00Z" w:initials="EM">
    <w:p w14:paraId="4BEDB7B7" w14:textId="1F3345E9" w:rsidR="00D82C00" w:rsidRDefault="00D82C00">
      <w:pPr>
        <w:pStyle w:val="CommentText"/>
      </w:pPr>
      <w:r>
        <w:rPr>
          <w:rStyle w:val="CommentReference"/>
        </w:rPr>
        <w:annotationRef/>
      </w:r>
      <w:r>
        <w:t>move to results. split by sex</w:t>
      </w:r>
    </w:p>
    <w:p w14:paraId="52035BDC" w14:textId="77777777" w:rsidR="00D82C00" w:rsidRDefault="00D82C00">
      <w:pPr>
        <w:pStyle w:val="CommentText"/>
      </w:pPr>
    </w:p>
    <w:p w14:paraId="07D80E53" w14:textId="5E83D4AF" w:rsidR="00D82C00" w:rsidRDefault="00D82C00">
      <w:pPr>
        <w:pStyle w:val="CommentText"/>
      </w:pPr>
      <w:r>
        <w:t>Also say what age group (and sex) their share was highest</w:t>
      </w:r>
    </w:p>
  </w:comment>
  <w:comment w:id="241" w:author="Ezzati, Majid" w:date="2018-11-30T14:31:00Z" w:initials="EM">
    <w:p w14:paraId="47AA0E95" w14:textId="09CD9FC6" w:rsidR="00D82C00" w:rsidRDefault="00D82C00">
      <w:pPr>
        <w:pStyle w:val="CommentText"/>
      </w:pPr>
      <w:r>
        <w:rPr>
          <w:rStyle w:val="CommentReference"/>
        </w:rPr>
        <w:annotationRef/>
      </w:r>
      <w:r>
        <w:t>This is not a “data” issue</w:t>
      </w:r>
    </w:p>
    <w:p w14:paraId="36A2099B" w14:textId="77777777" w:rsidR="00D82C00" w:rsidRDefault="00D82C00">
      <w:pPr>
        <w:pStyle w:val="CommentText"/>
      </w:pPr>
    </w:p>
    <w:p w14:paraId="0423D54C" w14:textId="5504DD13" w:rsidR="00D82C00" w:rsidRDefault="00D82C00">
      <w:pPr>
        <w:pStyle w:val="CommentText"/>
      </w:pPr>
      <w:r>
        <w:t xml:space="preserve">Say at the beginning of stats methods that analyses were done separately by sex, age group etc. </w:t>
      </w:r>
    </w:p>
  </w:comment>
  <w:comment w:id="244" w:author="Bennett, James E" w:date="2018-11-29T14:44:00Z" w:initials="BJE">
    <w:p w14:paraId="3CAF6C00" w14:textId="251367E2" w:rsidR="00D82C00" w:rsidRDefault="00D82C00">
      <w:pPr>
        <w:pStyle w:val="CommentText"/>
      </w:pPr>
      <w:r>
        <w:rPr>
          <w:rStyle w:val="CommentReference"/>
        </w:rPr>
        <w:annotationRef/>
      </w:r>
      <w:r>
        <w:t>Did you need to “reverse” this calculation when estimating numbers of deaths from +1C?</w:t>
      </w:r>
    </w:p>
  </w:comment>
  <w:comment w:id="245" w:author="Parks, Robbie M" w:date="2018-11-29T23:20:00Z" w:initials="PRM">
    <w:p w14:paraId="21869A0C" w14:textId="1BDAFDF9" w:rsidR="00D82C00" w:rsidRDefault="00D82C00">
      <w:pPr>
        <w:pStyle w:val="CommentText"/>
      </w:pPr>
      <w:r>
        <w:rPr>
          <w:rStyle w:val="CommentReference"/>
        </w:rPr>
        <w:annotationRef/>
      </w:r>
      <w:r>
        <w:t>Yes</w:t>
      </w:r>
    </w:p>
  </w:comment>
  <w:comment w:id="246" w:author="Ezzati, Majid" w:date="2018-11-30T14:29:00Z" w:initials="EM">
    <w:p w14:paraId="5378CE52" w14:textId="50181B25" w:rsidR="00D82C00" w:rsidRDefault="00D82C00">
      <w:pPr>
        <w:pStyle w:val="CommentText"/>
      </w:pPr>
      <w:r>
        <w:rPr>
          <w:rStyle w:val="CommentReference"/>
        </w:rPr>
        <w:annotationRef/>
      </w:r>
      <w:r>
        <w:t>Only relevant if you do the attribution on rates; not relevant if you do it on counts. To discuss briefly</w:t>
      </w:r>
    </w:p>
  </w:comment>
  <w:comment w:id="243" w:author="Ezzati, Majid" w:date="2018-11-30T14:28:00Z" w:initials="EM">
    <w:p w14:paraId="109B9C09" w14:textId="4235DF43" w:rsidR="00D82C00" w:rsidRDefault="00D82C00">
      <w:pPr>
        <w:pStyle w:val="CommentText"/>
      </w:pPr>
      <w:r>
        <w:rPr>
          <w:rStyle w:val="CommentReference"/>
        </w:rPr>
        <w:annotationRef/>
      </w:r>
      <w:r>
        <w:t>State this as rate vs. count since you analyse rates</w:t>
      </w:r>
    </w:p>
  </w:comment>
  <w:comment w:id="251" w:author="Ezzati, Majid" w:date="2018-11-30T14:32:00Z" w:initials="EM">
    <w:p w14:paraId="674F0CF6" w14:textId="0BA30AF6" w:rsidR="00D82C00" w:rsidRDefault="00D82C00">
      <w:pPr>
        <w:pStyle w:val="CommentText"/>
      </w:pPr>
      <w:r>
        <w:rPr>
          <w:rStyle w:val="CommentReference"/>
        </w:rPr>
        <w:annotationRef/>
      </w:r>
      <w:r>
        <w:t>Use the same wording as eLife paper</w:t>
      </w:r>
    </w:p>
  </w:comment>
  <w:comment w:id="273" w:author="Bennett, James E" w:date="2018-11-29T15:00:00Z" w:initials="BJE">
    <w:p w14:paraId="2E056849" w14:textId="77777777" w:rsidR="00D82C00" w:rsidRDefault="00D82C00"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74" w:author="Parks, Robbie M" w:date="2018-11-29T23:08:00Z" w:initials="PRM">
    <w:p w14:paraId="207E839A" w14:textId="77777777" w:rsidR="00D82C00" w:rsidRDefault="00D82C00" w:rsidP="00265FDC">
      <w:pPr>
        <w:pStyle w:val="CommentText"/>
      </w:pPr>
      <w:r>
        <w:rPr>
          <w:rStyle w:val="CommentReference"/>
        </w:rPr>
        <w:annotationRef/>
      </w:r>
      <w:r>
        <w:t>Have expanded just above</w:t>
      </w:r>
    </w:p>
  </w:comment>
  <w:comment w:id="270" w:author="Ezzati, Majid" w:date="2018-11-30T17:02:00Z" w:initials="EM">
    <w:p w14:paraId="5D38400B" w14:textId="5107A394" w:rsidR="00D82C00" w:rsidRDefault="00D82C00">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71" w:author="Parks, Robbie M" w:date="2018-12-03T11:57:00Z" w:initials="PRM">
    <w:p w14:paraId="743F5A00" w14:textId="261F2DA2" w:rsidR="00D82C00" w:rsidRDefault="00D82C00">
      <w:pPr>
        <w:pStyle w:val="CommentText"/>
      </w:pPr>
      <w:r>
        <w:rPr>
          <w:rStyle w:val="CommentReference"/>
        </w:rPr>
        <w:annotationRef/>
      </w:r>
      <w:r>
        <w:t>Go through code again to make sure you understand it</w:t>
      </w:r>
    </w:p>
  </w:comment>
  <w:comment w:id="299" w:author="Ezzati, Majid" w:date="2018-11-30T17:18:00Z" w:initials="EM">
    <w:p w14:paraId="03C3916E" w14:textId="1B575317" w:rsidR="00D82C00" w:rsidRDefault="00D82C00">
      <w:pPr>
        <w:pStyle w:val="CommentText"/>
      </w:pPr>
      <w:r>
        <w:rPr>
          <w:rStyle w:val="CommentReference"/>
        </w:rPr>
        <w:annotationRef/>
      </w:r>
      <w:r>
        <w:t>Move to discussion where we describe limitations – a limitation is that we looked at mean only</w:t>
      </w:r>
    </w:p>
  </w:comment>
  <w:comment w:id="306" w:author="Bennett, James E" w:date="2018-11-29T15:24:00Z" w:initials="BJE">
    <w:p w14:paraId="4377A92A" w14:textId="2133E833" w:rsidR="00D82C00" w:rsidRDefault="00D82C00">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D82C00" w:rsidRDefault="00D82C00">
      <w:pPr>
        <w:pStyle w:val="CommentText"/>
      </w:pPr>
    </w:p>
    <w:p w14:paraId="7DFBF459" w14:textId="4892B90C" w:rsidR="00D82C00" w:rsidRDefault="00D82C00" w:rsidP="00F30D74">
      <w:pPr>
        <w:pStyle w:val="BalloonText"/>
      </w:pPr>
      <w:r>
        <w:t xml:space="preserve">This might help prevent confusion. </w:t>
      </w:r>
    </w:p>
  </w:comment>
  <w:comment w:id="307" w:author="Ezzati, Majid" w:date="2018-12-01T01:22:00Z" w:initials="EM">
    <w:p w14:paraId="3BE45D49" w14:textId="31426BA2" w:rsidR="00D82C00" w:rsidRDefault="00D82C00">
      <w:pPr>
        <w:pStyle w:val="CommentText"/>
      </w:pPr>
      <w:r>
        <w:rPr>
          <w:rStyle w:val="CommentReference"/>
        </w:rPr>
        <w:annotationRef/>
      </w:r>
      <w:r>
        <w:t>I agree; let’s discuss</w:t>
      </w:r>
    </w:p>
  </w:comment>
  <w:comment w:id="308" w:author="Ezzati, Majid" w:date="2018-12-01T01:22:00Z" w:initials="EM">
    <w:p w14:paraId="0FDFFF98" w14:textId="0E4E05CD" w:rsidR="00D82C00" w:rsidRDefault="00D82C00">
      <w:pPr>
        <w:pStyle w:val="CommentText"/>
      </w:pPr>
      <w:r>
        <w:rPr>
          <w:rStyle w:val="CommentReference"/>
        </w:rPr>
        <w:annotationRef/>
      </w:r>
      <w:r>
        <w:t>Don’t get into ICD stuff after you introduce it</w:t>
      </w:r>
    </w:p>
  </w:comment>
  <w:comment w:id="334" w:author="Bennett, James E" w:date="2018-11-29T15:39:00Z" w:initials="BJE">
    <w:p w14:paraId="04D5D120" w14:textId="77777777" w:rsidR="00D82C00" w:rsidRDefault="00D82C00">
      <w:pPr>
        <w:pStyle w:val="CommentText"/>
      </w:pPr>
      <w:r>
        <w:rPr>
          <w:rStyle w:val="CommentReference"/>
        </w:rPr>
        <w:annotationRef/>
      </w:r>
      <w:r>
        <w:t>Hopefully not screwed up the equation but since gamma mentioned at end I put it at the end of the equation.</w:t>
      </w:r>
    </w:p>
    <w:p w14:paraId="60BA5411" w14:textId="23B845FD" w:rsidR="00D82C00" w:rsidRDefault="00D82C00">
      <w:pPr>
        <w:pStyle w:val="CommentText"/>
      </w:pPr>
      <w:r>
        <w:t>See my addition later – does gamma need a month subscript?</w:t>
      </w:r>
    </w:p>
  </w:comment>
  <w:comment w:id="344" w:author="Parks, Robbie M" w:date="2018-11-26T11:21:00Z" w:initials="PRM">
    <w:p w14:paraId="7D510A0E" w14:textId="77777777" w:rsidR="00D82C00" w:rsidRDefault="00D82C00">
      <w:pPr>
        <w:pStyle w:val="CommentText"/>
      </w:pPr>
      <w:r>
        <w:rPr>
          <w:rStyle w:val="CommentReference"/>
        </w:rPr>
        <w:annotationRef/>
      </w:r>
      <w:r>
        <w:t>Yes that’s my understanding. James?</w:t>
      </w:r>
    </w:p>
  </w:comment>
  <w:comment w:id="345" w:author="Ezzati, Majid" w:date="2018-11-06T06:34:00Z" w:initials="EM">
    <w:p w14:paraId="48293A76" w14:textId="79A25B44" w:rsidR="00D82C00" w:rsidRDefault="00D82C00">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46" w:author="Parks, Robbie M" w:date="2018-11-26T11:21:00Z" w:initials="PRM">
    <w:p w14:paraId="7A946B86" w14:textId="77777777" w:rsidR="00D82C00" w:rsidRDefault="00D82C00">
      <w:pPr>
        <w:pStyle w:val="CommentText"/>
      </w:pPr>
      <w:r>
        <w:rPr>
          <w:rStyle w:val="CommentReference"/>
        </w:rPr>
        <w:annotationRef/>
      </w:r>
      <w:r>
        <w:t>Yes that’s my understanding. James?</w:t>
      </w:r>
    </w:p>
    <w:p w14:paraId="0ED3E426" w14:textId="1C811FF0" w:rsidR="00D82C00" w:rsidRDefault="00D82C00">
      <w:pPr>
        <w:pStyle w:val="CommentText"/>
      </w:pPr>
      <w:r>
        <w:t>JB - Yes</w:t>
      </w:r>
    </w:p>
    <w:p w14:paraId="13F4FC21" w14:textId="6482F3E7" w:rsidR="00D82C00" w:rsidRDefault="00D82C00">
      <w:pPr>
        <w:pStyle w:val="CommentText"/>
      </w:pPr>
    </w:p>
  </w:comment>
  <w:comment w:id="314" w:author="Ezzati, Majid" w:date="2018-12-01T01:25:00Z" w:initials="EM">
    <w:p w14:paraId="7F8D8B86" w14:textId="34C51547" w:rsidR="00D82C00" w:rsidRDefault="00D82C00">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D82C00" w:rsidRDefault="00D82C00">
      <w:pPr>
        <w:pStyle w:val="CommentText"/>
      </w:pPr>
    </w:p>
    <w:p w14:paraId="432C1C20" w14:textId="0D32F548" w:rsidR="00D82C00" w:rsidRDefault="00D82C00">
      <w:pPr>
        <w:pStyle w:val="CommentText"/>
      </w:pPr>
      <w:r>
        <w:t>Discuss</w:t>
      </w:r>
    </w:p>
  </w:comment>
  <w:comment w:id="358" w:author="Ezzati, Majid" w:date="2018-12-01T01:24:00Z" w:initials="EM">
    <w:p w14:paraId="42DFE126" w14:textId="4D7BC085" w:rsidR="00D82C00" w:rsidRDefault="00D82C00">
      <w:pPr>
        <w:pStyle w:val="CommentText"/>
      </w:pPr>
      <w:r>
        <w:rPr>
          <w:rStyle w:val="CommentReference"/>
        </w:rPr>
        <w:annotationRef/>
      </w:r>
      <w:r>
        <w:t>Out of blue; what is this?</w:t>
      </w:r>
    </w:p>
  </w:comment>
  <w:comment w:id="359" w:author="Parks, Robbie M" w:date="2018-12-03T12:05:00Z" w:initials="PRM">
    <w:p w14:paraId="4859F745" w14:textId="12B51401" w:rsidR="00D82C00" w:rsidRDefault="00D82C00">
      <w:pPr>
        <w:pStyle w:val="CommentText"/>
      </w:pPr>
      <w:r>
        <w:rPr>
          <w:rStyle w:val="CommentReference"/>
        </w:rPr>
        <w:annotationRef/>
      </w:r>
      <w:r>
        <w:t>Do we need to justify this as James’s paper included it?</w:t>
      </w:r>
    </w:p>
  </w:comment>
  <w:comment w:id="363" w:author="Ezzati, Majid" w:date="2018-12-01T01:24:00Z" w:initials="EM">
    <w:p w14:paraId="49C39E06" w14:textId="18164983" w:rsidR="00D82C00" w:rsidRDefault="00D82C00">
      <w:pPr>
        <w:pStyle w:val="CommentText"/>
      </w:pPr>
      <w:r>
        <w:rPr>
          <w:rStyle w:val="CommentReference"/>
        </w:rPr>
        <w:annotationRef/>
      </w:r>
      <w:r>
        <w:t>Repeats earlier statements.</w:t>
      </w:r>
    </w:p>
  </w:comment>
  <w:comment w:id="371" w:author="Ezzati, Majid" w:date="2018-12-01T01:32:00Z" w:initials="EM">
    <w:p w14:paraId="0744C3EA" w14:textId="5D229EC5" w:rsidR="00D82C00" w:rsidRDefault="00D82C00">
      <w:pPr>
        <w:pStyle w:val="CommentText"/>
      </w:pPr>
      <w:r>
        <w:rPr>
          <w:rStyle w:val="CommentReference"/>
        </w:rPr>
        <w:annotationRef/>
      </w:r>
      <w:r>
        <w:t xml:space="preserve">Not really; we frame everything as anomaly. So it would be an anomalous year or something like that. Discuss </w:t>
      </w:r>
    </w:p>
  </w:comment>
  <w:comment w:id="372" w:author="Parks, Robbie M" w:date="2018-12-03T13:57:00Z" w:initials="PRM">
    <w:p w14:paraId="42DFD964" w14:textId="39727EC9" w:rsidR="00D82C00" w:rsidRDefault="00D82C00">
      <w:pPr>
        <w:pStyle w:val="CommentText"/>
      </w:pPr>
      <w:r>
        <w:rPr>
          <w:rStyle w:val="CommentReference"/>
        </w:rPr>
        <w:annotationRef/>
      </w:r>
      <w:r>
        <w:t>True I understand now so change</w:t>
      </w:r>
    </w:p>
  </w:comment>
  <w:comment w:id="373" w:author="Ezzati, Majid" w:date="2018-12-01T01:31:00Z" w:initials="EM">
    <w:p w14:paraId="4CFA6C2E" w14:textId="48FFEF29" w:rsidR="00D82C00" w:rsidRDefault="00D82C00">
      <w:pPr>
        <w:pStyle w:val="CommentText"/>
      </w:pPr>
      <w:r>
        <w:rPr>
          <w:rStyle w:val="CommentReference"/>
        </w:rPr>
        <w:annotationRef/>
      </w:r>
      <w:r>
        <w:t>Get rid of all the stuff that are not methods. Go for sharpness.  We can always do two degrees if that is the more obvious choice. discuss</w:t>
      </w:r>
    </w:p>
  </w:comment>
  <w:comment w:id="375" w:author="Bennett, James E" w:date="2018-11-29T19:15:00Z" w:initials="BJE">
    <w:p w14:paraId="4DF59636" w14:textId="47CF656A" w:rsidR="00D82C00" w:rsidRDefault="00D82C00">
      <w:pPr>
        <w:pStyle w:val="CommentText"/>
      </w:pPr>
      <w:r>
        <w:rPr>
          <w:rStyle w:val="CommentReference"/>
        </w:rPr>
        <w:annotationRef/>
      </w:r>
      <w:r>
        <w:t>See my earlier question about whether you removed the effect of length of month harmonisation?</w:t>
      </w:r>
    </w:p>
  </w:comment>
  <w:comment w:id="374" w:author="Ezzati, Majid" w:date="2018-12-01T01:32:00Z" w:initials="EM">
    <w:p w14:paraId="3060986A" w14:textId="769C6215" w:rsidR="00D82C00" w:rsidRDefault="00D82C00">
      <w:pPr>
        <w:pStyle w:val="CommentText"/>
      </w:pPr>
      <w:r>
        <w:rPr>
          <w:rStyle w:val="CommentReference"/>
        </w:rPr>
        <w:annotationRef/>
      </w:r>
      <w:r>
        <w:t>I think most of this can go</w:t>
      </w:r>
    </w:p>
  </w:comment>
  <w:comment w:id="367" w:author="Ezzati, Majid" w:date="2018-12-01T01:33:00Z" w:initials="EM">
    <w:p w14:paraId="244B4430" w14:textId="490EB85D" w:rsidR="00D82C00" w:rsidRDefault="00D82C00">
      <w:pPr>
        <w:pStyle w:val="CommentText"/>
      </w:pPr>
      <w:r>
        <w:rPr>
          <w:rStyle w:val="CommentReference"/>
        </w:rPr>
        <w:annotationRef/>
      </w:r>
      <w:r>
        <w:t>See PM paper and just get rid of heading and reduce this to a couple of sentences</w:t>
      </w:r>
    </w:p>
  </w:comment>
  <w:comment w:id="380" w:author="Ezzati, Majid" w:date="2018-12-01T01:37:00Z" w:initials="EM">
    <w:p w14:paraId="2AA5D03F" w14:textId="0970FE47" w:rsidR="00D82C00" w:rsidRDefault="00D82C00">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81" w:author="Parks, Robbie M" w:date="2018-12-04T16:16:00Z" w:initials="PRM">
    <w:p w14:paraId="1F4D9139" w14:textId="57FF578F" w:rsidR="00D82C00" w:rsidRDefault="00D82C00">
      <w:pPr>
        <w:pStyle w:val="CommentText"/>
      </w:pPr>
      <w:r>
        <w:rPr>
          <w:rStyle w:val="CommentReference"/>
        </w:rPr>
        <w:annotationRef/>
      </w:r>
      <w:r>
        <w:t>Make into full sentences, just in bullet point format.</w:t>
      </w:r>
    </w:p>
    <w:p w14:paraId="2818BC5F" w14:textId="77777777" w:rsidR="00D82C00" w:rsidRDefault="00D82C00">
      <w:pPr>
        <w:pStyle w:val="CommentText"/>
      </w:pPr>
    </w:p>
    <w:p w14:paraId="00415A3D" w14:textId="48347E66" w:rsidR="00D82C00" w:rsidRDefault="00D82C00">
      <w:pPr>
        <w:pStyle w:val="CommentText"/>
      </w:pPr>
      <w:r>
        <w:t>Point per sentence.</w:t>
      </w:r>
    </w:p>
    <w:p w14:paraId="5C0F0B61" w14:textId="50FD32A3" w:rsidR="00D82C00" w:rsidRDefault="00D82C00">
      <w:pPr>
        <w:pStyle w:val="CommentText"/>
      </w:pPr>
      <w:r>
        <w:t>Topic per paragraph.</w:t>
      </w:r>
    </w:p>
  </w:comment>
  <w:comment w:id="400" w:author="Bennett, James E" w:date="2018-12-07T11:28:00Z" w:initials="BJE">
    <w:p w14:paraId="4683B25B" w14:textId="33CA2F40" w:rsidR="00D82C00" w:rsidRDefault="00D82C00">
      <w:pPr>
        <w:pStyle w:val="CommentText"/>
      </w:pPr>
      <w:r>
        <w:rPr>
          <w:rStyle w:val="CommentReference"/>
        </w:rPr>
        <w:annotationRef/>
      </w:r>
      <w:r>
        <w:t>Can remove as mention trends later (also makes sentence flow better.</w:t>
      </w:r>
    </w:p>
  </w:comment>
  <w:comment w:id="413" w:author="Bennett, James E" w:date="2018-12-07T11:27:00Z" w:initials="BJE">
    <w:p w14:paraId="0EECB52E" w14:textId="5D8B58A0" w:rsidR="00D82C00" w:rsidRDefault="00D82C00">
      <w:pPr>
        <w:pStyle w:val="CommentText"/>
      </w:pPr>
      <w:r>
        <w:rPr>
          <w:rStyle w:val="CommentReference"/>
        </w:rPr>
        <w:annotationRef/>
      </w:r>
      <w:r>
        <w:t>Move to  discussion</w:t>
      </w:r>
    </w:p>
  </w:comment>
  <w:comment w:id="447" w:author="Ezzati, Majid" w:date="2018-12-01T01:38:00Z" w:initials="EM">
    <w:p w14:paraId="5F19723F" w14:textId="085094D1" w:rsidR="00D82C00" w:rsidRDefault="00D82C00">
      <w:pPr>
        <w:pStyle w:val="CommentText"/>
      </w:pPr>
      <w:r>
        <w:rPr>
          <w:rStyle w:val="CommentReference"/>
        </w:rPr>
        <w:annotationRef/>
      </w:r>
      <w:r>
        <w:t>visual is for us; don’t actually use the term. As above, go for sharp and clear</w:t>
      </w:r>
    </w:p>
  </w:comment>
  <w:comment w:id="526" w:author="Parks, Robbie M" w:date="2018-12-07T14:15:00Z" w:initials="PRM">
    <w:p w14:paraId="5D4BA62E" w14:textId="753BB728" w:rsidR="003B6EEA" w:rsidRDefault="003B6EEA">
      <w:pPr>
        <w:pStyle w:val="CommentText"/>
      </w:pPr>
      <w:r>
        <w:rPr>
          <w:rStyle w:val="CommentReference"/>
        </w:rPr>
        <w:annotationRef/>
      </w:r>
      <w:r>
        <w:rPr>
          <w:rStyle w:val="CommentReference"/>
        </w:rPr>
        <w:t>Are we going to go for 2deg? If so, it’ll be easy to change next time round.</w:t>
      </w:r>
    </w:p>
  </w:comment>
  <w:comment w:id="578" w:author="Bennett, James E" w:date="2018-12-07T12:27:00Z" w:initials="BJE">
    <w:p w14:paraId="7A0F8B5C" w14:textId="3E219D65" w:rsidR="00D82C00" w:rsidRDefault="00D82C00">
      <w:pPr>
        <w:pStyle w:val="CommentText"/>
      </w:pPr>
      <w:r>
        <w:rPr>
          <w:rStyle w:val="CommentReference"/>
        </w:rPr>
        <w:annotationRef/>
      </w:r>
      <w:r>
        <w:t>?</w:t>
      </w:r>
    </w:p>
  </w:comment>
  <w:comment w:id="614" w:author="Majid2" w:date="2018-11-06T10:54:00Z" w:initials="M">
    <w:p w14:paraId="756C8725" w14:textId="599D4EEB" w:rsidR="00D82C00" w:rsidRDefault="00D82C00">
      <w:pPr>
        <w:pStyle w:val="CommentText"/>
      </w:pPr>
      <w:r>
        <w:rPr>
          <w:rStyle w:val="CommentReference"/>
        </w:rPr>
        <w:annotationRef/>
      </w:r>
      <w:r>
        <w:t>To also discuss</w:t>
      </w:r>
    </w:p>
  </w:comment>
  <w:comment w:id="615" w:author="Parks, Robbie M" w:date="2018-12-05T16:33:00Z" w:initials="PRM">
    <w:p w14:paraId="70856907" w14:textId="78FD4360" w:rsidR="00D82C00" w:rsidRDefault="00D82C00">
      <w:pPr>
        <w:pStyle w:val="CommentText"/>
      </w:pPr>
      <w:r>
        <w:rPr>
          <w:rStyle w:val="CommentReference"/>
        </w:rPr>
        <w:annotationRef/>
      </w:r>
      <w:r>
        <w:t>I’ve left this comment in because we haven’t discussed it yet.</w:t>
      </w:r>
    </w:p>
  </w:comment>
  <w:comment w:id="911" w:author="Ezzati, Majid" w:date="2018-12-01T01:25:00Z" w:initials="EM">
    <w:p w14:paraId="63BAEB8B" w14:textId="77777777" w:rsidR="00D82C00" w:rsidRDefault="00D82C00"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D82C00" w:rsidRDefault="00D82C00" w:rsidP="00FA3851">
      <w:pPr>
        <w:pStyle w:val="CommentText"/>
      </w:pPr>
    </w:p>
    <w:p w14:paraId="1C2B82B9" w14:textId="77777777" w:rsidR="00D82C00" w:rsidRDefault="00D82C00" w:rsidP="00FA3851">
      <w:pPr>
        <w:pStyle w:val="CommentText"/>
      </w:pPr>
      <w:r>
        <w:t>Discuss</w:t>
      </w:r>
    </w:p>
  </w:comment>
  <w:comment w:id="912" w:author="Parks, Robbie M" w:date="2018-12-05T14:24:00Z" w:initials="PRM">
    <w:p w14:paraId="7AB0124E" w14:textId="20E5491D" w:rsidR="00D82C00" w:rsidRDefault="00D82C00">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953" w:author="Ezzati, Majid" w:date="2018-12-01T01:31:00Z" w:initials="EM">
    <w:p w14:paraId="0813CFA3" w14:textId="77777777" w:rsidR="00D82C00" w:rsidRDefault="00D82C00" w:rsidP="003351F5">
      <w:pPr>
        <w:pStyle w:val="CommentText"/>
      </w:pPr>
      <w:r>
        <w:rPr>
          <w:rStyle w:val="CommentReference"/>
        </w:rPr>
        <w:annotationRef/>
      </w:r>
      <w:r>
        <w:t>Get rid of all the stuff that are not methods. Go for sharpness.  We can always do two degrees if that is the more obvious choice. discuss</w:t>
      </w:r>
    </w:p>
  </w:comment>
  <w:comment w:id="954" w:author="Parks, Robbie M" w:date="2018-12-05T14:26:00Z" w:initials="PRM">
    <w:p w14:paraId="7B115F9A" w14:textId="77777777" w:rsidR="00D82C00" w:rsidRDefault="00D82C00" w:rsidP="003351F5">
      <w:pPr>
        <w:pStyle w:val="CommentText"/>
      </w:pPr>
      <w:r>
        <w:rPr>
          <w:rStyle w:val="CommentReference"/>
        </w:rPr>
        <w:annotationRef/>
      </w:r>
      <w:r>
        <w:t>I think 2 degrees is a more natural choice</w:t>
      </w:r>
    </w:p>
  </w:comment>
  <w:comment w:id="955" w:author="Tamura-Wicks, Helen M" w:date="2018-12-06T19:20:00Z" w:initials="THM">
    <w:p w14:paraId="648DA167" w14:textId="77777777" w:rsidR="00D82C00" w:rsidRDefault="00D82C00" w:rsidP="003351F5">
      <w:pPr>
        <w:pStyle w:val="CommentText"/>
      </w:pPr>
      <w:r>
        <w:rPr>
          <w:rStyle w:val="CommentReference"/>
        </w:rPr>
        <w:annotationRef/>
      </w:r>
      <w:r>
        <w:t xml:space="preserve">I think since you’re sending to Nature CC, it makes sense to align with expected temperature increase from whichever RCP scenarios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4683B25B" w15:done="0"/>
  <w15:commentEx w15:paraId="0EECB52E" w15:done="0"/>
  <w15:commentEx w15:paraId="5F19723F" w15:done="0"/>
  <w15:commentEx w15:paraId="5D4BA62E" w15:done="0"/>
  <w15:commentEx w15:paraId="7A0F8B5C" w15:done="0"/>
  <w15:commentEx w15:paraId="756C8725" w15:done="0"/>
  <w15:commentEx w15:paraId="70856907" w15:paraIdParent="756C8725" w15:done="0"/>
  <w15:commentEx w15:paraId="1C2B82B9" w15:done="0"/>
  <w15:commentEx w15:paraId="7AB0124E" w15:paraIdParent="1C2B82B9" w15:done="0"/>
  <w15:commentEx w15:paraId="0813CFA3" w15:done="0"/>
  <w15:commentEx w15:paraId="7B115F9A" w15:paraIdParent="0813CFA3" w15:done="0"/>
  <w15:commentEx w15:paraId="648DA167" w15:paraIdParent="0813CF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67250" w14:textId="77777777" w:rsidR="00F10F8A" w:rsidRDefault="00F10F8A">
      <w:pPr>
        <w:spacing w:after="0" w:line="240" w:lineRule="auto"/>
      </w:pPr>
      <w:r>
        <w:separator/>
      </w:r>
    </w:p>
  </w:endnote>
  <w:endnote w:type="continuationSeparator" w:id="0">
    <w:p w14:paraId="49303BB2" w14:textId="77777777" w:rsidR="00F10F8A" w:rsidRDefault="00F10F8A">
      <w:pPr>
        <w:spacing w:after="0" w:line="240" w:lineRule="auto"/>
      </w:pPr>
      <w:r>
        <w:continuationSeparator/>
      </w:r>
    </w:p>
  </w:endnote>
  <w:endnote w:type="continuationNotice" w:id="1">
    <w:p w14:paraId="6C155B52" w14:textId="77777777" w:rsidR="00F10F8A" w:rsidRDefault="00F10F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82C00" w:rsidRDefault="00D82C0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82C00" w:rsidRDefault="00D82C0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D82C00" w:rsidRDefault="00D82C0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098E">
      <w:rPr>
        <w:rStyle w:val="PageNumber"/>
        <w:noProof/>
      </w:rPr>
      <w:t>8</w:t>
    </w:r>
    <w:r>
      <w:rPr>
        <w:rStyle w:val="PageNumber"/>
      </w:rPr>
      <w:fldChar w:fldCharType="end"/>
    </w:r>
  </w:p>
  <w:p w14:paraId="3F8F309C" w14:textId="77777777" w:rsidR="00D82C00" w:rsidRDefault="00D82C0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A85596" w14:textId="77777777" w:rsidR="00F10F8A" w:rsidRDefault="00F10F8A">
      <w:pPr>
        <w:spacing w:after="0" w:line="240" w:lineRule="auto"/>
      </w:pPr>
      <w:r>
        <w:separator/>
      </w:r>
    </w:p>
  </w:footnote>
  <w:footnote w:type="continuationSeparator" w:id="0">
    <w:p w14:paraId="06447034" w14:textId="77777777" w:rsidR="00F10F8A" w:rsidRDefault="00F10F8A">
      <w:pPr>
        <w:spacing w:after="0" w:line="240" w:lineRule="auto"/>
      </w:pPr>
      <w:r>
        <w:continuationSeparator/>
      </w:r>
    </w:p>
  </w:footnote>
  <w:footnote w:type="continuationNotice" w:id="1">
    <w:p w14:paraId="7BF21D3E" w14:textId="77777777" w:rsidR="00F10F8A" w:rsidRDefault="00F10F8A">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rson w15:author="Tamura-Wicks, Helen M">
    <w15:presenceInfo w15:providerId="AD" w15:userId="S-1-5-21-243037206-41955558-561332275-212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6062"/>
    <w:rsid w:val="00136284"/>
    <w:rsid w:val="0014098E"/>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5A9"/>
    <w:rsid w:val="004566FC"/>
    <w:rsid w:val="00457533"/>
    <w:rsid w:val="00457778"/>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509"/>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50AF"/>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8"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6A870C-0495-DD48-BE2E-DE4FD5A1FCEF}">
  <ds:schemaRefs>
    <ds:schemaRef ds:uri="http://schemas.openxmlformats.org/officeDocument/2006/bibliography"/>
  </ds:schemaRefs>
</ds:datastoreItem>
</file>

<file path=customXml/itemProps2.xml><?xml version="1.0" encoding="utf-8"?>
<ds:datastoreItem xmlns:ds="http://schemas.openxmlformats.org/officeDocument/2006/customXml" ds:itemID="{39BDFDD7-D1B0-0A45-B562-65766817C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27</Pages>
  <Words>66471</Words>
  <Characters>357615</Characters>
  <Application>Microsoft Macintosh Word</Application>
  <DocSecurity>0</DocSecurity>
  <Lines>15548</Lines>
  <Paragraphs>8481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35</cp:revision>
  <cp:lastPrinted>2018-12-07T15:24:00Z</cp:lastPrinted>
  <dcterms:created xsi:type="dcterms:W3CDTF">2018-12-07T13:20:00Z</dcterms:created>
  <dcterms:modified xsi:type="dcterms:W3CDTF">2018-12-07T15:41:00Z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