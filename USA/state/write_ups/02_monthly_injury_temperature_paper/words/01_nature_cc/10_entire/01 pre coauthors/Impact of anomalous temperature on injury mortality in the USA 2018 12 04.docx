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76DF7">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A national analysis of a</w:t>
      </w:r>
      <w:r w:rsidR="00300CD8" w:rsidRPr="00636C9B">
        <w:rPr>
          <w:rFonts w:ascii="Times New Roman" w:hAnsi="Times New Roman"/>
          <w:b/>
          <w:color w:val="000000" w:themeColor="text1"/>
          <w:sz w:val="24"/>
          <w:szCs w:val="24"/>
        </w:rPr>
        <w:t xml:space="preserve">nomalous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00300CD8" w:rsidRPr="00636C9B">
        <w:rPr>
          <w:rFonts w:ascii="Times New Roman" w:hAnsi="Times New Roman"/>
          <w:b/>
          <w:color w:val="000000" w:themeColor="text1"/>
          <w:sz w:val="24"/>
          <w:szCs w:val="24"/>
        </w:rPr>
        <w:t>injury mortality in the USA</w:t>
      </w:r>
    </w:p>
    <w:p w14:paraId="4E3F7259" w14:textId="7268EC2C"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xml:space="preserve">, </w:t>
      </w:r>
      <w:proofErr w:type="spellStart"/>
      <w:ins w:id="0" w:author="Parks, Robbie M" w:date="2018-12-04T16:17:00Z">
        <w:r w:rsidR="00F018AF">
          <w:rPr>
            <w:rFonts w:ascii="Times New Roman" w:hAnsi="Times New Roman"/>
            <w:color w:val="000000" w:themeColor="text1"/>
            <w:sz w:val="24"/>
            <w:szCs w:val="24"/>
            <w:lang w:val="it-IT"/>
          </w:rPr>
          <w:t>Vasilis</w:t>
        </w:r>
        <w:proofErr w:type="spellEnd"/>
        <w:r w:rsidR="00F018AF">
          <w:rPr>
            <w:rFonts w:ascii="Times New Roman" w:hAnsi="Times New Roman"/>
            <w:color w:val="000000" w:themeColor="text1"/>
            <w:sz w:val="24"/>
            <w:szCs w:val="24"/>
            <w:lang w:val="it-IT"/>
          </w:rPr>
          <w:t xml:space="preserve"> Kontis</w:t>
        </w:r>
        <w:r w:rsidR="00F018AF" w:rsidRPr="00636C9B">
          <w:rPr>
            <w:rFonts w:ascii="Times New Roman" w:hAnsi="Times New Roman"/>
            <w:color w:val="000000" w:themeColor="text1"/>
            <w:sz w:val="24"/>
            <w:szCs w:val="24"/>
            <w:vertAlign w:val="superscript"/>
            <w:lang w:val="it-IT"/>
          </w:rPr>
          <w:t>1,2</w:t>
        </w:r>
        <w:r w:rsidR="00F018AF">
          <w:rPr>
            <w:rFonts w:ascii="Times New Roman" w:hAnsi="Times New Roman"/>
            <w:color w:val="000000" w:themeColor="text1"/>
            <w:sz w:val="24"/>
            <w:szCs w:val="24"/>
            <w:lang w:val="it-IT"/>
          </w:rPr>
          <w:t xml:space="preserve">, </w:t>
        </w:r>
      </w:ins>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w:t>
      </w:r>
      <w:del w:id="1" w:author="Parks, Robbie M" w:date="2018-12-04T16:17:00Z">
        <w:r w:rsidR="008D1C1A" w:rsidDel="00157C23">
          <w:rPr>
            <w:rFonts w:ascii="Times New Roman" w:hAnsi="Times New Roman"/>
            <w:color w:val="000000" w:themeColor="text1"/>
            <w:sz w:val="24"/>
            <w:szCs w:val="24"/>
            <w:vertAlign w:val="superscript"/>
            <w:lang w:val="it-IT"/>
          </w:rPr>
          <w:delText>,</w:delText>
        </w:r>
      </w:del>
      <w:del w:id="2" w:author="Parks, Robbie M" w:date="2018-12-04T16:16:00Z">
        <w:r w:rsidR="008D1C1A" w:rsidDel="00157C23">
          <w:rPr>
            <w:rFonts w:ascii="Times New Roman" w:hAnsi="Times New Roman"/>
            <w:color w:val="000000" w:themeColor="text1"/>
            <w:sz w:val="24"/>
            <w:szCs w:val="24"/>
            <w:vertAlign w:val="superscript"/>
            <w:lang w:val="it-IT"/>
          </w:rPr>
          <w:delText>4</w:delText>
        </w:r>
      </w:del>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8D1C1A">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lang w:val="it-IT"/>
        </w:rPr>
        <w:t xml:space="preserve">, </w:t>
      </w:r>
      <w:proofErr w:type="spellStart"/>
      <w:r w:rsidRPr="00636C9B">
        <w:rPr>
          <w:rFonts w:ascii="Times New Roman" w:hAnsi="Times New Roman"/>
          <w:color w:val="000000" w:themeColor="text1"/>
          <w:sz w:val="24"/>
          <w:szCs w:val="24"/>
          <w:lang w:val="it-IT"/>
        </w:rPr>
        <w:t>Majid</w:t>
      </w:r>
      <w:proofErr w:type="spellEnd"/>
      <w:r w:rsidRPr="00636C9B">
        <w:rPr>
          <w:rFonts w:ascii="Times New Roman" w:hAnsi="Times New Roman"/>
          <w:color w:val="000000" w:themeColor="text1"/>
          <w:sz w:val="24"/>
          <w:szCs w:val="24"/>
          <w:lang w:val="it-IT"/>
        </w:rPr>
        <w:t xml:space="preserve"> Ezzati</w:t>
      </w:r>
      <w:r w:rsidRPr="00636C9B">
        <w:rPr>
          <w:rFonts w:ascii="Times New Roman" w:hAnsi="Times New Roman"/>
          <w:color w:val="000000" w:themeColor="text1"/>
          <w:sz w:val="24"/>
          <w:szCs w:val="24"/>
          <w:vertAlign w:val="superscript"/>
          <w:lang w:val="it-IT"/>
        </w:rPr>
        <w:t>1,2,3*</w:t>
      </w:r>
    </w:p>
    <w:p w14:paraId="7312A7F4" w14:textId="5F104455"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1</w:t>
      </w:r>
      <w:r w:rsidRPr="00636C9B">
        <w:rPr>
          <w:rFonts w:ascii="Times New Roman" w:hAnsi="Times New Roman"/>
          <w:color w:val="000000" w:themeColor="text1"/>
          <w:sz w:val="24"/>
          <w:szCs w:val="24"/>
        </w:rPr>
        <w:t>MRC-PHE Centre for Environment and Health, Imperial College London, London, United Kingdom</w:t>
      </w:r>
    </w:p>
    <w:p w14:paraId="2DC243DD" w14:textId="0E1A5669"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2</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10B23175" w14:textId="2371B258"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3</w:t>
      </w:r>
      <w:r w:rsidRPr="00636C9B">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636C9B" w:rsidRDefault="00E879D2"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vertAlign w:val="superscript"/>
        </w:rPr>
        <w:t xml:space="preserve"> </w:t>
      </w:r>
      <w:r w:rsidR="000210D1" w:rsidRPr="00636C9B">
        <w:rPr>
          <w:rFonts w:ascii="Times New Roman" w:hAnsi="Times New Roman"/>
          <w:color w:val="000000" w:themeColor="text1"/>
          <w:sz w:val="24"/>
          <w:szCs w:val="24"/>
        </w:rPr>
        <w:t>Space and Atmospheric Physics, Imperial College London, London, United Kingdom</w:t>
      </w:r>
    </w:p>
    <w:p w14:paraId="2216F31D" w14:textId="3F9C721C" w:rsidR="00A87EFB" w:rsidRPr="00636C9B" w:rsidRDefault="005F37D8"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A87EFB" w:rsidRPr="00636C9B">
        <w:rPr>
          <w:rFonts w:ascii="Times New Roman" w:hAnsi="Times New Roman"/>
          <w:color w:val="000000" w:themeColor="text1"/>
          <w:sz w:val="24"/>
          <w:szCs w:val="24"/>
        </w:rPr>
        <w:br w:type="page"/>
      </w:r>
    </w:p>
    <w:p w14:paraId="32EFA1B4" w14:textId="77777777" w:rsidR="000210D1" w:rsidRPr="00636C9B" w:rsidRDefault="000210D1" w:rsidP="00D76DF7">
      <w:pPr>
        <w:spacing w:after="0" w:line="48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lastRenderedPageBreak/>
        <w:t>Introduction</w:t>
      </w:r>
    </w:p>
    <w:p w14:paraId="0C064E2B" w14:textId="50B40B28" w:rsidR="00330013" w:rsidDel="007514AC" w:rsidRDefault="00561DD4" w:rsidP="00F8041D">
      <w:pPr>
        <w:spacing w:after="0" w:line="480" w:lineRule="auto"/>
        <w:jc w:val="both"/>
        <w:rPr>
          <w:del w:id="3" w:author="Parks, Robbie M" w:date="2018-12-04T16:46:00Z"/>
          <w:rFonts w:ascii="Times New Roman" w:hAnsi="Times New Roman"/>
          <w:color w:val="000000" w:themeColor="text1"/>
          <w:sz w:val="24"/>
          <w:szCs w:val="24"/>
        </w:rPr>
      </w:pPr>
      <w:r w:rsidRPr="00561DD4">
        <w:rPr>
          <w:rFonts w:ascii="Times New Roman" w:hAnsi="Times New Roman"/>
          <w:color w:val="000000" w:themeColor="text1"/>
          <w:sz w:val="24"/>
          <w:szCs w:val="24"/>
        </w:rPr>
        <w:t xml:space="preserve">The likely health impacts of anthropogenic climate change are one of the key drivers for efforts to mitigate greenhouse gas emissions and for </w:t>
      </w:r>
      <w:r w:rsidR="0041031F">
        <w:rPr>
          <w:rFonts w:ascii="Times New Roman" w:hAnsi="Times New Roman"/>
          <w:color w:val="000000" w:themeColor="text1"/>
          <w:sz w:val="24"/>
          <w:szCs w:val="24"/>
        </w:rPr>
        <w:t>putting into place</w:t>
      </w:r>
      <w:r w:rsidRPr="00561DD4">
        <w:rPr>
          <w:rFonts w:ascii="Times New Roman" w:hAnsi="Times New Roman"/>
          <w:color w:val="000000" w:themeColor="text1"/>
          <w:sz w:val="24"/>
          <w:szCs w:val="24"/>
        </w:rPr>
        <w:t xml:space="preserve"> adaptation</w:t>
      </w:r>
      <w:r w:rsidR="0041031F">
        <w:rPr>
          <w:rFonts w:ascii="Times New Roman" w:hAnsi="Times New Roman"/>
          <w:color w:val="000000" w:themeColor="text1"/>
          <w:sz w:val="24"/>
          <w:szCs w:val="24"/>
        </w:rPr>
        <w:t xml:space="preserve"> measures</w:t>
      </w:r>
      <w:r w:rsidRPr="00561DD4">
        <w:rPr>
          <w:rFonts w:ascii="Times New Roman" w:hAnsi="Times New Roman"/>
          <w:color w:val="000000" w:themeColor="text1"/>
          <w:sz w:val="24"/>
          <w:szCs w:val="24"/>
        </w:rPr>
        <w:t>.</w:t>
      </w:r>
      <w:r w:rsidR="0041031F" w:rsidRPr="0041031F">
        <w:rPr>
          <w:rFonts w:ascii="Times New Roman" w:hAnsi="Times New Roman"/>
          <w:color w:val="000000" w:themeColor="text1"/>
          <w:sz w:val="24"/>
          <w:szCs w:val="24"/>
        </w:rPr>
        <w:t xml:space="preserve"> </w:t>
      </w:r>
      <w:r w:rsidR="00F8041D" w:rsidRPr="00AA564D">
        <w:rPr>
          <w:rFonts w:ascii="Times New Roman" w:hAnsi="Times New Roman"/>
          <w:color w:val="000000" w:themeColor="text1"/>
          <w:sz w:val="24"/>
          <w:szCs w:val="24"/>
        </w:rPr>
        <w:t xml:space="preserve">Current assessments of the health effects of climate change </w:t>
      </w:r>
      <w:r w:rsidR="000107F5">
        <w:rPr>
          <w:rFonts w:ascii="Times New Roman" w:hAnsi="Times New Roman"/>
          <w:color w:val="000000" w:themeColor="text1"/>
          <w:sz w:val="24"/>
          <w:szCs w:val="24"/>
        </w:rPr>
        <w:t>largely</w:t>
      </w:r>
      <w:r w:rsidR="00F8041D">
        <w:rPr>
          <w:rFonts w:ascii="Times New Roman" w:hAnsi="Times New Roman"/>
          <w:color w:val="000000" w:themeColor="text1"/>
          <w:sz w:val="24"/>
          <w:szCs w:val="24"/>
        </w:rPr>
        <w:t xml:space="preserve"> focus on parasitic diseases and cardiorespiratory and other chronic diseases.</w:t>
      </w:r>
      <w:ins w:id="4" w:author="Parks, Robbie M" w:date="2018-12-04T16:38:00Z">
        <w:r w:rsidR="006E5EB6">
          <w:rPr>
            <w:rFonts w:ascii="Times New Roman" w:hAnsi="Times New Roman"/>
            <w:color w:val="000000" w:themeColor="text1"/>
            <w:sz w:val="24"/>
            <w:szCs w:val="24"/>
          </w:rPr>
          <w:fldChar w:fldCharType="begin" w:fldLock="1"/>
        </w:r>
      </w:ins>
      <w:r w:rsidR="008C17E4">
        <w:rPr>
          <w:rFonts w:ascii="Times New Roman" w:hAnsi="Times New Roman"/>
          <w:color w:val="000000" w:themeColor="text1"/>
          <w:sz w:val="24"/>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rFonts w:ascii="Times New Roman" w:hAnsi="Times New Roman"/>
          <w:color w:val="000000" w:themeColor="text1"/>
          <w:sz w:val="24"/>
          <w:szCs w:val="24"/>
        </w:rPr>
        <w:fldChar w:fldCharType="separate"/>
      </w:r>
      <w:r w:rsidR="0035337E" w:rsidRPr="0035337E">
        <w:rPr>
          <w:rFonts w:ascii="Times New Roman" w:hAnsi="Times New Roman"/>
          <w:noProof/>
          <w:color w:val="000000" w:themeColor="text1"/>
          <w:sz w:val="24"/>
          <w:szCs w:val="24"/>
          <w:vertAlign w:val="superscript"/>
        </w:rPr>
        <w:t>1–5</w:t>
      </w:r>
      <w:ins w:id="5" w:author="Parks, Robbie M" w:date="2018-12-04T16:38:00Z">
        <w:r w:rsidR="006E5EB6">
          <w:rPr>
            <w:rFonts w:ascii="Times New Roman" w:hAnsi="Times New Roman"/>
            <w:color w:val="000000" w:themeColor="text1"/>
            <w:sz w:val="24"/>
            <w:szCs w:val="24"/>
          </w:rPr>
          <w:fldChar w:fldCharType="end"/>
        </w:r>
      </w:ins>
      <w:ins w:id="6" w:author="Parks, Robbie M" w:date="2018-12-04T16:46:00Z">
        <w:r w:rsidR="007514AC">
          <w:rPr>
            <w:rFonts w:ascii="Times New Roman" w:hAnsi="Times New Roman"/>
            <w:color w:val="000000" w:themeColor="text1"/>
            <w:sz w:val="24"/>
            <w:szCs w:val="24"/>
          </w:rPr>
          <w:t xml:space="preserve"> </w:t>
        </w:r>
      </w:ins>
      <w:del w:id="7" w:author="Parks, Robbie M" w:date="2018-12-04T16:46:00Z">
        <w:r w:rsidR="00F8041D" w:rsidDel="007514AC">
          <w:rPr>
            <w:rFonts w:ascii="Times New Roman" w:hAnsi="Times New Roman"/>
            <w:color w:val="000000" w:themeColor="text1"/>
            <w:sz w:val="24"/>
            <w:szCs w:val="24"/>
          </w:rPr>
          <w:delText xml:space="preserve"> </w:delText>
        </w:r>
      </w:del>
    </w:p>
    <w:p w14:paraId="571F2431" w14:textId="61F708E4" w:rsidR="00A14690" w:rsidRDefault="00F8041D" w:rsidP="00A14690">
      <w:pPr>
        <w:spacing w:after="0" w:line="480" w:lineRule="auto"/>
        <w:jc w:val="both"/>
        <w:rPr>
          <w:rFonts w:ascii="Times New Roman" w:hAnsi="Times New Roman"/>
          <w:color w:val="000000" w:themeColor="text1"/>
          <w:sz w:val="24"/>
          <w:szCs w:val="24"/>
        </w:rPr>
      </w:pPr>
      <w:del w:id="8" w:author="Ezzati, Majid" w:date="2018-11-30T12:01:00Z">
        <w:r w:rsidRPr="00636C9B" w:rsidDel="008E584A">
          <w:rPr>
            <w:rFonts w:ascii="Times New Roman" w:hAnsi="Times New Roman"/>
            <w:color w:val="000000" w:themeColor="text1"/>
            <w:sz w:val="24"/>
            <w:szCs w:val="24"/>
          </w:rPr>
          <w:delText>Previous work has focused on how mortality from natural causes is affected by daily or multi-day hot/cold episode</w:delText>
        </w:r>
        <w:r w:rsidDel="008E584A">
          <w:rPr>
            <w:rFonts w:ascii="Times New Roman" w:hAnsi="Times New Roman"/>
            <w:color w:val="000000" w:themeColor="text1"/>
            <w:sz w:val="24"/>
            <w:szCs w:val="24"/>
          </w:rPr>
          <w:delText>s</w:delText>
        </w:r>
        <w:r w:rsidRPr="00636C9B" w:rsidDel="008E584A">
          <w:rPr>
            <w:rFonts w:ascii="Times New Roman" w:hAnsi="Times New Roman"/>
            <w:color w:val="000000" w:themeColor="text1"/>
            <w:sz w:val="24"/>
            <w:szCs w:val="24"/>
          </w:rPr>
          <w:delText>.</w:delText>
        </w:r>
        <w:r w:rsidDel="008E584A">
          <w:rPr>
            <w:rFonts w:ascii="Times New Roman" w:hAnsi="Times New Roman"/>
            <w:color w:val="000000" w:themeColor="text1"/>
            <w:sz w:val="24"/>
            <w:szCs w:val="24"/>
          </w:rPr>
          <w:fldChar w:fldCharType="begin" w:fldLock="1"/>
        </w:r>
        <w:r w:rsidDel="008E584A">
          <w:rPr>
            <w:rFonts w:ascii="Times New Roman" w:hAnsi="Times New Roman"/>
            <w:color w:val="000000" w:themeColor="text1"/>
            <w:sz w:val="24"/>
            <w:szCs w:val="24"/>
          </w:rPr>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2–6&lt;/sup&gt;","plainTextFormattedCitation":"2–6","previouslyFormattedCitation":"&lt;sup&gt;2–6&lt;/sup&gt;"},"properties":{"noteIndex":0},"schema":"https://github.com/citation-style-language/schema/raw/master/csl-citation.json"}</w:delInstrText>
        </w:r>
        <w:r w:rsidDel="008E584A">
          <w:rPr>
            <w:rFonts w:ascii="Times New Roman" w:hAnsi="Times New Roman"/>
            <w:color w:val="000000" w:themeColor="text1"/>
            <w:sz w:val="24"/>
            <w:szCs w:val="24"/>
          </w:rPr>
          <w:fldChar w:fldCharType="separate"/>
        </w:r>
        <w:r w:rsidRPr="000541E2" w:rsidDel="008E584A">
          <w:rPr>
            <w:rFonts w:ascii="Times New Roman" w:hAnsi="Times New Roman"/>
            <w:noProof/>
            <w:color w:val="000000" w:themeColor="text1"/>
            <w:sz w:val="24"/>
            <w:szCs w:val="24"/>
            <w:vertAlign w:val="superscript"/>
          </w:rPr>
          <w:delText>2–6</w:delText>
        </w:r>
        <w:r w:rsidDel="008E584A">
          <w:rPr>
            <w:rFonts w:ascii="Times New Roman" w:hAnsi="Times New Roman"/>
            <w:color w:val="000000" w:themeColor="text1"/>
            <w:sz w:val="24"/>
            <w:szCs w:val="24"/>
          </w:rPr>
          <w:fldChar w:fldCharType="end"/>
        </w:r>
        <w:r w:rsidRPr="00636C9B" w:rsidDel="008E584A">
          <w:rPr>
            <w:rFonts w:ascii="Times New Roman" w:hAnsi="Times New Roman"/>
            <w:color w:val="000000" w:themeColor="text1"/>
            <w:sz w:val="24"/>
            <w:szCs w:val="24"/>
          </w:rPr>
          <w:delText xml:space="preserve"> </w:delText>
        </w:r>
        <w:r w:rsidDel="008E584A">
          <w:rPr>
            <w:rFonts w:ascii="Times New Roman" w:hAnsi="Times New Roman"/>
            <w:color w:val="000000" w:themeColor="text1"/>
            <w:sz w:val="24"/>
            <w:szCs w:val="24"/>
          </w:rPr>
          <w:delText>The impact of extreme heat on mortality from natural causes has also attracted interest.</w:delText>
        </w:r>
        <w:r w:rsidDel="008E584A">
          <w:rPr>
            <w:rFonts w:ascii="Times New Roman" w:hAnsi="Times New Roman"/>
            <w:color w:val="000000" w:themeColor="text1"/>
            <w:sz w:val="24"/>
            <w:szCs w:val="24"/>
          </w:rPr>
          <w:fldChar w:fldCharType="begin" w:fldLock="1"/>
        </w:r>
        <w:r w:rsidDel="008E584A">
          <w:rPr>
            <w:rFonts w:ascii="Times New Roman" w:hAnsi="Times New Roman"/>
            <w:color w:val="000000" w:themeColor="text1"/>
            <w:sz w:val="24"/>
            <w:szCs w:val="24"/>
          </w:rPr>
          <w:del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7–12&lt;/sup&gt;","plainTextFormattedCitation":"7–12","previouslyFormattedCitation":"&lt;sup&gt;7–12&lt;/sup&gt;"},"properties":{"noteIndex":0},"schema":"https://github.com/citation-style-language/schema/raw/master/csl-citation.json"}</w:delInstrText>
        </w:r>
        <w:r w:rsidDel="008E584A">
          <w:rPr>
            <w:rFonts w:ascii="Times New Roman" w:hAnsi="Times New Roman"/>
            <w:color w:val="000000" w:themeColor="text1"/>
            <w:sz w:val="24"/>
            <w:szCs w:val="24"/>
          </w:rPr>
          <w:fldChar w:fldCharType="separate"/>
        </w:r>
        <w:r w:rsidRPr="000541E2" w:rsidDel="008E584A">
          <w:rPr>
            <w:rFonts w:ascii="Times New Roman" w:hAnsi="Times New Roman"/>
            <w:noProof/>
            <w:color w:val="000000" w:themeColor="text1"/>
            <w:sz w:val="24"/>
            <w:szCs w:val="24"/>
            <w:vertAlign w:val="superscript"/>
          </w:rPr>
          <w:delText>7–12</w:delText>
        </w:r>
        <w:r w:rsidDel="008E584A">
          <w:rPr>
            <w:rFonts w:ascii="Times New Roman" w:hAnsi="Times New Roman"/>
            <w:color w:val="000000" w:themeColor="text1"/>
            <w:sz w:val="24"/>
            <w:szCs w:val="24"/>
          </w:rPr>
          <w:fldChar w:fldCharType="end"/>
        </w:r>
      </w:del>
      <w:del w:id="9" w:author="Parks, Robbie M" w:date="2018-12-04T16:23:00Z">
        <w:r w:rsidR="00A14690" w:rsidRPr="00A14690" w:rsidDel="00330013">
          <w:rPr>
            <w:rFonts w:ascii="Times New Roman" w:hAnsi="Times New Roman"/>
            <w:color w:val="000000" w:themeColor="text1"/>
            <w:sz w:val="24"/>
            <w:szCs w:val="24"/>
          </w:rPr>
          <w:delText xml:space="preserve"> </w:delText>
        </w:r>
      </w:del>
      <w:r w:rsidR="000107F5">
        <w:rPr>
          <w:rFonts w:ascii="Times New Roman" w:hAnsi="Times New Roman"/>
          <w:color w:val="000000" w:themeColor="text1"/>
          <w:sz w:val="24"/>
          <w:szCs w:val="24"/>
        </w:rPr>
        <w:t>L</w:t>
      </w:r>
      <w:r w:rsidR="00A14690">
        <w:rPr>
          <w:rFonts w:ascii="Times New Roman" w:hAnsi="Times New Roman"/>
          <w:color w:val="000000" w:themeColor="text1"/>
          <w:sz w:val="24"/>
          <w:szCs w:val="24"/>
        </w:rPr>
        <w:t>ess has been done on injuries, especially in consistent way across injury types and demographic subgroups of the population, even though death rates from various intentional and unintentional injuries vary seasonally and in relation to age group and sex.</w:t>
      </w:r>
      <w:r w:rsidR="009B0FC8">
        <w:rPr>
          <w:rFonts w:ascii="Times New Roman" w:hAnsi="Times New Roman"/>
          <w:color w:val="000000" w:themeColor="text1"/>
          <w:sz w:val="24"/>
          <w:szCs w:val="24"/>
        </w:rPr>
        <w:fldChar w:fldCharType="begin" w:fldLock="1"/>
      </w:r>
      <w:r w:rsidR="008C17E4">
        <w:rPr>
          <w:rFonts w:ascii="Times New Roman" w:hAnsi="Times New Roman"/>
          <w:color w:val="000000" w:themeColor="text1"/>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6–8&lt;/sup&gt;","plainTextFormattedCitation":"6–8","previouslyFormattedCitation":"&lt;sup&gt;6–8&lt;/sup&gt;"},"properties":{"noteIndex":0},"schema":"https://github.com/citation-style-language/schema/raw/master/csl-citation.json"}</w:instrText>
      </w:r>
      <w:r w:rsidR="009B0FC8">
        <w:rPr>
          <w:rFonts w:ascii="Times New Roman" w:hAnsi="Times New Roman"/>
          <w:color w:val="000000" w:themeColor="text1"/>
          <w:sz w:val="24"/>
          <w:szCs w:val="24"/>
        </w:rPr>
        <w:fldChar w:fldCharType="separate"/>
      </w:r>
      <w:r w:rsidR="0035337E" w:rsidRPr="0035337E">
        <w:rPr>
          <w:rFonts w:ascii="Times New Roman" w:hAnsi="Times New Roman"/>
          <w:noProof/>
          <w:color w:val="000000" w:themeColor="text1"/>
          <w:sz w:val="24"/>
          <w:szCs w:val="24"/>
          <w:vertAlign w:val="superscript"/>
        </w:rPr>
        <w:t>6–8</w:t>
      </w:r>
      <w:r w:rsidR="009B0FC8">
        <w:rPr>
          <w:rFonts w:ascii="Times New Roman" w:hAnsi="Times New Roman"/>
          <w:color w:val="000000" w:themeColor="text1"/>
          <w:sz w:val="24"/>
          <w:szCs w:val="24"/>
        </w:rPr>
        <w:fldChar w:fldCharType="end"/>
      </w:r>
    </w:p>
    <w:p w14:paraId="04FB869F" w14:textId="093BCEEB" w:rsidR="00F8041D" w:rsidRDefault="00F8041D" w:rsidP="00F8041D">
      <w:pPr>
        <w:spacing w:after="0" w:line="480" w:lineRule="auto"/>
        <w:jc w:val="both"/>
        <w:rPr>
          <w:rFonts w:ascii="Times New Roman" w:hAnsi="Times New Roman"/>
          <w:color w:val="000000" w:themeColor="text1"/>
          <w:sz w:val="24"/>
          <w:szCs w:val="24"/>
        </w:rPr>
      </w:pPr>
    </w:p>
    <w:p w14:paraId="363711CB" w14:textId="1F9E73C7" w:rsidR="002B11C6" w:rsidRPr="00636C9B" w:rsidDel="0090673B" w:rsidRDefault="00453AD2" w:rsidP="002B11C6">
      <w:pPr>
        <w:spacing w:after="0" w:line="480" w:lineRule="auto"/>
        <w:jc w:val="both"/>
        <w:rPr>
          <w:del w:id="10" w:author="Parks, Robbie M" w:date="2018-12-04T18:01:00Z"/>
          <w:rFonts w:ascii="Times New Roman" w:hAnsi="Times New Roman"/>
          <w:color w:val="000000" w:themeColor="text1"/>
          <w:sz w:val="24"/>
          <w:szCs w:val="24"/>
        </w:rPr>
      </w:pPr>
      <w:r>
        <w:rPr>
          <w:rFonts w:ascii="Times New Roman" w:hAnsi="Times New Roman"/>
          <w:color w:val="000000" w:themeColor="text1"/>
          <w:sz w:val="24"/>
          <w:szCs w:val="24"/>
        </w:rPr>
        <w:t xml:space="preserve">Furthermore, current climate change risk assessments typically </w:t>
      </w:r>
      <w:r w:rsidR="00202B92">
        <w:rPr>
          <w:rFonts w:ascii="Times New Roman" w:hAnsi="Times New Roman"/>
          <w:color w:val="000000" w:themeColor="text1"/>
          <w:sz w:val="24"/>
          <w:szCs w:val="24"/>
        </w:rPr>
        <w:t xml:space="preserve">rely on </w:t>
      </w:r>
      <w:r w:rsidR="008E584A">
        <w:rPr>
          <w:rFonts w:ascii="Times New Roman" w:hAnsi="Times New Roman"/>
          <w:color w:val="000000" w:themeColor="text1"/>
          <w:sz w:val="24"/>
          <w:szCs w:val="24"/>
        </w:rPr>
        <w:t xml:space="preserve">variations in </w:t>
      </w:r>
      <w:r w:rsidR="00F8041D" w:rsidRPr="00AA564D">
        <w:rPr>
          <w:rFonts w:ascii="Times New Roman" w:hAnsi="Times New Roman"/>
          <w:color w:val="000000" w:themeColor="text1"/>
          <w:sz w:val="24"/>
          <w:szCs w:val="24"/>
        </w:rPr>
        <w:t xml:space="preserve">mortality </w:t>
      </w:r>
      <w:r w:rsidR="000107F5">
        <w:rPr>
          <w:rFonts w:ascii="Times New Roman" w:hAnsi="Times New Roman"/>
          <w:color w:val="000000" w:themeColor="text1"/>
          <w:sz w:val="24"/>
          <w:szCs w:val="24"/>
        </w:rPr>
        <w:t xml:space="preserve">changes </w:t>
      </w:r>
      <w:r w:rsidR="008E584A">
        <w:rPr>
          <w:rFonts w:ascii="Times New Roman" w:hAnsi="Times New Roman"/>
          <w:color w:val="000000" w:themeColor="text1"/>
          <w:sz w:val="24"/>
          <w:szCs w:val="24"/>
        </w:rPr>
        <w:t>in relation to</w:t>
      </w:r>
      <w:r w:rsidR="00F8041D" w:rsidRPr="00AA564D">
        <w:rPr>
          <w:rFonts w:ascii="Times New Roman" w:hAnsi="Times New Roman"/>
          <w:color w:val="000000" w:themeColor="text1"/>
          <w:sz w:val="24"/>
          <w:szCs w:val="24"/>
        </w:rPr>
        <w:t xml:space="preserve"> </w:t>
      </w:r>
      <w:r w:rsidR="00202B92">
        <w:rPr>
          <w:rFonts w:ascii="Times New Roman" w:hAnsi="Times New Roman"/>
          <w:color w:val="000000" w:themeColor="text1"/>
          <w:sz w:val="24"/>
          <w:szCs w:val="24"/>
        </w:rPr>
        <w:t xml:space="preserve">daily </w:t>
      </w:r>
      <w:ins w:id="11" w:author="Parks, Robbie M" w:date="2018-12-04T17:07:00Z">
        <w:r w:rsidR="008A7F0C">
          <w:rPr>
            <w:rFonts w:ascii="Times New Roman" w:hAnsi="Times New Roman"/>
            <w:color w:val="000000" w:themeColor="text1"/>
            <w:sz w:val="24"/>
            <w:szCs w:val="24"/>
          </w:rPr>
          <w:t xml:space="preserve">absolute </w:t>
        </w:r>
      </w:ins>
      <w:del w:id="12" w:author="Parks, Robbie M" w:date="2018-12-04T16:22:00Z">
        <w:r w:rsidR="00202B92" w:rsidDel="0049084A">
          <w:rPr>
            <w:rFonts w:ascii="Times New Roman" w:hAnsi="Times New Roman"/>
            <w:color w:val="000000" w:themeColor="text1"/>
            <w:sz w:val="24"/>
            <w:szCs w:val="24"/>
          </w:rPr>
          <w:delText>[[[</w:delText>
        </w:r>
        <w:commentRangeStart w:id="13"/>
        <w:commentRangeStart w:id="14"/>
        <w:r w:rsidR="00202B92" w:rsidDel="0049084A">
          <w:rPr>
            <w:rFonts w:ascii="Times New Roman" w:hAnsi="Times New Roman"/>
            <w:color w:val="000000" w:themeColor="text1"/>
            <w:sz w:val="24"/>
            <w:szCs w:val="24"/>
          </w:rPr>
          <w:delText>or monthly</w:delText>
        </w:r>
        <w:commentRangeEnd w:id="13"/>
        <w:r w:rsidR="00202B92" w:rsidDel="0049084A">
          <w:rPr>
            <w:rStyle w:val="CommentReference"/>
            <w:rFonts w:asciiTheme="minorHAnsi" w:eastAsiaTheme="minorHAnsi" w:hAnsiTheme="minorHAnsi" w:cstheme="minorBidi"/>
          </w:rPr>
          <w:commentReference w:id="13"/>
        </w:r>
        <w:commentRangeEnd w:id="14"/>
        <w:r w:rsidR="003060A1" w:rsidDel="0049084A">
          <w:rPr>
            <w:rStyle w:val="CommentReference"/>
            <w:rFonts w:asciiTheme="minorHAnsi" w:eastAsiaTheme="minorHAnsi" w:hAnsiTheme="minorHAnsi" w:cstheme="minorBidi"/>
          </w:rPr>
          <w:commentReference w:id="14"/>
        </w:r>
        <w:r w:rsidR="00202B92" w:rsidDel="0049084A">
          <w:rPr>
            <w:rFonts w:ascii="Times New Roman" w:hAnsi="Times New Roman"/>
            <w:color w:val="000000" w:themeColor="text1"/>
            <w:sz w:val="24"/>
            <w:szCs w:val="24"/>
          </w:rPr>
          <w:delText xml:space="preserve">]]] </w:delText>
        </w:r>
      </w:del>
      <w:r w:rsidR="00F8041D" w:rsidRPr="00AA564D">
        <w:rPr>
          <w:rFonts w:ascii="Times New Roman" w:hAnsi="Times New Roman"/>
          <w:color w:val="000000" w:themeColor="text1"/>
          <w:sz w:val="24"/>
          <w:szCs w:val="24"/>
        </w:rPr>
        <w:t>temperature</w:t>
      </w:r>
      <w:ins w:id="15" w:author="Parks, Robbie M" w:date="2018-12-04T17:32:00Z">
        <w:r w:rsidR="00BF23B1">
          <w:rPr>
            <w:rFonts w:ascii="Times New Roman" w:hAnsi="Times New Roman"/>
            <w:color w:val="000000" w:themeColor="text1"/>
            <w:sz w:val="24"/>
            <w:szCs w:val="24"/>
          </w:rPr>
          <w:t>,</w:t>
        </w:r>
      </w:ins>
      <w:del w:id="16" w:author="Parks, Robbie M" w:date="2018-12-04T17:32:00Z">
        <w:r w:rsidR="00202B92" w:rsidDel="00BF23B1">
          <w:rPr>
            <w:rFonts w:ascii="Times New Roman" w:hAnsi="Times New Roman"/>
            <w:color w:val="000000" w:themeColor="text1"/>
            <w:sz w:val="24"/>
            <w:szCs w:val="24"/>
          </w:rPr>
          <w:delText>.</w:delText>
        </w:r>
      </w:del>
      <w:r w:rsidR="00F8041D" w:rsidRPr="00636C9B">
        <w:rPr>
          <w:rFonts w:ascii="Times New Roman" w:hAnsi="Times New Roman"/>
          <w:color w:val="000000" w:themeColor="text1"/>
          <w:sz w:val="24"/>
          <w:szCs w:val="24"/>
        </w:rPr>
        <w:fldChar w:fldCharType="begin" w:fldLock="1"/>
      </w:r>
      <w:r w:rsidR="00172B3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3,4,9–11&lt;/sup&gt;","plainTextFormattedCitation":"3,4,9–11","previouslyFormattedCitation":"&lt;sup&gt;3,4,9–11&lt;/sup&gt;"},"properties":{"noteIndex":0},"schema":"https://github.com/citation-style-language/schema/raw/master/csl-citation.json"}</w:instrText>
      </w:r>
      <w:r w:rsidR="00F8041D" w:rsidRPr="00636C9B">
        <w:rPr>
          <w:rFonts w:ascii="Times New Roman" w:hAnsi="Times New Roman"/>
          <w:color w:val="000000" w:themeColor="text1"/>
          <w:sz w:val="24"/>
          <w:szCs w:val="24"/>
        </w:rPr>
        <w:fldChar w:fldCharType="separate"/>
      </w:r>
      <w:r w:rsidR="00552C42" w:rsidRPr="00552C42">
        <w:rPr>
          <w:rFonts w:ascii="Times New Roman" w:hAnsi="Times New Roman"/>
          <w:noProof/>
          <w:color w:val="000000" w:themeColor="text1"/>
          <w:sz w:val="24"/>
          <w:szCs w:val="24"/>
          <w:vertAlign w:val="superscript"/>
        </w:rPr>
        <w:t>3,4,9–11</w:t>
      </w:r>
      <w:r w:rsidR="00F8041D" w:rsidRPr="00636C9B">
        <w:rPr>
          <w:rFonts w:ascii="Times New Roman" w:hAnsi="Times New Roman"/>
          <w:color w:val="000000" w:themeColor="text1"/>
          <w:sz w:val="24"/>
          <w:szCs w:val="24"/>
        </w:rPr>
        <w:fldChar w:fldCharType="end"/>
      </w:r>
      <w:ins w:id="17" w:author="Parks, Robbie M" w:date="2018-12-04T17:32:00Z">
        <w:r w:rsidR="00BF23B1">
          <w:rPr>
            <w:rFonts w:ascii="Times New Roman" w:hAnsi="Times New Roman"/>
            <w:color w:val="000000" w:themeColor="text1"/>
            <w:sz w:val="24"/>
            <w:szCs w:val="24"/>
          </w:rPr>
          <w:t xml:space="preserve"> with </w:t>
        </w:r>
      </w:ins>
      <w:ins w:id="18" w:author="Parks, Robbie M" w:date="2018-12-04T17:45:00Z">
        <w:r w:rsidR="00172B3F">
          <w:rPr>
            <w:rFonts w:ascii="Times New Roman" w:hAnsi="Times New Roman"/>
            <w:color w:val="000000" w:themeColor="text1"/>
            <w:sz w:val="24"/>
            <w:szCs w:val="24"/>
          </w:rPr>
          <w:t xml:space="preserve">a </w:t>
        </w:r>
      </w:ins>
      <w:ins w:id="19" w:author="Parks, Robbie M" w:date="2018-12-04T17:32:00Z">
        <w:r w:rsidR="00BF23B1">
          <w:rPr>
            <w:rFonts w:ascii="Times New Roman" w:hAnsi="Times New Roman"/>
            <w:color w:val="000000" w:themeColor="text1"/>
            <w:sz w:val="24"/>
            <w:szCs w:val="24"/>
          </w:rPr>
          <w:t>few exceptions.</w:t>
        </w:r>
      </w:ins>
      <w:ins w:id="20" w:author="Parks, Robbie M" w:date="2018-12-04T17:45:00Z">
        <w:r w:rsidR="00172B3F">
          <w:rPr>
            <w:rFonts w:ascii="Times New Roman" w:hAnsi="Times New Roman"/>
            <w:color w:val="000000" w:themeColor="text1"/>
            <w:sz w:val="24"/>
            <w:szCs w:val="24"/>
          </w:rPr>
          <w:fldChar w:fldCharType="begin" w:fldLock="1"/>
        </w:r>
      </w:ins>
      <w:r w:rsidR="0054202E">
        <w:rPr>
          <w:rFonts w:ascii="Times New Roman" w:hAnsi="Times New Roman"/>
          <w:color w:val="000000" w:themeColor="text1"/>
          <w:sz w:val="24"/>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12,13&lt;/sup&gt;","plainTextFormattedCitation":"12,13","previouslyFormattedCitation":"&lt;sup&gt;12,13&lt;/sup&gt;"},"properties":{"noteIndex":0},"schema":"https://github.com/citation-style-language/schema/raw/master/csl-citation.json"}</w:instrText>
      </w:r>
      <w:r w:rsidR="00172B3F">
        <w:rPr>
          <w:rFonts w:ascii="Times New Roman" w:hAnsi="Times New Roman"/>
          <w:color w:val="000000" w:themeColor="text1"/>
          <w:sz w:val="24"/>
          <w:szCs w:val="24"/>
        </w:rPr>
        <w:fldChar w:fldCharType="separate"/>
      </w:r>
      <w:r w:rsidR="00F4293F" w:rsidRPr="00F4293F">
        <w:rPr>
          <w:rFonts w:ascii="Times New Roman" w:hAnsi="Times New Roman"/>
          <w:noProof/>
          <w:color w:val="000000" w:themeColor="text1"/>
          <w:sz w:val="24"/>
          <w:szCs w:val="24"/>
          <w:vertAlign w:val="superscript"/>
        </w:rPr>
        <w:t>12,13</w:t>
      </w:r>
      <w:ins w:id="21" w:author="Parks, Robbie M" w:date="2018-12-04T17:45:00Z">
        <w:r w:rsidR="00172B3F">
          <w:rPr>
            <w:rFonts w:ascii="Times New Roman" w:hAnsi="Times New Roman"/>
            <w:color w:val="000000" w:themeColor="text1"/>
            <w:sz w:val="24"/>
            <w:szCs w:val="24"/>
          </w:rPr>
          <w:fldChar w:fldCharType="end"/>
        </w:r>
      </w:ins>
      <w:r>
        <w:rPr>
          <w:rFonts w:ascii="Times New Roman" w:hAnsi="Times New Roman"/>
          <w:color w:val="000000" w:themeColor="text1"/>
          <w:sz w:val="24"/>
          <w:szCs w:val="24"/>
        </w:rPr>
        <w:t xml:space="preserve"> </w:t>
      </w:r>
      <w:del w:id="22" w:author="Parks, Robbie M" w:date="2018-12-04T16:22:00Z">
        <w:r w:rsidR="00636E70" w:rsidRPr="002F6AD2" w:rsidDel="0049084A">
          <w:rPr>
            <w:rFonts w:ascii="Times New Roman" w:hAnsi="Times New Roman"/>
            <w:color w:val="000000" w:themeColor="text1"/>
            <w:sz w:val="24"/>
            <w:szCs w:val="24"/>
            <w:rPrChange w:id="23" w:author="Parks, Robbie M" w:date="2018-12-04T10:58:00Z">
              <w:rPr>
                <w:rFonts w:ascii="Times New Roman" w:hAnsi="Times New Roman"/>
                <w:color w:val="000000" w:themeColor="text1"/>
                <w:sz w:val="24"/>
                <w:szCs w:val="24"/>
                <w:highlight w:val="yellow"/>
              </w:rPr>
            </w:rPrChange>
          </w:rPr>
          <w:delText>Associations with</w:delText>
        </w:r>
        <w:r w:rsidR="002B11C6" w:rsidRPr="002F6AD2" w:rsidDel="0049084A">
          <w:rPr>
            <w:rFonts w:ascii="Times New Roman" w:hAnsi="Times New Roman"/>
            <w:color w:val="000000" w:themeColor="text1"/>
            <w:sz w:val="24"/>
            <w:szCs w:val="24"/>
            <w:rPrChange w:id="24" w:author="Parks, Robbie M" w:date="2018-12-04T10:58:00Z">
              <w:rPr>
                <w:rFonts w:ascii="Times New Roman" w:hAnsi="Times New Roman"/>
                <w:color w:val="000000" w:themeColor="text1"/>
                <w:sz w:val="24"/>
                <w:szCs w:val="24"/>
                <w:highlight w:val="yellow"/>
              </w:rPr>
            </w:rPrChange>
          </w:rPr>
          <w:delText xml:space="preserve"> </w:delText>
        </w:r>
        <w:r w:rsidR="002B11C6" w:rsidRPr="006E5EB6" w:rsidDel="0049084A">
          <w:rPr>
            <w:rFonts w:ascii="Times New Roman" w:hAnsi="Times New Roman"/>
            <w:color w:val="000000" w:themeColor="text1"/>
            <w:sz w:val="24"/>
            <w:szCs w:val="24"/>
            <w:highlight w:val="yellow"/>
          </w:rPr>
          <w:delText>monthly</w:delText>
        </w:r>
        <w:r w:rsidR="002B11C6" w:rsidRPr="002F6AD2" w:rsidDel="0049084A">
          <w:rPr>
            <w:rFonts w:ascii="Times New Roman" w:hAnsi="Times New Roman"/>
            <w:color w:val="000000" w:themeColor="text1"/>
            <w:sz w:val="24"/>
            <w:szCs w:val="24"/>
            <w:rPrChange w:id="25" w:author="Parks, Robbie M" w:date="2018-12-04T10:58:00Z">
              <w:rPr>
                <w:rFonts w:ascii="Times New Roman" w:hAnsi="Times New Roman"/>
                <w:color w:val="000000" w:themeColor="text1"/>
                <w:sz w:val="24"/>
                <w:szCs w:val="24"/>
                <w:highlight w:val="yellow"/>
              </w:rPr>
            </w:rPrChange>
          </w:rPr>
          <w:delText xml:space="preserve"> temperature may be affected by other seasonally-variable determinants of mortality, such as </w:delText>
        </w:r>
        <w:commentRangeStart w:id="26"/>
        <w:commentRangeStart w:id="27"/>
        <w:r w:rsidR="002B11C6" w:rsidRPr="002F6AD2" w:rsidDel="0049084A">
          <w:rPr>
            <w:rFonts w:ascii="Times New Roman" w:hAnsi="Times New Roman"/>
            <w:color w:val="000000" w:themeColor="text1"/>
            <w:sz w:val="24"/>
            <w:szCs w:val="24"/>
            <w:rPrChange w:id="28" w:author="Parks, Robbie M" w:date="2018-12-04T10:58:00Z">
              <w:rPr>
                <w:rFonts w:ascii="Times New Roman" w:hAnsi="Times New Roman"/>
                <w:color w:val="000000" w:themeColor="text1"/>
                <w:sz w:val="24"/>
                <w:szCs w:val="24"/>
                <w:highlight w:val="yellow"/>
              </w:rPr>
            </w:rPrChange>
          </w:rPr>
          <w:delText>XX, YY and ZZ</w:delText>
        </w:r>
        <w:commentRangeEnd w:id="26"/>
        <w:r w:rsidR="002B11C6" w:rsidRPr="002F6AD2" w:rsidDel="0049084A">
          <w:rPr>
            <w:rStyle w:val="CommentReference"/>
            <w:rFonts w:asciiTheme="minorHAnsi" w:eastAsiaTheme="minorHAnsi" w:hAnsiTheme="minorHAnsi" w:cstheme="minorBidi"/>
            <w:rPrChange w:id="29" w:author="Parks, Robbie M" w:date="2018-12-04T10:58:00Z">
              <w:rPr>
                <w:rStyle w:val="CommentReference"/>
                <w:rFonts w:asciiTheme="minorHAnsi" w:eastAsiaTheme="minorHAnsi" w:hAnsiTheme="minorHAnsi" w:cstheme="minorBidi"/>
                <w:highlight w:val="yellow"/>
              </w:rPr>
            </w:rPrChange>
          </w:rPr>
          <w:commentReference w:id="26"/>
        </w:r>
        <w:commentRangeEnd w:id="27"/>
        <w:r w:rsidR="00EE18E4" w:rsidRPr="002F6AD2" w:rsidDel="0049084A">
          <w:rPr>
            <w:rStyle w:val="CommentReference"/>
            <w:rFonts w:asciiTheme="minorHAnsi" w:eastAsiaTheme="minorHAnsi" w:hAnsiTheme="minorHAnsi" w:cstheme="minorBidi"/>
            <w:rPrChange w:id="30" w:author="Parks, Robbie M" w:date="2018-12-04T10:58:00Z">
              <w:rPr>
                <w:rStyle w:val="CommentReference"/>
                <w:rFonts w:asciiTheme="minorHAnsi" w:eastAsiaTheme="minorHAnsi" w:hAnsiTheme="minorHAnsi" w:cstheme="minorBidi"/>
                <w:highlight w:val="yellow"/>
              </w:rPr>
            </w:rPrChange>
          </w:rPr>
          <w:commentReference w:id="27"/>
        </w:r>
        <w:r w:rsidR="002B11C6" w:rsidDel="0049084A">
          <w:rPr>
            <w:rFonts w:ascii="Times New Roman" w:hAnsi="Times New Roman"/>
            <w:color w:val="000000" w:themeColor="text1"/>
            <w:sz w:val="24"/>
            <w:szCs w:val="24"/>
          </w:rPr>
          <w:delText xml:space="preserve">. </w:delText>
        </w:r>
      </w:del>
      <w:r w:rsidR="002B11C6">
        <w:rPr>
          <w:rFonts w:ascii="Times New Roman" w:hAnsi="Times New Roman"/>
          <w:color w:val="000000" w:themeColor="text1"/>
          <w:sz w:val="24"/>
          <w:szCs w:val="24"/>
        </w:rPr>
        <w:t xml:space="preserve">Those with </w:t>
      </w:r>
      <w:r w:rsidR="00636E70">
        <w:rPr>
          <w:rFonts w:ascii="Times New Roman" w:hAnsi="Times New Roman"/>
          <w:color w:val="000000" w:themeColor="text1"/>
          <w:sz w:val="24"/>
          <w:szCs w:val="24"/>
        </w:rPr>
        <w:t>daily temperature cannot be directly extrapolated across populations, b</w:t>
      </w:r>
      <w:r w:rsidR="00202B92">
        <w:rPr>
          <w:rFonts w:ascii="Times New Roman" w:hAnsi="Times New Roman"/>
          <w:color w:val="000000" w:themeColor="text1"/>
          <w:sz w:val="24"/>
          <w:szCs w:val="24"/>
        </w:rPr>
        <w:t>ecause</w:t>
      </w:r>
      <w:ins w:id="31" w:author="Parks, Robbie M" w:date="2018-12-04T17:49:00Z">
        <w:r w:rsidR="00F37C29">
          <w:rPr>
            <w:rFonts w:ascii="Times New Roman" w:hAnsi="Times New Roman"/>
            <w:color w:val="000000" w:themeColor="text1"/>
            <w:sz w:val="24"/>
            <w:szCs w:val="24"/>
          </w:rPr>
          <w:t xml:space="preserve"> </w:t>
        </w:r>
      </w:ins>
      <w:del w:id="32" w:author="Parks, Robbie M" w:date="2018-12-04T17:49:00Z">
        <w:r w:rsidR="00202B92" w:rsidDel="00F37C29">
          <w:rPr>
            <w:rFonts w:ascii="Times New Roman" w:hAnsi="Times New Roman"/>
            <w:color w:val="000000" w:themeColor="text1"/>
            <w:sz w:val="24"/>
            <w:szCs w:val="24"/>
          </w:rPr>
          <w:delText xml:space="preserve"> of </w:delText>
        </w:r>
      </w:del>
      <w:r w:rsidR="00202B92">
        <w:rPr>
          <w:rFonts w:ascii="Times New Roman" w:hAnsi="Times New Roman"/>
          <w:color w:val="000000" w:themeColor="text1"/>
          <w:sz w:val="24"/>
          <w:szCs w:val="24"/>
        </w:rPr>
        <w:t>societies adapt to their long-term local temperature.</w:t>
      </w:r>
      <w:ins w:id="33" w:author="Parks, Robbie M" w:date="2018-12-04T17:48:00Z">
        <w:r w:rsidR="0054202E">
          <w:rPr>
            <w:rFonts w:ascii="Times New Roman" w:hAnsi="Times New Roman"/>
            <w:color w:val="000000" w:themeColor="text1"/>
            <w:sz w:val="24"/>
            <w:szCs w:val="24"/>
          </w:rPr>
          <w:fldChar w:fldCharType="begin" w:fldLock="1"/>
        </w:r>
      </w:ins>
      <w:r w:rsidR="00F75F46">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mendeley":{"formattedCitation":"&lt;sup&gt;9,14&lt;/sup&gt;","plainTextFormattedCitation":"9,14","previouslyFormattedCitation":"&lt;sup&gt;9,14&lt;/sup&gt;"},"properties":{"noteIndex":0},"schema":"https://github.com/citation-style-language/schema/raw/master/csl-citation.json"}</w:instrText>
      </w:r>
      <w:r w:rsidR="0054202E">
        <w:rPr>
          <w:rFonts w:ascii="Times New Roman" w:hAnsi="Times New Roman"/>
          <w:color w:val="000000" w:themeColor="text1"/>
          <w:sz w:val="24"/>
          <w:szCs w:val="24"/>
        </w:rPr>
        <w:fldChar w:fldCharType="separate"/>
      </w:r>
      <w:r w:rsidR="00701B22" w:rsidRPr="00701B22">
        <w:rPr>
          <w:rFonts w:ascii="Times New Roman" w:hAnsi="Times New Roman"/>
          <w:noProof/>
          <w:color w:val="000000" w:themeColor="text1"/>
          <w:sz w:val="24"/>
          <w:szCs w:val="24"/>
          <w:vertAlign w:val="superscript"/>
        </w:rPr>
        <w:t>9,14</w:t>
      </w:r>
      <w:ins w:id="34" w:author="Parks, Robbie M" w:date="2018-12-04T17:48:00Z">
        <w:r w:rsidR="0054202E">
          <w:rPr>
            <w:rFonts w:ascii="Times New Roman" w:hAnsi="Times New Roman"/>
            <w:color w:val="000000" w:themeColor="text1"/>
            <w:sz w:val="24"/>
            <w:szCs w:val="24"/>
          </w:rPr>
          <w:fldChar w:fldCharType="end"/>
        </w:r>
      </w:ins>
      <w:r w:rsidR="00202B92">
        <w:rPr>
          <w:rFonts w:ascii="Times New Roman" w:hAnsi="Times New Roman"/>
          <w:color w:val="000000" w:themeColor="text1"/>
          <w:sz w:val="24"/>
          <w:szCs w:val="24"/>
        </w:rPr>
        <w:t xml:space="preserve"> </w:t>
      </w:r>
      <w:r w:rsidRPr="00AA564D">
        <w:rPr>
          <w:rFonts w:ascii="Times New Roman" w:hAnsi="Times New Roman"/>
          <w:color w:val="000000" w:themeColor="text1"/>
          <w:sz w:val="24"/>
          <w:szCs w:val="24"/>
        </w:rPr>
        <w:t>Cl</w:t>
      </w:r>
      <w:r w:rsidR="002B11C6">
        <w:rPr>
          <w:rFonts w:ascii="Times New Roman" w:hAnsi="Times New Roman"/>
          <w:color w:val="000000" w:themeColor="text1"/>
          <w:sz w:val="24"/>
          <w:szCs w:val="24"/>
        </w:rPr>
        <w:t>imate change, however, will</w:t>
      </w:r>
      <w:r w:rsidRPr="00AA564D">
        <w:rPr>
          <w:rFonts w:ascii="Times New Roman" w:hAnsi="Times New Roman"/>
          <w:color w:val="000000" w:themeColor="text1"/>
          <w:sz w:val="24"/>
          <w:szCs w:val="24"/>
        </w:rPr>
        <w:t xml:space="preserve"> fundamentally modify weather co</w:t>
      </w:r>
      <w:r w:rsidR="002B11C6">
        <w:rPr>
          <w:rFonts w:ascii="Times New Roman" w:hAnsi="Times New Roman"/>
          <w:color w:val="000000" w:themeColor="text1"/>
          <w:sz w:val="24"/>
          <w:szCs w:val="24"/>
        </w:rPr>
        <w:t xml:space="preserve">mpared to long-term experiences, and hence change seasonal weather regimes, which can disrupt long-term adaptation. Understanding the impacts of climate change </w:t>
      </w:r>
      <w:r w:rsidR="002B11C6" w:rsidRPr="002B11C6">
        <w:rPr>
          <w:rFonts w:ascii="Times New Roman" w:hAnsi="Times New Roman"/>
          <w:color w:val="000000" w:themeColor="text1"/>
          <w:sz w:val="24"/>
          <w:szCs w:val="24"/>
        </w:rPr>
        <w:t xml:space="preserve">needs data that contain repeated observations of temperature and health variables in a large number of places over a long period of time, and methodology that uses these data to understand how deviations of weather in a specific period, e.g., a month or a season, from its long-term norm impact population health. </w:t>
      </w:r>
      <w:moveFromRangeStart w:id="35" w:author="Parks, Robbie M" w:date="2018-12-04T18:01:00Z" w:name="move531709796"/>
      <w:moveFrom w:id="36" w:author="Parks, Robbie M" w:date="2018-12-04T18:01:00Z">
        <w:r w:rsidR="002B11C6" w:rsidRPr="00636C9B" w:rsidDel="0090673B">
          <w:rPr>
            <w:rFonts w:ascii="Times New Roman" w:hAnsi="Times New Roman"/>
            <w:color w:val="000000" w:themeColor="text1"/>
            <w:sz w:val="24"/>
            <w:szCs w:val="24"/>
          </w:rPr>
          <w:t>Here, we used geo-coded injury mortality and temperature data</w:t>
        </w:r>
        <w:r w:rsidR="002B11C6" w:rsidDel="0090673B">
          <w:rPr>
            <w:rFonts w:ascii="Times New Roman" w:hAnsi="Times New Roman"/>
            <w:color w:val="000000" w:themeColor="text1"/>
            <w:sz w:val="24"/>
            <w:szCs w:val="24"/>
          </w:rPr>
          <w:t xml:space="preserve"> with</w:t>
        </w:r>
        <w:r w:rsidR="002B11C6" w:rsidRPr="00636C9B" w:rsidDel="0090673B">
          <w:rPr>
            <w:rFonts w:ascii="Times New Roman" w:hAnsi="Times New Roman"/>
            <w:color w:val="000000" w:themeColor="text1"/>
            <w:sz w:val="24"/>
            <w:szCs w:val="24"/>
          </w:rPr>
          <w:t xml:space="preserve"> a </w:t>
        </w:r>
        <w:r w:rsidR="002B11C6" w:rsidDel="0090673B">
          <w:rPr>
            <w:rFonts w:ascii="Times New Roman" w:hAnsi="Times New Roman"/>
            <w:color w:val="000000" w:themeColor="text1"/>
            <w:sz w:val="24"/>
            <w:szCs w:val="24"/>
          </w:rPr>
          <w:t xml:space="preserve">novel </w:t>
        </w:r>
        <w:r w:rsidR="002B11C6" w:rsidRPr="00636C9B" w:rsidDel="0090673B">
          <w:rPr>
            <w:rFonts w:ascii="Times New Roman" w:hAnsi="Times New Roman"/>
            <w:color w:val="000000" w:themeColor="text1"/>
            <w:sz w:val="24"/>
            <w:szCs w:val="24"/>
          </w:rPr>
          <w:t>Bayesian spatio</w:t>
        </w:r>
        <w:r w:rsidR="002B11C6" w:rsidDel="0090673B">
          <w:rPr>
            <w:rFonts w:ascii="Times New Roman" w:hAnsi="Times New Roman"/>
            <w:color w:val="000000" w:themeColor="text1"/>
            <w:sz w:val="24"/>
            <w:szCs w:val="24"/>
          </w:rPr>
          <w:t>-</w:t>
        </w:r>
        <w:r w:rsidR="002B11C6" w:rsidRPr="00636C9B" w:rsidDel="0090673B">
          <w:rPr>
            <w:rFonts w:ascii="Times New Roman" w:hAnsi="Times New Roman"/>
            <w:color w:val="000000" w:themeColor="text1"/>
            <w:sz w:val="24"/>
            <w:szCs w:val="24"/>
          </w:rPr>
          <w:t xml:space="preserve">temporal model to conduct a national analysis of the impact of anomalous temperature on </w:t>
        </w:r>
        <w:r w:rsidR="002B11C6" w:rsidDel="0090673B">
          <w:rPr>
            <w:rFonts w:ascii="Times New Roman" w:hAnsi="Times New Roman"/>
            <w:color w:val="000000" w:themeColor="text1"/>
            <w:sz w:val="24"/>
            <w:szCs w:val="24"/>
          </w:rPr>
          <w:t>multiple types</w:t>
        </w:r>
        <w:r w:rsidR="002B11C6" w:rsidRPr="00636C9B" w:rsidDel="0090673B">
          <w:rPr>
            <w:rFonts w:ascii="Times New Roman" w:hAnsi="Times New Roman"/>
            <w:color w:val="000000" w:themeColor="text1"/>
            <w:sz w:val="24"/>
            <w:szCs w:val="24"/>
          </w:rPr>
          <w:t xml:space="preserve"> of injury </w:t>
        </w:r>
        <w:r w:rsidR="002B11C6" w:rsidDel="0090673B">
          <w:rPr>
            <w:rFonts w:ascii="Times New Roman" w:hAnsi="Times New Roman"/>
            <w:color w:val="000000" w:themeColor="text1"/>
            <w:sz w:val="24"/>
            <w:szCs w:val="24"/>
          </w:rPr>
          <w:t xml:space="preserve">in the USA </w:t>
        </w:r>
        <w:r w:rsidR="002B11C6" w:rsidRPr="00636C9B" w:rsidDel="0090673B">
          <w:rPr>
            <w:rFonts w:ascii="Times New Roman" w:hAnsi="Times New Roman"/>
            <w:color w:val="000000" w:themeColor="text1"/>
            <w:sz w:val="24"/>
            <w:szCs w:val="24"/>
          </w:rPr>
          <w:t xml:space="preserve">by </w:t>
        </w:r>
        <w:r w:rsidR="002B11C6" w:rsidDel="0090673B">
          <w:rPr>
            <w:rFonts w:ascii="Times New Roman" w:hAnsi="Times New Roman"/>
            <w:color w:val="000000" w:themeColor="text1"/>
            <w:sz w:val="24"/>
            <w:szCs w:val="24"/>
          </w:rPr>
          <w:t>age group and sex</w:t>
        </w:r>
        <w:r w:rsidR="002B11C6" w:rsidRPr="00636C9B" w:rsidDel="0090673B">
          <w:rPr>
            <w:rFonts w:ascii="Times New Roman" w:hAnsi="Times New Roman"/>
            <w:color w:val="000000" w:themeColor="text1"/>
            <w:sz w:val="24"/>
            <w:szCs w:val="24"/>
          </w:rPr>
          <w:t xml:space="preserve">. </w:t>
        </w:r>
      </w:moveFrom>
      <w:moveFromRangeEnd w:id="35"/>
    </w:p>
    <w:p w14:paraId="79B2707C" w14:textId="77777777" w:rsidR="002B11C6" w:rsidRPr="00636C9B" w:rsidDel="0090673B" w:rsidRDefault="002B11C6" w:rsidP="002B11C6">
      <w:pPr>
        <w:spacing w:after="0" w:line="480" w:lineRule="auto"/>
        <w:jc w:val="both"/>
        <w:rPr>
          <w:del w:id="37" w:author="Parks, Robbie M" w:date="2018-12-04T18:01:00Z"/>
          <w:rFonts w:ascii="Times New Roman" w:hAnsi="Times New Roman"/>
          <w:color w:val="000000" w:themeColor="text1"/>
          <w:sz w:val="24"/>
          <w:szCs w:val="24"/>
        </w:rPr>
      </w:pPr>
    </w:p>
    <w:p w14:paraId="59E5EACC" w14:textId="6C6FC0A3" w:rsidR="00252CB9" w:rsidRDefault="001810A3" w:rsidP="00252CB9">
      <w:pPr>
        <w:spacing w:after="0" w:line="480" w:lineRule="auto"/>
        <w:jc w:val="both"/>
        <w:rPr>
          <w:ins w:id="38" w:author="Parks, Robbie M" w:date="2018-12-04T18:01:00Z"/>
          <w:rFonts w:ascii="Times New Roman" w:hAnsi="Times New Roman"/>
          <w:color w:val="000000" w:themeColor="text1"/>
          <w:sz w:val="24"/>
          <w:szCs w:val="24"/>
        </w:rPr>
      </w:pPr>
      <w:r>
        <w:rPr>
          <w:rFonts w:ascii="Times New Roman" w:hAnsi="Times New Roman"/>
          <w:color w:val="000000" w:themeColor="text1"/>
          <w:sz w:val="24"/>
          <w:szCs w:val="24"/>
        </w:rPr>
        <w:t xml:space="preserve">Differing age groups and sexes can </w:t>
      </w:r>
      <w:r w:rsidRPr="00636C9B">
        <w:rPr>
          <w:rFonts w:ascii="Times New Roman" w:hAnsi="Times New Roman"/>
          <w:color w:val="000000" w:themeColor="text1"/>
          <w:sz w:val="24"/>
          <w:szCs w:val="24"/>
        </w:rPr>
        <w:t xml:space="preserve">possess varying levels of resilience to </w:t>
      </w:r>
      <w:del w:id="39" w:author="Parks, Robbie M" w:date="2018-12-04T17:53:00Z">
        <w:r w:rsidRPr="00E5452D" w:rsidDel="00FB42D4">
          <w:rPr>
            <w:rFonts w:ascii="Times New Roman" w:hAnsi="Times New Roman"/>
            <w:color w:val="000000" w:themeColor="text1"/>
            <w:sz w:val="24"/>
            <w:szCs w:val="24"/>
            <w:highlight w:val="yellow"/>
            <w:rPrChange w:id="40" w:author="Parks, Robbie M" w:date="2018-12-04T11:00:00Z">
              <w:rPr>
                <w:rFonts w:ascii="Times New Roman" w:hAnsi="Times New Roman"/>
                <w:color w:val="000000" w:themeColor="text1"/>
                <w:sz w:val="24"/>
                <w:szCs w:val="24"/>
              </w:rPr>
            </w:rPrChange>
          </w:rPr>
          <w:delText>anomal</w:delText>
        </w:r>
        <w:r w:rsidR="008307F7" w:rsidRPr="00E5452D" w:rsidDel="00FB42D4">
          <w:rPr>
            <w:rFonts w:ascii="Times New Roman" w:hAnsi="Times New Roman"/>
            <w:color w:val="000000" w:themeColor="text1"/>
            <w:sz w:val="24"/>
            <w:szCs w:val="24"/>
            <w:highlight w:val="yellow"/>
            <w:rPrChange w:id="41" w:author="Parks, Robbie M" w:date="2018-12-04T11:00:00Z">
              <w:rPr>
                <w:rFonts w:ascii="Times New Roman" w:hAnsi="Times New Roman"/>
                <w:color w:val="000000" w:themeColor="text1"/>
                <w:sz w:val="24"/>
                <w:szCs w:val="24"/>
              </w:rPr>
            </w:rPrChange>
          </w:rPr>
          <w:delText>ous</w:delText>
        </w:r>
        <w:r w:rsidR="008307F7" w:rsidDel="00FB42D4">
          <w:rPr>
            <w:rFonts w:ascii="Times New Roman" w:hAnsi="Times New Roman"/>
            <w:color w:val="000000" w:themeColor="text1"/>
            <w:sz w:val="24"/>
            <w:szCs w:val="24"/>
          </w:rPr>
          <w:delText xml:space="preserve"> </w:delText>
        </w:r>
      </w:del>
      <w:r w:rsidR="008307F7">
        <w:rPr>
          <w:rFonts w:ascii="Times New Roman" w:hAnsi="Times New Roman"/>
          <w:color w:val="000000" w:themeColor="text1"/>
          <w:sz w:val="24"/>
          <w:szCs w:val="24"/>
        </w:rPr>
        <w:t>temperature</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fldChar w:fldCharType="begin" w:fldLock="1"/>
      </w:r>
      <w:r w:rsidR="0004018D">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Environment","id":"ITEM-3","issued":{"date-parts":[["2017"]]},"page":"241-254","title":"Impact of ambient temperature on morbidity and mortality: An overview of reviews","type":"article-journal","volume":"586"},"uris":["http://www.mendeley.com/documents/?uuid=ec8f9b0b-9e5a-4af2-97b8-252be22410de"]}],"mendeley":{"formattedCitation":"&lt;sup&gt;10,11,15&lt;/sup&gt;","plainTextFormattedCitation":"10,11,15","previouslyFormattedCitation":"&lt;sup&gt;10,11,15&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006B32B1" w:rsidRPr="006B32B1">
        <w:rPr>
          <w:rFonts w:ascii="Times New Roman" w:hAnsi="Times New Roman"/>
          <w:noProof/>
          <w:color w:val="000000" w:themeColor="text1"/>
          <w:sz w:val="24"/>
          <w:szCs w:val="24"/>
          <w:vertAlign w:val="superscript"/>
        </w:rPr>
        <w:t>10,11,15</w:t>
      </w:r>
      <w:r w:rsidRPr="00636C9B">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del w:id="42" w:author="Parks, Robbie M" w:date="2018-12-04T18:05:00Z">
        <w:r w:rsidR="000A38D2" w:rsidDel="00BA4A70">
          <w:rPr>
            <w:rFonts w:ascii="Times New Roman" w:hAnsi="Times New Roman"/>
            <w:color w:val="000000" w:themeColor="text1"/>
            <w:sz w:val="24"/>
            <w:szCs w:val="24"/>
          </w:rPr>
          <w:delText>T</w:delText>
        </w:r>
        <w:r w:rsidR="005C543C" w:rsidRPr="005C543C" w:rsidDel="00BA4A70">
          <w:rPr>
            <w:rFonts w:ascii="Times New Roman" w:hAnsi="Times New Roman"/>
            <w:color w:val="000000" w:themeColor="text1"/>
            <w:sz w:val="24"/>
            <w:szCs w:val="24"/>
          </w:rPr>
          <w:delText xml:space="preserve">here is </w:delText>
        </w:r>
        <w:r w:rsidR="00073F1B" w:rsidDel="00BA4A70">
          <w:rPr>
            <w:rFonts w:ascii="Times New Roman" w:hAnsi="Times New Roman"/>
            <w:color w:val="000000" w:themeColor="text1"/>
            <w:sz w:val="24"/>
            <w:szCs w:val="24"/>
          </w:rPr>
          <w:delText>currently</w:delText>
        </w:r>
        <w:r w:rsidR="00BC66F6" w:rsidDel="00BA4A70">
          <w:rPr>
            <w:rFonts w:ascii="Times New Roman" w:hAnsi="Times New Roman"/>
            <w:color w:val="000000" w:themeColor="text1"/>
            <w:sz w:val="24"/>
            <w:szCs w:val="24"/>
          </w:rPr>
          <w:delText xml:space="preserve"> </w:delText>
        </w:r>
        <w:r w:rsidR="00D41C09" w:rsidDel="00BA4A70">
          <w:rPr>
            <w:rFonts w:ascii="Times New Roman" w:hAnsi="Times New Roman"/>
            <w:color w:val="000000" w:themeColor="text1"/>
            <w:sz w:val="24"/>
            <w:szCs w:val="24"/>
          </w:rPr>
          <w:delText>no</w:delText>
        </w:r>
        <w:r w:rsidR="000A38D2" w:rsidDel="00BA4A70">
          <w:rPr>
            <w:rFonts w:ascii="Times New Roman" w:hAnsi="Times New Roman"/>
            <w:color w:val="000000" w:themeColor="text1"/>
            <w:sz w:val="24"/>
            <w:szCs w:val="24"/>
          </w:rPr>
          <w:delText xml:space="preserve"> detailed</w:delText>
        </w:r>
        <w:r w:rsidR="005C543C" w:rsidRPr="005C543C" w:rsidDel="00BA4A70">
          <w:rPr>
            <w:rFonts w:ascii="Times New Roman" w:hAnsi="Times New Roman"/>
            <w:color w:val="000000" w:themeColor="text1"/>
            <w:sz w:val="24"/>
            <w:szCs w:val="24"/>
          </w:rPr>
          <w:delText xml:space="preserve"> information on how </w:delText>
        </w:r>
        <w:r w:rsidR="000A38D2" w:rsidDel="00BA4A70">
          <w:rPr>
            <w:rFonts w:ascii="Times New Roman" w:hAnsi="Times New Roman"/>
            <w:color w:val="000000" w:themeColor="text1"/>
            <w:sz w:val="24"/>
            <w:szCs w:val="24"/>
          </w:rPr>
          <w:delText xml:space="preserve">different types of injury mortality respond with temperature in relation to age group and </w:delText>
        </w:r>
        <w:r w:rsidR="005C543C" w:rsidRPr="005C543C" w:rsidDel="00BA4A70">
          <w:rPr>
            <w:rFonts w:ascii="Times New Roman" w:hAnsi="Times New Roman"/>
            <w:color w:val="000000" w:themeColor="text1"/>
            <w:sz w:val="24"/>
            <w:szCs w:val="24"/>
          </w:rPr>
          <w:delText>sex</w:delText>
        </w:r>
        <w:r w:rsidR="00073F1B" w:rsidDel="00BA4A70">
          <w:rPr>
            <w:rFonts w:ascii="Times New Roman" w:hAnsi="Times New Roman"/>
            <w:color w:val="000000" w:themeColor="text1"/>
            <w:sz w:val="24"/>
            <w:szCs w:val="24"/>
          </w:rPr>
          <w:delText xml:space="preserve"> in the USA</w:delText>
        </w:r>
        <w:r w:rsidR="00B24BE3" w:rsidDel="00BA4A70">
          <w:rPr>
            <w:rFonts w:ascii="Times New Roman" w:hAnsi="Times New Roman"/>
            <w:color w:val="000000" w:themeColor="text1"/>
            <w:sz w:val="24"/>
            <w:szCs w:val="24"/>
          </w:rPr>
          <w:delText xml:space="preserve">. </w:delText>
        </w:r>
      </w:del>
      <w:r w:rsidR="00B53ABA">
        <w:rPr>
          <w:rFonts w:ascii="Times New Roman" w:hAnsi="Times New Roman"/>
          <w:color w:val="000000" w:themeColor="text1"/>
          <w:sz w:val="24"/>
          <w:szCs w:val="24"/>
        </w:rPr>
        <w:t>As such,</w:t>
      </w:r>
      <w:r w:rsidR="00BC66F6">
        <w:rPr>
          <w:rFonts w:ascii="Times New Roman" w:hAnsi="Times New Roman"/>
          <w:color w:val="000000" w:themeColor="text1"/>
          <w:sz w:val="24"/>
          <w:szCs w:val="24"/>
        </w:rPr>
        <w:t xml:space="preserve"> it is important to build an analysis di</w:t>
      </w:r>
      <w:r w:rsidR="00C93D61">
        <w:rPr>
          <w:rFonts w:ascii="Times New Roman" w:hAnsi="Times New Roman"/>
          <w:color w:val="000000" w:themeColor="text1"/>
          <w:sz w:val="24"/>
          <w:szCs w:val="24"/>
        </w:rPr>
        <w:t>stinguishing by these features</w:t>
      </w:r>
      <w:r w:rsidR="007E4DC1">
        <w:rPr>
          <w:rFonts w:ascii="Times New Roman" w:hAnsi="Times New Roman"/>
          <w:color w:val="000000" w:themeColor="text1"/>
          <w:sz w:val="24"/>
          <w:szCs w:val="24"/>
        </w:rPr>
        <w:t>.</w:t>
      </w:r>
      <w:r w:rsidR="00321DA9" w:rsidRPr="00636C9B">
        <w:rPr>
          <w:rFonts w:ascii="Times New Roman" w:hAnsi="Times New Roman"/>
          <w:color w:val="000000" w:themeColor="text1"/>
          <w:sz w:val="24"/>
          <w:szCs w:val="24"/>
        </w:rPr>
        <w:t xml:space="preserve"> </w:t>
      </w:r>
    </w:p>
    <w:p w14:paraId="13EADB2A" w14:textId="77777777" w:rsidR="0090673B" w:rsidRDefault="0090673B" w:rsidP="00252CB9">
      <w:pPr>
        <w:spacing w:after="0" w:line="480" w:lineRule="auto"/>
        <w:jc w:val="both"/>
        <w:rPr>
          <w:ins w:id="43" w:author="Parks, Robbie M" w:date="2018-12-04T18:01:00Z"/>
          <w:rFonts w:ascii="Times New Roman" w:hAnsi="Times New Roman"/>
          <w:color w:val="000000" w:themeColor="text1"/>
          <w:sz w:val="24"/>
          <w:szCs w:val="24"/>
        </w:rPr>
      </w:pPr>
    </w:p>
    <w:p w14:paraId="69690271" w14:textId="10D6A0C9" w:rsidR="0090673B" w:rsidRPr="00636C9B" w:rsidRDefault="0090673B" w:rsidP="00252CB9">
      <w:pPr>
        <w:spacing w:after="0" w:line="480" w:lineRule="auto"/>
        <w:jc w:val="both"/>
        <w:rPr>
          <w:rFonts w:ascii="Times New Roman" w:hAnsi="Times New Roman"/>
          <w:color w:val="000000" w:themeColor="text1"/>
          <w:sz w:val="24"/>
          <w:szCs w:val="24"/>
        </w:rPr>
      </w:pPr>
      <w:moveToRangeStart w:id="44" w:author="Parks, Robbie M" w:date="2018-12-04T18:01:00Z" w:name="move531709796"/>
      <w:moveTo w:id="45" w:author="Parks, Robbie M" w:date="2018-12-04T18:01:00Z">
        <w:r w:rsidRPr="00636C9B">
          <w:rPr>
            <w:rFonts w:ascii="Times New Roman" w:hAnsi="Times New Roman"/>
            <w:color w:val="000000" w:themeColor="text1"/>
            <w:sz w:val="24"/>
            <w:szCs w:val="24"/>
          </w:rPr>
          <w:t>Here, we used geo-coded injury mortality and temperature data</w:t>
        </w:r>
        <w:r>
          <w:rPr>
            <w:rFonts w:ascii="Times New Roman" w:hAnsi="Times New Roman"/>
            <w:color w:val="000000" w:themeColor="text1"/>
            <w:sz w:val="24"/>
            <w:szCs w:val="24"/>
          </w:rPr>
          <w:t xml:space="preserve"> with</w:t>
        </w:r>
        <w:r w:rsidRPr="00636C9B">
          <w:rPr>
            <w:rFonts w:ascii="Times New Roman" w:hAnsi="Times New Roman"/>
            <w:color w:val="000000" w:themeColor="text1"/>
            <w:sz w:val="24"/>
            <w:szCs w:val="24"/>
          </w:rPr>
          <w:t xml:space="preserve"> a </w:t>
        </w:r>
        <w:r>
          <w:rPr>
            <w:rFonts w:ascii="Times New Roman" w:hAnsi="Times New Roman"/>
            <w:color w:val="000000" w:themeColor="text1"/>
            <w:sz w:val="24"/>
            <w:szCs w:val="24"/>
          </w:rPr>
          <w:t xml:space="preserve">novel </w:t>
        </w:r>
        <w:r w:rsidRPr="00636C9B">
          <w:rPr>
            <w:rFonts w:ascii="Times New Roman" w:hAnsi="Times New Roman"/>
            <w:color w:val="000000" w:themeColor="text1"/>
            <w:sz w:val="24"/>
            <w:szCs w:val="24"/>
          </w:rPr>
          <w:t>Bayesian spatio</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temporal model to conduct a national analysis of the impact of anomalous temperature on </w:t>
        </w:r>
        <w:r>
          <w:rPr>
            <w:rFonts w:ascii="Times New Roman" w:hAnsi="Times New Roman"/>
            <w:color w:val="000000" w:themeColor="text1"/>
            <w:sz w:val="24"/>
            <w:szCs w:val="24"/>
          </w:rPr>
          <w:t>multiple types</w:t>
        </w:r>
        <w:r w:rsidRPr="00636C9B">
          <w:rPr>
            <w:rFonts w:ascii="Times New Roman" w:hAnsi="Times New Roman"/>
            <w:color w:val="000000" w:themeColor="text1"/>
            <w:sz w:val="24"/>
            <w:szCs w:val="24"/>
          </w:rPr>
          <w:t xml:space="preserve"> of injury </w:t>
        </w:r>
        <w:r>
          <w:rPr>
            <w:rFonts w:ascii="Times New Roman" w:hAnsi="Times New Roman"/>
            <w:color w:val="000000" w:themeColor="text1"/>
            <w:sz w:val="24"/>
            <w:szCs w:val="24"/>
          </w:rPr>
          <w:t xml:space="preserve">in the USA </w:t>
        </w:r>
        <w:r w:rsidRPr="00636C9B">
          <w:rPr>
            <w:rFonts w:ascii="Times New Roman" w:hAnsi="Times New Roman"/>
            <w:color w:val="000000" w:themeColor="text1"/>
            <w:sz w:val="24"/>
            <w:szCs w:val="24"/>
          </w:rPr>
          <w:t xml:space="preserve">by </w:t>
        </w:r>
        <w:r>
          <w:rPr>
            <w:rFonts w:ascii="Times New Roman" w:hAnsi="Times New Roman"/>
            <w:color w:val="000000" w:themeColor="text1"/>
            <w:sz w:val="24"/>
            <w:szCs w:val="24"/>
          </w:rPr>
          <w:t>age group and sex</w:t>
        </w:r>
        <w:r w:rsidRPr="00636C9B">
          <w:rPr>
            <w:rFonts w:ascii="Times New Roman" w:hAnsi="Times New Roman"/>
            <w:color w:val="000000" w:themeColor="text1"/>
            <w:sz w:val="24"/>
            <w:szCs w:val="24"/>
          </w:rPr>
          <w:t>.</w:t>
        </w:r>
      </w:moveTo>
      <w:moveToRangeEnd w:id="44"/>
    </w:p>
    <w:p w14:paraId="20612A69"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Pr="00636C9B" w:rsidRDefault="00B26B68" w:rsidP="005B39FC">
      <w:pPr>
        <w:spacing w:after="0" w:line="480" w:lineRule="auto"/>
        <w:jc w:val="both"/>
        <w:rPr>
          <w:rFonts w:ascii="Times New Roman" w:hAnsi="Times New Roman"/>
          <w:b/>
          <w:color w:val="000000" w:themeColor="text1"/>
          <w:sz w:val="24"/>
          <w:szCs w:val="24"/>
        </w:rPr>
      </w:pPr>
      <w:commentRangeStart w:id="46"/>
      <w:r w:rsidRPr="00636C9B">
        <w:rPr>
          <w:rFonts w:ascii="Times New Roman" w:hAnsi="Times New Roman"/>
          <w:b/>
          <w:color w:val="000000" w:themeColor="text1"/>
          <w:sz w:val="24"/>
          <w:szCs w:val="24"/>
        </w:rPr>
        <w:t>Methods</w:t>
      </w:r>
      <w:commentRangeEnd w:id="46"/>
      <w:r w:rsidR="0065185D">
        <w:rPr>
          <w:rStyle w:val="CommentReference"/>
          <w:rFonts w:asciiTheme="minorHAnsi" w:eastAsiaTheme="minorHAnsi" w:hAnsiTheme="minorHAnsi" w:cstheme="minorBidi"/>
        </w:rPr>
        <w:commentReference w:id="46"/>
      </w:r>
    </w:p>
    <w:p w14:paraId="317B337D" w14:textId="497C5293" w:rsidR="00E65B73" w:rsidRPr="00636C9B" w:rsidRDefault="00E65B73" w:rsidP="005B39FC">
      <w:pPr>
        <w:spacing w:after="0" w:line="480" w:lineRule="auto"/>
        <w:jc w:val="both"/>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341C9423" w14:textId="2087A1AC" w:rsidR="00083BC4" w:rsidRDefault="00A03DE2" w:rsidP="005B39FC">
      <w:pPr>
        <w:spacing w:after="0" w:line="480" w:lineRule="auto"/>
        <w:jc w:val="both"/>
        <w:rPr>
          <w:ins w:id="47" w:author="Ezzati, Majid" w:date="2018-11-30T12:34:00Z"/>
          <w:rFonts w:ascii="Times New Roman" w:hAnsi="Times New Roman"/>
          <w:color w:val="000000" w:themeColor="text1"/>
          <w:sz w:val="24"/>
          <w:szCs w:val="24"/>
        </w:rPr>
      </w:pPr>
      <w:r>
        <w:rPr>
          <w:rFonts w:ascii="Times New Roman" w:hAnsi="Times New Roman"/>
          <w:color w:val="000000" w:themeColor="text1"/>
          <w:sz w:val="24"/>
          <w:szCs w:val="24"/>
        </w:rPr>
        <w:t xml:space="preserve">Our aim was </w:t>
      </w:r>
      <w:r w:rsidR="00A17E43">
        <w:rPr>
          <w:rFonts w:ascii="Times New Roman" w:hAnsi="Times New Roman"/>
          <w:color w:val="000000" w:themeColor="text1"/>
          <w:sz w:val="24"/>
          <w:szCs w:val="24"/>
        </w:rPr>
        <w:t xml:space="preserve">to understand the </w:t>
      </w:r>
      <w:r w:rsidR="003757BC">
        <w:rPr>
          <w:rFonts w:ascii="Times New Roman" w:hAnsi="Times New Roman"/>
          <w:color w:val="000000" w:themeColor="text1"/>
          <w:sz w:val="24"/>
          <w:szCs w:val="24"/>
        </w:rPr>
        <w:t xml:space="preserve">mortality </w:t>
      </w:r>
      <w:r w:rsidR="00A17E43">
        <w:rPr>
          <w:rFonts w:ascii="Times New Roman" w:hAnsi="Times New Roman"/>
          <w:color w:val="000000" w:themeColor="text1"/>
          <w:sz w:val="24"/>
          <w:szCs w:val="24"/>
        </w:rPr>
        <w:t xml:space="preserve">impact of deviation of temperature from long-term </w:t>
      </w:r>
      <w:r w:rsidR="002B11C6">
        <w:rPr>
          <w:rFonts w:ascii="Times New Roman" w:hAnsi="Times New Roman"/>
          <w:color w:val="000000" w:themeColor="text1"/>
          <w:sz w:val="24"/>
          <w:szCs w:val="24"/>
        </w:rPr>
        <w:t>local temperatures to which</w:t>
      </w:r>
      <w:r w:rsidR="003757BC">
        <w:rPr>
          <w:rFonts w:ascii="Times New Roman" w:hAnsi="Times New Roman"/>
          <w:color w:val="000000" w:themeColor="text1"/>
          <w:sz w:val="24"/>
          <w:szCs w:val="24"/>
        </w:rPr>
        <w:t xml:space="preserve"> populations have</w:t>
      </w:r>
      <w:r w:rsidR="003757BC" w:rsidRPr="003757BC">
        <w:rPr>
          <w:rFonts w:ascii="Times New Roman" w:hAnsi="Times New Roman"/>
          <w:color w:val="000000" w:themeColor="text1"/>
          <w:sz w:val="24"/>
          <w:szCs w:val="24"/>
        </w:rPr>
        <w:t xml:space="preserve"> </w:t>
      </w:r>
      <w:r w:rsidR="003757BC">
        <w:rPr>
          <w:rFonts w:ascii="Times New Roman" w:hAnsi="Times New Roman"/>
          <w:color w:val="000000" w:themeColor="text1"/>
          <w:sz w:val="24"/>
          <w:szCs w:val="24"/>
        </w:rPr>
        <w:t>acclimatised to</w:t>
      </w:r>
      <w:commentRangeStart w:id="48"/>
      <w:r w:rsidR="002B11C6">
        <w:rPr>
          <w:rFonts w:ascii="Times New Roman" w:hAnsi="Times New Roman"/>
          <w:color w:val="000000" w:themeColor="text1"/>
          <w:sz w:val="24"/>
          <w:szCs w:val="24"/>
        </w:rPr>
        <w:t>, referred to as anomaly hereafter</w:t>
      </w:r>
      <w:commentRangeEnd w:id="48"/>
      <w:r w:rsidR="002B11C6">
        <w:rPr>
          <w:rStyle w:val="CommentReference"/>
          <w:rFonts w:asciiTheme="minorHAnsi" w:eastAsiaTheme="minorHAnsi" w:hAnsiTheme="minorHAnsi" w:cstheme="minorBidi"/>
        </w:rPr>
        <w:commentReference w:id="48"/>
      </w:r>
      <w:r w:rsidR="00A17E43">
        <w:rPr>
          <w:rFonts w:ascii="Times New Roman" w:hAnsi="Times New Roman"/>
          <w:color w:val="000000" w:themeColor="text1"/>
          <w:sz w:val="24"/>
          <w:szCs w:val="24"/>
        </w:rPr>
        <w:t xml:space="preserve">. </w:t>
      </w:r>
      <w:r w:rsidR="002B11C6">
        <w:rPr>
          <w:rFonts w:ascii="Times New Roman" w:hAnsi="Times New Roman"/>
          <w:color w:val="000000" w:themeColor="text1"/>
          <w:sz w:val="24"/>
          <w:szCs w:val="24"/>
        </w:rPr>
        <w:t>To achieve this aim,</w:t>
      </w:r>
      <w:r w:rsidR="00FB610D">
        <w:rPr>
          <w:rFonts w:ascii="Times New Roman" w:hAnsi="Times New Roman"/>
          <w:color w:val="000000" w:themeColor="text1"/>
          <w:sz w:val="24"/>
          <w:szCs w:val="24"/>
        </w:rPr>
        <w:t xml:space="preserve"> </w:t>
      </w:r>
      <w:r w:rsidR="00716FA3">
        <w:rPr>
          <w:rFonts w:ascii="Times New Roman" w:hAnsi="Times New Roman"/>
          <w:color w:val="000000" w:themeColor="text1"/>
          <w:sz w:val="24"/>
          <w:szCs w:val="24"/>
        </w:rPr>
        <w:t>we used monthly temperatures and death records</w:t>
      </w:r>
      <w:r w:rsidR="00A17E43">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to </w:t>
      </w:r>
      <w:r w:rsidR="00C542A6">
        <w:rPr>
          <w:rFonts w:ascii="Times New Roman" w:hAnsi="Times New Roman"/>
          <w:color w:val="000000" w:themeColor="text1"/>
          <w:sz w:val="24"/>
          <w:szCs w:val="24"/>
        </w:rPr>
        <w:t>quantify</w:t>
      </w:r>
      <w:r>
        <w:rPr>
          <w:rFonts w:ascii="Times New Roman" w:hAnsi="Times New Roman"/>
          <w:color w:val="000000" w:themeColor="text1"/>
          <w:sz w:val="24"/>
          <w:szCs w:val="24"/>
        </w:rPr>
        <w:t xml:space="preserve"> additional </w:t>
      </w:r>
      <w:r w:rsidR="00C542A6">
        <w:rPr>
          <w:rFonts w:ascii="Times New Roman" w:hAnsi="Times New Roman"/>
          <w:color w:val="000000" w:themeColor="text1"/>
          <w:sz w:val="24"/>
          <w:szCs w:val="24"/>
        </w:rPr>
        <w:t>injury deaths</w:t>
      </w:r>
      <w:r>
        <w:rPr>
          <w:rFonts w:ascii="Times New Roman" w:hAnsi="Times New Roman"/>
          <w:color w:val="000000" w:themeColor="text1"/>
          <w:sz w:val="24"/>
          <w:szCs w:val="24"/>
        </w:rPr>
        <w:t xml:space="preserve"> in </w:t>
      </w:r>
      <w:r w:rsidR="00A17E43">
        <w:rPr>
          <w:rFonts w:ascii="Times New Roman" w:hAnsi="Times New Roman"/>
          <w:color w:val="000000" w:themeColor="text1"/>
          <w:sz w:val="24"/>
          <w:szCs w:val="24"/>
        </w:rPr>
        <w:t>months warmer</w:t>
      </w:r>
      <w:r w:rsidR="00083BC4">
        <w:rPr>
          <w:rFonts w:ascii="Times New Roman" w:hAnsi="Times New Roman"/>
          <w:color w:val="000000" w:themeColor="text1"/>
          <w:sz w:val="24"/>
          <w:szCs w:val="24"/>
        </w:rPr>
        <w:t xml:space="preserve"> or colder</w:t>
      </w:r>
      <w:r w:rsidR="00A17E43">
        <w:rPr>
          <w:rFonts w:ascii="Times New Roman" w:hAnsi="Times New Roman"/>
          <w:color w:val="000000" w:themeColor="text1"/>
          <w:sz w:val="24"/>
          <w:szCs w:val="24"/>
        </w:rPr>
        <w:t xml:space="preserve"> than the </w:t>
      </w:r>
      <w:r w:rsidR="00083BC4">
        <w:rPr>
          <w:rFonts w:ascii="Times New Roman" w:hAnsi="Times New Roman"/>
          <w:color w:val="000000" w:themeColor="text1"/>
          <w:sz w:val="24"/>
          <w:szCs w:val="24"/>
        </w:rPr>
        <w:t>locally-normal</w:t>
      </w:r>
      <w:r w:rsidR="00716FA3">
        <w:rPr>
          <w:rFonts w:ascii="Times New Roman" w:hAnsi="Times New Roman"/>
          <w:color w:val="000000" w:themeColor="text1"/>
          <w:sz w:val="24"/>
          <w:szCs w:val="24"/>
        </w:rPr>
        <w:t xml:space="preserve"> level </w:t>
      </w:r>
      <w:r>
        <w:rPr>
          <w:rFonts w:ascii="Times New Roman" w:hAnsi="Times New Roman"/>
          <w:color w:val="000000" w:themeColor="text1"/>
          <w:sz w:val="24"/>
          <w:szCs w:val="24"/>
        </w:rPr>
        <w:t>in the</w:t>
      </w:r>
      <w:r w:rsidR="009A2664">
        <w:rPr>
          <w:rFonts w:ascii="Times New Roman" w:hAnsi="Times New Roman"/>
          <w:color w:val="000000" w:themeColor="text1"/>
          <w:sz w:val="24"/>
          <w:szCs w:val="24"/>
        </w:rPr>
        <w:t xml:space="preserve"> contiguous</w:t>
      </w:r>
      <w:r>
        <w:rPr>
          <w:rFonts w:ascii="Times New Roman" w:hAnsi="Times New Roman"/>
          <w:color w:val="000000" w:themeColor="text1"/>
          <w:sz w:val="24"/>
          <w:szCs w:val="24"/>
        </w:rPr>
        <w:t xml:space="preserve"> USA</w:t>
      </w:r>
      <w:r w:rsidR="002D23EC">
        <w:rPr>
          <w:rFonts w:ascii="Times New Roman" w:hAnsi="Times New Roman"/>
          <w:color w:val="000000" w:themeColor="text1"/>
          <w:sz w:val="24"/>
          <w:szCs w:val="24"/>
        </w:rPr>
        <w:t xml:space="preserve"> (i.e., excluding Alaska and Hawaii)</w:t>
      </w:r>
      <w:r>
        <w:rPr>
          <w:rFonts w:ascii="Times New Roman" w:hAnsi="Times New Roman"/>
          <w:color w:val="000000" w:themeColor="text1"/>
          <w:sz w:val="24"/>
          <w:szCs w:val="24"/>
        </w:rPr>
        <w:t>, by sex,</w:t>
      </w:r>
      <w:r w:rsidR="008C19F6">
        <w:rPr>
          <w:rFonts w:ascii="Times New Roman" w:hAnsi="Times New Roman"/>
          <w:color w:val="000000" w:themeColor="text1"/>
          <w:sz w:val="24"/>
          <w:szCs w:val="24"/>
        </w:rPr>
        <w:t xml:space="preserve"> age group and </w:t>
      </w:r>
      <w:r w:rsidR="00332383">
        <w:rPr>
          <w:rFonts w:ascii="Times New Roman" w:hAnsi="Times New Roman"/>
          <w:color w:val="000000" w:themeColor="text1"/>
          <w:sz w:val="24"/>
          <w:szCs w:val="24"/>
        </w:rPr>
        <w:t>type</w:t>
      </w:r>
      <w:r w:rsidR="008C19F6">
        <w:rPr>
          <w:rFonts w:ascii="Times New Roman" w:hAnsi="Times New Roman"/>
          <w:color w:val="000000" w:themeColor="text1"/>
          <w:sz w:val="24"/>
          <w:szCs w:val="24"/>
        </w:rPr>
        <w:t xml:space="preserve"> of injury. </w:t>
      </w:r>
      <w:commentRangeStart w:id="49"/>
      <w:del w:id="50" w:author="Ezzati, Majid" w:date="2018-11-30T12:25:00Z">
        <w:r w:rsidR="008C19F6" w:rsidDel="00083BC4">
          <w:rPr>
            <w:rFonts w:ascii="Times New Roman" w:hAnsi="Times New Roman"/>
            <w:color w:val="000000" w:themeColor="text1"/>
            <w:sz w:val="24"/>
            <w:szCs w:val="24"/>
          </w:rPr>
          <w:delText>Previous work has focu</w:delText>
        </w:r>
        <w:r w:rsidR="00113023" w:rsidRPr="00113023" w:rsidDel="00083BC4">
          <w:rPr>
            <w:rFonts w:ascii="Times New Roman" w:hAnsi="Times New Roman"/>
            <w:color w:val="000000" w:themeColor="text1"/>
            <w:sz w:val="24"/>
            <w:szCs w:val="24"/>
          </w:rPr>
          <w:delText>sed on how mortality from natural causes is affected by daily or multi-day hot/cold episodes, and not on weather patterns that reflect inter-annual variations, as expected under global climate change, nor on injuries.</w:delText>
        </w:r>
        <w:r w:rsidR="00C02C51" w:rsidDel="00083BC4">
          <w:rPr>
            <w:rFonts w:ascii="Times New Roman" w:hAnsi="Times New Roman"/>
            <w:color w:val="000000" w:themeColor="text1"/>
            <w:sz w:val="24"/>
            <w:szCs w:val="24"/>
          </w:rPr>
          <w:fldChar w:fldCharType="begin" w:fldLock="1"/>
        </w:r>
        <w:r w:rsidR="00BD3D8F" w:rsidDel="00083BC4">
          <w:rPr>
            <w:rFonts w:ascii="Times New Roman" w:hAnsi="Times New Roman"/>
            <w:color w:val="000000" w:themeColor="text1"/>
            <w:sz w:val="24"/>
            <w:szCs w:val="24"/>
          </w:rPr>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2008","type":"article-journal","volume":"8"},"uris":["http://www.mendeley.com/documents/?uuid=d87217a1-8015-414a-9c4d-5b94d7e63ff8"]},{"id":"ITEM-6","itemData":{"DOI":"10.1016/j.envint.2016.02.018","ISSN":"18736750","PMID":"26900891","abstract":"Background: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International","id":"ITEM-6","issued":{"date-parts":[["2016"]]},"title":"Mortality attributable to extreme temperatures in Spain: A comparative analysis by city","type":"article-journal"},"uris":["http://www.mendeley.com/documents/?uuid=95a7d8da-01d7-474f-a04c-53cda718534c"]},{"id":"ITEM-7","itemData":{"DOI":"10.1097/01.ede.0000187650.36636.1f","ISBN":"1044-3983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-7","issue":"1","issued":{"date-parts":[["2006"]]},"page":"75-79","title":"Impact of the 2003 Heatwave on All-Cause Mortality in 9 French Cities","type":"article-journal","volume":"17"},"uris":["http://www.mendeley.com/documents/?uuid=7aa70662-23cd-4233-a5ce-b47c5b315a68"]},{"id":"ITEM-8","itemData":{"DOI":"10.1056/NEJM199607113350203","ISBN":"0028-4793","ISSN":"0028-4793","PMID":"8649494","abstract":"BACKGROUND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Medicine","id":"ITEM-8","issued":{"date-parts":[["1996"]]},"title":"Heat-Related Deaths during the July 1995 Heat Wave in Chicago","type":"article-journal"},"uris":["http://www.mendeley.com/documents/?uuid=93431257-5a3a-4d6a-b726-db0de694e35d"]},{"id":"ITEM-9","itemData":{"DOI":"10.3390/ijerph120201279","ISBN":"1661-7827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Health","id":"ITEM-9","issued":{"date-parts":[["2015"]]},"title":"Evaluating the performance of a climate-driven mortality model during heat waves and cold spells in Europe","type":"article-journal"},"uris":["http://www.mendeley.com/documents/?uuid=4406136d-8b13-4e06-b3b5-c5c2f9ba7d4b"]},{"id":"ITEM-10","itemData":{"DOI":"10.1289/ehp.1002313","ISBN":"0091-6765","ISSN":"00916765","PMID":"21084239","abstract":"BACKGROUND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Perspectives","id":"ITEM-10","issued":{"date-parts":[["2011"]]},"title":"Heat waves in the United States: Mortality risk during heat waves and effect modification by heat wave characteristics in 43 U.S. communities","type":"article-journal"},"uris":["http://www.mendeley.com/documents/?uuid=c240e932-cb6f-49ce-976c-f020c9e5be3f"]},{"id":"ITEM-11","itemData":{"DOI":"10.1097/EDE.0b013e318190ee08","abstract":"Background—Many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Mass.)","id":"ITEM-11","issue":"2","issued":{"date-parts":[["2009"]]},"page":"205","title":"Weather-related mortality: how heat, cold, and heat waves affect mortality in the United States","type":"article-journal","volume":"20"},"uris":["http://www.mendeley.com/documents/?uuid=5fe7563e-b493-41ad-a49d-689ded5488ac"]}],"mendeley":{"formattedCitation":"&lt;sup&gt;2–12&lt;/sup&gt;","plainTextFormattedCitation":"2–12","previouslyFormattedCitation":"&lt;sup&gt;2–12&lt;/sup&gt;"},"properties":{"noteIndex":0},"schema":"https://github.com/citation-style-language/schema/raw/master/csl-citation.json"}</w:delInstrText>
        </w:r>
        <w:r w:rsidR="00C02C51" w:rsidDel="00083BC4">
          <w:rPr>
            <w:rFonts w:ascii="Times New Roman" w:hAnsi="Times New Roman"/>
            <w:color w:val="000000" w:themeColor="text1"/>
            <w:sz w:val="24"/>
            <w:szCs w:val="24"/>
          </w:rPr>
          <w:fldChar w:fldCharType="separate"/>
        </w:r>
        <w:r w:rsidR="00347BC4" w:rsidRPr="00347BC4" w:rsidDel="00083BC4">
          <w:rPr>
            <w:rFonts w:ascii="Times New Roman" w:hAnsi="Times New Roman"/>
            <w:noProof/>
            <w:color w:val="000000" w:themeColor="text1"/>
            <w:sz w:val="24"/>
            <w:szCs w:val="24"/>
            <w:vertAlign w:val="superscript"/>
          </w:rPr>
          <w:delText>2–12</w:delText>
        </w:r>
        <w:r w:rsidR="00C02C51" w:rsidDel="00083BC4">
          <w:rPr>
            <w:rFonts w:ascii="Times New Roman" w:hAnsi="Times New Roman"/>
            <w:color w:val="000000" w:themeColor="text1"/>
            <w:sz w:val="24"/>
            <w:szCs w:val="24"/>
          </w:rPr>
          <w:fldChar w:fldCharType="end"/>
        </w:r>
        <w:r w:rsidR="00FF2107" w:rsidDel="00083BC4">
          <w:rPr>
            <w:rFonts w:ascii="Times New Roman" w:hAnsi="Times New Roman"/>
            <w:color w:val="000000" w:themeColor="text1"/>
            <w:sz w:val="24"/>
            <w:szCs w:val="24"/>
          </w:rPr>
          <w:delText xml:space="preserve"> </w:delText>
        </w:r>
      </w:del>
      <w:commentRangeEnd w:id="49"/>
      <w:r w:rsidR="00083BC4">
        <w:rPr>
          <w:rStyle w:val="CommentReference"/>
          <w:rFonts w:asciiTheme="minorHAnsi" w:eastAsiaTheme="minorHAnsi" w:hAnsiTheme="minorHAnsi" w:cstheme="minorBidi"/>
        </w:rPr>
        <w:commentReference w:id="49"/>
      </w:r>
      <w:ins w:id="51" w:author="Ezzati, Majid" w:date="2018-11-30T12:30:00Z">
        <w:r w:rsidR="00083BC4">
          <w:rPr>
            <w:rFonts w:ascii="Times New Roman" w:hAnsi="Times New Roman"/>
            <w:color w:val="000000" w:themeColor="text1"/>
            <w:sz w:val="24"/>
            <w:szCs w:val="24"/>
          </w:rPr>
          <w:t xml:space="preserve"> To achieve this aim, </w:t>
        </w:r>
      </w:ins>
      <w:del w:id="52" w:author="Ezzati, Majid" w:date="2018-11-30T12:30:00Z">
        <w:r w:rsidR="00FF5B78" w:rsidDel="00083BC4">
          <w:rPr>
            <w:rFonts w:ascii="Times New Roman" w:hAnsi="Times New Roman"/>
            <w:color w:val="000000" w:themeColor="text1"/>
            <w:sz w:val="24"/>
            <w:szCs w:val="24"/>
          </w:rPr>
          <w:delText>W</w:delText>
        </w:r>
      </w:del>
      <w:ins w:id="53" w:author="Ezzati, Majid" w:date="2018-11-30T12:30:00Z">
        <w:r w:rsidR="00083BC4">
          <w:rPr>
            <w:rFonts w:ascii="Times New Roman" w:hAnsi="Times New Roman"/>
            <w:color w:val="000000" w:themeColor="text1"/>
            <w:sz w:val="24"/>
            <w:szCs w:val="24"/>
          </w:rPr>
          <w:t>w</w:t>
        </w:r>
      </w:ins>
      <w:r w:rsidR="003C52FC">
        <w:rPr>
          <w:rFonts w:ascii="Times New Roman" w:hAnsi="Times New Roman"/>
          <w:color w:val="000000" w:themeColor="text1"/>
          <w:sz w:val="24"/>
          <w:szCs w:val="24"/>
        </w:rPr>
        <w:t xml:space="preserve">e first defined a </w:t>
      </w:r>
      <w:ins w:id="54" w:author="Ezzati, Majid" w:date="2018-11-30T12:31:00Z">
        <w:r w:rsidR="00083BC4">
          <w:rPr>
            <w:rFonts w:ascii="Times New Roman" w:hAnsi="Times New Roman"/>
            <w:color w:val="000000" w:themeColor="text1"/>
            <w:sz w:val="24"/>
            <w:szCs w:val="24"/>
          </w:rPr>
          <w:t xml:space="preserve">measure of </w:t>
        </w:r>
      </w:ins>
      <w:r w:rsidR="003C52FC">
        <w:rPr>
          <w:rFonts w:ascii="Times New Roman" w:hAnsi="Times New Roman"/>
          <w:color w:val="000000" w:themeColor="text1"/>
          <w:sz w:val="24"/>
          <w:szCs w:val="24"/>
        </w:rPr>
        <w:t>state-month temperature anomaly</w:t>
      </w:r>
      <w:ins w:id="55" w:author="Ezzati, Majid" w:date="2018-11-30T12:31:00Z">
        <w:r w:rsidR="00083BC4">
          <w:rPr>
            <w:rFonts w:ascii="Times New Roman" w:hAnsi="Times New Roman"/>
            <w:color w:val="000000" w:themeColor="text1"/>
            <w:sz w:val="24"/>
            <w:szCs w:val="24"/>
          </w:rPr>
          <w:t xml:space="preserve">, which measured the difference between temperature in each state and month and </w:t>
        </w:r>
      </w:ins>
      <w:del w:id="56" w:author="Ezzati, Majid" w:date="2018-11-30T12:31:00Z">
        <w:r w:rsidR="00350B39" w:rsidDel="00083BC4">
          <w:rPr>
            <w:rFonts w:ascii="Times New Roman" w:hAnsi="Times New Roman"/>
            <w:color w:val="000000" w:themeColor="text1"/>
            <w:sz w:val="24"/>
            <w:szCs w:val="24"/>
          </w:rPr>
          <w:delText xml:space="preserve"> </w:delText>
        </w:r>
        <w:r w:rsidR="003C52FC" w:rsidDel="00083BC4">
          <w:rPr>
            <w:rFonts w:ascii="Times New Roman" w:hAnsi="Times New Roman"/>
            <w:color w:val="000000" w:themeColor="text1"/>
            <w:sz w:val="24"/>
            <w:szCs w:val="24"/>
          </w:rPr>
          <w:delText xml:space="preserve">as </w:delText>
        </w:r>
        <w:r w:rsidR="00B2527A" w:rsidDel="00083BC4">
          <w:rPr>
            <w:rFonts w:ascii="Times New Roman" w:hAnsi="Times New Roman"/>
            <w:color w:val="000000" w:themeColor="text1"/>
            <w:sz w:val="24"/>
            <w:szCs w:val="24"/>
          </w:rPr>
          <w:delText xml:space="preserve">each </w:delText>
        </w:r>
        <w:r w:rsidR="00B2527A" w:rsidRPr="00636C9B" w:rsidDel="00083BC4">
          <w:rPr>
            <w:rFonts w:ascii="Times New Roman" w:eastAsiaTheme="minorHAnsi" w:hAnsi="Times New Roman"/>
            <w:sz w:val="24"/>
            <w:szCs w:val="24"/>
            <w:lang w:eastAsia="en-GB"/>
          </w:rPr>
          <w:delText xml:space="preserve">state-month </w:delText>
        </w:r>
        <w:r w:rsidR="00B2527A" w:rsidDel="00083BC4">
          <w:rPr>
            <w:rFonts w:ascii="Times New Roman" w:eastAsiaTheme="minorHAnsi" w:hAnsi="Times New Roman"/>
            <w:sz w:val="24"/>
            <w:szCs w:val="24"/>
            <w:lang w:eastAsia="en-GB"/>
          </w:rPr>
          <w:delText xml:space="preserve">temperature </w:delText>
        </w:r>
        <w:r w:rsidR="00B2527A" w:rsidRPr="00636C9B" w:rsidDel="00083BC4">
          <w:rPr>
            <w:rFonts w:ascii="Times New Roman" w:eastAsiaTheme="minorHAnsi" w:hAnsi="Times New Roman"/>
            <w:sz w:val="24"/>
            <w:szCs w:val="24"/>
            <w:lang w:eastAsia="en-GB"/>
          </w:rPr>
          <w:delText xml:space="preserve">value over time </w:delText>
        </w:r>
        <w:r w:rsidR="00B2527A" w:rsidDel="00083BC4">
          <w:rPr>
            <w:rFonts w:ascii="Times New Roman" w:eastAsiaTheme="minorHAnsi" w:hAnsi="Times New Roman"/>
            <w:sz w:val="24"/>
            <w:szCs w:val="24"/>
            <w:lang w:eastAsia="en-GB"/>
          </w:rPr>
          <w:delText>minus</w:delText>
        </w:r>
        <w:r w:rsidR="00B2527A" w:rsidRPr="00636C9B" w:rsidDel="00083BC4">
          <w:rPr>
            <w:rFonts w:ascii="Times New Roman" w:eastAsiaTheme="minorHAnsi" w:hAnsi="Times New Roman"/>
            <w:sz w:val="24"/>
            <w:szCs w:val="24"/>
            <w:lang w:eastAsia="en-GB"/>
          </w:rPr>
          <w:delText xml:space="preserve"> </w:delText>
        </w:r>
      </w:del>
      <w:r w:rsidR="00B2527A" w:rsidRPr="00636C9B">
        <w:rPr>
          <w:rFonts w:ascii="Times New Roman" w:eastAsiaTheme="minorHAnsi" w:hAnsi="Times New Roman"/>
          <w:sz w:val="24"/>
          <w:szCs w:val="24"/>
          <w:lang w:eastAsia="en-GB"/>
        </w:rPr>
        <w:t xml:space="preserve">the </w:t>
      </w:r>
      <w:r w:rsidR="00FF7A80">
        <w:rPr>
          <w:rFonts w:ascii="Times New Roman" w:eastAsiaTheme="minorHAnsi" w:hAnsi="Times New Roman"/>
          <w:sz w:val="24"/>
          <w:szCs w:val="24"/>
          <w:lang w:eastAsia="en-GB"/>
        </w:rPr>
        <w:t xml:space="preserve">respective </w:t>
      </w:r>
      <w:r w:rsidR="00B2527A" w:rsidRPr="00636C9B">
        <w:rPr>
          <w:rFonts w:ascii="Times New Roman" w:eastAsiaTheme="minorHAnsi" w:hAnsi="Times New Roman"/>
          <w:sz w:val="24"/>
          <w:szCs w:val="24"/>
          <w:lang w:eastAsia="en-GB"/>
        </w:rPr>
        <w:t>long-term mean temperature</w:t>
      </w:r>
      <w:ins w:id="57" w:author="Ezzati, Majid" w:date="2018-11-30T12:31:00Z">
        <w:r w:rsidR="00083BC4">
          <w:rPr>
            <w:rFonts w:ascii="Times New Roman" w:eastAsiaTheme="minorHAnsi" w:hAnsi="Times New Roman"/>
            <w:sz w:val="24"/>
            <w:szCs w:val="24"/>
            <w:lang w:eastAsia="en-GB"/>
          </w:rPr>
          <w:t xml:space="preserve"> of the state</w:t>
        </w:r>
      </w:ins>
      <w:ins w:id="58" w:author="Ezzati, Majid" w:date="2018-11-30T12:32:00Z">
        <w:r w:rsidR="00083BC4">
          <w:rPr>
            <w:rFonts w:ascii="Times New Roman" w:eastAsiaTheme="minorHAnsi" w:hAnsi="Times New Roman"/>
            <w:sz w:val="24"/>
            <w:szCs w:val="24"/>
            <w:lang w:eastAsia="en-GB"/>
          </w:rPr>
          <w:t xml:space="preserve"> (Figure 1)</w:t>
        </w:r>
      </w:ins>
      <w:ins w:id="59" w:author="Parks, Robbie M" w:date="2018-12-04T18:07:00Z">
        <w:r w:rsidR="00DB6D54">
          <w:rPr>
            <w:rFonts w:ascii="Times New Roman" w:hAnsi="Times New Roman"/>
            <w:color w:val="000000" w:themeColor="text1"/>
            <w:sz w:val="24"/>
            <w:szCs w:val="24"/>
          </w:rPr>
          <w:t>.</w:t>
        </w:r>
      </w:ins>
      <w:del w:id="60" w:author="Parks, Robbie M" w:date="2018-12-04T18:07:00Z">
        <w:r w:rsidR="003C52FC" w:rsidDel="00DB6D54">
          <w:rPr>
            <w:rFonts w:ascii="Times New Roman" w:hAnsi="Times New Roman"/>
            <w:color w:val="000000" w:themeColor="text1"/>
            <w:sz w:val="24"/>
            <w:szCs w:val="24"/>
          </w:rPr>
          <w:delText>.</w:delText>
        </w:r>
      </w:del>
      <w:ins w:id="61" w:author="Ezzati, Majid" w:date="2018-11-30T12:32:00Z">
        <w:del w:id="62" w:author="Parks, Robbie M" w:date="2018-12-04T18:07:00Z">
          <w:r w:rsidR="00083BC4" w:rsidDel="00DB6D54">
            <w:rPr>
              <w:rFonts w:ascii="Times New Roman" w:hAnsi="Times New Roman"/>
              <w:color w:val="000000" w:themeColor="text1"/>
              <w:sz w:val="24"/>
              <w:szCs w:val="24"/>
            </w:rPr>
            <w:delText xml:space="preserve"> </w:delText>
          </w:r>
        </w:del>
      </w:ins>
      <w:del w:id="63" w:author="Parks, Robbie M" w:date="2018-12-04T18:07:00Z">
        <w:r w:rsidR="003C52FC" w:rsidDel="00DB6D54">
          <w:rPr>
            <w:rFonts w:ascii="Times New Roman" w:hAnsi="Times New Roman"/>
            <w:color w:val="000000" w:themeColor="text1"/>
            <w:sz w:val="24"/>
            <w:szCs w:val="24"/>
          </w:rPr>
          <w:delText xml:space="preserve"> </w:delText>
        </w:r>
      </w:del>
      <w:r w:rsidR="00F056CD" w:rsidRPr="00636C9B">
        <w:rPr>
          <w:rFonts w:ascii="Times New Roman" w:hAnsi="Times New Roman"/>
          <w:color w:val="000000" w:themeColor="text1"/>
          <w:sz w:val="24"/>
          <w:szCs w:val="24"/>
        </w:rPr>
        <w:t xml:space="preserve"> </w:t>
      </w:r>
      <w:commentRangeStart w:id="64"/>
      <w:commentRangeStart w:id="65"/>
      <w:ins w:id="66" w:author="Ezzati, Majid" w:date="2018-11-30T12:43:00Z">
        <w:r w:rsidR="003D298F">
          <w:rPr>
            <w:rFonts w:ascii="Times New Roman" w:hAnsi="Times New Roman"/>
            <w:color w:val="000000" w:themeColor="text1"/>
            <w:sz w:val="24"/>
            <w:szCs w:val="24"/>
          </w:rPr>
          <w:t>Because</w:t>
        </w:r>
      </w:ins>
      <w:ins w:id="67" w:author="Ezzati, Majid" w:date="2018-11-30T12:34:00Z">
        <w:r w:rsidR="003D298F">
          <w:rPr>
            <w:rFonts w:ascii="Times New Roman" w:hAnsi="Times New Roman"/>
            <w:color w:val="000000" w:themeColor="text1"/>
            <w:sz w:val="24"/>
            <w:szCs w:val="24"/>
          </w:rPr>
          <w:t xml:space="preserve"> </w:t>
        </w:r>
      </w:ins>
      <w:ins w:id="68" w:author="Ezzati, Majid" w:date="2018-11-30T12:43:00Z">
        <w:r w:rsidR="003D298F">
          <w:rPr>
            <w:rFonts w:ascii="Times New Roman" w:hAnsi="Times New Roman"/>
            <w:color w:val="000000" w:themeColor="text1"/>
            <w:sz w:val="24"/>
            <w:szCs w:val="24"/>
          </w:rPr>
          <w:t>this definition removes long-term</w:t>
        </w:r>
      </w:ins>
      <w:ins w:id="69" w:author="Ezzati, Majid" w:date="2018-11-30T12:44:00Z">
        <w:r w:rsidR="003D298F">
          <w:rPr>
            <w:rFonts w:ascii="Times New Roman" w:hAnsi="Times New Roman"/>
            <w:color w:val="000000" w:themeColor="text1"/>
            <w:sz w:val="24"/>
            <w:szCs w:val="24"/>
          </w:rPr>
          <w:t xml:space="preserve"> state-month average temperature</w:t>
        </w:r>
      </w:ins>
      <w:ins w:id="70" w:author="Ezzati, Majid" w:date="2018-11-30T12:34:00Z">
        <w:r w:rsidR="003D298F">
          <w:rPr>
            <w:rFonts w:ascii="Times New Roman" w:hAnsi="Times New Roman"/>
            <w:color w:val="000000" w:themeColor="text1"/>
            <w:sz w:val="24"/>
            <w:szCs w:val="24"/>
          </w:rPr>
          <w:t>, a state with higher, but more stable, temperature</w:t>
        </w:r>
      </w:ins>
      <w:ins w:id="71" w:author="Ezzati, Majid" w:date="2018-11-30T12:44:00Z">
        <w:r w:rsidR="003D298F">
          <w:rPr>
            <w:rFonts w:ascii="Times New Roman" w:hAnsi="Times New Roman"/>
            <w:color w:val="000000" w:themeColor="text1"/>
            <w:sz w:val="24"/>
            <w:szCs w:val="24"/>
          </w:rPr>
          <w:t xml:space="preserve"> in a specific month</w:t>
        </w:r>
      </w:ins>
      <w:ins w:id="72" w:author="Ezzati, Majid" w:date="2018-11-30T12:34:00Z">
        <w:r w:rsidR="003D298F">
          <w:rPr>
            <w:rFonts w:ascii="Times New Roman" w:hAnsi="Times New Roman"/>
            <w:color w:val="000000" w:themeColor="text1"/>
            <w:sz w:val="24"/>
            <w:szCs w:val="24"/>
          </w:rPr>
          <w:t xml:space="preserve"> would have smaller anomalies than one with lower but more inter-annually variable temperature. </w:t>
        </w:r>
      </w:ins>
      <w:commentRangeEnd w:id="64"/>
      <w:ins w:id="73" w:author="Ezzati, Majid" w:date="2018-11-30T12:44:00Z">
        <w:r w:rsidR="003D298F">
          <w:rPr>
            <w:rStyle w:val="CommentReference"/>
            <w:rFonts w:asciiTheme="minorHAnsi" w:eastAsiaTheme="minorHAnsi" w:hAnsiTheme="minorHAnsi" w:cstheme="minorBidi"/>
          </w:rPr>
          <w:commentReference w:id="64"/>
        </w:r>
        <w:commentRangeEnd w:id="65"/>
        <w:r w:rsidR="003D298F">
          <w:rPr>
            <w:rStyle w:val="CommentReference"/>
            <w:rFonts w:asciiTheme="minorHAnsi" w:eastAsiaTheme="minorHAnsi" w:hAnsiTheme="minorHAnsi" w:cstheme="minorBidi"/>
          </w:rPr>
          <w:commentReference w:id="65"/>
        </w:r>
      </w:ins>
    </w:p>
    <w:p w14:paraId="2C9A30A6" w14:textId="77777777" w:rsidR="003D298F" w:rsidRDefault="003D298F" w:rsidP="005B39FC">
      <w:pPr>
        <w:spacing w:after="0" w:line="480" w:lineRule="auto"/>
        <w:jc w:val="both"/>
        <w:rPr>
          <w:ins w:id="74" w:author="Ezzati, Majid" w:date="2018-11-30T12:32:00Z"/>
          <w:rFonts w:ascii="Times New Roman" w:hAnsi="Times New Roman"/>
          <w:color w:val="000000" w:themeColor="text1"/>
          <w:sz w:val="24"/>
          <w:szCs w:val="24"/>
        </w:rPr>
      </w:pPr>
    </w:p>
    <w:p w14:paraId="4178A95E" w14:textId="5F1712CB" w:rsidR="00E65B73" w:rsidRPr="00083BC4" w:rsidRDefault="00F056CD" w:rsidP="005B39FC">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We </w:t>
      </w:r>
      <w:del w:id="75" w:author="Ezzati, Majid" w:date="2018-11-30T12:35:00Z">
        <w:r w:rsidR="00C924DF" w:rsidDel="003D298F">
          <w:rPr>
            <w:rFonts w:ascii="Times New Roman" w:hAnsi="Times New Roman"/>
            <w:color w:val="000000" w:themeColor="text1"/>
            <w:sz w:val="24"/>
            <w:szCs w:val="24"/>
          </w:rPr>
          <w:delText>modelled deaths</w:delText>
        </w:r>
      </w:del>
      <w:ins w:id="76" w:author="Ezzati, Majid" w:date="2018-11-30T12:35:00Z">
        <w:r w:rsidR="003D298F">
          <w:rPr>
            <w:rFonts w:ascii="Times New Roman" w:hAnsi="Times New Roman"/>
            <w:color w:val="000000" w:themeColor="text1"/>
            <w:sz w:val="24"/>
            <w:szCs w:val="24"/>
          </w:rPr>
          <w:t xml:space="preserve">then analysed the association of monthly injury deaths with temperature anomaly </w:t>
        </w:r>
      </w:ins>
      <w:ins w:id="77" w:author="Ezzati, Majid" w:date="2018-11-30T12:36:00Z">
        <w:r w:rsidR="003D298F">
          <w:rPr>
            <w:rFonts w:ascii="Times New Roman" w:hAnsi="Times New Roman"/>
            <w:color w:val="000000" w:themeColor="text1"/>
            <w:sz w:val="24"/>
            <w:szCs w:val="24"/>
          </w:rPr>
          <w:t>in</w:t>
        </w:r>
      </w:ins>
      <w:del w:id="78" w:author="Ezzati, Majid" w:date="2018-11-30T12:36:00Z">
        <w:r w:rsidR="00C924DF" w:rsidDel="003D298F">
          <w:rPr>
            <w:rFonts w:ascii="Times New Roman" w:hAnsi="Times New Roman"/>
            <w:color w:val="000000" w:themeColor="text1"/>
            <w:sz w:val="24"/>
            <w:szCs w:val="24"/>
          </w:rPr>
          <w:delText xml:space="preserve"> using</w:delText>
        </w:r>
      </w:del>
      <w:r w:rsidR="00C924DF"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a</w:t>
      </w:r>
      <w:r w:rsidR="003F50A5"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Bayesian spatio</w:t>
      </w:r>
      <w:r w:rsidR="00644C34">
        <w:rPr>
          <w:rFonts w:ascii="Times New Roman" w:hAnsi="Times New Roman"/>
          <w:color w:val="000000" w:themeColor="text1"/>
          <w:sz w:val="24"/>
          <w:szCs w:val="24"/>
        </w:rPr>
        <w:t>-</w:t>
      </w:r>
      <w:r w:rsidRPr="00636C9B">
        <w:rPr>
          <w:rFonts w:ascii="Times New Roman" w:hAnsi="Times New Roman"/>
          <w:color w:val="000000" w:themeColor="text1"/>
          <w:sz w:val="24"/>
          <w:szCs w:val="24"/>
        </w:rPr>
        <w:t>temporal model</w:t>
      </w:r>
      <w:r w:rsidR="00847EE7">
        <w:rPr>
          <w:rFonts w:ascii="Times New Roman" w:hAnsi="Times New Roman"/>
          <w:color w:val="000000" w:themeColor="text1"/>
          <w:sz w:val="24"/>
          <w:szCs w:val="24"/>
        </w:rPr>
        <w:t xml:space="preserve">, </w:t>
      </w:r>
      <w:r w:rsidR="00C924DF">
        <w:rPr>
          <w:rFonts w:ascii="Times New Roman" w:hAnsi="Times New Roman"/>
          <w:color w:val="000000" w:themeColor="text1"/>
          <w:sz w:val="24"/>
          <w:szCs w:val="24"/>
        </w:rPr>
        <w:t>which</w:t>
      </w:r>
      <w:r w:rsidR="00DF172D" w:rsidRPr="00636C9B">
        <w:rPr>
          <w:rFonts w:ascii="Times New Roman" w:hAnsi="Times New Roman"/>
          <w:color w:val="000000" w:themeColor="text1"/>
          <w:sz w:val="24"/>
          <w:szCs w:val="24"/>
        </w:rPr>
        <w:t xml:space="preserve"> </w:t>
      </w:r>
      <w:del w:id="79" w:author="Ezzati, Majid" w:date="2018-11-30T12:36:00Z">
        <w:r w:rsidR="004264D7" w:rsidRPr="00636C9B" w:rsidDel="003D298F">
          <w:rPr>
            <w:rFonts w:ascii="Times New Roman" w:hAnsi="Times New Roman"/>
            <w:color w:val="000000" w:themeColor="text1"/>
            <w:sz w:val="24"/>
            <w:szCs w:val="24"/>
          </w:rPr>
          <w:delText xml:space="preserve">allowed death rates to vary </w:delText>
        </w:r>
        <w:r w:rsidR="006D2E75" w:rsidDel="003D298F">
          <w:rPr>
            <w:rFonts w:ascii="Times New Roman" w:hAnsi="Times New Roman"/>
            <w:color w:val="000000" w:themeColor="text1"/>
            <w:sz w:val="24"/>
            <w:szCs w:val="24"/>
          </w:rPr>
          <w:delText xml:space="preserve">over time as well as </w:delText>
        </w:r>
        <w:r w:rsidR="004264D7" w:rsidRPr="00636C9B" w:rsidDel="003D298F">
          <w:rPr>
            <w:rFonts w:ascii="Times New Roman" w:hAnsi="Times New Roman"/>
            <w:color w:val="000000" w:themeColor="text1"/>
            <w:sz w:val="24"/>
            <w:szCs w:val="24"/>
          </w:rPr>
          <w:delText xml:space="preserve">by </w:delText>
        </w:r>
        <w:r w:rsidR="001B225E" w:rsidRPr="00636C9B" w:rsidDel="003D298F">
          <w:rPr>
            <w:rFonts w:ascii="Times New Roman" w:hAnsi="Times New Roman"/>
            <w:color w:val="000000" w:themeColor="text1"/>
            <w:sz w:val="24"/>
            <w:szCs w:val="24"/>
          </w:rPr>
          <w:delText>a</w:delText>
        </w:r>
        <w:r w:rsidR="000545FB" w:rsidRPr="00636C9B" w:rsidDel="003D298F">
          <w:rPr>
            <w:rFonts w:ascii="Times New Roman" w:hAnsi="Times New Roman"/>
            <w:color w:val="000000" w:themeColor="text1"/>
            <w:sz w:val="24"/>
            <w:szCs w:val="24"/>
          </w:rPr>
          <w:delText>ge group, sex, month</w:delText>
        </w:r>
        <w:r w:rsidR="001B225E" w:rsidRPr="00636C9B" w:rsidDel="003D298F">
          <w:rPr>
            <w:rFonts w:ascii="Times New Roman" w:hAnsi="Times New Roman"/>
            <w:color w:val="000000" w:themeColor="text1"/>
            <w:sz w:val="24"/>
            <w:szCs w:val="24"/>
          </w:rPr>
          <w:delText>,</w:delText>
        </w:r>
        <w:r w:rsidR="008E3720" w:rsidRPr="00636C9B" w:rsidDel="003D298F">
          <w:rPr>
            <w:rFonts w:ascii="Times New Roman" w:hAnsi="Times New Roman"/>
            <w:color w:val="000000" w:themeColor="text1"/>
            <w:sz w:val="24"/>
            <w:szCs w:val="24"/>
          </w:rPr>
          <w:delText xml:space="preserve"> </w:delText>
        </w:r>
        <w:r w:rsidR="008537D1" w:rsidRPr="00636C9B" w:rsidDel="003D298F">
          <w:rPr>
            <w:rFonts w:ascii="Times New Roman" w:hAnsi="Times New Roman"/>
            <w:color w:val="000000" w:themeColor="text1"/>
            <w:sz w:val="24"/>
            <w:szCs w:val="24"/>
          </w:rPr>
          <w:delText>and temperature anomaly</w:delText>
        </w:r>
      </w:del>
      <w:ins w:id="80" w:author="Ezzati, Majid" w:date="2018-11-30T12:44:00Z">
        <w:r w:rsidR="003D298F">
          <w:rPr>
            <w:rFonts w:ascii="Times New Roman" w:hAnsi="Times New Roman"/>
            <w:color w:val="000000" w:themeColor="text1"/>
            <w:sz w:val="24"/>
            <w:szCs w:val="24"/>
          </w:rPr>
          <w:t xml:space="preserve"> </w:t>
        </w:r>
      </w:ins>
      <w:ins w:id="81" w:author="Ezzati, Majid" w:date="2018-11-30T12:36:00Z">
        <w:r w:rsidR="003D298F">
          <w:rPr>
            <w:rFonts w:ascii="Times New Roman" w:hAnsi="Times New Roman"/>
            <w:color w:val="000000" w:themeColor="text1"/>
            <w:sz w:val="24"/>
            <w:szCs w:val="24"/>
          </w:rPr>
          <w:t>also accounted for long-term trends</w:t>
        </w:r>
      </w:ins>
      <w:r w:rsidR="0076378F" w:rsidRPr="00636C9B">
        <w:rPr>
          <w:rFonts w:ascii="Times New Roman" w:hAnsi="Times New Roman"/>
          <w:color w:val="000000" w:themeColor="text1"/>
          <w:sz w:val="24"/>
          <w:szCs w:val="24"/>
        </w:rPr>
        <w:t>.</w:t>
      </w:r>
      <w:r w:rsidR="00034AC0" w:rsidRPr="00636C9B">
        <w:rPr>
          <w:rFonts w:ascii="Times New Roman" w:hAnsi="Times New Roman"/>
          <w:color w:val="000000" w:themeColor="text1"/>
          <w:sz w:val="24"/>
          <w:szCs w:val="24"/>
        </w:rPr>
        <w:t xml:space="preserve"> We used the </w:t>
      </w:r>
      <w:del w:id="82" w:author="Ezzati, Majid" w:date="2018-11-30T12:45:00Z">
        <w:r w:rsidR="006F0E88" w:rsidRPr="00636C9B" w:rsidDel="003D298F">
          <w:rPr>
            <w:rFonts w:ascii="Times New Roman" w:hAnsi="Times New Roman"/>
            <w:color w:val="000000" w:themeColor="text1"/>
            <w:sz w:val="24"/>
            <w:szCs w:val="24"/>
          </w:rPr>
          <w:delText xml:space="preserve">posterior of the </w:delText>
        </w:r>
        <w:r w:rsidR="00034AC0" w:rsidRPr="00636C9B" w:rsidDel="003D298F">
          <w:rPr>
            <w:rFonts w:ascii="Times New Roman" w:hAnsi="Times New Roman"/>
            <w:color w:val="000000" w:themeColor="text1"/>
            <w:sz w:val="24"/>
            <w:szCs w:val="24"/>
          </w:rPr>
          <w:delText>relative risk</w:delText>
        </w:r>
      </w:del>
      <w:ins w:id="83" w:author="Ezzati, Majid" w:date="2018-11-30T12:45:00Z">
        <w:r w:rsidR="003D298F">
          <w:rPr>
            <w:rFonts w:ascii="Times New Roman" w:hAnsi="Times New Roman"/>
            <w:color w:val="000000" w:themeColor="text1"/>
            <w:sz w:val="24"/>
            <w:szCs w:val="24"/>
          </w:rPr>
          <w:t>results of this model to calculate the number of</w:t>
        </w:r>
      </w:ins>
      <w:del w:id="84" w:author="Ezzati, Majid" w:date="2018-11-30T12:45:00Z">
        <w:r w:rsidR="00034AC0" w:rsidRPr="00636C9B" w:rsidDel="003D298F">
          <w:rPr>
            <w:rFonts w:ascii="Times New Roman" w:hAnsi="Times New Roman"/>
            <w:color w:val="000000" w:themeColor="text1"/>
            <w:sz w:val="24"/>
            <w:szCs w:val="24"/>
          </w:rPr>
          <w:delText xml:space="preserve"> of temperature anomaly calculated</w:delText>
        </w:r>
        <w:r w:rsidR="00CE3F4F" w:rsidRPr="00636C9B" w:rsidDel="003D298F">
          <w:rPr>
            <w:rFonts w:ascii="Times New Roman" w:hAnsi="Times New Roman"/>
            <w:color w:val="000000" w:themeColor="text1"/>
            <w:sz w:val="24"/>
            <w:szCs w:val="24"/>
          </w:rPr>
          <w:delText xml:space="preserve"> from the model to estimate </w:delText>
        </w:r>
        <w:r w:rsidR="00226B11" w:rsidRPr="00636C9B" w:rsidDel="003D298F">
          <w:rPr>
            <w:rFonts w:ascii="Times New Roman" w:hAnsi="Times New Roman"/>
            <w:color w:val="000000" w:themeColor="text1"/>
            <w:sz w:val="24"/>
            <w:szCs w:val="24"/>
          </w:rPr>
          <w:delText>national</w:delText>
        </w:r>
      </w:del>
      <w:r w:rsidR="00226B11" w:rsidRPr="00636C9B">
        <w:rPr>
          <w:rFonts w:ascii="Times New Roman" w:hAnsi="Times New Roman"/>
          <w:color w:val="000000" w:themeColor="text1"/>
          <w:sz w:val="24"/>
          <w:szCs w:val="24"/>
        </w:rPr>
        <w:t xml:space="preserve"> </w:t>
      </w:r>
      <w:commentRangeStart w:id="85"/>
      <w:commentRangeStart w:id="86"/>
      <w:commentRangeStart w:id="87"/>
      <w:r w:rsidR="00CE3F4F" w:rsidRPr="00636C9B">
        <w:rPr>
          <w:rFonts w:ascii="Times New Roman" w:hAnsi="Times New Roman"/>
          <w:color w:val="000000" w:themeColor="text1"/>
          <w:sz w:val="24"/>
          <w:szCs w:val="24"/>
        </w:rPr>
        <w:t xml:space="preserve">additional </w:t>
      </w:r>
      <w:commentRangeEnd w:id="85"/>
      <w:r w:rsidR="003D298F">
        <w:rPr>
          <w:rStyle w:val="CommentReference"/>
          <w:rFonts w:asciiTheme="minorHAnsi" w:eastAsiaTheme="minorHAnsi" w:hAnsiTheme="minorHAnsi" w:cstheme="minorBidi"/>
        </w:rPr>
        <w:commentReference w:id="85"/>
      </w:r>
      <w:commentRangeEnd w:id="86"/>
      <w:r w:rsidR="003D298F">
        <w:rPr>
          <w:rStyle w:val="CommentReference"/>
          <w:rFonts w:asciiTheme="minorHAnsi" w:eastAsiaTheme="minorHAnsi" w:hAnsiTheme="minorHAnsi" w:cstheme="minorBidi"/>
        </w:rPr>
        <w:commentReference w:id="86"/>
      </w:r>
      <w:commentRangeEnd w:id="87"/>
      <w:r w:rsidR="00625355">
        <w:rPr>
          <w:rStyle w:val="CommentReference"/>
          <w:rFonts w:asciiTheme="minorHAnsi" w:eastAsiaTheme="minorHAnsi" w:hAnsiTheme="minorHAnsi" w:cstheme="minorBidi"/>
        </w:rPr>
        <w:commentReference w:id="87"/>
      </w:r>
      <w:r w:rsidR="00CE3F4F" w:rsidRPr="00636C9B">
        <w:rPr>
          <w:rFonts w:ascii="Times New Roman" w:hAnsi="Times New Roman"/>
          <w:color w:val="000000" w:themeColor="text1"/>
          <w:sz w:val="24"/>
          <w:szCs w:val="24"/>
        </w:rPr>
        <w:t xml:space="preserve">deaths </w:t>
      </w:r>
      <w:r w:rsidR="000545FB" w:rsidRPr="00636C9B">
        <w:rPr>
          <w:rFonts w:ascii="Times New Roman" w:hAnsi="Times New Roman"/>
          <w:color w:val="000000" w:themeColor="text1"/>
          <w:sz w:val="24"/>
          <w:szCs w:val="24"/>
        </w:rPr>
        <w:t xml:space="preserve">by </w:t>
      </w:r>
      <w:commentRangeStart w:id="88"/>
      <w:commentRangeStart w:id="89"/>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0545FB" w:rsidRPr="00636C9B">
        <w:rPr>
          <w:rFonts w:ascii="Times New Roman" w:hAnsi="Times New Roman"/>
          <w:color w:val="000000" w:themeColor="text1"/>
          <w:sz w:val="24"/>
          <w:szCs w:val="24"/>
        </w:rPr>
        <w:t>of injury,</w:t>
      </w:r>
      <w:r w:rsidR="00502DC7" w:rsidRPr="00636C9B">
        <w:rPr>
          <w:rFonts w:ascii="Times New Roman" w:hAnsi="Times New Roman"/>
          <w:color w:val="000000" w:themeColor="text1"/>
          <w:sz w:val="24"/>
          <w:szCs w:val="24"/>
        </w:rPr>
        <w:t xml:space="preserve"> age group, sex and</w:t>
      </w:r>
      <w:r w:rsidR="000545FB" w:rsidRPr="00636C9B">
        <w:rPr>
          <w:rFonts w:ascii="Times New Roman" w:hAnsi="Times New Roman"/>
          <w:color w:val="000000" w:themeColor="text1"/>
          <w:sz w:val="24"/>
          <w:szCs w:val="24"/>
        </w:rPr>
        <w:t xml:space="preserve"> month</w:t>
      </w:r>
      <w:commentRangeEnd w:id="88"/>
      <w:r w:rsidR="003D298F">
        <w:rPr>
          <w:rStyle w:val="CommentReference"/>
          <w:rFonts w:asciiTheme="minorHAnsi" w:eastAsiaTheme="minorHAnsi" w:hAnsiTheme="minorHAnsi" w:cstheme="minorBidi"/>
        </w:rPr>
        <w:commentReference w:id="88"/>
      </w:r>
      <w:commentRangeEnd w:id="89"/>
      <w:r w:rsidR="00781037">
        <w:rPr>
          <w:rStyle w:val="CommentReference"/>
          <w:rFonts w:asciiTheme="minorHAnsi" w:eastAsiaTheme="minorHAnsi" w:hAnsiTheme="minorHAnsi" w:cstheme="minorBidi"/>
        </w:rPr>
        <w:commentReference w:id="89"/>
      </w:r>
      <w:r w:rsidR="00A311CD" w:rsidRPr="00636C9B">
        <w:rPr>
          <w:rFonts w:ascii="Times New Roman" w:hAnsi="Times New Roman"/>
          <w:color w:val="000000" w:themeColor="text1"/>
          <w:sz w:val="24"/>
          <w:szCs w:val="24"/>
        </w:rPr>
        <w:t xml:space="preserve">, </w:t>
      </w:r>
      <w:commentRangeStart w:id="90"/>
      <w:r w:rsidR="00CE3F4F" w:rsidRPr="00636C9B">
        <w:rPr>
          <w:rFonts w:ascii="Times New Roman" w:hAnsi="Times New Roman"/>
          <w:color w:val="000000" w:themeColor="text1"/>
          <w:sz w:val="24"/>
          <w:szCs w:val="24"/>
        </w:rPr>
        <w:t>from</w:t>
      </w:r>
      <w:r w:rsidR="00034AC0" w:rsidRPr="00636C9B">
        <w:rPr>
          <w:rFonts w:ascii="Times New Roman" w:hAnsi="Times New Roman"/>
          <w:color w:val="000000" w:themeColor="text1"/>
          <w:sz w:val="24"/>
          <w:szCs w:val="24"/>
        </w:rPr>
        <w:t xml:space="preserve"> a</w:t>
      </w:r>
      <w:r w:rsidR="00657CEE">
        <w:rPr>
          <w:rFonts w:ascii="Times New Roman" w:hAnsi="Times New Roman"/>
          <w:color w:val="000000" w:themeColor="text1"/>
          <w:sz w:val="24"/>
          <w:szCs w:val="24"/>
        </w:rPr>
        <w:t xml:space="preserve"> temperature anomaly</w:t>
      </w:r>
      <w:r w:rsidR="00034AC0" w:rsidRPr="00636C9B">
        <w:rPr>
          <w:rFonts w:ascii="Times New Roman" w:hAnsi="Times New Roman"/>
          <w:color w:val="000000" w:themeColor="text1"/>
          <w:sz w:val="24"/>
          <w:szCs w:val="24"/>
        </w:rPr>
        <w:t xml:space="preserve"> increase of 1</w:t>
      </w:r>
      <w:r w:rsidR="006E6609" w:rsidRPr="00636C9B">
        <w:rPr>
          <w:rFonts w:ascii="Arial" w:eastAsia="Times New Roman" w:hAnsi="Arial" w:cs="Arial"/>
          <w:bCs/>
          <w:color w:val="222222"/>
          <w:sz w:val="24"/>
          <w:szCs w:val="24"/>
          <w:shd w:val="clear" w:color="auto" w:fill="FFFFFF"/>
          <w:lang w:eastAsia="en-GB"/>
        </w:rPr>
        <w:t>°</w:t>
      </w:r>
      <w:r w:rsidR="006E6609" w:rsidRPr="00636C9B">
        <w:rPr>
          <w:rFonts w:ascii="Times New Roman" w:hAnsi="Times New Roman"/>
          <w:color w:val="000000" w:themeColor="text1"/>
          <w:sz w:val="24"/>
          <w:szCs w:val="24"/>
        </w:rPr>
        <w:t>C</w:t>
      </w:r>
      <w:r w:rsidR="00CE3F4F" w:rsidRPr="00636C9B">
        <w:rPr>
          <w:rFonts w:ascii="Times New Roman" w:hAnsi="Times New Roman"/>
          <w:color w:val="000000" w:themeColor="text1"/>
          <w:sz w:val="24"/>
          <w:szCs w:val="24"/>
        </w:rPr>
        <w:t xml:space="preserve"> </w:t>
      </w:r>
      <w:commentRangeEnd w:id="90"/>
      <w:r w:rsidR="003D298F">
        <w:rPr>
          <w:rStyle w:val="CommentReference"/>
          <w:rFonts w:asciiTheme="minorHAnsi" w:eastAsiaTheme="minorHAnsi" w:hAnsiTheme="minorHAnsi" w:cstheme="minorBidi"/>
        </w:rPr>
        <w:commentReference w:id="90"/>
      </w:r>
      <w:del w:id="91" w:author="Ezzati, Majid" w:date="2018-11-30T12:47:00Z">
        <w:r w:rsidR="00CE3F4F" w:rsidRPr="00636C9B" w:rsidDel="003D298F">
          <w:rPr>
            <w:rFonts w:ascii="Times New Roman" w:hAnsi="Times New Roman"/>
            <w:color w:val="000000" w:themeColor="text1"/>
            <w:sz w:val="24"/>
            <w:szCs w:val="24"/>
          </w:rPr>
          <w:delText>across all months</w:delText>
        </w:r>
        <w:r w:rsidR="009B5522" w:rsidDel="003D298F">
          <w:rPr>
            <w:rFonts w:ascii="Times New Roman" w:hAnsi="Times New Roman"/>
            <w:color w:val="000000" w:themeColor="text1"/>
            <w:sz w:val="24"/>
            <w:szCs w:val="24"/>
          </w:rPr>
          <w:delText xml:space="preserve"> for a 2016 population</w:delText>
        </w:r>
      </w:del>
      <w:r w:rsidR="00CE3F4F" w:rsidRPr="00636C9B">
        <w:rPr>
          <w:rFonts w:ascii="Times New Roman" w:hAnsi="Times New Roman"/>
          <w:color w:val="000000" w:themeColor="text1"/>
          <w:sz w:val="24"/>
          <w:szCs w:val="24"/>
        </w:rPr>
        <w:t>.</w:t>
      </w:r>
    </w:p>
    <w:p w14:paraId="3DBC398D" w14:textId="47969911" w:rsidR="00921D87" w:rsidRDefault="00921D87" w:rsidP="005B39FC">
      <w:pPr>
        <w:spacing w:after="0" w:line="480" w:lineRule="auto"/>
        <w:jc w:val="both"/>
        <w:rPr>
          <w:rFonts w:ascii="Times New Roman" w:hAnsi="Times New Roman"/>
          <w:color w:val="000000" w:themeColor="text1"/>
          <w:sz w:val="24"/>
          <w:szCs w:val="24"/>
        </w:rPr>
      </w:pPr>
    </w:p>
    <w:p w14:paraId="2E737088" w14:textId="4C185AE6" w:rsidR="000210D1" w:rsidRPr="00636C9B" w:rsidRDefault="00D86E85" w:rsidP="00D76DF7">
      <w:pPr>
        <w:spacing w:after="0" w:line="480" w:lineRule="auto"/>
        <w:jc w:val="both"/>
        <w:outlineLvl w:val="0"/>
        <w:rPr>
          <w:rFonts w:ascii="Times New Roman" w:hAnsi="Times New Roman"/>
          <w:i/>
          <w:color w:val="000000" w:themeColor="text1"/>
          <w:sz w:val="24"/>
          <w:szCs w:val="24"/>
        </w:rPr>
      </w:pPr>
      <w:del w:id="92" w:author="Ezzati, Majid" w:date="2018-11-30T14:24:00Z">
        <w:r w:rsidRPr="00636C9B" w:rsidDel="00060054">
          <w:rPr>
            <w:rFonts w:ascii="Times New Roman" w:hAnsi="Times New Roman"/>
            <w:i/>
            <w:color w:val="000000" w:themeColor="text1"/>
            <w:sz w:val="24"/>
            <w:szCs w:val="24"/>
          </w:rPr>
          <w:delText>Mortality d</w:delText>
        </w:r>
        <w:r w:rsidR="000210D1" w:rsidRPr="00636C9B" w:rsidDel="00060054">
          <w:rPr>
            <w:rFonts w:ascii="Times New Roman" w:hAnsi="Times New Roman"/>
            <w:i/>
            <w:color w:val="000000" w:themeColor="text1"/>
            <w:sz w:val="24"/>
            <w:szCs w:val="24"/>
          </w:rPr>
          <w:delText>ata</w:delText>
        </w:r>
      </w:del>
      <w:ins w:id="93" w:author="Ezzati, Majid" w:date="2018-11-30T14:24:00Z">
        <w:r w:rsidR="00060054">
          <w:rPr>
            <w:rFonts w:ascii="Times New Roman" w:hAnsi="Times New Roman"/>
            <w:i/>
            <w:color w:val="000000" w:themeColor="text1"/>
            <w:sz w:val="24"/>
            <w:szCs w:val="24"/>
          </w:rPr>
          <w:t>Data sources</w:t>
        </w:r>
      </w:ins>
    </w:p>
    <w:p w14:paraId="7E1402E9" w14:textId="020EFFEC" w:rsidR="0001322E" w:rsidRDefault="000210D1" w:rsidP="00D76DF7">
      <w:pPr>
        <w:spacing w:after="0" w:line="480" w:lineRule="auto"/>
        <w:jc w:val="both"/>
        <w:rPr>
          <w:rStyle w:val="apple-style-span"/>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t xml:space="preserve">We </w:t>
      </w:r>
      <w:r w:rsidR="006D2DB9" w:rsidRPr="00636C9B">
        <w:rPr>
          <w:rStyle w:val="apple-style-span"/>
          <w:rFonts w:ascii="Times New Roman" w:hAnsi="Times New Roman"/>
          <w:color w:val="000000" w:themeColor="text1"/>
          <w:sz w:val="24"/>
          <w:szCs w:val="24"/>
        </w:rPr>
        <w:t>used</w:t>
      </w:r>
      <w:r w:rsidR="00B75359" w:rsidRPr="00636C9B">
        <w:rPr>
          <w:rStyle w:val="apple-style-span"/>
          <w:rFonts w:ascii="Times New Roman" w:hAnsi="Times New Roman"/>
          <w:color w:val="000000" w:themeColor="text1"/>
          <w:sz w:val="24"/>
          <w:szCs w:val="24"/>
        </w:rPr>
        <w:t xml:space="preserve"> </w:t>
      </w:r>
      <w:r w:rsidR="008C56CB" w:rsidRPr="00636C9B">
        <w:rPr>
          <w:rStyle w:val="apple-style-span"/>
          <w:rFonts w:ascii="Times New Roman" w:hAnsi="Times New Roman"/>
          <w:color w:val="000000" w:themeColor="text1"/>
          <w:sz w:val="24"/>
          <w:szCs w:val="24"/>
        </w:rPr>
        <w:t xml:space="preserve">data on </w:t>
      </w:r>
      <w:r w:rsidR="00031324" w:rsidRPr="00636C9B">
        <w:rPr>
          <w:rStyle w:val="apple-style-span"/>
          <w:rFonts w:ascii="Times New Roman" w:hAnsi="Times New Roman"/>
          <w:color w:val="000000" w:themeColor="text1"/>
          <w:sz w:val="24"/>
          <w:szCs w:val="24"/>
        </w:rPr>
        <w:t>deaths in the</w:t>
      </w:r>
      <w:r w:rsidR="00DF278B" w:rsidRPr="00636C9B">
        <w:rPr>
          <w:rStyle w:val="apple-style-span"/>
          <w:rFonts w:ascii="Times New Roman" w:hAnsi="Times New Roman"/>
          <w:color w:val="000000" w:themeColor="text1"/>
          <w:sz w:val="24"/>
          <w:szCs w:val="24"/>
        </w:rPr>
        <w:t xml:space="preserve"> contiguous</w:t>
      </w:r>
      <w:r w:rsidR="00373ACD" w:rsidRPr="00636C9B">
        <w:rPr>
          <w:rStyle w:val="apple-style-span"/>
          <w:rFonts w:ascii="Times New Roman" w:hAnsi="Times New Roman"/>
          <w:color w:val="000000" w:themeColor="text1"/>
          <w:sz w:val="24"/>
          <w:szCs w:val="24"/>
        </w:rPr>
        <w:t xml:space="preserve"> </w:t>
      </w:r>
      <w:r w:rsidR="006C022C" w:rsidRPr="00636C9B">
        <w:rPr>
          <w:rStyle w:val="apple-style-span"/>
          <w:rFonts w:ascii="Times New Roman" w:hAnsi="Times New Roman"/>
          <w:color w:val="000000" w:themeColor="text1"/>
          <w:sz w:val="24"/>
          <w:szCs w:val="24"/>
        </w:rPr>
        <w:t>USA</w:t>
      </w:r>
      <w:r w:rsidR="00040054" w:rsidRPr="00636C9B">
        <w:rPr>
          <w:rStyle w:val="apple-style-span"/>
          <w:rFonts w:ascii="Times New Roman" w:hAnsi="Times New Roman"/>
          <w:color w:val="000000" w:themeColor="text1"/>
          <w:sz w:val="24"/>
          <w:szCs w:val="24"/>
        </w:rPr>
        <w:t xml:space="preserve"> </w:t>
      </w:r>
      <w:r w:rsidR="00031324" w:rsidRPr="00636C9B">
        <w:rPr>
          <w:rStyle w:val="apple-style-span"/>
          <w:rFonts w:ascii="Times New Roman" w:hAnsi="Times New Roman"/>
          <w:color w:val="000000" w:themeColor="text1"/>
          <w:sz w:val="24"/>
          <w:szCs w:val="24"/>
        </w:rPr>
        <w:t>from 1980</w:t>
      </w:r>
      <w:r w:rsidR="005B0A2B" w:rsidRPr="00636C9B">
        <w:rPr>
          <w:rStyle w:val="apple-style-span"/>
          <w:rFonts w:ascii="Times New Roman" w:hAnsi="Times New Roman"/>
          <w:color w:val="000000" w:themeColor="text1"/>
          <w:sz w:val="24"/>
          <w:szCs w:val="24"/>
        </w:rPr>
        <w:t xml:space="preserve"> to 2016</w:t>
      </w:r>
      <w:r w:rsidRPr="00636C9B">
        <w:rPr>
          <w:rStyle w:val="apple-style-span"/>
          <w:rFonts w:ascii="Times New Roman" w:hAnsi="Times New Roman"/>
          <w:color w:val="000000" w:themeColor="text1"/>
          <w:sz w:val="24"/>
          <w:szCs w:val="24"/>
        </w:rPr>
        <w:t xml:space="preserve"> from the National Center for Health Statistics (NCHS)</w:t>
      </w:r>
      <w:r w:rsidR="001C61A2" w:rsidRPr="00636C9B">
        <w:rPr>
          <w:rStyle w:val="apple-style-span"/>
          <w:rFonts w:ascii="Times New Roman" w:hAnsi="Times New Roman"/>
          <w:color w:val="000000" w:themeColor="text1"/>
          <w:sz w:val="24"/>
          <w:szCs w:val="24"/>
        </w:rPr>
        <w:t xml:space="preserve"> (</w:t>
      </w:r>
      <w:r w:rsidR="00501DC4" w:rsidRPr="00636C9B">
        <w:rPr>
          <w:rStyle w:val="apple-style-span"/>
          <w:rFonts w:ascii="Times New Roman" w:hAnsi="Times New Roman"/>
          <w:color w:val="000000" w:themeColor="text1"/>
          <w:sz w:val="24"/>
          <w:szCs w:val="24"/>
        </w:rPr>
        <w:t>Table XX</w:t>
      </w:r>
      <w:r w:rsidR="001C61A2" w:rsidRPr="00636C9B">
        <w:rPr>
          <w:rStyle w:val="apple-style-span"/>
          <w:rFonts w:ascii="Times New Roman" w:hAnsi="Times New Roman"/>
          <w:color w:val="000000" w:themeColor="text1"/>
          <w:sz w:val="24"/>
          <w:szCs w:val="24"/>
        </w:rPr>
        <w:t>)</w:t>
      </w:r>
      <w:r w:rsidRPr="00636C9B">
        <w:rPr>
          <w:rStyle w:val="apple-style-span"/>
          <w:rFonts w:ascii="Times New Roman" w:hAnsi="Times New Roman"/>
          <w:color w:val="000000" w:themeColor="text1"/>
          <w:sz w:val="24"/>
          <w:szCs w:val="24"/>
        </w:rPr>
        <w:t>.</w:t>
      </w:r>
      <w:r w:rsidR="00C5158E" w:rsidRPr="00636C9B">
        <w:rPr>
          <w:rStyle w:val="apple-style-span"/>
          <w:rFonts w:ascii="Times New Roman" w:hAnsi="Times New Roman"/>
          <w:color w:val="000000" w:themeColor="text1"/>
          <w:sz w:val="24"/>
          <w:szCs w:val="24"/>
        </w:rPr>
        <w:t xml:space="preserve"> </w:t>
      </w:r>
      <w:r w:rsidR="00100327" w:rsidRPr="00636C9B">
        <w:rPr>
          <w:rFonts w:ascii="Times New Roman" w:hAnsi="Times New Roman"/>
          <w:color w:val="000000" w:themeColor="text1"/>
          <w:sz w:val="24"/>
          <w:szCs w:val="24"/>
        </w:rPr>
        <w:t xml:space="preserve">Age, sex, </w:t>
      </w:r>
      <w:del w:id="94" w:author="Ezzati, Majid" w:date="2018-11-30T14:25:00Z">
        <w:r w:rsidR="00CF41F8" w:rsidDel="00060054">
          <w:rPr>
            <w:rFonts w:ascii="Times New Roman" w:hAnsi="Times New Roman"/>
            <w:color w:val="000000" w:themeColor="text1"/>
            <w:sz w:val="24"/>
            <w:szCs w:val="24"/>
          </w:rPr>
          <w:delText>location (</w:delText>
        </w:r>
      </w:del>
      <w:r w:rsidR="00100327" w:rsidRPr="00636C9B">
        <w:rPr>
          <w:rFonts w:ascii="Times New Roman" w:hAnsi="Times New Roman"/>
          <w:color w:val="000000" w:themeColor="text1"/>
          <w:sz w:val="24"/>
          <w:szCs w:val="24"/>
        </w:rPr>
        <w:t>state</w:t>
      </w:r>
      <w:del w:id="95" w:author="Ezzati, Majid" w:date="2018-11-30T14:25:00Z">
        <w:r w:rsidR="00CF41F8" w:rsidDel="00060054">
          <w:rPr>
            <w:rFonts w:ascii="Times New Roman" w:hAnsi="Times New Roman"/>
            <w:color w:val="000000" w:themeColor="text1"/>
            <w:sz w:val="24"/>
            <w:szCs w:val="24"/>
          </w:rPr>
          <w:delText>)</w:delText>
        </w:r>
      </w:del>
      <w:r w:rsidR="00100327" w:rsidRPr="00636C9B">
        <w:rPr>
          <w:rFonts w:ascii="Times New Roman" w:hAnsi="Times New Roman"/>
          <w:color w:val="000000" w:themeColor="text1"/>
          <w:sz w:val="24"/>
          <w:szCs w:val="24"/>
        </w:rPr>
        <w:t xml:space="preserve"> of residence, month of death and medical cause of death were available for each record. </w:t>
      </w:r>
      <w:r w:rsidR="00B20CE8" w:rsidRPr="00636C9B">
        <w:rPr>
          <w:rFonts w:ascii="Times New Roman" w:hAnsi="Times New Roman"/>
          <w:color w:val="000000" w:themeColor="text1"/>
          <w:sz w:val="24"/>
          <w:szCs w:val="24"/>
        </w:rPr>
        <w:t xml:space="preserve">The underlying </w:t>
      </w:r>
      <w:r w:rsidR="00367067" w:rsidRPr="00636C9B">
        <w:rPr>
          <w:rFonts w:ascii="Times New Roman" w:hAnsi="Times New Roman"/>
          <w:color w:val="000000" w:themeColor="text1"/>
          <w:sz w:val="24"/>
          <w:szCs w:val="24"/>
        </w:rPr>
        <w:t xml:space="preserve">cause of death </w:t>
      </w:r>
      <w:r w:rsidR="008539F0" w:rsidRPr="00636C9B">
        <w:rPr>
          <w:rFonts w:ascii="Times New Roman" w:hAnsi="Times New Roman"/>
          <w:color w:val="000000" w:themeColor="text1"/>
          <w:sz w:val="24"/>
          <w:szCs w:val="24"/>
        </w:rPr>
        <w:t xml:space="preserve">was coded </w:t>
      </w:r>
      <w:proofErr w:type="gramStart"/>
      <w:r w:rsidR="008539F0" w:rsidRPr="00636C9B">
        <w:rPr>
          <w:rFonts w:ascii="Times New Roman" w:hAnsi="Times New Roman"/>
          <w:color w:val="000000" w:themeColor="text1"/>
          <w:sz w:val="24"/>
          <w:szCs w:val="24"/>
        </w:rPr>
        <w:t>according to</w:t>
      </w:r>
      <w:proofErr w:type="gramEnd"/>
      <w:r w:rsidR="008539F0" w:rsidRPr="00636C9B">
        <w:rPr>
          <w:rFonts w:ascii="Times New Roman" w:hAnsi="Times New Roman"/>
          <w:color w:val="000000" w:themeColor="text1"/>
          <w:sz w:val="24"/>
          <w:szCs w:val="24"/>
        </w:rPr>
        <w:t xml:space="preserve"> the international classification of diseases (ICD) system (9th revision of ICD from 1980 to 1998 and 10th revision of ICD thereafter).</w:t>
      </w:r>
      <w:r w:rsidR="001273EA" w:rsidRPr="00636C9B">
        <w:rPr>
          <w:rFonts w:ascii="Times New Roman" w:hAnsi="Times New Roman"/>
          <w:color w:val="000000" w:themeColor="text1"/>
          <w:sz w:val="24"/>
          <w:szCs w:val="24"/>
        </w:rPr>
        <w:t xml:space="preserve"> </w:t>
      </w:r>
      <w:r w:rsidR="00987F8E" w:rsidRPr="00636C9B">
        <w:rPr>
          <w:rFonts w:ascii="Times New Roman" w:hAnsi="Times New Roman"/>
          <w:color w:val="000000" w:themeColor="text1"/>
          <w:sz w:val="24"/>
          <w:szCs w:val="24"/>
        </w:rPr>
        <w:t xml:space="preserve">The 4.4 million </w:t>
      </w:r>
      <w:r w:rsidR="00987F8E"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 xml:space="preserve">njury deaths </w:t>
      </w:r>
      <w:r w:rsidR="004B66E9">
        <w:rPr>
          <w:rStyle w:val="apple-style-span"/>
          <w:rFonts w:ascii="Times New Roman" w:hAnsi="Times New Roman"/>
          <w:color w:val="000000" w:themeColor="text1"/>
          <w:sz w:val="24"/>
          <w:szCs w:val="24"/>
        </w:rPr>
        <w:t xml:space="preserve">fell </w:t>
      </w:r>
      <w:r w:rsidR="004B66E9">
        <w:rPr>
          <w:rStyle w:val="apple-style-span"/>
          <w:rFonts w:ascii="Times New Roman" w:hAnsi="Times New Roman"/>
          <w:color w:val="000000" w:themeColor="text1"/>
          <w:sz w:val="24"/>
          <w:szCs w:val="24"/>
        </w:rPr>
        <w:lastRenderedPageBreak/>
        <w:t>into</w:t>
      </w:r>
      <w:r w:rsidR="00D22A57" w:rsidRPr="00636C9B">
        <w:rPr>
          <w:rStyle w:val="apple-style-span"/>
          <w:rFonts w:ascii="Times New Roman" w:hAnsi="Times New Roman"/>
          <w:color w:val="000000" w:themeColor="text1"/>
          <w:sz w:val="24"/>
          <w:szCs w:val="24"/>
        </w:rPr>
        <w:t xml:space="preserve"> </w:t>
      </w:r>
      <w:r w:rsidR="00AE2912">
        <w:rPr>
          <w:rStyle w:val="apple-style-span"/>
          <w:rFonts w:ascii="Times New Roman" w:hAnsi="Times New Roman"/>
          <w:color w:val="000000" w:themeColor="text1"/>
          <w:sz w:val="24"/>
          <w:szCs w:val="24"/>
        </w:rPr>
        <w:t>six</w:t>
      </w:r>
      <w:r w:rsidR="00AE2912" w:rsidRPr="00636C9B">
        <w:rPr>
          <w:rStyle w:val="apple-style-span"/>
          <w:rFonts w:ascii="Times New Roman" w:hAnsi="Times New Roman"/>
          <w:color w:val="000000" w:themeColor="text1"/>
          <w:sz w:val="24"/>
          <w:szCs w:val="24"/>
        </w:rPr>
        <w:t xml:space="preserve"> </w:t>
      </w:r>
      <w:r w:rsidR="00D22A57" w:rsidRPr="00636C9B">
        <w:rPr>
          <w:rStyle w:val="apple-style-span"/>
          <w:rFonts w:ascii="Times New Roman" w:hAnsi="Times New Roman"/>
          <w:color w:val="000000" w:themeColor="text1"/>
          <w:sz w:val="24"/>
          <w:szCs w:val="24"/>
        </w:rPr>
        <w:t>categories: transport, f</w:t>
      </w:r>
      <w:r w:rsidR="00100327" w:rsidRPr="00636C9B">
        <w:rPr>
          <w:rStyle w:val="apple-style-span"/>
          <w:rFonts w:ascii="Times New Roman" w:hAnsi="Times New Roman"/>
          <w:color w:val="000000" w:themeColor="text1"/>
          <w:sz w:val="24"/>
          <w:szCs w:val="24"/>
        </w:rPr>
        <w:t xml:space="preserve">alls, </w:t>
      </w:r>
      <w:r w:rsidR="00D22A57" w:rsidRPr="00636C9B">
        <w:rPr>
          <w:rStyle w:val="apple-style-span"/>
          <w:rFonts w:ascii="Times New Roman" w:hAnsi="Times New Roman"/>
          <w:color w:val="000000" w:themeColor="text1"/>
          <w:sz w:val="24"/>
          <w:szCs w:val="24"/>
        </w:rPr>
        <w:t>drownings, assault</w:t>
      </w:r>
      <w:r w:rsidR="00AE2912">
        <w:rPr>
          <w:rStyle w:val="apple-style-span"/>
          <w:rFonts w:ascii="Times New Roman" w:hAnsi="Times New Roman"/>
          <w:color w:val="000000" w:themeColor="text1"/>
          <w:sz w:val="24"/>
          <w:szCs w:val="24"/>
        </w:rPr>
        <w:t xml:space="preserve">, </w:t>
      </w:r>
      <w:r w:rsidR="00D22A57"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ntentional self-harm</w:t>
      </w:r>
      <w:r w:rsidR="00AE2912">
        <w:rPr>
          <w:rStyle w:val="apple-style-span"/>
          <w:rFonts w:ascii="Times New Roman" w:hAnsi="Times New Roman"/>
          <w:color w:val="000000" w:themeColor="text1"/>
          <w:sz w:val="24"/>
          <w:szCs w:val="24"/>
        </w:rPr>
        <w:t xml:space="preserve"> and other</w:t>
      </w:r>
      <w:r w:rsidR="00273273">
        <w:rPr>
          <w:rStyle w:val="apple-style-span"/>
          <w:rFonts w:ascii="Times New Roman" w:hAnsi="Times New Roman"/>
          <w:color w:val="000000" w:themeColor="text1"/>
          <w:sz w:val="24"/>
          <w:szCs w:val="24"/>
        </w:rPr>
        <w:t xml:space="preserve"> unintentional injuries</w:t>
      </w:r>
      <w:r w:rsidR="00100327" w:rsidRPr="00636C9B">
        <w:rPr>
          <w:rStyle w:val="apple-style-span"/>
          <w:rFonts w:ascii="Times New Roman" w:hAnsi="Times New Roman"/>
          <w:color w:val="000000" w:themeColor="text1"/>
          <w:sz w:val="24"/>
          <w:szCs w:val="24"/>
        </w:rPr>
        <w:t>.</w:t>
      </w:r>
      <w:r w:rsidR="0089689A">
        <w:rPr>
          <w:rStyle w:val="apple-style-span"/>
          <w:rFonts w:ascii="Times New Roman" w:hAnsi="Times New Roman"/>
          <w:color w:val="000000" w:themeColor="text1"/>
          <w:sz w:val="24"/>
          <w:szCs w:val="24"/>
        </w:rPr>
        <w:t xml:space="preserve"> We report the results of all but other unintentional injuries</w:t>
      </w:r>
      <w:ins w:id="96" w:author="Ezzati, Majid" w:date="2018-11-30T14:25:00Z">
        <w:r w:rsidR="00060054">
          <w:rPr>
            <w:rStyle w:val="apple-style-span"/>
            <w:rFonts w:ascii="Times New Roman" w:hAnsi="Times New Roman"/>
            <w:color w:val="000000" w:themeColor="text1"/>
            <w:sz w:val="24"/>
            <w:szCs w:val="24"/>
          </w:rPr>
          <w:t xml:space="preserve"> (</w:t>
        </w:r>
        <w:commentRangeStart w:id="97"/>
        <w:r w:rsidR="00060054">
          <w:rPr>
            <w:rStyle w:val="apple-style-span"/>
            <w:rFonts w:ascii="Times New Roman" w:hAnsi="Times New Roman"/>
            <w:color w:val="000000" w:themeColor="text1"/>
            <w:sz w:val="24"/>
            <w:szCs w:val="24"/>
          </w:rPr>
          <w:t>XX</w:t>
        </w:r>
      </w:ins>
      <w:commentRangeEnd w:id="97"/>
      <w:ins w:id="98" w:author="Ezzati, Majid" w:date="2018-11-30T14:26:00Z">
        <w:r w:rsidR="00060054">
          <w:rPr>
            <w:rStyle w:val="CommentReference"/>
            <w:rFonts w:asciiTheme="minorHAnsi" w:eastAsiaTheme="minorHAnsi" w:hAnsiTheme="minorHAnsi" w:cstheme="minorBidi"/>
          </w:rPr>
          <w:commentReference w:id="97"/>
        </w:r>
      </w:ins>
      <w:ins w:id="99" w:author="Ezzati, Majid" w:date="2018-11-30T14:25:00Z">
        <w:r w:rsidR="00060054">
          <w:rPr>
            <w:rStyle w:val="apple-style-span"/>
            <w:rFonts w:ascii="Times New Roman" w:hAnsi="Times New Roman"/>
            <w:color w:val="000000" w:themeColor="text1"/>
            <w:sz w:val="24"/>
            <w:szCs w:val="24"/>
          </w:rPr>
          <w:t xml:space="preserve"> deaths)</w:t>
        </w:r>
      </w:ins>
      <w:r w:rsidR="00C91784">
        <w:rPr>
          <w:rStyle w:val="apple-style-span"/>
          <w:rFonts w:ascii="Times New Roman" w:hAnsi="Times New Roman"/>
          <w:color w:val="000000" w:themeColor="text1"/>
          <w:sz w:val="24"/>
          <w:szCs w:val="24"/>
        </w:rPr>
        <w:t>,</w:t>
      </w:r>
      <w:r w:rsidR="0089689A">
        <w:rPr>
          <w:rStyle w:val="apple-style-span"/>
          <w:rFonts w:ascii="Times New Roman" w:hAnsi="Times New Roman"/>
          <w:color w:val="000000" w:themeColor="text1"/>
          <w:sz w:val="24"/>
          <w:szCs w:val="24"/>
        </w:rPr>
        <w:t xml:space="preserve"> </w:t>
      </w:r>
      <w:del w:id="100" w:author="Ezzati, Majid" w:date="2018-11-30T14:26:00Z">
        <w:r w:rsidR="0089689A" w:rsidDel="00060054">
          <w:rPr>
            <w:rStyle w:val="apple-style-span"/>
            <w:rFonts w:ascii="Times New Roman" w:hAnsi="Times New Roman"/>
            <w:color w:val="000000" w:themeColor="text1"/>
            <w:sz w:val="24"/>
            <w:szCs w:val="24"/>
          </w:rPr>
          <w:delText>as no coherent relationship between deaths of this type and temperature were evident, nor were the absolute numbers of additional deaths of a magnitude comparable with the other injury types</w:delText>
        </w:r>
      </w:del>
      <w:ins w:id="101" w:author="Ezzati, Majid" w:date="2018-11-30T14:26:00Z">
        <w:r w:rsidR="00060054">
          <w:rPr>
            <w:rStyle w:val="apple-style-span"/>
            <w:rFonts w:ascii="Times New Roman" w:hAnsi="Times New Roman"/>
            <w:color w:val="000000" w:themeColor="text1"/>
            <w:sz w:val="24"/>
            <w:szCs w:val="24"/>
          </w:rPr>
          <w:t>because the composition of these deaths varies by sex, age group, state and time</w:t>
        </w:r>
      </w:ins>
      <w:r w:rsidR="0089689A">
        <w:rPr>
          <w:rStyle w:val="apple-style-span"/>
          <w:rFonts w:ascii="Times New Roman" w:hAnsi="Times New Roman"/>
          <w:color w:val="000000" w:themeColor="text1"/>
          <w:sz w:val="24"/>
          <w:szCs w:val="24"/>
        </w:rPr>
        <w:t>.</w:t>
      </w:r>
    </w:p>
    <w:p w14:paraId="1FA1566D" w14:textId="77777777" w:rsidR="0001322E" w:rsidRDefault="0001322E" w:rsidP="00D76DF7">
      <w:pPr>
        <w:spacing w:after="0" w:line="480" w:lineRule="auto"/>
        <w:jc w:val="both"/>
        <w:rPr>
          <w:rStyle w:val="apple-style-span"/>
          <w:rFonts w:ascii="Times New Roman" w:hAnsi="Times New Roman"/>
          <w:color w:val="000000" w:themeColor="text1"/>
          <w:sz w:val="24"/>
          <w:szCs w:val="24"/>
        </w:rPr>
      </w:pPr>
    </w:p>
    <w:p w14:paraId="1DB0D957" w14:textId="457BA1FA" w:rsidR="000210D1" w:rsidRPr="00636C9B" w:rsidRDefault="00987F8E" w:rsidP="00D76DF7">
      <w:pPr>
        <w:spacing w:after="0" w:line="480" w:lineRule="auto"/>
        <w:jc w:val="both"/>
        <w:rPr>
          <w:rFonts w:ascii="Times New Roman" w:hAnsi="Times New Roman"/>
          <w:color w:val="000000" w:themeColor="text1"/>
          <w:sz w:val="24"/>
          <w:szCs w:val="24"/>
        </w:rPr>
      </w:pPr>
      <w:commentRangeStart w:id="102"/>
      <w:r w:rsidRPr="00636C9B">
        <w:rPr>
          <w:rFonts w:ascii="Times New Roman" w:hAnsi="Times New Roman"/>
          <w:color w:val="000000" w:themeColor="text1"/>
          <w:sz w:val="24"/>
          <w:szCs w:val="24"/>
        </w:rPr>
        <w:t xml:space="preserve">Injuries accounted for 8% of all deaths in the USA in 1980 and 7.3% in 2016. </w:t>
      </w:r>
      <w:commentRangeEnd w:id="102"/>
      <w:r w:rsidR="00060054">
        <w:rPr>
          <w:rStyle w:val="CommentReference"/>
          <w:rFonts w:asciiTheme="minorHAnsi" w:eastAsiaTheme="minorHAnsi" w:hAnsiTheme="minorHAnsi" w:cstheme="minorBidi"/>
        </w:rPr>
        <w:commentReference w:id="102"/>
      </w:r>
      <w:r w:rsidR="000210D1" w:rsidRPr="00636C9B">
        <w:rPr>
          <w:rFonts w:ascii="Times New Roman" w:hAnsi="Times New Roman"/>
          <w:color w:val="000000" w:themeColor="text1"/>
          <w:sz w:val="24"/>
          <w:szCs w:val="24"/>
        </w:rPr>
        <w:t>Yearly population counts were avai</w:t>
      </w:r>
      <w:r w:rsidR="00897C3E" w:rsidRPr="00636C9B">
        <w:rPr>
          <w:rFonts w:ascii="Times New Roman" w:hAnsi="Times New Roman"/>
          <w:color w:val="000000" w:themeColor="text1"/>
          <w:sz w:val="24"/>
          <w:szCs w:val="24"/>
        </w:rPr>
        <w:t>lable from NCHS for 1990 to 2016</w:t>
      </w:r>
      <w:r w:rsidR="000210D1" w:rsidRPr="00636C9B">
        <w:rPr>
          <w:rFonts w:ascii="Times New Roman" w:hAnsi="Times New Roman"/>
          <w:color w:val="000000" w:themeColor="text1"/>
          <w:sz w:val="24"/>
          <w:szCs w:val="24"/>
        </w:rPr>
        <w:t xml:space="preserve"> and from the US Census Bureau prior to 1990.</w:t>
      </w:r>
      <w:r w:rsidR="002554A9" w:rsidRPr="00636C9B">
        <w:rPr>
          <w:rFonts w:ascii="Times New Roman" w:hAnsi="Times New Roman"/>
          <w:color w:val="000000" w:themeColor="text1"/>
          <w:sz w:val="24"/>
          <w:szCs w:val="24"/>
        </w:rPr>
        <w:fldChar w:fldCharType="begin" w:fldLock="1"/>
      </w:r>
      <w:r w:rsidR="0004018D">
        <w:rPr>
          <w:rFonts w:ascii="Times New Roman" w:hAnsi="Times New Roman"/>
          <w:color w:val="000000" w:themeColor="text1"/>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65c67c04-7447-41ea-bbdc-7cacdbf4bba5"]}],"mendeley":{"formattedCitation":"&lt;sup&gt;16&lt;/sup&gt;","plainTextFormattedCitation":"16","previouslyFormattedCitation":"&lt;sup&gt;16&lt;/sup&gt;"},"properties":{"noteIndex":0},"schema":"https://github.com/citation-style-language/schema/raw/master/csl-citation.json"}</w:instrText>
      </w:r>
      <w:r w:rsidR="002554A9" w:rsidRPr="00636C9B">
        <w:rPr>
          <w:rFonts w:ascii="Times New Roman" w:hAnsi="Times New Roman"/>
          <w:color w:val="000000" w:themeColor="text1"/>
          <w:sz w:val="24"/>
          <w:szCs w:val="24"/>
        </w:rPr>
        <w:fldChar w:fldCharType="separate"/>
      </w:r>
      <w:r w:rsidR="006B32B1" w:rsidRPr="006B32B1">
        <w:rPr>
          <w:rFonts w:ascii="Times New Roman" w:hAnsi="Times New Roman"/>
          <w:noProof/>
          <w:color w:val="000000" w:themeColor="text1"/>
          <w:sz w:val="24"/>
          <w:szCs w:val="24"/>
          <w:vertAlign w:val="superscript"/>
        </w:rPr>
        <w:t>16</w:t>
      </w:r>
      <w:r w:rsidR="002554A9" w:rsidRPr="00636C9B">
        <w:rPr>
          <w:rFonts w:ascii="Times New Roman" w:hAnsi="Times New Roman"/>
          <w:color w:val="000000" w:themeColor="text1"/>
          <w:sz w:val="24"/>
          <w:szCs w:val="24"/>
        </w:rPr>
        <w:fldChar w:fldCharType="end"/>
      </w:r>
      <w:r w:rsidR="002554A9" w:rsidRPr="00636C9B">
        <w:rPr>
          <w:rFonts w:ascii="Times New Roman" w:hAnsi="Times New Roman"/>
          <w:color w:val="000000" w:themeColor="text1"/>
          <w:sz w:val="24"/>
          <w:szCs w:val="24"/>
        </w:rPr>
        <w:t xml:space="preserve"> </w:t>
      </w:r>
      <w:r w:rsidR="00FF4470" w:rsidRPr="00636C9B">
        <w:rPr>
          <w:rFonts w:ascii="Times New Roman" w:hAnsi="Times New Roman"/>
          <w:color w:val="000000" w:themeColor="text1"/>
          <w:sz w:val="24"/>
          <w:szCs w:val="24"/>
        </w:rPr>
        <w:t>We calculated monthly population counts through linear interpolation, assigning each yearly count to July.</w:t>
      </w:r>
      <w:r w:rsidR="00085345" w:rsidRPr="00636C9B">
        <w:rPr>
          <w:rFonts w:ascii="Times New Roman" w:hAnsi="Times New Roman"/>
          <w:color w:val="000000" w:themeColor="text1"/>
          <w:sz w:val="24"/>
          <w:szCs w:val="24"/>
        </w:rPr>
        <w:t xml:space="preserve"> </w:t>
      </w:r>
    </w:p>
    <w:p w14:paraId="248EA078" w14:textId="77777777" w:rsidR="000210D1" w:rsidRPr="00636C9B" w:rsidRDefault="000210D1" w:rsidP="00D76DF7">
      <w:pPr>
        <w:spacing w:after="0" w:line="480" w:lineRule="auto"/>
        <w:jc w:val="both"/>
        <w:rPr>
          <w:rFonts w:ascii="Times New Roman" w:hAnsi="Times New Roman"/>
          <w:color w:val="000000" w:themeColor="text1"/>
          <w:sz w:val="24"/>
          <w:szCs w:val="24"/>
        </w:rPr>
      </w:pPr>
    </w:p>
    <w:p w14:paraId="7FE02240" w14:textId="72179FDB" w:rsidR="00B373B7" w:rsidRPr="00636C9B" w:rsidRDefault="00A30264" w:rsidP="00D76DF7">
      <w:pPr>
        <w:spacing w:after="0" w:line="480" w:lineRule="auto"/>
        <w:jc w:val="both"/>
        <w:rPr>
          <w:rFonts w:ascii="Times New Roman" w:hAnsi="Times New Roman"/>
          <w:color w:val="000000" w:themeColor="text1"/>
          <w:sz w:val="24"/>
          <w:szCs w:val="24"/>
        </w:rPr>
      </w:pPr>
      <w:commentRangeStart w:id="103"/>
      <w:del w:id="104" w:author="Ezzati, Majid" w:date="2018-11-30T14:28:00Z">
        <w:r w:rsidDel="0065185D">
          <w:rPr>
            <w:rFonts w:ascii="Times New Roman" w:hAnsi="Times New Roman"/>
            <w:color w:val="000000" w:themeColor="text1"/>
            <w:sz w:val="24"/>
            <w:szCs w:val="24"/>
          </w:rPr>
          <w:delText>Death counts were aggregated</w:delText>
        </w:r>
        <w:r w:rsidR="00885DE5" w:rsidRPr="00636C9B" w:rsidDel="0065185D">
          <w:rPr>
            <w:rFonts w:ascii="Times New Roman" w:hAnsi="Times New Roman"/>
            <w:color w:val="000000" w:themeColor="text1"/>
            <w:sz w:val="24"/>
            <w:szCs w:val="24"/>
          </w:rPr>
          <w:delText xml:space="preserve"> </w:delText>
        </w:r>
        <w:r w:rsidR="00BF7A75" w:rsidRPr="00636C9B" w:rsidDel="0065185D">
          <w:rPr>
            <w:rFonts w:ascii="Times New Roman" w:hAnsi="Times New Roman"/>
            <w:color w:val="000000" w:themeColor="text1"/>
            <w:sz w:val="24"/>
            <w:szCs w:val="24"/>
          </w:rPr>
          <w:delText>by age</w:delText>
        </w:r>
        <w:r w:rsidR="00987F8E" w:rsidRPr="00636C9B" w:rsidDel="0065185D">
          <w:rPr>
            <w:rFonts w:ascii="Times New Roman" w:hAnsi="Times New Roman"/>
            <w:color w:val="000000" w:themeColor="text1"/>
            <w:sz w:val="24"/>
            <w:szCs w:val="24"/>
          </w:rPr>
          <w:delText xml:space="preserve"> group (0-4, 5-14, 15-24, 25-34, 35-44, 45-54, 55-64, 65-74, 75-84, 85+ years)</w:delText>
        </w:r>
        <w:r w:rsidR="00BF7A75" w:rsidRPr="00636C9B" w:rsidDel="0065185D">
          <w:rPr>
            <w:rFonts w:ascii="Times New Roman" w:hAnsi="Times New Roman"/>
            <w:color w:val="000000" w:themeColor="text1"/>
            <w:sz w:val="24"/>
            <w:szCs w:val="24"/>
          </w:rPr>
          <w:delText xml:space="preserve">, sex, state and </w:delText>
        </w:r>
        <w:r w:rsidR="006761AB" w:rsidDel="0065185D">
          <w:rPr>
            <w:rFonts w:ascii="Times New Roman" w:hAnsi="Times New Roman"/>
            <w:color w:val="000000" w:themeColor="text1"/>
            <w:sz w:val="24"/>
            <w:szCs w:val="24"/>
          </w:rPr>
          <w:delText>type</w:delText>
        </w:r>
        <w:r w:rsidR="006761AB" w:rsidRPr="00636C9B" w:rsidDel="0065185D">
          <w:rPr>
            <w:rFonts w:ascii="Times New Roman" w:hAnsi="Times New Roman"/>
            <w:color w:val="000000" w:themeColor="text1"/>
            <w:sz w:val="24"/>
            <w:szCs w:val="24"/>
          </w:rPr>
          <w:delText xml:space="preserve"> </w:delText>
        </w:r>
        <w:r w:rsidR="008433DD" w:rsidRPr="00636C9B" w:rsidDel="0065185D">
          <w:rPr>
            <w:rFonts w:ascii="Times New Roman" w:hAnsi="Times New Roman"/>
            <w:color w:val="000000" w:themeColor="text1"/>
            <w:sz w:val="24"/>
            <w:szCs w:val="24"/>
          </w:rPr>
          <w:delText>of injury</w:delText>
        </w:r>
        <w:r w:rsidR="00BA7AAF" w:rsidRPr="00636C9B" w:rsidDel="0065185D">
          <w:rPr>
            <w:rFonts w:ascii="Times New Roman" w:hAnsi="Times New Roman"/>
            <w:color w:val="000000" w:themeColor="text1"/>
            <w:sz w:val="24"/>
            <w:szCs w:val="24"/>
          </w:rPr>
          <w:delText>.</w:delText>
        </w:r>
      </w:del>
      <w:commentRangeEnd w:id="103"/>
      <w:r w:rsidR="0065185D">
        <w:rPr>
          <w:rStyle w:val="CommentReference"/>
          <w:rFonts w:asciiTheme="minorHAnsi" w:eastAsiaTheme="minorHAnsi" w:hAnsiTheme="minorHAnsi" w:cstheme="minorBidi"/>
        </w:rPr>
        <w:commentReference w:id="103"/>
      </w:r>
      <w:del w:id="105" w:author="Ezzati, Majid" w:date="2018-11-30T14:28:00Z">
        <w:r w:rsidR="00885DE5" w:rsidRPr="00636C9B" w:rsidDel="0065185D">
          <w:rPr>
            <w:rFonts w:ascii="Times New Roman" w:hAnsi="Times New Roman"/>
            <w:color w:val="000000" w:themeColor="text1"/>
            <w:sz w:val="24"/>
            <w:szCs w:val="24"/>
          </w:rPr>
          <w:delText xml:space="preserve"> </w:delText>
        </w:r>
      </w:del>
      <w:commentRangeStart w:id="106"/>
      <w:r>
        <w:rPr>
          <w:rFonts w:ascii="Times New Roman" w:hAnsi="Times New Roman"/>
          <w:color w:val="000000" w:themeColor="text1"/>
          <w:sz w:val="24"/>
          <w:szCs w:val="24"/>
        </w:rPr>
        <w:t xml:space="preserve">We </w:t>
      </w:r>
      <w:commentRangeStart w:id="107"/>
      <w:commentRangeStart w:id="108"/>
      <w:commentRangeStart w:id="109"/>
      <w:r w:rsidR="00885DE5" w:rsidRPr="00636C9B">
        <w:rPr>
          <w:rFonts w:ascii="Times New Roman" w:hAnsi="Times New Roman"/>
          <w:color w:val="000000" w:themeColor="text1"/>
          <w:sz w:val="24"/>
          <w:szCs w:val="24"/>
        </w:rPr>
        <w:t xml:space="preserve">accounted for varying length of months by multiplying each month’s death count by a factor that </w:t>
      </w:r>
      <w:r w:rsidR="00322FC6">
        <w:rPr>
          <w:rFonts w:ascii="Times New Roman" w:hAnsi="Times New Roman"/>
          <w:color w:val="000000" w:themeColor="text1"/>
          <w:sz w:val="24"/>
          <w:szCs w:val="24"/>
        </w:rPr>
        <w:t>made</w:t>
      </w:r>
      <w:r w:rsidR="00885DE5" w:rsidRPr="00636C9B">
        <w:rPr>
          <w:rFonts w:ascii="Times New Roman" w:hAnsi="Times New Roman"/>
          <w:color w:val="000000" w:themeColor="text1"/>
          <w:sz w:val="24"/>
          <w:szCs w:val="24"/>
        </w:rPr>
        <w:t xml:space="preserve"> it equivalent to a 31-day month.</w:t>
      </w:r>
      <w:commentRangeEnd w:id="107"/>
      <w:r>
        <w:rPr>
          <w:rStyle w:val="CommentReference"/>
          <w:rFonts w:asciiTheme="minorHAnsi" w:eastAsiaTheme="minorHAnsi" w:hAnsiTheme="minorHAnsi" w:cstheme="minorBidi"/>
        </w:rPr>
        <w:commentReference w:id="107"/>
      </w:r>
      <w:commentRangeEnd w:id="108"/>
      <w:r w:rsidR="00DD06A5">
        <w:rPr>
          <w:rStyle w:val="CommentReference"/>
          <w:rFonts w:asciiTheme="minorHAnsi" w:eastAsiaTheme="minorHAnsi" w:hAnsiTheme="minorHAnsi" w:cstheme="minorBidi"/>
        </w:rPr>
        <w:commentReference w:id="108"/>
      </w:r>
      <w:commentRangeEnd w:id="106"/>
      <w:commentRangeEnd w:id="109"/>
      <w:r w:rsidR="0065185D">
        <w:rPr>
          <w:rStyle w:val="CommentReference"/>
          <w:rFonts w:asciiTheme="minorHAnsi" w:eastAsiaTheme="minorHAnsi" w:hAnsiTheme="minorHAnsi" w:cstheme="minorBidi"/>
        </w:rPr>
        <w:commentReference w:id="109"/>
      </w:r>
      <w:r w:rsidR="0065185D">
        <w:rPr>
          <w:rStyle w:val="CommentReference"/>
          <w:rFonts w:asciiTheme="minorHAnsi" w:eastAsiaTheme="minorHAnsi" w:hAnsiTheme="minorHAnsi" w:cstheme="minorBidi"/>
        </w:rPr>
        <w:commentReference w:id="106"/>
      </w:r>
    </w:p>
    <w:p w14:paraId="72FF36DE" w14:textId="77777777" w:rsidR="00885DE5" w:rsidRPr="00636C9B" w:rsidRDefault="00885DE5" w:rsidP="00D76DF7">
      <w:pPr>
        <w:spacing w:after="0" w:line="480" w:lineRule="auto"/>
        <w:jc w:val="both"/>
        <w:rPr>
          <w:rFonts w:ascii="Times New Roman" w:hAnsi="Times New Roman"/>
          <w:color w:val="000000" w:themeColor="text1"/>
          <w:sz w:val="24"/>
          <w:szCs w:val="24"/>
        </w:rPr>
      </w:pPr>
    </w:p>
    <w:p w14:paraId="67192B5E" w14:textId="75C609BE" w:rsidR="000210D1" w:rsidRPr="00636C9B" w:rsidRDefault="003530D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Temperature data</w:t>
      </w:r>
    </w:p>
    <w:p w14:paraId="1E46002D" w14:textId="0327F2B7" w:rsidR="00B950F6" w:rsidRDefault="00C845EF" w:rsidP="00D76DF7">
      <w:pPr>
        <w:spacing w:after="0" w:line="480" w:lineRule="auto"/>
        <w:jc w:val="both"/>
        <w:outlineLvl w:val="0"/>
        <w:rPr>
          <w:rFonts w:ascii="Times New Roman" w:eastAsiaTheme="minorHAnsi" w:hAnsi="Times New Roman"/>
          <w:sz w:val="24"/>
          <w:szCs w:val="24"/>
          <w:lang w:eastAsia="en-GB"/>
        </w:rPr>
      </w:pPr>
      <w:commentRangeStart w:id="110"/>
      <w:r w:rsidRPr="00636C9B">
        <w:rPr>
          <w:rFonts w:ascii="Times New Roman" w:eastAsiaTheme="minorHAnsi" w:hAnsi="Times New Roman"/>
          <w:sz w:val="24"/>
          <w:szCs w:val="24"/>
          <w:lang w:eastAsia="en-GB"/>
        </w:rPr>
        <w:t xml:space="preserve">We obtained data </w:t>
      </w:r>
      <w:r w:rsidR="003747E1" w:rsidRPr="00636C9B">
        <w:rPr>
          <w:rFonts w:ascii="Times New Roman" w:eastAsiaTheme="minorHAnsi" w:hAnsi="Times New Roman"/>
          <w:sz w:val="24"/>
          <w:szCs w:val="24"/>
          <w:lang w:eastAsia="en-GB"/>
        </w:rPr>
        <w:t xml:space="preserve">on temperature from ERA-Interim. Methods used </w:t>
      </w:r>
      <w:r w:rsidR="00EC2A0B" w:rsidRPr="00636C9B">
        <w:rPr>
          <w:rFonts w:ascii="Times New Roman" w:eastAsiaTheme="minorHAnsi" w:hAnsi="Times New Roman"/>
          <w:sz w:val="24"/>
          <w:szCs w:val="24"/>
          <w:lang w:eastAsia="en-GB"/>
        </w:rPr>
        <w:t>to produce the</w:t>
      </w:r>
      <w:r w:rsidR="003747E1" w:rsidRPr="00636C9B">
        <w:rPr>
          <w:rFonts w:ascii="Times New Roman" w:eastAsiaTheme="minorHAnsi" w:hAnsi="Times New Roman"/>
          <w:sz w:val="24"/>
          <w:szCs w:val="24"/>
          <w:lang w:eastAsia="en-GB"/>
        </w:rPr>
        <w:t xml:space="preserve"> dataset are described </w:t>
      </w:r>
      <w:r w:rsidR="00EC2A0B" w:rsidRPr="00636C9B">
        <w:rPr>
          <w:rFonts w:ascii="Times New Roman" w:eastAsiaTheme="minorHAnsi" w:hAnsi="Times New Roman"/>
          <w:sz w:val="24"/>
          <w:szCs w:val="24"/>
          <w:lang w:eastAsia="en-GB"/>
        </w:rPr>
        <w:t>in full</w:t>
      </w:r>
      <w:r w:rsidR="003747E1" w:rsidRPr="00636C9B">
        <w:rPr>
          <w:rFonts w:ascii="Times New Roman" w:eastAsiaTheme="minorHAnsi" w:hAnsi="Times New Roman"/>
          <w:sz w:val="24"/>
          <w:szCs w:val="24"/>
          <w:lang w:eastAsia="en-GB"/>
        </w:rPr>
        <w:t xml:space="preserve"> elsewhere.</w:t>
      </w:r>
      <w:r w:rsidR="003747E1" w:rsidRPr="00636C9B">
        <w:rPr>
          <w:rFonts w:ascii="Times New Roman" w:eastAsiaTheme="minorHAnsi" w:hAnsi="Times New Roman"/>
          <w:sz w:val="24"/>
          <w:szCs w:val="24"/>
          <w:lang w:eastAsia="en-GB"/>
        </w:rPr>
        <w:fldChar w:fldCharType="begin" w:fldLock="1"/>
      </w:r>
      <w:r w:rsidR="0004018D">
        <w:rPr>
          <w:rFonts w:ascii="Times New Roman" w:eastAsiaTheme="minorHAnsi" w:hAnsi="Times New Roman"/>
          <w:sz w:val="24"/>
          <w:szCs w:val="24"/>
          <w:lang w:eastAsia="en-GB"/>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17&lt;/sup&gt;","plainTextFormattedCitation":"17","previouslyFormattedCitation":"&lt;sup&gt;17&lt;/sup&gt;"},"properties":{"noteIndex":0},"schema":"https://github.com/citation-style-language/schema/raw/master/csl-citation.json"}</w:instrText>
      </w:r>
      <w:r w:rsidR="003747E1" w:rsidRPr="00636C9B">
        <w:rPr>
          <w:rFonts w:ascii="Times New Roman" w:eastAsiaTheme="minorHAnsi" w:hAnsi="Times New Roman"/>
          <w:sz w:val="24"/>
          <w:szCs w:val="24"/>
          <w:lang w:eastAsia="en-GB"/>
        </w:rPr>
        <w:fldChar w:fldCharType="separate"/>
      </w:r>
      <w:r w:rsidR="006B32B1" w:rsidRPr="006B32B1">
        <w:rPr>
          <w:rFonts w:ascii="Times New Roman" w:eastAsiaTheme="minorHAnsi" w:hAnsi="Times New Roman"/>
          <w:noProof/>
          <w:sz w:val="24"/>
          <w:szCs w:val="24"/>
          <w:vertAlign w:val="superscript"/>
          <w:lang w:eastAsia="en-GB"/>
        </w:rPr>
        <w:t>17</w:t>
      </w:r>
      <w:r w:rsidR="003747E1" w:rsidRPr="00636C9B">
        <w:rPr>
          <w:rFonts w:ascii="Times New Roman" w:eastAsiaTheme="minorHAnsi" w:hAnsi="Times New Roman"/>
          <w:sz w:val="24"/>
          <w:szCs w:val="24"/>
          <w:lang w:eastAsia="en-GB"/>
        </w:rPr>
        <w:fldChar w:fldCharType="end"/>
      </w:r>
      <w:r w:rsidRPr="00636C9B">
        <w:rPr>
          <w:rFonts w:ascii="Times New Roman" w:eastAsiaTheme="minorHAnsi" w:hAnsi="Times New Roman"/>
          <w:sz w:val="24"/>
          <w:szCs w:val="24"/>
          <w:lang w:eastAsia="en-GB"/>
        </w:rPr>
        <w:t xml:space="preserve"> </w:t>
      </w:r>
      <w:r w:rsidR="003747E1" w:rsidRPr="00636C9B">
        <w:rPr>
          <w:rFonts w:ascii="Times New Roman" w:eastAsiaTheme="minorHAnsi" w:hAnsi="Times New Roman"/>
          <w:sz w:val="24"/>
          <w:szCs w:val="24"/>
          <w:lang w:eastAsia="en-GB"/>
        </w:rPr>
        <w:t xml:space="preserve">In </w:t>
      </w:r>
      <w:r w:rsidR="00A0222A" w:rsidRPr="00636C9B">
        <w:rPr>
          <w:rFonts w:ascii="Times New Roman" w:eastAsiaTheme="minorHAnsi" w:hAnsi="Times New Roman"/>
          <w:sz w:val="24"/>
          <w:szCs w:val="24"/>
          <w:lang w:eastAsia="en-GB"/>
        </w:rPr>
        <w:t>brief</w:t>
      </w:r>
      <w:r w:rsidR="003747E1" w:rsidRPr="00636C9B">
        <w:rPr>
          <w:rFonts w:ascii="Times New Roman" w:eastAsiaTheme="minorHAnsi" w:hAnsi="Times New Roman"/>
          <w:sz w:val="24"/>
          <w:szCs w:val="24"/>
          <w:lang w:eastAsia="en-GB"/>
        </w:rPr>
        <w:t xml:space="preserve">, ERA-Interim </w:t>
      </w:r>
      <w:r w:rsidRPr="00636C9B">
        <w:rPr>
          <w:rFonts w:ascii="Times New Roman" w:eastAsiaTheme="minorHAnsi" w:hAnsi="Times New Roman"/>
          <w:sz w:val="24"/>
          <w:szCs w:val="24"/>
          <w:lang w:eastAsia="en-GB"/>
        </w:rPr>
        <w:t xml:space="preserve">combines predictions </w:t>
      </w:r>
      <w:r w:rsidR="00BC0104">
        <w:rPr>
          <w:rFonts w:ascii="Times New Roman" w:eastAsiaTheme="minorHAnsi" w:hAnsi="Times New Roman"/>
          <w:sz w:val="24"/>
          <w:szCs w:val="24"/>
          <w:lang w:eastAsia="en-GB"/>
        </w:rPr>
        <w:t xml:space="preserve">of atmospheric conditions </w:t>
      </w:r>
      <w:r w:rsidRPr="00636C9B">
        <w:rPr>
          <w:rFonts w:ascii="Times New Roman" w:eastAsiaTheme="minorHAnsi" w:hAnsi="Times New Roman"/>
          <w:sz w:val="24"/>
          <w:szCs w:val="24"/>
          <w:lang w:eastAsia="en-GB"/>
        </w:rPr>
        <w:t xml:space="preserve">from a physical model with </w:t>
      </w:r>
      <w:r w:rsidR="00BC0104">
        <w:rPr>
          <w:rFonts w:ascii="Times New Roman" w:eastAsiaTheme="minorHAnsi" w:hAnsi="Times New Roman"/>
          <w:sz w:val="24"/>
          <w:szCs w:val="24"/>
          <w:lang w:eastAsia="en-GB"/>
        </w:rPr>
        <w:t>corresponding observations from in-situ</w:t>
      </w:r>
      <w:r w:rsidRPr="00636C9B">
        <w:rPr>
          <w:rFonts w:ascii="Times New Roman" w:eastAsiaTheme="minorHAnsi" w:hAnsi="Times New Roman"/>
          <w:sz w:val="24"/>
          <w:szCs w:val="24"/>
          <w:lang w:eastAsia="en-GB"/>
        </w:rPr>
        <w:t xml:space="preserve"> and satellite </w:t>
      </w:r>
      <w:r w:rsidR="00BC0104">
        <w:rPr>
          <w:rFonts w:ascii="Times New Roman" w:eastAsiaTheme="minorHAnsi" w:hAnsi="Times New Roman"/>
          <w:sz w:val="24"/>
          <w:szCs w:val="24"/>
          <w:lang w:eastAsia="en-GB"/>
        </w:rPr>
        <w:t>data</w:t>
      </w:r>
      <w:r w:rsidR="0041272D" w:rsidRPr="00636C9B">
        <w:rPr>
          <w:rFonts w:ascii="Times New Roman" w:eastAsiaTheme="minorHAnsi" w:hAnsi="Times New Roman"/>
          <w:sz w:val="24"/>
          <w:szCs w:val="24"/>
          <w:lang w:eastAsia="en-GB"/>
        </w:rPr>
        <w:t>.</w:t>
      </w:r>
      <w:r w:rsidRPr="00636C9B">
        <w:rPr>
          <w:rFonts w:ascii="Times New Roman" w:eastAsiaTheme="minorHAnsi" w:hAnsi="Times New Roman"/>
          <w:sz w:val="24"/>
          <w:szCs w:val="24"/>
          <w:lang w:eastAsia="en-GB"/>
        </w:rPr>
        <w:t xml:space="preserve"> We used gridded four-times-daily estimates</w:t>
      </w:r>
      <w:r w:rsidR="00483196" w:rsidRPr="00636C9B">
        <w:rPr>
          <w:rFonts w:ascii="Times New Roman" w:eastAsiaTheme="minorHAnsi" w:hAnsi="Times New Roman"/>
          <w:sz w:val="24"/>
          <w:szCs w:val="24"/>
          <w:lang w:eastAsia="en-GB"/>
        </w:rPr>
        <w:t xml:space="preserve"> of 2-metre temperature</w:t>
      </w:r>
      <w:r w:rsidRPr="00636C9B">
        <w:rPr>
          <w:rFonts w:ascii="Times New Roman" w:eastAsiaTheme="minorHAnsi" w:hAnsi="Times New Roman"/>
          <w:sz w:val="24"/>
          <w:szCs w:val="24"/>
          <w:lang w:eastAsia="en-GB"/>
        </w:rPr>
        <w:t xml:space="preserve"> at a resolution of 80km to generate monthly population-weighted temperature by </w:t>
      </w:r>
      <w:r w:rsidR="00055B65" w:rsidRPr="00636C9B">
        <w:rPr>
          <w:rFonts w:ascii="Times New Roman" w:eastAsiaTheme="minorHAnsi" w:hAnsi="Times New Roman"/>
          <w:sz w:val="24"/>
          <w:szCs w:val="24"/>
          <w:lang w:eastAsia="en-GB"/>
        </w:rPr>
        <w:t>state</w:t>
      </w:r>
      <w:r w:rsidRPr="00636C9B">
        <w:rPr>
          <w:rFonts w:ascii="Times New Roman" w:eastAsiaTheme="minorHAnsi" w:hAnsi="Times New Roman"/>
          <w:sz w:val="24"/>
          <w:szCs w:val="24"/>
          <w:lang w:eastAsia="en-GB"/>
        </w:rPr>
        <w:t xml:space="preserve"> </w:t>
      </w:r>
      <w:r w:rsidR="00B950F6">
        <w:rPr>
          <w:rFonts w:ascii="Times New Roman" w:eastAsiaTheme="minorHAnsi" w:hAnsi="Times New Roman"/>
          <w:sz w:val="24"/>
          <w:szCs w:val="24"/>
          <w:lang w:eastAsia="en-GB"/>
        </w:rPr>
        <w:t>for</w:t>
      </w:r>
      <w:r w:rsidR="00B950F6" w:rsidRPr="00636C9B">
        <w:rPr>
          <w:rFonts w:ascii="Times New Roman" w:eastAsiaTheme="minorHAnsi" w:hAnsi="Times New Roman"/>
          <w:sz w:val="24"/>
          <w:szCs w:val="24"/>
          <w:lang w:eastAsia="en-GB"/>
        </w:rPr>
        <w:t xml:space="preserve"> </w:t>
      </w:r>
      <w:r w:rsidRPr="00636C9B">
        <w:rPr>
          <w:rFonts w:ascii="Times New Roman" w:eastAsiaTheme="minorHAnsi" w:hAnsi="Times New Roman"/>
          <w:sz w:val="24"/>
          <w:szCs w:val="24"/>
          <w:lang w:eastAsia="en-GB"/>
        </w:rPr>
        <w:t>the</w:t>
      </w:r>
      <w:r w:rsidR="00B950F6">
        <w:rPr>
          <w:rFonts w:ascii="Times New Roman" w:eastAsiaTheme="minorHAnsi" w:hAnsi="Times New Roman"/>
          <w:sz w:val="24"/>
          <w:szCs w:val="24"/>
          <w:lang w:eastAsia="en-GB"/>
        </w:rPr>
        <w:t xml:space="preserve"> entire</w:t>
      </w:r>
      <w:r w:rsidRPr="00636C9B">
        <w:rPr>
          <w:rFonts w:ascii="Times New Roman" w:eastAsiaTheme="minorHAnsi" w:hAnsi="Times New Roman"/>
          <w:sz w:val="24"/>
          <w:szCs w:val="24"/>
          <w:lang w:eastAsia="en-GB"/>
        </w:rPr>
        <w:t xml:space="preserve"> analysis period.</w:t>
      </w:r>
      <w:r w:rsidR="00BB3FAB" w:rsidRPr="00636C9B">
        <w:rPr>
          <w:rFonts w:ascii="Times New Roman" w:eastAsiaTheme="minorHAnsi" w:hAnsi="Times New Roman"/>
          <w:sz w:val="24"/>
          <w:szCs w:val="24"/>
          <w:lang w:eastAsia="en-GB"/>
        </w:rPr>
        <w:t xml:space="preserve"> </w:t>
      </w:r>
      <w:commentRangeEnd w:id="110"/>
      <w:r w:rsidR="0065185D">
        <w:rPr>
          <w:rStyle w:val="CommentReference"/>
          <w:rFonts w:asciiTheme="minorHAnsi" w:eastAsiaTheme="minorHAnsi" w:hAnsiTheme="minorHAnsi" w:cstheme="minorBidi"/>
        </w:rPr>
        <w:commentReference w:id="110"/>
      </w:r>
    </w:p>
    <w:p w14:paraId="2A099BC1" w14:textId="77777777" w:rsidR="00B950F6" w:rsidRDefault="00B950F6" w:rsidP="00D76DF7">
      <w:pPr>
        <w:spacing w:after="0" w:line="480" w:lineRule="auto"/>
        <w:jc w:val="both"/>
        <w:outlineLvl w:val="0"/>
        <w:rPr>
          <w:rFonts w:ascii="Times New Roman" w:eastAsiaTheme="minorHAnsi" w:hAnsi="Times New Roman"/>
          <w:sz w:val="24"/>
          <w:szCs w:val="24"/>
          <w:lang w:eastAsia="en-GB"/>
        </w:rPr>
      </w:pPr>
    </w:p>
    <w:p w14:paraId="11560450" w14:textId="06355ABC" w:rsidR="001D59EC" w:rsidRDefault="007A322B" w:rsidP="00D76DF7">
      <w:pPr>
        <w:spacing w:after="0" w:line="480" w:lineRule="auto"/>
        <w:jc w:val="both"/>
        <w:outlineLvl w:val="0"/>
        <w:rPr>
          <w:ins w:id="111" w:author="Ezzati, Majid" w:date="2018-11-30T17:00:00Z"/>
          <w:rFonts w:ascii="Times New Roman" w:hAnsi="Times New Roman"/>
          <w:color w:val="000000" w:themeColor="text1"/>
          <w:sz w:val="24"/>
          <w:szCs w:val="24"/>
        </w:rPr>
      </w:pPr>
      <w:del w:id="112" w:author="Ezzati, Majid" w:date="2018-11-30T17:00:00Z">
        <w:r w:rsidDel="001D59EC">
          <w:rPr>
            <w:rFonts w:ascii="Times New Roman" w:eastAsiaTheme="minorHAnsi" w:hAnsi="Times New Roman"/>
            <w:sz w:val="24"/>
            <w:szCs w:val="24"/>
            <w:lang w:eastAsia="en-GB"/>
          </w:rPr>
          <w:delText xml:space="preserve">We </w:delText>
        </w:r>
        <w:r w:rsidR="005B4DFF" w:rsidDel="001D59EC">
          <w:rPr>
            <w:rFonts w:ascii="Times New Roman" w:eastAsiaTheme="minorHAnsi" w:hAnsi="Times New Roman"/>
            <w:sz w:val="24"/>
            <w:szCs w:val="24"/>
            <w:lang w:eastAsia="en-GB"/>
          </w:rPr>
          <w:delText>required</w:delText>
        </w:r>
        <w:r w:rsidDel="001D59EC">
          <w:rPr>
            <w:rFonts w:ascii="Times New Roman" w:eastAsiaTheme="minorHAnsi" w:hAnsi="Times New Roman"/>
            <w:sz w:val="24"/>
            <w:szCs w:val="24"/>
            <w:lang w:eastAsia="en-GB"/>
          </w:rPr>
          <w:delText xml:space="preserve"> a baseline of long-term temperatures for each state and month</w:delText>
        </w:r>
        <w:r w:rsidR="00B2547D" w:rsidDel="001D59EC">
          <w:rPr>
            <w:rFonts w:ascii="Times New Roman" w:eastAsiaTheme="minorHAnsi" w:hAnsi="Times New Roman"/>
            <w:sz w:val="24"/>
            <w:szCs w:val="24"/>
            <w:lang w:eastAsia="en-GB"/>
          </w:rPr>
          <w:delText xml:space="preserve"> to measure </w:delText>
        </w:r>
        <w:r w:rsidR="00BC5E54" w:rsidDel="001D59EC">
          <w:rPr>
            <w:rFonts w:ascii="Times New Roman" w:eastAsiaTheme="minorHAnsi" w:hAnsi="Times New Roman"/>
            <w:sz w:val="24"/>
            <w:szCs w:val="24"/>
            <w:lang w:eastAsia="en-GB"/>
          </w:rPr>
          <w:delText>values</w:delText>
        </w:r>
        <w:r w:rsidR="00B2547D" w:rsidDel="001D59EC">
          <w:rPr>
            <w:rFonts w:ascii="Times New Roman" w:eastAsiaTheme="minorHAnsi" w:hAnsi="Times New Roman"/>
            <w:sz w:val="24"/>
            <w:szCs w:val="24"/>
            <w:lang w:eastAsia="en-GB"/>
          </w:rPr>
          <w:delText xml:space="preserve"> against</w:delText>
        </w:r>
        <w:r w:rsidR="001C608C" w:rsidDel="001D59EC">
          <w:rPr>
            <w:rFonts w:ascii="Times New Roman" w:eastAsiaTheme="minorHAnsi" w:hAnsi="Times New Roman"/>
            <w:sz w:val="24"/>
            <w:szCs w:val="24"/>
            <w:lang w:eastAsia="en-GB"/>
          </w:rPr>
          <w:delText>.</w:delText>
        </w:r>
      </w:del>
      <w:ins w:id="113" w:author="Ezzati, Majid" w:date="2018-11-30T17:00:00Z">
        <w:r w:rsidR="001D59EC">
          <w:rPr>
            <w:rFonts w:ascii="Times New Roman" w:eastAsiaTheme="minorHAnsi" w:hAnsi="Times New Roman"/>
            <w:sz w:val="24"/>
            <w:szCs w:val="24"/>
            <w:lang w:eastAsia="en-GB"/>
          </w:rPr>
          <w:t xml:space="preserve">To calculate </w:t>
        </w:r>
        <w:r w:rsidR="001D59EC">
          <w:rPr>
            <w:rFonts w:ascii="Times New Roman" w:hAnsi="Times New Roman"/>
            <w:color w:val="000000" w:themeColor="text1"/>
            <w:sz w:val="24"/>
            <w:szCs w:val="24"/>
          </w:rPr>
          <w:t>state-month temperature anomaly</w:t>
        </w:r>
      </w:ins>
      <w:ins w:id="114" w:author="Ezzati, Majid" w:date="2018-11-30T17:01:00Z">
        <w:r w:rsidR="001D59EC">
          <w:rPr>
            <w:rFonts w:ascii="Times New Roman" w:hAnsi="Times New Roman"/>
            <w:color w:val="000000" w:themeColor="text1"/>
            <w:sz w:val="24"/>
            <w:szCs w:val="24"/>
          </w:rPr>
          <w:t xml:space="preserve"> we subtracted the </w:t>
        </w:r>
      </w:ins>
      <w:ins w:id="115" w:author="Ezzati, Majid" w:date="2018-11-30T17:03:00Z">
        <w:r w:rsidR="001D59EC">
          <w:rPr>
            <w:rFonts w:ascii="Times New Roman" w:hAnsi="Times New Roman"/>
            <w:color w:val="000000" w:themeColor="text1"/>
            <w:sz w:val="24"/>
            <w:szCs w:val="24"/>
          </w:rPr>
          <w:t>monthly average t</w:t>
        </w:r>
      </w:ins>
    </w:p>
    <w:p w14:paraId="2F36AB07" w14:textId="77777777" w:rsidR="001D59EC" w:rsidRDefault="001D59EC" w:rsidP="00D76DF7">
      <w:pPr>
        <w:spacing w:after="0" w:line="480" w:lineRule="auto"/>
        <w:jc w:val="both"/>
        <w:outlineLvl w:val="0"/>
        <w:rPr>
          <w:ins w:id="116" w:author="Ezzati, Majid" w:date="2018-11-30T17:00:00Z"/>
          <w:rFonts w:ascii="Times New Roman" w:hAnsi="Times New Roman"/>
          <w:color w:val="000000" w:themeColor="text1"/>
          <w:sz w:val="24"/>
          <w:szCs w:val="24"/>
        </w:rPr>
      </w:pPr>
    </w:p>
    <w:p w14:paraId="2DAD3CB1" w14:textId="55114473" w:rsidR="00C845EF" w:rsidRPr="00636C9B" w:rsidRDefault="008A7B5B" w:rsidP="001D59EC">
      <w:pPr>
        <w:spacing w:after="0" w:line="480" w:lineRule="auto"/>
        <w:jc w:val="both"/>
        <w:outlineLvl w:val="0"/>
        <w:rPr>
          <w:rFonts w:ascii="Times New Roman" w:eastAsiaTheme="minorHAnsi" w:hAnsi="Times New Roman"/>
          <w:sz w:val="24"/>
          <w:szCs w:val="24"/>
          <w:lang w:eastAsia="en-GB"/>
        </w:rPr>
      </w:pPr>
      <w:r>
        <w:rPr>
          <w:rFonts w:ascii="Times New Roman" w:eastAsiaTheme="minorHAnsi" w:hAnsi="Times New Roman"/>
          <w:sz w:val="24"/>
          <w:szCs w:val="24"/>
          <w:lang w:eastAsia="en-GB"/>
        </w:rPr>
        <w:t xml:space="preserve"> </w:t>
      </w:r>
      <w:moveFromRangeStart w:id="117" w:author="Ezzati, Majid" w:date="2018-11-30T17:00:00Z" w:name="move531360570"/>
      <w:moveFrom w:id="118" w:author="Ezzati, Majid" w:date="2018-11-30T17:00:00Z">
        <w:r w:rsidDel="001D59EC">
          <w:rPr>
            <w:rFonts w:ascii="Times New Roman" w:eastAsiaTheme="minorHAnsi" w:hAnsi="Times New Roman"/>
            <w:sz w:val="24"/>
            <w:szCs w:val="24"/>
            <w:lang w:eastAsia="en-GB"/>
          </w:rPr>
          <w:t xml:space="preserve">These values </w:t>
        </w:r>
        <w:r w:rsidR="00450FA1" w:rsidDel="001D59EC">
          <w:rPr>
            <w:rFonts w:ascii="Times New Roman" w:eastAsiaTheme="minorHAnsi" w:hAnsi="Times New Roman"/>
            <w:sz w:val="24"/>
            <w:szCs w:val="24"/>
            <w:lang w:eastAsia="en-GB"/>
          </w:rPr>
          <w:t>can be different even for neighbouring months in the same state</w:t>
        </w:r>
        <w:r w:rsidR="00D86FFA" w:rsidDel="001D59EC">
          <w:rPr>
            <w:rFonts w:ascii="Times New Roman" w:eastAsiaTheme="minorHAnsi" w:hAnsi="Times New Roman"/>
            <w:sz w:val="24"/>
            <w:szCs w:val="24"/>
            <w:lang w:eastAsia="en-GB"/>
          </w:rPr>
          <w:t>, or neighbouring states in the same month</w:t>
        </w:r>
        <w:r w:rsidR="00802A0B" w:rsidDel="001D59EC">
          <w:rPr>
            <w:rFonts w:ascii="Times New Roman" w:eastAsiaTheme="minorHAnsi" w:hAnsi="Times New Roman"/>
            <w:sz w:val="24"/>
            <w:szCs w:val="24"/>
            <w:lang w:eastAsia="en-GB"/>
          </w:rPr>
          <w:t>, and represent monthly acclimatisation temperatures in each state</w:t>
        </w:r>
        <w:r w:rsidR="00A84DE4" w:rsidDel="001D59EC">
          <w:rPr>
            <w:rFonts w:ascii="Times New Roman" w:eastAsiaTheme="minorHAnsi" w:hAnsi="Times New Roman"/>
            <w:sz w:val="24"/>
            <w:szCs w:val="24"/>
            <w:lang w:eastAsia="en-GB"/>
          </w:rPr>
          <w:t>.</w:t>
        </w:r>
        <w:commentRangeStart w:id="119"/>
        <w:commentRangeStart w:id="120"/>
        <w:r w:rsidR="00A84DE4" w:rsidDel="001D59EC">
          <w:rPr>
            <w:rFonts w:ascii="Times New Roman" w:eastAsiaTheme="minorHAnsi" w:hAnsi="Times New Roman"/>
            <w:sz w:val="24"/>
            <w:szCs w:val="24"/>
            <w:lang w:eastAsia="en-GB"/>
          </w:rPr>
          <w:t xml:space="preserve"> </w:t>
        </w:r>
      </w:moveFrom>
      <w:moveFromRangeEnd w:id="117"/>
      <w:r w:rsidR="00802A0B">
        <w:rPr>
          <w:rFonts w:ascii="Times New Roman" w:eastAsiaTheme="minorHAnsi" w:hAnsi="Times New Roman"/>
          <w:sz w:val="24"/>
          <w:szCs w:val="24"/>
          <w:lang w:eastAsia="en-GB"/>
        </w:rPr>
        <w:t xml:space="preserve">For </w:t>
      </w:r>
      <w:r w:rsidR="00322FC6">
        <w:rPr>
          <w:rFonts w:ascii="Times New Roman" w:eastAsiaTheme="minorHAnsi" w:hAnsi="Times New Roman"/>
          <w:sz w:val="24"/>
          <w:szCs w:val="24"/>
          <w:lang w:eastAsia="en-GB"/>
        </w:rPr>
        <w:t>each month in each state</w:t>
      </w:r>
      <w:r w:rsidR="00802A0B">
        <w:rPr>
          <w:rFonts w:ascii="Times New Roman" w:eastAsiaTheme="minorHAnsi" w:hAnsi="Times New Roman"/>
          <w:sz w:val="24"/>
          <w:szCs w:val="24"/>
          <w:lang w:eastAsia="en-GB"/>
        </w:rPr>
        <w:t xml:space="preserve">, </w:t>
      </w:r>
      <w:r w:rsidR="00B2547D">
        <w:rPr>
          <w:rFonts w:ascii="Times New Roman" w:eastAsiaTheme="minorHAnsi" w:hAnsi="Times New Roman"/>
          <w:sz w:val="24"/>
          <w:szCs w:val="24"/>
          <w:lang w:eastAsia="en-GB"/>
        </w:rPr>
        <w:t>w</w:t>
      </w:r>
      <w:r w:rsidR="00BB3FAB" w:rsidRPr="00636C9B">
        <w:rPr>
          <w:rFonts w:ascii="Times New Roman" w:eastAsiaTheme="minorHAnsi" w:hAnsi="Times New Roman"/>
          <w:sz w:val="24"/>
          <w:szCs w:val="24"/>
          <w:lang w:eastAsia="en-GB"/>
        </w:rPr>
        <w:t xml:space="preserve">e </w:t>
      </w:r>
      <w:r w:rsidR="00E6231C" w:rsidRPr="00636C9B">
        <w:rPr>
          <w:rFonts w:ascii="Times New Roman" w:eastAsiaTheme="minorHAnsi" w:hAnsi="Times New Roman"/>
          <w:sz w:val="24"/>
          <w:szCs w:val="24"/>
          <w:lang w:eastAsia="en-GB"/>
        </w:rPr>
        <w:t>calculated</w:t>
      </w:r>
      <w:r w:rsidR="00665BF4" w:rsidRPr="00636C9B">
        <w:rPr>
          <w:rFonts w:ascii="Times New Roman" w:eastAsiaTheme="minorHAnsi" w:hAnsi="Times New Roman"/>
          <w:sz w:val="24"/>
          <w:szCs w:val="24"/>
          <w:lang w:eastAsia="en-GB"/>
        </w:rPr>
        <w:t xml:space="preserve"> </w:t>
      </w:r>
      <w:r w:rsidR="00322FC6">
        <w:rPr>
          <w:rFonts w:ascii="Times New Roman" w:eastAsiaTheme="minorHAnsi" w:hAnsi="Times New Roman"/>
          <w:sz w:val="24"/>
          <w:szCs w:val="24"/>
          <w:lang w:eastAsia="en-GB"/>
        </w:rPr>
        <w:t xml:space="preserve">the </w:t>
      </w:r>
      <w:r w:rsidR="00665BF4" w:rsidRPr="00636C9B">
        <w:rPr>
          <w:rFonts w:ascii="Times New Roman" w:eastAsiaTheme="minorHAnsi" w:hAnsi="Times New Roman"/>
          <w:sz w:val="24"/>
          <w:szCs w:val="24"/>
          <w:lang w:eastAsia="en-GB"/>
        </w:rPr>
        <w:t xml:space="preserve">mean </w:t>
      </w:r>
      <w:r w:rsidR="009C7269">
        <w:rPr>
          <w:rFonts w:ascii="Times New Roman" w:eastAsiaTheme="minorHAnsi" w:hAnsi="Times New Roman"/>
          <w:sz w:val="24"/>
          <w:szCs w:val="24"/>
          <w:lang w:eastAsia="en-GB"/>
        </w:rPr>
        <w:t>of daily mean</w:t>
      </w:r>
      <w:r w:rsidR="00322FC6">
        <w:rPr>
          <w:rFonts w:ascii="Times New Roman" w:eastAsiaTheme="minorHAnsi" w:hAnsi="Times New Roman"/>
          <w:sz w:val="24"/>
          <w:szCs w:val="24"/>
          <w:lang w:eastAsia="en-GB"/>
        </w:rPr>
        <w:t xml:space="preserve"> temperature</w:t>
      </w:r>
      <w:r w:rsidR="009C7269">
        <w:rPr>
          <w:rFonts w:ascii="Times New Roman" w:eastAsiaTheme="minorHAnsi" w:hAnsi="Times New Roman"/>
          <w:sz w:val="24"/>
          <w:szCs w:val="24"/>
          <w:lang w:eastAsia="en-GB"/>
        </w:rPr>
        <w:t>s</w:t>
      </w:r>
      <w:r w:rsidR="00B80D4C" w:rsidRPr="00636C9B">
        <w:rPr>
          <w:rFonts w:ascii="Times New Roman" w:eastAsiaTheme="minorHAnsi" w:hAnsi="Times New Roman"/>
          <w:sz w:val="24"/>
          <w:szCs w:val="24"/>
          <w:lang w:eastAsia="en-GB"/>
        </w:rPr>
        <w:t xml:space="preserve"> </w:t>
      </w:r>
      <w:r w:rsidR="005B4DFF">
        <w:rPr>
          <w:rFonts w:ascii="Times New Roman" w:eastAsiaTheme="minorHAnsi" w:hAnsi="Times New Roman"/>
          <w:sz w:val="24"/>
          <w:szCs w:val="24"/>
          <w:lang w:eastAsia="en-GB"/>
        </w:rPr>
        <w:t>covering a 30-year period</w:t>
      </w:r>
      <w:r w:rsidR="00322FC6">
        <w:rPr>
          <w:rFonts w:ascii="Times New Roman" w:eastAsiaTheme="minorHAnsi" w:hAnsi="Times New Roman"/>
          <w:sz w:val="24"/>
          <w:szCs w:val="24"/>
          <w:lang w:eastAsia="en-GB"/>
        </w:rPr>
        <w:t>;</w:t>
      </w:r>
      <w:r w:rsidR="005B4DFF">
        <w:rPr>
          <w:rFonts w:ascii="Times New Roman" w:eastAsiaTheme="minorHAnsi" w:hAnsi="Times New Roman"/>
          <w:sz w:val="24"/>
          <w:szCs w:val="24"/>
          <w:lang w:eastAsia="en-GB"/>
        </w:rPr>
        <w:t xml:space="preserve"> </w:t>
      </w:r>
      <w:r w:rsidR="00322FC6">
        <w:rPr>
          <w:rFonts w:ascii="Times New Roman" w:eastAsiaTheme="minorHAnsi" w:hAnsi="Times New Roman"/>
          <w:sz w:val="24"/>
          <w:szCs w:val="24"/>
          <w:lang w:eastAsia="en-GB"/>
        </w:rPr>
        <w:t xml:space="preserve">this time scale </w:t>
      </w:r>
      <w:r w:rsidR="00322FC6" w:rsidRPr="00636C9B">
        <w:rPr>
          <w:rFonts w:ascii="Times New Roman" w:eastAsiaTheme="minorHAnsi" w:hAnsi="Times New Roman"/>
          <w:sz w:val="24"/>
          <w:szCs w:val="24"/>
          <w:lang w:eastAsia="en-GB"/>
        </w:rPr>
        <w:t>(here 1980-2009)</w:t>
      </w:r>
      <w:r w:rsidR="00322FC6">
        <w:rPr>
          <w:rFonts w:ascii="Times New Roman" w:eastAsiaTheme="minorHAnsi" w:hAnsi="Times New Roman"/>
          <w:sz w:val="24"/>
          <w:szCs w:val="24"/>
          <w:lang w:eastAsia="en-GB"/>
        </w:rPr>
        <w:t xml:space="preserve"> is </w:t>
      </w:r>
      <w:r w:rsidR="005B4DFF">
        <w:rPr>
          <w:rFonts w:ascii="Times New Roman" w:eastAsiaTheme="minorHAnsi" w:hAnsi="Times New Roman"/>
          <w:sz w:val="24"/>
          <w:szCs w:val="24"/>
          <w:lang w:eastAsia="en-GB"/>
        </w:rPr>
        <w:t xml:space="preserve">equivalent to </w:t>
      </w:r>
      <w:r w:rsidR="00322FC6">
        <w:rPr>
          <w:rFonts w:ascii="Times New Roman" w:eastAsiaTheme="minorHAnsi" w:hAnsi="Times New Roman"/>
          <w:sz w:val="24"/>
          <w:szCs w:val="24"/>
          <w:lang w:eastAsia="en-GB"/>
        </w:rPr>
        <w:t xml:space="preserve">those </w:t>
      </w:r>
      <w:r w:rsidR="005B4DFF">
        <w:rPr>
          <w:rFonts w:ascii="Times New Roman" w:eastAsiaTheme="minorHAnsi" w:hAnsi="Times New Roman"/>
          <w:sz w:val="24"/>
          <w:szCs w:val="24"/>
          <w:lang w:eastAsia="en-GB"/>
        </w:rPr>
        <w:t xml:space="preserve">used </w:t>
      </w:r>
      <w:r w:rsidR="00BC51A4">
        <w:rPr>
          <w:rFonts w:ascii="Times New Roman" w:eastAsiaTheme="minorHAnsi" w:hAnsi="Times New Roman"/>
          <w:sz w:val="24"/>
          <w:szCs w:val="24"/>
          <w:lang w:eastAsia="en-GB"/>
        </w:rPr>
        <w:t xml:space="preserve">in </w:t>
      </w:r>
      <w:r w:rsidR="005B4DFF">
        <w:rPr>
          <w:rFonts w:ascii="Times New Roman" w:eastAsiaTheme="minorHAnsi" w:hAnsi="Times New Roman"/>
          <w:sz w:val="24"/>
          <w:szCs w:val="24"/>
          <w:lang w:eastAsia="en-GB"/>
        </w:rPr>
        <w:t>climate assessment</w:t>
      </w:r>
      <w:r w:rsidR="008F32CB" w:rsidRPr="00636C9B">
        <w:rPr>
          <w:rFonts w:ascii="Times New Roman" w:eastAsiaTheme="minorHAnsi" w:hAnsi="Times New Roman"/>
          <w:sz w:val="24"/>
          <w:szCs w:val="24"/>
          <w:lang w:eastAsia="en-GB"/>
        </w:rPr>
        <w:t>.</w:t>
      </w:r>
      <w:r w:rsidR="00997E51" w:rsidRPr="00636C9B">
        <w:rPr>
          <w:rFonts w:ascii="Times New Roman" w:eastAsiaTheme="minorHAnsi" w:hAnsi="Times New Roman"/>
          <w:sz w:val="24"/>
          <w:szCs w:val="24"/>
          <w:lang w:eastAsia="en-GB"/>
        </w:rPr>
        <w:fldChar w:fldCharType="begin" w:fldLock="1"/>
      </w:r>
      <w:r w:rsidR="0004018D">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18&lt;/sup&gt;","plainTextFormattedCitation":"18","previouslyFormattedCitation":"&lt;sup&gt;18&lt;/sup&gt;"},"properties":{"noteIndex":0},"schema":"https://github.com/citation-style-language/schema/raw/master/csl-citation.json"}</w:instrText>
      </w:r>
      <w:r w:rsidR="00997E51" w:rsidRPr="00636C9B">
        <w:rPr>
          <w:rFonts w:ascii="Times New Roman" w:eastAsiaTheme="minorHAnsi" w:hAnsi="Times New Roman"/>
          <w:sz w:val="24"/>
          <w:szCs w:val="24"/>
          <w:lang w:eastAsia="en-GB"/>
        </w:rPr>
        <w:fldChar w:fldCharType="separate"/>
      </w:r>
      <w:r w:rsidR="006B32B1" w:rsidRPr="006B32B1">
        <w:rPr>
          <w:rFonts w:ascii="Times New Roman" w:eastAsiaTheme="minorHAnsi" w:hAnsi="Times New Roman"/>
          <w:noProof/>
          <w:sz w:val="24"/>
          <w:szCs w:val="24"/>
          <w:vertAlign w:val="superscript"/>
          <w:lang w:eastAsia="en-GB"/>
        </w:rPr>
        <w:t>18</w:t>
      </w:r>
      <w:r w:rsidR="00997E51" w:rsidRPr="00636C9B">
        <w:rPr>
          <w:rFonts w:ascii="Times New Roman" w:eastAsiaTheme="minorHAnsi" w:hAnsi="Times New Roman"/>
          <w:sz w:val="24"/>
          <w:szCs w:val="24"/>
          <w:lang w:eastAsia="en-GB"/>
        </w:rPr>
        <w:fldChar w:fldCharType="end"/>
      </w:r>
      <w:r w:rsidR="008F32CB" w:rsidRPr="00636C9B">
        <w:rPr>
          <w:rFonts w:ascii="Times New Roman" w:eastAsiaTheme="minorHAnsi" w:hAnsi="Times New Roman"/>
          <w:sz w:val="24"/>
          <w:szCs w:val="24"/>
          <w:lang w:eastAsia="en-GB"/>
        </w:rPr>
        <w:t xml:space="preserve"> </w:t>
      </w:r>
      <w:r w:rsidR="007D1E78">
        <w:rPr>
          <w:rFonts w:ascii="Times New Roman" w:eastAsiaTheme="minorHAnsi" w:hAnsi="Times New Roman"/>
          <w:sz w:val="24"/>
          <w:szCs w:val="24"/>
          <w:lang w:eastAsia="en-GB"/>
        </w:rPr>
        <w:t xml:space="preserve">To do this, we </w:t>
      </w:r>
      <w:r w:rsidR="00D84233">
        <w:rPr>
          <w:rFonts w:ascii="Times New Roman" w:eastAsiaTheme="minorHAnsi" w:hAnsi="Times New Roman"/>
          <w:sz w:val="24"/>
          <w:szCs w:val="24"/>
          <w:lang w:eastAsia="en-GB"/>
        </w:rPr>
        <w:t xml:space="preserve">first </w:t>
      </w:r>
      <w:r w:rsidR="007D1E78">
        <w:rPr>
          <w:rFonts w:ascii="Times New Roman" w:eastAsiaTheme="minorHAnsi" w:hAnsi="Times New Roman"/>
          <w:sz w:val="24"/>
          <w:szCs w:val="24"/>
          <w:lang w:eastAsia="en-GB"/>
        </w:rPr>
        <w:t>generated county-</w:t>
      </w:r>
      <w:r w:rsidR="00F77D80">
        <w:rPr>
          <w:rFonts w:ascii="Times New Roman" w:eastAsiaTheme="minorHAnsi" w:hAnsi="Times New Roman"/>
          <w:sz w:val="24"/>
          <w:szCs w:val="24"/>
          <w:lang w:eastAsia="en-GB"/>
        </w:rPr>
        <w:t>level monthly mean temperatures. F</w:t>
      </w:r>
      <w:r w:rsidR="00901409">
        <w:rPr>
          <w:rFonts w:ascii="Times New Roman" w:eastAsiaTheme="minorHAnsi" w:hAnsi="Times New Roman"/>
          <w:sz w:val="24"/>
          <w:szCs w:val="24"/>
          <w:lang w:eastAsia="en-GB"/>
        </w:rPr>
        <w:t xml:space="preserve">rom </w:t>
      </w:r>
      <w:r w:rsidR="00901409">
        <w:rPr>
          <w:rFonts w:ascii="Times New Roman" w:eastAsiaTheme="minorHAnsi" w:hAnsi="Times New Roman"/>
          <w:sz w:val="24"/>
          <w:szCs w:val="24"/>
          <w:lang w:eastAsia="en-GB"/>
        </w:rPr>
        <w:lastRenderedPageBreak/>
        <w:t>these</w:t>
      </w:r>
      <w:r w:rsidR="007D1E78">
        <w:rPr>
          <w:rFonts w:ascii="Times New Roman" w:eastAsiaTheme="minorHAnsi" w:hAnsi="Times New Roman"/>
          <w:sz w:val="24"/>
          <w:szCs w:val="24"/>
          <w:lang w:eastAsia="en-GB"/>
        </w:rPr>
        <w:t xml:space="preserve"> </w:t>
      </w:r>
      <w:r w:rsidR="00F77D80">
        <w:rPr>
          <w:rFonts w:ascii="Times New Roman" w:eastAsiaTheme="minorHAnsi" w:hAnsi="Times New Roman"/>
          <w:sz w:val="24"/>
          <w:szCs w:val="24"/>
          <w:lang w:eastAsia="en-GB"/>
        </w:rPr>
        <w:t xml:space="preserve">we </w:t>
      </w:r>
      <w:r w:rsidR="007D1E78">
        <w:rPr>
          <w:rFonts w:ascii="Times New Roman" w:eastAsiaTheme="minorHAnsi" w:hAnsi="Times New Roman"/>
          <w:sz w:val="24"/>
          <w:szCs w:val="24"/>
          <w:lang w:eastAsia="en-GB"/>
        </w:rPr>
        <w:t>calculated population-weighted state monthly means</w:t>
      </w:r>
      <w:r w:rsidR="0010539E">
        <w:rPr>
          <w:rFonts w:ascii="Times New Roman" w:eastAsiaTheme="minorHAnsi" w:hAnsi="Times New Roman"/>
          <w:sz w:val="24"/>
          <w:szCs w:val="24"/>
          <w:lang w:eastAsia="en-GB"/>
        </w:rPr>
        <w:t xml:space="preserve"> for each month of the year through the period of study</w:t>
      </w:r>
      <w:r w:rsidR="0002550F">
        <w:rPr>
          <w:rFonts w:ascii="Times New Roman" w:eastAsiaTheme="minorHAnsi" w:hAnsi="Times New Roman"/>
          <w:sz w:val="24"/>
          <w:szCs w:val="24"/>
          <w:lang w:eastAsia="en-GB"/>
        </w:rPr>
        <w:t xml:space="preserve">. </w:t>
      </w:r>
      <w:r w:rsidR="00341789">
        <w:rPr>
          <w:rFonts w:ascii="Times New Roman" w:eastAsiaTheme="minorHAnsi" w:hAnsi="Times New Roman"/>
          <w:sz w:val="24"/>
          <w:szCs w:val="24"/>
          <w:lang w:eastAsia="en-GB"/>
        </w:rPr>
        <w:t>We calculated t</w:t>
      </w:r>
      <w:r w:rsidR="0002550F">
        <w:rPr>
          <w:rFonts w:ascii="Times New Roman" w:eastAsiaTheme="minorHAnsi" w:hAnsi="Times New Roman"/>
          <w:sz w:val="24"/>
          <w:szCs w:val="24"/>
          <w:lang w:eastAsia="en-GB"/>
        </w:rPr>
        <w:t xml:space="preserve">he mean values over 1980-2009 </w:t>
      </w:r>
      <w:r w:rsidR="00341789">
        <w:rPr>
          <w:rFonts w:ascii="Times New Roman" w:eastAsiaTheme="minorHAnsi" w:hAnsi="Times New Roman"/>
          <w:sz w:val="24"/>
          <w:szCs w:val="24"/>
          <w:lang w:eastAsia="en-GB"/>
        </w:rPr>
        <w:t>from</w:t>
      </w:r>
      <w:r w:rsidR="0002550F">
        <w:rPr>
          <w:rFonts w:ascii="Times New Roman" w:eastAsiaTheme="minorHAnsi" w:hAnsi="Times New Roman"/>
          <w:sz w:val="24"/>
          <w:szCs w:val="24"/>
          <w:lang w:eastAsia="en-GB"/>
        </w:rPr>
        <w:t xml:space="preserve"> these for each month and state combination. </w:t>
      </w:r>
      <w:commentRangeStart w:id="121"/>
      <w:commentRangeStart w:id="122"/>
      <w:r w:rsidR="00265FDC">
        <w:rPr>
          <w:rFonts w:ascii="Times New Roman" w:eastAsiaTheme="minorHAnsi" w:hAnsi="Times New Roman"/>
          <w:sz w:val="24"/>
          <w:szCs w:val="24"/>
          <w:lang w:eastAsia="en-GB"/>
        </w:rPr>
        <w:t xml:space="preserve">We found that </w:t>
      </w:r>
      <w:r w:rsidR="0081748C">
        <w:rPr>
          <w:rFonts w:ascii="Times New Roman" w:eastAsiaTheme="minorHAnsi" w:hAnsi="Times New Roman"/>
          <w:sz w:val="24"/>
          <w:szCs w:val="24"/>
          <w:lang w:eastAsia="en-GB"/>
        </w:rPr>
        <w:t xml:space="preserve">county </w:t>
      </w:r>
      <w:r w:rsidR="008307F7">
        <w:rPr>
          <w:rFonts w:ascii="Times New Roman" w:eastAsiaTheme="minorHAnsi" w:hAnsi="Times New Roman"/>
          <w:sz w:val="24"/>
          <w:szCs w:val="24"/>
          <w:lang w:eastAsia="en-GB"/>
        </w:rPr>
        <w:t xml:space="preserve">temperature </w:t>
      </w:r>
      <w:r w:rsidR="0081748C">
        <w:rPr>
          <w:rFonts w:ascii="Times New Roman" w:eastAsiaTheme="minorHAnsi" w:hAnsi="Times New Roman"/>
          <w:sz w:val="24"/>
          <w:szCs w:val="24"/>
          <w:lang w:eastAsia="en-GB"/>
        </w:rPr>
        <w:t>anomalies per state</w:t>
      </w:r>
      <w:r w:rsidR="00265FDC">
        <w:rPr>
          <w:rFonts w:ascii="Times New Roman" w:eastAsiaTheme="minorHAnsi" w:hAnsi="Times New Roman"/>
          <w:sz w:val="24"/>
          <w:szCs w:val="24"/>
          <w:lang w:eastAsia="en-GB"/>
        </w:rPr>
        <w:t xml:space="preserve"> were </w:t>
      </w:r>
      <w:r w:rsidR="00F90BB9">
        <w:rPr>
          <w:rFonts w:ascii="Times New Roman" w:eastAsiaTheme="minorHAnsi" w:hAnsi="Times New Roman"/>
          <w:sz w:val="24"/>
          <w:szCs w:val="24"/>
          <w:lang w:eastAsia="en-GB"/>
        </w:rPr>
        <w:t>strongly</w:t>
      </w:r>
      <w:r w:rsidR="00265FDC">
        <w:rPr>
          <w:rFonts w:ascii="Times New Roman" w:eastAsiaTheme="minorHAnsi" w:hAnsi="Times New Roman"/>
          <w:sz w:val="24"/>
          <w:szCs w:val="24"/>
          <w:lang w:eastAsia="en-GB"/>
        </w:rPr>
        <w:t xml:space="preserve"> correlated with the direction of the </w:t>
      </w:r>
      <w:r w:rsidR="002369CA">
        <w:rPr>
          <w:rFonts w:ascii="Times New Roman" w:eastAsiaTheme="minorHAnsi" w:hAnsi="Times New Roman"/>
          <w:sz w:val="24"/>
          <w:szCs w:val="24"/>
          <w:lang w:eastAsia="en-GB"/>
        </w:rPr>
        <w:t xml:space="preserve">state-summarised </w:t>
      </w:r>
      <w:r w:rsidR="00265FDC">
        <w:rPr>
          <w:rFonts w:ascii="Times New Roman" w:eastAsiaTheme="minorHAnsi" w:hAnsi="Times New Roman"/>
          <w:sz w:val="24"/>
          <w:szCs w:val="24"/>
          <w:lang w:eastAsia="en-GB"/>
        </w:rPr>
        <w:t xml:space="preserve">anomaly. </w:t>
      </w:r>
      <w:commentRangeEnd w:id="121"/>
      <w:r w:rsidR="00265FDC">
        <w:rPr>
          <w:rStyle w:val="CommentReference"/>
          <w:rFonts w:asciiTheme="minorHAnsi" w:eastAsiaTheme="minorHAnsi" w:hAnsiTheme="minorHAnsi" w:cstheme="minorBidi"/>
        </w:rPr>
        <w:commentReference w:id="121"/>
      </w:r>
      <w:commentRangeEnd w:id="122"/>
      <w:r w:rsidR="00265FDC">
        <w:rPr>
          <w:rStyle w:val="CommentReference"/>
          <w:rFonts w:asciiTheme="minorHAnsi" w:eastAsiaTheme="minorHAnsi" w:hAnsiTheme="minorHAnsi" w:cstheme="minorBidi"/>
        </w:rPr>
        <w:commentReference w:id="122"/>
      </w:r>
      <w:r w:rsidR="00534095" w:rsidRPr="00636C9B">
        <w:rPr>
          <w:rFonts w:ascii="Times New Roman" w:eastAsiaTheme="minorHAnsi" w:hAnsi="Times New Roman"/>
          <w:sz w:val="24"/>
          <w:szCs w:val="24"/>
          <w:lang w:eastAsia="en-GB"/>
        </w:rPr>
        <w:t xml:space="preserve">We </w:t>
      </w:r>
      <w:r w:rsidR="00B80D4C" w:rsidRPr="00636C9B">
        <w:rPr>
          <w:rFonts w:ascii="Times New Roman" w:eastAsiaTheme="minorHAnsi" w:hAnsi="Times New Roman"/>
          <w:sz w:val="24"/>
          <w:szCs w:val="24"/>
          <w:lang w:eastAsia="en-GB"/>
        </w:rPr>
        <w:t>subtracted</w:t>
      </w:r>
      <w:r w:rsidR="004814FB"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th</w:t>
      </w:r>
      <w:r w:rsidR="007D1E78">
        <w:rPr>
          <w:rFonts w:ascii="Times New Roman" w:eastAsiaTheme="minorHAnsi" w:hAnsi="Times New Roman"/>
          <w:sz w:val="24"/>
          <w:szCs w:val="24"/>
          <w:lang w:eastAsia="en-GB"/>
        </w:rPr>
        <w:t>ese</w:t>
      </w:r>
      <w:r w:rsidR="00AD1745" w:rsidRPr="00636C9B">
        <w:rPr>
          <w:rFonts w:ascii="Times New Roman" w:eastAsiaTheme="minorHAnsi" w:hAnsi="Times New Roman"/>
          <w:sz w:val="24"/>
          <w:szCs w:val="24"/>
          <w:lang w:eastAsia="en-GB"/>
        </w:rPr>
        <w:t xml:space="preserve"> long-term mean temperature</w:t>
      </w:r>
      <w:r w:rsidR="007D1E78">
        <w:rPr>
          <w:rFonts w:ascii="Times New Roman" w:eastAsiaTheme="minorHAnsi" w:hAnsi="Times New Roman"/>
          <w:sz w:val="24"/>
          <w:szCs w:val="24"/>
          <w:lang w:eastAsia="en-GB"/>
        </w:rPr>
        <w:t>s</w:t>
      </w:r>
      <w:r w:rsidR="00AD1745" w:rsidRPr="00636C9B">
        <w:rPr>
          <w:rFonts w:ascii="Times New Roman" w:eastAsiaTheme="minorHAnsi" w:hAnsi="Times New Roman"/>
          <w:sz w:val="24"/>
          <w:szCs w:val="24"/>
          <w:lang w:eastAsia="en-GB"/>
        </w:rPr>
        <w:t xml:space="preserve"> </w:t>
      </w:r>
      <w:r w:rsidR="004814FB" w:rsidRPr="00636C9B">
        <w:rPr>
          <w:rFonts w:ascii="Times New Roman" w:eastAsiaTheme="minorHAnsi" w:hAnsi="Times New Roman"/>
          <w:sz w:val="24"/>
          <w:szCs w:val="24"/>
          <w:lang w:eastAsia="en-GB"/>
        </w:rPr>
        <w:t xml:space="preserve">from each </w:t>
      </w:r>
      <w:r w:rsidR="00AD1745" w:rsidRPr="00636C9B">
        <w:rPr>
          <w:rFonts w:ascii="Times New Roman" w:eastAsiaTheme="minorHAnsi" w:hAnsi="Times New Roman"/>
          <w:sz w:val="24"/>
          <w:szCs w:val="24"/>
          <w:lang w:eastAsia="en-GB"/>
        </w:rPr>
        <w:t xml:space="preserve">respective </w:t>
      </w:r>
      <w:r w:rsidR="004814FB" w:rsidRPr="00636C9B">
        <w:rPr>
          <w:rFonts w:ascii="Times New Roman" w:eastAsiaTheme="minorHAnsi" w:hAnsi="Times New Roman"/>
          <w:sz w:val="24"/>
          <w:szCs w:val="24"/>
          <w:lang w:eastAsia="en-GB"/>
        </w:rPr>
        <w:t>state-month value</w:t>
      </w:r>
      <w:r w:rsidR="007655FC"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over time </w:t>
      </w:r>
      <w:r w:rsidR="00E6231C" w:rsidRPr="00636C9B">
        <w:rPr>
          <w:rFonts w:ascii="Times New Roman" w:eastAsiaTheme="minorHAnsi" w:hAnsi="Times New Roman"/>
          <w:sz w:val="24"/>
          <w:szCs w:val="24"/>
          <w:lang w:eastAsia="en-GB"/>
        </w:rPr>
        <w:t xml:space="preserve">to generate </w:t>
      </w:r>
      <w:r w:rsidR="00AD1745" w:rsidRPr="00636C9B">
        <w:rPr>
          <w:rFonts w:ascii="Times New Roman" w:eastAsiaTheme="minorHAnsi" w:hAnsi="Times New Roman"/>
          <w:sz w:val="24"/>
          <w:szCs w:val="24"/>
          <w:lang w:eastAsia="en-GB"/>
        </w:rPr>
        <w:t xml:space="preserve">a </w:t>
      </w:r>
      <w:r w:rsidR="00E6231C" w:rsidRPr="00636C9B">
        <w:rPr>
          <w:rFonts w:ascii="Times New Roman" w:eastAsiaTheme="minorHAnsi" w:hAnsi="Times New Roman"/>
          <w:sz w:val="24"/>
          <w:szCs w:val="24"/>
          <w:lang w:eastAsia="en-GB"/>
        </w:rPr>
        <w:t xml:space="preserve">temperature anomaly </w:t>
      </w:r>
      <w:r w:rsidR="00AD1745" w:rsidRPr="00636C9B">
        <w:rPr>
          <w:rFonts w:ascii="Times New Roman" w:eastAsiaTheme="minorHAnsi" w:hAnsi="Times New Roman"/>
          <w:sz w:val="24"/>
          <w:szCs w:val="24"/>
          <w:lang w:eastAsia="en-GB"/>
        </w:rPr>
        <w:t xml:space="preserve">time series for each month in each state </w:t>
      </w:r>
      <w:r w:rsidR="007655FC" w:rsidRPr="00636C9B">
        <w:rPr>
          <w:rFonts w:ascii="Times New Roman" w:eastAsiaTheme="minorHAnsi" w:hAnsi="Times New Roman"/>
          <w:sz w:val="24"/>
          <w:szCs w:val="24"/>
          <w:lang w:eastAsia="en-GB"/>
        </w:rPr>
        <w:t>(Figure XX).</w:t>
      </w:r>
      <w:commentRangeEnd w:id="119"/>
      <w:r w:rsidR="001D59EC">
        <w:rPr>
          <w:rStyle w:val="CommentReference"/>
          <w:rFonts w:asciiTheme="minorHAnsi" w:eastAsiaTheme="minorHAnsi" w:hAnsiTheme="minorHAnsi" w:cstheme="minorBidi"/>
        </w:rPr>
        <w:commentReference w:id="119"/>
      </w:r>
      <w:commentRangeEnd w:id="120"/>
      <w:r w:rsidR="00C56F01">
        <w:rPr>
          <w:rStyle w:val="CommentReference"/>
          <w:rFonts w:asciiTheme="minorHAnsi" w:eastAsiaTheme="minorHAnsi" w:hAnsiTheme="minorHAnsi" w:cstheme="minorBidi"/>
        </w:rPr>
        <w:commentReference w:id="120"/>
      </w:r>
      <w:r w:rsidR="00C84052">
        <w:rPr>
          <w:rFonts w:ascii="Times New Roman" w:eastAsiaTheme="minorHAnsi" w:hAnsi="Times New Roman"/>
          <w:sz w:val="24"/>
          <w:szCs w:val="24"/>
          <w:lang w:eastAsia="en-GB"/>
        </w:rPr>
        <w:t xml:space="preserve"> </w:t>
      </w:r>
      <w:r w:rsidR="00B54E6E">
        <w:rPr>
          <w:rFonts w:ascii="Times New Roman" w:eastAsiaTheme="minorHAnsi" w:hAnsi="Times New Roman"/>
          <w:sz w:val="24"/>
          <w:szCs w:val="24"/>
          <w:lang w:eastAsia="en-GB"/>
        </w:rPr>
        <w:t xml:space="preserve">The temperature anomaly </w:t>
      </w:r>
      <w:del w:id="123" w:author="Ezzati, Majid" w:date="2018-12-01T01:21:00Z">
        <w:r w:rsidR="00B54E6E" w:rsidDel="007E74BD">
          <w:rPr>
            <w:rFonts w:ascii="Times New Roman" w:eastAsiaTheme="minorHAnsi" w:hAnsi="Times New Roman"/>
            <w:sz w:val="24"/>
            <w:szCs w:val="24"/>
            <w:lang w:eastAsia="en-GB"/>
          </w:rPr>
          <w:delText>can be thought of as whether,</w:delText>
        </w:r>
      </w:del>
      <w:ins w:id="124" w:author="Ezzati, Majid" w:date="2018-12-01T01:21:00Z">
        <w:r w:rsidR="007E74BD">
          <w:rPr>
            <w:rFonts w:ascii="Times New Roman" w:eastAsiaTheme="minorHAnsi" w:hAnsi="Times New Roman"/>
            <w:sz w:val="24"/>
            <w:szCs w:val="24"/>
            <w:lang w:eastAsia="en-GB"/>
          </w:rPr>
          <w:t>measures the extent that</w:t>
        </w:r>
      </w:ins>
      <w:r w:rsidR="00B54E6E">
        <w:rPr>
          <w:rFonts w:ascii="Times New Roman" w:eastAsiaTheme="minorHAnsi" w:hAnsi="Times New Roman"/>
          <w:sz w:val="24"/>
          <w:szCs w:val="24"/>
          <w:lang w:eastAsia="en-GB"/>
        </w:rPr>
        <w:t xml:space="preserve"> </w:t>
      </w:r>
      <w:ins w:id="125" w:author="Ezzati, Majid" w:date="2018-12-01T01:21:00Z">
        <w:r w:rsidR="007E74BD">
          <w:rPr>
            <w:rFonts w:ascii="Times New Roman" w:eastAsiaTheme="minorHAnsi" w:hAnsi="Times New Roman"/>
            <w:sz w:val="24"/>
            <w:szCs w:val="24"/>
            <w:lang w:eastAsia="en-GB"/>
          </w:rPr>
          <w:t xml:space="preserve">temperature experienced </w:t>
        </w:r>
      </w:ins>
      <w:del w:id="126" w:author="Ezzati, Majid" w:date="2018-12-01T01:21:00Z">
        <w:r w:rsidR="00B54E6E" w:rsidDel="007E74BD">
          <w:rPr>
            <w:rFonts w:ascii="Times New Roman" w:eastAsiaTheme="minorHAnsi" w:hAnsi="Times New Roman"/>
            <w:sz w:val="24"/>
            <w:szCs w:val="24"/>
            <w:lang w:eastAsia="en-GB"/>
          </w:rPr>
          <w:delText xml:space="preserve">for </w:delText>
        </w:r>
      </w:del>
      <w:ins w:id="127" w:author="Ezzati, Majid" w:date="2018-12-01T01:21:00Z">
        <w:r w:rsidR="007E74BD">
          <w:rPr>
            <w:rFonts w:ascii="Times New Roman" w:eastAsiaTheme="minorHAnsi" w:hAnsi="Times New Roman"/>
            <w:sz w:val="24"/>
            <w:szCs w:val="24"/>
            <w:lang w:eastAsia="en-GB"/>
          </w:rPr>
          <w:t xml:space="preserve">in </w:t>
        </w:r>
      </w:ins>
      <w:r w:rsidR="00B54E6E">
        <w:rPr>
          <w:rFonts w:ascii="Times New Roman" w:eastAsiaTheme="minorHAnsi" w:hAnsi="Times New Roman"/>
          <w:sz w:val="24"/>
          <w:szCs w:val="24"/>
          <w:lang w:eastAsia="en-GB"/>
        </w:rPr>
        <w:t>a specific month</w:t>
      </w:r>
      <w:ins w:id="128" w:author="Ezzati, Majid" w:date="2018-12-01T01:21:00Z">
        <w:r w:rsidR="007E74BD">
          <w:rPr>
            <w:rFonts w:ascii="Times New Roman" w:eastAsiaTheme="minorHAnsi" w:hAnsi="Times New Roman"/>
            <w:sz w:val="24"/>
            <w:szCs w:val="24"/>
            <w:lang w:eastAsia="en-GB"/>
          </w:rPr>
          <w:t>, year and</w:t>
        </w:r>
      </w:ins>
      <w:r w:rsidR="00B54E6E">
        <w:rPr>
          <w:rFonts w:ascii="Times New Roman" w:eastAsiaTheme="minorHAnsi" w:hAnsi="Times New Roman"/>
          <w:sz w:val="24"/>
          <w:szCs w:val="24"/>
          <w:lang w:eastAsia="en-GB"/>
        </w:rPr>
        <w:t xml:space="preserve"> </w:t>
      </w:r>
      <w:del w:id="129" w:author="Ezzati, Majid" w:date="2018-12-01T01:21:00Z">
        <w:r w:rsidR="00B54E6E" w:rsidDel="007E74BD">
          <w:rPr>
            <w:rFonts w:ascii="Times New Roman" w:eastAsiaTheme="minorHAnsi" w:hAnsi="Times New Roman"/>
            <w:sz w:val="24"/>
            <w:szCs w:val="24"/>
            <w:lang w:eastAsia="en-GB"/>
          </w:rPr>
          <w:delText xml:space="preserve">in a specific year in a specific </w:delText>
        </w:r>
      </w:del>
      <w:proofErr w:type="spellStart"/>
      <w:r w:rsidR="00B54E6E">
        <w:rPr>
          <w:rFonts w:ascii="Times New Roman" w:eastAsiaTheme="minorHAnsi" w:hAnsi="Times New Roman"/>
          <w:sz w:val="24"/>
          <w:szCs w:val="24"/>
          <w:lang w:eastAsia="en-GB"/>
        </w:rPr>
        <w:t>state</w:t>
      </w:r>
      <w:del w:id="130" w:author="Ezzati, Majid" w:date="2018-12-01T01:21:00Z">
        <w:r w:rsidR="00B54E6E" w:rsidDel="007E74BD">
          <w:rPr>
            <w:rFonts w:ascii="Times New Roman" w:eastAsiaTheme="minorHAnsi" w:hAnsi="Times New Roman"/>
            <w:sz w:val="24"/>
            <w:szCs w:val="24"/>
            <w:lang w:eastAsia="en-GB"/>
          </w:rPr>
          <w:delText xml:space="preserve">, the temperature experienced </w:delText>
        </w:r>
      </w:del>
      <w:r w:rsidR="00B54E6E">
        <w:rPr>
          <w:rFonts w:ascii="Times New Roman" w:eastAsiaTheme="minorHAnsi" w:hAnsi="Times New Roman"/>
          <w:sz w:val="24"/>
          <w:szCs w:val="24"/>
          <w:lang w:eastAsia="en-GB"/>
        </w:rPr>
        <w:t>is</w:t>
      </w:r>
      <w:proofErr w:type="spellEnd"/>
      <w:r w:rsidR="00B54E6E">
        <w:rPr>
          <w:rFonts w:ascii="Times New Roman" w:eastAsiaTheme="minorHAnsi" w:hAnsi="Times New Roman"/>
          <w:sz w:val="24"/>
          <w:szCs w:val="24"/>
          <w:lang w:eastAsia="en-GB"/>
        </w:rPr>
        <w:t xml:space="preserve"> warmer or cooler than the long-term average</w:t>
      </w:r>
      <w:ins w:id="131" w:author="Ezzati, Majid" w:date="2018-11-30T17:16:00Z">
        <w:r w:rsidR="008D0988">
          <w:rPr>
            <w:rFonts w:ascii="Times New Roman" w:eastAsiaTheme="minorHAnsi" w:hAnsi="Times New Roman"/>
            <w:sz w:val="24"/>
            <w:szCs w:val="24"/>
            <w:lang w:eastAsia="en-GB"/>
          </w:rPr>
          <w:t>, to which the population of each state has acclimatised</w:t>
        </w:r>
      </w:ins>
      <w:r w:rsidR="00B54E6E">
        <w:rPr>
          <w:rFonts w:ascii="Times New Roman" w:eastAsiaTheme="minorHAnsi" w:hAnsi="Times New Roman"/>
          <w:sz w:val="24"/>
          <w:szCs w:val="24"/>
          <w:lang w:eastAsia="en-GB"/>
        </w:rPr>
        <w:t>.</w:t>
      </w:r>
      <w:r w:rsidR="005D75D9">
        <w:rPr>
          <w:rFonts w:ascii="Times New Roman" w:eastAsiaTheme="minorHAnsi" w:hAnsi="Times New Roman"/>
          <w:sz w:val="24"/>
          <w:szCs w:val="24"/>
          <w:lang w:eastAsia="en-GB"/>
        </w:rPr>
        <w:t xml:space="preserve"> </w:t>
      </w:r>
      <w:moveToRangeStart w:id="132" w:author="Ezzati, Majid" w:date="2018-11-30T17:00:00Z" w:name="move531360570"/>
      <w:moveTo w:id="133" w:author="Ezzati, Majid" w:date="2018-11-30T17:00:00Z">
        <w:r w:rsidR="001D59EC">
          <w:rPr>
            <w:rFonts w:ascii="Times New Roman" w:eastAsiaTheme="minorHAnsi" w:hAnsi="Times New Roman"/>
            <w:sz w:val="24"/>
            <w:szCs w:val="24"/>
            <w:lang w:eastAsia="en-GB"/>
          </w:rPr>
          <w:t xml:space="preserve">These values can be different even for neighbouring months in the same state, </w:t>
        </w:r>
        <w:del w:id="134" w:author="Ezzati, Majid" w:date="2018-11-30T17:17:00Z">
          <w:r w:rsidR="001D59EC" w:rsidDel="008D0988">
            <w:rPr>
              <w:rFonts w:ascii="Times New Roman" w:eastAsiaTheme="minorHAnsi" w:hAnsi="Times New Roman"/>
              <w:sz w:val="24"/>
              <w:szCs w:val="24"/>
              <w:lang w:eastAsia="en-GB"/>
            </w:rPr>
            <w:delText>or</w:delText>
          </w:r>
        </w:del>
      </w:moveTo>
      <w:ins w:id="135" w:author="Ezzati, Majid" w:date="2018-11-30T17:17:00Z">
        <w:r w:rsidR="008D0988">
          <w:rPr>
            <w:rFonts w:ascii="Times New Roman" w:eastAsiaTheme="minorHAnsi" w:hAnsi="Times New Roman"/>
            <w:sz w:val="24"/>
            <w:szCs w:val="24"/>
            <w:lang w:eastAsia="en-GB"/>
          </w:rPr>
          <w:t>and</w:t>
        </w:r>
      </w:ins>
      <w:moveTo w:id="136" w:author="Ezzati, Majid" w:date="2018-11-30T17:00:00Z">
        <w:r w:rsidR="001D59EC">
          <w:rPr>
            <w:rFonts w:ascii="Times New Roman" w:eastAsiaTheme="minorHAnsi" w:hAnsi="Times New Roman"/>
            <w:sz w:val="24"/>
            <w:szCs w:val="24"/>
            <w:lang w:eastAsia="en-GB"/>
          </w:rPr>
          <w:t xml:space="preserve"> neighbouring states in the same month</w:t>
        </w:r>
        <w:del w:id="137" w:author="Ezzati, Majid" w:date="2018-11-30T17:16:00Z">
          <w:r w:rsidR="001D59EC" w:rsidDel="008D0988">
            <w:rPr>
              <w:rFonts w:ascii="Times New Roman" w:eastAsiaTheme="minorHAnsi" w:hAnsi="Times New Roman"/>
              <w:sz w:val="24"/>
              <w:szCs w:val="24"/>
              <w:lang w:eastAsia="en-GB"/>
            </w:rPr>
            <w:delText>, and represent monthly acclimatisation temperatures in each state</w:delText>
          </w:r>
        </w:del>
        <w:r w:rsidR="001D59EC">
          <w:rPr>
            <w:rFonts w:ascii="Times New Roman" w:eastAsiaTheme="minorHAnsi" w:hAnsi="Times New Roman"/>
            <w:sz w:val="24"/>
            <w:szCs w:val="24"/>
            <w:lang w:eastAsia="en-GB"/>
          </w:rPr>
          <w:t>.</w:t>
        </w:r>
      </w:moveTo>
      <w:moveToRangeEnd w:id="132"/>
    </w:p>
    <w:p w14:paraId="5EF932C2" w14:textId="69B1DF7D" w:rsidR="009B0615" w:rsidRDefault="009B0615" w:rsidP="00D76DF7">
      <w:pPr>
        <w:spacing w:after="0" w:line="480" w:lineRule="auto"/>
        <w:jc w:val="both"/>
        <w:outlineLvl w:val="0"/>
        <w:rPr>
          <w:rFonts w:ascii="Times New Roman" w:hAnsi="Times New Roman"/>
          <w:sz w:val="24"/>
          <w:szCs w:val="24"/>
        </w:rPr>
      </w:pPr>
    </w:p>
    <w:p w14:paraId="1C673E49" w14:textId="58E3FC23" w:rsidR="00416B2F" w:rsidRDefault="00587C72" w:rsidP="00D76DF7">
      <w:pPr>
        <w:spacing w:after="0" w:line="480" w:lineRule="auto"/>
        <w:jc w:val="both"/>
        <w:outlineLvl w:val="0"/>
        <w:rPr>
          <w:rFonts w:ascii="Times New Roman" w:hAnsi="Times New Roman"/>
          <w:sz w:val="24"/>
          <w:szCs w:val="24"/>
        </w:rPr>
      </w:pPr>
      <w:commentRangeStart w:id="138"/>
      <w:r>
        <w:rPr>
          <w:rFonts w:ascii="Times New Roman" w:hAnsi="Times New Roman"/>
          <w:sz w:val="24"/>
          <w:szCs w:val="24"/>
        </w:rPr>
        <w:t xml:space="preserve">In </w:t>
      </w:r>
      <w:proofErr w:type="gramStart"/>
      <w:r>
        <w:rPr>
          <w:rFonts w:ascii="Times New Roman" w:hAnsi="Times New Roman"/>
          <w:sz w:val="24"/>
          <w:szCs w:val="24"/>
        </w:rPr>
        <w:t>addition</w:t>
      </w:r>
      <w:proofErr w:type="gramEnd"/>
      <w:r>
        <w:rPr>
          <w:rFonts w:ascii="Times New Roman" w:hAnsi="Times New Roman"/>
          <w:sz w:val="24"/>
          <w:szCs w:val="24"/>
        </w:rPr>
        <w:t xml:space="preserve"> t</w:t>
      </w:r>
      <w:r w:rsidR="008307F7">
        <w:rPr>
          <w:rFonts w:ascii="Times New Roman" w:hAnsi="Times New Roman"/>
          <w:sz w:val="24"/>
          <w:szCs w:val="24"/>
        </w:rPr>
        <w:t>emperature</w:t>
      </w:r>
      <w:r>
        <w:rPr>
          <w:rFonts w:ascii="Times New Roman" w:hAnsi="Times New Roman"/>
          <w:sz w:val="24"/>
          <w:szCs w:val="24"/>
        </w:rPr>
        <w:t xml:space="preserve"> anomalies </w:t>
      </w:r>
      <w:r w:rsidR="008307F7">
        <w:rPr>
          <w:rFonts w:ascii="Times New Roman" w:hAnsi="Times New Roman"/>
          <w:sz w:val="24"/>
          <w:szCs w:val="24"/>
        </w:rPr>
        <w:t xml:space="preserve">based on </w:t>
      </w:r>
      <w:r>
        <w:rPr>
          <w:rFonts w:ascii="Times New Roman" w:hAnsi="Times New Roman"/>
          <w:sz w:val="24"/>
          <w:szCs w:val="24"/>
        </w:rPr>
        <w:t xml:space="preserve">daily mean temperature we calculated in a similar way those for daily maximum, minimum or range of temperature. However, </w:t>
      </w:r>
      <w:r w:rsidR="00252CDC">
        <w:rPr>
          <w:rFonts w:ascii="Times New Roman" w:hAnsi="Times New Roman"/>
          <w:sz w:val="24"/>
          <w:szCs w:val="24"/>
        </w:rPr>
        <w:t>o</w:t>
      </w:r>
      <w:r w:rsidR="00BF2AE2">
        <w:rPr>
          <w:rFonts w:ascii="Times New Roman" w:hAnsi="Times New Roman"/>
          <w:sz w:val="24"/>
          <w:szCs w:val="24"/>
        </w:rPr>
        <w:t xml:space="preserve">ur results </w:t>
      </w:r>
      <w:r w:rsidR="00252CDC">
        <w:rPr>
          <w:rFonts w:ascii="Times New Roman" w:hAnsi="Times New Roman"/>
          <w:sz w:val="24"/>
          <w:szCs w:val="24"/>
        </w:rPr>
        <w:t xml:space="preserve">for these measures </w:t>
      </w:r>
      <w:r w:rsidR="00BF2AE2">
        <w:rPr>
          <w:rFonts w:ascii="Times New Roman" w:hAnsi="Times New Roman"/>
          <w:sz w:val="24"/>
          <w:szCs w:val="24"/>
        </w:rPr>
        <w:t>were</w:t>
      </w:r>
      <w:r w:rsidR="00C1008E">
        <w:rPr>
          <w:rFonts w:ascii="Times New Roman" w:hAnsi="Times New Roman"/>
          <w:sz w:val="24"/>
          <w:szCs w:val="24"/>
        </w:rPr>
        <w:t xml:space="preserve"> </w:t>
      </w:r>
      <w:proofErr w:type="gramStart"/>
      <w:r w:rsidR="00BF2AE2">
        <w:rPr>
          <w:rFonts w:ascii="Times New Roman" w:hAnsi="Times New Roman"/>
          <w:sz w:val="24"/>
          <w:szCs w:val="24"/>
        </w:rPr>
        <w:t xml:space="preserve">similar </w:t>
      </w:r>
      <w:r w:rsidR="00252CDC">
        <w:rPr>
          <w:rFonts w:ascii="Times New Roman" w:hAnsi="Times New Roman"/>
          <w:sz w:val="24"/>
          <w:szCs w:val="24"/>
        </w:rPr>
        <w:t>to</w:t>
      </w:r>
      <w:proofErr w:type="gramEnd"/>
      <w:r w:rsidR="00252CDC">
        <w:rPr>
          <w:rFonts w:ascii="Times New Roman" w:hAnsi="Times New Roman"/>
          <w:sz w:val="24"/>
          <w:szCs w:val="24"/>
        </w:rPr>
        <w:t xml:space="preserve"> those from daily mean and are not presented here</w:t>
      </w:r>
      <w:r w:rsidR="009A6892">
        <w:rPr>
          <w:rFonts w:ascii="Times New Roman" w:hAnsi="Times New Roman"/>
          <w:sz w:val="24"/>
          <w:szCs w:val="24"/>
        </w:rPr>
        <w:t>.</w:t>
      </w:r>
      <w:r w:rsidR="00F63E43">
        <w:rPr>
          <w:rFonts w:ascii="Times New Roman" w:hAnsi="Times New Roman"/>
          <w:sz w:val="24"/>
          <w:szCs w:val="24"/>
        </w:rPr>
        <w:t xml:space="preserve"> </w:t>
      </w:r>
      <w:r w:rsidR="00252CDC">
        <w:rPr>
          <w:rFonts w:ascii="Times New Roman" w:hAnsi="Times New Roman"/>
          <w:sz w:val="24"/>
          <w:szCs w:val="24"/>
        </w:rPr>
        <w:t>Similarly, w</w:t>
      </w:r>
      <w:r w:rsidR="00B6332B">
        <w:rPr>
          <w:rFonts w:ascii="Times New Roman" w:hAnsi="Times New Roman"/>
          <w:sz w:val="24"/>
          <w:szCs w:val="24"/>
        </w:rPr>
        <w:t xml:space="preserve">hen </w:t>
      </w:r>
      <w:r w:rsidR="00416B2F">
        <w:rPr>
          <w:rFonts w:ascii="Times New Roman" w:hAnsi="Times New Roman"/>
          <w:sz w:val="24"/>
          <w:szCs w:val="24"/>
        </w:rPr>
        <w:t>including more than one temperature metric in the model</w:t>
      </w:r>
      <w:r w:rsidR="00F55B6B">
        <w:rPr>
          <w:rFonts w:ascii="Times New Roman" w:hAnsi="Times New Roman"/>
          <w:sz w:val="24"/>
          <w:szCs w:val="24"/>
        </w:rPr>
        <w:t xml:space="preserve"> (in addition to </w:t>
      </w:r>
      <w:r w:rsidR="008307F7">
        <w:rPr>
          <w:rFonts w:ascii="Times New Roman" w:hAnsi="Times New Roman"/>
          <w:sz w:val="24"/>
          <w:szCs w:val="24"/>
        </w:rPr>
        <w:t xml:space="preserve">temperature </w:t>
      </w:r>
      <w:r w:rsidR="005F660A">
        <w:rPr>
          <w:rFonts w:ascii="Times New Roman" w:hAnsi="Times New Roman"/>
          <w:sz w:val="24"/>
          <w:szCs w:val="24"/>
        </w:rPr>
        <w:t xml:space="preserve">anomalies of </w:t>
      </w:r>
      <w:r w:rsidR="00F55B6B">
        <w:rPr>
          <w:rFonts w:ascii="Times New Roman" w:hAnsi="Times New Roman"/>
          <w:sz w:val="24"/>
          <w:szCs w:val="24"/>
        </w:rPr>
        <w:t xml:space="preserve">monthly </w:t>
      </w:r>
      <w:r w:rsidR="008307F7">
        <w:rPr>
          <w:rFonts w:ascii="Times New Roman" w:hAnsi="Times New Roman"/>
          <w:sz w:val="24"/>
          <w:szCs w:val="24"/>
        </w:rPr>
        <w:t>means</w:t>
      </w:r>
      <w:r w:rsidR="00F55B6B">
        <w:rPr>
          <w:rFonts w:ascii="Times New Roman" w:hAnsi="Times New Roman"/>
          <w:sz w:val="24"/>
          <w:szCs w:val="24"/>
        </w:rPr>
        <w:t>)</w:t>
      </w:r>
      <w:r w:rsidR="00416B2F">
        <w:rPr>
          <w:rFonts w:ascii="Times New Roman" w:hAnsi="Times New Roman"/>
          <w:sz w:val="24"/>
          <w:szCs w:val="24"/>
        </w:rPr>
        <w:t xml:space="preserve">, </w:t>
      </w:r>
      <w:r w:rsidR="00B6332B">
        <w:rPr>
          <w:rFonts w:ascii="Times New Roman" w:hAnsi="Times New Roman"/>
          <w:sz w:val="24"/>
          <w:szCs w:val="24"/>
        </w:rPr>
        <w:t xml:space="preserve">such as </w:t>
      </w:r>
      <w:r w:rsidR="00F55B6B">
        <w:rPr>
          <w:rFonts w:ascii="Times New Roman" w:hAnsi="Times New Roman"/>
          <w:sz w:val="24"/>
          <w:szCs w:val="24"/>
        </w:rPr>
        <w:t xml:space="preserve">standard deviation; </w:t>
      </w:r>
      <w:r w:rsidR="00B6332B">
        <w:rPr>
          <w:rFonts w:ascii="Times New Roman" w:hAnsi="Times New Roman"/>
          <w:sz w:val="24"/>
          <w:szCs w:val="24"/>
        </w:rPr>
        <w:t>heat wave measures, including the number of days in a month (adjusted for length of month) above the 90</w:t>
      </w:r>
      <w:r w:rsidR="00B6332B" w:rsidRPr="00F0573E">
        <w:rPr>
          <w:rFonts w:ascii="Times New Roman" w:hAnsi="Times New Roman"/>
          <w:sz w:val="24"/>
          <w:szCs w:val="24"/>
          <w:vertAlign w:val="superscript"/>
        </w:rPr>
        <w:t>th</w:t>
      </w:r>
      <w:r w:rsidR="00B6332B">
        <w:rPr>
          <w:rFonts w:ascii="Times New Roman" w:hAnsi="Times New Roman"/>
          <w:sz w:val="24"/>
          <w:szCs w:val="24"/>
        </w:rPr>
        <w:t xml:space="preserve"> percentile or above an absolute threshold of 30</w:t>
      </w:r>
      <w:r w:rsidR="00B6332B" w:rsidRPr="00F0573E">
        <w:rPr>
          <w:rFonts w:ascii="Times New Roman" w:hAnsi="Times New Roman"/>
          <w:sz w:val="24"/>
          <w:szCs w:val="24"/>
        </w:rPr>
        <w:t>°</w:t>
      </w:r>
      <w:r w:rsidR="00B6332B">
        <w:rPr>
          <w:rFonts w:ascii="Times New Roman" w:hAnsi="Times New Roman"/>
          <w:sz w:val="24"/>
          <w:szCs w:val="24"/>
        </w:rPr>
        <w:t>C</w:t>
      </w:r>
      <w:r w:rsidR="00F55B6B">
        <w:rPr>
          <w:rFonts w:ascii="Times New Roman" w:hAnsi="Times New Roman"/>
          <w:sz w:val="24"/>
          <w:szCs w:val="24"/>
        </w:rPr>
        <w:t>;</w:t>
      </w:r>
      <w:r w:rsidR="00B6332B">
        <w:rPr>
          <w:rFonts w:ascii="Times New Roman" w:hAnsi="Times New Roman"/>
          <w:sz w:val="24"/>
          <w:szCs w:val="24"/>
        </w:rPr>
        <w:t xml:space="preserve"> the</w:t>
      </w:r>
      <w:r w:rsidR="00C504FA">
        <w:rPr>
          <w:rFonts w:ascii="Times New Roman" w:hAnsi="Times New Roman"/>
          <w:sz w:val="24"/>
          <w:szCs w:val="24"/>
        </w:rPr>
        <w:t xml:space="preserve"> </w:t>
      </w:r>
      <w:r w:rsidR="00FD2234">
        <w:rPr>
          <w:rFonts w:ascii="Times New Roman" w:hAnsi="Times New Roman"/>
          <w:sz w:val="24"/>
          <w:szCs w:val="24"/>
        </w:rPr>
        <w:t>additional deaths result</w:t>
      </w:r>
      <w:r w:rsidR="00416B2F">
        <w:rPr>
          <w:rFonts w:ascii="Times New Roman" w:hAnsi="Times New Roman"/>
          <w:sz w:val="24"/>
          <w:szCs w:val="24"/>
        </w:rPr>
        <w:t xml:space="preserve"> remained </w:t>
      </w:r>
      <w:proofErr w:type="gramStart"/>
      <w:r w:rsidR="00416B2F">
        <w:rPr>
          <w:rFonts w:ascii="Times New Roman" w:hAnsi="Times New Roman"/>
          <w:sz w:val="24"/>
          <w:szCs w:val="24"/>
        </w:rPr>
        <w:t>similar to</w:t>
      </w:r>
      <w:proofErr w:type="gramEnd"/>
      <w:r w:rsidR="00416B2F">
        <w:rPr>
          <w:rFonts w:ascii="Times New Roman" w:hAnsi="Times New Roman"/>
          <w:sz w:val="24"/>
          <w:szCs w:val="24"/>
        </w:rPr>
        <w:t xml:space="preserve"> the single variable model, due to the collinearity of other measures with mean monthly temperature.</w:t>
      </w:r>
      <w:commentRangeEnd w:id="138"/>
      <w:r w:rsidR="008D0988">
        <w:rPr>
          <w:rStyle w:val="CommentReference"/>
          <w:rFonts w:asciiTheme="minorHAnsi" w:eastAsiaTheme="minorHAnsi" w:hAnsiTheme="minorHAnsi" w:cstheme="minorBidi"/>
        </w:rPr>
        <w:commentReference w:id="138"/>
      </w:r>
    </w:p>
    <w:p w14:paraId="0A0EEB9A" w14:textId="77777777" w:rsidR="00C84052" w:rsidRPr="00636C9B" w:rsidRDefault="00C84052" w:rsidP="00D76DF7">
      <w:pPr>
        <w:spacing w:after="0" w:line="480" w:lineRule="auto"/>
        <w:jc w:val="both"/>
        <w:outlineLvl w:val="0"/>
        <w:rPr>
          <w:rFonts w:ascii="Times New Roman" w:hAnsi="Times New Roman"/>
          <w:sz w:val="24"/>
          <w:szCs w:val="24"/>
        </w:rPr>
      </w:pPr>
    </w:p>
    <w:p w14:paraId="5305E388" w14:textId="5D5144C1" w:rsidR="009F41F2" w:rsidRPr="00636C9B" w:rsidRDefault="0024175D" w:rsidP="00D76DF7">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Statistical</w:t>
      </w:r>
      <w:r w:rsidR="00EA1C1C">
        <w:rPr>
          <w:rFonts w:ascii="Times New Roman" w:hAnsi="Times New Roman"/>
          <w:i/>
          <w:color w:val="000000" w:themeColor="text1"/>
          <w:sz w:val="24"/>
          <w:szCs w:val="24"/>
        </w:rPr>
        <w:t xml:space="preserve"> methods</w:t>
      </w:r>
    </w:p>
    <w:p w14:paraId="73B3120F" w14:textId="739849DA" w:rsidR="0000416A" w:rsidRDefault="00AB4E6A" w:rsidP="00D76DF7">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W</w:t>
      </w:r>
      <w:r w:rsidR="00B050CA" w:rsidRPr="00636C9B">
        <w:rPr>
          <w:rFonts w:ascii="Times New Roman" w:hAnsi="Times New Roman"/>
          <w:color w:val="000000" w:themeColor="text1"/>
          <w:sz w:val="24"/>
          <w:szCs w:val="24"/>
        </w:rPr>
        <w:t xml:space="preserve">e </w:t>
      </w:r>
      <w:r w:rsidR="004127F2">
        <w:rPr>
          <w:rFonts w:ascii="Times New Roman" w:hAnsi="Times New Roman"/>
          <w:color w:val="000000" w:themeColor="text1"/>
          <w:sz w:val="24"/>
          <w:szCs w:val="24"/>
        </w:rPr>
        <w:t>formulated</w:t>
      </w:r>
      <w:r w:rsidR="004127F2" w:rsidRPr="00636C9B">
        <w:rPr>
          <w:rFonts w:ascii="Times New Roman" w:hAnsi="Times New Roman"/>
          <w:color w:val="000000" w:themeColor="text1"/>
          <w:sz w:val="24"/>
          <w:szCs w:val="24"/>
        </w:rPr>
        <w:t xml:space="preserve"> </w:t>
      </w:r>
      <w:r w:rsidR="00B050CA" w:rsidRPr="00636C9B">
        <w:rPr>
          <w:rFonts w:ascii="Times New Roman" w:hAnsi="Times New Roman"/>
          <w:color w:val="000000" w:themeColor="text1"/>
          <w:sz w:val="24"/>
          <w:szCs w:val="24"/>
        </w:rPr>
        <w:t>a Bayesian spatio</w:t>
      </w:r>
      <w:r w:rsidR="00644C34">
        <w:rPr>
          <w:rFonts w:ascii="Times New Roman" w:hAnsi="Times New Roman"/>
          <w:color w:val="000000" w:themeColor="text1"/>
          <w:sz w:val="24"/>
          <w:szCs w:val="24"/>
        </w:rPr>
        <w:t>-</w:t>
      </w:r>
      <w:r w:rsidR="00B050CA" w:rsidRPr="00636C9B">
        <w:rPr>
          <w:rFonts w:ascii="Times New Roman" w:hAnsi="Times New Roman"/>
          <w:color w:val="000000" w:themeColor="text1"/>
          <w:sz w:val="24"/>
          <w:szCs w:val="24"/>
        </w:rPr>
        <w:t xml:space="preserve">temporal model </w:t>
      </w:r>
      <w:r w:rsidR="00AA371C">
        <w:rPr>
          <w:rFonts w:ascii="Times New Roman" w:hAnsi="Times New Roman"/>
          <w:color w:val="000000" w:themeColor="text1"/>
          <w:sz w:val="24"/>
          <w:szCs w:val="24"/>
        </w:rPr>
        <w:t>to</w:t>
      </w:r>
      <w:r w:rsidR="0059454C">
        <w:rPr>
          <w:rFonts w:ascii="Times New Roman" w:hAnsi="Times New Roman"/>
          <w:color w:val="000000" w:themeColor="text1"/>
          <w:sz w:val="24"/>
          <w:szCs w:val="24"/>
        </w:rPr>
        <w:t xml:space="preserve"> directly estimate the effect of </w:t>
      </w:r>
      <w:commentRangeStart w:id="139"/>
      <w:commentRangeStart w:id="140"/>
      <w:r w:rsidR="0059454C">
        <w:rPr>
          <w:rFonts w:ascii="Times New Roman" w:hAnsi="Times New Roman"/>
          <w:color w:val="000000" w:themeColor="text1"/>
          <w:sz w:val="24"/>
          <w:szCs w:val="24"/>
        </w:rPr>
        <w:t xml:space="preserve">anomalous temperature </w:t>
      </w:r>
      <w:commentRangeEnd w:id="139"/>
      <w:r w:rsidR="004D2AEF">
        <w:rPr>
          <w:rStyle w:val="CommentReference"/>
          <w:rFonts w:asciiTheme="minorHAnsi" w:eastAsiaTheme="minorHAnsi" w:hAnsiTheme="minorHAnsi" w:cstheme="minorBidi"/>
        </w:rPr>
        <w:commentReference w:id="139"/>
      </w:r>
      <w:commentRangeEnd w:id="140"/>
      <w:r w:rsidR="007E74BD">
        <w:rPr>
          <w:rStyle w:val="CommentReference"/>
          <w:rFonts w:asciiTheme="minorHAnsi" w:eastAsiaTheme="minorHAnsi" w:hAnsiTheme="minorHAnsi" w:cstheme="minorBidi"/>
        </w:rPr>
        <w:commentReference w:id="140"/>
      </w:r>
      <w:r w:rsidR="0059454C">
        <w:rPr>
          <w:rFonts w:ascii="Times New Roman" w:hAnsi="Times New Roman"/>
          <w:color w:val="000000" w:themeColor="text1"/>
          <w:sz w:val="24"/>
          <w:szCs w:val="24"/>
        </w:rPr>
        <w:t>on injury deaths rates</w:t>
      </w:r>
      <w:del w:id="141" w:author="Ezzati, Majid" w:date="2018-12-01T01:22:00Z">
        <w:r w:rsidR="0059454C" w:rsidDel="007E74BD">
          <w:rPr>
            <w:rFonts w:ascii="Times New Roman" w:hAnsi="Times New Roman"/>
            <w:color w:val="000000" w:themeColor="text1"/>
            <w:sz w:val="24"/>
            <w:szCs w:val="24"/>
          </w:rPr>
          <w:delText xml:space="preserve"> at the state level</w:delText>
        </w:r>
      </w:del>
      <w:r w:rsidR="0059454C">
        <w:rPr>
          <w:rFonts w:ascii="Times New Roman" w:hAnsi="Times New Roman"/>
          <w:color w:val="000000" w:themeColor="text1"/>
          <w:sz w:val="24"/>
          <w:szCs w:val="24"/>
        </w:rPr>
        <w:t xml:space="preserve">. </w:t>
      </w:r>
      <w:commentRangeStart w:id="142"/>
      <w:r w:rsidR="0059454C">
        <w:rPr>
          <w:rFonts w:ascii="Times New Roman" w:hAnsi="Times New Roman"/>
          <w:color w:val="000000" w:themeColor="text1"/>
          <w:sz w:val="24"/>
          <w:szCs w:val="24"/>
        </w:rPr>
        <w:t xml:space="preserve">The outcome was deaths from several </w:t>
      </w:r>
      <w:r w:rsidR="008A5971">
        <w:rPr>
          <w:rFonts w:ascii="Times New Roman" w:hAnsi="Times New Roman"/>
          <w:color w:val="000000" w:themeColor="text1"/>
          <w:sz w:val="24"/>
          <w:szCs w:val="24"/>
        </w:rPr>
        <w:t>types</w:t>
      </w:r>
      <w:r w:rsidR="003340AF">
        <w:rPr>
          <w:rFonts w:ascii="Times New Roman" w:hAnsi="Times New Roman"/>
          <w:color w:val="000000" w:themeColor="text1"/>
          <w:sz w:val="24"/>
          <w:szCs w:val="24"/>
        </w:rPr>
        <w:t xml:space="preserve"> of injury, based on ICD9 (1980</w:t>
      </w:r>
      <w:r w:rsidR="0059454C">
        <w:rPr>
          <w:rFonts w:ascii="Times New Roman" w:hAnsi="Times New Roman"/>
          <w:color w:val="000000" w:themeColor="text1"/>
          <w:sz w:val="24"/>
          <w:szCs w:val="24"/>
        </w:rPr>
        <w:t>-1999)</w:t>
      </w:r>
      <w:r w:rsidR="003340AF">
        <w:rPr>
          <w:rFonts w:ascii="Times New Roman" w:hAnsi="Times New Roman"/>
          <w:color w:val="000000" w:themeColor="text1"/>
          <w:sz w:val="24"/>
          <w:szCs w:val="24"/>
        </w:rPr>
        <w:t xml:space="preserve"> and ICD10 (1999-2016)</w:t>
      </w:r>
      <w:r w:rsidR="0039106C">
        <w:rPr>
          <w:rFonts w:ascii="Times New Roman" w:hAnsi="Times New Roman"/>
          <w:color w:val="000000" w:themeColor="text1"/>
          <w:sz w:val="24"/>
          <w:szCs w:val="24"/>
        </w:rPr>
        <w:t xml:space="preserve"> (Table XX)</w:t>
      </w:r>
      <w:r w:rsidR="00B7393E">
        <w:rPr>
          <w:rFonts w:ascii="Times New Roman" w:hAnsi="Times New Roman"/>
          <w:color w:val="000000" w:themeColor="text1"/>
          <w:sz w:val="24"/>
          <w:szCs w:val="24"/>
        </w:rPr>
        <w:t xml:space="preserve">. </w:t>
      </w:r>
      <w:commentRangeEnd w:id="142"/>
      <w:r w:rsidR="007E74BD">
        <w:rPr>
          <w:rStyle w:val="CommentReference"/>
          <w:rFonts w:asciiTheme="minorHAnsi" w:eastAsiaTheme="minorHAnsi" w:hAnsiTheme="minorHAnsi" w:cstheme="minorBidi"/>
        </w:rPr>
        <w:commentReference w:id="142"/>
      </w:r>
      <w:r w:rsidR="00E332CB">
        <w:rPr>
          <w:rFonts w:ascii="Times New Roman" w:hAnsi="Times New Roman"/>
          <w:color w:val="000000" w:themeColor="text1"/>
          <w:sz w:val="24"/>
          <w:szCs w:val="24"/>
        </w:rPr>
        <w:t xml:space="preserve">We carried out all analyses </w:t>
      </w:r>
      <w:r w:rsidR="00B7393E">
        <w:rPr>
          <w:rFonts w:ascii="Times New Roman" w:hAnsi="Times New Roman"/>
          <w:color w:val="000000" w:themeColor="text1"/>
          <w:sz w:val="24"/>
          <w:szCs w:val="24"/>
        </w:rPr>
        <w:t>separately by sex and age group</w:t>
      </w:r>
      <w:r w:rsidR="001242F1">
        <w:rPr>
          <w:rFonts w:ascii="Times New Roman" w:hAnsi="Times New Roman"/>
          <w:color w:val="000000" w:themeColor="text1"/>
          <w:sz w:val="24"/>
          <w:szCs w:val="24"/>
        </w:rPr>
        <w:t xml:space="preserve"> (10-</w:t>
      </w:r>
      <w:r w:rsidR="0000416A">
        <w:rPr>
          <w:rFonts w:ascii="Times New Roman" w:hAnsi="Times New Roman"/>
          <w:color w:val="000000" w:themeColor="text1"/>
          <w:sz w:val="24"/>
          <w:szCs w:val="24"/>
        </w:rPr>
        <w:t xml:space="preserve">year age groups from 5 to 84 years, with 0-4 and 85+ years </w:t>
      </w:r>
      <w:r w:rsidR="0000416A">
        <w:rPr>
          <w:rFonts w:ascii="Times New Roman" w:hAnsi="Times New Roman"/>
          <w:color w:val="000000" w:themeColor="text1"/>
          <w:sz w:val="24"/>
          <w:szCs w:val="24"/>
        </w:rPr>
        <w:lastRenderedPageBreak/>
        <w:t xml:space="preserve">also) because </w:t>
      </w:r>
      <w:ins w:id="143" w:author="Ezzati, Majid" w:date="2018-12-01T01:23:00Z">
        <w:r w:rsidR="007E74BD">
          <w:rPr>
            <w:rFonts w:ascii="Times New Roman" w:hAnsi="Times New Roman"/>
            <w:color w:val="000000" w:themeColor="text1"/>
            <w:sz w:val="24"/>
            <w:szCs w:val="24"/>
          </w:rPr>
          <w:t xml:space="preserve">injury </w:t>
        </w:r>
      </w:ins>
      <w:r w:rsidR="0000416A">
        <w:rPr>
          <w:rFonts w:ascii="Times New Roman" w:hAnsi="Times New Roman"/>
          <w:color w:val="000000" w:themeColor="text1"/>
          <w:sz w:val="24"/>
          <w:szCs w:val="24"/>
        </w:rPr>
        <w:t xml:space="preserve">deaths rates vary by age group and sex, as might their associations with </w:t>
      </w:r>
      <w:del w:id="144" w:author="Ezzati, Majid" w:date="2018-12-01T01:23:00Z">
        <w:r w:rsidR="008A5971" w:rsidDel="007E74BD">
          <w:rPr>
            <w:rFonts w:ascii="Times New Roman" w:hAnsi="Times New Roman"/>
            <w:color w:val="000000" w:themeColor="text1"/>
            <w:sz w:val="24"/>
            <w:szCs w:val="24"/>
          </w:rPr>
          <w:delText>typ</w:delText>
        </w:r>
        <w:r w:rsidR="002D7AC2" w:rsidDel="007E74BD">
          <w:rPr>
            <w:rFonts w:ascii="Times New Roman" w:hAnsi="Times New Roman"/>
            <w:color w:val="000000" w:themeColor="text1"/>
            <w:sz w:val="24"/>
            <w:szCs w:val="24"/>
          </w:rPr>
          <w:delText>e</w:delText>
        </w:r>
        <w:r w:rsidR="0000416A" w:rsidDel="007E74BD">
          <w:rPr>
            <w:rFonts w:ascii="Times New Roman" w:hAnsi="Times New Roman"/>
            <w:color w:val="000000" w:themeColor="text1"/>
            <w:sz w:val="24"/>
            <w:szCs w:val="24"/>
          </w:rPr>
          <w:delText xml:space="preserve"> of injury and </w:delText>
        </w:r>
      </w:del>
      <w:r w:rsidR="0000416A">
        <w:rPr>
          <w:rFonts w:ascii="Times New Roman" w:hAnsi="Times New Roman"/>
          <w:color w:val="000000" w:themeColor="text1"/>
          <w:sz w:val="24"/>
          <w:szCs w:val="24"/>
        </w:rPr>
        <w:t>temperature.</w:t>
      </w:r>
    </w:p>
    <w:p w14:paraId="3FC20791" w14:textId="77777777" w:rsidR="0000416A" w:rsidRDefault="0000416A" w:rsidP="00D76DF7">
      <w:pPr>
        <w:spacing w:after="0" w:line="480" w:lineRule="auto"/>
        <w:jc w:val="both"/>
        <w:outlineLvl w:val="0"/>
        <w:rPr>
          <w:rFonts w:ascii="Times New Roman" w:hAnsi="Times New Roman"/>
          <w:color w:val="000000" w:themeColor="text1"/>
          <w:sz w:val="24"/>
          <w:szCs w:val="24"/>
        </w:rPr>
      </w:pPr>
    </w:p>
    <w:p w14:paraId="4E22D89C" w14:textId="6CA09C5D" w:rsidR="00976958" w:rsidRDefault="00976958" w:rsidP="00D76DF7">
      <w:pPr>
        <w:spacing w:after="0" w:line="480" w:lineRule="auto"/>
        <w:jc w:val="both"/>
        <w:outlineLvl w:val="0"/>
        <w:rPr>
          <w:rFonts w:ascii="Times New Roman" w:hAnsi="Times New Roman"/>
          <w:color w:val="000000" w:themeColor="text1"/>
          <w:sz w:val="24"/>
          <w:szCs w:val="24"/>
        </w:rPr>
      </w:pPr>
      <w:commentRangeStart w:id="145"/>
      <w:r>
        <w:rPr>
          <w:rFonts w:ascii="Times New Roman" w:hAnsi="Times New Roman"/>
          <w:color w:val="000000" w:themeColor="text1"/>
          <w:sz w:val="24"/>
          <w:szCs w:val="24"/>
        </w:rPr>
        <w:t>We modelled, for a given state, sex, month, and age group, the numbers of deaths in each year as following a Poisson distribution:</w:t>
      </w:r>
    </w:p>
    <w:p w14:paraId="388E09CF" w14:textId="77777777" w:rsidR="00976958" w:rsidRDefault="00976958" w:rsidP="00D76DF7">
      <w:pPr>
        <w:spacing w:after="0" w:line="480" w:lineRule="auto"/>
        <w:jc w:val="both"/>
        <w:outlineLvl w:val="0"/>
        <w:rPr>
          <w:rFonts w:ascii="Times New Roman" w:hAnsi="Times New Roman"/>
          <w:color w:val="000000" w:themeColor="text1"/>
          <w:sz w:val="24"/>
          <w:szCs w:val="24"/>
        </w:rPr>
      </w:pPr>
    </w:p>
    <w:p w14:paraId="286251CB" w14:textId="77777777" w:rsidR="00D424E6" w:rsidRDefault="00976958" w:rsidP="00843ACB">
      <w:pPr>
        <w:pStyle w:val="SMSubheading"/>
        <w:spacing w:line="480" w:lineRule="auto"/>
        <w:ind w:firstLine="720"/>
        <w:jc w:val="both"/>
        <w:rPr>
          <w:u w:val="none"/>
        </w:rPr>
      </w:pPr>
      <w:proofErr w:type="spellStart"/>
      <w:r>
        <w:rPr>
          <w:u w:val="none"/>
        </w:rPr>
        <w:t>deaths</w:t>
      </w:r>
      <w:r>
        <w:rPr>
          <w:u w:val="none"/>
          <w:vertAlign w:val="subscript"/>
        </w:rPr>
        <w:t>state</w:t>
      </w:r>
      <w:proofErr w:type="spellEnd"/>
      <w:r w:rsidRPr="00B32DC8">
        <w:rPr>
          <w:u w:val="none"/>
          <w:vertAlign w:val="subscript"/>
        </w:rPr>
        <w:t>-year</w:t>
      </w:r>
      <w:r>
        <w:rPr>
          <w:u w:val="none"/>
        </w:rPr>
        <w:t xml:space="preserve"> ~ </w:t>
      </w:r>
      <w:proofErr w:type="gramStart"/>
      <w:r>
        <w:rPr>
          <w:u w:val="none"/>
        </w:rPr>
        <w:t>Poisson(</w:t>
      </w:r>
      <w:proofErr w:type="gramEnd"/>
      <w:r>
        <w:rPr>
          <w:u w:val="none"/>
        </w:rPr>
        <w:t xml:space="preserve">death </w:t>
      </w:r>
      <w:proofErr w:type="spellStart"/>
      <w:r>
        <w:rPr>
          <w:u w:val="none"/>
        </w:rPr>
        <w:t>rate</w:t>
      </w:r>
      <w:r>
        <w:rPr>
          <w:u w:val="none"/>
          <w:vertAlign w:val="subscript"/>
        </w:rPr>
        <w:t>state</w:t>
      </w:r>
      <w:proofErr w:type="spellEnd"/>
      <w:r w:rsidRPr="00B32DC8">
        <w:rPr>
          <w:u w:val="none"/>
          <w:vertAlign w:val="subscript"/>
        </w:rPr>
        <w:t>-year</w:t>
      </w:r>
      <w:r>
        <w:rPr>
          <w:i/>
          <w:u w:val="none"/>
        </w:rPr>
        <w:t xml:space="preserve"> · </w:t>
      </w:r>
      <w:proofErr w:type="spellStart"/>
      <w:r>
        <w:rPr>
          <w:u w:val="none"/>
        </w:rPr>
        <w:t>population</w:t>
      </w:r>
      <w:r>
        <w:rPr>
          <w:u w:val="none"/>
          <w:vertAlign w:val="subscript"/>
        </w:rPr>
        <w:t>state</w:t>
      </w:r>
      <w:proofErr w:type="spellEnd"/>
      <w:r w:rsidRPr="00B32DC8">
        <w:rPr>
          <w:u w:val="none"/>
          <w:vertAlign w:val="subscript"/>
        </w:rPr>
        <w:t>-year</w:t>
      </w:r>
      <w:r w:rsidRPr="00436AE5">
        <w:rPr>
          <w:u w:val="none"/>
        </w:rPr>
        <w:t>)</w:t>
      </w:r>
    </w:p>
    <w:p w14:paraId="60B18BFC" w14:textId="77777777" w:rsidR="00976958" w:rsidRDefault="00976958" w:rsidP="00D76DF7">
      <w:pPr>
        <w:spacing w:after="0" w:line="480" w:lineRule="auto"/>
        <w:jc w:val="both"/>
        <w:outlineLvl w:val="0"/>
        <w:rPr>
          <w:rFonts w:ascii="Times New Roman" w:hAnsi="Times New Roman"/>
          <w:color w:val="000000" w:themeColor="text1"/>
          <w:sz w:val="24"/>
          <w:szCs w:val="24"/>
        </w:rPr>
      </w:pPr>
    </w:p>
    <w:p w14:paraId="155E1D29" w14:textId="4933CAF8" w:rsidR="00DE0CCC" w:rsidRDefault="00335B57"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 the model, </w:t>
      </w:r>
      <w:r w:rsidR="00021BDE">
        <w:rPr>
          <w:rFonts w:ascii="Times New Roman" w:hAnsi="Times New Roman"/>
          <w:color w:val="000000" w:themeColor="text1"/>
          <w:sz w:val="24"/>
          <w:szCs w:val="24"/>
        </w:rPr>
        <w:t>log-transformed death rates were modelled as a sum of components that depend on time</w:t>
      </w:r>
      <w:r w:rsidR="00F275C0">
        <w:rPr>
          <w:rFonts w:ascii="Times New Roman" w:hAnsi="Times New Roman"/>
          <w:color w:val="000000" w:themeColor="text1"/>
          <w:sz w:val="24"/>
          <w:szCs w:val="24"/>
        </w:rPr>
        <w:t xml:space="preserve"> </w:t>
      </w:r>
      <w:r w:rsidR="000E048C">
        <w:rPr>
          <w:rFonts w:ascii="Times New Roman" w:hAnsi="Times New Roman"/>
          <w:color w:val="000000" w:themeColor="text1"/>
          <w:sz w:val="24"/>
          <w:szCs w:val="24"/>
        </w:rPr>
        <w:t>(month-year)</w:t>
      </w:r>
      <w:r w:rsidR="00D424E6">
        <w:rPr>
          <w:rFonts w:ascii="Times New Roman" w:hAnsi="Times New Roman"/>
          <w:color w:val="000000" w:themeColor="text1"/>
          <w:sz w:val="24"/>
          <w:szCs w:val="24"/>
        </w:rPr>
        <w:t xml:space="preserve">, </w:t>
      </w:r>
      <w:r w:rsidR="00266616">
        <w:rPr>
          <w:rFonts w:ascii="Times New Roman" w:hAnsi="Times New Roman"/>
          <w:color w:val="000000" w:themeColor="text1"/>
          <w:sz w:val="24"/>
          <w:szCs w:val="24"/>
        </w:rPr>
        <w:t>location (state)</w:t>
      </w:r>
      <w:r w:rsidR="006A58EB">
        <w:rPr>
          <w:rFonts w:ascii="Times New Roman" w:hAnsi="Times New Roman"/>
          <w:color w:val="000000" w:themeColor="text1"/>
          <w:sz w:val="24"/>
          <w:szCs w:val="24"/>
        </w:rPr>
        <w:t xml:space="preserve"> of death, </w:t>
      </w:r>
      <w:r w:rsidR="00D424E6">
        <w:rPr>
          <w:rFonts w:ascii="Times New Roman" w:hAnsi="Times New Roman"/>
          <w:color w:val="000000" w:themeColor="text1"/>
          <w:sz w:val="24"/>
          <w:szCs w:val="24"/>
        </w:rPr>
        <w:t>month</w:t>
      </w:r>
      <w:r w:rsidR="00B03D59">
        <w:rPr>
          <w:rFonts w:ascii="Times New Roman" w:hAnsi="Times New Roman"/>
          <w:color w:val="000000" w:themeColor="text1"/>
          <w:sz w:val="24"/>
          <w:szCs w:val="24"/>
        </w:rPr>
        <w:t xml:space="preserve"> of year</w:t>
      </w:r>
      <w:r w:rsidR="00537542">
        <w:rPr>
          <w:rFonts w:ascii="Times New Roman" w:hAnsi="Times New Roman"/>
          <w:color w:val="000000" w:themeColor="text1"/>
          <w:sz w:val="24"/>
          <w:szCs w:val="24"/>
        </w:rPr>
        <w:t xml:space="preserve"> and temperature</w:t>
      </w:r>
      <w:r w:rsidR="00021BDE">
        <w:rPr>
          <w:rFonts w:ascii="Times New Roman" w:hAnsi="Times New Roman"/>
          <w:color w:val="000000" w:themeColor="text1"/>
          <w:sz w:val="24"/>
          <w:szCs w:val="24"/>
        </w:rPr>
        <w:t>.</w:t>
      </w:r>
      <w:r w:rsidR="00A01638">
        <w:rPr>
          <w:rFonts w:ascii="Times New Roman" w:hAnsi="Times New Roman"/>
          <w:color w:val="000000" w:themeColor="text1"/>
          <w:sz w:val="24"/>
          <w:szCs w:val="24"/>
        </w:rPr>
        <w:t xml:space="preserve"> The mathematical representation of the model is given </w:t>
      </w:r>
      <w:r w:rsidR="00D341CD">
        <w:rPr>
          <w:rFonts w:ascii="Times New Roman" w:hAnsi="Times New Roman"/>
          <w:color w:val="000000" w:themeColor="text1"/>
          <w:sz w:val="24"/>
          <w:szCs w:val="24"/>
        </w:rPr>
        <w:t>below:</w:t>
      </w:r>
    </w:p>
    <w:p w14:paraId="2EEDF585" w14:textId="77777777" w:rsidR="002C0846" w:rsidRDefault="002C0846" w:rsidP="00D76DF7">
      <w:pPr>
        <w:spacing w:after="0" w:line="480" w:lineRule="auto"/>
        <w:jc w:val="both"/>
        <w:outlineLvl w:val="0"/>
        <w:rPr>
          <w:rFonts w:ascii="Times New Roman" w:hAnsi="Times New Roman"/>
          <w:color w:val="000000" w:themeColor="text1"/>
          <w:sz w:val="24"/>
          <w:szCs w:val="24"/>
        </w:rPr>
      </w:pPr>
    </w:p>
    <w:p w14:paraId="03DF48E1" w14:textId="6F587515" w:rsidR="000B7F6A" w:rsidRPr="000250EE" w:rsidRDefault="003542CE" w:rsidP="00843ACB">
      <w:pPr>
        <w:spacing w:after="0" w:line="360" w:lineRule="auto"/>
        <w:jc w:val="both"/>
        <w:outlineLvl w:val="0"/>
        <w:rPr>
          <w:rFonts w:ascii="Times New Roman" w:hAnsi="Times New Roman"/>
          <w:sz w:val="24"/>
          <w:szCs w:val="24"/>
        </w:rPr>
      </w:pPr>
      <w:proofErr w:type="gramStart"/>
      <w:r w:rsidRPr="000250EE">
        <w:rPr>
          <w:rFonts w:ascii="Times New Roman" w:hAnsi="Times New Roman"/>
          <w:sz w:val="24"/>
          <w:szCs w:val="24"/>
        </w:rPr>
        <w:t>log(</w:t>
      </w:r>
      <w:proofErr w:type="gramEnd"/>
      <w:r w:rsidRPr="000250EE">
        <w:rPr>
          <w:rFonts w:ascii="Times New Roman" w:hAnsi="Times New Roman"/>
          <w:sz w:val="24"/>
          <w:szCs w:val="24"/>
        </w:rPr>
        <w:t xml:space="preserve">death </w:t>
      </w:r>
      <w:proofErr w:type="spellStart"/>
      <w:r w:rsidRPr="000250EE">
        <w:rPr>
          <w:rFonts w:ascii="Times New Roman" w:hAnsi="Times New Roman"/>
          <w:sz w:val="24"/>
          <w:szCs w:val="24"/>
        </w:rPr>
        <w:t>rates</w:t>
      </w:r>
      <w:r w:rsidRPr="000250EE">
        <w:rPr>
          <w:rFonts w:ascii="Times New Roman" w:hAnsi="Times New Roman"/>
          <w:sz w:val="24"/>
          <w:szCs w:val="24"/>
          <w:vertAlign w:val="subscript"/>
        </w:rPr>
        <w:t>state</w:t>
      </w:r>
      <w:proofErr w:type="spellEnd"/>
      <w:r w:rsidRPr="000250EE">
        <w:rPr>
          <w:rFonts w:ascii="Times New Roman" w:hAnsi="Times New Roman"/>
          <w:sz w:val="24"/>
          <w:szCs w:val="24"/>
          <w:vertAlign w:val="subscript"/>
        </w:rPr>
        <w:t>-year</w:t>
      </w:r>
      <w:r w:rsidRPr="000250EE">
        <w:rPr>
          <w:rFonts w:ascii="Times New Roman" w:hAnsi="Times New Roman"/>
          <w:sz w:val="24"/>
          <w:szCs w:val="24"/>
        </w:rPr>
        <w:t xml:space="preserve">) = </w:t>
      </w:r>
      <w:r w:rsidR="000B7F6A" w:rsidRPr="000250EE">
        <w:rPr>
          <w:rFonts w:ascii="Times New Roman" w:hAnsi="Times New Roman"/>
          <w:sz w:val="24"/>
          <w:szCs w:val="24"/>
        </w:rPr>
        <w:tab/>
      </w:r>
      <w:r w:rsidRPr="000250EE">
        <w:rPr>
          <w:rFonts w:ascii="Times New Roman" w:hAnsi="Times New Roman"/>
          <w:sz w:val="24"/>
          <w:szCs w:val="24"/>
        </w:rPr>
        <w:t>α</w:t>
      </w:r>
      <w:r w:rsidRPr="000250EE">
        <w:rPr>
          <w:rFonts w:ascii="Times New Roman" w:hAnsi="Times New Roman"/>
          <w:sz w:val="24"/>
          <w:szCs w:val="24"/>
          <w:vertAlign w:val="subscript"/>
        </w:rPr>
        <w:t xml:space="preserve">0 </w:t>
      </w:r>
      <w:r w:rsidRPr="000250EE">
        <w:rPr>
          <w:rFonts w:ascii="Times New Roman" w:hAnsi="Times New Roman"/>
          <w:sz w:val="24"/>
          <w:szCs w:val="24"/>
        </w:rPr>
        <w:t>+ β</w:t>
      </w:r>
      <w:r w:rsidRPr="000250EE">
        <w:rPr>
          <w:rFonts w:ascii="Times New Roman" w:hAnsi="Times New Roman"/>
          <w:sz w:val="24"/>
          <w:szCs w:val="24"/>
          <w:vertAlign w:val="subscript"/>
        </w:rPr>
        <w:t>0</w:t>
      </w:r>
      <w:r w:rsidRPr="000250EE">
        <w:rPr>
          <w:rFonts w:ascii="Times New Roman" w:hAnsi="Times New Roman"/>
          <w:sz w:val="24"/>
          <w:szCs w:val="24"/>
        </w:rPr>
        <w:t xml:space="preserve">·(month-year) </w:t>
      </w:r>
      <w:r w:rsidR="007C014B" w:rsidRPr="000250EE">
        <w:rPr>
          <w:rFonts w:ascii="Times New Roman" w:hAnsi="Times New Roman"/>
          <w:sz w:val="24"/>
          <w:szCs w:val="24"/>
        </w:rPr>
        <w:t>+</w:t>
      </w:r>
    </w:p>
    <w:p w14:paraId="5399A156" w14:textId="1F4CB606" w:rsidR="000B7F6A" w:rsidRPr="000250EE" w:rsidRDefault="000B7F6A" w:rsidP="00843ACB">
      <w:pPr>
        <w:spacing w:after="0" w:line="360" w:lineRule="auto"/>
        <w:jc w:val="both"/>
        <w:outlineLvl w:val="0"/>
        <w:rPr>
          <w:rFonts w:ascii="Times New Roman" w:hAnsi="Times New Roman"/>
          <w:sz w:val="24"/>
          <w:szCs w:val="24"/>
        </w:rPr>
      </w:pPr>
      <w:r w:rsidRPr="000250EE">
        <w:rPr>
          <w:rFonts w:ascii="Times New Roman" w:hAnsi="Times New Roman"/>
          <w:sz w:val="24"/>
          <w:szCs w:val="24"/>
          <w:vertAlign w:val="subscript"/>
        </w:rPr>
        <w:tab/>
      </w:r>
      <w:r w:rsidRPr="000250EE">
        <w:rPr>
          <w:rFonts w:ascii="Times New Roman" w:hAnsi="Times New Roman"/>
          <w:sz w:val="24"/>
          <w:szCs w:val="24"/>
          <w:vertAlign w:val="subscript"/>
        </w:rPr>
        <w:tab/>
      </w:r>
      <w:r w:rsidRPr="000250EE">
        <w:rPr>
          <w:rFonts w:ascii="Times New Roman" w:hAnsi="Times New Roman"/>
          <w:sz w:val="24"/>
          <w:szCs w:val="24"/>
          <w:vertAlign w:val="subscript"/>
        </w:rPr>
        <w:tab/>
      </w:r>
      <w:r w:rsidRPr="000250EE">
        <w:rPr>
          <w:rFonts w:ascii="Times New Roman" w:hAnsi="Times New Roman"/>
          <w:sz w:val="24"/>
          <w:szCs w:val="24"/>
          <w:vertAlign w:val="subscript"/>
        </w:rPr>
        <w:tab/>
      </w:r>
      <w:r w:rsidR="003542CE" w:rsidRPr="000250EE">
        <w:rPr>
          <w:rFonts w:ascii="Times New Roman" w:hAnsi="Times New Roman"/>
          <w:sz w:val="24"/>
          <w:szCs w:val="24"/>
        </w:rPr>
        <w:t>α</w:t>
      </w:r>
      <w:r w:rsidR="003542CE" w:rsidRPr="000250EE">
        <w:rPr>
          <w:rFonts w:ascii="Times New Roman" w:hAnsi="Times New Roman"/>
          <w:sz w:val="24"/>
          <w:szCs w:val="24"/>
          <w:vertAlign w:val="subscript"/>
        </w:rPr>
        <w:t xml:space="preserve">state </w:t>
      </w:r>
      <w:r w:rsidR="003542CE" w:rsidRPr="000250EE">
        <w:rPr>
          <w:rFonts w:ascii="Times New Roman" w:hAnsi="Times New Roman"/>
          <w:sz w:val="24"/>
          <w:szCs w:val="24"/>
        </w:rPr>
        <w:t>+ β</w:t>
      </w:r>
      <w:r w:rsidR="003542CE" w:rsidRPr="000250EE">
        <w:rPr>
          <w:rFonts w:ascii="Times New Roman" w:hAnsi="Times New Roman"/>
          <w:sz w:val="24"/>
          <w:szCs w:val="24"/>
          <w:vertAlign w:val="subscript"/>
        </w:rPr>
        <w:t>state</w:t>
      </w:r>
      <w:r w:rsidR="003542CE" w:rsidRPr="000250EE">
        <w:rPr>
          <w:rFonts w:ascii="Times New Roman" w:hAnsi="Times New Roman"/>
          <w:sz w:val="24"/>
          <w:szCs w:val="24"/>
        </w:rPr>
        <w:t>·(month-year)</w:t>
      </w:r>
      <w:r w:rsidRPr="000250EE">
        <w:rPr>
          <w:rFonts w:ascii="Times New Roman" w:hAnsi="Times New Roman"/>
          <w:sz w:val="24"/>
          <w:szCs w:val="24"/>
        </w:rPr>
        <w:t xml:space="preserve"> </w:t>
      </w:r>
      <w:r w:rsidR="007C014B" w:rsidRPr="000250EE">
        <w:rPr>
          <w:rFonts w:ascii="Times New Roman" w:hAnsi="Times New Roman"/>
          <w:sz w:val="24"/>
          <w:szCs w:val="24"/>
        </w:rPr>
        <w:t>+</w:t>
      </w:r>
    </w:p>
    <w:p w14:paraId="42992391" w14:textId="7BBAA809" w:rsidR="003542CE" w:rsidRPr="000250EE" w:rsidRDefault="000B7F6A" w:rsidP="00843ACB">
      <w:pPr>
        <w:spacing w:after="0" w:line="360" w:lineRule="auto"/>
        <w:jc w:val="both"/>
        <w:outlineLvl w:val="0"/>
        <w:rPr>
          <w:rFonts w:ascii="Times New Roman" w:hAnsi="Times New Roman"/>
          <w:sz w:val="24"/>
          <w:szCs w:val="24"/>
        </w:rPr>
      </w:pPr>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t>α</w:t>
      </w:r>
      <w:r w:rsidRPr="000250EE">
        <w:rPr>
          <w:rFonts w:ascii="Times New Roman" w:hAnsi="Times New Roman"/>
          <w:sz w:val="24"/>
          <w:szCs w:val="24"/>
          <w:vertAlign w:val="subscript"/>
        </w:rPr>
        <w:t xml:space="preserve">month </w:t>
      </w:r>
      <w:r w:rsidRPr="000250EE">
        <w:rPr>
          <w:rFonts w:ascii="Times New Roman" w:hAnsi="Times New Roman"/>
          <w:sz w:val="24"/>
          <w:szCs w:val="24"/>
        </w:rPr>
        <w:t>+ β</w:t>
      </w:r>
      <w:r w:rsidRPr="000250EE">
        <w:rPr>
          <w:rFonts w:ascii="Times New Roman" w:hAnsi="Times New Roman"/>
          <w:sz w:val="24"/>
          <w:szCs w:val="24"/>
          <w:vertAlign w:val="subscript"/>
        </w:rPr>
        <w:t>month</w:t>
      </w:r>
      <w:r w:rsidRPr="000250EE">
        <w:rPr>
          <w:rFonts w:ascii="Times New Roman" w:hAnsi="Times New Roman"/>
          <w:sz w:val="24"/>
          <w:szCs w:val="24"/>
        </w:rPr>
        <w:t>·(month-year)</w:t>
      </w:r>
      <w:r w:rsidR="007C014B" w:rsidRPr="000250EE">
        <w:rPr>
          <w:rFonts w:ascii="Times New Roman" w:hAnsi="Times New Roman"/>
          <w:sz w:val="24"/>
          <w:szCs w:val="24"/>
        </w:rPr>
        <w:t xml:space="preserve"> +</w:t>
      </w:r>
    </w:p>
    <w:p w14:paraId="5BB789BB" w14:textId="68E5777B" w:rsidR="002C0846" w:rsidRPr="000250EE" w:rsidRDefault="000B7F6A" w:rsidP="00843ACB">
      <w:pPr>
        <w:spacing w:after="0" w:line="240" w:lineRule="auto"/>
        <w:jc w:val="both"/>
        <w:outlineLvl w:val="0"/>
        <w:rPr>
          <w:rFonts w:ascii="Times New Roman" w:hAnsi="Times New Roman"/>
          <w:sz w:val="24"/>
          <w:szCs w:val="24"/>
        </w:rPr>
      </w:pPr>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r>
      <w:proofErr w:type="spellStart"/>
      <w:r w:rsidRPr="000250EE">
        <w:rPr>
          <w:rFonts w:ascii="Times New Roman" w:hAnsi="Times New Roman"/>
          <w:sz w:val="24"/>
          <w:szCs w:val="24"/>
        </w:rPr>
        <w:t>ν</w:t>
      </w:r>
      <w:r w:rsidRPr="000250EE">
        <w:rPr>
          <w:rFonts w:ascii="Times New Roman" w:hAnsi="Times New Roman"/>
          <w:sz w:val="24"/>
          <w:szCs w:val="24"/>
          <w:vertAlign w:val="subscript"/>
        </w:rPr>
        <w:t>month</w:t>
      </w:r>
      <w:proofErr w:type="spellEnd"/>
      <w:r w:rsidRPr="000250EE">
        <w:rPr>
          <w:rFonts w:ascii="Times New Roman" w:hAnsi="Times New Roman"/>
          <w:sz w:val="24"/>
          <w:szCs w:val="24"/>
          <w:vertAlign w:val="subscript"/>
        </w:rPr>
        <w:t xml:space="preserve">-year </w:t>
      </w:r>
      <w:r w:rsidR="007C014B" w:rsidRPr="000250EE">
        <w:rPr>
          <w:rFonts w:ascii="Times New Roman" w:hAnsi="Times New Roman"/>
          <w:sz w:val="24"/>
          <w:szCs w:val="24"/>
        </w:rPr>
        <w:t>+</w:t>
      </w:r>
    </w:p>
    <w:p w14:paraId="36974A32" w14:textId="77777777" w:rsidR="00650BAB" w:rsidRPr="000250EE" w:rsidRDefault="002C0846" w:rsidP="00843ACB">
      <w:pPr>
        <w:pStyle w:val="SMHeading"/>
        <w:jc w:val="both"/>
        <w:rPr>
          <w:b w:val="0"/>
        </w:rPr>
      </w:pPr>
      <w:r w:rsidRPr="000250EE">
        <w:rPr>
          <w:vertAlign w:val="subscript"/>
        </w:rPr>
        <w:tab/>
      </w:r>
      <w:r w:rsidRPr="000250EE">
        <w:rPr>
          <w:vertAlign w:val="subscript"/>
        </w:rPr>
        <w:tab/>
      </w:r>
      <w:r w:rsidRPr="000250EE">
        <w:rPr>
          <w:vertAlign w:val="subscript"/>
        </w:rPr>
        <w:tab/>
      </w:r>
      <w:r w:rsidRPr="000250EE">
        <w:rPr>
          <w:vertAlign w:val="subscript"/>
        </w:rPr>
        <w:tab/>
      </w:r>
      <w:proofErr w:type="spellStart"/>
      <w:r w:rsidR="00650BAB" w:rsidRPr="0015113F">
        <w:t>ɛ</w:t>
      </w:r>
      <w:r w:rsidR="00650BAB" w:rsidRPr="0015113F">
        <w:rPr>
          <w:vertAlign w:val="subscript"/>
        </w:rPr>
        <w:t>state</w:t>
      </w:r>
      <w:proofErr w:type="spellEnd"/>
      <w:r w:rsidR="00650BAB" w:rsidRPr="0015113F">
        <w:rPr>
          <w:vertAlign w:val="subscript"/>
        </w:rPr>
        <w:t>-month-year</w:t>
      </w:r>
      <w:r w:rsidR="00650BAB" w:rsidRPr="000250EE">
        <w:rPr>
          <w:b w:val="0"/>
        </w:rPr>
        <w:t xml:space="preserve"> +</w:t>
      </w:r>
    </w:p>
    <w:p w14:paraId="65CB393A" w14:textId="2F909107" w:rsidR="002C0846" w:rsidRPr="0015113F" w:rsidRDefault="002C0846" w:rsidP="000250EE">
      <w:pPr>
        <w:pStyle w:val="SMHeading"/>
        <w:ind w:left="2160" w:firstLine="720"/>
        <w:jc w:val="both"/>
      </w:pPr>
      <w:commentRangeStart w:id="146"/>
      <w:proofErr w:type="spellStart"/>
      <w:r w:rsidRPr="000250EE">
        <w:rPr>
          <w:b w:val="0"/>
        </w:rPr>
        <w:t>γ</w:t>
      </w:r>
      <w:r w:rsidR="0042446C" w:rsidRPr="000250EE">
        <w:rPr>
          <w:b w:val="0"/>
          <w:vertAlign w:val="subscript"/>
        </w:rPr>
        <w:t>month</w:t>
      </w:r>
      <w:r w:rsidRPr="000250EE">
        <w:rPr>
          <w:b w:val="0"/>
        </w:rPr>
        <w:t>·Anomaly</w:t>
      </w:r>
      <w:r w:rsidRPr="000250EE">
        <w:rPr>
          <w:b w:val="0"/>
          <w:vertAlign w:val="subscript"/>
        </w:rPr>
        <w:t>state-month</w:t>
      </w:r>
      <w:proofErr w:type="spellEnd"/>
      <w:r w:rsidR="007C014B" w:rsidRPr="000250EE">
        <w:rPr>
          <w:b w:val="0"/>
          <w:vertAlign w:val="subscript"/>
        </w:rPr>
        <w:t xml:space="preserve"> </w:t>
      </w:r>
      <w:commentRangeEnd w:id="146"/>
      <w:r w:rsidR="00650BAB" w:rsidRPr="000250EE">
        <w:rPr>
          <w:rStyle w:val="CommentReference"/>
          <w:rFonts w:asciiTheme="minorHAnsi" w:eastAsiaTheme="minorHAnsi" w:hAnsiTheme="minorHAnsi" w:cstheme="minorBidi"/>
          <w:b w:val="0"/>
          <w:bCs w:val="0"/>
          <w:kern w:val="0"/>
          <w:sz w:val="24"/>
          <w:szCs w:val="24"/>
          <w:lang w:val="en-GB"/>
        </w:rPr>
        <w:commentReference w:id="146"/>
      </w:r>
    </w:p>
    <w:p w14:paraId="797DE730" w14:textId="41736CEE" w:rsidR="000B7F6A" w:rsidRPr="00843ACB" w:rsidRDefault="000B7F6A" w:rsidP="00843ACB">
      <w:pPr>
        <w:spacing w:after="0" w:line="360" w:lineRule="auto"/>
        <w:jc w:val="both"/>
        <w:outlineLvl w:val="0"/>
        <w:rPr>
          <w:rFonts w:ascii="Times New Roman" w:hAnsi="Times New Roman"/>
          <w:vertAlign w:val="subscript"/>
        </w:rPr>
      </w:pPr>
      <w:r w:rsidRPr="00843ACB">
        <w:rPr>
          <w:rFonts w:ascii="Times New Roman" w:hAnsi="Times New Roman"/>
          <w:color w:val="000000" w:themeColor="text1"/>
        </w:rPr>
        <w:tab/>
      </w:r>
      <w:r w:rsidRPr="00843ACB">
        <w:rPr>
          <w:rFonts w:ascii="Times New Roman" w:hAnsi="Times New Roman"/>
          <w:color w:val="000000" w:themeColor="text1"/>
        </w:rPr>
        <w:tab/>
      </w:r>
      <w:r w:rsidRPr="00843ACB">
        <w:rPr>
          <w:rFonts w:ascii="Times New Roman" w:hAnsi="Times New Roman"/>
          <w:color w:val="000000" w:themeColor="text1"/>
        </w:rPr>
        <w:tab/>
      </w:r>
      <w:r w:rsidRPr="00843ACB">
        <w:rPr>
          <w:rFonts w:ascii="Times New Roman" w:hAnsi="Times New Roman"/>
          <w:color w:val="000000" w:themeColor="text1"/>
        </w:rPr>
        <w:tab/>
      </w:r>
    </w:p>
    <w:p w14:paraId="5DD38B8F" w14:textId="77777777" w:rsidR="003542CE" w:rsidRPr="00C1578A" w:rsidRDefault="003542CE" w:rsidP="00D76DF7">
      <w:pPr>
        <w:spacing w:after="0" w:line="480" w:lineRule="auto"/>
        <w:jc w:val="both"/>
        <w:outlineLvl w:val="0"/>
        <w:rPr>
          <w:rFonts w:ascii="Times New Roman" w:hAnsi="Times New Roman"/>
          <w:color w:val="000000" w:themeColor="text1"/>
          <w:sz w:val="24"/>
          <w:szCs w:val="24"/>
        </w:rPr>
      </w:pPr>
    </w:p>
    <w:p w14:paraId="2F87D0F9" w14:textId="7A93A82B" w:rsidR="00DE0CCC" w:rsidRPr="00C1578A" w:rsidRDefault="00F6045C" w:rsidP="00D76DF7">
      <w:pPr>
        <w:spacing w:after="0" w:line="480" w:lineRule="auto"/>
        <w:jc w:val="both"/>
        <w:outlineLvl w:val="0"/>
        <w:rPr>
          <w:rFonts w:ascii="Times New Roman" w:hAnsi="Times New Roman"/>
          <w:color w:val="000000" w:themeColor="text1"/>
          <w:sz w:val="24"/>
          <w:szCs w:val="24"/>
        </w:rPr>
      </w:pPr>
      <w:r w:rsidRPr="00843ACB">
        <w:rPr>
          <w:rFonts w:ascii="Times New Roman" w:hAnsi="Times New Roman"/>
          <w:sz w:val="24"/>
          <w:szCs w:val="24"/>
        </w:rPr>
        <w:t>The model</w:t>
      </w:r>
      <w:r w:rsidR="002F512B" w:rsidRPr="00843ACB">
        <w:rPr>
          <w:rFonts w:ascii="Times New Roman" w:hAnsi="Times New Roman"/>
          <w:sz w:val="24"/>
          <w:szCs w:val="24"/>
        </w:rPr>
        <w:t xml:space="preserve"> contained terms to capture the overall level and rate of change of mortality, with α</w:t>
      </w:r>
      <w:r w:rsidR="002F512B" w:rsidRPr="00843ACB">
        <w:rPr>
          <w:rFonts w:ascii="Times New Roman" w:hAnsi="Times New Roman"/>
          <w:sz w:val="24"/>
          <w:szCs w:val="24"/>
          <w:vertAlign w:val="subscript"/>
        </w:rPr>
        <w:t>0</w:t>
      </w:r>
      <w:r w:rsidR="002F512B" w:rsidRPr="00843ACB">
        <w:rPr>
          <w:rFonts w:ascii="Times New Roman" w:hAnsi="Times New Roman"/>
          <w:sz w:val="24"/>
          <w:szCs w:val="24"/>
        </w:rPr>
        <w:t xml:space="preserve"> as the common intercept for log-transformed death rates, and β</w:t>
      </w:r>
      <w:r w:rsidR="002F512B" w:rsidRPr="00843ACB">
        <w:rPr>
          <w:rFonts w:ascii="Times New Roman" w:hAnsi="Times New Roman"/>
          <w:sz w:val="24"/>
          <w:szCs w:val="24"/>
          <w:vertAlign w:val="subscript"/>
        </w:rPr>
        <w:t>0</w:t>
      </w:r>
      <w:r w:rsidR="002F512B" w:rsidRPr="00843ACB">
        <w:rPr>
          <w:rFonts w:ascii="Times New Roman" w:hAnsi="Times New Roman"/>
          <w:sz w:val="24"/>
          <w:szCs w:val="24"/>
        </w:rPr>
        <w:t xml:space="preserve"> the common time slope.</w:t>
      </w:r>
    </w:p>
    <w:p w14:paraId="3FC93AD2" w14:textId="77777777" w:rsidR="007C6648" w:rsidRPr="00636C9B" w:rsidRDefault="007C6648" w:rsidP="00D76DF7">
      <w:pPr>
        <w:spacing w:after="0" w:line="480" w:lineRule="auto"/>
        <w:jc w:val="both"/>
        <w:outlineLvl w:val="0"/>
        <w:rPr>
          <w:rFonts w:ascii="Times New Roman" w:hAnsi="Times New Roman"/>
          <w:color w:val="000000" w:themeColor="text1"/>
          <w:sz w:val="24"/>
          <w:szCs w:val="24"/>
        </w:rPr>
      </w:pPr>
    </w:p>
    <w:p w14:paraId="20711A48" w14:textId="0DF4328C" w:rsidR="00D64877" w:rsidRPr="00636C9B" w:rsidRDefault="0071557B" w:rsidP="00D76DF7">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D</w:t>
      </w:r>
      <w:r w:rsidR="00707A42" w:rsidRPr="00636C9B">
        <w:rPr>
          <w:rFonts w:ascii="Times New Roman" w:hAnsi="Times New Roman"/>
          <w:color w:val="000000" w:themeColor="text1"/>
          <w:sz w:val="24"/>
          <w:szCs w:val="24"/>
        </w:rPr>
        <w:t xml:space="preserve">eath rates </w:t>
      </w:r>
      <w:r w:rsidR="00FE079B" w:rsidRPr="00636C9B">
        <w:rPr>
          <w:rFonts w:ascii="Times New Roman" w:hAnsi="Times New Roman"/>
          <w:color w:val="000000" w:themeColor="text1"/>
          <w:sz w:val="24"/>
          <w:szCs w:val="24"/>
        </w:rPr>
        <w:t>vary</w:t>
      </w:r>
      <w:r w:rsidRPr="00636C9B">
        <w:rPr>
          <w:rFonts w:ascii="Times New Roman" w:hAnsi="Times New Roman"/>
          <w:color w:val="000000" w:themeColor="text1"/>
          <w:sz w:val="24"/>
          <w:szCs w:val="24"/>
        </w:rPr>
        <w:t xml:space="preserve"> by month</w:t>
      </w:r>
      <w:r w:rsidR="00554C35" w:rsidRPr="00636C9B">
        <w:rPr>
          <w:rFonts w:ascii="Times New Roman" w:hAnsi="Times New Roman"/>
          <w:color w:val="000000" w:themeColor="text1"/>
          <w:sz w:val="24"/>
          <w:szCs w:val="24"/>
        </w:rPr>
        <w:t xml:space="preserve">, and </w:t>
      </w:r>
      <w:r w:rsidR="00B950F6">
        <w:rPr>
          <w:rFonts w:ascii="Times New Roman" w:hAnsi="Times New Roman"/>
          <w:color w:val="000000" w:themeColor="text1"/>
          <w:sz w:val="24"/>
          <w:szCs w:val="24"/>
        </w:rPr>
        <w:t xml:space="preserve">tend to smoothly vary across </w:t>
      </w:r>
      <w:r w:rsidR="00554C35" w:rsidRPr="00636C9B">
        <w:rPr>
          <w:rFonts w:ascii="Times New Roman" w:hAnsi="Times New Roman"/>
          <w:color w:val="000000" w:themeColor="text1"/>
          <w:sz w:val="24"/>
          <w:szCs w:val="24"/>
        </w:rPr>
        <w:t>neighbouring months</w:t>
      </w:r>
      <w:r w:rsidR="00FE079B" w:rsidRPr="00636C9B">
        <w:rPr>
          <w:rFonts w:ascii="Times New Roman" w:hAnsi="Times New Roman"/>
          <w:color w:val="000000" w:themeColor="text1"/>
          <w:sz w:val="24"/>
          <w:szCs w:val="24"/>
        </w:rPr>
        <w:t>.</w:t>
      </w:r>
      <w:r w:rsidR="00047A51" w:rsidRPr="00636C9B">
        <w:rPr>
          <w:rFonts w:ascii="Times New Roman" w:hAnsi="Times New Roman"/>
          <w:color w:val="000000" w:themeColor="text1"/>
          <w:sz w:val="24"/>
          <w:szCs w:val="24"/>
        </w:rPr>
        <w:fldChar w:fldCharType="begin" w:fldLock="1"/>
      </w:r>
      <w:r w:rsidR="008C17E4">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00047A51" w:rsidRPr="00636C9B">
        <w:rPr>
          <w:rFonts w:ascii="Times New Roman" w:hAnsi="Times New Roman"/>
          <w:color w:val="000000" w:themeColor="text1"/>
          <w:sz w:val="24"/>
          <w:szCs w:val="24"/>
        </w:rPr>
        <w:fldChar w:fldCharType="separate"/>
      </w:r>
      <w:r w:rsidR="0035337E" w:rsidRPr="0035337E">
        <w:rPr>
          <w:rFonts w:ascii="Times New Roman" w:hAnsi="Times New Roman"/>
          <w:noProof/>
          <w:color w:val="000000" w:themeColor="text1"/>
          <w:sz w:val="24"/>
          <w:szCs w:val="24"/>
          <w:vertAlign w:val="superscript"/>
        </w:rPr>
        <w:t>7</w:t>
      </w:r>
      <w:r w:rsidR="00047A51" w:rsidRPr="00636C9B">
        <w:rPr>
          <w:rFonts w:ascii="Times New Roman" w:hAnsi="Times New Roman"/>
          <w:color w:val="000000" w:themeColor="text1"/>
          <w:sz w:val="24"/>
          <w:szCs w:val="24"/>
        </w:rPr>
        <w:fldChar w:fldCharType="end"/>
      </w:r>
      <w:r w:rsidR="00240A26" w:rsidRPr="00636C9B">
        <w:rPr>
          <w:rFonts w:ascii="Times New Roman" w:hAnsi="Times New Roman"/>
          <w:color w:val="000000" w:themeColor="text1"/>
          <w:sz w:val="24"/>
          <w:szCs w:val="24"/>
        </w:rPr>
        <w:t xml:space="preserve"> </w:t>
      </w:r>
      <w:r w:rsidR="003841EC" w:rsidRPr="00636C9B">
        <w:rPr>
          <w:rFonts w:ascii="Times New Roman" w:hAnsi="Times New Roman"/>
          <w:color w:val="000000" w:themeColor="text1"/>
          <w:sz w:val="24"/>
          <w:szCs w:val="24"/>
        </w:rPr>
        <w:t>Therefore, f</w:t>
      </w:r>
      <w:r w:rsidR="00B42638" w:rsidRPr="00636C9B">
        <w:rPr>
          <w:rFonts w:ascii="Times New Roman" w:hAnsi="Times New Roman"/>
          <w:color w:val="000000" w:themeColor="text1"/>
          <w:sz w:val="24"/>
          <w:szCs w:val="24"/>
        </w:rPr>
        <w:t xml:space="preserve">or each age group and sex, </w:t>
      </w:r>
      <w:r w:rsidR="009E4AF1" w:rsidRPr="00636C9B">
        <w:rPr>
          <w:rFonts w:ascii="Times New Roman" w:hAnsi="Times New Roman"/>
          <w:color w:val="000000" w:themeColor="text1"/>
          <w:sz w:val="24"/>
          <w:szCs w:val="24"/>
        </w:rPr>
        <w:t xml:space="preserve">we allowed each </w:t>
      </w:r>
      <w:r w:rsidR="00CC019A" w:rsidRPr="00636C9B">
        <w:rPr>
          <w:rFonts w:ascii="Times New Roman" w:hAnsi="Times New Roman"/>
          <w:color w:val="000000" w:themeColor="text1"/>
          <w:sz w:val="24"/>
          <w:szCs w:val="24"/>
        </w:rPr>
        <w:t>month of the year</w:t>
      </w:r>
      <w:r w:rsidR="005B25ED" w:rsidRPr="00636C9B">
        <w:rPr>
          <w:rFonts w:ascii="Times New Roman" w:hAnsi="Times New Roman"/>
          <w:color w:val="000000" w:themeColor="text1"/>
          <w:sz w:val="24"/>
          <w:szCs w:val="24"/>
        </w:rPr>
        <w:t xml:space="preserve"> to </w:t>
      </w:r>
      <w:r w:rsidR="006C3AFE">
        <w:rPr>
          <w:rFonts w:ascii="Times New Roman" w:hAnsi="Times New Roman"/>
          <w:color w:val="000000" w:themeColor="text1"/>
          <w:sz w:val="24"/>
          <w:szCs w:val="24"/>
        </w:rPr>
        <w:t>systematically have</w:t>
      </w:r>
      <w:r w:rsidR="006C3AFE"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a different</w:t>
      </w:r>
      <w:r w:rsidR="008540FF"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mortality level</w:t>
      </w:r>
      <w:r w:rsidR="002541F6">
        <w:rPr>
          <w:rFonts w:ascii="Times New Roman" w:hAnsi="Times New Roman"/>
          <w:color w:val="000000" w:themeColor="text1"/>
          <w:sz w:val="24"/>
          <w:szCs w:val="24"/>
        </w:rPr>
        <w:t xml:space="preserve"> and trend</w:t>
      </w:r>
      <w:r w:rsidR="00347A19">
        <w:rPr>
          <w:rFonts w:ascii="Times New Roman" w:hAnsi="Times New Roman"/>
          <w:color w:val="000000" w:themeColor="text1"/>
          <w:sz w:val="24"/>
          <w:szCs w:val="24"/>
        </w:rPr>
        <w:t xml:space="preserve">, </w:t>
      </w:r>
      <w:r w:rsidR="00347A19" w:rsidRPr="00F0573E">
        <w:rPr>
          <w:rFonts w:ascii="Times New Roman" w:hAnsi="Times New Roman"/>
          <w:sz w:val="24"/>
          <w:szCs w:val="24"/>
        </w:rPr>
        <w:t>with α</w:t>
      </w:r>
      <w:r w:rsidR="00347A19">
        <w:rPr>
          <w:rFonts w:ascii="Times New Roman" w:hAnsi="Times New Roman"/>
          <w:sz w:val="24"/>
          <w:szCs w:val="24"/>
          <w:vertAlign w:val="subscript"/>
        </w:rPr>
        <w:t>month</w:t>
      </w:r>
      <w:r w:rsidR="00347A19" w:rsidRPr="00F0573E">
        <w:rPr>
          <w:rFonts w:ascii="Times New Roman" w:hAnsi="Times New Roman"/>
          <w:sz w:val="24"/>
          <w:szCs w:val="24"/>
        </w:rPr>
        <w:t xml:space="preserve"> </w:t>
      </w:r>
      <w:r w:rsidR="00430B68">
        <w:rPr>
          <w:rFonts w:ascii="Times New Roman" w:hAnsi="Times New Roman"/>
          <w:sz w:val="24"/>
          <w:szCs w:val="24"/>
        </w:rPr>
        <w:t xml:space="preserve">the month-specific </w:t>
      </w:r>
      <w:r w:rsidR="00347A19" w:rsidRPr="00F0573E">
        <w:rPr>
          <w:rFonts w:ascii="Times New Roman" w:hAnsi="Times New Roman"/>
          <w:sz w:val="24"/>
          <w:szCs w:val="24"/>
        </w:rPr>
        <w:t>intercept for log-transformed death rates, and β</w:t>
      </w:r>
      <w:r w:rsidR="00347A19">
        <w:rPr>
          <w:rFonts w:ascii="Times New Roman" w:hAnsi="Times New Roman"/>
          <w:sz w:val="24"/>
          <w:szCs w:val="24"/>
          <w:vertAlign w:val="subscript"/>
        </w:rPr>
        <w:t>month</w:t>
      </w:r>
      <w:r w:rsidR="00347A19" w:rsidRPr="00F0573E">
        <w:rPr>
          <w:rFonts w:ascii="Times New Roman" w:hAnsi="Times New Roman"/>
          <w:sz w:val="24"/>
          <w:szCs w:val="24"/>
        </w:rPr>
        <w:t xml:space="preserve"> the </w:t>
      </w:r>
      <w:r w:rsidR="00430B68">
        <w:rPr>
          <w:rFonts w:ascii="Times New Roman" w:hAnsi="Times New Roman"/>
          <w:sz w:val="24"/>
          <w:szCs w:val="24"/>
        </w:rPr>
        <w:t>month-specific</w:t>
      </w:r>
      <w:r w:rsidR="00347A19" w:rsidRPr="00F0573E">
        <w:rPr>
          <w:rFonts w:ascii="Times New Roman" w:hAnsi="Times New Roman"/>
          <w:sz w:val="24"/>
          <w:szCs w:val="24"/>
        </w:rPr>
        <w:t xml:space="preserve"> time slope</w:t>
      </w:r>
      <w:r w:rsidR="00686509" w:rsidRPr="00636C9B">
        <w:rPr>
          <w:rFonts w:ascii="Times New Roman" w:hAnsi="Times New Roman"/>
          <w:color w:val="000000" w:themeColor="text1"/>
          <w:sz w:val="24"/>
          <w:szCs w:val="24"/>
        </w:rPr>
        <w:t>.</w:t>
      </w:r>
      <w:r w:rsidR="00813355" w:rsidRPr="00636C9B">
        <w:rPr>
          <w:rFonts w:ascii="Times New Roman" w:hAnsi="Times New Roman"/>
          <w:color w:val="000000" w:themeColor="text1"/>
          <w:sz w:val="24"/>
          <w:szCs w:val="24"/>
        </w:rPr>
        <w:t xml:space="preserve"> We used a random walk structure for </w:t>
      </w:r>
      <w:r w:rsidR="00FE15DD" w:rsidRPr="00636C9B">
        <w:rPr>
          <w:rFonts w:ascii="Times New Roman" w:hAnsi="Times New Roman"/>
          <w:color w:val="000000" w:themeColor="text1"/>
          <w:sz w:val="24"/>
          <w:szCs w:val="24"/>
        </w:rPr>
        <w:lastRenderedPageBreak/>
        <w:t>neighbouring</w:t>
      </w:r>
      <w:r w:rsidR="00813355" w:rsidRPr="00636C9B">
        <w:rPr>
          <w:rFonts w:ascii="Times New Roman" w:hAnsi="Times New Roman"/>
          <w:color w:val="000000" w:themeColor="text1"/>
          <w:sz w:val="24"/>
          <w:szCs w:val="24"/>
        </w:rPr>
        <w:t xml:space="preserve"> </w:t>
      </w:r>
      <w:r w:rsidR="00BE7CD9" w:rsidRPr="00636C9B">
        <w:rPr>
          <w:rFonts w:ascii="Times New Roman" w:hAnsi="Times New Roman"/>
          <w:color w:val="000000" w:themeColor="text1"/>
          <w:sz w:val="24"/>
          <w:szCs w:val="24"/>
        </w:rPr>
        <w:t>month</w:t>
      </w:r>
      <w:r w:rsidR="00813355" w:rsidRPr="00636C9B">
        <w:rPr>
          <w:rFonts w:ascii="Times New Roman" w:hAnsi="Times New Roman"/>
          <w:color w:val="000000" w:themeColor="text1"/>
          <w:sz w:val="24"/>
          <w:szCs w:val="24"/>
        </w:rPr>
        <w:t xml:space="preserve"> terms</w:t>
      </w:r>
      <w:r w:rsidR="00811E91">
        <w:rPr>
          <w:rFonts w:ascii="Times New Roman" w:hAnsi="Times New Roman"/>
          <w:color w:val="000000" w:themeColor="text1"/>
          <w:sz w:val="24"/>
          <w:szCs w:val="24"/>
        </w:rPr>
        <w:t xml:space="preserve"> in </w:t>
      </w:r>
      <w:r w:rsidR="00811E91" w:rsidRPr="00F0573E">
        <w:rPr>
          <w:rFonts w:ascii="Times New Roman" w:hAnsi="Times New Roman"/>
          <w:sz w:val="24"/>
          <w:szCs w:val="24"/>
        </w:rPr>
        <w:t>α</w:t>
      </w:r>
      <w:r w:rsidR="00811E91">
        <w:rPr>
          <w:rFonts w:ascii="Times New Roman" w:hAnsi="Times New Roman"/>
          <w:sz w:val="24"/>
          <w:szCs w:val="24"/>
          <w:vertAlign w:val="subscript"/>
        </w:rPr>
        <w:t xml:space="preserve">month </w:t>
      </w:r>
      <w:r w:rsidR="00811E91" w:rsidRPr="00843ACB">
        <w:rPr>
          <w:rFonts w:ascii="Times New Roman" w:hAnsi="Times New Roman"/>
          <w:sz w:val="24"/>
          <w:szCs w:val="24"/>
        </w:rPr>
        <w:t xml:space="preserve">and </w:t>
      </w:r>
      <w:r w:rsidR="00811E91" w:rsidRPr="00F0573E">
        <w:rPr>
          <w:rFonts w:ascii="Times New Roman" w:hAnsi="Times New Roman"/>
          <w:sz w:val="24"/>
          <w:szCs w:val="24"/>
        </w:rPr>
        <w:t>β</w:t>
      </w:r>
      <w:r w:rsidR="00811E91">
        <w:rPr>
          <w:rFonts w:ascii="Times New Roman" w:hAnsi="Times New Roman"/>
          <w:sz w:val="24"/>
          <w:szCs w:val="24"/>
          <w:vertAlign w:val="subscript"/>
        </w:rPr>
        <w:t>month</w:t>
      </w:r>
      <w:r w:rsidR="00813355" w:rsidRPr="00636C9B">
        <w:rPr>
          <w:rFonts w:ascii="Times New Roman" w:hAnsi="Times New Roman"/>
          <w:color w:val="000000" w:themeColor="text1"/>
          <w:sz w:val="24"/>
          <w:szCs w:val="24"/>
        </w:rPr>
        <w:t>, widely used to characterise smoothly varying associations</w:t>
      </w:r>
      <w:r w:rsidR="006E0233">
        <w:rPr>
          <w:rFonts w:ascii="Times New Roman" w:hAnsi="Times New Roman"/>
          <w:sz w:val="24"/>
          <w:szCs w:val="24"/>
        </w:rPr>
        <w:t>.</w:t>
      </w:r>
      <w:r w:rsidR="006E0233">
        <w:rPr>
          <w:rFonts w:ascii="Times New Roman" w:hAnsi="Times New Roman"/>
          <w:sz w:val="24"/>
          <w:szCs w:val="24"/>
        </w:rPr>
        <w:fldChar w:fldCharType="begin" w:fldLock="1"/>
      </w:r>
      <w:r w:rsidR="0004018D">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19&lt;/sup&gt;","plainTextFormattedCitation":"19","previouslyFormattedCitation":"&lt;sup&gt;19&lt;/sup&gt;"},"properties":{"noteIndex":0},"schema":"https://github.com/citation-style-language/schema/raw/master/csl-citation.json"}</w:instrText>
      </w:r>
      <w:r w:rsidR="006E0233">
        <w:rPr>
          <w:rFonts w:ascii="Times New Roman" w:hAnsi="Times New Roman"/>
          <w:sz w:val="24"/>
          <w:szCs w:val="24"/>
        </w:rPr>
        <w:fldChar w:fldCharType="separate"/>
      </w:r>
      <w:r w:rsidR="006B32B1" w:rsidRPr="006B32B1">
        <w:rPr>
          <w:rFonts w:ascii="Times New Roman" w:hAnsi="Times New Roman"/>
          <w:noProof/>
          <w:sz w:val="24"/>
          <w:szCs w:val="24"/>
          <w:vertAlign w:val="superscript"/>
        </w:rPr>
        <w:t>19</w:t>
      </w:r>
      <w:r w:rsidR="006E0233">
        <w:rPr>
          <w:rFonts w:ascii="Times New Roman" w:hAnsi="Times New Roman"/>
          <w:sz w:val="24"/>
          <w:szCs w:val="24"/>
        </w:rPr>
        <w:fldChar w:fldCharType="end"/>
      </w:r>
      <w:r w:rsidR="00813355" w:rsidRPr="00636C9B">
        <w:rPr>
          <w:rFonts w:ascii="Times New Roman" w:hAnsi="Times New Roman"/>
          <w:color w:val="000000" w:themeColor="text1"/>
          <w:sz w:val="24"/>
          <w:szCs w:val="24"/>
        </w:rPr>
        <w:t xml:space="preserve"> </w:t>
      </w:r>
      <w:r w:rsidR="00254B2A">
        <w:rPr>
          <w:rFonts w:ascii="Times New Roman" w:hAnsi="Times New Roman"/>
          <w:color w:val="000000" w:themeColor="text1"/>
          <w:sz w:val="24"/>
          <w:szCs w:val="24"/>
        </w:rPr>
        <w:t>The random walk had a</w:t>
      </w:r>
      <w:r w:rsidR="00813355" w:rsidRPr="00636C9B">
        <w:rPr>
          <w:rFonts w:ascii="Times New Roman" w:hAnsi="Times New Roman"/>
          <w:color w:val="000000" w:themeColor="text1"/>
          <w:sz w:val="24"/>
          <w:szCs w:val="24"/>
        </w:rPr>
        <w:t xml:space="preserve"> cyclic structure</w:t>
      </w:r>
      <w:r w:rsidR="002A2B91" w:rsidRPr="00636C9B">
        <w:rPr>
          <w:rFonts w:ascii="Times New Roman" w:hAnsi="Times New Roman"/>
          <w:color w:val="000000" w:themeColor="text1"/>
          <w:sz w:val="24"/>
          <w:szCs w:val="24"/>
        </w:rPr>
        <w:t xml:space="preserve">, </w:t>
      </w:r>
      <w:r w:rsidR="006C3AFE">
        <w:rPr>
          <w:rFonts w:ascii="Times New Roman" w:hAnsi="Times New Roman"/>
          <w:color w:val="000000" w:themeColor="text1"/>
          <w:sz w:val="24"/>
          <w:szCs w:val="24"/>
        </w:rPr>
        <w:t>so that</w:t>
      </w:r>
      <w:r w:rsidR="007A53AC" w:rsidRPr="00636C9B">
        <w:rPr>
          <w:rFonts w:ascii="Times New Roman" w:hAnsi="Times New Roman"/>
          <w:color w:val="000000" w:themeColor="text1"/>
          <w:sz w:val="24"/>
          <w:szCs w:val="24"/>
        </w:rPr>
        <w:t xml:space="preserve"> December neighbour</w:t>
      </w:r>
      <w:r w:rsidR="006C3AFE">
        <w:rPr>
          <w:rFonts w:ascii="Times New Roman" w:hAnsi="Times New Roman"/>
          <w:color w:val="000000" w:themeColor="text1"/>
          <w:sz w:val="24"/>
          <w:szCs w:val="24"/>
        </w:rPr>
        <w:t>ed</w:t>
      </w:r>
      <w:r w:rsidR="007A53AC" w:rsidRPr="00636C9B">
        <w:rPr>
          <w:rFonts w:ascii="Times New Roman" w:hAnsi="Times New Roman"/>
          <w:color w:val="000000" w:themeColor="text1"/>
          <w:sz w:val="24"/>
          <w:szCs w:val="24"/>
        </w:rPr>
        <w:t xml:space="preserve"> </w:t>
      </w:r>
      <w:commentRangeStart w:id="147"/>
      <w:commentRangeStart w:id="148"/>
      <w:commentRangeStart w:id="149"/>
      <w:r w:rsidR="007A53AC" w:rsidRPr="00636C9B">
        <w:rPr>
          <w:rFonts w:ascii="Times New Roman" w:hAnsi="Times New Roman"/>
          <w:color w:val="000000" w:themeColor="text1"/>
          <w:sz w:val="24"/>
          <w:szCs w:val="24"/>
        </w:rPr>
        <w:t>January</w:t>
      </w:r>
      <w:commentRangeEnd w:id="148"/>
      <w:r w:rsidR="00105569">
        <w:rPr>
          <w:rStyle w:val="CommentReference"/>
          <w:rFonts w:asciiTheme="minorHAnsi" w:eastAsiaTheme="minorHAnsi" w:hAnsiTheme="minorHAnsi" w:cstheme="minorBidi"/>
        </w:rPr>
        <w:commentReference w:id="147"/>
      </w:r>
      <w:commentRangeEnd w:id="147"/>
      <w:r w:rsidR="006C3AFE">
        <w:rPr>
          <w:rStyle w:val="CommentReference"/>
          <w:rFonts w:asciiTheme="minorHAnsi" w:eastAsiaTheme="minorHAnsi" w:hAnsiTheme="minorHAnsi" w:cstheme="minorBidi"/>
        </w:rPr>
        <w:commentReference w:id="148"/>
      </w:r>
      <w:commentRangeEnd w:id="149"/>
      <w:r w:rsidR="00105569">
        <w:rPr>
          <w:rStyle w:val="CommentReference"/>
          <w:rFonts w:asciiTheme="minorHAnsi" w:eastAsiaTheme="minorHAnsi" w:hAnsiTheme="minorHAnsi" w:cstheme="minorBidi"/>
        </w:rPr>
        <w:commentReference w:id="149"/>
      </w:r>
      <w:r w:rsidR="00CC47CE" w:rsidRPr="00636C9B">
        <w:rPr>
          <w:rFonts w:ascii="Times New Roman" w:hAnsi="Times New Roman"/>
          <w:color w:val="000000" w:themeColor="text1"/>
          <w:sz w:val="24"/>
          <w:szCs w:val="24"/>
        </w:rPr>
        <w:t>.</w:t>
      </w:r>
      <w:r w:rsidR="003D20F2" w:rsidRPr="00636C9B">
        <w:rPr>
          <w:rFonts w:ascii="Times New Roman" w:hAnsi="Times New Roman"/>
          <w:color w:val="000000" w:themeColor="text1"/>
          <w:sz w:val="24"/>
          <w:szCs w:val="24"/>
        </w:rPr>
        <w:t xml:space="preserve"> </w:t>
      </w:r>
    </w:p>
    <w:p w14:paraId="26110263" w14:textId="77777777" w:rsidR="00E00482" w:rsidRPr="00636C9B" w:rsidRDefault="00E00482" w:rsidP="00D76DF7">
      <w:pPr>
        <w:spacing w:after="0" w:line="480" w:lineRule="auto"/>
        <w:jc w:val="both"/>
        <w:outlineLvl w:val="0"/>
        <w:rPr>
          <w:rFonts w:ascii="Times New Roman" w:hAnsi="Times New Roman"/>
          <w:color w:val="000000" w:themeColor="text1"/>
          <w:sz w:val="24"/>
          <w:szCs w:val="24"/>
        </w:rPr>
      </w:pPr>
    </w:p>
    <w:p w14:paraId="362B5EF5" w14:textId="5DF168E1" w:rsidR="00A46B9A" w:rsidRDefault="00CD2451"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w:t>
      </w:r>
      <w:r w:rsidR="00AE02C9">
        <w:rPr>
          <w:rFonts w:ascii="Times New Roman" w:hAnsi="Times New Roman"/>
          <w:color w:val="000000" w:themeColor="text1"/>
          <w:sz w:val="24"/>
          <w:szCs w:val="24"/>
        </w:rPr>
        <w:t xml:space="preserve">also </w:t>
      </w:r>
      <w:r w:rsidR="00430B68">
        <w:rPr>
          <w:rFonts w:ascii="Times New Roman" w:hAnsi="Times New Roman"/>
          <w:color w:val="000000" w:themeColor="text1"/>
          <w:sz w:val="24"/>
          <w:szCs w:val="24"/>
        </w:rPr>
        <w:t xml:space="preserve">included state random </w:t>
      </w:r>
      <w:r w:rsidR="00933B60">
        <w:rPr>
          <w:rFonts w:ascii="Times New Roman" w:hAnsi="Times New Roman"/>
          <w:color w:val="000000" w:themeColor="text1"/>
          <w:sz w:val="24"/>
          <w:szCs w:val="24"/>
        </w:rPr>
        <w:t>intercepts</w:t>
      </w:r>
      <w:r w:rsidR="00430B68">
        <w:rPr>
          <w:rFonts w:ascii="Times New Roman" w:hAnsi="Times New Roman"/>
          <w:color w:val="000000" w:themeColor="text1"/>
          <w:sz w:val="24"/>
          <w:szCs w:val="24"/>
        </w:rPr>
        <w:t xml:space="preserve"> and trends </w:t>
      </w:r>
      <w:r w:rsidR="00DB0E1A">
        <w:rPr>
          <w:rFonts w:ascii="Times New Roman" w:hAnsi="Times New Roman"/>
          <w:color w:val="000000" w:themeColor="text1"/>
          <w:sz w:val="24"/>
          <w:szCs w:val="24"/>
        </w:rPr>
        <w:t>for</w:t>
      </w:r>
      <w:r>
        <w:rPr>
          <w:rFonts w:ascii="Times New Roman" w:hAnsi="Times New Roman"/>
          <w:color w:val="000000" w:themeColor="text1"/>
          <w:sz w:val="24"/>
          <w:szCs w:val="24"/>
        </w:rPr>
        <w:t xml:space="preserve"> death rates to </w:t>
      </w:r>
      <w:r w:rsidR="00C40243">
        <w:rPr>
          <w:rFonts w:ascii="Times New Roman" w:hAnsi="Times New Roman"/>
          <w:color w:val="000000" w:themeColor="text1"/>
          <w:sz w:val="24"/>
          <w:szCs w:val="24"/>
        </w:rPr>
        <w:t xml:space="preserve">allow variation </w:t>
      </w:r>
      <w:r>
        <w:rPr>
          <w:rFonts w:ascii="Times New Roman" w:hAnsi="Times New Roman"/>
          <w:color w:val="000000" w:themeColor="text1"/>
          <w:sz w:val="24"/>
          <w:szCs w:val="24"/>
        </w:rPr>
        <w:t>by state</w:t>
      </w:r>
      <w:r w:rsidR="00E1416B">
        <w:rPr>
          <w:rFonts w:ascii="Times New Roman" w:hAnsi="Times New Roman"/>
          <w:color w:val="000000" w:themeColor="text1"/>
          <w:sz w:val="24"/>
          <w:szCs w:val="24"/>
        </w:rPr>
        <w:t xml:space="preserve">, </w:t>
      </w:r>
      <w:r w:rsidR="00E1416B" w:rsidRPr="00F0573E">
        <w:rPr>
          <w:rFonts w:ascii="Times New Roman" w:hAnsi="Times New Roman"/>
          <w:sz w:val="24"/>
          <w:szCs w:val="24"/>
        </w:rPr>
        <w:t>with α</w:t>
      </w:r>
      <w:r w:rsidR="00E1416B">
        <w:rPr>
          <w:rFonts w:ascii="Times New Roman" w:hAnsi="Times New Roman"/>
          <w:sz w:val="24"/>
          <w:szCs w:val="24"/>
          <w:vertAlign w:val="subscript"/>
        </w:rPr>
        <w:t>state</w:t>
      </w:r>
      <w:r w:rsidR="00E1416B" w:rsidRPr="00F0573E">
        <w:rPr>
          <w:rFonts w:ascii="Times New Roman" w:hAnsi="Times New Roman"/>
          <w:sz w:val="24"/>
          <w:szCs w:val="24"/>
        </w:rPr>
        <w:t xml:space="preserve"> </w:t>
      </w:r>
      <w:r w:rsidR="00E1416B">
        <w:rPr>
          <w:rFonts w:ascii="Times New Roman" w:hAnsi="Times New Roman"/>
          <w:sz w:val="24"/>
          <w:szCs w:val="24"/>
        </w:rPr>
        <w:t xml:space="preserve">the state-specific </w:t>
      </w:r>
      <w:r w:rsidR="00933B60">
        <w:rPr>
          <w:rFonts w:ascii="Times New Roman" w:hAnsi="Times New Roman"/>
          <w:sz w:val="24"/>
          <w:szCs w:val="24"/>
        </w:rPr>
        <w:t>intercept</w:t>
      </w:r>
      <w:r w:rsidR="00E1416B" w:rsidRPr="00F0573E">
        <w:rPr>
          <w:rFonts w:ascii="Times New Roman" w:hAnsi="Times New Roman"/>
          <w:sz w:val="24"/>
          <w:szCs w:val="24"/>
        </w:rPr>
        <w:t xml:space="preserve"> for log-transformed death rates, and β</w:t>
      </w:r>
      <w:r w:rsidR="00E1416B">
        <w:rPr>
          <w:rFonts w:ascii="Times New Roman" w:hAnsi="Times New Roman"/>
          <w:sz w:val="24"/>
          <w:szCs w:val="24"/>
          <w:vertAlign w:val="subscript"/>
        </w:rPr>
        <w:t>state</w:t>
      </w:r>
      <w:r w:rsidR="00E1416B" w:rsidRPr="00F0573E">
        <w:rPr>
          <w:rFonts w:ascii="Times New Roman" w:hAnsi="Times New Roman"/>
          <w:sz w:val="24"/>
          <w:szCs w:val="24"/>
        </w:rPr>
        <w:t xml:space="preserve"> the </w:t>
      </w:r>
      <w:r w:rsidR="00E1416B">
        <w:rPr>
          <w:rFonts w:ascii="Times New Roman" w:hAnsi="Times New Roman"/>
          <w:sz w:val="24"/>
          <w:szCs w:val="24"/>
        </w:rPr>
        <w:t>state-specific</w:t>
      </w:r>
      <w:r w:rsidR="00E1416B" w:rsidRPr="00F0573E">
        <w:rPr>
          <w:rFonts w:ascii="Times New Roman" w:hAnsi="Times New Roman"/>
          <w:sz w:val="24"/>
          <w:szCs w:val="24"/>
        </w:rPr>
        <w:t xml:space="preserve"> time slope</w:t>
      </w:r>
      <w:r w:rsidR="00C345AC" w:rsidRPr="00636C9B">
        <w:rPr>
          <w:rFonts w:ascii="Times New Roman" w:hAnsi="Times New Roman"/>
          <w:color w:val="000000" w:themeColor="text1"/>
          <w:sz w:val="24"/>
          <w:szCs w:val="24"/>
        </w:rPr>
        <w:t>.</w:t>
      </w:r>
      <w:r w:rsidR="00BA2C5F" w:rsidRPr="00636C9B">
        <w:rPr>
          <w:rFonts w:ascii="Times New Roman" w:hAnsi="Times New Roman"/>
          <w:color w:val="000000" w:themeColor="text1"/>
          <w:sz w:val="24"/>
          <w:szCs w:val="24"/>
        </w:rPr>
        <w:t xml:space="preserve"> </w:t>
      </w:r>
      <w:r w:rsidR="00334F2A" w:rsidRPr="00636C9B">
        <w:rPr>
          <w:rFonts w:ascii="Times New Roman" w:hAnsi="Times New Roman"/>
          <w:color w:val="000000" w:themeColor="text1"/>
          <w:sz w:val="24"/>
          <w:szCs w:val="24"/>
        </w:rPr>
        <w:t>In addition,</w:t>
      </w:r>
      <w:r w:rsidR="00BA2C5F"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death rates in neighbouring </w:t>
      </w:r>
      <w:r w:rsidR="00BA2C5F" w:rsidRPr="00636C9B">
        <w:rPr>
          <w:rFonts w:ascii="Times New Roman" w:hAnsi="Times New Roman"/>
          <w:color w:val="000000" w:themeColor="text1"/>
          <w:sz w:val="24"/>
          <w:szCs w:val="24"/>
        </w:rPr>
        <w:t xml:space="preserve">states </w:t>
      </w:r>
      <w:r w:rsidR="00720950" w:rsidRPr="00636C9B">
        <w:rPr>
          <w:rFonts w:ascii="Times New Roman" w:hAnsi="Times New Roman"/>
          <w:color w:val="000000" w:themeColor="text1"/>
          <w:sz w:val="24"/>
          <w:szCs w:val="24"/>
        </w:rPr>
        <w:t>may</w:t>
      </w:r>
      <w:r w:rsidR="00BA2C5F" w:rsidRPr="00636C9B">
        <w:rPr>
          <w:rFonts w:ascii="Times New Roman" w:hAnsi="Times New Roman"/>
          <w:color w:val="000000" w:themeColor="text1"/>
          <w:sz w:val="24"/>
          <w:szCs w:val="24"/>
        </w:rPr>
        <w:t xml:space="preserve"> be more similar than </w:t>
      </w:r>
      <w:r>
        <w:rPr>
          <w:rFonts w:ascii="Times New Roman" w:hAnsi="Times New Roman"/>
          <w:color w:val="000000" w:themeColor="text1"/>
          <w:sz w:val="24"/>
          <w:szCs w:val="24"/>
        </w:rPr>
        <w:t xml:space="preserve">in </w:t>
      </w:r>
      <w:r w:rsidR="00BA2C5F" w:rsidRPr="00636C9B">
        <w:rPr>
          <w:rFonts w:ascii="Times New Roman" w:hAnsi="Times New Roman"/>
          <w:color w:val="000000" w:themeColor="text1"/>
          <w:sz w:val="24"/>
          <w:szCs w:val="24"/>
        </w:rPr>
        <w:t xml:space="preserve">those further away. </w:t>
      </w:r>
      <w:r w:rsidR="00947F4D">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sidR="00947F4D">
        <w:rPr>
          <w:rFonts w:ascii="Times New Roman" w:hAnsi="Times New Roman"/>
          <w:color w:val="000000" w:themeColor="text1"/>
          <w:sz w:val="24"/>
          <w:szCs w:val="24"/>
        </w:rPr>
        <w:t>, w</w:t>
      </w:r>
      <w:r w:rsidR="00B3486D" w:rsidRPr="00636C9B">
        <w:rPr>
          <w:rFonts w:ascii="Times New Roman" w:hAnsi="Times New Roman"/>
          <w:color w:val="000000" w:themeColor="text1"/>
          <w:sz w:val="24"/>
          <w:szCs w:val="24"/>
        </w:rPr>
        <w:t>e</w:t>
      </w:r>
      <w:r w:rsidR="00661BB4" w:rsidRPr="00636C9B">
        <w:rPr>
          <w:rFonts w:ascii="Times New Roman" w:hAnsi="Times New Roman"/>
          <w:color w:val="000000" w:themeColor="text1"/>
          <w:sz w:val="24"/>
          <w:szCs w:val="24"/>
        </w:rPr>
        <w:t xml:space="preserve"> </w:t>
      </w:r>
      <w:r w:rsidR="006E27C6" w:rsidRPr="00636C9B">
        <w:rPr>
          <w:rFonts w:ascii="Times New Roman" w:hAnsi="Times New Roman"/>
          <w:color w:val="000000" w:themeColor="text1"/>
          <w:sz w:val="24"/>
          <w:szCs w:val="24"/>
        </w:rPr>
        <w:t>used</w:t>
      </w:r>
      <w:r w:rsidR="00B3486D" w:rsidRPr="00636C9B">
        <w:rPr>
          <w:rFonts w:ascii="Times New Roman" w:hAnsi="Times New Roman"/>
          <w:color w:val="000000" w:themeColor="text1"/>
          <w:sz w:val="24"/>
          <w:szCs w:val="24"/>
        </w:rPr>
        <w:t xml:space="preserve"> a Conditional Autoregressive (CAR) </w:t>
      </w:r>
      <w:r w:rsidR="0023343A" w:rsidRPr="00636C9B">
        <w:rPr>
          <w:rFonts w:ascii="Times New Roman" w:hAnsi="Times New Roman"/>
          <w:color w:val="000000" w:themeColor="text1"/>
          <w:sz w:val="24"/>
          <w:szCs w:val="24"/>
        </w:rPr>
        <w:t>spatial model</w:t>
      </w:r>
      <w:r w:rsidR="005D7922" w:rsidRPr="00636C9B">
        <w:rPr>
          <w:rFonts w:ascii="Times New Roman" w:hAnsi="Times New Roman"/>
          <w:color w:val="000000" w:themeColor="text1"/>
          <w:sz w:val="24"/>
          <w:szCs w:val="24"/>
        </w:rPr>
        <w:t>.</w:t>
      </w:r>
      <w:r w:rsidR="005D7922" w:rsidRPr="00636C9B">
        <w:rPr>
          <w:rFonts w:ascii="Times New Roman" w:hAnsi="Times New Roman"/>
          <w:color w:val="000000" w:themeColor="text1"/>
          <w:sz w:val="24"/>
          <w:szCs w:val="24"/>
        </w:rPr>
        <w:fldChar w:fldCharType="begin" w:fldLock="1"/>
      </w:r>
      <w:r w:rsidR="0004018D">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20&lt;/sup&gt;","plainTextFormattedCitation":"20","previouslyFormattedCitation":"&lt;sup&gt;20&lt;/sup&gt;"},"properties":{"noteIndex":0},"schema":"https://github.com/citation-style-language/schema/raw/master/csl-citation.json"}</w:instrText>
      </w:r>
      <w:r w:rsidR="005D7922" w:rsidRPr="00636C9B">
        <w:rPr>
          <w:rFonts w:ascii="Times New Roman" w:hAnsi="Times New Roman"/>
          <w:color w:val="000000" w:themeColor="text1"/>
          <w:sz w:val="24"/>
          <w:szCs w:val="24"/>
        </w:rPr>
        <w:fldChar w:fldCharType="separate"/>
      </w:r>
      <w:r w:rsidR="006B32B1" w:rsidRPr="006B32B1">
        <w:rPr>
          <w:rFonts w:ascii="Times New Roman" w:hAnsi="Times New Roman"/>
          <w:noProof/>
          <w:color w:val="000000" w:themeColor="text1"/>
          <w:sz w:val="24"/>
          <w:szCs w:val="24"/>
          <w:vertAlign w:val="superscript"/>
        </w:rPr>
        <w:t>20</w:t>
      </w:r>
      <w:r w:rsidR="005D7922" w:rsidRPr="00636C9B">
        <w:rPr>
          <w:rFonts w:ascii="Times New Roman" w:hAnsi="Times New Roman"/>
          <w:color w:val="000000" w:themeColor="text1"/>
          <w:sz w:val="24"/>
          <w:szCs w:val="24"/>
        </w:rPr>
        <w:fldChar w:fldCharType="end"/>
      </w:r>
      <w:r w:rsidR="005D7922" w:rsidRPr="00636C9B">
        <w:rPr>
          <w:rFonts w:ascii="Times New Roman" w:hAnsi="Times New Roman"/>
          <w:color w:val="000000" w:themeColor="text1"/>
          <w:sz w:val="24"/>
          <w:szCs w:val="24"/>
        </w:rPr>
        <w:t xml:space="preserve"> </w:t>
      </w:r>
      <w:r w:rsidR="004337CB" w:rsidRPr="00636C9B">
        <w:rPr>
          <w:rFonts w:ascii="Times New Roman" w:hAnsi="Times New Roman"/>
          <w:color w:val="000000" w:themeColor="text1"/>
          <w:sz w:val="24"/>
          <w:szCs w:val="24"/>
        </w:rPr>
        <w:t xml:space="preserve">This allows death rates </w:t>
      </w:r>
      <w:r w:rsidR="006E27C6" w:rsidRPr="00636C9B">
        <w:rPr>
          <w:rFonts w:ascii="Times New Roman" w:hAnsi="Times New Roman"/>
          <w:color w:val="000000" w:themeColor="text1"/>
          <w:sz w:val="24"/>
          <w:szCs w:val="24"/>
        </w:rPr>
        <w:t xml:space="preserve">and trends </w:t>
      </w:r>
      <w:r w:rsidR="003F1BCE" w:rsidRPr="00636C9B">
        <w:rPr>
          <w:rFonts w:ascii="Times New Roman" w:hAnsi="Times New Roman"/>
          <w:color w:val="000000" w:themeColor="text1"/>
          <w:sz w:val="24"/>
          <w:szCs w:val="24"/>
        </w:rPr>
        <w:t xml:space="preserve">of a </w:t>
      </w:r>
      <w:r w:rsidR="00DD5A3A" w:rsidRPr="00636C9B">
        <w:rPr>
          <w:rFonts w:ascii="Times New Roman" w:hAnsi="Times New Roman"/>
          <w:color w:val="000000" w:themeColor="text1"/>
          <w:sz w:val="24"/>
          <w:szCs w:val="24"/>
        </w:rPr>
        <w:t xml:space="preserve">state </w:t>
      </w:r>
      <w:r w:rsidR="004337CB" w:rsidRPr="00636C9B">
        <w:rPr>
          <w:rFonts w:ascii="Times New Roman" w:hAnsi="Times New Roman"/>
          <w:color w:val="000000" w:themeColor="text1"/>
          <w:sz w:val="24"/>
          <w:szCs w:val="24"/>
        </w:rPr>
        <w:t xml:space="preserve">to be estimated based on </w:t>
      </w:r>
      <w:r w:rsidR="00DD5A3A" w:rsidRPr="00636C9B">
        <w:rPr>
          <w:rFonts w:ascii="Times New Roman" w:hAnsi="Times New Roman"/>
          <w:color w:val="000000" w:themeColor="text1"/>
          <w:sz w:val="24"/>
          <w:szCs w:val="24"/>
        </w:rPr>
        <w:t>their own data as well as using those of thei</w:t>
      </w:r>
      <w:r w:rsidR="003F1BCE" w:rsidRPr="00636C9B">
        <w:rPr>
          <w:rFonts w:ascii="Times New Roman" w:hAnsi="Times New Roman"/>
          <w:color w:val="000000" w:themeColor="text1"/>
          <w:sz w:val="24"/>
          <w:szCs w:val="24"/>
        </w:rPr>
        <w:t>r neighbours</w:t>
      </w:r>
      <w:r w:rsidR="00D53010" w:rsidRPr="00636C9B">
        <w:rPr>
          <w:rFonts w:ascii="Times New Roman" w:hAnsi="Times New Roman"/>
          <w:color w:val="000000" w:themeColor="text1"/>
          <w:sz w:val="24"/>
          <w:szCs w:val="24"/>
        </w:rPr>
        <w:t>.</w:t>
      </w:r>
      <w:r w:rsidR="00F43908" w:rsidRPr="00636C9B">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3471A5AC" w14:textId="77777777" w:rsidR="00A46B9A" w:rsidRDefault="00A46B9A" w:rsidP="00D76DF7">
      <w:pPr>
        <w:spacing w:after="0" w:line="480" w:lineRule="auto"/>
        <w:jc w:val="both"/>
        <w:outlineLvl w:val="0"/>
        <w:rPr>
          <w:rFonts w:ascii="Times New Roman" w:hAnsi="Times New Roman"/>
          <w:color w:val="000000" w:themeColor="text1"/>
          <w:sz w:val="24"/>
          <w:szCs w:val="24"/>
        </w:rPr>
      </w:pPr>
    </w:p>
    <w:p w14:paraId="7CC726CA" w14:textId="740F9FA3" w:rsidR="007C1278" w:rsidRPr="00843ACB" w:rsidRDefault="00BE6302" w:rsidP="00D76DF7">
      <w:pPr>
        <w:spacing w:after="0" w:line="480" w:lineRule="auto"/>
        <w:jc w:val="both"/>
        <w:outlineLvl w:val="0"/>
        <w:rPr>
          <w:rFonts w:ascii="Times New Roman" w:hAnsi="Times New Roman"/>
          <w:color w:val="000000" w:themeColor="text1"/>
          <w:sz w:val="24"/>
          <w:szCs w:val="24"/>
          <w:lang w:val="en-US"/>
        </w:rPr>
      </w:pPr>
      <w:r w:rsidRPr="00F0573E">
        <w:rPr>
          <w:rFonts w:ascii="Times New Roman" w:hAnsi="Times New Roman"/>
          <w:sz w:val="24"/>
          <w:szCs w:val="24"/>
        </w:rPr>
        <w:t xml:space="preserve">Non-linear trends were captured by a first-order random walk </w:t>
      </w:r>
      <w:proofErr w:type="spellStart"/>
      <w:r w:rsidRPr="00F0573E">
        <w:rPr>
          <w:rFonts w:ascii="Times New Roman" w:hAnsi="Times New Roman"/>
          <w:sz w:val="24"/>
          <w:szCs w:val="24"/>
        </w:rPr>
        <w:t>ν</w:t>
      </w:r>
      <w:r>
        <w:rPr>
          <w:rFonts w:ascii="Times New Roman" w:hAnsi="Times New Roman"/>
          <w:sz w:val="24"/>
          <w:szCs w:val="24"/>
          <w:vertAlign w:val="subscript"/>
        </w:rPr>
        <w:t>month</w:t>
      </w:r>
      <w:proofErr w:type="spellEnd"/>
      <w:r>
        <w:rPr>
          <w:rFonts w:ascii="Times New Roman" w:hAnsi="Times New Roman"/>
          <w:sz w:val="24"/>
          <w:szCs w:val="24"/>
          <w:vertAlign w:val="subscript"/>
        </w:rPr>
        <w:t>-y</w:t>
      </w:r>
      <w:r w:rsidRPr="00F0573E">
        <w:rPr>
          <w:rFonts w:ascii="Times New Roman" w:hAnsi="Times New Roman"/>
          <w:sz w:val="24"/>
          <w:szCs w:val="24"/>
          <w:vertAlign w:val="subscript"/>
        </w:rPr>
        <w:t>ear</w:t>
      </w:r>
      <w:r w:rsidRPr="00F0573E">
        <w:rPr>
          <w:rFonts w:ascii="Times New Roman" w:hAnsi="Times New Roman"/>
          <w:sz w:val="24"/>
          <w:szCs w:val="24"/>
        </w:rPr>
        <w:t>.</w:t>
      </w:r>
      <w:r w:rsidR="00777AB6">
        <w:rPr>
          <w:rFonts w:ascii="Times New Roman" w:hAnsi="Times New Roman"/>
          <w:sz w:val="24"/>
          <w:szCs w:val="24"/>
        </w:rPr>
        <w:t xml:space="preserve"> </w:t>
      </w:r>
      <w:r w:rsidR="00777AB6">
        <w:rPr>
          <w:rFonts w:ascii="Times New Roman" w:hAnsi="Times New Roman"/>
          <w:color w:val="000000" w:themeColor="text1"/>
          <w:sz w:val="24"/>
          <w:szCs w:val="24"/>
          <w:lang w:val="en-US"/>
        </w:rPr>
        <w:t xml:space="preserve">An </w:t>
      </w:r>
      <w:r w:rsidR="00777AB6" w:rsidRPr="00A46B9A">
        <w:rPr>
          <w:rFonts w:ascii="Times New Roman" w:hAnsi="Times New Roman"/>
          <w:color w:val="000000" w:themeColor="text1"/>
          <w:sz w:val="24"/>
          <w:szCs w:val="24"/>
          <w:lang w:val="en-US"/>
        </w:rPr>
        <w:t>over-dispersion ter</w:t>
      </w:r>
      <w:r w:rsidR="00777AB6">
        <w:rPr>
          <w:rFonts w:ascii="Times New Roman" w:hAnsi="Times New Roman"/>
          <w:color w:val="000000" w:themeColor="text1"/>
          <w:sz w:val="24"/>
          <w:szCs w:val="24"/>
          <w:lang w:val="en-US"/>
        </w:rPr>
        <w:t>m,</w:t>
      </w:r>
      <w:r>
        <w:rPr>
          <w:rFonts w:ascii="Times New Roman" w:hAnsi="Times New Roman"/>
          <w:sz w:val="24"/>
          <w:szCs w:val="24"/>
        </w:rPr>
        <w:t xml:space="preserve"> </w:t>
      </w:r>
      <w:r w:rsidR="00A46B9A" w:rsidRPr="00A46B9A">
        <w:rPr>
          <w:rFonts w:ascii="Times New Roman" w:hAnsi="Times New Roman"/>
          <w:color w:val="000000" w:themeColor="text1"/>
          <w:sz w:val="24"/>
          <w:szCs w:val="24"/>
          <w:lang w:val="en-US"/>
        </w:rPr>
        <w:t>ϵ</w:t>
      </w:r>
      <w:r w:rsidR="00A46B9A">
        <w:rPr>
          <w:rFonts w:ascii="Times New Roman" w:hAnsi="Times New Roman"/>
          <w:color w:val="000000" w:themeColor="text1"/>
          <w:sz w:val="24"/>
          <w:szCs w:val="24"/>
          <w:vertAlign w:val="subscript"/>
          <w:lang w:val="en-US"/>
        </w:rPr>
        <w:t>state-month</w:t>
      </w:r>
      <w:r w:rsidR="00A46B9A" w:rsidRPr="00A46B9A">
        <w:rPr>
          <w:rFonts w:ascii="Times New Roman" w:hAnsi="Times New Roman"/>
          <w:color w:val="000000" w:themeColor="text1"/>
          <w:sz w:val="24"/>
          <w:szCs w:val="24"/>
          <w:vertAlign w:val="subscript"/>
          <w:lang w:val="en-US"/>
        </w:rPr>
        <w:t>-year</w:t>
      </w:r>
      <w:r w:rsidR="00777AB6">
        <w:rPr>
          <w:rFonts w:ascii="Times New Roman" w:hAnsi="Times New Roman"/>
          <w:color w:val="000000" w:themeColor="text1"/>
          <w:sz w:val="24"/>
          <w:szCs w:val="24"/>
          <w:lang w:val="en-US"/>
        </w:rPr>
        <w:t xml:space="preserve">, </w:t>
      </w:r>
      <w:r w:rsidR="00A46B9A" w:rsidRPr="00A46B9A">
        <w:rPr>
          <w:rFonts w:ascii="Times New Roman" w:hAnsi="Times New Roman"/>
          <w:color w:val="000000" w:themeColor="text1"/>
          <w:sz w:val="24"/>
          <w:szCs w:val="24"/>
          <w:lang w:val="en-US"/>
        </w:rPr>
        <w:t xml:space="preserve">captures the variation unaccounted for by other terms in the model, and is modelled as </w:t>
      </w:r>
      <w:r w:rsidR="00A46B9A" w:rsidRPr="00A46B9A">
        <w:rPr>
          <w:rFonts w:ascii="Times New Roman" w:hAnsi="Times New Roman"/>
          <w:i/>
          <w:color w:val="000000" w:themeColor="text1"/>
          <w:sz w:val="24"/>
          <w:szCs w:val="24"/>
          <w:lang w:val="en-US"/>
        </w:rPr>
        <w:t>N</w:t>
      </w:r>
      <w:r w:rsidR="00A46B9A" w:rsidRPr="00A46B9A">
        <w:rPr>
          <w:rFonts w:ascii="Times New Roman" w:hAnsi="Times New Roman"/>
          <w:color w:val="000000" w:themeColor="text1"/>
          <w:sz w:val="24"/>
          <w:szCs w:val="24"/>
          <w:lang w:val="en-US"/>
        </w:rPr>
        <w:t>(0,</w: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00A46B9A" w:rsidRPr="00A46B9A">
        <w:rPr>
          <w:rFonts w:ascii="Times New Roman" w:hAnsi="Times New Roman"/>
          <w:color w:val="000000" w:themeColor="text1"/>
          <w:sz w:val="24"/>
          <w:szCs w:val="24"/>
          <w:lang w:val="en-US"/>
        </w:rPr>
        <w:t>).</w:t>
      </w:r>
    </w:p>
    <w:p w14:paraId="4B14C810" w14:textId="77777777" w:rsidR="00317BE3" w:rsidRPr="00636C9B" w:rsidRDefault="00317BE3" w:rsidP="00D76DF7">
      <w:pPr>
        <w:spacing w:after="0" w:line="480" w:lineRule="auto"/>
        <w:jc w:val="both"/>
        <w:outlineLvl w:val="0"/>
        <w:rPr>
          <w:rFonts w:ascii="Times New Roman" w:hAnsi="Times New Roman"/>
          <w:color w:val="000000" w:themeColor="text1"/>
          <w:sz w:val="24"/>
          <w:szCs w:val="24"/>
        </w:rPr>
      </w:pPr>
    </w:p>
    <w:p w14:paraId="58FF04F5" w14:textId="5F981FAE" w:rsidR="001E2DDB" w:rsidRPr="00284EE0" w:rsidRDefault="00592D17" w:rsidP="00D76DF7">
      <w:pPr>
        <w:spacing w:after="0" w:line="480" w:lineRule="auto"/>
        <w:jc w:val="both"/>
        <w:outlineLvl w:val="0"/>
        <w:rPr>
          <w:rFonts w:ascii="Times New Roman" w:hAnsi="Times New Roman"/>
          <w:color w:val="000000" w:themeColor="text1"/>
          <w:sz w:val="24"/>
          <w:szCs w:val="24"/>
        </w:rPr>
      </w:pPr>
      <w:r w:rsidRPr="00284EE0">
        <w:rPr>
          <w:rFonts w:ascii="Times New Roman" w:hAnsi="Times New Roman"/>
          <w:color w:val="000000" w:themeColor="text1"/>
          <w:sz w:val="24"/>
          <w:szCs w:val="24"/>
        </w:rPr>
        <w:t xml:space="preserve">Finally, </w:t>
      </w:r>
      <w:r w:rsidR="00971906" w:rsidRPr="002F11FA">
        <w:rPr>
          <w:rFonts w:ascii="Times New Roman" w:hAnsi="Times New Roman"/>
          <w:color w:val="000000" w:themeColor="text1"/>
          <w:sz w:val="24"/>
          <w:szCs w:val="24"/>
        </w:rPr>
        <w:t>we</w:t>
      </w:r>
      <w:r w:rsidR="00B66E0D" w:rsidRPr="00284EE0">
        <w:rPr>
          <w:rFonts w:ascii="Times New Roman" w:hAnsi="Times New Roman"/>
          <w:color w:val="000000" w:themeColor="text1"/>
          <w:sz w:val="24"/>
          <w:szCs w:val="24"/>
        </w:rPr>
        <w:t xml:space="preserve"> included a term that </w:t>
      </w:r>
      <w:r w:rsidR="00334A02" w:rsidRPr="00284EE0">
        <w:rPr>
          <w:rFonts w:ascii="Times New Roman" w:hAnsi="Times New Roman"/>
          <w:color w:val="000000" w:themeColor="text1"/>
          <w:sz w:val="24"/>
          <w:szCs w:val="24"/>
        </w:rPr>
        <w:t>relates log-transformed death rate to</w:t>
      </w:r>
      <w:r w:rsidR="00B66E0D" w:rsidRPr="00284EE0">
        <w:rPr>
          <w:rFonts w:ascii="Times New Roman" w:hAnsi="Times New Roman"/>
          <w:color w:val="000000" w:themeColor="text1"/>
          <w:sz w:val="24"/>
          <w:szCs w:val="24"/>
        </w:rPr>
        <w:t xml:space="preserve"> </w:t>
      </w:r>
      <w:r w:rsidR="00D95BCB" w:rsidRPr="00284EE0">
        <w:rPr>
          <w:rFonts w:ascii="Times New Roman" w:hAnsi="Times New Roman"/>
          <w:color w:val="000000" w:themeColor="text1"/>
          <w:sz w:val="24"/>
          <w:szCs w:val="24"/>
        </w:rPr>
        <w:t xml:space="preserve">the </w:t>
      </w:r>
      <w:r w:rsidR="00B66E0D" w:rsidRPr="00284EE0">
        <w:rPr>
          <w:rFonts w:ascii="Times New Roman" w:hAnsi="Times New Roman"/>
          <w:color w:val="000000" w:themeColor="text1"/>
          <w:sz w:val="24"/>
          <w:szCs w:val="24"/>
        </w:rPr>
        <w:t xml:space="preserve">above-defined </w:t>
      </w:r>
      <w:r w:rsidR="00252CDC">
        <w:rPr>
          <w:rFonts w:ascii="Times New Roman" w:hAnsi="Times New Roman"/>
          <w:color w:val="000000" w:themeColor="text1"/>
          <w:sz w:val="24"/>
          <w:szCs w:val="24"/>
        </w:rPr>
        <w:t xml:space="preserve">state-month </w:t>
      </w:r>
      <w:r w:rsidR="00B66E0D" w:rsidRPr="00284EE0">
        <w:rPr>
          <w:rFonts w:ascii="Times New Roman" w:hAnsi="Times New Roman"/>
          <w:color w:val="000000" w:themeColor="text1"/>
          <w:sz w:val="24"/>
          <w:szCs w:val="24"/>
        </w:rPr>
        <w:t>temperature anomaly</w:t>
      </w:r>
      <w:r w:rsidR="00F90541" w:rsidRPr="00284EE0">
        <w:rPr>
          <w:rFonts w:ascii="Times New Roman" w:hAnsi="Times New Roman"/>
          <w:color w:val="000000" w:themeColor="text1"/>
          <w:sz w:val="24"/>
          <w:szCs w:val="24"/>
        </w:rPr>
        <w:t>,</w:t>
      </w:r>
      <w:r w:rsidR="00564890">
        <w:rPr>
          <w:rFonts w:ascii="Times New Roman" w:hAnsi="Times New Roman"/>
          <w:color w:val="000000" w:themeColor="text1"/>
          <w:sz w:val="24"/>
          <w:szCs w:val="24"/>
        </w:rPr>
        <w:t xml:space="preserve"> </w:t>
      </w:r>
      <w:proofErr w:type="spellStart"/>
      <w:r w:rsidR="00564890" w:rsidRPr="00564890">
        <w:rPr>
          <w:rFonts w:ascii="Times New Roman" w:hAnsi="Times New Roman"/>
          <w:color w:val="000000" w:themeColor="text1"/>
          <w:sz w:val="24"/>
          <w:szCs w:val="24"/>
        </w:rPr>
        <w:t>γ</w:t>
      </w:r>
      <w:r w:rsidR="00252CDC" w:rsidRPr="00277948">
        <w:rPr>
          <w:rFonts w:ascii="Times New Roman" w:hAnsi="Times New Roman"/>
          <w:color w:val="000000" w:themeColor="text1"/>
          <w:sz w:val="24"/>
          <w:szCs w:val="24"/>
          <w:vertAlign w:val="subscript"/>
        </w:rPr>
        <w:t>month</w:t>
      </w:r>
      <w:r w:rsidR="00564890" w:rsidRPr="00277948">
        <w:rPr>
          <w:rFonts w:ascii="Times New Roman" w:hAnsi="Times New Roman"/>
          <w:color w:val="000000" w:themeColor="text1"/>
          <w:sz w:val="24"/>
          <w:szCs w:val="24"/>
          <w:vertAlign w:val="subscript"/>
        </w:rPr>
        <w:t>·</w:t>
      </w:r>
      <w:r w:rsidR="00564890" w:rsidRPr="00564890">
        <w:rPr>
          <w:rFonts w:ascii="Times New Roman" w:hAnsi="Times New Roman"/>
          <w:color w:val="000000" w:themeColor="text1"/>
          <w:sz w:val="24"/>
          <w:szCs w:val="24"/>
        </w:rPr>
        <w:t>Anomaly</w:t>
      </w:r>
      <w:r w:rsidR="00564890" w:rsidRPr="00843ACB">
        <w:rPr>
          <w:rFonts w:ascii="Times New Roman" w:hAnsi="Times New Roman"/>
          <w:color w:val="000000" w:themeColor="text1"/>
          <w:sz w:val="24"/>
          <w:szCs w:val="24"/>
          <w:vertAlign w:val="subscript"/>
        </w:rPr>
        <w:t>state-month</w:t>
      </w:r>
      <w:proofErr w:type="spellEnd"/>
      <w:r w:rsidR="00564890">
        <w:rPr>
          <w:rFonts w:ascii="Times New Roman" w:hAnsi="Times New Roman"/>
          <w:color w:val="000000" w:themeColor="text1"/>
          <w:sz w:val="24"/>
          <w:szCs w:val="24"/>
        </w:rPr>
        <w:t>,</w:t>
      </w:r>
      <w:r w:rsidR="00F90541" w:rsidRPr="00284EE0">
        <w:rPr>
          <w:rFonts w:ascii="Times New Roman" w:hAnsi="Times New Roman"/>
          <w:color w:val="000000" w:themeColor="text1"/>
          <w:sz w:val="24"/>
          <w:szCs w:val="24"/>
        </w:rPr>
        <w:t xml:space="preserve"> </w:t>
      </w:r>
      <w:r w:rsidR="001279A6" w:rsidRPr="00843ACB">
        <w:rPr>
          <w:rFonts w:ascii="Times New Roman" w:hAnsi="Times New Roman"/>
          <w:sz w:val="24"/>
          <w:szCs w:val="24"/>
        </w:rPr>
        <w:t>with the coefficient</w:t>
      </w:r>
      <w:r w:rsidR="00725241">
        <w:rPr>
          <w:rFonts w:ascii="Times New Roman" w:hAnsi="Times New Roman"/>
          <w:sz w:val="24"/>
          <w:szCs w:val="24"/>
        </w:rPr>
        <w:t>s</w:t>
      </w:r>
      <w:r w:rsidR="001279A6" w:rsidRPr="00843ACB">
        <w:rPr>
          <w:rFonts w:ascii="Times New Roman" w:hAnsi="Times New Roman"/>
          <w:sz w:val="24"/>
          <w:szCs w:val="24"/>
        </w:rPr>
        <w:t xml:space="preserve"> </w:t>
      </w:r>
      <w:proofErr w:type="spellStart"/>
      <w:r w:rsidR="001279A6" w:rsidRPr="00843ACB">
        <w:rPr>
          <w:rFonts w:ascii="Times New Roman" w:hAnsi="Times New Roman"/>
          <w:sz w:val="24"/>
          <w:szCs w:val="24"/>
        </w:rPr>
        <w:t>γ</w:t>
      </w:r>
      <w:r w:rsidR="00252CDC" w:rsidRPr="00277948">
        <w:rPr>
          <w:rFonts w:ascii="Times New Roman" w:hAnsi="Times New Roman"/>
          <w:sz w:val="24"/>
          <w:szCs w:val="24"/>
          <w:vertAlign w:val="subscript"/>
        </w:rPr>
        <w:t>month</w:t>
      </w:r>
      <w:proofErr w:type="spellEnd"/>
      <w:r w:rsidR="001279A6" w:rsidRPr="00843ACB">
        <w:rPr>
          <w:rFonts w:ascii="Times New Roman" w:hAnsi="Times New Roman"/>
          <w:sz w:val="24"/>
          <w:szCs w:val="24"/>
        </w:rPr>
        <w:t xml:space="preserve"> representing the logarithm of the rate ratio per 1°C increase in monthly anomaly</w:t>
      </w:r>
      <w:r w:rsidR="00725241">
        <w:rPr>
          <w:rFonts w:ascii="Times New Roman" w:hAnsi="Times New Roman"/>
          <w:sz w:val="24"/>
          <w:szCs w:val="24"/>
        </w:rPr>
        <w:t xml:space="preserve"> </w:t>
      </w:r>
      <w:r w:rsidR="003D11EE">
        <w:rPr>
          <w:rFonts w:ascii="Times New Roman" w:hAnsi="Times New Roman"/>
          <w:sz w:val="24"/>
          <w:szCs w:val="24"/>
        </w:rPr>
        <w:t>by</w:t>
      </w:r>
      <w:r w:rsidR="00725241">
        <w:rPr>
          <w:rFonts w:ascii="Times New Roman" w:hAnsi="Times New Roman"/>
          <w:sz w:val="24"/>
          <w:szCs w:val="24"/>
        </w:rPr>
        <w:t xml:space="preserve"> month</w:t>
      </w:r>
      <w:r w:rsidR="00334A02" w:rsidRPr="00284EE0">
        <w:rPr>
          <w:rFonts w:ascii="Times New Roman" w:hAnsi="Times New Roman"/>
          <w:color w:val="000000" w:themeColor="text1"/>
          <w:sz w:val="24"/>
          <w:szCs w:val="24"/>
        </w:rPr>
        <w:t xml:space="preserve">. </w:t>
      </w:r>
      <w:r w:rsidR="00D95BCB" w:rsidRPr="00284EE0">
        <w:rPr>
          <w:rFonts w:ascii="Times New Roman" w:hAnsi="Times New Roman"/>
          <w:color w:val="000000" w:themeColor="text1"/>
          <w:sz w:val="24"/>
          <w:szCs w:val="24"/>
        </w:rPr>
        <w:t xml:space="preserve">We used a </w:t>
      </w:r>
      <w:r w:rsidR="00B31D70" w:rsidRPr="00284EE0">
        <w:rPr>
          <w:rFonts w:ascii="Times New Roman" w:hAnsi="Times New Roman"/>
          <w:color w:val="000000" w:themeColor="text1"/>
          <w:sz w:val="24"/>
          <w:szCs w:val="24"/>
        </w:rPr>
        <w:t xml:space="preserve">cyclic </w:t>
      </w:r>
      <w:r w:rsidR="00D95BCB" w:rsidRPr="00284EE0">
        <w:rPr>
          <w:rFonts w:ascii="Times New Roman" w:hAnsi="Times New Roman"/>
          <w:color w:val="000000" w:themeColor="text1"/>
          <w:sz w:val="24"/>
          <w:szCs w:val="24"/>
        </w:rPr>
        <w:t xml:space="preserve">random walk structure </w:t>
      </w:r>
      <w:r w:rsidR="004A5D7D" w:rsidRPr="00284EE0">
        <w:rPr>
          <w:rFonts w:ascii="Times New Roman" w:hAnsi="Times New Roman"/>
          <w:color w:val="000000" w:themeColor="text1"/>
          <w:sz w:val="24"/>
          <w:szCs w:val="24"/>
        </w:rPr>
        <w:t>for the anomaly terms</w:t>
      </w:r>
      <w:r w:rsidR="00B31D70" w:rsidRPr="00284EE0">
        <w:rPr>
          <w:rFonts w:ascii="Times New Roman" w:hAnsi="Times New Roman"/>
          <w:color w:val="000000" w:themeColor="text1"/>
          <w:sz w:val="24"/>
          <w:szCs w:val="24"/>
        </w:rPr>
        <w:t xml:space="preserve">, </w:t>
      </w:r>
      <w:r w:rsidR="004A5D7D" w:rsidRPr="00284EE0">
        <w:rPr>
          <w:rFonts w:ascii="Times New Roman" w:hAnsi="Times New Roman"/>
          <w:color w:val="000000" w:themeColor="text1"/>
          <w:sz w:val="24"/>
          <w:szCs w:val="24"/>
        </w:rPr>
        <w:t>allowing December to neighbour January.</w:t>
      </w:r>
      <w:commentRangeEnd w:id="145"/>
      <w:r w:rsidR="007E74BD">
        <w:rPr>
          <w:rStyle w:val="CommentReference"/>
          <w:rFonts w:asciiTheme="minorHAnsi" w:eastAsiaTheme="minorHAnsi" w:hAnsiTheme="minorHAnsi" w:cstheme="minorBidi"/>
        </w:rPr>
        <w:commentReference w:id="145"/>
      </w:r>
    </w:p>
    <w:p w14:paraId="09C62FF7" w14:textId="77777777" w:rsidR="00360A89" w:rsidRDefault="00360A89" w:rsidP="00D76DF7">
      <w:pPr>
        <w:spacing w:after="0" w:line="480" w:lineRule="auto"/>
        <w:jc w:val="both"/>
        <w:outlineLvl w:val="0"/>
        <w:rPr>
          <w:rFonts w:ascii="Times New Roman" w:hAnsi="Times New Roman"/>
          <w:color w:val="000000" w:themeColor="text1"/>
          <w:sz w:val="24"/>
          <w:szCs w:val="24"/>
        </w:rPr>
      </w:pPr>
    </w:p>
    <w:p w14:paraId="0CC3CAE4" w14:textId="54C23BF2" w:rsidR="00953E3D" w:rsidRDefault="00953E3D" w:rsidP="00953E3D">
      <w:pPr>
        <w:spacing w:after="0" w:line="480" w:lineRule="auto"/>
        <w:jc w:val="both"/>
        <w:outlineLvl w:val="0"/>
        <w:rPr>
          <w:rFonts w:ascii="Times New Roman" w:hAnsi="Times New Roman"/>
          <w:sz w:val="24"/>
          <w:szCs w:val="24"/>
        </w:rPr>
      </w:pPr>
      <w:commentRangeStart w:id="150"/>
      <w:commentRangeStart w:id="151"/>
      <w:r>
        <w:rPr>
          <w:rFonts w:ascii="Times New Roman" w:hAnsi="Times New Roman"/>
          <w:sz w:val="24"/>
          <w:szCs w:val="24"/>
        </w:rPr>
        <w:t>As previous studies have found little consistent evidence of effect modification by pollutants,</w:t>
      </w:r>
      <w:r>
        <w:rPr>
          <w:rFonts w:ascii="Times New Roman" w:hAnsi="Times New Roman"/>
          <w:sz w:val="24"/>
          <w:szCs w:val="24"/>
        </w:rPr>
        <w:fldChar w:fldCharType="begin" w:fldLock="1"/>
      </w:r>
      <w:r w:rsidR="008C17E4">
        <w:rPr>
          <w:rFonts w:ascii="Times New Roman" w:hAnsi="Times New Roman"/>
          <w:sz w:val="24"/>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11&lt;/sup&gt;","plainTextFormattedCitation":"11","previouslyFormattedCitation":"&lt;sup&gt;11&lt;/sup&gt;"},"properties":{"noteIndex":0},"schema":"https://github.com/citation-style-language/schema/raw/master/csl-citation.json"}</w:instrText>
      </w:r>
      <w:r>
        <w:rPr>
          <w:rFonts w:ascii="Times New Roman" w:hAnsi="Times New Roman"/>
          <w:sz w:val="24"/>
          <w:szCs w:val="24"/>
        </w:rPr>
        <w:fldChar w:fldCharType="separate"/>
      </w:r>
      <w:r w:rsidR="0035337E" w:rsidRPr="0035337E">
        <w:rPr>
          <w:rFonts w:ascii="Times New Roman" w:hAnsi="Times New Roman"/>
          <w:noProof/>
          <w:sz w:val="24"/>
          <w:szCs w:val="24"/>
          <w:vertAlign w:val="superscript"/>
        </w:rPr>
        <w:t>11</w:t>
      </w:r>
      <w:r>
        <w:rPr>
          <w:rFonts w:ascii="Times New Roman" w:hAnsi="Times New Roman"/>
          <w:sz w:val="24"/>
          <w:szCs w:val="24"/>
        </w:rPr>
        <w:fldChar w:fldCharType="end"/>
      </w:r>
      <w:r>
        <w:rPr>
          <w:rFonts w:ascii="Times New Roman" w:hAnsi="Times New Roman"/>
          <w:sz w:val="24"/>
          <w:szCs w:val="24"/>
        </w:rPr>
        <w:t xml:space="preserve"> we did not include measures of pollution in the model. </w:t>
      </w:r>
      <w:commentRangeEnd w:id="150"/>
      <w:r w:rsidR="007E74BD">
        <w:rPr>
          <w:rStyle w:val="CommentReference"/>
          <w:rFonts w:asciiTheme="minorHAnsi" w:eastAsiaTheme="minorHAnsi" w:hAnsiTheme="minorHAnsi" w:cstheme="minorBidi"/>
        </w:rPr>
        <w:commentReference w:id="150"/>
      </w:r>
      <w:commentRangeEnd w:id="151"/>
      <w:r w:rsidR="007268B9">
        <w:rPr>
          <w:rStyle w:val="CommentReference"/>
          <w:rFonts w:asciiTheme="minorHAnsi" w:eastAsiaTheme="minorHAnsi" w:hAnsiTheme="minorHAnsi" w:cstheme="minorBidi"/>
        </w:rPr>
        <w:commentReference w:id="151"/>
      </w:r>
    </w:p>
    <w:p w14:paraId="4CE11A5F" w14:textId="77777777" w:rsidR="00953E3D" w:rsidRPr="00636C9B" w:rsidRDefault="00953E3D" w:rsidP="00D76DF7">
      <w:pPr>
        <w:spacing w:after="0" w:line="480" w:lineRule="auto"/>
        <w:jc w:val="both"/>
        <w:outlineLvl w:val="0"/>
        <w:rPr>
          <w:rFonts w:ascii="Times New Roman" w:hAnsi="Times New Roman"/>
          <w:color w:val="000000" w:themeColor="text1"/>
          <w:sz w:val="24"/>
          <w:szCs w:val="24"/>
        </w:rPr>
      </w:pPr>
    </w:p>
    <w:p w14:paraId="02B5C291" w14:textId="3B0A6BEF" w:rsidR="008F6F54" w:rsidRPr="00843ACB" w:rsidRDefault="00520742" w:rsidP="00860F96">
      <w:pPr>
        <w:spacing w:after="0" w:line="480" w:lineRule="auto"/>
        <w:jc w:val="both"/>
        <w:outlineLvl w:val="0"/>
        <w:rPr>
          <w:rFonts w:ascii="Times New Roman" w:hAnsi="Times New Roman"/>
          <w:color w:val="000000" w:themeColor="text1"/>
          <w:sz w:val="24"/>
          <w:szCs w:val="24"/>
          <w:lang w:val="en-US"/>
        </w:rPr>
      </w:pPr>
      <w:commentRangeStart w:id="152"/>
      <w:r w:rsidRPr="00636C9B">
        <w:rPr>
          <w:rFonts w:ascii="Times New Roman" w:hAnsi="Times New Roman"/>
          <w:color w:val="000000" w:themeColor="text1"/>
          <w:sz w:val="24"/>
          <w:szCs w:val="24"/>
        </w:rPr>
        <w:lastRenderedPageBreak/>
        <w:t xml:space="preserve">We ran </w:t>
      </w:r>
      <w:r w:rsidR="00241289">
        <w:rPr>
          <w:rFonts w:ascii="Times New Roman" w:hAnsi="Times New Roman"/>
          <w:color w:val="000000" w:themeColor="text1"/>
          <w:sz w:val="24"/>
          <w:szCs w:val="24"/>
        </w:rPr>
        <w:t xml:space="preserve">separate </w:t>
      </w:r>
      <w:r w:rsidRPr="00636C9B">
        <w:rPr>
          <w:rFonts w:ascii="Times New Roman" w:hAnsi="Times New Roman"/>
          <w:color w:val="000000" w:themeColor="text1"/>
          <w:sz w:val="24"/>
          <w:szCs w:val="24"/>
        </w:rPr>
        <w:t xml:space="preserve">models for each </w:t>
      </w:r>
      <w:r w:rsidR="00D861CC">
        <w:rPr>
          <w:rFonts w:ascii="Times New Roman" w:hAnsi="Times New Roman"/>
          <w:color w:val="000000" w:themeColor="text1"/>
          <w:sz w:val="24"/>
          <w:szCs w:val="24"/>
        </w:rPr>
        <w:t xml:space="preserve">type of </w:t>
      </w:r>
      <w:r w:rsidRPr="00636C9B">
        <w:rPr>
          <w:rFonts w:ascii="Times New Roman" w:hAnsi="Times New Roman"/>
          <w:color w:val="000000" w:themeColor="text1"/>
          <w:sz w:val="24"/>
          <w:szCs w:val="24"/>
        </w:rPr>
        <w:t xml:space="preserve">injury, age group, and sex. </w:t>
      </w:r>
      <w:commentRangeEnd w:id="152"/>
      <w:r w:rsidR="007E74BD">
        <w:rPr>
          <w:rStyle w:val="CommentReference"/>
          <w:rFonts w:asciiTheme="minorHAnsi" w:eastAsiaTheme="minorHAnsi" w:hAnsiTheme="minorHAnsi" w:cstheme="minorBidi"/>
        </w:rPr>
        <w:commentReference w:id="152"/>
      </w:r>
      <w:r w:rsidR="00A86D9D" w:rsidRPr="00A86D9D">
        <w:rPr>
          <w:rFonts w:ascii="Times New Roman" w:hAnsi="Times New Roman"/>
          <w:color w:val="000000" w:themeColor="text1"/>
          <w:sz w:val="24"/>
          <w:szCs w:val="24"/>
          <w:lang w:val="en-US"/>
        </w:rPr>
        <w:t>We fitted the models using integrated nested Laplace approximation (INLA), using the R-INLA software, which offers orders of magnitude of computational efficiency improvement in Bayesian inference compared to traditional MCMC for latent Gaussian models.</w:t>
      </w:r>
      <w:r w:rsidR="0065029D">
        <w:rPr>
          <w:rFonts w:ascii="Times New Roman" w:hAnsi="Times New Roman"/>
          <w:color w:val="000000" w:themeColor="text1"/>
          <w:sz w:val="24"/>
          <w:szCs w:val="24"/>
          <w:lang w:val="en-US"/>
        </w:rPr>
        <w:fldChar w:fldCharType="begin" w:fldLock="1"/>
      </w:r>
      <w:r w:rsidR="0004018D">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21&lt;/sup&gt;","plainTextFormattedCitation":"21","previouslyFormattedCitation":"&lt;sup&gt;21&lt;/sup&gt;"},"properties":{"noteIndex":0},"schema":"https://github.com/citation-style-language/schema/raw/master/csl-citation.json"}</w:instrText>
      </w:r>
      <w:r w:rsidR="0065029D">
        <w:rPr>
          <w:rFonts w:ascii="Times New Roman" w:hAnsi="Times New Roman"/>
          <w:color w:val="000000" w:themeColor="text1"/>
          <w:sz w:val="24"/>
          <w:szCs w:val="24"/>
          <w:lang w:val="en-US"/>
        </w:rPr>
        <w:fldChar w:fldCharType="separate"/>
      </w:r>
      <w:r w:rsidR="006B32B1" w:rsidRPr="006B32B1">
        <w:rPr>
          <w:rFonts w:ascii="Times New Roman" w:hAnsi="Times New Roman"/>
          <w:noProof/>
          <w:color w:val="000000" w:themeColor="text1"/>
          <w:sz w:val="24"/>
          <w:szCs w:val="24"/>
          <w:vertAlign w:val="superscript"/>
          <w:lang w:val="en-US"/>
        </w:rPr>
        <w:t>21</w:t>
      </w:r>
      <w:r w:rsidR="0065029D">
        <w:rPr>
          <w:rFonts w:ascii="Times New Roman" w:hAnsi="Times New Roman"/>
          <w:color w:val="000000" w:themeColor="text1"/>
          <w:sz w:val="24"/>
          <w:szCs w:val="24"/>
          <w:lang w:val="en-US"/>
        </w:rPr>
        <w:fldChar w:fldCharType="end"/>
      </w:r>
    </w:p>
    <w:p w14:paraId="57BCB922" w14:textId="77777777" w:rsidR="00E45FED" w:rsidRPr="00636C9B" w:rsidRDefault="00E45FED" w:rsidP="00860F96">
      <w:pPr>
        <w:spacing w:after="0" w:line="480" w:lineRule="auto"/>
        <w:jc w:val="both"/>
        <w:outlineLvl w:val="0"/>
        <w:rPr>
          <w:rFonts w:ascii="Times New Roman" w:hAnsi="Times New Roman"/>
          <w:color w:val="000000" w:themeColor="text1"/>
          <w:sz w:val="24"/>
          <w:szCs w:val="24"/>
        </w:rPr>
      </w:pPr>
    </w:p>
    <w:p w14:paraId="2BBA4C4B" w14:textId="79CBA0E5" w:rsidR="00E16C0A" w:rsidRPr="00636C9B" w:rsidRDefault="0048319E" w:rsidP="00860F96">
      <w:pPr>
        <w:spacing w:after="0" w:line="480" w:lineRule="auto"/>
        <w:jc w:val="both"/>
        <w:outlineLvl w:val="0"/>
        <w:rPr>
          <w:rFonts w:ascii="Times New Roman" w:hAnsi="Times New Roman"/>
          <w:i/>
          <w:color w:val="000000" w:themeColor="text1"/>
          <w:sz w:val="24"/>
          <w:szCs w:val="24"/>
        </w:rPr>
      </w:pPr>
      <w:commentRangeStart w:id="153"/>
      <w:r w:rsidRPr="00636C9B">
        <w:rPr>
          <w:rFonts w:ascii="Times New Roman" w:hAnsi="Times New Roman"/>
          <w:i/>
          <w:color w:val="000000" w:themeColor="text1"/>
          <w:sz w:val="24"/>
          <w:szCs w:val="24"/>
        </w:rPr>
        <w:t>Calculating a</w:t>
      </w:r>
      <w:r w:rsidR="006B5B17" w:rsidRPr="00636C9B">
        <w:rPr>
          <w:rFonts w:ascii="Times New Roman" w:hAnsi="Times New Roman"/>
          <w:i/>
          <w:color w:val="000000" w:themeColor="text1"/>
          <w:sz w:val="24"/>
          <w:szCs w:val="24"/>
        </w:rPr>
        <w:t>dditional deaths</w:t>
      </w:r>
      <w:r w:rsidR="0051175E" w:rsidRPr="00636C9B">
        <w:rPr>
          <w:rFonts w:ascii="Times New Roman" w:hAnsi="Times New Roman"/>
          <w:i/>
          <w:color w:val="000000" w:themeColor="text1"/>
          <w:sz w:val="24"/>
          <w:szCs w:val="24"/>
        </w:rPr>
        <w:t xml:space="preserve"> in a 1°C warmer </w:t>
      </w:r>
      <w:r w:rsidR="0046151D">
        <w:rPr>
          <w:rFonts w:ascii="Times New Roman" w:hAnsi="Times New Roman"/>
          <w:i/>
          <w:color w:val="000000" w:themeColor="text1"/>
          <w:sz w:val="24"/>
          <w:szCs w:val="24"/>
        </w:rPr>
        <w:t>year</w:t>
      </w:r>
    </w:p>
    <w:p w14:paraId="648FF79F" w14:textId="67051D2C" w:rsidR="006C11D1" w:rsidRDefault="00B97458" w:rsidP="00004B84">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estimated the mortality effect of a year in which </w:t>
      </w:r>
      <w:commentRangeStart w:id="154"/>
      <w:commentRangeStart w:id="155"/>
      <w:r>
        <w:rPr>
          <w:rFonts w:ascii="Times New Roman" w:hAnsi="Times New Roman"/>
          <w:color w:val="000000" w:themeColor="text1"/>
          <w:sz w:val="24"/>
          <w:szCs w:val="24"/>
        </w:rPr>
        <w:t>mean monthly temperatures were uniformly warmer by 1</w:t>
      </w:r>
      <w:r w:rsidRPr="00636C9B">
        <w:rPr>
          <w:rFonts w:ascii="Times New Roman" w:hAnsi="Times New Roman"/>
          <w:color w:val="000000" w:themeColor="text1"/>
          <w:sz w:val="24"/>
          <w:szCs w:val="24"/>
        </w:rPr>
        <w:t>°C</w:t>
      </w:r>
      <w:r>
        <w:rPr>
          <w:rFonts w:ascii="Times New Roman" w:hAnsi="Times New Roman"/>
          <w:color w:val="000000" w:themeColor="text1"/>
          <w:sz w:val="24"/>
          <w:szCs w:val="24"/>
        </w:rPr>
        <w:t xml:space="preserve"> than the </w:t>
      </w:r>
      <w:r w:rsidR="0066096F">
        <w:rPr>
          <w:rFonts w:ascii="Times New Roman" w:hAnsi="Times New Roman"/>
          <w:color w:val="000000" w:themeColor="text1"/>
          <w:sz w:val="24"/>
          <w:szCs w:val="24"/>
        </w:rPr>
        <w:t>actual values</w:t>
      </w:r>
      <w:commentRangeEnd w:id="154"/>
      <w:r w:rsidR="00F319D5">
        <w:rPr>
          <w:rStyle w:val="CommentReference"/>
          <w:rFonts w:asciiTheme="minorHAnsi" w:eastAsiaTheme="minorHAnsi" w:hAnsiTheme="minorHAnsi" w:cstheme="minorBidi"/>
        </w:rPr>
        <w:commentReference w:id="154"/>
      </w:r>
      <w:commentRangeEnd w:id="155"/>
      <w:r w:rsidR="00C32771">
        <w:rPr>
          <w:rStyle w:val="CommentReference"/>
          <w:rFonts w:asciiTheme="minorHAnsi" w:eastAsiaTheme="minorHAnsi" w:hAnsiTheme="minorHAnsi" w:cstheme="minorBidi"/>
        </w:rPr>
        <w:commentReference w:id="155"/>
      </w:r>
      <w:commentRangeStart w:id="156"/>
      <w:del w:id="157" w:author="Ezzati, Majid" w:date="2018-12-01T01:31:00Z">
        <w:r w:rsidDel="00F319D5">
          <w:rPr>
            <w:rFonts w:ascii="Times New Roman" w:hAnsi="Times New Roman"/>
            <w:color w:val="000000" w:themeColor="text1"/>
            <w:sz w:val="24"/>
            <w:szCs w:val="24"/>
          </w:rPr>
          <w:delText>, and assum</w:delText>
        </w:r>
        <w:r w:rsidR="00C065EC" w:rsidDel="00F319D5">
          <w:rPr>
            <w:rFonts w:ascii="Times New Roman" w:hAnsi="Times New Roman"/>
            <w:color w:val="000000" w:themeColor="text1"/>
            <w:sz w:val="24"/>
            <w:szCs w:val="24"/>
          </w:rPr>
          <w:delText>ed</w:delText>
        </w:r>
        <w:r w:rsidDel="00F319D5">
          <w:rPr>
            <w:rFonts w:ascii="Times New Roman" w:hAnsi="Times New Roman"/>
            <w:color w:val="000000" w:themeColor="text1"/>
            <w:sz w:val="24"/>
            <w:szCs w:val="24"/>
          </w:rPr>
          <w:delText xml:space="preserve"> that no further adaptation has taken place beyond the long</w:delText>
        </w:r>
        <w:r w:rsidR="00516839" w:rsidDel="00F319D5">
          <w:rPr>
            <w:rFonts w:ascii="Times New Roman" w:hAnsi="Times New Roman"/>
            <w:color w:val="000000" w:themeColor="text1"/>
            <w:sz w:val="24"/>
            <w:szCs w:val="24"/>
          </w:rPr>
          <w:delText>-</w:delText>
        </w:r>
        <w:r w:rsidDel="00F319D5">
          <w:rPr>
            <w:rFonts w:ascii="Times New Roman" w:hAnsi="Times New Roman"/>
            <w:color w:val="000000" w:themeColor="text1"/>
            <w:sz w:val="24"/>
            <w:szCs w:val="24"/>
          </w:rPr>
          <w:delText xml:space="preserve">term average. </w:delText>
        </w:r>
        <w:r w:rsidR="00B96863" w:rsidDel="00F319D5">
          <w:rPr>
            <w:rFonts w:ascii="Times New Roman" w:hAnsi="Times New Roman"/>
            <w:color w:val="000000" w:themeColor="text1"/>
            <w:sz w:val="24"/>
            <w:szCs w:val="24"/>
          </w:rPr>
          <w:delText>This is a realistic scenario given that several degrees warming is expected over the next century</w:delText>
        </w:r>
      </w:del>
      <w:commentRangeEnd w:id="156"/>
      <w:r w:rsidR="00F319D5">
        <w:rPr>
          <w:rStyle w:val="CommentReference"/>
          <w:rFonts w:asciiTheme="minorHAnsi" w:eastAsiaTheme="minorHAnsi" w:hAnsiTheme="minorHAnsi" w:cstheme="minorBidi"/>
        </w:rPr>
        <w:commentReference w:id="156"/>
      </w:r>
      <w:r w:rsidR="00B96863" w:rsidRPr="00636C9B">
        <w:rPr>
          <w:rFonts w:ascii="Times New Roman" w:hAnsi="Times New Roman"/>
          <w:color w:val="000000" w:themeColor="text1"/>
          <w:sz w:val="24"/>
          <w:szCs w:val="24"/>
        </w:rPr>
        <w:t>.</w:t>
      </w:r>
      <w:r w:rsidR="009B07C2">
        <w:rPr>
          <w:rFonts w:ascii="Times New Roman" w:hAnsi="Times New Roman"/>
          <w:color w:val="000000" w:themeColor="text1"/>
          <w:sz w:val="24"/>
          <w:szCs w:val="24"/>
        </w:rPr>
        <w:fldChar w:fldCharType="begin" w:fldLock="1"/>
      </w:r>
      <w:r w:rsidR="0004018D">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22&lt;/sup&gt;","plainTextFormattedCitation":"22","previouslyFormattedCitation":"&lt;sup&gt;22&lt;/sup&gt;"},"properties":{"noteIndex":0},"schema":"https://github.com/citation-style-language/schema/raw/master/csl-citation.json"}</w:instrText>
      </w:r>
      <w:r w:rsidR="009B07C2">
        <w:rPr>
          <w:rFonts w:ascii="Times New Roman" w:hAnsi="Times New Roman"/>
          <w:color w:val="000000" w:themeColor="text1"/>
          <w:sz w:val="24"/>
          <w:szCs w:val="24"/>
        </w:rPr>
        <w:fldChar w:fldCharType="separate"/>
      </w:r>
      <w:r w:rsidR="006B32B1" w:rsidRPr="006B32B1">
        <w:rPr>
          <w:rFonts w:ascii="Times New Roman" w:hAnsi="Times New Roman"/>
          <w:noProof/>
          <w:color w:val="000000" w:themeColor="text1"/>
          <w:sz w:val="24"/>
          <w:szCs w:val="24"/>
          <w:vertAlign w:val="superscript"/>
        </w:rPr>
        <w:t>22</w:t>
      </w:r>
      <w:r w:rsidR="009B07C2">
        <w:rPr>
          <w:rFonts w:ascii="Times New Roman" w:hAnsi="Times New Roman"/>
          <w:color w:val="000000" w:themeColor="text1"/>
          <w:sz w:val="24"/>
          <w:szCs w:val="24"/>
        </w:rPr>
        <w:fldChar w:fldCharType="end"/>
      </w:r>
      <w:r w:rsidR="002B1398">
        <w:rPr>
          <w:rFonts w:ascii="Times New Roman" w:hAnsi="Times New Roman"/>
          <w:color w:val="000000" w:themeColor="text1"/>
          <w:sz w:val="24"/>
          <w:szCs w:val="24"/>
        </w:rPr>
        <w:t xml:space="preserve"> </w:t>
      </w:r>
      <w:del w:id="158" w:author="Ezzati, Majid" w:date="2018-12-01T01:32:00Z">
        <w:r w:rsidR="00782C8F" w:rsidRPr="00636C9B" w:rsidDel="00F319D5">
          <w:rPr>
            <w:rFonts w:ascii="Times New Roman" w:hAnsi="Times New Roman"/>
            <w:color w:val="000000" w:themeColor="text1"/>
            <w:sz w:val="24"/>
            <w:szCs w:val="24"/>
          </w:rPr>
          <w:delText>W</w:delText>
        </w:r>
        <w:r w:rsidR="00F76728" w:rsidRPr="00636C9B" w:rsidDel="00F319D5">
          <w:rPr>
            <w:rFonts w:ascii="Times New Roman" w:hAnsi="Times New Roman"/>
            <w:color w:val="000000" w:themeColor="text1"/>
            <w:sz w:val="24"/>
            <w:szCs w:val="24"/>
          </w:rPr>
          <w:delText xml:space="preserve">e </w:delText>
        </w:r>
        <w:r w:rsidR="00093E1B" w:rsidRPr="00636C9B" w:rsidDel="00F319D5">
          <w:rPr>
            <w:rFonts w:ascii="Times New Roman" w:hAnsi="Times New Roman"/>
            <w:color w:val="000000" w:themeColor="text1"/>
            <w:sz w:val="24"/>
            <w:szCs w:val="24"/>
          </w:rPr>
          <w:delText>calculated expected change in deaths by month in 2</w:delText>
        </w:r>
        <w:r w:rsidR="00E16C0A" w:rsidRPr="00636C9B" w:rsidDel="00F319D5">
          <w:rPr>
            <w:rFonts w:ascii="Times New Roman" w:hAnsi="Times New Roman"/>
            <w:color w:val="000000" w:themeColor="text1"/>
            <w:sz w:val="24"/>
            <w:szCs w:val="24"/>
          </w:rPr>
          <w:delText>016 for a uniform increase of 1°</w:delText>
        </w:r>
        <w:r w:rsidR="00093E1B" w:rsidRPr="00636C9B" w:rsidDel="00F319D5">
          <w:rPr>
            <w:rFonts w:ascii="Times New Roman" w:hAnsi="Times New Roman"/>
            <w:color w:val="000000" w:themeColor="text1"/>
            <w:sz w:val="24"/>
            <w:szCs w:val="24"/>
          </w:rPr>
          <w:delText>C</w:delText>
        </w:r>
        <w:r w:rsidR="005179F4" w:rsidRPr="00636C9B" w:rsidDel="00F319D5">
          <w:rPr>
            <w:rFonts w:ascii="Times New Roman" w:hAnsi="Times New Roman"/>
            <w:color w:val="000000" w:themeColor="text1"/>
            <w:sz w:val="24"/>
            <w:szCs w:val="24"/>
          </w:rPr>
          <w:delText xml:space="preserve"> in</w:delText>
        </w:r>
        <w:r w:rsidDel="00F319D5">
          <w:rPr>
            <w:rFonts w:ascii="Times New Roman" w:hAnsi="Times New Roman"/>
            <w:color w:val="000000" w:themeColor="text1"/>
            <w:sz w:val="24"/>
            <w:szCs w:val="24"/>
          </w:rPr>
          <w:delText xml:space="preserve"> mean monthly temperature in</w:delText>
        </w:r>
        <w:r w:rsidR="005179F4" w:rsidRPr="00636C9B" w:rsidDel="00F319D5">
          <w:rPr>
            <w:rFonts w:ascii="Times New Roman" w:hAnsi="Times New Roman"/>
            <w:color w:val="000000" w:themeColor="text1"/>
            <w:sz w:val="24"/>
            <w:szCs w:val="24"/>
          </w:rPr>
          <w:delText xml:space="preserve"> each state and month</w:delText>
        </w:r>
        <w:r w:rsidR="00093E1B" w:rsidRPr="00636C9B" w:rsidDel="00F319D5">
          <w:rPr>
            <w:rFonts w:ascii="Times New Roman" w:hAnsi="Times New Roman"/>
            <w:color w:val="000000" w:themeColor="text1"/>
            <w:sz w:val="24"/>
            <w:szCs w:val="24"/>
          </w:rPr>
          <w:delText xml:space="preserve"> for each</w:delText>
        </w:r>
        <w:r w:rsidR="00CA2FE9" w:rsidRPr="00636C9B" w:rsidDel="00F319D5">
          <w:rPr>
            <w:rFonts w:ascii="Times New Roman" w:hAnsi="Times New Roman"/>
            <w:color w:val="000000" w:themeColor="text1"/>
            <w:sz w:val="24"/>
            <w:szCs w:val="24"/>
          </w:rPr>
          <w:delText xml:space="preserve"> age group, sex and cause</w:delText>
        </w:r>
        <w:r w:rsidR="00E3399E" w:rsidRPr="00636C9B" w:rsidDel="00F319D5">
          <w:rPr>
            <w:rFonts w:ascii="Times New Roman" w:hAnsi="Times New Roman"/>
            <w:color w:val="000000" w:themeColor="text1"/>
            <w:sz w:val="24"/>
            <w:szCs w:val="24"/>
          </w:rPr>
          <w:delText xml:space="preserve"> to give us additional deaths</w:delText>
        </w:r>
        <w:r w:rsidR="00A005BB" w:rsidDel="00F319D5">
          <w:rPr>
            <w:rFonts w:ascii="Times New Roman" w:hAnsi="Times New Roman"/>
            <w:color w:val="000000" w:themeColor="text1"/>
            <w:sz w:val="24"/>
            <w:szCs w:val="24"/>
          </w:rPr>
          <w:delText xml:space="preserve">. </w:delText>
        </w:r>
      </w:del>
      <w:r w:rsidR="0082437F" w:rsidRPr="00636C9B">
        <w:rPr>
          <w:rFonts w:ascii="Times New Roman" w:hAnsi="Times New Roman"/>
          <w:color w:val="000000" w:themeColor="text1"/>
          <w:sz w:val="24"/>
          <w:szCs w:val="24"/>
        </w:rPr>
        <w:t>F</w:t>
      </w:r>
      <w:commentRangeStart w:id="159"/>
      <w:r w:rsidR="0082437F" w:rsidRPr="00636C9B">
        <w:rPr>
          <w:rFonts w:ascii="Times New Roman" w:hAnsi="Times New Roman"/>
          <w:color w:val="000000" w:themeColor="text1"/>
          <w:sz w:val="24"/>
          <w:szCs w:val="24"/>
        </w:rPr>
        <w:t xml:space="preserve">or these </w:t>
      </w:r>
      <w:r w:rsidR="007B6BA4" w:rsidRPr="00636C9B">
        <w:rPr>
          <w:rFonts w:ascii="Times New Roman" w:hAnsi="Times New Roman"/>
          <w:color w:val="000000" w:themeColor="text1"/>
          <w:sz w:val="24"/>
          <w:szCs w:val="24"/>
        </w:rPr>
        <w:t>calculations,</w:t>
      </w:r>
      <w:r w:rsidR="0082437F" w:rsidRPr="00636C9B">
        <w:rPr>
          <w:rFonts w:ascii="Times New Roman" w:hAnsi="Times New Roman"/>
          <w:color w:val="000000" w:themeColor="text1"/>
          <w:sz w:val="24"/>
          <w:szCs w:val="24"/>
        </w:rPr>
        <w:t xml:space="preserve"> we</w:t>
      </w:r>
      <w:r w:rsidR="00EE14D8" w:rsidRPr="00636C9B">
        <w:rPr>
          <w:rFonts w:ascii="Times New Roman" w:hAnsi="Times New Roman"/>
          <w:color w:val="000000" w:themeColor="text1"/>
          <w:sz w:val="24"/>
          <w:szCs w:val="24"/>
        </w:rPr>
        <w:t xml:space="preserve"> </w:t>
      </w:r>
      <w:r w:rsidR="00FE46A6" w:rsidRPr="00636C9B">
        <w:rPr>
          <w:rFonts w:ascii="Times New Roman" w:hAnsi="Times New Roman"/>
          <w:color w:val="000000" w:themeColor="text1"/>
          <w:sz w:val="24"/>
          <w:szCs w:val="24"/>
        </w:rPr>
        <w:t>multipl</w:t>
      </w:r>
      <w:r w:rsidR="00EE14D8" w:rsidRPr="00636C9B">
        <w:rPr>
          <w:rFonts w:ascii="Times New Roman" w:hAnsi="Times New Roman"/>
          <w:color w:val="000000" w:themeColor="text1"/>
          <w:sz w:val="24"/>
          <w:szCs w:val="24"/>
        </w:rPr>
        <w:t>ied</w:t>
      </w:r>
      <w:r w:rsidR="00FE46A6" w:rsidRPr="00636C9B">
        <w:rPr>
          <w:rFonts w:ascii="Times New Roman" w:hAnsi="Times New Roman"/>
          <w:color w:val="000000" w:themeColor="text1"/>
          <w:sz w:val="24"/>
          <w:szCs w:val="24"/>
        </w:rPr>
        <w:t xml:space="preserve"> the actual </w:t>
      </w:r>
      <w:commentRangeStart w:id="160"/>
      <w:r w:rsidR="00FE46A6" w:rsidRPr="00636C9B">
        <w:rPr>
          <w:rFonts w:ascii="Times New Roman" w:hAnsi="Times New Roman"/>
          <w:color w:val="000000" w:themeColor="text1"/>
          <w:sz w:val="24"/>
          <w:szCs w:val="24"/>
        </w:rPr>
        <w:t xml:space="preserve">death counts </w:t>
      </w:r>
      <w:r w:rsidR="00D97AD2" w:rsidRPr="00636C9B">
        <w:rPr>
          <w:rFonts w:ascii="Times New Roman" w:hAnsi="Times New Roman"/>
          <w:color w:val="000000" w:themeColor="text1"/>
          <w:sz w:val="24"/>
          <w:szCs w:val="24"/>
        </w:rPr>
        <w:t xml:space="preserve">in 2016 </w:t>
      </w:r>
      <w:commentRangeEnd w:id="160"/>
      <w:r w:rsidR="00116782">
        <w:rPr>
          <w:rStyle w:val="CommentReference"/>
          <w:rFonts w:asciiTheme="minorHAnsi" w:eastAsiaTheme="minorHAnsi" w:hAnsiTheme="minorHAnsi" w:cstheme="minorBidi"/>
        </w:rPr>
        <w:commentReference w:id="160"/>
      </w:r>
      <w:r w:rsidR="00FE46A6" w:rsidRPr="00636C9B">
        <w:rPr>
          <w:rFonts w:ascii="Times New Roman" w:hAnsi="Times New Roman"/>
          <w:color w:val="000000" w:themeColor="text1"/>
          <w:sz w:val="24"/>
          <w:szCs w:val="24"/>
        </w:rPr>
        <w:t>by the excess risk of each monthly temperature anomaly term</w:t>
      </w:r>
      <w:r w:rsidR="00947DBC" w:rsidRPr="00636C9B">
        <w:rPr>
          <w:rFonts w:ascii="Times New Roman" w:hAnsi="Times New Roman"/>
          <w:color w:val="000000" w:themeColor="text1"/>
          <w:sz w:val="24"/>
          <w:szCs w:val="24"/>
        </w:rPr>
        <w:t>.</w:t>
      </w:r>
      <w:r w:rsidR="00FE46A6" w:rsidRPr="00636C9B">
        <w:rPr>
          <w:rFonts w:ascii="Times New Roman" w:hAnsi="Times New Roman"/>
          <w:color w:val="000000" w:themeColor="text1"/>
          <w:sz w:val="24"/>
          <w:szCs w:val="24"/>
        </w:rPr>
        <w:t xml:space="preserve"> </w:t>
      </w:r>
      <w:r w:rsidR="00947DBC" w:rsidRPr="00636C9B">
        <w:rPr>
          <w:rFonts w:ascii="Times New Roman" w:hAnsi="Times New Roman"/>
          <w:color w:val="000000" w:themeColor="text1"/>
          <w:sz w:val="24"/>
          <w:szCs w:val="24"/>
        </w:rPr>
        <w:t>W</w:t>
      </w:r>
      <w:r w:rsidR="00FE46A6" w:rsidRPr="00636C9B">
        <w:rPr>
          <w:rFonts w:ascii="Times New Roman" w:hAnsi="Times New Roman"/>
          <w:color w:val="000000" w:themeColor="text1"/>
          <w:sz w:val="24"/>
          <w:szCs w:val="24"/>
        </w:rPr>
        <w:t xml:space="preserve">e </w:t>
      </w:r>
      <w:r w:rsidR="00947DBC" w:rsidRPr="00636C9B">
        <w:rPr>
          <w:rFonts w:ascii="Times New Roman" w:hAnsi="Times New Roman"/>
          <w:color w:val="000000" w:themeColor="text1"/>
          <w:sz w:val="24"/>
          <w:szCs w:val="24"/>
        </w:rPr>
        <w:t xml:space="preserve">then </w:t>
      </w:r>
      <w:r w:rsidR="00FE46A6" w:rsidRPr="00636C9B">
        <w:rPr>
          <w:rFonts w:ascii="Times New Roman" w:hAnsi="Times New Roman"/>
          <w:color w:val="000000" w:themeColor="text1"/>
          <w:sz w:val="24"/>
          <w:szCs w:val="24"/>
        </w:rPr>
        <w:t xml:space="preserve">obtained an estimate of the change in deaths for </w:t>
      </w:r>
      <w:r w:rsidR="005179F4" w:rsidRPr="00636C9B">
        <w:rPr>
          <w:rFonts w:ascii="Times New Roman" w:hAnsi="Times New Roman"/>
          <w:color w:val="000000" w:themeColor="text1"/>
          <w:sz w:val="24"/>
          <w:szCs w:val="24"/>
        </w:rPr>
        <w:t xml:space="preserve">a </w:t>
      </w:r>
      <w:r w:rsidR="00FE46A6" w:rsidRPr="00636C9B">
        <w:rPr>
          <w:rFonts w:ascii="Times New Roman" w:hAnsi="Times New Roman"/>
          <w:color w:val="000000" w:themeColor="text1"/>
          <w:sz w:val="24"/>
          <w:szCs w:val="24"/>
        </w:rPr>
        <w:t>uniform increase of 1°C</w:t>
      </w:r>
      <w:r w:rsidR="005179F4" w:rsidRPr="00636C9B">
        <w:rPr>
          <w:rFonts w:ascii="Times New Roman" w:hAnsi="Times New Roman"/>
          <w:color w:val="000000" w:themeColor="text1"/>
          <w:sz w:val="24"/>
          <w:szCs w:val="24"/>
        </w:rPr>
        <w:t xml:space="preserve"> in each month and state</w:t>
      </w:r>
      <w:r w:rsidR="00ED27C3" w:rsidRPr="00636C9B">
        <w:rPr>
          <w:rFonts w:ascii="Times New Roman" w:hAnsi="Times New Roman"/>
          <w:color w:val="000000" w:themeColor="text1"/>
          <w:sz w:val="24"/>
          <w:szCs w:val="24"/>
        </w:rPr>
        <w:t xml:space="preserve">, which we summarised by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352D62" w:rsidRPr="00636C9B">
        <w:rPr>
          <w:rFonts w:ascii="Times New Roman" w:hAnsi="Times New Roman"/>
          <w:color w:val="000000" w:themeColor="text1"/>
          <w:sz w:val="24"/>
          <w:szCs w:val="24"/>
        </w:rPr>
        <w:t>of injury death,</w:t>
      </w:r>
      <w:r w:rsidR="00785C4C" w:rsidRPr="00636C9B">
        <w:rPr>
          <w:rFonts w:ascii="Times New Roman" w:hAnsi="Times New Roman"/>
          <w:color w:val="000000" w:themeColor="text1"/>
          <w:sz w:val="24"/>
          <w:szCs w:val="24"/>
        </w:rPr>
        <w:t xml:space="preserve"> sex,</w:t>
      </w:r>
      <w:r w:rsidR="00352D62" w:rsidRPr="00636C9B">
        <w:rPr>
          <w:rFonts w:ascii="Times New Roman" w:hAnsi="Times New Roman"/>
          <w:color w:val="000000" w:themeColor="text1"/>
          <w:sz w:val="24"/>
          <w:szCs w:val="24"/>
        </w:rPr>
        <w:t xml:space="preserve"> </w:t>
      </w:r>
      <w:r w:rsidR="00ED27C3" w:rsidRPr="00636C9B">
        <w:rPr>
          <w:rFonts w:ascii="Times New Roman" w:hAnsi="Times New Roman"/>
          <w:color w:val="000000" w:themeColor="text1"/>
          <w:sz w:val="24"/>
          <w:szCs w:val="24"/>
        </w:rPr>
        <w:t>month and age</w:t>
      </w:r>
      <w:r w:rsidR="00FE46A6" w:rsidRPr="00636C9B">
        <w:rPr>
          <w:rFonts w:ascii="Times New Roman" w:hAnsi="Times New Roman"/>
          <w:color w:val="000000" w:themeColor="text1"/>
          <w:sz w:val="24"/>
          <w:szCs w:val="24"/>
        </w:rPr>
        <w:t>.</w:t>
      </w:r>
      <w:r w:rsidR="00EB2987" w:rsidRPr="00636C9B">
        <w:rPr>
          <w:rFonts w:ascii="Times New Roman" w:hAnsi="Times New Roman"/>
          <w:color w:val="000000" w:themeColor="text1"/>
          <w:sz w:val="24"/>
          <w:szCs w:val="24"/>
        </w:rPr>
        <w:t xml:space="preserve"> We also divided the additional expected deaths by the population to obtain the age- and month-summarised exce</w:t>
      </w:r>
      <w:r w:rsidR="0060531B" w:rsidRPr="00636C9B">
        <w:rPr>
          <w:rFonts w:ascii="Times New Roman" w:hAnsi="Times New Roman"/>
          <w:color w:val="000000" w:themeColor="text1"/>
          <w:sz w:val="24"/>
          <w:szCs w:val="24"/>
        </w:rPr>
        <w:t>ss risk</w:t>
      </w:r>
      <w:r w:rsidR="0064674D" w:rsidRPr="00636C9B">
        <w:rPr>
          <w:rFonts w:ascii="Times New Roman" w:hAnsi="Times New Roman"/>
          <w:color w:val="000000" w:themeColor="text1"/>
          <w:sz w:val="24"/>
          <w:szCs w:val="24"/>
        </w:rPr>
        <w:t xml:space="preserve"> for each s</w:t>
      </w:r>
      <w:r w:rsidR="00A209D9" w:rsidRPr="00636C9B">
        <w:rPr>
          <w:rFonts w:ascii="Times New Roman" w:hAnsi="Times New Roman"/>
          <w:color w:val="000000" w:themeColor="text1"/>
          <w:sz w:val="24"/>
          <w:szCs w:val="24"/>
        </w:rPr>
        <w:t xml:space="preserve">ex and </w:t>
      </w:r>
      <w:r w:rsidR="00987B41">
        <w:rPr>
          <w:rFonts w:ascii="Times New Roman" w:hAnsi="Times New Roman"/>
          <w:color w:val="000000" w:themeColor="text1"/>
          <w:sz w:val="24"/>
          <w:szCs w:val="24"/>
        </w:rPr>
        <w:t xml:space="preserve">type of </w:t>
      </w:r>
      <w:r w:rsidR="00A209D9" w:rsidRPr="00636C9B">
        <w:rPr>
          <w:rFonts w:ascii="Times New Roman" w:hAnsi="Times New Roman"/>
          <w:color w:val="000000" w:themeColor="text1"/>
          <w:sz w:val="24"/>
          <w:szCs w:val="24"/>
        </w:rPr>
        <w:t>injury</w:t>
      </w:r>
      <w:r w:rsidR="0060531B" w:rsidRPr="00636C9B">
        <w:rPr>
          <w:rFonts w:ascii="Times New Roman" w:hAnsi="Times New Roman"/>
          <w:color w:val="000000" w:themeColor="text1"/>
          <w:sz w:val="24"/>
          <w:szCs w:val="24"/>
        </w:rPr>
        <w:t>.</w:t>
      </w:r>
      <w:commentRangeEnd w:id="159"/>
      <w:r w:rsidR="00F319D5">
        <w:rPr>
          <w:rStyle w:val="CommentReference"/>
          <w:rFonts w:asciiTheme="minorHAnsi" w:eastAsiaTheme="minorHAnsi" w:hAnsiTheme="minorHAnsi" w:cstheme="minorBidi"/>
        </w:rPr>
        <w:commentReference w:id="159"/>
      </w:r>
    </w:p>
    <w:p w14:paraId="23CF8AE9" w14:textId="77777777" w:rsidR="006C11D1" w:rsidRDefault="006C11D1" w:rsidP="00004B84">
      <w:pPr>
        <w:spacing w:after="0" w:line="480" w:lineRule="auto"/>
        <w:jc w:val="both"/>
        <w:outlineLvl w:val="0"/>
        <w:rPr>
          <w:rFonts w:ascii="Times New Roman" w:hAnsi="Times New Roman"/>
          <w:color w:val="000000" w:themeColor="text1"/>
          <w:sz w:val="24"/>
          <w:szCs w:val="24"/>
        </w:rPr>
      </w:pPr>
    </w:p>
    <w:p w14:paraId="73A9E14D" w14:textId="328E640C" w:rsidR="006C11D1" w:rsidRPr="00636C9B" w:rsidRDefault="006C11D1" w:rsidP="00004B84">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generated</w:t>
      </w:r>
      <w:r w:rsidRPr="00636C9B">
        <w:rPr>
          <w:rFonts w:ascii="Times New Roman" w:hAnsi="Times New Roman"/>
          <w:color w:val="000000" w:themeColor="text1"/>
          <w:sz w:val="24"/>
          <w:szCs w:val="24"/>
        </w:rPr>
        <w:t xml:space="preserve"> 5000 draws from the posterior marginal of each month’s temperature anomaly term. </w:t>
      </w:r>
      <w:r w:rsidR="00B967D1">
        <w:rPr>
          <w:rFonts w:ascii="Times New Roman" w:hAnsi="Times New Roman"/>
          <w:color w:val="000000" w:themeColor="text1"/>
          <w:sz w:val="24"/>
          <w:szCs w:val="24"/>
        </w:rPr>
        <w:t>The reported 95% Credible I</w:t>
      </w:r>
      <w:r w:rsidRPr="00636C9B">
        <w:rPr>
          <w:rFonts w:ascii="Times New Roman" w:hAnsi="Times New Roman"/>
          <w:color w:val="000000" w:themeColor="text1"/>
          <w:sz w:val="24"/>
          <w:szCs w:val="24"/>
        </w:rPr>
        <w:t>ntervals</w:t>
      </w:r>
      <w:r w:rsidR="00B967D1">
        <w:rPr>
          <w:rFonts w:ascii="Times New Roman" w:hAnsi="Times New Roman"/>
          <w:color w:val="000000" w:themeColor="text1"/>
          <w:sz w:val="24"/>
          <w:szCs w:val="24"/>
        </w:rPr>
        <w:t xml:space="preserve"> (</w:t>
      </w:r>
      <w:proofErr w:type="spellStart"/>
      <w:r w:rsidR="00B967D1">
        <w:rPr>
          <w:rFonts w:ascii="Times New Roman" w:hAnsi="Times New Roman"/>
          <w:color w:val="000000" w:themeColor="text1"/>
          <w:sz w:val="24"/>
          <w:szCs w:val="24"/>
        </w:rPr>
        <w:t>CrIs</w:t>
      </w:r>
      <w:proofErr w:type="spellEnd"/>
      <w:r w:rsidR="00B967D1">
        <w:rPr>
          <w:rFonts w:ascii="Times New Roman" w:hAnsi="Times New Roman"/>
          <w:color w:val="000000" w:themeColor="text1"/>
          <w:sz w:val="24"/>
          <w:szCs w:val="24"/>
        </w:rPr>
        <w:t>)</w:t>
      </w:r>
      <w:r w:rsidR="00233194">
        <w:rPr>
          <w:rFonts w:ascii="Times New Roman" w:hAnsi="Times New Roman"/>
          <w:color w:val="000000" w:themeColor="text1"/>
          <w:sz w:val="24"/>
          <w:szCs w:val="24"/>
        </w:rPr>
        <w:t xml:space="preserve">, </w:t>
      </w:r>
      <w:r w:rsidR="00BF1591">
        <w:rPr>
          <w:rFonts w:ascii="Times New Roman" w:hAnsi="Times New Roman"/>
          <w:color w:val="000000" w:themeColor="text1"/>
          <w:sz w:val="24"/>
          <w:szCs w:val="24"/>
        </w:rPr>
        <w:t xml:space="preserve">quoted </w:t>
      </w:r>
      <w:r w:rsidR="00233194">
        <w:rPr>
          <w:rFonts w:ascii="Times New Roman" w:hAnsi="Times New Roman"/>
          <w:color w:val="000000" w:themeColor="text1"/>
          <w:sz w:val="24"/>
          <w:szCs w:val="24"/>
        </w:rPr>
        <w:t>in brackets where appropriate,</w:t>
      </w:r>
      <w:r w:rsidRPr="00636C9B">
        <w:rPr>
          <w:rFonts w:ascii="Times New Roman" w:hAnsi="Times New Roman"/>
          <w:color w:val="000000" w:themeColor="text1"/>
          <w:sz w:val="24"/>
          <w:szCs w:val="24"/>
        </w:rPr>
        <w:t xml:space="preserve"> are the 2.5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to 97.5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percentiles of the posterior distribution of additional deaths</w:t>
      </w:r>
      <w:r w:rsidR="00F57AE3">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and excess risk</w:t>
      </w:r>
      <w:r w:rsidR="00116782">
        <w:rPr>
          <w:rFonts w:ascii="Times New Roman" w:hAnsi="Times New Roman"/>
          <w:color w:val="000000" w:themeColor="text1"/>
          <w:sz w:val="24"/>
          <w:szCs w:val="24"/>
        </w:rPr>
        <w:t xml:space="preserve"> in a</w:t>
      </w:r>
      <w:r w:rsidR="00F57AE3">
        <w:rPr>
          <w:rFonts w:ascii="Times New Roman" w:hAnsi="Times New Roman"/>
          <w:color w:val="000000" w:themeColor="text1"/>
          <w:sz w:val="24"/>
          <w:szCs w:val="24"/>
        </w:rPr>
        <w:t xml:space="preserve"> </w:t>
      </w:r>
      <w:r w:rsidR="00F57AE3" w:rsidRPr="00843ACB">
        <w:rPr>
          <w:rFonts w:ascii="Times New Roman" w:hAnsi="Times New Roman"/>
          <w:color w:val="000000" w:themeColor="text1"/>
          <w:sz w:val="24"/>
          <w:szCs w:val="24"/>
        </w:rPr>
        <w:t xml:space="preserve">1°C warmer </w:t>
      </w:r>
      <w:r w:rsidR="00E45FE8">
        <w:rPr>
          <w:rFonts w:ascii="Times New Roman" w:hAnsi="Times New Roman"/>
          <w:color w:val="000000" w:themeColor="text1"/>
          <w:sz w:val="24"/>
          <w:szCs w:val="24"/>
        </w:rPr>
        <w:t>year</w:t>
      </w:r>
      <w:r w:rsidRPr="00636C9B">
        <w:rPr>
          <w:rFonts w:ascii="Times New Roman" w:hAnsi="Times New Roman"/>
          <w:color w:val="000000" w:themeColor="text1"/>
          <w:sz w:val="24"/>
          <w:szCs w:val="24"/>
        </w:rPr>
        <w:t>.</w:t>
      </w:r>
      <w:commentRangeEnd w:id="153"/>
      <w:r w:rsidR="00F319D5">
        <w:rPr>
          <w:rStyle w:val="CommentReference"/>
          <w:rFonts w:asciiTheme="minorHAnsi" w:eastAsiaTheme="minorHAnsi" w:hAnsiTheme="minorHAnsi" w:cstheme="minorBidi"/>
        </w:rPr>
        <w:commentReference w:id="153"/>
      </w:r>
    </w:p>
    <w:p w14:paraId="62E52914" w14:textId="77777777" w:rsidR="005259CD" w:rsidRPr="00636C9B" w:rsidRDefault="005259CD" w:rsidP="006C11D1">
      <w:pPr>
        <w:spacing w:after="0" w:line="480" w:lineRule="auto"/>
        <w:jc w:val="both"/>
        <w:outlineLvl w:val="0"/>
        <w:rPr>
          <w:rFonts w:ascii="Times New Roman" w:hAnsi="Times New Roman"/>
          <w:color w:val="000000" w:themeColor="text1"/>
          <w:sz w:val="24"/>
          <w:szCs w:val="24"/>
        </w:rPr>
      </w:pPr>
    </w:p>
    <w:p w14:paraId="26A53AA3" w14:textId="77777777" w:rsidR="00E252C8" w:rsidRPr="00636C9B" w:rsidRDefault="000210D1" w:rsidP="006C11D1">
      <w:pPr>
        <w:spacing w:after="0" w:line="480" w:lineRule="auto"/>
        <w:jc w:val="both"/>
        <w:outlineLvl w:val="0"/>
        <w:rPr>
          <w:rFonts w:ascii="Times New Roman" w:hAnsi="Times New Roman"/>
          <w:b/>
          <w:sz w:val="24"/>
          <w:szCs w:val="24"/>
        </w:rPr>
      </w:pPr>
      <w:commentRangeStart w:id="161"/>
      <w:commentRangeStart w:id="162"/>
      <w:r w:rsidRPr="00636C9B">
        <w:rPr>
          <w:rFonts w:ascii="Times New Roman" w:hAnsi="Times New Roman"/>
          <w:b/>
          <w:sz w:val="24"/>
          <w:szCs w:val="24"/>
        </w:rPr>
        <w:t>Results</w:t>
      </w:r>
      <w:commentRangeEnd w:id="161"/>
      <w:r w:rsidR="00F319D5">
        <w:rPr>
          <w:rStyle w:val="CommentReference"/>
          <w:rFonts w:asciiTheme="minorHAnsi" w:eastAsiaTheme="minorHAnsi" w:hAnsiTheme="minorHAnsi" w:cstheme="minorBidi"/>
        </w:rPr>
        <w:commentReference w:id="161"/>
      </w:r>
      <w:commentRangeEnd w:id="162"/>
      <w:r w:rsidR="00776C9B">
        <w:rPr>
          <w:rStyle w:val="CommentReference"/>
          <w:rFonts w:asciiTheme="minorHAnsi" w:eastAsiaTheme="minorHAnsi" w:hAnsiTheme="minorHAnsi" w:cstheme="minorBidi"/>
        </w:rPr>
        <w:commentReference w:id="162"/>
      </w:r>
    </w:p>
    <w:p w14:paraId="0B4CB3E9" w14:textId="78DC973A" w:rsidR="00E252C8" w:rsidRPr="00636C9B" w:rsidRDefault="00955652">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t>Figure 2</w:t>
      </w:r>
      <w:bookmarkStart w:id="163" w:name="_GoBack"/>
      <w:bookmarkEnd w:id="163"/>
    </w:p>
    <w:p w14:paraId="2B1F2ED1" w14:textId="75A0A5B6" w:rsidR="0078091F" w:rsidRPr="00636C9B" w:rsidRDefault="0078091F"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 xml:space="preserve">Some </w:t>
      </w:r>
      <w:ins w:id="164" w:author="Ezzati, Majid" w:date="2018-12-01T01:37:00Z">
        <w:r w:rsidR="00F319D5">
          <w:rPr>
            <w:rFonts w:ascii="Times New Roman" w:hAnsi="Times New Roman"/>
            <w:sz w:val="24"/>
            <w:szCs w:val="24"/>
          </w:rPr>
          <w:t xml:space="preserve">injury </w:t>
        </w:r>
      </w:ins>
      <w:r w:rsidRPr="00636C9B">
        <w:rPr>
          <w:rFonts w:ascii="Times New Roman" w:hAnsi="Times New Roman"/>
          <w:sz w:val="24"/>
          <w:szCs w:val="24"/>
        </w:rPr>
        <w:t>categories exhibit clear seasonality within year throughout period of study (transport, drownings) with peak in the summer</w:t>
      </w:r>
    </w:p>
    <w:p w14:paraId="786C4B1D" w14:textId="77E7B4F5" w:rsidR="00030C36" w:rsidRPr="00636C9B" w:rsidRDefault="00030C36">
      <w:pPr>
        <w:pStyle w:val="ListParagraph"/>
        <w:numPr>
          <w:ilvl w:val="0"/>
          <w:numId w:val="10"/>
        </w:numPr>
        <w:spacing w:after="0" w:line="240" w:lineRule="auto"/>
        <w:jc w:val="both"/>
        <w:outlineLvl w:val="0"/>
        <w:rPr>
          <w:rFonts w:ascii="Times New Roman" w:hAnsi="Times New Roman"/>
          <w:b/>
          <w:sz w:val="24"/>
          <w:szCs w:val="24"/>
        </w:rPr>
      </w:pPr>
      <w:commentRangeStart w:id="165"/>
      <w:r w:rsidRPr="00636C9B">
        <w:rPr>
          <w:rFonts w:ascii="Times New Roman" w:hAnsi="Times New Roman"/>
          <w:sz w:val="24"/>
          <w:szCs w:val="24"/>
        </w:rPr>
        <w:t xml:space="preserve">Declines in </w:t>
      </w:r>
      <w:r w:rsidR="005D379A" w:rsidRPr="00636C9B">
        <w:rPr>
          <w:rFonts w:ascii="Times New Roman" w:hAnsi="Times New Roman"/>
          <w:sz w:val="24"/>
          <w:szCs w:val="24"/>
        </w:rPr>
        <w:t>3</w:t>
      </w:r>
      <w:r w:rsidR="005D1ED5" w:rsidRPr="00636C9B">
        <w:rPr>
          <w:rFonts w:ascii="Times New Roman" w:hAnsi="Times New Roman"/>
          <w:sz w:val="24"/>
          <w:szCs w:val="24"/>
        </w:rPr>
        <w:t xml:space="preserve"> from 5 </w:t>
      </w:r>
      <w:r w:rsidRPr="00636C9B">
        <w:rPr>
          <w:rFonts w:ascii="Times New Roman" w:hAnsi="Times New Roman"/>
          <w:sz w:val="24"/>
          <w:szCs w:val="24"/>
        </w:rPr>
        <w:t>all injury categories</w:t>
      </w:r>
      <w:commentRangeEnd w:id="165"/>
      <w:r w:rsidR="00F319D5">
        <w:rPr>
          <w:rStyle w:val="CommentReference"/>
          <w:rFonts w:asciiTheme="minorHAnsi" w:eastAsiaTheme="minorHAnsi" w:hAnsiTheme="minorHAnsi" w:cstheme="minorBidi"/>
        </w:rPr>
        <w:commentReference w:id="165"/>
      </w:r>
      <w:del w:id="166" w:author="Ezzati, Majid" w:date="2018-12-01T01:37:00Z">
        <w:r w:rsidRPr="00636C9B" w:rsidDel="00F319D5">
          <w:rPr>
            <w:rFonts w:ascii="Times New Roman" w:hAnsi="Times New Roman"/>
            <w:sz w:val="24"/>
            <w:szCs w:val="24"/>
          </w:rPr>
          <w:delText xml:space="preserve">, </w:delText>
        </w:r>
      </w:del>
      <w:ins w:id="167" w:author="Ezzati, Majid" w:date="2018-12-01T01:37:00Z">
        <w:r w:rsidR="00F319D5">
          <w:rPr>
            <w:rFonts w:ascii="Times New Roman" w:hAnsi="Times New Roman"/>
            <w:sz w:val="24"/>
            <w:szCs w:val="24"/>
          </w:rPr>
          <w:t>.</w:t>
        </w:r>
        <w:r w:rsidR="00F319D5" w:rsidRPr="00636C9B">
          <w:rPr>
            <w:rFonts w:ascii="Times New Roman" w:hAnsi="Times New Roman"/>
            <w:sz w:val="24"/>
            <w:szCs w:val="24"/>
          </w:rPr>
          <w:t xml:space="preserve"> </w:t>
        </w:r>
      </w:ins>
      <w:r w:rsidR="00A245BF" w:rsidRPr="00636C9B">
        <w:rPr>
          <w:rFonts w:ascii="Times New Roman" w:hAnsi="Times New Roman"/>
          <w:sz w:val="24"/>
          <w:szCs w:val="24"/>
        </w:rPr>
        <w:t>in contrast with</w:t>
      </w:r>
      <w:r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recently increasing to over 1980 levels</w:t>
      </w:r>
    </w:p>
    <w:p w14:paraId="7D4AB8FA" w14:textId="273E9592" w:rsidR="00851793" w:rsidDel="00F319D5" w:rsidRDefault="00D60234" w:rsidP="00843ACB">
      <w:pPr>
        <w:pStyle w:val="ListParagraph"/>
        <w:numPr>
          <w:ilvl w:val="0"/>
          <w:numId w:val="10"/>
        </w:numPr>
        <w:spacing w:line="240" w:lineRule="auto"/>
        <w:jc w:val="both"/>
        <w:rPr>
          <w:del w:id="168" w:author="Ezzati, Majid" w:date="2018-12-01T01:36:00Z"/>
          <w:rFonts w:ascii="Times New Roman" w:hAnsi="Times New Roman"/>
          <w:sz w:val="24"/>
          <w:szCs w:val="24"/>
        </w:rPr>
      </w:pPr>
      <w:r w:rsidRPr="00636C9B">
        <w:rPr>
          <w:rFonts w:ascii="Times New Roman" w:hAnsi="Times New Roman"/>
          <w:sz w:val="24"/>
          <w:szCs w:val="24"/>
        </w:rPr>
        <w:t>Largest declin</w:t>
      </w:r>
      <w:r w:rsidR="00851793" w:rsidRPr="00636C9B">
        <w:rPr>
          <w:rFonts w:ascii="Times New Roman" w:hAnsi="Times New Roman"/>
          <w:sz w:val="24"/>
          <w:szCs w:val="24"/>
        </w:rPr>
        <w:t>e in transport deaths over time</w:t>
      </w:r>
      <w:r w:rsidR="004A48F3" w:rsidRPr="00636C9B">
        <w:rPr>
          <w:rFonts w:ascii="Times New Roman" w:hAnsi="Times New Roman"/>
          <w:sz w:val="24"/>
          <w:szCs w:val="24"/>
        </w:rPr>
        <w:t>, with ~50% decline across months</w:t>
      </w:r>
    </w:p>
    <w:p w14:paraId="26FCDC2E" w14:textId="77777777" w:rsidR="00F319D5" w:rsidRPr="00636C9B" w:rsidRDefault="00F319D5" w:rsidP="00843ACB">
      <w:pPr>
        <w:pStyle w:val="ListParagraph"/>
        <w:numPr>
          <w:ilvl w:val="0"/>
          <w:numId w:val="10"/>
        </w:numPr>
        <w:spacing w:line="240" w:lineRule="auto"/>
        <w:jc w:val="both"/>
        <w:rPr>
          <w:ins w:id="169" w:author="Ezzati, Majid" w:date="2018-12-01T01:36:00Z"/>
          <w:rFonts w:ascii="Times New Roman" w:hAnsi="Times New Roman"/>
          <w:sz w:val="24"/>
          <w:szCs w:val="24"/>
        </w:rPr>
      </w:pPr>
    </w:p>
    <w:p w14:paraId="1CC8CD9C" w14:textId="1A48E19A" w:rsidR="00F319D5" w:rsidRPr="00F319D5" w:rsidRDefault="00724A04">
      <w:pPr>
        <w:pStyle w:val="ListParagraph"/>
        <w:numPr>
          <w:ilvl w:val="0"/>
          <w:numId w:val="10"/>
        </w:numPr>
        <w:spacing w:line="240" w:lineRule="auto"/>
        <w:jc w:val="both"/>
        <w:rPr>
          <w:ins w:id="170" w:author="Ezzati, Majid" w:date="2018-12-01T01:36:00Z"/>
          <w:rFonts w:ascii="Times New Roman" w:hAnsi="Times New Roman"/>
          <w:sz w:val="24"/>
          <w:szCs w:val="24"/>
          <w:rPrChange w:id="171" w:author="Ezzati, Majid" w:date="2018-12-01T01:36:00Z">
            <w:rPr>
              <w:ins w:id="172" w:author="Ezzati, Majid" w:date="2018-12-01T01:36:00Z"/>
            </w:rPr>
          </w:rPrChange>
        </w:rPr>
        <w:pPrChange w:id="173" w:author="Ezzati, Majid" w:date="2018-12-01T01:36:00Z">
          <w:pPr>
            <w:spacing w:after="0" w:line="240" w:lineRule="auto"/>
            <w:jc w:val="both"/>
            <w:outlineLvl w:val="0"/>
          </w:pPr>
        </w:pPrChange>
      </w:pPr>
      <w:commentRangeStart w:id="174"/>
      <w:r w:rsidRPr="00F319D5">
        <w:rPr>
          <w:rFonts w:ascii="Times New Roman" w:hAnsi="Times New Roman"/>
          <w:sz w:val="24"/>
          <w:szCs w:val="24"/>
          <w:rPrChange w:id="175" w:author="Ezzati, Majid" w:date="2018-12-01T01:36:00Z">
            <w:rPr/>
          </w:rPrChange>
        </w:rPr>
        <w:t xml:space="preserve">Seasonality has </w:t>
      </w:r>
      <w:del w:id="176" w:author="Parks, Robbie M" w:date="2018-12-04T10:54:00Z">
        <w:r w:rsidRPr="00F319D5" w:rsidDel="00F166E7">
          <w:rPr>
            <w:rFonts w:ascii="Times New Roman" w:hAnsi="Times New Roman"/>
            <w:sz w:val="24"/>
            <w:szCs w:val="24"/>
            <w:rPrChange w:id="177" w:author="Ezzati, Majid" w:date="2018-12-01T01:36:00Z">
              <w:rPr/>
            </w:rPrChange>
          </w:rPr>
          <w:delText xml:space="preserve">visually </w:delText>
        </w:r>
      </w:del>
      <w:r w:rsidR="00033DDF" w:rsidRPr="00F319D5">
        <w:rPr>
          <w:rFonts w:ascii="Times New Roman" w:hAnsi="Times New Roman"/>
          <w:sz w:val="24"/>
          <w:szCs w:val="24"/>
          <w:rPrChange w:id="178" w:author="Ezzati, Majid" w:date="2018-12-01T01:36:00Z">
            <w:rPr/>
          </w:rPrChange>
        </w:rPr>
        <w:t xml:space="preserve">persisted </w:t>
      </w:r>
      <w:r w:rsidR="00004B84" w:rsidRPr="00F319D5">
        <w:rPr>
          <w:rFonts w:ascii="Times New Roman" w:hAnsi="Times New Roman"/>
          <w:sz w:val="24"/>
          <w:szCs w:val="24"/>
          <w:rPrChange w:id="179" w:author="Ezzati, Majid" w:date="2018-12-01T01:36:00Z">
            <w:rPr/>
          </w:rPrChange>
        </w:rPr>
        <w:t xml:space="preserve">in transport </w:t>
      </w:r>
      <w:r w:rsidR="00824AE3" w:rsidRPr="00F319D5">
        <w:rPr>
          <w:rFonts w:ascii="Times New Roman" w:hAnsi="Times New Roman"/>
          <w:sz w:val="24"/>
          <w:szCs w:val="24"/>
          <w:rPrChange w:id="180" w:author="Ezzati, Majid" w:date="2018-12-01T01:36:00Z">
            <w:rPr/>
          </w:rPrChange>
        </w:rPr>
        <w:t>and drownings deaths</w:t>
      </w:r>
      <w:r w:rsidR="00645955" w:rsidRPr="00F319D5">
        <w:rPr>
          <w:rFonts w:ascii="Times New Roman" w:hAnsi="Times New Roman"/>
          <w:sz w:val="24"/>
          <w:szCs w:val="24"/>
          <w:rPrChange w:id="181" w:author="Ezzati, Majid" w:date="2018-12-01T01:36:00Z">
            <w:rPr/>
          </w:rPrChange>
        </w:rPr>
        <w:t>, backed up by evidence in previous study of intentional and unintentional seasonality persisting throughout 1980-2016</w:t>
      </w:r>
      <w:r w:rsidR="006542C5" w:rsidRPr="00F319D5">
        <w:rPr>
          <w:rFonts w:ascii="Times New Roman" w:hAnsi="Times New Roman"/>
          <w:sz w:val="24"/>
          <w:szCs w:val="24"/>
          <w:rPrChange w:id="182" w:author="Ezzati, Majid" w:date="2018-12-01T01:36:00Z">
            <w:rPr/>
          </w:rPrChange>
        </w:rPr>
        <w:t>.</w:t>
      </w:r>
      <w:r w:rsidR="006542C5" w:rsidRPr="00F319D5">
        <w:rPr>
          <w:rFonts w:ascii="Times New Roman" w:hAnsi="Times New Roman"/>
          <w:sz w:val="24"/>
          <w:szCs w:val="24"/>
          <w:rPrChange w:id="183" w:author="Ezzati, Majid" w:date="2018-12-01T01:36:00Z">
            <w:rPr/>
          </w:rPrChange>
        </w:rPr>
        <w:fldChar w:fldCharType="begin" w:fldLock="1"/>
      </w:r>
      <w:r w:rsidR="008C17E4">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006542C5" w:rsidRPr="00F319D5">
        <w:rPr>
          <w:rFonts w:ascii="Times New Roman" w:hAnsi="Times New Roman"/>
          <w:sz w:val="24"/>
          <w:szCs w:val="24"/>
          <w:rPrChange w:id="184" w:author="Ezzati, Majid" w:date="2018-12-01T01:36:00Z">
            <w:rPr/>
          </w:rPrChange>
        </w:rPr>
        <w:fldChar w:fldCharType="separate"/>
      </w:r>
      <w:r w:rsidR="0035337E" w:rsidRPr="0035337E">
        <w:rPr>
          <w:rFonts w:ascii="Times New Roman" w:hAnsi="Times New Roman"/>
          <w:noProof/>
          <w:sz w:val="24"/>
          <w:szCs w:val="24"/>
          <w:vertAlign w:val="superscript"/>
        </w:rPr>
        <w:t>7</w:t>
      </w:r>
      <w:r w:rsidR="006542C5" w:rsidRPr="00F319D5">
        <w:rPr>
          <w:rFonts w:ascii="Times New Roman" w:hAnsi="Times New Roman"/>
          <w:sz w:val="24"/>
          <w:szCs w:val="24"/>
          <w:rPrChange w:id="185" w:author="Ezzati, Majid" w:date="2018-12-01T01:36:00Z">
            <w:rPr/>
          </w:rPrChange>
        </w:rPr>
        <w:fldChar w:fldCharType="end"/>
      </w:r>
      <w:r w:rsidR="00AF22B0" w:rsidRPr="00F319D5">
        <w:rPr>
          <w:rFonts w:ascii="Times New Roman" w:hAnsi="Times New Roman"/>
          <w:sz w:val="24"/>
          <w:szCs w:val="24"/>
          <w:rPrChange w:id="186" w:author="Ezzati, Majid" w:date="2018-12-01T01:36:00Z">
            <w:rPr/>
          </w:rPrChange>
        </w:rPr>
        <w:t xml:space="preserve"> Other causes of death do not visually have a seasonality.</w:t>
      </w:r>
      <w:commentRangeEnd w:id="174"/>
      <w:r w:rsidR="00F319D5">
        <w:rPr>
          <w:rStyle w:val="CommentReference"/>
          <w:rFonts w:asciiTheme="minorHAnsi" w:eastAsiaTheme="minorHAnsi" w:hAnsiTheme="minorHAnsi" w:cstheme="minorBidi"/>
        </w:rPr>
        <w:commentReference w:id="174"/>
      </w:r>
    </w:p>
    <w:p w14:paraId="23A5CF74" w14:textId="77777777" w:rsidR="00F319D5" w:rsidRDefault="00F319D5">
      <w:pPr>
        <w:spacing w:after="0" w:line="240" w:lineRule="auto"/>
        <w:jc w:val="both"/>
        <w:outlineLvl w:val="0"/>
        <w:rPr>
          <w:ins w:id="187" w:author="Ezzati, Majid" w:date="2018-12-01T01:36:00Z"/>
          <w:rFonts w:ascii="Times New Roman" w:hAnsi="Times New Roman"/>
          <w:sz w:val="24"/>
          <w:szCs w:val="24"/>
        </w:rPr>
      </w:pPr>
    </w:p>
    <w:p w14:paraId="57BC2D77" w14:textId="1D676BF8" w:rsidR="00797D2E" w:rsidRPr="00636C9B" w:rsidRDefault="00797D2E">
      <w:pPr>
        <w:spacing w:after="0" w:line="240" w:lineRule="auto"/>
        <w:jc w:val="both"/>
        <w:outlineLvl w:val="0"/>
        <w:rPr>
          <w:rFonts w:ascii="Times New Roman" w:hAnsi="Times New Roman"/>
          <w:sz w:val="24"/>
          <w:szCs w:val="24"/>
        </w:rPr>
      </w:pPr>
      <w:commentRangeStart w:id="188"/>
      <w:commentRangeStart w:id="189"/>
      <w:commentRangeStart w:id="190"/>
      <w:r w:rsidRPr="00636C9B">
        <w:rPr>
          <w:rFonts w:ascii="Times New Roman" w:hAnsi="Times New Roman"/>
          <w:i/>
          <w:sz w:val="24"/>
          <w:szCs w:val="24"/>
        </w:rPr>
        <w:t xml:space="preserve">Figure </w:t>
      </w:r>
      <w:r w:rsidR="00955652" w:rsidRPr="00636C9B">
        <w:rPr>
          <w:rFonts w:ascii="Times New Roman" w:hAnsi="Times New Roman"/>
          <w:i/>
          <w:sz w:val="24"/>
          <w:szCs w:val="24"/>
        </w:rPr>
        <w:t>3</w:t>
      </w:r>
      <w:commentRangeEnd w:id="188"/>
      <w:r w:rsidR="0078091F">
        <w:rPr>
          <w:rStyle w:val="CommentReference"/>
          <w:rFonts w:asciiTheme="minorHAnsi" w:eastAsiaTheme="minorHAnsi" w:hAnsiTheme="minorHAnsi" w:cstheme="minorBidi"/>
        </w:rPr>
        <w:commentReference w:id="188"/>
      </w:r>
      <w:commentRangeEnd w:id="189"/>
      <w:r w:rsidR="00AB6087">
        <w:rPr>
          <w:rStyle w:val="CommentReference"/>
          <w:rFonts w:asciiTheme="minorHAnsi" w:eastAsiaTheme="minorHAnsi" w:hAnsiTheme="minorHAnsi" w:cstheme="minorBidi"/>
        </w:rPr>
        <w:commentReference w:id="189"/>
      </w:r>
      <w:commentRangeEnd w:id="190"/>
      <w:r w:rsidR="00F319D5">
        <w:rPr>
          <w:rStyle w:val="CommentReference"/>
          <w:rFonts w:asciiTheme="minorHAnsi" w:eastAsiaTheme="minorHAnsi" w:hAnsiTheme="minorHAnsi" w:cstheme="minorBidi"/>
        </w:rPr>
        <w:commentReference w:id="190"/>
      </w:r>
    </w:p>
    <w:p w14:paraId="628FA14F" w14:textId="1211C7B6" w:rsidR="0078091F" w:rsidRDefault="00795C52" w:rsidP="00843ACB">
      <w:pPr>
        <w:pStyle w:val="ListParagraph"/>
        <w:numPr>
          <w:ilvl w:val="0"/>
          <w:numId w:val="10"/>
        </w:numPr>
        <w:spacing w:line="240" w:lineRule="auto"/>
        <w:jc w:val="both"/>
        <w:rPr>
          <w:rFonts w:ascii="Times New Roman" w:hAnsi="Times New Roman"/>
          <w:sz w:val="24"/>
          <w:szCs w:val="24"/>
        </w:rPr>
      </w:pPr>
      <w:commentRangeStart w:id="191"/>
      <w:r>
        <w:rPr>
          <w:rFonts w:ascii="Times New Roman" w:hAnsi="Times New Roman"/>
          <w:sz w:val="24"/>
          <w:szCs w:val="24"/>
        </w:rPr>
        <w:t xml:space="preserve">There are </w:t>
      </w:r>
      <w:del w:id="192" w:author="Ezzati, Majid" w:date="2018-12-01T01:39:00Z">
        <w:r w:rsidDel="00F319D5">
          <w:rPr>
            <w:rFonts w:ascii="Times New Roman" w:hAnsi="Times New Roman"/>
            <w:sz w:val="24"/>
            <w:szCs w:val="24"/>
          </w:rPr>
          <w:delText xml:space="preserve">key </w:delText>
        </w:r>
      </w:del>
      <w:ins w:id="193" w:author="Ezzati, Majid" w:date="2018-12-01T01:39:00Z">
        <w:r w:rsidR="00F319D5">
          <w:rPr>
            <w:rFonts w:ascii="Times New Roman" w:hAnsi="Times New Roman"/>
            <w:sz w:val="24"/>
            <w:szCs w:val="24"/>
          </w:rPr>
          <w:t xml:space="preserve">noticeable </w:t>
        </w:r>
      </w:ins>
      <w:r>
        <w:rPr>
          <w:rFonts w:ascii="Times New Roman" w:hAnsi="Times New Roman"/>
          <w:sz w:val="24"/>
          <w:szCs w:val="24"/>
        </w:rPr>
        <w:t xml:space="preserve">age patterns in distribution of </w:t>
      </w:r>
      <w:ins w:id="194" w:author="Ezzati, Majid" w:date="2018-12-01T01:39:00Z">
        <w:r w:rsidR="00F319D5">
          <w:rPr>
            <w:rFonts w:ascii="Times New Roman" w:hAnsi="Times New Roman"/>
            <w:sz w:val="24"/>
            <w:szCs w:val="24"/>
          </w:rPr>
          <w:t xml:space="preserve">injury </w:t>
        </w:r>
      </w:ins>
      <w:r>
        <w:rPr>
          <w:rFonts w:ascii="Times New Roman" w:hAnsi="Times New Roman"/>
          <w:sz w:val="24"/>
          <w:szCs w:val="24"/>
        </w:rPr>
        <w:t>deaths</w:t>
      </w:r>
      <w:del w:id="195" w:author="Ezzati, Majid" w:date="2018-12-01T01:39:00Z">
        <w:r w:rsidDel="00F319D5">
          <w:rPr>
            <w:rFonts w:ascii="Times New Roman" w:hAnsi="Times New Roman"/>
            <w:sz w:val="24"/>
            <w:szCs w:val="24"/>
          </w:rPr>
          <w:delText xml:space="preserve"> among </w:delText>
        </w:r>
        <w:r w:rsidR="00C75807" w:rsidDel="00F319D5">
          <w:rPr>
            <w:rFonts w:ascii="Times New Roman" w:hAnsi="Times New Roman"/>
            <w:sz w:val="24"/>
            <w:szCs w:val="24"/>
          </w:rPr>
          <w:delText xml:space="preserve">types of </w:delText>
        </w:r>
        <w:r w:rsidDel="00F319D5">
          <w:rPr>
            <w:rFonts w:ascii="Times New Roman" w:hAnsi="Times New Roman"/>
            <w:sz w:val="24"/>
            <w:szCs w:val="24"/>
          </w:rPr>
          <w:delText>injury</w:delText>
        </w:r>
      </w:del>
      <w:r>
        <w:rPr>
          <w:rFonts w:ascii="Times New Roman" w:hAnsi="Times New Roman"/>
          <w:sz w:val="24"/>
          <w:szCs w:val="24"/>
        </w:rPr>
        <w:t xml:space="preserve"> </w:t>
      </w:r>
    </w:p>
    <w:p w14:paraId="43C9851C" w14:textId="20B655A8" w:rsidR="004F7B5D" w:rsidRPr="0009095B" w:rsidRDefault="0011649A"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Intentional deaths</w:t>
      </w:r>
      <w:r w:rsidR="00795C52">
        <w:rPr>
          <w:rFonts w:ascii="Times New Roman" w:hAnsi="Times New Roman"/>
          <w:sz w:val="24"/>
          <w:szCs w:val="24"/>
        </w:rPr>
        <w:t xml:space="preserve"> </w:t>
      </w:r>
      <w:r w:rsidRPr="00636C9B">
        <w:rPr>
          <w:rFonts w:ascii="Times New Roman" w:hAnsi="Times New Roman"/>
          <w:sz w:val="24"/>
          <w:szCs w:val="24"/>
        </w:rPr>
        <w:t xml:space="preserve">the majority (over 50%) in </w:t>
      </w:r>
      <w:r w:rsidR="00F55BE3">
        <w:rPr>
          <w:rFonts w:ascii="Times New Roman" w:hAnsi="Times New Roman"/>
          <w:sz w:val="24"/>
          <w:szCs w:val="24"/>
        </w:rPr>
        <w:t>2</w:t>
      </w:r>
      <w:r w:rsidR="00E974B1" w:rsidRPr="00636C9B">
        <w:rPr>
          <w:rFonts w:ascii="Times New Roman" w:hAnsi="Times New Roman"/>
          <w:sz w:val="24"/>
          <w:szCs w:val="24"/>
        </w:rPr>
        <w:t xml:space="preserve">5 to </w:t>
      </w:r>
      <w:r w:rsidR="008D33C0">
        <w:rPr>
          <w:rFonts w:ascii="Times New Roman" w:hAnsi="Times New Roman"/>
          <w:sz w:val="24"/>
          <w:szCs w:val="24"/>
        </w:rPr>
        <w:t>5</w:t>
      </w:r>
      <w:r w:rsidRPr="00636C9B">
        <w:rPr>
          <w:rFonts w:ascii="Times New Roman" w:hAnsi="Times New Roman"/>
          <w:sz w:val="24"/>
          <w:szCs w:val="24"/>
        </w:rPr>
        <w:t>4</w:t>
      </w:r>
      <w:r w:rsidR="00CC6E2B">
        <w:rPr>
          <w:rFonts w:ascii="Times New Roman" w:hAnsi="Times New Roman"/>
          <w:sz w:val="24"/>
          <w:szCs w:val="24"/>
        </w:rPr>
        <w:t>-</w:t>
      </w:r>
      <w:r w:rsidRPr="00636C9B">
        <w:rPr>
          <w:rFonts w:ascii="Times New Roman" w:hAnsi="Times New Roman"/>
          <w:sz w:val="24"/>
          <w:szCs w:val="24"/>
        </w:rPr>
        <w:t>year-old</w:t>
      </w:r>
      <w:r w:rsidR="00E974B1" w:rsidRPr="00636C9B">
        <w:rPr>
          <w:rFonts w:ascii="Times New Roman" w:hAnsi="Times New Roman"/>
          <w:sz w:val="24"/>
          <w:szCs w:val="24"/>
        </w:rPr>
        <w:t xml:space="preserve"> males </w:t>
      </w:r>
      <w:r w:rsidR="008D33C0">
        <w:rPr>
          <w:rFonts w:ascii="Times New Roman" w:hAnsi="Times New Roman"/>
          <w:sz w:val="24"/>
          <w:szCs w:val="24"/>
        </w:rPr>
        <w:t xml:space="preserve">and </w:t>
      </w:r>
      <w:r w:rsidRPr="00636C9B">
        <w:rPr>
          <w:rFonts w:ascii="Times New Roman" w:hAnsi="Times New Roman"/>
          <w:sz w:val="24"/>
          <w:szCs w:val="24"/>
        </w:rPr>
        <w:t>female</w:t>
      </w:r>
      <w:r w:rsidR="008D33C0">
        <w:rPr>
          <w:rFonts w:ascii="Times New Roman" w:hAnsi="Times New Roman"/>
          <w:sz w:val="24"/>
          <w:szCs w:val="24"/>
        </w:rPr>
        <w:t>s</w:t>
      </w:r>
      <w:r w:rsidR="0008612A">
        <w:rPr>
          <w:rFonts w:ascii="Times New Roman" w:hAnsi="Times New Roman"/>
          <w:sz w:val="24"/>
          <w:szCs w:val="24"/>
        </w:rPr>
        <w:t xml:space="preserve"> (as well as </w:t>
      </w:r>
      <w:r w:rsidR="00673416">
        <w:rPr>
          <w:rFonts w:ascii="Times New Roman" w:hAnsi="Times New Roman"/>
          <w:sz w:val="24"/>
          <w:szCs w:val="24"/>
        </w:rPr>
        <w:t>55-74-year-old males)</w:t>
      </w:r>
      <w:r w:rsidR="001121F5">
        <w:rPr>
          <w:rFonts w:ascii="Times New Roman" w:hAnsi="Times New Roman"/>
          <w:sz w:val="24"/>
          <w:szCs w:val="24"/>
        </w:rPr>
        <w:t>, with i</w:t>
      </w:r>
      <w:r w:rsidR="001121F5" w:rsidRPr="00636C9B">
        <w:rPr>
          <w:rFonts w:ascii="Times New Roman" w:hAnsi="Times New Roman"/>
          <w:sz w:val="24"/>
          <w:szCs w:val="24"/>
        </w:rPr>
        <w:t xml:space="preserve">ntentional self-harm largest single cause </w:t>
      </w:r>
      <w:r w:rsidR="002001DE">
        <w:rPr>
          <w:rFonts w:ascii="Times New Roman" w:hAnsi="Times New Roman"/>
          <w:sz w:val="24"/>
          <w:szCs w:val="24"/>
        </w:rPr>
        <w:t>in 4</w:t>
      </w:r>
      <w:r w:rsidR="00A42B03">
        <w:rPr>
          <w:rFonts w:ascii="Times New Roman" w:hAnsi="Times New Roman"/>
          <w:sz w:val="24"/>
          <w:szCs w:val="24"/>
        </w:rPr>
        <w:t>5-7</w:t>
      </w:r>
      <w:r w:rsidR="001121F5" w:rsidRPr="00636C9B">
        <w:rPr>
          <w:rFonts w:ascii="Times New Roman" w:hAnsi="Times New Roman"/>
          <w:sz w:val="24"/>
          <w:szCs w:val="24"/>
        </w:rPr>
        <w:t xml:space="preserve">4 </w:t>
      </w:r>
      <w:r w:rsidR="006A2185">
        <w:rPr>
          <w:rFonts w:ascii="Times New Roman" w:hAnsi="Times New Roman"/>
          <w:sz w:val="24"/>
          <w:szCs w:val="24"/>
        </w:rPr>
        <w:t>years in</w:t>
      </w:r>
      <w:r w:rsidR="001121F5" w:rsidRPr="00636C9B">
        <w:rPr>
          <w:rFonts w:ascii="Times New Roman" w:hAnsi="Times New Roman"/>
          <w:sz w:val="24"/>
          <w:szCs w:val="24"/>
        </w:rPr>
        <w:t xml:space="preserve"> males and </w:t>
      </w:r>
      <w:r w:rsidR="00A42B03">
        <w:rPr>
          <w:rFonts w:ascii="Times New Roman" w:hAnsi="Times New Roman"/>
          <w:sz w:val="24"/>
          <w:szCs w:val="24"/>
        </w:rPr>
        <w:t>45-54</w:t>
      </w:r>
      <w:r w:rsidR="001121F5" w:rsidRPr="00636C9B">
        <w:rPr>
          <w:rFonts w:ascii="Times New Roman" w:hAnsi="Times New Roman"/>
          <w:sz w:val="24"/>
          <w:szCs w:val="24"/>
        </w:rPr>
        <w:t xml:space="preserve"> </w:t>
      </w:r>
      <w:r w:rsidR="006A2185">
        <w:rPr>
          <w:rFonts w:ascii="Times New Roman" w:hAnsi="Times New Roman"/>
          <w:sz w:val="24"/>
          <w:szCs w:val="24"/>
        </w:rPr>
        <w:t>years in</w:t>
      </w:r>
      <w:r w:rsidR="001121F5" w:rsidRPr="00636C9B">
        <w:rPr>
          <w:rFonts w:ascii="Times New Roman" w:hAnsi="Times New Roman"/>
          <w:sz w:val="24"/>
          <w:szCs w:val="24"/>
        </w:rPr>
        <w:t xml:space="preserve"> females</w:t>
      </w:r>
    </w:p>
    <w:p w14:paraId="4E18095F" w14:textId="0441FEE3" w:rsidR="00A12752" w:rsidRDefault="00A12752"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 xml:space="preserve">Transport deaths largest single cause in </w:t>
      </w:r>
      <w:r w:rsidR="00E82FE9">
        <w:rPr>
          <w:rFonts w:ascii="Times New Roman" w:hAnsi="Times New Roman"/>
          <w:sz w:val="24"/>
          <w:szCs w:val="24"/>
        </w:rPr>
        <w:t>0</w:t>
      </w:r>
      <w:r w:rsidRPr="00636C9B">
        <w:rPr>
          <w:rFonts w:ascii="Times New Roman" w:hAnsi="Times New Roman"/>
          <w:sz w:val="24"/>
          <w:szCs w:val="24"/>
        </w:rPr>
        <w:t>-</w:t>
      </w:r>
      <w:r w:rsidR="00E82FE9">
        <w:rPr>
          <w:rFonts w:ascii="Times New Roman" w:hAnsi="Times New Roman"/>
          <w:sz w:val="24"/>
          <w:szCs w:val="24"/>
        </w:rPr>
        <w:t>44</w:t>
      </w:r>
      <w:r w:rsidR="00E82FE9" w:rsidRPr="00636C9B">
        <w:rPr>
          <w:rFonts w:ascii="Times New Roman" w:hAnsi="Times New Roman"/>
          <w:sz w:val="24"/>
          <w:szCs w:val="24"/>
        </w:rPr>
        <w:t xml:space="preserve"> </w:t>
      </w:r>
      <w:r w:rsidR="001A3A57">
        <w:rPr>
          <w:rFonts w:ascii="Times New Roman" w:hAnsi="Times New Roman"/>
          <w:sz w:val="24"/>
          <w:szCs w:val="24"/>
        </w:rPr>
        <w:t>years in</w:t>
      </w:r>
      <w:r w:rsidRPr="00636C9B">
        <w:rPr>
          <w:rFonts w:ascii="Times New Roman" w:hAnsi="Times New Roman"/>
          <w:sz w:val="24"/>
          <w:szCs w:val="24"/>
        </w:rPr>
        <w:t xml:space="preserve"> males and </w:t>
      </w:r>
      <w:r w:rsidR="002C4C73">
        <w:rPr>
          <w:rFonts w:ascii="Times New Roman" w:hAnsi="Times New Roman"/>
          <w:sz w:val="24"/>
          <w:szCs w:val="24"/>
        </w:rPr>
        <w:t xml:space="preserve">0-44 and 55-74 years in </w:t>
      </w:r>
      <w:r w:rsidRPr="00636C9B">
        <w:rPr>
          <w:rFonts w:ascii="Times New Roman" w:hAnsi="Times New Roman"/>
          <w:sz w:val="24"/>
          <w:szCs w:val="24"/>
        </w:rPr>
        <w:t>females</w:t>
      </w:r>
    </w:p>
    <w:p w14:paraId="36901C36" w14:textId="3EC42C90" w:rsidR="006C7C0B" w:rsidRPr="0009095B" w:rsidRDefault="00F701B5"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De</w:t>
      </w:r>
      <w:r w:rsidR="006C7C0B" w:rsidRPr="00636C9B">
        <w:rPr>
          <w:rFonts w:ascii="Times New Roman" w:hAnsi="Times New Roman"/>
          <w:sz w:val="24"/>
          <w:szCs w:val="24"/>
        </w:rPr>
        <w:t>aths from falls</w:t>
      </w:r>
      <w:r>
        <w:rPr>
          <w:rFonts w:ascii="Times New Roman" w:hAnsi="Times New Roman"/>
          <w:sz w:val="24"/>
          <w:szCs w:val="24"/>
        </w:rPr>
        <w:t xml:space="preserve"> </w:t>
      </w:r>
      <w:r w:rsidRPr="00636C9B">
        <w:rPr>
          <w:rFonts w:ascii="Times New Roman" w:hAnsi="Times New Roman"/>
          <w:sz w:val="24"/>
          <w:szCs w:val="24"/>
        </w:rPr>
        <w:t xml:space="preserve">largest single cause in </w:t>
      </w:r>
      <w:r>
        <w:rPr>
          <w:rFonts w:ascii="Times New Roman" w:hAnsi="Times New Roman"/>
          <w:sz w:val="24"/>
          <w:szCs w:val="24"/>
        </w:rPr>
        <w:t>75+</w:t>
      </w:r>
      <w:r w:rsidRPr="00636C9B">
        <w:rPr>
          <w:rFonts w:ascii="Times New Roman" w:hAnsi="Times New Roman"/>
          <w:sz w:val="24"/>
          <w:szCs w:val="24"/>
        </w:rPr>
        <w:t xml:space="preserve"> </w:t>
      </w:r>
      <w:r>
        <w:rPr>
          <w:rFonts w:ascii="Times New Roman" w:hAnsi="Times New Roman"/>
          <w:sz w:val="24"/>
          <w:szCs w:val="24"/>
        </w:rPr>
        <w:t>years in</w:t>
      </w:r>
      <w:r w:rsidRPr="00636C9B">
        <w:rPr>
          <w:rFonts w:ascii="Times New Roman" w:hAnsi="Times New Roman"/>
          <w:sz w:val="24"/>
          <w:szCs w:val="24"/>
        </w:rPr>
        <w:t xml:space="preserve"> males and females</w:t>
      </w:r>
    </w:p>
    <w:p w14:paraId="1989EC87" w14:textId="611DE2D1" w:rsidR="00650CDF" w:rsidRPr="00636C9B" w:rsidRDefault="00650CDF"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 xml:space="preserve">Largest overall absolute number of deaths in 15-24 </w:t>
      </w:r>
      <w:r w:rsidR="00CC3B24">
        <w:rPr>
          <w:rFonts w:ascii="Times New Roman" w:hAnsi="Times New Roman"/>
          <w:sz w:val="24"/>
          <w:szCs w:val="24"/>
        </w:rPr>
        <w:t xml:space="preserve">years in males </w:t>
      </w:r>
      <w:r w:rsidR="006C7C0B">
        <w:rPr>
          <w:rFonts w:ascii="Times New Roman" w:hAnsi="Times New Roman"/>
          <w:sz w:val="24"/>
          <w:szCs w:val="24"/>
        </w:rPr>
        <w:t>(</w:t>
      </w:r>
      <w:r w:rsidR="00F36CA5">
        <w:rPr>
          <w:rFonts w:ascii="Times New Roman" w:hAnsi="Times New Roman"/>
          <w:sz w:val="24"/>
          <w:szCs w:val="24"/>
        </w:rPr>
        <w:t>684,051</w:t>
      </w:r>
      <w:r w:rsidR="006C7C0B">
        <w:rPr>
          <w:rFonts w:ascii="Times New Roman" w:hAnsi="Times New Roman"/>
          <w:sz w:val="24"/>
          <w:szCs w:val="24"/>
        </w:rPr>
        <w:t xml:space="preserve">) </w:t>
      </w:r>
      <w:r w:rsidR="00CC3B24">
        <w:rPr>
          <w:rFonts w:ascii="Times New Roman" w:hAnsi="Times New Roman"/>
          <w:sz w:val="24"/>
          <w:szCs w:val="24"/>
        </w:rPr>
        <w:t>and 85+ years in females</w:t>
      </w:r>
      <w:r w:rsidR="00F36CA5">
        <w:rPr>
          <w:rFonts w:ascii="Times New Roman" w:hAnsi="Times New Roman"/>
          <w:sz w:val="24"/>
          <w:szCs w:val="24"/>
        </w:rPr>
        <w:t xml:space="preserve"> </w:t>
      </w:r>
      <w:r w:rsidR="006C7C0B">
        <w:rPr>
          <w:rFonts w:ascii="Times New Roman" w:hAnsi="Times New Roman"/>
          <w:sz w:val="24"/>
          <w:szCs w:val="24"/>
        </w:rPr>
        <w:t>(</w:t>
      </w:r>
      <w:r w:rsidR="00F36CA5">
        <w:rPr>
          <w:rFonts w:ascii="Times New Roman" w:hAnsi="Times New Roman"/>
          <w:sz w:val="24"/>
          <w:szCs w:val="24"/>
        </w:rPr>
        <w:t>196,363</w:t>
      </w:r>
      <w:r w:rsidR="006C7C0B">
        <w:rPr>
          <w:rFonts w:ascii="Times New Roman" w:hAnsi="Times New Roman"/>
          <w:sz w:val="24"/>
          <w:szCs w:val="24"/>
        </w:rPr>
        <w:t xml:space="preserve">) </w:t>
      </w:r>
      <w:commentRangeEnd w:id="191"/>
      <w:r w:rsidR="00EF44AE">
        <w:rPr>
          <w:rStyle w:val="CommentReference"/>
          <w:rFonts w:asciiTheme="minorHAnsi" w:eastAsiaTheme="minorHAnsi" w:hAnsiTheme="minorHAnsi" w:cstheme="minorBidi"/>
        </w:rPr>
        <w:commentReference w:id="191"/>
      </w:r>
    </w:p>
    <w:p w14:paraId="366603DC" w14:textId="255385A5" w:rsidR="00955652" w:rsidRPr="00636C9B" w:rsidRDefault="00955652" w:rsidP="00843ACB">
      <w:pPr>
        <w:spacing w:line="240" w:lineRule="auto"/>
        <w:jc w:val="both"/>
        <w:rPr>
          <w:rFonts w:ascii="Times New Roman" w:hAnsi="Times New Roman"/>
          <w:i/>
          <w:sz w:val="24"/>
          <w:szCs w:val="24"/>
        </w:rPr>
      </w:pPr>
      <w:r w:rsidRPr="00636C9B">
        <w:rPr>
          <w:rFonts w:ascii="Times New Roman" w:hAnsi="Times New Roman"/>
          <w:i/>
          <w:sz w:val="24"/>
          <w:szCs w:val="24"/>
        </w:rPr>
        <w:t>Figure 4</w:t>
      </w:r>
    </w:p>
    <w:p w14:paraId="0E0AC704" w14:textId="581963CD" w:rsidR="00955652" w:rsidRPr="00636C9B" w:rsidDel="00EF44AE" w:rsidRDefault="00955652" w:rsidP="00EF44AE">
      <w:pPr>
        <w:pStyle w:val="ListParagraph"/>
        <w:numPr>
          <w:ilvl w:val="0"/>
          <w:numId w:val="10"/>
        </w:numPr>
        <w:spacing w:line="240" w:lineRule="auto"/>
        <w:jc w:val="both"/>
        <w:rPr>
          <w:del w:id="196" w:author="Ezzati, Majid" w:date="2018-12-01T01:43:00Z"/>
          <w:rFonts w:ascii="Times New Roman" w:hAnsi="Times New Roman"/>
          <w:sz w:val="24"/>
          <w:szCs w:val="24"/>
        </w:rPr>
      </w:pPr>
      <w:r w:rsidRPr="00EF44AE">
        <w:rPr>
          <w:rFonts w:ascii="Times New Roman" w:hAnsi="Times New Roman"/>
          <w:sz w:val="24"/>
          <w:szCs w:val="24"/>
        </w:rPr>
        <w:t xml:space="preserve">If the estimated associations are causal, there would be an additional 941 (831, 1053) additional injury deaths associated with 1°C additional </w:t>
      </w:r>
      <w:commentRangeStart w:id="197"/>
      <w:r w:rsidRPr="00EF44AE">
        <w:rPr>
          <w:rFonts w:ascii="Times New Roman" w:hAnsi="Times New Roman"/>
          <w:sz w:val="24"/>
          <w:szCs w:val="24"/>
        </w:rPr>
        <w:t>warming across all months</w:t>
      </w:r>
      <w:commentRangeEnd w:id="197"/>
      <w:r w:rsidR="00EF44AE">
        <w:rPr>
          <w:rStyle w:val="CommentReference"/>
          <w:rFonts w:asciiTheme="minorHAnsi" w:eastAsiaTheme="minorHAnsi" w:hAnsiTheme="minorHAnsi" w:cstheme="minorBidi"/>
        </w:rPr>
        <w:commentReference w:id="197"/>
      </w:r>
      <w:r w:rsidRPr="00EF44AE">
        <w:rPr>
          <w:rFonts w:ascii="Times New Roman" w:hAnsi="Times New Roman"/>
          <w:sz w:val="24"/>
          <w:szCs w:val="24"/>
        </w:rPr>
        <w:t>,</w:t>
      </w:r>
      <w:ins w:id="198" w:author="Ezzati, Majid" w:date="2018-12-01T01:43:00Z">
        <w:r w:rsidR="00EF44AE" w:rsidRPr="00EF44AE">
          <w:rPr>
            <w:rFonts w:ascii="Times New Roman" w:hAnsi="Times New Roman"/>
            <w:sz w:val="24"/>
            <w:szCs w:val="24"/>
          </w:rPr>
          <w:t xml:space="preserve"> </w:t>
        </w:r>
      </w:ins>
    </w:p>
    <w:p w14:paraId="6FEB18AE" w14:textId="79A58D57" w:rsidR="00955652" w:rsidRPr="00EF44AE" w:rsidDel="00BB1BC8" w:rsidRDefault="00955652" w:rsidP="00EF44AE">
      <w:pPr>
        <w:pStyle w:val="ListParagraph"/>
        <w:numPr>
          <w:ilvl w:val="0"/>
          <w:numId w:val="10"/>
        </w:numPr>
        <w:spacing w:line="240" w:lineRule="auto"/>
        <w:jc w:val="both"/>
        <w:rPr>
          <w:del w:id="199" w:author="Parks, Robbie M" w:date="2018-12-04T10:54:00Z"/>
          <w:rFonts w:ascii="Times New Roman" w:hAnsi="Times New Roman"/>
          <w:sz w:val="24"/>
          <w:szCs w:val="24"/>
        </w:rPr>
      </w:pPr>
      <w:r w:rsidRPr="00EF44AE">
        <w:rPr>
          <w:rFonts w:ascii="Times New Roman" w:hAnsi="Times New Roman"/>
          <w:sz w:val="24"/>
          <w:szCs w:val="24"/>
        </w:rPr>
        <w:t>941 is 0.65% of injury deaths in 2016.</w:t>
      </w:r>
    </w:p>
    <w:p w14:paraId="044E5FE6" w14:textId="1931D787" w:rsidR="00955652" w:rsidRPr="006911D4" w:rsidDel="00BB1BC8" w:rsidRDefault="00B21DE1" w:rsidP="00843ACB">
      <w:pPr>
        <w:pStyle w:val="ListParagraph"/>
        <w:numPr>
          <w:ilvl w:val="0"/>
          <w:numId w:val="10"/>
        </w:numPr>
        <w:spacing w:line="240" w:lineRule="auto"/>
        <w:jc w:val="both"/>
        <w:rPr>
          <w:del w:id="200" w:author="Parks, Robbie M" w:date="2018-12-04T10:54:00Z"/>
          <w:rFonts w:ascii="Times New Roman" w:hAnsi="Times New Roman"/>
          <w:sz w:val="24"/>
          <w:szCs w:val="24"/>
        </w:rPr>
        <w:pPrChange w:id="201" w:author="Parks, Robbie M" w:date="2018-12-04T10:54:00Z">
          <w:pPr>
            <w:pStyle w:val="ListParagraph"/>
            <w:numPr>
              <w:numId w:val="10"/>
            </w:numPr>
            <w:spacing w:line="240" w:lineRule="auto"/>
            <w:ind w:hanging="360"/>
            <w:jc w:val="both"/>
          </w:pPr>
        </w:pPrChange>
      </w:pPr>
      <w:moveFromRangeStart w:id="202" w:author="Ezzati, Majid" w:date="2018-12-01T01:45:00Z" w:name="move531392073"/>
      <w:moveFrom w:id="203" w:author="Ezzati, Majid" w:date="2018-12-01T01:45:00Z">
        <w:r w:rsidRPr="006E5EB6" w:rsidDel="00EF44AE">
          <w:rPr>
            <w:rFonts w:ascii="Times New Roman" w:hAnsi="Times New Roman"/>
            <w:sz w:val="24"/>
            <w:szCs w:val="24"/>
          </w:rPr>
          <w:t>87% deaths males and 13% in females</w:t>
        </w:r>
      </w:moveFrom>
    </w:p>
    <w:p w14:paraId="7909817F" w14:textId="2D95C8BA" w:rsidR="009F4AEC" w:rsidRPr="007514AC" w:rsidDel="00BB1BC8" w:rsidRDefault="00697ADB" w:rsidP="00843ACB">
      <w:pPr>
        <w:pStyle w:val="ListParagraph"/>
        <w:numPr>
          <w:ilvl w:val="0"/>
          <w:numId w:val="10"/>
        </w:numPr>
        <w:spacing w:line="240" w:lineRule="auto"/>
        <w:jc w:val="both"/>
        <w:rPr>
          <w:del w:id="204" w:author="Parks, Robbie M" w:date="2018-12-04T10:54:00Z"/>
          <w:rFonts w:ascii="Times New Roman" w:hAnsi="Times New Roman"/>
          <w:sz w:val="24"/>
          <w:szCs w:val="24"/>
        </w:rPr>
        <w:pPrChange w:id="205" w:author="Parks, Robbie M" w:date="2018-12-04T10:54:00Z">
          <w:pPr>
            <w:pStyle w:val="ListParagraph"/>
            <w:numPr>
              <w:numId w:val="10"/>
            </w:numPr>
            <w:spacing w:line="240" w:lineRule="auto"/>
            <w:ind w:hanging="360"/>
            <w:jc w:val="both"/>
          </w:pPr>
        </w:pPrChange>
      </w:pPr>
      <w:moveFrom w:id="206" w:author="Ezzati, Majid" w:date="2018-12-01T01:45:00Z">
        <w:r w:rsidRPr="006911D4" w:rsidDel="00EF44AE">
          <w:rPr>
            <w:rFonts w:ascii="Times New Roman" w:hAnsi="Times New Roman"/>
            <w:sz w:val="24"/>
            <w:szCs w:val="24"/>
          </w:rPr>
          <w:t>Additional deaths mostly concentrated in adolescent to middle-aged males from 15-64 years, with 81% of all additional deaths the</w:t>
        </w:r>
        <w:del w:id="207" w:author="Parks, Robbie M" w:date="2018-12-04T10:54:00Z">
          <w:r w:rsidRPr="007237D8" w:rsidDel="00BB1BC8">
            <w:rPr>
              <w:rFonts w:ascii="Times New Roman" w:hAnsi="Times New Roman"/>
              <w:sz w:val="24"/>
              <w:szCs w:val="24"/>
            </w:rPr>
            <w:delText>re.</w:delText>
          </w:r>
        </w:del>
      </w:moveFrom>
    </w:p>
    <w:p w14:paraId="577219A9" w14:textId="66425A84" w:rsidR="009F4AEC" w:rsidRPr="009C2ADE" w:rsidDel="00EF44AE" w:rsidRDefault="009F4AEC" w:rsidP="006E5EB6">
      <w:pPr>
        <w:pStyle w:val="ListParagraph"/>
        <w:numPr>
          <w:ilvl w:val="0"/>
          <w:numId w:val="10"/>
        </w:numPr>
        <w:spacing w:line="240" w:lineRule="auto"/>
        <w:jc w:val="both"/>
        <w:rPr>
          <w:rFonts w:ascii="Times New Roman" w:hAnsi="Times New Roman"/>
          <w:sz w:val="24"/>
          <w:szCs w:val="24"/>
        </w:rPr>
      </w:pPr>
      <w:moveFrom w:id="208" w:author="Ezzati, Majid" w:date="2018-12-01T01:45:00Z">
        <w:r w:rsidRPr="007514AC" w:rsidDel="00EF44AE">
          <w:rPr>
            <w:rFonts w:ascii="Times New Roman" w:hAnsi="Times New Roman"/>
            <w:sz w:val="24"/>
            <w:szCs w:val="24"/>
          </w:rPr>
          <w:t>Net decrease in 75+ years in males and 85+ years in females due to decrease in falls deaths</w:t>
        </w:r>
      </w:moveFrom>
    </w:p>
    <w:moveFromRangeEnd w:id="202"/>
    <w:p w14:paraId="53C8AF1A" w14:textId="63A1E914" w:rsidR="00B21DE1" w:rsidRPr="00636C9B" w:rsidRDefault="00B21DE1" w:rsidP="00843ACB">
      <w:pPr>
        <w:pStyle w:val="ListParagraph"/>
        <w:numPr>
          <w:ilvl w:val="0"/>
          <w:numId w:val="10"/>
        </w:numPr>
        <w:spacing w:line="240" w:lineRule="auto"/>
        <w:jc w:val="both"/>
        <w:rPr>
          <w:rFonts w:ascii="Times New Roman" w:hAnsi="Times New Roman"/>
          <w:sz w:val="24"/>
          <w:szCs w:val="24"/>
        </w:rPr>
      </w:pPr>
      <w:commentRangeStart w:id="209"/>
      <w:r w:rsidRPr="00636C9B">
        <w:rPr>
          <w:rFonts w:ascii="Times New Roman" w:hAnsi="Times New Roman"/>
          <w:sz w:val="24"/>
          <w:szCs w:val="24"/>
        </w:rPr>
        <w:t>461 (377, 543) unintentional injury deaths, with most in transport</w:t>
      </w:r>
    </w:p>
    <w:p w14:paraId="2DF7451F" w14:textId="76357617" w:rsidR="00BC291C" w:rsidRPr="00636C9B" w:rsidRDefault="00B21DE1" w:rsidP="00843ACB">
      <w:pPr>
        <w:pStyle w:val="ListParagraph"/>
        <w:numPr>
          <w:ilvl w:val="0"/>
          <w:numId w:val="10"/>
        </w:numPr>
        <w:spacing w:line="240" w:lineRule="auto"/>
        <w:jc w:val="both"/>
        <w:rPr>
          <w:rFonts w:ascii="Times New Roman" w:hAnsi="Times New Roman"/>
          <w:sz w:val="24"/>
          <w:szCs w:val="24"/>
        </w:rPr>
      </w:pPr>
      <w:moveFromRangeStart w:id="210" w:author="Ezzati, Majid" w:date="2018-12-01T01:44:00Z" w:name="move531391985"/>
      <w:moveFrom w:id="211" w:author="Ezzati, Majid" w:date="2018-12-01T01:44:00Z">
        <w:r w:rsidRPr="00636C9B" w:rsidDel="00EF44AE">
          <w:rPr>
            <w:rFonts w:ascii="Times New Roman" w:hAnsi="Times New Roman"/>
            <w:sz w:val="24"/>
            <w:szCs w:val="24"/>
          </w:rPr>
          <w:t>480 (410, 550) intentional injury deaths, with most in intentional self-harm</w:t>
        </w:r>
      </w:moveFrom>
      <w:moveFromRangeEnd w:id="210"/>
      <w:r w:rsidR="00BC291C" w:rsidRPr="00636C9B">
        <w:rPr>
          <w:rFonts w:ascii="Times New Roman" w:hAnsi="Times New Roman"/>
          <w:sz w:val="24"/>
          <w:szCs w:val="24"/>
        </w:rPr>
        <w:t xml:space="preserve">Largest single increase in an injury </w:t>
      </w:r>
      <w:r w:rsidR="00987B41">
        <w:rPr>
          <w:rFonts w:ascii="Times New Roman" w:hAnsi="Times New Roman"/>
          <w:sz w:val="24"/>
          <w:szCs w:val="24"/>
        </w:rPr>
        <w:t>type</w:t>
      </w:r>
      <w:r w:rsidR="00987B41" w:rsidRPr="00636C9B">
        <w:rPr>
          <w:rFonts w:ascii="Times New Roman" w:hAnsi="Times New Roman"/>
          <w:sz w:val="24"/>
          <w:szCs w:val="24"/>
        </w:rPr>
        <w:t xml:space="preserve"> </w:t>
      </w:r>
      <w:r w:rsidR="00BC291C" w:rsidRPr="00636C9B">
        <w:rPr>
          <w:rFonts w:ascii="Times New Roman" w:hAnsi="Times New Roman"/>
          <w:sz w:val="24"/>
          <w:szCs w:val="24"/>
        </w:rPr>
        <w:t>for males and females alike would be in transport deaths with an increase of 385 (339,431) for males and 63 (39,88) for females</w:t>
      </w:r>
      <w:commentRangeEnd w:id="209"/>
      <w:r w:rsidR="00EF44AE">
        <w:rPr>
          <w:rStyle w:val="CommentReference"/>
          <w:rFonts w:asciiTheme="minorHAnsi" w:eastAsiaTheme="minorHAnsi" w:hAnsiTheme="minorHAnsi" w:cstheme="minorBidi"/>
        </w:rPr>
        <w:commentReference w:id="209"/>
      </w:r>
    </w:p>
    <w:p w14:paraId="7C0035CE" w14:textId="77777777" w:rsidR="00EF44AE" w:rsidRDefault="00EF44AE" w:rsidP="00EF44AE">
      <w:pPr>
        <w:pStyle w:val="ListParagraph"/>
        <w:numPr>
          <w:ilvl w:val="0"/>
          <w:numId w:val="10"/>
        </w:numPr>
        <w:spacing w:line="240" w:lineRule="auto"/>
        <w:jc w:val="both"/>
        <w:rPr>
          <w:rFonts w:ascii="Times New Roman" w:hAnsi="Times New Roman"/>
          <w:sz w:val="24"/>
          <w:szCs w:val="24"/>
        </w:rPr>
      </w:pPr>
      <w:moveToRangeStart w:id="212" w:author="Ezzati, Majid" w:date="2018-12-01T01:44:00Z" w:name="move531391985"/>
      <w:moveTo w:id="213" w:author="Ezzati, Majid" w:date="2018-12-01T01:44:00Z">
        <w:r w:rsidRPr="00636C9B">
          <w:rPr>
            <w:rFonts w:ascii="Times New Roman" w:hAnsi="Times New Roman"/>
            <w:sz w:val="24"/>
            <w:szCs w:val="24"/>
          </w:rPr>
          <w:t>480 (410, 550) intentional injury deaths, with most in intentional self-harm</w:t>
        </w:r>
      </w:moveTo>
    </w:p>
    <w:moveToRangeEnd w:id="212"/>
    <w:p w14:paraId="3E2ACC04" w14:textId="40BE591C" w:rsidR="00BC291C" w:rsidRPr="00636C9B" w:rsidRDefault="00BC291C"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 xml:space="preserve">The only </w:t>
      </w:r>
      <w:r w:rsidR="00987B41">
        <w:rPr>
          <w:rFonts w:ascii="Times New Roman" w:hAnsi="Times New Roman"/>
          <w:sz w:val="24"/>
          <w:szCs w:val="24"/>
        </w:rPr>
        <w:t>type</w:t>
      </w:r>
      <w:r w:rsidR="00987B41" w:rsidRPr="00636C9B">
        <w:rPr>
          <w:rFonts w:ascii="Times New Roman" w:hAnsi="Times New Roman"/>
          <w:sz w:val="24"/>
          <w:szCs w:val="24"/>
        </w:rPr>
        <w:t xml:space="preserve"> </w:t>
      </w:r>
      <w:r w:rsidRPr="00636C9B">
        <w:rPr>
          <w:rFonts w:ascii="Times New Roman" w:hAnsi="Times New Roman"/>
          <w:sz w:val="24"/>
          <w:szCs w:val="24"/>
        </w:rPr>
        <w:t xml:space="preserve">of injury to exhibit a decrease in number of deaths would be fall deaths, with -87 (-130, -44) fewer male deaths and -44 (-89,2) fewer female deaths, largely contributed to by the reduction in falls deaths from </w:t>
      </w:r>
      <w:r w:rsidR="00697ADB">
        <w:rPr>
          <w:rFonts w:ascii="Times New Roman" w:hAnsi="Times New Roman"/>
          <w:sz w:val="24"/>
          <w:szCs w:val="24"/>
        </w:rPr>
        <w:t>middle/older ages</w:t>
      </w:r>
    </w:p>
    <w:p w14:paraId="1A9756B8" w14:textId="77777777" w:rsidR="00EF44AE" w:rsidRDefault="00EF44AE" w:rsidP="00EF44AE">
      <w:pPr>
        <w:pStyle w:val="ListParagraph"/>
        <w:numPr>
          <w:ilvl w:val="0"/>
          <w:numId w:val="10"/>
        </w:numPr>
        <w:spacing w:line="240" w:lineRule="auto"/>
        <w:jc w:val="both"/>
        <w:rPr>
          <w:rFonts w:ascii="Times New Roman" w:hAnsi="Times New Roman"/>
          <w:sz w:val="24"/>
          <w:szCs w:val="24"/>
        </w:rPr>
      </w:pPr>
      <w:moveToRangeStart w:id="214" w:author="Ezzati, Majid" w:date="2018-12-01T01:45:00Z" w:name="move531392073"/>
      <w:moveTo w:id="215" w:author="Ezzati, Majid" w:date="2018-12-01T01:45:00Z">
        <w:r w:rsidRPr="00636C9B">
          <w:rPr>
            <w:rFonts w:ascii="Times New Roman" w:hAnsi="Times New Roman"/>
            <w:sz w:val="24"/>
            <w:szCs w:val="24"/>
          </w:rPr>
          <w:t>87% deaths males and 13% in females</w:t>
        </w:r>
      </w:moveTo>
    </w:p>
    <w:p w14:paraId="3AE67F60" w14:textId="77777777" w:rsidR="00EF44AE" w:rsidRDefault="00EF44AE" w:rsidP="00EF44AE">
      <w:pPr>
        <w:pStyle w:val="ListParagraph"/>
        <w:numPr>
          <w:ilvl w:val="0"/>
          <w:numId w:val="10"/>
        </w:numPr>
        <w:spacing w:line="240" w:lineRule="auto"/>
        <w:jc w:val="both"/>
        <w:rPr>
          <w:rFonts w:ascii="Times New Roman" w:hAnsi="Times New Roman"/>
          <w:sz w:val="24"/>
          <w:szCs w:val="24"/>
        </w:rPr>
      </w:pPr>
      <w:moveTo w:id="216" w:author="Ezzati, Majid" w:date="2018-12-01T01:45:00Z">
        <w:r w:rsidRPr="00697ADB">
          <w:rPr>
            <w:rFonts w:ascii="Times New Roman" w:hAnsi="Times New Roman"/>
            <w:sz w:val="24"/>
            <w:szCs w:val="24"/>
          </w:rPr>
          <w:t>Additional deaths mostly concentrated in adolescent to middle-aged males from 15-64 years, with 81% of all additional deaths there.</w:t>
        </w:r>
      </w:moveTo>
    </w:p>
    <w:p w14:paraId="37B157FF" w14:textId="77777777" w:rsidR="00EF44AE" w:rsidRDefault="00EF44AE" w:rsidP="00EF44AE">
      <w:pPr>
        <w:pStyle w:val="ListParagraph"/>
        <w:numPr>
          <w:ilvl w:val="0"/>
          <w:numId w:val="10"/>
        </w:numPr>
        <w:spacing w:line="240" w:lineRule="auto"/>
        <w:jc w:val="both"/>
        <w:rPr>
          <w:rFonts w:ascii="Times New Roman" w:hAnsi="Times New Roman"/>
          <w:sz w:val="24"/>
          <w:szCs w:val="24"/>
        </w:rPr>
      </w:pPr>
      <w:moveTo w:id="217" w:author="Ezzati, Majid" w:date="2018-12-01T01:45:00Z">
        <w:r>
          <w:rPr>
            <w:rFonts w:ascii="Times New Roman" w:hAnsi="Times New Roman"/>
            <w:sz w:val="24"/>
            <w:szCs w:val="24"/>
          </w:rPr>
          <w:t>Net decrease in 75+ years in males and 85+ years in females due to decrease in falls deaths</w:t>
        </w:r>
      </w:moveTo>
    </w:p>
    <w:moveToRangeEnd w:id="214"/>
    <w:p w14:paraId="580116E8" w14:textId="03E92020" w:rsidR="00645C3A" w:rsidRPr="00636C9B" w:rsidRDefault="00B95386" w:rsidP="00843ACB">
      <w:pPr>
        <w:spacing w:line="240" w:lineRule="auto"/>
        <w:jc w:val="both"/>
        <w:rPr>
          <w:rFonts w:ascii="Times New Roman" w:hAnsi="Times New Roman"/>
          <w:sz w:val="24"/>
          <w:szCs w:val="24"/>
        </w:rPr>
      </w:pPr>
      <w:r w:rsidRPr="00636C9B">
        <w:rPr>
          <w:rFonts w:ascii="Times New Roman" w:hAnsi="Times New Roman"/>
          <w:i/>
          <w:sz w:val="24"/>
          <w:szCs w:val="24"/>
        </w:rPr>
        <w:t>Figure S1</w:t>
      </w:r>
    </w:p>
    <w:p w14:paraId="65A3622C" w14:textId="6E048FD2" w:rsidR="00645C3A" w:rsidRPr="00843ACB" w:rsidRDefault="00AC30AB" w:rsidP="00843ACB">
      <w:pPr>
        <w:spacing w:line="240" w:lineRule="auto"/>
        <w:jc w:val="both"/>
        <w:rPr>
          <w:rFonts w:ascii="Times New Roman" w:hAnsi="Times New Roman"/>
          <w:sz w:val="24"/>
          <w:szCs w:val="24"/>
          <w:u w:val="single"/>
        </w:rPr>
      </w:pPr>
      <w:r w:rsidRPr="00843ACB">
        <w:rPr>
          <w:rFonts w:ascii="Times New Roman" w:hAnsi="Times New Roman"/>
          <w:sz w:val="24"/>
          <w:szCs w:val="24"/>
          <w:u w:val="single"/>
        </w:rPr>
        <w:t>All r</w:t>
      </w:r>
      <w:r w:rsidR="00645C3A" w:rsidRPr="00843ACB">
        <w:rPr>
          <w:rFonts w:ascii="Times New Roman" w:hAnsi="Times New Roman"/>
          <w:sz w:val="24"/>
          <w:szCs w:val="24"/>
          <w:u w:val="single"/>
        </w:rPr>
        <w:t xml:space="preserve">esults for </w:t>
      </w:r>
      <w:r w:rsidR="00422D34">
        <w:rPr>
          <w:rFonts w:ascii="Times New Roman" w:hAnsi="Times New Roman"/>
          <w:sz w:val="24"/>
          <w:szCs w:val="24"/>
          <w:u w:val="single"/>
        </w:rPr>
        <w:t>national +</w:t>
      </w:r>
      <w:r w:rsidR="00645C3A"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00645C3A" w:rsidRPr="00843ACB">
        <w:rPr>
          <w:rFonts w:ascii="Times New Roman" w:hAnsi="Times New Roman"/>
          <w:sz w:val="24"/>
          <w:szCs w:val="24"/>
          <w:u w:val="single"/>
        </w:rPr>
        <w:t>across all months</w:t>
      </w:r>
    </w:p>
    <w:p w14:paraId="0556E370" w14:textId="23C7D7DF" w:rsidR="005E65AD" w:rsidRPr="00636C9B" w:rsidRDefault="005E65AD" w:rsidP="00843ACB">
      <w:pPr>
        <w:spacing w:line="240" w:lineRule="auto"/>
        <w:jc w:val="both"/>
        <w:rPr>
          <w:rFonts w:ascii="Times New Roman" w:hAnsi="Times New Roman"/>
          <w:sz w:val="24"/>
          <w:szCs w:val="24"/>
        </w:rPr>
      </w:pPr>
      <w:r w:rsidRPr="005E65AD">
        <w:rPr>
          <w:rFonts w:ascii="Times New Roman" w:hAnsi="Times New Roman"/>
          <w:sz w:val="24"/>
          <w:szCs w:val="24"/>
        </w:rPr>
        <w:t>If we look at these as percent increase, then</w:t>
      </w:r>
    </w:p>
    <w:p w14:paraId="44AFB3FC" w14:textId="2BBD863C" w:rsidR="00B95386" w:rsidRPr="00636C9B" w:rsidRDefault="00A83200" w:rsidP="00843ACB">
      <w:pPr>
        <w:pStyle w:val="ListParagraph"/>
        <w:numPr>
          <w:ilvl w:val="0"/>
          <w:numId w:val="10"/>
        </w:numPr>
        <w:spacing w:line="240" w:lineRule="auto"/>
        <w:jc w:val="both"/>
        <w:rPr>
          <w:rFonts w:ascii="Times New Roman" w:hAnsi="Times New Roman"/>
          <w:sz w:val="24"/>
          <w:szCs w:val="24"/>
        </w:rPr>
      </w:pPr>
      <w:commentRangeStart w:id="218"/>
      <w:commentRangeStart w:id="219"/>
      <w:r w:rsidRPr="00636C9B">
        <w:rPr>
          <w:rFonts w:ascii="Times New Roman" w:hAnsi="Times New Roman"/>
          <w:sz w:val="24"/>
          <w:szCs w:val="24"/>
        </w:rPr>
        <w:t xml:space="preserve">Largest single </w:t>
      </w:r>
      <w:r w:rsidR="003B3A5E" w:rsidRPr="00636C9B">
        <w:rPr>
          <w:rFonts w:ascii="Times New Roman" w:hAnsi="Times New Roman"/>
          <w:sz w:val="24"/>
          <w:szCs w:val="24"/>
        </w:rPr>
        <w:t>increase</w:t>
      </w:r>
      <w:r w:rsidRPr="00636C9B">
        <w:rPr>
          <w:rFonts w:ascii="Times New Roman" w:hAnsi="Times New Roman"/>
          <w:sz w:val="24"/>
          <w:szCs w:val="24"/>
        </w:rPr>
        <w:t xml:space="preserve"> for drownings in men aged between 15 and 24 years at 8.3% (7.3%, 9.3</w:t>
      </w:r>
      <w:r w:rsidR="00660FA9">
        <w:rPr>
          <w:rFonts w:ascii="Times New Roman" w:hAnsi="Times New Roman"/>
          <w:sz w:val="24"/>
          <w:szCs w:val="24"/>
        </w:rPr>
        <w:t>%</w:t>
      </w:r>
      <w:r w:rsidRPr="00636C9B">
        <w:rPr>
          <w:rFonts w:ascii="Times New Roman" w:hAnsi="Times New Roman"/>
          <w:sz w:val="24"/>
          <w:szCs w:val="24"/>
        </w:rPr>
        <w:t>)</w:t>
      </w:r>
    </w:p>
    <w:p w14:paraId="5CB22ACD" w14:textId="4252D0C5" w:rsidR="003B3A5E" w:rsidRPr="00636C9B" w:rsidRDefault="003B3A5E"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Largest decrease in fall deaths in men age 85+ years at -0.7% (-1.1%,</w:t>
      </w:r>
      <w:r w:rsidR="00980EBF">
        <w:rPr>
          <w:rFonts w:ascii="Times New Roman" w:hAnsi="Times New Roman"/>
          <w:sz w:val="24"/>
          <w:szCs w:val="24"/>
        </w:rPr>
        <w:t xml:space="preserve"> </w:t>
      </w:r>
      <w:r w:rsidRPr="00636C9B">
        <w:rPr>
          <w:rFonts w:ascii="Times New Roman" w:hAnsi="Times New Roman"/>
          <w:sz w:val="24"/>
          <w:szCs w:val="24"/>
        </w:rPr>
        <w:t>-0.2%)</w:t>
      </w:r>
    </w:p>
    <w:p w14:paraId="2A4F5236" w14:textId="0D1FA9FB" w:rsidR="00A83200" w:rsidRPr="00636C9B" w:rsidRDefault="003B3A5E"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Excess risk from transport was larger in male age groups than in females, except 5-14, 65-74 and 85+ years age groups.</w:t>
      </w:r>
    </w:p>
    <w:p w14:paraId="256C0CA2" w14:textId="10AF0903" w:rsidR="003B3A5E" w:rsidRPr="00636C9B" w:rsidRDefault="00012A43"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Excess risk from assault and intentional self-harm was comparable across sexes and above 5</w:t>
      </w:r>
      <w:commentRangeEnd w:id="218"/>
      <w:r w:rsidR="005E65AD">
        <w:rPr>
          <w:rStyle w:val="CommentReference"/>
          <w:rFonts w:asciiTheme="minorHAnsi" w:eastAsiaTheme="minorHAnsi" w:hAnsiTheme="minorHAnsi" w:cstheme="minorBidi"/>
        </w:rPr>
        <w:commentReference w:id="218"/>
      </w:r>
      <w:commentRangeEnd w:id="219"/>
      <w:r w:rsidR="00E26D38">
        <w:rPr>
          <w:rStyle w:val="CommentReference"/>
          <w:rFonts w:asciiTheme="minorHAnsi" w:eastAsiaTheme="minorHAnsi" w:hAnsiTheme="minorHAnsi" w:cstheme="minorBidi"/>
        </w:rPr>
        <w:commentReference w:id="219"/>
      </w:r>
      <w:r w:rsidR="007175A1">
        <w:rPr>
          <w:rFonts w:ascii="Times New Roman" w:hAnsi="Times New Roman"/>
          <w:sz w:val="24"/>
          <w:szCs w:val="24"/>
        </w:rPr>
        <w:t xml:space="preserve"> years</w:t>
      </w:r>
      <w:r w:rsidR="00980EBF">
        <w:rPr>
          <w:rFonts w:ascii="Times New Roman" w:hAnsi="Times New Roman"/>
          <w:sz w:val="24"/>
          <w:szCs w:val="24"/>
        </w:rPr>
        <w:t>, apart from 25-34, 75-84 years in females</w:t>
      </w:r>
    </w:p>
    <w:p w14:paraId="7C4CEF98" w14:textId="2E26413A" w:rsidR="00AC30AB" w:rsidRPr="00636C9B" w:rsidRDefault="00B95386" w:rsidP="00843ACB">
      <w:pPr>
        <w:spacing w:line="240" w:lineRule="auto"/>
        <w:jc w:val="both"/>
        <w:rPr>
          <w:rFonts w:ascii="Times New Roman" w:hAnsi="Times New Roman"/>
          <w:i/>
          <w:sz w:val="24"/>
          <w:szCs w:val="24"/>
        </w:rPr>
      </w:pPr>
      <w:r w:rsidRPr="00636C9B">
        <w:rPr>
          <w:rFonts w:ascii="Times New Roman" w:hAnsi="Times New Roman"/>
          <w:i/>
          <w:sz w:val="24"/>
          <w:szCs w:val="24"/>
        </w:rPr>
        <w:t>Figure S2</w:t>
      </w:r>
    </w:p>
    <w:p w14:paraId="4F362F9D" w14:textId="3A21377C" w:rsidR="00AC30AB" w:rsidRPr="00843ACB" w:rsidRDefault="00AC30AB" w:rsidP="00843ACB">
      <w:pPr>
        <w:spacing w:line="240" w:lineRule="auto"/>
        <w:jc w:val="both"/>
        <w:rPr>
          <w:rFonts w:ascii="Times New Roman" w:hAnsi="Times New Roman"/>
          <w:sz w:val="24"/>
          <w:szCs w:val="24"/>
          <w:u w:val="single"/>
        </w:rPr>
      </w:pPr>
      <w:r w:rsidRPr="00843ACB">
        <w:rPr>
          <w:rFonts w:ascii="Times New Roman" w:hAnsi="Times New Roman"/>
          <w:sz w:val="24"/>
          <w:szCs w:val="24"/>
          <w:u w:val="single"/>
        </w:rPr>
        <w:t xml:space="preserve">All results for </w:t>
      </w:r>
      <w:r w:rsidR="00422D34">
        <w:rPr>
          <w:rFonts w:ascii="Times New Roman" w:hAnsi="Times New Roman"/>
          <w:sz w:val="24"/>
          <w:szCs w:val="24"/>
          <w:u w:val="single"/>
        </w:rPr>
        <w:t>national +</w:t>
      </w:r>
      <w:r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Pr="00843ACB">
        <w:rPr>
          <w:rFonts w:ascii="Times New Roman" w:hAnsi="Times New Roman"/>
          <w:sz w:val="24"/>
          <w:szCs w:val="24"/>
          <w:u w:val="single"/>
        </w:rPr>
        <w:t>across all months</w:t>
      </w:r>
    </w:p>
    <w:p w14:paraId="363AC220" w14:textId="4F10A401" w:rsidR="00B95386" w:rsidRPr="00636C9B" w:rsidRDefault="00012A43" w:rsidP="00843ACB">
      <w:pPr>
        <w:pStyle w:val="ListParagraph"/>
        <w:numPr>
          <w:ilvl w:val="0"/>
          <w:numId w:val="10"/>
        </w:numPr>
        <w:spacing w:line="240" w:lineRule="auto"/>
        <w:jc w:val="both"/>
        <w:rPr>
          <w:rFonts w:ascii="Times New Roman" w:hAnsi="Times New Roman"/>
          <w:i/>
          <w:sz w:val="24"/>
          <w:szCs w:val="24"/>
        </w:rPr>
      </w:pPr>
      <w:commentRangeStart w:id="220"/>
      <w:r w:rsidRPr="00636C9B">
        <w:rPr>
          <w:rFonts w:ascii="Times New Roman" w:hAnsi="Times New Roman"/>
          <w:sz w:val="24"/>
          <w:szCs w:val="24"/>
        </w:rPr>
        <w:t xml:space="preserve">Variation in excess risk over month was less evident in all injury categories apart from drownings, which demonstrated a peak in the summer for males </w:t>
      </w:r>
      <w:proofErr w:type="gramStart"/>
      <w:r w:rsidRPr="00636C9B">
        <w:rPr>
          <w:rFonts w:ascii="Times New Roman" w:hAnsi="Times New Roman"/>
          <w:sz w:val="24"/>
          <w:szCs w:val="24"/>
        </w:rPr>
        <w:t xml:space="preserve">and </w:t>
      </w:r>
      <w:r w:rsidR="001A74D3">
        <w:rPr>
          <w:rFonts w:ascii="Times New Roman" w:hAnsi="Times New Roman"/>
          <w:sz w:val="24"/>
          <w:szCs w:val="24"/>
        </w:rPr>
        <w:t>also</w:t>
      </w:r>
      <w:proofErr w:type="gramEnd"/>
      <w:r w:rsidR="001A74D3">
        <w:rPr>
          <w:rFonts w:ascii="Times New Roman" w:hAnsi="Times New Roman"/>
          <w:sz w:val="24"/>
          <w:szCs w:val="24"/>
        </w:rPr>
        <w:t xml:space="preserve"> </w:t>
      </w:r>
      <w:r w:rsidRPr="00636C9B">
        <w:rPr>
          <w:rFonts w:ascii="Times New Roman" w:hAnsi="Times New Roman"/>
          <w:sz w:val="24"/>
          <w:szCs w:val="24"/>
        </w:rPr>
        <w:t>females</w:t>
      </w:r>
      <w:commentRangeEnd w:id="220"/>
      <w:r w:rsidR="005E65AD">
        <w:rPr>
          <w:rStyle w:val="CommentReference"/>
          <w:rFonts w:asciiTheme="minorHAnsi" w:eastAsiaTheme="minorHAnsi" w:hAnsiTheme="minorHAnsi" w:cstheme="minorBidi"/>
        </w:rPr>
        <w:commentReference w:id="220"/>
      </w:r>
      <w:r w:rsidR="001A74D3">
        <w:rPr>
          <w:rFonts w:ascii="Times New Roman" w:hAnsi="Times New Roman"/>
          <w:sz w:val="24"/>
          <w:szCs w:val="24"/>
        </w:rPr>
        <w:t xml:space="preserve"> (though </w:t>
      </w:r>
      <w:r w:rsidR="00FC385E">
        <w:rPr>
          <w:rFonts w:ascii="Times New Roman" w:hAnsi="Times New Roman"/>
          <w:sz w:val="24"/>
          <w:szCs w:val="24"/>
        </w:rPr>
        <w:t>to a lesser degree</w:t>
      </w:r>
      <w:r w:rsidR="001A74D3">
        <w:rPr>
          <w:rFonts w:ascii="Times New Roman" w:hAnsi="Times New Roman"/>
          <w:sz w:val="24"/>
          <w:szCs w:val="24"/>
        </w:rPr>
        <w:t>)</w:t>
      </w:r>
    </w:p>
    <w:p w14:paraId="32241E08" w14:textId="77777777" w:rsidR="005B36C6" w:rsidRPr="00636C9B" w:rsidRDefault="005B36C6" w:rsidP="00843ACB">
      <w:pPr>
        <w:spacing w:after="0" w:line="240" w:lineRule="auto"/>
        <w:jc w:val="both"/>
        <w:rPr>
          <w:rFonts w:ascii="Times New Roman" w:hAnsi="Times New Roman"/>
          <w:b/>
          <w:sz w:val="24"/>
          <w:szCs w:val="24"/>
        </w:rPr>
      </w:pPr>
    </w:p>
    <w:p w14:paraId="414E7816" w14:textId="103B0D82" w:rsidR="00670EC7" w:rsidRDefault="000210D1" w:rsidP="00D76DF7">
      <w:pPr>
        <w:spacing w:after="0" w:line="480" w:lineRule="auto"/>
        <w:jc w:val="both"/>
        <w:rPr>
          <w:rFonts w:ascii="Times New Roman" w:hAnsi="Times New Roman"/>
          <w:b/>
          <w:sz w:val="24"/>
          <w:szCs w:val="24"/>
        </w:rPr>
      </w:pPr>
      <w:r w:rsidRPr="00636C9B">
        <w:rPr>
          <w:rFonts w:ascii="Times New Roman" w:hAnsi="Times New Roman"/>
          <w:b/>
          <w:sz w:val="24"/>
          <w:szCs w:val="24"/>
        </w:rPr>
        <w:lastRenderedPageBreak/>
        <w:t>Discussion</w:t>
      </w:r>
    </w:p>
    <w:p w14:paraId="42C38E3B" w14:textId="767D6603" w:rsidR="00F03BCA" w:rsidRDefault="00105420" w:rsidP="00843ACB">
      <w:pPr>
        <w:spacing w:after="0" w:line="240" w:lineRule="auto"/>
        <w:jc w:val="both"/>
        <w:rPr>
          <w:rFonts w:ascii="Times New Roman" w:hAnsi="Times New Roman"/>
          <w:i/>
          <w:sz w:val="24"/>
          <w:szCs w:val="24"/>
        </w:rPr>
      </w:pPr>
      <w:r w:rsidRPr="00843ACB">
        <w:rPr>
          <w:rFonts w:ascii="Times New Roman" w:hAnsi="Times New Roman"/>
          <w:i/>
          <w:sz w:val="24"/>
          <w:szCs w:val="24"/>
        </w:rPr>
        <w:t>General</w:t>
      </w:r>
    </w:p>
    <w:p w14:paraId="1E37F28D" w14:textId="58AC5649" w:rsidR="004D2983" w:rsidRPr="00843ACB" w:rsidRDefault="004D2983" w:rsidP="00843ACB">
      <w:pPr>
        <w:pStyle w:val="ListParagraph"/>
        <w:numPr>
          <w:ilvl w:val="0"/>
          <w:numId w:val="10"/>
        </w:numPr>
        <w:spacing w:after="0" w:line="240" w:lineRule="auto"/>
        <w:jc w:val="both"/>
        <w:rPr>
          <w:rFonts w:ascii="Times New Roman" w:hAnsi="Times New Roman"/>
          <w:i/>
          <w:sz w:val="24"/>
          <w:szCs w:val="24"/>
        </w:rPr>
      </w:pPr>
      <w:r>
        <w:rPr>
          <w:rFonts w:ascii="Times New Roman" w:hAnsi="Times New Roman"/>
          <w:color w:val="000000" w:themeColor="text1"/>
          <w:sz w:val="24"/>
          <w:szCs w:val="24"/>
        </w:rPr>
        <w:t>A</w:t>
      </w:r>
      <w:r w:rsidRPr="00843ACB">
        <w:rPr>
          <w:rFonts w:ascii="Times New Roman" w:hAnsi="Times New Roman"/>
          <w:color w:val="000000" w:themeColor="text1"/>
          <w:sz w:val="24"/>
          <w:szCs w:val="24"/>
        </w:rPr>
        <w:t xml:space="preserve"> few </w:t>
      </w:r>
      <w:r>
        <w:rPr>
          <w:rFonts w:ascii="Times New Roman" w:hAnsi="Times New Roman"/>
          <w:color w:val="000000" w:themeColor="text1"/>
          <w:sz w:val="24"/>
          <w:szCs w:val="24"/>
        </w:rPr>
        <w:t>studies link</w:t>
      </w:r>
      <w:r w:rsidRPr="00843ACB">
        <w:rPr>
          <w:rFonts w:ascii="Times New Roman" w:hAnsi="Times New Roman"/>
          <w:color w:val="000000" w:themeColor="text1"/>
          <w:sz w:val="24"/>
          <w:szCs w:val="24"/>
        </w:rPr>
        <w:t xml:space="preserve"> an outcome for a particular type of injury with increasing temperature.</w:t>
      </w:r>
      <w:r w:rsidRPr="00843ACB">
        <w:rPr>
          <w:rFonts w:ascii="Times New Roman" w:hAnsi="Times New Roman"/>
          <w:color w:val="000000" w:themeColor="text1"/>
          <w:sz w:val="24"/>
          <w:szCs w:val="24"/>
        </w:rPr>
        <w:fldChar w:fldCharType="begin" w:fldLock="1"/>
      </w:r>
      <w:r w:rsidR="0004018D">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13,23–25&lt;/sup&gt;","plainTextFormattedCitation":"13,23–25","previouslyFormattedCitation":"&lt;sup&gt;13,23–25&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6B32B1" w:rsidRPr="006B32B1">
        <w:rPr>
          <w:rFonts w:ascii="Times New Roman" w:hAnsi="Times New Roman"/>
          <w:noProof/>
          <w:color w:val="000000" w:themeColor="text1"/>
          <w:sz w:val="24"/>
          <w:szCs w:val="24"/>
          <w:vertAlign w:val="superscript"/>
        </w:rPr>
        <w:t>13,23–25</w:t>
      </w:r>
      <w:r w:rsidRPr="00843ACB">
        <w:rPr>
          <w:rFonts w:ascii="Times New Roman" w:hAnsi="Times New Roman"/>
          <w:color w:val="000000" w:themeColor="text1"/>
          <w:sz w:val="24"/>
          <w:szCs w:val="24"/>
        </w:rPr>
        <w:fldChar w:fldCharType="end"/>
      </w:r>
    </w:p>
    <w:p w14:paraId="579F2A8B" w14:textId="7FB8915C" w:rsidR="00146F26" w:rsidRPr="00843ACB" w:rsidRDefault="00090A3A" w:rsidP="00843ACB">
      <w:pPr>
        <w:pStyle w:val="ListParagraph"/>
        <w:numPr>
          <w:ilvl w:val="0"/>
          <w:numId w:val="10"/>
        </w:numPr>
        <w:spacing w:after="0" w:line="240" w:lineRule="auto"/>
        <w:jc w:val="both"/>
        <w:rPr>
          <w:rFonts w:ascii="Times New Roman" w:hAnsi="Times New Roman"/>
          <w:sz w:val="24"/>
          <w:szCs w:val="24"/>
        </w:rPr>
      </w:pPr>
      <w:r w:rsidRPr="00843ACB">
        <w:rPr>
          <w:rFonts w:ascii="Times New Roman" w:hAnsi="Times New Roman"/>
          <w:sz w:val="24"/>
          <w:szCs w:val="24"/>
        </w:rPr>
        <w:t>Th</w:t>
      </w:r>
      <w:r w:rsidR="00F65593" w:rsidRPr="00843ACB">
        <w:rPr>
          <w:rFonts w:ascii="Times New Roman" w:hAnsi="Times New Roman"/>
          <w:sz w:val="24"/>
          <w:szCs w:val="24"/>
        </w:rPr>
        <w:t>at males make up</w:t>
      </w:r>
      <w:r w:rsidRPr="00843ACB">
        <w:rPr>
          <w:rFonts w:ascii="Times New Roman" w:hAnsi="Times New Roman"/>
          <w:sz w:val="24"/>
          <w:szCs w:val="24"/>
        </w:rPr>
        <w:t xml:space="preserve"> majority of additional </w:t>
      </w:r>
      <w:r w:rsidR="00BB2EFB" w:rsidRPr="00843ACB">
        <w:rPr>
          <w:rFonts w:ascii="Times New Roman" w:hAnsi="Times New Roman"/>
          <w:sz w:val="24"/>
          <w:szCs w:val="24"/>
        </w:rPr>
        <w:t xml:space="preserve">injury deaths </w:t>
      </w:r>
      <w:r w:rsidRPr="00843ACB">
        <w:rPr>
          <w:rFonts w:ascii="Times New Roman" w:hAnsi="Times New Roman"/>
          <w:sz w:val="24"/>
          <w:szCs w:val="24"/>
        </w:rPr>
        <w:t>contrasts with studies of cardiorespiratory causes of deaths, where effects estimated would be larger for females.</w:t>
      </w:r>
      <w:r w:rsidR="00914974" w:rsidRPr="00843ACB">
        <w:rPr>
          <w:rFonts w:ascii="Times New Roman" w:hAnsi="Times New Roman"/>
          <w:sz w:val="24"/>
          <w:szCs w:val="24"/>
        </w:rPr>
        <w:fldChar w:fldCharType="begin" w:fldLock="1"/>
      </w:r>
      <w:r w:rsidR="0004018D">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26&lt;/sup&gt;","plainTextFormattedCitation":"26","previouslyFormattedCitation":"&lt;sup&gt;26&lt;/sup&gt;"},"properties":{"noteIndex":0},"schema":"https://github.com/citation-style-language/schema/raw/master/csl-citation.json"}</w:instrText>
      </w:r>
      <w:r w:rsidR="00914974" w:rsidRPr="00843ACB">
        <w:rPr>
          <w:rFonts w:ascii="Times New Roman" w:hAnsi="Times New Roman"/>
          <w:sz w:val="24"/>
          <w:szCs w:val="24"/>
        </w:rPr>
        <w:fldChar w:fldCharType="separate"/>
      </w:r>
      <w:r w:rsidR="006B32B1" w:rsidRPr="006B32B1">
        <w:rPr>
          <w:rFonts w:ascii="Times New Roman" w:hAnsi="Times New Roman"/>
          <w:noProof/>
          <w:sz w:val="24"/>
          <w:szCs w:val="24"/>
          <w:vertAlign w:val="superscript"/>
        </w:rPr>
        <w:t>26</w:t>
      </w:r>
      <w:r w:rsidR="00914974" w:rsidRPr="00843ACB">
        <w:rPr>
          <w:rFonts w:ascii="Times New Roman" w:hAnsi="Times New Roman"/>
          <w:sz w:val="24"/>
          <w:szCs w:val="24"/>
        </w:rPr>
        <w:fldChar w:fldCharType="end"/>
      </w:r>
    </w:p>
    <w:p w14:paraId="27852255" w14:textId="0689ED28" w:rsidR="00362889" w:rsidRPr="00843ACB" w:rsidRDefault="00362889" w:rsidP="00843ACB">
      <w:pPr>
        <w:pStyle w:val="ListParagraph"/>
        <w:numPr>
          <w:ilvl w:val="0"/>
          <w:numId w:val="10"/>
        </w:numPr>
        <w:spacing w:after="0" w:line="240" w:lineRule="auto"/>
        <w:jc w:val="both"/>
        <w:rPr>
          <w:rFonts w:ascii="Times New Roman" w:hAnsi="Times New Roman"/>
          <w:sz w:val="24"/>
          <w:szCs w:val="24"/>
        </w:rPr>
      </w:pPr>
      <w:r w:rsidRPr="00843ACB">
        <w:rPr>
          <w:rFonts w:ascii="Times New Roman" w:hAnsi="Times New Roman"/>
          <w:color w:val="000000" w:themeColor="text1"/>
          <w:sz w:val="24"/>
          <w:szCs w:val="24"/>
        </w:rPr>
        <w:t>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r w:rsidR="0004018D">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04018D">
        <w:rPr>
          <w:rFonts w:ascii="MS Mincho" w:eastAsia="MS Mincho" w:hAnsi="MS Mincho" w:cs="MS Mincho"/>
          <w:color w:val="000000" w:themeColor="text1"/>
          <w:sz w:val="24"/>
          <w:szCs w:val="24"/>
        </w:rPr>
        <w:instrText>∼</w:instrText>
      </w:r>
      <w:r w:rsidR="0004018D">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27–32&lt;/sup&gt;","plainTextFormattedCitation":"27–32","previouslyFormattedCitation":"&lt;sup&gt;27–32&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6B32B1" w:rsidRPr="006B32B1">
        <w:rPr>
          <w:rFonts w:ascii="Times New Roman" w:hAnsi="Times New Roman"/>
          <w:noProof/>
          <w:color w:val="000000" w:themeColor="text1"/>
          <w:sz w:val="24"/>
          <w:szCs w:val="24"/>
          <w:vertAlign w:val="superscript"/>
        </w:rPr>
        <w:t>27–32</w:t>
      </w:r>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r w:rsidR="0004018D">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13,23–25&lt;/sup&gt;","plainTextFormattedCitation":"13,23–25","previouslyFormattedCitation":"&lt;sup&gt;13,23–25&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6B32B1" w:rsidRPr="006B32B1">
        <w:rPr>
          <w:rFonts w:ascii="Times New Roman" w:hAnsi="Times New Roman"/>
          <w:noProof/>
          <w:color w:val="000000" w:themeColor="text1"/>
          <w:sz w:val="24"/>
          <w:szCs w:val="24"/>
          <w:vertAlign w:val="superscript"/>
        </w:rPr>
        <w:t>13,23–25</w:t>
      </w:r>
      <w:r w:rsidRPr="00843ACB">
        <w:rPr>
          <w:rFonts w:ascii="Times New Roman" w:hAnsi="Times New Roman"/>
          <w:color w:val="000000" w:themeColor="text1"/>
          <w:sz w:val="24"/>
          <w:szCs w:val="24"/>
        </w:rPr>
        <w:fldChar w:fldCharType="end"/>
      </w:r>
    </w:p>
    <w:p w14:paraId="6ED609D4" w14:textId="51CFF793" w:rsidR="00B95A90" w:rsidRPr="00843ACB" w:rsidRDefault="00B95A90" w:rsidP="00843ACB">
      <w:pPr>
        <w:pStyle w:val="ListParagraph"/>
        <w:numPr>
          <w:ilvl w:val="0"/>
          <w:numId w:val="10"/>
        </w:numPr>
        <w:spacing w:after="0" w:line="240" w:lineRule="auto"/>
        <w:jc w:val="both"/>
        <w:rPr>
          <w:rFonts w:ascii="Times New Roman" w:hAnsi="Times New Roman"/>
          <w:sz w:val="24"/>
          <w:szCs w:val="24"/>
        </w:rPr>
      </w:pPr>
      <w:r>
        <w:rPr>
          <w:rFonts w:ascii="Times New Roman" w:hAnsi="Times New Roman"/>
          <w:sz w:val="24"/>
          <w:szCs w:val="24"/>
        </w:rPr>
        <w:t>Average alcohol consumption by country and area in USA increases with colder average temperatures.</w:t>
      </w:r>
      <w:r>
        <w:rPr>
          <w:rFonts w:ascii="Times New Roman" w:hAnsi="Times New Roman"/>
          <w:sz w:val="24"/>
          <w:szCs w:val="24"/>
        </w:rPr>
        <w:fldChar w:fldCharType="begin" w:fldLock="1"/>
      </w:r>
      <w:r w:rsidR="0004018D">
        <w:rPr>
          <w:rFonts w:ascii="Times New Roman" w:hAnsi="Times New Roman"/>
          <w:sz w:val="24"/>
          <w:szCs w:val="24"/>
        </w:rPr>
        <w:instrText>ADDIN CSL_CITATION {"citationItems":[{"id":"ITEM-1","itemData":{"ISSN":"1528-0012","abstract":"Background and Aims: Heavy alcohol (EtOH) intake can cause vasodilation and thermogenesis giving the perception of warmth. Based on these biological properties, it is generally assumed that countries with colder weather have increased alcohol consumption and therefore may have increased prevalence of alcoholic liver diseases. Furthermore, there may be an association with hours of sunlight, which has been related to both temperature and depression, which could influence alcohol use. However, this assumption has not been critically tested using global epidemiological data. To test this hypothesis, we performed a worldwide analysis to assess if the climate and geographical location of a country influences the alcohol-attributable fraction (AAF) of cirrhosis. Methods: We performed an exhaustive and comprehensive analysis of the following global databases for a total of 193 countries: WHO Global Report on Alcohol and Health, WHO Global Health Observatory, CIA World Factbook, Climatic Research Unit of the University of East Anglia, Global Precipitation Climatology Centre of Germany, The World Bank DataBank and World Meterological Organization. We used the mean temperature of a country in Celsius (of the year 2011), absolute latitude, average daily alcohol intake, most prominent climate (based on Koppen climate classification), average hours of yearly sunshine and percentage of binge drinkers as parameters for our analysis. Uni- and multivariate models were fitted to determine the influence of these parameters and the outcome of AAF. Results: In the univariate analysis, we found an inverse association between mean average temperature, mean annual sunshine hours and a positive association with latitude absolute value (p&lt;0.05), with AAF. In the multivariate analysis, average temperature and sunshine hours remained independently associated with the burden of alcohol cirrhosis or AAF after adjusting for the percentage of binge drinkers among active drinkers and alcohol consumption (p &lt;0.05). For every degree Celsius increase in temperature there is an observed 0.3% decrease in AAF. We also found an association between AAF and the Koppen Climate Classification of a country. Those countries in continental climates had significantly higher AAF than those in other classifications. These results indicate that cold weather is associated with higher burden of alcohol cirrhosis in patients with severe liver disease. Conclusions: Colder weather and fewer hours of sunlight …","author":[{"dropping-particle":"","family":"Shah","given":"N.D.","non-dropping-particle":"","parse-names":false,"suffix":""},{"dropping-particle":"","family":"Cruz-Lemini","given":"M.","non-dropping-particle":"","parse-names":false,"suffix":""},{"dropping-particle":"","family":"Stein","given":"E.","non-dropping-particle":"","parse-names":false,"suffix":""},{"dropping-particle":"","family":"Abraldes","given":"J.","non-dropping-particle":"","parse-names":false,"suffix":""},{"dropping-particle":"","family":"Altamirano","given":"J.","non-dropping-particle":"","parse-names":false,"suffix":""}],"container-title":"Gastroenterology","id":"ITEM-1","issued":{"date-parts":[["2017"]]},"title":"Colder weather and fewer sunlight hours increase the weight of alcohol as a cause of cirrhosis worldwide","type":"article-journal"},"uris":["http://www.mendeley.com/documents/?uuid=3b93160f-3d3c-4df2-a53e-0ac0f434eb24"]}],"mendeley":{"formattedCitation":"&lt;sup&gt;33&lt;/sup&gt;","plainTextFormattedCitation":"33","previouslyFormattedCitation":"&lt;sup&gt;33&lt;/sup&gt;"},"properties":{"noteIndex":0},"schema":"https://github.com/citation-style-language/schema/raw/master/csl-citation.json"}</w:instrText>
      </w:r>
      <w:r>
        <w:rPr>
          <w:rFonts w:ascii="Times New Roman" w:hAnsi="Times New Roman"/>
          <w:sz w:val="24"/>
          <w:szCs w:val="24"/>
        </w:rPr>
        <w:fldChar w:fldCharType="separate"/>
      </w:r>
      <w:r w:rsidR="006B32B1" w:rsidRPr="006B32B1">
        <w:rPr>
          <w:rFonts w:ascii="Times New Roman" w:hAnsi="Times New Roman"/>
          <w:noProof/>
          <w:sz w:val="24"/>
          <w:szCs w:val="24"/>
          <w:vertAlign w:val="superscript"/>
        </w:rPr>
        <w:t>33</w:t>
      </w:r>
      <w:r>
        <w:rPr>
          <w:rFonts w:ascii="Times New Roman" w:hAnsi="Times New Roman"/>
          <w:sz w:val="24"/>
          <w:szCs w:val="24"/>
        </w:rPr>
        <w:fldChar w:fldCharType="end"/>
      </w:r>
      <w:r>
        <w:rPr>
          <w:rFonts w:ascii="Times New Roman" w:hAnsi="Times New Roman"/>
          <w:sz w:val="24"/>
          <w:szCs w:val="24"/>
        </w:rPr>
        <w:t xml:space="preserve"> Deviation from seasonal averages affects alcohol consumption also in summer (</w:t>
      </w:r>
      <w:r w:rsidR="008D7FE8">
        <w:rPr>
          <w:rFonts w:ascii="Times New Roman" w:hAnsi="Times New Roman"/>
          <w:sz w:val="24"/>
          <w:szCs w:val="24"/>
        </w:rPr>
        <w:t>still looking for this evidence</w:t>
      </w:r>
      <w:r>
        <w:rPr>
          <w:rFonts w:ascii="Times New Roman" w:hAnsi="Times New Roman"/>
          <w:sz w:val="24"/>
          <w:szCs w:val="24"/>
        </w:rPr>
        <w:t>).</w:t>
      </w:r>
    </w:p>
    <w:p w14:paraId="4DC4DB94" w14:textId="77777777" w:rsidR="00CE4993" w:rsidRPr="00636C9B" w:rsidRDefault="00CE4993" w:rsidP="00843ACB">
      <w:pPr>
        <w:spacing w:after="0" w:line="240" w:lineRule="auto"/>
        <w:jc w:val="both"/>
        <w:rPr>
          <w:rFonts w:ascii="Times New Roman" w:hAnsi="Times New Roman"/>
          <w:sz w:val="24"/>
          <w:szCs w:val="24"/>
        </w:rPr>
      </w:pPr>
    </w:p>
    <w:p w14:paraId="527D4EFD" w14:textId="20030D2D" w:rsidR="00D259CD" w:rsidRPr="00F666B9"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Transport</w:t>
      </w:r>
    </w:p>
    <w:p w14:paraId="63E9AEB5" w14:textId="05972F07" w:rsidR="00E17F7C" w:rsidRPr="008D4556" w:rsidRDefault="00C204F6"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More road traffic when there is less snow</w:t>
      </w:r>
      <w:r w:rsidR="00730CB0">
        <w:rPr>
          <w:rFonts w:ascii="Times New Roman" w:hAnsi="Times New Roman"/>
          <w:sz w:val="24"/>
          <w:szCs w:val="24"/>
        </w:rPr>
        <w:t xml:space="preserve"> (i.e., correlated with higher temperature)</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04018D">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34–37&lt;/sup&gt;","plainTextFormattedCitation":"34–37","previouslyFormattedCitation":"&lt;sup&gt;34–37&lt;/sup&gt;"},"properties":{"noteIndex":0},"schema":"https://github.com/citation-style-language/schema/raw/master/csl-citation.json"}</w:instrText>
      </w:r>
      <w:r w:rsidR="00AD55FC">
        <w:rPr>
          <w:rFonts w:ascii="Times New Roman" w:hAnsi="Times New Roman"/>
          <w:sz w:val="24"/>
          <w:szCs w:val="24"/>
        </w:rPr>
        <w:fldChar w:fldCharType="separate"/>
      </w:r>
      <w:r w:rsidR="006B32B1" w:rsidRPr="006B32B1">
        <w:rPr>
          <w:rFonts w:ascii="Times New Roman" w:hAnsi="Times New Roman"/>
          <w:noProof/>
          <w:sz w:val="24"/>
          <w:szCs w:val="24"/>
          <w:vertAlign w:val="superscript"/>
        </w:rPr>
        <w:t>34–37</w:t>
      </w:r>
      <w:r w:rsidR="00AD55FC">
        <w:rPr>
          <w:rFonts w:ascii="Times New Roman" w:hAnsi="Times New Roman"/>
          <w:sz w:val="24"/>
          <w:szCs w:val="24"/>
        </w:rPr>
        <w:fldChar w:fldCharType="end"/>
      </w:r>
      <w:r w:rsidR="00E17F7C">
        <w:rPr>
          <w:rFonts w:ascii="Times New Roman" w:hAnsi="Times New Roman"/>
          <w:sz w:val="24"/>
          <w:szCs w:val="24"/>
        </w:rPr>
        <w:t xml:space="preserve"> </w:t>
      </w:r>
      <w:r w:rsidR="00E17F7C" w:rsidRPr="008D4556">
        <w:rPr>
          <w:rFonts w:ascii="Times New Roman" w:hAnsi="Times New Roman"/>
          <w:sz w:val="24"/>
          <w:szCs w:val="24"/>
        </w:rPr>
        <w:t xml:space="preserve">Young people (16-29 </w:t>
      </w:r>
      <w:r w:rsidR="00E17F7C" w:rsidRPr="002C78AF">
        <w:rPr>
          <w:rFonts w:ascii="Times New Roman" w:hAnsi="Times New Roman"/>
          <w:sz w:val="24"/>
          <w:szCs w:val="24"/>
        </w:rPr>
        <w:t>years) have highest crash involvements per 100 million miles, along with 80+</w:t>
      </w:r>
      <w:r w:rsidR="00E17F7C">
        <w:rPr>
          <w:rFonts w:ascii="Times New Roman" w:hAnsi="Times New Roman"/>
          <w:sz w:val="24"/>
          <w:szCs w:val="24"/>
        </w:rPr>
        <w:t>, so more crashes with unit increase in temperature</w:t>
      </w:r>
      <w:r w:rsidR="00E17F7C" w:rsidRPr="008D4556">
        <w:rPr>
          <w:rFonts w:ascii="Times New Roman" w:hAnsi="Times New Roman"/>
          <w:sz w:val="24"/>
          <w:szCs w:val="24"/>
        </w:rPr>
        <w:t xml:space="preserve"> (</w:t>
      </w:r>
      <w:hyperlink r:id="rId11" w:history="1">
        <w:r w:rsidR="00E17F7C" w:rsidRPr="008D4556">
          <w:rPr>
            <w:rStyle w:val="Hyperlink"/>
            <w:rFonts w:ascii="Times New Roman" w:hAnsi="Times New Roman"/>
            <w:sz w:val="24"/>
            <w:szCs w:val="24"/>
          </w:rPr>
          <w:t>link</w:t>
        </w:r>
      </w:hyperlink>
      <w:r w:rsidR="00E17F7C" w:rsidRPr="008D4556">
        <w:rPr>
          <w:rFonts w:ascii="Times New Roman" w:hAnsi="Times New Roman"/>
          <w:sz w:val="24"/>
          <w:szCs w:val="24"/>
        </w:rPr>
        <w:t>)</w:t>
      </w:r>
      <w:r w:rsidR="00E17F7C">
        <w:rPr>
          <w:rFonts w:ascii="Times New Roman" w:hAnsi="Times New Roman"/>
          <w:sz w:val="24"/>
          <w:szCs w:val="24"/>
        </w:rPr>
        <w:t xml:space="preserve">. </w:t>
      </w:r>
      <w:r w:rsidR="00E17F7C" w:rsidRPr="00636C9B">
        <w:rPr>
          <w:rFonts w:ascii="Times New Roman" w:hAnsi="Times New Roman"/>
          <w:sz w:val="24"/>
          <w:szCs w:val="24"/>
        </w:rPr>
        <w:t>Fatality of passengers also high in younger ages due to disproportionately high levels of unbelted passengers. (</w:t>
      </w:r>
      <w:hyperlink r:id="rId12" w:history="1">
        <w:r w:rsidR="00E17F7C" w:rsidRPr="00636C9B">
          <w:rPr>
            <w:rStyle w:val="Hyperlink"/>
            <w:rFonts w:ascii="Times New Roman" w:hAnsi="Times New Roman"/>
            <w:sz w:val="24"/>
            <w:szCs w:val="24"/>
          </w:rPr>
          <w:t>link</w:t>
        </w:r>
      </w:hyperlink>
      <w:r w:rsidR="00E17F7C" w:rsidRPr="00636C9B">
        <w:rPr>
          <w:rFonts w:ascii="Times New Roman" w:hAnsi="Times New Roman"/>
          <w:sz w:val="24"/>
          <w:szCs w:val="24"/>
        </w:rPr>
        <w:t>)</w:t>
      </w:r>
    </w:p>
    <w:p w14:paraId="0AC5D084" w14:textId="49C230CD" w:rsidR="00CD196F" w:rsidRPr="008D4556" w:rsidRDefault="007E25B1"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Driving performance deteriorates at higher temperatures</w:t>
      </w:r>
      <w:r>
        <w:rPr>
          <w:rFonts w:ascii="Times New Roman" w:hAnsi="Times New Roman"/>
          <w:sz w:val="24"/>
          <w:szCs w:val="24"/>
        </w:rPr>
        <w:fldChar w:fldCharType="begin" w:fldLock="1"/>
      </w:r>
      <w:r w:rsidR="0004018D">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38–41&lt;/sup&gt;","plainTextFormattedCitation":"38–41","previouslyFormattedCitation":"&lt;sup&gt;38–41&lt;/sup&gt;"},"properties":{"noteIndex":0},"schema":"https://github.com/citation-style-language/schema/raw/master/csl-citation.json"}</w:instrText>
      </w:r>
      <w:r>
        <w:rPr>
          <w:rFonts w:ascii="Times New Roman" w:hAnsi="Times New Roman"/>
          <w:sz w:val="24"/>
          <w:szCs w:val="24"/>
        </w:rPr>
        <w:fldChar w:fldCharType="separate"/>
      </w:r>
      <w:r w:rsidR="006B32B1" w:rsidRPr="006B32B1">
        <w:rPr>
          <w:rFonts w:ascii="Times New Roman" w:hAnsi="Times New Roman"/>
          <w:noProof/>
          <w:sz w:val="24"/>
          <w:szCs w:val="24"/>
          <w:vertAlign w:val="superscript"/>
        </w:rPr>
        <w:t>38–41</w:t>
      </w:r>
      <w:r>
        <w:rPr>
          <w:rFonts w:ascii="Times New Roman" w:hAnsi="Times New Roman"/>
          <w:sz w:val="24"/>
          <w:szCs w:val="24"/>
        </w:rPr>
        <w:fldChar w:fldCharType="end"/>
      </w:r>
    </w:p>
    <w:p w14:paraId="03D1BB6D" w14:textId="5C3518E9" w:rsidR="00975ED8" w:rsidRPr="008D4556" w:rsidRDefault="00207F3E" w:rsidP="00843ACB">
      <w:pPr>
        <w:pStyle w:val="ListParagraph"/>
        <w:numPr>
          <w:ilvl w:val="0"/>
          <w:numId w:val="7"/>
        </w:numPr>
        <w:spacing w:after="0" w:line="240" w:lineRule="auto"/>
        <w:jc w:val="both"/>
        <w:rPr>
          <w:rFonts w:ascii="Times New Roman" w:hAnsi="Times New Roman"/>
          <w:sz w:val="24"/>
          <w:szCs w:val="24"/>
        </w:rPr>
      </w:pPr>
      <w:commentRangeStart w:id="221"/>
      <w:r w:rsidRPr="008D4556">
        <w:rPr>
          <w:rFonts w:ascii="Times New Roman" w:hAnsi="Times New Roman"/>
          <w:sz w:val="24"/>
          <w:szCs w:val="24"/>
        </w:rPr>
        <w:t>Wh</w:t>
      </w:r>
      <w:r w:rsidRPr="002C78AF">
        <w:rPr>
          <w:rFonts w:ascii="Times New Roman" w:hAnsi="Times New Roman"/>
          <w:sz w:val="24"/>
          <w:szCs w:val="24"/>
        </w:rPr>
        <w:t>en</w:t>
      </w:r>
      <w:r w:rsidRPr="00696193">
        <w:rPr>
          <w:rFonts w:ascii="Times New Roman" w:hAnsi="Times New Roman"/>
          <w:sz w:val="24"/>
          <w:szCs w:val="24"/>
        </w:rPr>
        <w:t xml:space="preserve"> </w:t>
      </w:r>
      <w:r w:rsidRPr="002C78AF">
        <w:rPr>
          <w:rFonts w:ascii="Times New Roman" w:hAnsi="Times New Roman"/>
          <w:sz w:val="24"/>
          <w:szCs w:val="24"/>
        </w:rPr>
        <w:t>intoxicated,</w:t>
      </w:r>
      <w:r w:rsidRPr="00362889">
        <w:rPr>
          <w:rFonts w:ascii="Times New Roman" w:hAnsi="Times New Roman"/>
          <w:sz w:val="24"/>
          <w:szCs w:val="24"/>
        </w:rPr>
        <w:t xml:space="preserve"> teenagers </w:t>
      </w:r>
      <w:r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04018D">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42&lt;/sup&gt;","plainTextFormattedCitation":"42","previouslyFormattedCitation":"&lt;sup&gt;42&lt;/sup&gt;"},"properties":{"noteIndex":0},"schema":"https://github.com/citation-style-language/schema/raw/master/csl-citation.json"}</w:instrText>
      </w:r>
      <w:r w:rsidR="002C78AF">
        <w:rPr>
          <w:rFonts w:ascii="Times New Roman" w:hAnsi="Times New Roman"/>
          <w:sz w:val="24"/>
          <w:szCs w:val="24"/>
        </w:rPr>
        <w:fldChar w:fldCharType="separate"/>
      </w:r>
      <w:r w:rsidR="006B32B1" w:rsidRPr="006B32B1">
        <w:rPr>
          <w:rFonts w:ascii="Times New Roman" w:hAnsi="Times New Roman"/>
          <w:noProof/>
          <w:sz w:val="24"/>
          <w:szCs w:val="24"/>
          <w:vertAlign w:val="superscript"/>
        </w:rPr>
        <w:t>42</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p>
    <w:p w14:paraId="7E63F45F" w14:textId="1797F9AD" w:rsidR="001E5CD7" w:rsidRPr="00696193" w:rsidRDefault="00D47D7C" w:rsidP="00843ACB">
      <w:pPr>
        <w:pStyle w:val="ListParagraph"/>
        <w:numPr>
          <w:ilvl w:val="0"/>
          <w:numId w:val="7"/>
        </w:numPr>
        <w:spacing w:after="0" w:line="240" w:lineRule="auto"/>
        <w:jc w:val="both"/>
        <w:rPr>
          <w:rStyle w:val="Hyperlink"/>
          <w:rFonts w:ascii="Times New Roman" w:hAnsi="Times New Roman"/>
          <w:i/>
          <w:sz w:val="24"/>
          <w:szCs w:val="24"/>
        </w:rPr>
      </w:pPr>
      <w:r>
        <w:rPr>
          <w:rFonts w:ascii="Times New Roman" w:hAnsi="Times New Roman"/>
          <w:sz w:val="24"/>
          <w:szCs w:val="24"/>
        </w:rPr>
        <w:t xml:space="preserve">Regression of barrels of oil by temperature over time </w:t>
      </w:r>
      <w:r w:rsidR="00612AD9">
        <w:rPr>
          <w:rFonts w:ascii="Times New Roman" w:hAnsi="Times New Roman"/>
          <w:sz w:val="24"/>
          <w:szCs w:val="24"/>
        </w:rPr>
        <w:t xml:space="preserve">to do nationally </w:t>
      </w:r>
      <w:r w:rsidR="00696193">
        <w:rPr>
          <w:rFonts w:ascii="Times New Roman" w:hAnsi="Times New Roman"/>
          <w:sz w:val="24"/>
          <w:szCs w:val="24"/>
        </w:rPr>
        <w:fldChar w:fldCharType="begin"/>
      </w:r>
      <w:r w:rsidR="00696193">
        <w:rPr>
          <w:rFonts w:ascii="Times New Roman" w:hAnsi="Times New Roman"/>
          <w:sz w:val="24"/>
          <w:szCs w:val="24"/>
        </w:rPr>
        <w:instrText xml:space="preserve"> HYPERLINK "https://www.eia.gov/dnav/pet/hist/LeafHandler.ashx?n=PET&amp;s=MGFUPUS1&amp;f=M" </w:instrText>
      </w:r>
      <w:r w:rsidR="00696193">
        <w:rPr>
          <w:rFonts w:ascii="Times New Roman" w:hAnsi="Times New Roman"/>
          <w:sz w:val="24"/>
          <w:szCs w:val="24"/>
        </w:rPr>
        <w:fldChar w:fldCharType="separate"/>
      </w:r>
      <w:r w:rsidRPr="00696193">
        <w:rPr>
          <w:rStyle w:val="Hyperlink"/>
          <w:rFonts w:ascii="Times New Roman" w:hAnsi="Times New Roman"/>
          <w:sz w:val="24"/>
          <w:szCs w:val="24"/>
        </w:rPr>
        <w:t>(</w:t>
      </w:r>
      <w:r w:rsidRPr="002C78AF">
        <w:rPr>
          <w:rStyle w:val="Hyperlink"/>
          <w:rFonts w:ascii="Times New Roman" w:hAnsi="Times New Roman"/>
          <w:sz w:val="24"/>
          <w:szCs w:val="24"/>
        </w:rPr>
        <w:t>link</w:t>
      </w:r>
      <w:r w:rsidRPr="00696193">
        <w:rPr>
          <w:rStyle w:val="Hyperlink"/>
          <w:rFonts w:ascii="Times New Roman" w:hAnsi="Times New Roman"/>
          <w:sz w:val="24"/>
          <w:szCs w:val="24"/>
        </w:rPr>
        <w:t>)</w:t>
      </w:r>
      <w:commentRangeEnd w:id="221"/>
      <w:r w:rsidR="005E65AD" w:rsidRPr="00696193">
        <w:rPr>
          <w:rStyle w:val="Hyperlink"/>
          <w:rFonts w:asciiTheme="minorHAnsi" w:eastAsiaTheme="minorHAnsi" w:hAnsiTheme="minorHAnsi" w:cstheme="minorBidi"/>
          <w:sz w:val="16"/>
          <w:szCs w:val="16"/>
        </w:rPr>
        <w:commentReference w:id="221"/>
      </w:r>
    </w:p>
    <w:p w14:paraId="72B8DC0A" w14:textId="4149CD27" w:rsidR="001E5CD7" w:rsidRPr="00843ACB" w:rsidRDefault="00696193" w:rsidP="00843ACB">
      <w:pPr>
        <w:spacing w:after="0" w:line="240" w:lineRule="auto"/>
        <w:jc w:val="both"/>
        <w:rPr>
          <w:rFonts w:ascii="Times New Roman" w:hAnsi="Times New Roman"/>
          <w:i/>
          <w:sz w:val="24"/>
          <w:szCs w:val="24"/>
        </w:rPr>
      </w:pPr>
      <w:r>
        <w:rPr>
          <w:rFonts w:ascii="Times New Roman" w:hAnsi="Times New Roman"/>
          <w:sz w:val="24"/>
          <w:szCs w:val="24"/>
        </w:rPr>
        <w:fldChar w:fldCharType="end"/>
      </w:r>
    </w:p>
    <w:p w14:paraId="4D854535" w14:textId="1BAAEC21" w:rsidR="00CE4993" w:rsidRPr="00636C9B"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Falls</w:t>
      </w:r>
    </w:p>
    <w:p w14:paraId="1C1D54B7" w14:textId="7C055B80" w:rsidR="00223D8A" w:rsidRPr="002953F0" w:rsidRDefault="00C41B74"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 xml:space="preserve">actor for older people </w:t>
      </w:r>
      <w:r w:rsidR="007E2E1B" w:rsidRPr="00636C9B">
        <w:rPr>
          <w:rFonts w:ascii="Times New Roman" w:hAnsi="Times New Roman"/>
          <w:sz w:val="24"/>
          <w:szCs w:val="24"/>
        </w:rPr>
        <w:t xml:space="preserve">falling could be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04018D">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43&lt;/sup&gt;","plainTextFormattedCitation":"43","previouslyFormattedCitation":"&lt;sup&gt;43&lt;/sup&gt;"},"properties":{"noteIndex":0},"schema":"https://github.com/citation-style-language/schema/raw/master/csl-citation.json"}</w:instrText>
      </w:r>
      <w:r w:rsidR="00D21DED" w:rsidRPr="00636C9B">
        <w:rPr>
          <w:rFonts w:ascii="Times New Roman" w:hAnsi="Times New Roman"/>
          <w:sz w:val="24"/>
          <w:szCs w:val="24"/>
        </w:rPr>
        <w:fldChar w:fldCharType="separate"/>
      </w:r>
      <w:r w:rsidR="006B32B1" w:rsidRPr="006B32B1">
        <w:rPr>
          <w:rFonts w:ascii="Times New Roman" w:hAnsi="Times New Roman"/>
          <w:noProof/>
          <w:sz w:val="24"/>
          <w:szCs w:val="24"/>
          <w:vertAlign w:val="superscript"/>
        </w:rPr>
        <w:t>43</w:t>
      </w:r>
      <w:r w:rsidR="00D21DED" w:rsidRPr="00636C9B">
        <w:rPr>
          <w:rFonts w:ascii="Times New Roman" w:hAnsi="Times New Roman"/>
          <w:sz w:val="24"/>
          <w:szCs w:val="24"/>
        </w:rPr>
        <w:fldChar w:fldCharType="end"/>
      </w:r>
    </w:p>
    <w:p w14:paraId="12B3C93A" w14:textId="29C30562" w:rsidR="00597FC9" w:rsidRPr="00636C9B" w:rsidRDefault="00423243"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Healthy older people </w:t>
      </w:r>
      <w:r w:rsidR="00B37097">
        <w:rPr>
          <w:rFonts w:ascii="Times New Roman" w:hAnsi="Times New Roman"/>
          <w:sz w:val="24"/>
          <w:szCs w:val="24"/>
        </w:rPr>
        <w:t>will fall more outdoors than indoors.</w:t>
      </w:r>
      <w:r w:rsidR="002953F0">
        <w:rPr>
          <w:rFonts w:ascii="Times New Roman" w:hAnsi="Times New Roman"/>
          <w:sz w:val="24"/>
          <w:szCs w:val="24"/>
        </w:rPr>
        <w:fldChar w:fldCharType="begin" w:fldLock="1"/>
      </w:r>
      <w:r w:rsidR="0004018D">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44&lt;/sup&gt;","plainTextFormattedCitation":"44","previouslyFormattedCitation":"&lt;sup&gt;44&lt;/sup&gt;"},"properties":{"noteIndex":0},"schema":"https://github.com/citation-style-language/schema/raw/master/csl-citation.json"}</w:instrText>
      </w:r>
      <w:r w:rsidR="002953F0">
        <w:rPr>
          <w:rFonts w:ascii="Times New Roman" w:hAnsi="Times New Roman"/>
          <w:sz w:val="24"/>
          <w:szCs w:val="24"/>
        </w:rPr>
        <w:fldChar w:fldCharType="separate"/>
      </w:r>
      <w:r w:rsidR="006B32B1" w:rsidRPr="006B32B1">
        <w:rPr>
          <w:rFonts w:ascii="Times New Roman" w:hAnsi="Times New Roman"/>
          <w:noProof/>
          <w:sz w:val="24"/>
          <w:szCs w:val="24"/>
          <w:vertAlign w:val="superscript"/>
        </w:rPr>
        <w:t>44</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 weather, slippery outdoor conditions less of a factor.</w:t>
      </w:r>
    </w:p>
    <w:p w14:paraId="458508AF" w14:textId="77777777" w:rsidR="00CE4993" w:rsidRPr="00636C9B" w:rsidRDefault="00CE4993" w:rsidP="00843ACB">
      <w:pPr>
        <w:spacing w:after="0" w:line="240" w:lineRule="auto"/>
        <w:jc w:val="both"/>
        <w:rPr>
          <w:rFonts w:ascii="Times New Roman" w:hAnsi="Times New Roman"/>
          <w:i/>
          <w:sz w:val="24"/>
          <w:szCs w:val="24"/>
        </w:rPr>
      </w:pPr>
    </w:p>
    <w:p w14:paraId="6C873354" w14:textId="0F74F50C"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Drownings</w:t>
      </w:r>
    </w:p>
    <w:p w14:paraId="00046339" w14:textId="7F57FDF1" w:rsidR="002C6259" w:rsidRPr="00843ACB" w:rsidRDefault="002C6259"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Swimming more likely in anomalously warmer temperatures.</w:t>
      </w:r>
    </w:p>
    <w:p w14:paraId="45D8204E" w14:textId="04CEB033" w:rsidR="00243549" w:rsidRPr="00636C9B" w:rsidRDefault="00243549"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04018D">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45&lt;/sup&gt;","plainTextFormattedCitation":"45","previouslyFormattedCitation":"&lt;sup&gt;45&lt;/sup&gt;"},"properties":{"noteIndex":0},"schema":"https://github.com/citation-style-language/schema/raw/master/csl-citation.json"}</w:instrText>
      </w:r>
      <w:r w:rsidR="009D3641" w:rsidRPr="00636C9B">
        <w:rPr>
          <w:rFonts w:ascii="Times New Roman" w:hAnsi="Times New Roman"/>
          <w:sz w:val="24"/>
          <w:szCs w:val="24"/>
        </w:rPr>
        <w:fldChar w:fldCharType="separate"/>
      </w:r>
      <w:r w:rsidR="006B32B1" w:rsidRPr="006B32B1">
        <w:rPr>
          <w:rFonts w:ascii="Times New Roman" w:hAnsi="Times New Roman"/>
          <w:noProof/>
          <w:sz w:val="24"/>
          <w:szCs w:val="24"/>
          <w:vertAlign w:val="superscript"/>
        </w:rPr>
        <w:t>45</w:t>
      </w:r>
      <w:r w:rsidR="009D3641" w:rsidRPr="00636C9B">
        <w:rPr>
          <w:rFonts w:ascii="Times New Roman" w:hAnsi="Times New Roman"/>
          <w:sz w:val="24"/>
          <w:szCs w:val="24"/>
        </w:rPr>
        <w:fldChar w:fldCharType="end"/>
      </w:r>
    </w:p>
    <w:p w14:paraId="0B5788A7" w14:textId="6BEF4A9E" w:rsidR="00243549" w:rsidRPr="00636C9B" w:rsidRDefault="00243549"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 xml:space="preserve">Children 1-4 most likely to drown in a swimming pool, with </w:t>
      </w:r>
      <w:r w:rsidR="00AB0D0D" w:rsidRPr="00636C9B">
        <w:rPr>
          <w:rFonts w:ascii="Times New Roman" w:hAnsi="Times New Roman"/>
          <w:sz w:val="24"/>
          <w:szCs w:val="24"/>
        </w:rPr>
        <w:t>50% of all unintentional drowning deaths in that age group</w:t>
      </w:r>
      <w:r w:rsidR="009D3641"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04018D">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45&lt;/sup&gt;","plainTextFormattedCitation":"45","previouslyFormattedCitation":"&lt;sup&gt;45&lt;/sup&gt;"},"properties":{"noteIndex":0},"schema":"https://github.com/citation-style-language/schema/raw/master/csl-citation.json"}</w:instrText>
      </w:r>
      <w:r w:rsidR="009D3641" w:rsidRPr="00636C9B">
        <w:rPr>
          <w:rFonts w:ascii="Times New Roman" w:hAnsi="Times New Roman"/>
          <w:sz w:val="24"/>
          <w:szCs w:val="24"/>
        </w:rPr>
        <w:fldChar w:fldCharType="separate"/>
      </w:r>
      <w:r w:rsidR="006B32B1" w:rsidRPr="006B32B1">
        <w:rPr>
          <w:rFonts w:ascii="Times New Roman" w:hAnsi="Times New Roman"/>
          <w:noProof/>
          <w:sz w:val="24"/>
          <w:szCs w:val="24"/>
          <w:vertAlign w:val="superscript"/>
        </w:rPr>
        <w:t>45</w:t>
      </w:r>
      <w:r w:rsidR="009D3641" w:rsidRPr="00636C9B">
        <w:rPr>
          <w:rFonts w:ascii="Times New Roman" w:hAnsi="Times New Roman"/>
          <w:sz w:val="24"/>
          <w:szCs w:val="24"/>
        </w:rPr>
        <w:fldChar w:fldCharType="end"/>
      </w:r>
    </w:p>
    <w:p w14:paraId="02DEB20A" w14:textId="051F96A5" w:rsidR="00903EED" w:rsidRPr="00815C28" w:rsidRDefault="00FD2F61"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Adults aged 85 or over most likely to drown in a bath tub.</w:t>
      </w:r>
      <w:r w:rsidR="0016666B" w:rsidRPr="00636C9B">
        <w:rPr>
          <w:rFonts w:ascii="Times New Roman" w:hAnsi="Times New Roman"/>
          <w:sz w:val="24"/>
          <w:szCs w:val="24"/>
        </w:rPr>
        <w:fldChar w:fldCharType="begin" w:fldLock="1"/>
      </w:r>
      <w:r w:rsidR="0004018D">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45&lt;/sup&gt;","plainTextFormattedCitation":"45","previouslyFormattedCitation":"&lt;sup&gt;45&lt;/sup&gt;"},"properties":{"noteIndex":0},"schema":"https://github.com/citation-style-language/schema/raw/master/csl-citation.json"}</w:instrText>
      </w:r>
      <w:r w:rsidR="0016666B" w:rsidRPr="00636C9B">
        <w:rPr>
          <w:rFonts w:ascii="Times New Roman" w:hAnsi="Times New Roman"/>
          <w:sz w:val="24"/>
          <w:szCs w:val="24"/>
        </w:rPr>
        <w:fldChar w:fldCharType="separate"/>
      </w:r>
      <w:r w:rsidR="006B32B1" w:rsidRPr="006B32B1">
        <w:rPr>
          <w:rFonts w:ascii="Times New Roman" w:hAnsi="Times New Roman"/>
          <w:noProof/>
          <w:sz w:val="24"/>
          <w:szCs w:val="24"/>
          <w:vertAlign w:val="superscript"/>
        </w:rPr>
        <w:t>45</w:t>
      </w:r>
      <w:r w:rsidR="0016666B" w:rsidRPr="00636C9B">
        <w:rPr>
          <w:rFonts w:ascii="Times New Roman" w:hAnsi="Times New Roman"/>
          <w:sz w:val="24"/>
          <w:szCs w:val="24"/>
        </w:rPr>
        <w:fldChar w:fldCharType="end"/>
      </w:r>
    </w:p>
    <w:p w14:paraId="5123D5DE" w14:textId="77777777" w:rsidR="004565A9" w:rsidRPr="00636C9B" w:rsidRDefault="004565A9" w:rsidP="00843ACB">
      <w:pPr>
        <w:spacing w:after="0" w:line="240" w:lineRule="auto"/>
        <w:jc w:val="both"/>
        <w:rPr>
          <w:rFonts w:ascii="Times New Roman" w:hAnsi="Times New Roman"/>
          <w:sz w:val="24"/>
          <w:szCs w:val="24"/>
        </w:rPr>
      </w:pPr>
    </w:p>
    <w:p w14:paraId="526F1A36" w14:textId="319D004F"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Assault</w:t>
      </w:r>
    </w:p>
    <w:p w14:paraId="6E6FF6C5" w14:textId="4DDBDAE4" w:rsidR="00DE484C" w:rsidRDefault="00DE484C"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More time spent outdoors in warmer temperatures which leads to more interaction.</w:t>
      </w:r>
      <w:r w:rsidR="007C2F38">
        <w:rPr>
          <w:rFonts w:ascii="Times New Roman" w:hAnsi="Times New Roman"/>
          <w:sz w:val="24"/>
          <w:szCs w:val="24"/>
        </w:rPr>
        <w:fldChar w:fldCharType="begin" w:fldLock="1"/>
      </w:r>
      <w:r w:rsidR="0004018D">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46,47&lt;/sup&gt;","plainTextFormattedCitation":"46,47","previouslyFormattedCitation":"&lt;sup&gt;46,47&lt;/sup&gt;"},"properties":{"noteIndex":0},"schema":"https://github.com/citation-style-language/schema/raw/master/csl-citation.json"}</w:instrText>
      </w:r>
      <w:r w:rsidR="007C2F38">
        <w:rPr>
          <w:rFonts w:ascii="Times New Roman" w:hAnsi="Times New Roman"/>
          <w:sz w:val="24"/>
          <w:szCs w:val="24"/>
        </w:rPr>
        <w:fldChar w:fldCharType="separate"/>
      </w:r>
      <w:r w:rsidR="006B32B1" w:rsidRPr="006B32B1">
        <w:rPr>
          <w:rFonts w:ascii="Times New Roman" w:hAnsi="Times New Roman"/>
          <w:noProof/>
          <w:sz w:val="24"/>
          <w:szCs w:val="24"/>
          <w:vertAlign w:val="superscript"/>
        </w:rPr>
        <w:t>46,47</w:t>
      </w:r>
      <w:r w:rsidR="007C2F38">
        <w:rPr>
          <w:rFonts w:ascii="Times New Roman" w:hAnsi="Times New Roman"/>
          <w:sz w:val="24"/>
          <w:szCs w:val="24"/>
        </w:rPr>
        <w:fldChar w:fldCharType="end"/>
      </w:r>
    </w:p>
    <w:p w14:paraId="353C1173" w14:textId="77D7462C" w:rsidR="007C2F38" w:rsidRDefault="007C2F38"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Possible that people think of probability of carrying out successful crime without getting caught different under warmer conditions.</w:t>
      </w:r>
      <w:r>
        <w:rPr>
          <w:rFonts w:ascii="Times New Roman" w:hAnsi="Times New Roman"/>
          <w:sz w:val="24"/>
          <w:szCs w:val="24"/>
        </w:rPr>
        <w:fldChar w:fldCharType="begin" w:fldLock="1"/>
      </w:r>
      <w:r w:rsidR="0004018D">
        <w:rPr>
          <w:rFonts w:ascii="Times New Roman" w:hAnsi="Times New Roman"/>
          <w:sz w:val="24"/>
          <w:szCs w:val="24"/>
        </w:rPr>
        <w: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48,49&lt;/sup&gt;","plainTextFormattedCitation":"48,49","previouslyFormattedCitation":"&lt;sup&gt;48,49&lt;/sup&gt;"},"properties":{"noteIndex":0},"schema":"https://github.com/citation-style-language/schema/raw/master/csl-citation.json"}</w:instrText>
      </w:r>
      <w:r>
        <w:rPr>
          <w:rFonts w:ascii="Times New Roman" w:hAnsi="Times New Roman"/>
          <w:sz w:val="24"/>
          <w:szCs w:val="24"/>
        </w:rPr>
        <w:fldChar w:fldCharType="separate"/>
      </w:r>
      <w:r w:rsidR="006B32B1" w:rsidRPr="006B32B1">
        <w:rPr>
          <w:rFonts w:ascii="Times New Roman" w:hAnsi="Times New Roman"/>
          <w:noProof/>
          <w:sz w:val="24"/>
          <w:szCs w:val="24"/>
          <w:vertAlign w:val="superscript"/>
        </w:rPr>
        <w:t>48,49</w:t>
      </w:r>
      <w:r>
        <w:rPr>
          <w:rFonts w:ascii="Times New Roman" w:hAnsi="Times New Roman"/>
          <w:sz w:val="24"/>
          <w:szCs w:val="24"/>
        </w:rPr>
        <w:fldChar w:fldCharType="end"/>
      </w:r>
    </w:p>
    <w:p w14:paraId="5BBDFF26" w14:textId="0C29E860" w:rsidR="007C2F38" w:rsidRPr="007C2F38" w:rsidRDefault="007C2F38"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Link between anger and temperature.</w:t>
      </w:r>
      <w:r>
        <w:rPr>
          <w:rFonts w:ascii="Times New Roman" w:hAnsi="Times New Roman"/>
          <w:sz w:val="24"/>
          <w:szCs w:val="24"/>
        </w:rPr>
        <w:fldChar w:fldCharType="begin" w:fldLock="1"/>
      </w:r>
      <w:r w:rsidR="0004018D">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50,51&lt;/sup&gt;","plainTextFormattedCitation":"50,51","previouslyFormattedCitation":"&lt;sup&gt;50,51&lt;/sup&gt;"},"properties":{"noteIndex":0},"schema":"https://github.com/citation-style-language/schema/raw/master/csl-citation.json"}</w:instrText>
      </w:r>
      <w:r>
        <w:rPr>
          <w:rFonts w:ascii="Times New Roman" w:hAnsi="Times New Roman"/>
          <w:sz w:val="24"/>
          <w:szCs w:val="24"/>
        </w:rPr>
        <w:fldChar w:fldCharType="separate"/>
      </w:r>
      <w:r w:rsidR="006B32B1" w:rsidRPr="006B32B1">
        <w:rPr>
          <w:rFonts w:ascii="Times New Roman" w:hAnsi="Times New Roman"/>
          <w:noProof/>
          <w:sz w:val="24"/>
          <w:szCs w:val="24"/>
          <w:vertAlign w:val="superscript"/>
        </w:rPr>
        <w:t>50,51</w:t>
      </w:r>
      <w:r>
        <w:rPr>
          <w:rFonts w:ascii="Times New Roman" w:hAnsi="Times New Roman"/>
          <w:sz w:val="24"/>
          <w:szCs w:val="24"/>
        </w:rPr>
        <w:fldChar w:fldCharType="end"/>
      </w:r>
    </w:p>
    <w:p w14:paraId="14018E80" w14:textId="68E66342" w:rsidR="00A22685" w:rsidRDefault="00A22685"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Higher temperatures also cause more crime in general.</w:t>
      </w:r>
      <w:r w:rsidR="00775537">
        <w:rPr>
          <w:rFonts w:ascii="Times New Roman" w:hAnsi="Times New Roman"/>
          <w:sz w:val="24"/>
          <w:szCs w:val="24"/>
        </w:rPr>
        <w:fldChar w:fldCharType="begin" w:fldLock="1"/>
      </w:r>
      <w:r w:rsidR="0004018D">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mendeley":{"formattedCitation":"&lt;sup&gt;27&lt;/sup&gt;","plainTextFormattedCitation":"27","previouslyFormattedCitation":"&lt;sup&gt;27&lt;/sup&gt;"},"properties":{"noteIndex":0},"schema":"https://github.com/citation-style-language/schema/raw/master/csl-citation.json"}</w:instrText>
      </w:r>
      <w:r w:rsidR="00775537">
        <w:rPr>
          <w:rFonts w:ascii="Times New Roman" w:hAnsi="Times New Roman"/>
          <w:sz w:val="24"/>
          <w:szCs w:val="24"/>
        </w:rPr>
        <w:fldChar w:fldCharType="separate"/>
      </w:r>
      <w:r w:rsidR="006B32B1" w:rsidRPr="006B32B1">
        <w:rPr>
          <w:rFonts w:ascii="Times New Roman" w:hAnsi="Times New Roman"/>
          <w:noProof/>
          <w:sz w:val="24"/>
          <w:szCs w:val="24"/>
          <w:vertAlign w:val="superscript"/>
        </w:rPr>
        <w:t>27</w:t>
      </w:r>
      <w:r w:rsidR="00775537">
        <w:rPr>
          <w:rFonts w:ascii="Times New Roman" w:hAnsi="Times New Roman"/>
          <w:sz w:val="24"/>
          <w:szCs w:val="24"/>
        </w:rPr>
        <w:fldChar w:fldCharType="end"/>
      </w:r>
    </w:p>
    <w:p w14:paraId="1BBEDDF7" w14:textId="7275B103" w:rsidR="003A470E" w:rsidRPr="00843ACB" w:rsidRDefault="003A470E" w:rsidP="00843ACB">
      <w:pPr>
        <w:pStyle w:val="ListParagraph"/>
        <w:numPr>
          <w:ilvl w:val="0"/>
          <w:numId w:val="7"/>
        </w:numPr>
        <w:spacing w:after="0" w:line="240" w:lineRule="auto"/>
        <w:jc w:val="both"/>
        <w:rPr>
          <w:rFonts w:ascii="Times New Roman" w:hAnsi="Times New Roman"/>
          <w:sz w:val="24"/>
          <w:szCs w:val="24"/>
        </w:rPr>
      </w:pPr>
      <w:r w:rsidRPr="003A470E">
        <w:rPr>
          <w:rFonts w:ascii="Times New Roman" w:hAnsi="Times New Roman"/>
          <w:color w:val="000000" w:themeColor="text1"/>
          <w:sz w:val="24"/>
          <w:szCs w:val="24"/>
        </w:rPr>
        <w:t>There are studies which indirectly examine relationships of violent behaviour and conflict with climate change</w:t>
      </w:r>
      <w:r w:rsidR="004D2983">
        <w:rPr>
          <w:rFonts w:ascii="Times New Roman" w:hAnsi="Times New Roman"/>
          <w:color w:val="000000" w:themeColor="text1"/>
          <w:sz w:val="24"/>
          <w:szCs w:val="24"/>
        </w:rPr>
        <w:t>.</w:t>
      </w:r>
      <w:r w:rsidRPr="003A470E">
        <w:rPr>
          <w:rFonts w:ascii="Times New Roman" w:hAnsi="Times New Roman"/>
          <w:color w:val="000000" w:themeColor="text1"/>
          <w:sz w:val="24"/>
          <w:szCs w:val="24"/>
        </w:rPr>
        <w:fldChar w:fldCharType="begin" w:fldLock="1"/>
      </w:r>
      <w:r w:rsidR="0004018D">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04018D">
        <w:rPr>
          <w:rFonts w:ascii="MS Mincho" w:eastAsia="MS Mincho" w:hAnsi="MS Mincho" w:cs="MS Mincho"/>
          <w:color w:val="000000" w:themeColor="text1"/>
          <w:sz w:val="24"/>
          <w:szCs w:val="24"/>
        </w:rPr>
        <w:instrText>∼</w:instrText>
      </w:r>
      <w:r w:rsidR="0004018D">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27–32&lt;/sup&gt;","plainTextFormattedCitation":"27–32","previouslyFormattedCitation":"&lt;sup&gt;27–32&lt;/sup&gt;"},"properties":{"noteIndex":0},"schema":"https://github.com/citation-style-language/schema/raw/master/csl-citation.json"}</w:instrText>
      </w:r>
      <w:r w:rsidRPr="003A470E">
        <w:rPr>
          <w:rFonts w:ascii="Times New Roman" w:hAnsi="Times New Roman"/>
          <w:color w:val="000000" w:themeColor="text1"/>
          <w:sz w:val="24"/>
          <w:szCs w:val="24"/>
        </w:rPr>
        <w:fldChar w:fldCharType="separate"/>
      </w:r>
      <w:r w:rsidR="006B32B1" w:rsidRPr="006B32B1">
        <w:rPr>
          <w:rFonts w:ascii="Times New Roman" w:hAnsi="Times New Roman"/>
          <w:noProof/>
          <w:color w:val="000000" w:themeColor="text1"/>
          <w:sz w:val="24"/>
          <w:szCs w:val="24"/>
          <w:vertAlign w:val="superscript"/>
        </w:rPr>
        <w:t>27–32</w:t>
      </w:r>
      <w:r w:rsidRPr="003A470E">
        <w:rPr>
          <w:rFonts w:ascii="Times New Roman" w:hAnsi="Times New Roman"/>
          <w:color w:val="000000" w:themeColor="text1"/>
          <w:sz w:val="24"/>
          <w:szCs w:val="24"/>
        </w:rPr>
        <w:fldChar w:fldCharType="end"/>
      </w:r>
    </w:p>
    <w:p w14:paraId="5E17D259" w14:textId="38F8AC62" w:rsidR="008312D3" w:rsidRPr="00636C9B" w:rsidRDefault="00602B35" w:rsidP="00843ACB">
      <w:pPr>
        <w:pStyle w:val="ListParagraph"/>
        <w:numPr>
          <w:ilvl w:val="0"/>
          <w:numId w:val="7"/>
        </w:numPr>
        <w:spacing w:after="0" w:line="240" w:lineRule="auto"/>
        <w:jc w:val="both"/>
        <w:rPr>
          <w:rFonts w:ascii="Times New Roman" w:hAnsi="Times New Roman"/>
          <w:i/>
          <w:sz w:val="24"/>
          <w:szCs w:val="24"/>
        </w:rPr>
      </w:pPr>
      <w:r w:rsidRPr="00636C9B">
        <w:rPr>
          <w:rFonts w:ascii="Times New Roman" w:hAnsi="Times New Roman"/>
          <w:sz w:val="24"/>
          <w:szCs w:val="24"/>
        </w:rPr>
        <w:t>Examples in developing countries of association between conflict and temperature</w:t>
      </w:r>
      <w:r w:rsidR="00067319" w:rsidRPr="00636C9B">
        <w:rPr>
          <w:rFonts w:ascii="Times New Roman" w:hAnsi="Times New Roman"/>
          <w:sz w:val="24"/>
          <w:szCs w:val="24"/>
        </w:rPr>
        <w:t>.</w:t>
      </w:r>
      <w:r w:rsidR="00FA5998" w:rsidRPr="00636C9B">
        <w:rPr>
          <w:rFonts w:ascii="Times New Roman" w:hAnsi="Times New Roman"/>
          <w:sz w:val="24"/>
          <w:szCs w:val="24"/>
        </w:rPr>
        <w:fldChar w:fldCharType="begin" w:fldLock="1"/>
      </w:r>
      <w:r w:rsidR="0004018D">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04018D">
        <w:rPr>
          <w:rFonts w:ascii="MS Mincho" w:eastAsia="MS Mincho" w:hAnsi="MS Mincho" w:cs="MS Mincho"/>
          <w:sz w:val="24"/>
          <w:szCs w:val="24"/>
        </w:rPr>
        <w:instrText>∼</w:instrText>
      </w:r>
      <w:r w:rsidR="0004018D">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29–32,52&lt;/sup&gt;","plainTextFormattedCitation":"29–32,52","previouslyFormattedCitation":"&lt;sup&gt;29–32,52&lt;/sup&gt;"},"properties":{"noteIndex":0},"schema":"https://github.com/citation-style-language/schema/raw/master/csl-citation.json"}</w:instrText>
      </w:r>
      <w:r w:rsidR="00FA5998" w:rsidRPr="00636C9B">
        <w:rPr>
          <w:rFonts w:ascii="Times New Roman" w:hAnsi="Times New Roman"/>
          <w:sz w:val="24"/>
          <w:szCs w:val="24"/>
        </w:rPr>
        <w:fldChar w:fldCharType="separate"/>
      </w:r>
      <w:r w:rsidR="006B32B1" w:rsidRPr="006B32B1">
        <w:rPr>
          <w:rFonts w:ascii="Times New Roman" w:hAnsi="Times New Roman"/>
          <w:noProof/>
          <w:sz w:val="24"/>
          <w:szCs w:val="24"/>
          <w:vertAlign w:val="superscript"/>
        </w:rPr>
        <w:t>29–32,52</w:t>
      </w:r>
      <w:r w:rsidR="00FA5998" w:rsidRPr="00636C9B">
        <w:rPr>
          <w:rFonts w:ascii="Times New Roman" w:hAnsi="Times New Roman"/>
          <w:sz w:val="24"/>
          <w:szCs w:val="24"/>
        </w:rPr>
        <w:fldChar w:fldCharType="end"/>
      </w:r>
    </w:p>
    <w:p w14:paraId="0759FBCE" w14:textId="77777777" w:rsidR="00C86276" w:rsidRPr="00636C9B" w:rsidRDefault="00C86276" w:rsidP="00843ACB">
      <w:pPr>
        <w:spacing w:after="0" w:line="240" w:lineRule="auto"/>
        <w:jc w:val="both"/>
        <w:rPr>
          <w:rFonts w:ascii="Times New Roman" w:hAnsi="Times New Roman"/>
          <w:i/>
          <w:sz w:val="24"/>
          <w:szCs w:val="24"/>
        </w:rPr>
      </w:pPr>
    </w:p>
    <w:p w14:paraId="7A6EBFDB" w14:textId="489B7467" w:rsidR="005F2A56" w:rsidRPr="00636C9B" w:rsidRDefault="00E6459A" w:rsidP="00843ACB">
      <w:pPr>
        <w:spacing w:after="0" w:line="240" w:lineRule="auto"/>
        <w:jc w:val="both"/>
        <w:rPr>
          <w:rFonts w:ascii="Times New Roman" w:hAnsi="Times New Roman"/>
          <w:i/>
          <w:sz w:val="24"/>
          <w:szCs w:val="24"/>
        </w:rPr>
      </w:pPr>
      <w:r w:rsidRPr="00636C9B">
        <w:rPr>
          <w:rFonts w:ascii="Times New Roman" w:hAnsi="Times New Roman"/>
          <w:i/>
          <w:sz w:val="24"/>
          <w:szCs w:val="24"/>
        </w:rPr>
        <w:t>Intentional self-harm</w:t>
      </w:r>
    </w:p>
    <w:p w14:paraId="1ECADFB9" w14:textId="36D18E50" w:rsidR="009B7A5F" w:rsidRPr="00636C9B" w:rsidRDefault="00DD39F1"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lastRenderedPageBreak/>
        <w:t>Raised d</w:t>
      </w:r>
      <w:r w:rsidR="000A0A5E" w:rsidRPr="00636C9B">
        <w:rPr>
          <w:rFonts w:ascii="Times New Roman" w:hAnsi="Times New Roman"/>
          <w:sz w:val="24"/>
          <w:szCs w:val="24"/>
        </w:rPr>
        <w:t>epression levels associated with</w:t>
      </w:r>
      <w:r>
        <w:rPr>
          <w:rFonts w:ascii="Times New Roman" w:hAnsi="Times New Roman"/>
          <w:sz w:val="24"/>
          <w:szCs w:val="24"/>
        </w:rPr>
        <w:t xml:space="preserve"> increasing</w:t>
      </w:r>
      <w:r w:rsidR="000A0A5E" w:rsidRPr="00636C9B">
        <w:rPr>
          <w:rFonts w:ascii="Times New Roman" w:hAnsi="Times New Roman"/>
          <w:sz w:val="24"/>
          <w:szCs w:val="24"/>
        </w:rPr>
        <w:t xml:space="preserve"> temperature in Twitter mood analysis</w:t>
      </w:r>
      <w:r w:rsidR="00C042F3">
        <w:rPr>
          <w:rFonts w:ascii="Times New Roman" w:hAnsi="Times New Roman"/>
          <w:sz w:val="24"/>
          <w:szCs w:val="24"/>
        </w:rPr>
        <w:t>.</w:t>
      </w:r>
      <w:r w:rsidR="001B365D" w:rsidRPr="00636C9B">
        <w:rPr>
          <w:rFonts w:ascii="Times New Roman" w:hAnsi="Times New Roman"/>
          <w:sz w:val="24"/>
          <w:szCs w:val="24"/>
        </w:rPr>
        <w:fldChar w:fldCharType="begin" w:fldLock="1"/>
      </w:r>
      <w:r w:rsidR="0054202E">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13&lt;/sup&gt;","plainTextFormattedCitation":"13","previouslyFormattedCitation":"&lt;sup&gt;13&lt;/sup&gt;"},"properties":{"noteIndex":0},"schema":"https://github.com/citation-style-language/schema/raw/master/csl-citation.json"}</w:instrText>
      </w:r>
      <w:r w:rsidR="001B365D" w:rsidRPr="00636C9B">
        <w:rPr>
          <w:rFonts w:ascii="Times New Roman" w:hAnsi="Times New Roman"/>
          <w:sz w:val="24"/>
          <w:szCs w:val="24"/>
        </w:rPr>
        <w:fldChar w:fldCharType="separate"/>
      </w:r>
      <w:r w:rsidR="00F4293F" w:rsidRPr="00F4293F">
        <w:rPr>
          <w:rFonts w:ascii="Times New Roman" w:hAnsi="Times New Roman"/>
          <w:noProof/>
          <w:sz w:val="24"/>
          <w:szCs w:val="24"/>
          <w:vertAlign w:val="superscript"/>
        </w:rPr>
        <w:t>13</w:t>
      </w:r>
      <w:r w:rsidR="001B365D" w:rsidRPr="00636C9B">
        <w:rPr>
          <w:rFonts w:ascii="Times New Roman" w:hAnsi="Times New Roman"/>
          <w:sz w:val="24"/>
          <w:szCs w:val="24"/>
        </w:rPr>
        <w:fldChar w:fldCharType="end"/>
      </w:r>
      <w:r w:rsidR="00BE456B" w:rsidRPr="00636C9B">
        <w:rPr>
          <w:rFonts w:ascii="Times New Roman" w:hAnsi="Times New Roman"/>
          <w:sz w:val="24"/>
          <w:szCs w:val="24"/>
        </w:rPr>
        <w:t xml:space="preserve"> </w:t>
      </w:r>
    </w:p>
    <w:p w14:paraId="67720C84" w14:textId="77777777" w:rsidR="00290E98" w:rsidRPr="00636C9B" w:rsidRDefault="00290E98" w:rsidP="00D76DF7">
      <w:pPr>
        <w:spacing w:after="0" w:line="480" w:lineRule="auto"/>
        <w:jc w:val="both"/>
        <w:rPr>
          <w:rFonts w:ascii="Times New Roman" w:hAnsi="Times New Roman"/>
          <w:sz w:val="24"/>
          <w:szCs w:val="24"/>
        </w:rPr>
      </w:pPr>
    </w:p>
    <w:p w14:paraId="607387B6" w14:textId="77777777" w:rsidR="00675CCF" w:rsidRDefault="00675CCF">
      <w:pPr>
        <w:spacing w:after="0" w:line="240" w:lineRule="auto"/>
        <w:rPr>
          <w:rFonts w:ascii="Times New Roman" w:hAnsi="Times New Roman"/>
          <w:b/>
          <w:sz w:val="24"/>
          <w:szCs w:val="24"/>
        </w:rPr>
      </w:pPr>
      <w:r>
        <w:rPr>
          <w:rFonts w:ascii="Times New Roman" w:hAnsi="Times New Roman"/>
          <w:b/>
          <w:sz w:val="24"/>
          <w:szCs w:val="24"/>
        </w:rPr>
        <w:br w:type="page"/>
      </w:r>
    </w:p>
    <w:p w14:paraId="26C16D68" w14:textId="02B1220A"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lastRenderedPageBreak/>
        <w:t xml:space="preserve">Acknowledgments </w:t>
      </w:r>
    </w:p>
    <w:p w14:paraId="658EEA33" w14:textId="561E8FDD"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r w:rsidR="003575A7" w:rsidRPr="003575A7">
        <w:rPr>
          <w:rFonts w:ascii="Times New Roman" w:hAnsi="Times New Roman"/>
          <w:sz w:val="24"/>
          <w:szCs w:val="24"/>
        </w:rPr>
        <w:t xml:space="preserve"> It has not been formally reviewed by EPA. The views expressed in this document are solely those of authors and do not necessarily reflect those of the Agency. EPA does not endorse any products or commercial services mentioned in this publication.</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54D9E7E8" w14:textId="642BB240" w:rsidR="0004018D" w:rsidRPr="0004018D" w:rsidRDefault="00A55581"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04018D" w:rsidRPr="0004018D">
        <w:rPr>
          <w:rFonts w:ascii="Times New Roman" w:eastAsia="Times New Roman" w:hAnsi="Times New Roman"/>
          <w:noProof/>
          <w:sz w:val="24"/>
        </w:rPr>
        <w:t>1.</w:t>
      </w:r>
      <w:r w:rsidR="0004018D" w:rsidRPr="0004018D">
        <w:rPr>
          <w:rFonts w:ascii="Times New Roman" w:eastAsia="Times New Roman" w:hAnsi="Times New Roman"/>
          <w:noProof/>
          <w:sz w:val="24"/>
        </w:rPr>
        <w:tab/>
        <w:t xml:space="preserve">Watts, N. </w:t>
      </w:r>
      <w:r w:rsidR="0004018D" w:rsidRPr="0004018D">
        <w:rPr>
          <w:rFonts w:ascii="Times New Roman" w:eastAsia="Times New Roman" w:hAnsi="Times New Roman"/>
          <w:i/>
          <w:iCs/>
          <w:noProof/>
          <w:sz w:val="24"/>
        </w:rPr>
        <w:t>et al.</w:t>
      </w:r>
      <w:r w:rsidR="0004018D" w:rsidRPr="0004018D">
        <w:rPr>
          <w:rFonts w:ascii="Times New Roman" w:eastAsia="Times New Roman" w:hAnsi="Times New Roman"/>
          <w:noProof/>
          <w:sz w:val="24"/>
        </w:rPr>
        <w:t xml:space="preserve"> The 2018 report of the Lancet Countdown on health and climate change: shaping health of nations for centuries to come. </w:t>
      </w:r>
      <w:r w:rsidR="0004018D" w:rsidRPr="0004018D">
        <w:rPr>
          <w:rFonts w:ascii="Times New Roman" w:eastAsia="Times New Roman" w:hAnsi="Times New Roman"/>
          <w:i/>
          <w:iCs/>
          <w:noProof/>
          <w:sz w:val="24"/>
        </w:rPr>
        <w:t>Lancet</w:t>
      </w:r>
      <w:r w:rsidR="0004018D" w:rsidRPr="0004018D">
        <w:rPr>
          <w:rFonts w:ascii="Times New Roman" w:eastAsia="Times New Roman" w:hAnsi="Times New Roman"/>
          <w:noProof/>
          <w:sz w:val="24"/>
        </w:rPr>
        <w:t xml:space="preserve"> </w:t>
      </w:r>
      <w:r w:rsidR="0004018D" w:rsidRPr="0004018D">
        <w:rPr>
          <w:rFonts w:ascii="Times New Roman" w:eastAsia="Times New Roman" w:hAnsi="Times New Roman"/>
          <w:b/>
          <w:bCs/>
          <w:noProof/>
          <w:sz w:val="24"/>
        </w:rPr>
        <w:t>6736,</w:t>
      </w:r>
      <w:r w:rsidR="0004018D" w:rsidRPr="0004018D">
        <w:rPr>
          <w:rFonts w:ascii="Times New Roman" w:eastAsia="Times New Roman" w:hAnsi="Times New Roman"/>
          <w:noProof/>
          <w:sz w:val="24"/>
        </w:rPr>
        <w:t xml:space="preserve"> 1–4 (2018).</w:t>
      </w:r>
    </w:p>
    <w:p w14:paraId="46A2805B"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2.</w:t>
      </w:r>
      <w:r w:rsidRPr="0004018D">
        <w:rPr>
          <w:rFonts w:ascii="Times New Roman" w:eastAsia="Times New Roman" w:hAnsi="Times New Roman"/>
          <w:noProof/>
          <w:sz w:val="24"/>
        </w:rPr>
        <w:tab/>
        <w:t xml:space="preserve">McMichael, A. J., Woodruff, R. E. &amp; Hales, S. Climate change and human health: Present and future risks. </w:t>
      </w:r>
      <w:r w:rsidRPr="0004018D">
        <w:rPr>
          <w:rFonts w:ascii="Times New Roman" w:eastAsia="Times New Roman" w:hAnsi="Times New Roman"/>
          <w:i/>
          <w:iCs/>
          <w:noProof/>
          <w:sz w:val="24"/>
        </w:rPr>
        <w:t>Lancet</w:t>
      </w:r>
      <w:r w:rsidRPr="0004018D">
        <w:rPr>
          <w:rFonts w:ascii="Times New Roman" w:eastAsia="Times New Roman" w:hAnsi="Times New Roman"/>
          <w:noProof/>
          <w:sz w:val="24"/>
        </w:rPr>
        <w:t xml:space="preserve"> (2006). doi:10.1016/S0140-6736(06)68079-3</w:t>
      </w:r>
    </w:p>
    <w:p w14:paraId="6322EB10"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3.</w:t>
      </w:r>
      <w:r w:rsidRPr="0004018D">
        <w:rPr>
          <w:rFonts w:ascii="Times New Roman" w:eastAsia="Times New Roman" w:hAnsi="Times New Roman"/>
          <w:noProof/>
          <w:sz w:val="24"/>
        </w:rPr>
        <w:tab/>
        <w:t xml:space="preserve">Huang, C. </w:t>
      </w:r>
      <w:r w:rsidRPr="0004018D">
        <w:rPr>
          <w:rFonts w:ascii="Times New Roman" w:eastAsia="Times New Roman" w:hAnsi="Times New Roman"/>
          <w:i/>
          <w:iCs/>
          <w:noProof/>
          <w:sz w:val="24"/>
        </w:rPr>
        <w:t>et al.</w:t>
      </w:r>
      <w:r w:rsidRPr="0004018D">
        <w:rPr>
          <w:rFonts w:ascii="Times New Roman" w:eastAsia="Times New Roman" w:hAnsi="Times New Roman"/>
          <w:noProof/>
          <w:sz w:val="24"/>
        </w:rPr>
        <w:t xml:space="preserve"> Projecting Future heat-related mortality under climate change scenarios: A systematic review. </w:t>
      </w:r>
      <w:r w:rsidRPr="0004018D">
        <w:rPr>
          <w:rFonts w:ascii="Times New Roman" w:eastAsia="Times New Roman" w:hAnsi="Times New Roman"/>
          <w:i/>
          <w:iCs/>
          <w:noProof/>
          <w:sz w:val="24"/>
        </w:rPr>
        <w:t>Environmental Health Perspectives</w:t>
      </w:r>
      <w:r w:rsidRPr="0004018D">
        <w:rPr>
          <w:rFonts w:ascii="Times New Roman" w:eastAsia="Times New Roman" w:hAnsi="Times New Roman"/>
          <w:noProof/>
          <w:sz w:val="24"/>
        </w:rPr>
        <w:t xml:space="preserve"> (2011). doi:10.1289/ehp.1103456</w:t>
      </w:r>
    </w:p>
    <w:p w14:paraId="4DA0B401"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4.</w:t>
      </w:r>
      <w:r w:rsidRPr="0004018D">
        <w:rPr>
          <w:rFonts w:ascii="Times New Roman" w:eastAsia="Times New Roman" w:hAnsi="Times New Roman"/>
          <w:noProof/>
          <w:sz w:val="24"/>
        </w:rPr>
        <w:tab/>
        <w:t xml:space="preserve">Gasparrini, A. </w:t>
      </w:r>
      <w:r w:rsidRPr="0004018D">
        <w:rPr>
          <w:rFonts w:ascii="Times New Roman" w:eastAsia="Times New Roman" w:hAnsi="Times New Roman"/>
          <w:i/>
          <w:iCs/>
          <w:noProof/>
          <w:sz w:val="24"/>
        </w:rPr>
        <w:t>et al.</w:t>
      </w:r>
      <w:r w:rsidRPr="0004018D">
        <w:rPr>
          <w:rFonts w:ascii="Times New Roman" w:eastAsia="Times New Roman" w:hAnsi="Times New Roman"/>
          <w:noProof/>
          <w:sz w:val="24"/>
        </w:rPr>
        <w:t xml:space="preserve"> Projections of temperature-related excess mortality under climate change scenarios. </w:t>
      </w:r>
      <w:r w:rsidRPr="0004018D">
        <w:rPr>
          <w:rFonts w:ascii="Times New Roman" w:eastAsia="Times New Roman" w:hAnsi="Times New Roman"/>
          <w:i/>
          <w:iCs/>
          <w:noProof/>
          <w:sz w:val="24"/>
        </w:rPr>
        <w:t>Lancet Planet. Heal.</w:t>
      </w:r>
      <w:r w:rsidRPr="0004018D">
        <w:rPr>
          <w:rFonts w:ascii="Times New Roman" w:eastAsia="Times New Roman" w:hAnsi="Times New Roman"/>
          <w:noProof/>
          <w:sz w:val="24"/>
        </w:rPr>
        <w:t xml:space="preserve"> (2017). doi:10.1016/S2542-5196(17)30156-0</w:t>
      </w:r>
    </w:p>
    <w:p w14:paraId="2926797C"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5.</w:t>
      </w:r>
      <w:r w:rsidRPr="0004018D">
        <w:rPr>
          <w:rFonts w:ascii="Times New Roman" w:eastAsia="Times New Roman" w:hAnsi="Times New Roman"/>
          <w:noProof/>
          <w:sz w:val="24"/>
        </w:rPr>
        <w:tab/>
        <w:t xml:space="preserve">Smith, K. R. </w:t>
      </w:r>
      <w:r w:rsidRPr="0004018D">
        <w:rPr>
          <w:rFonts w:ascii="Times New Roman" w:eastAsia="Times New Roman" w:hAnsi="Times New Roman"/>
          <w:i/>
          <w:iCs/>
          <w:noProof/>
          <w:sz w:val="24"/>
        </w:rPr>
        <w:t>et al.</w:t>
      </w:r>
      <w:r w:rsidRPr="0004018D">
        <w:rPr>
          <w:rFonts w:ascii="Times New Roman" w:eastAsia="Times New Roman" w:hAnsi="Times New Roman"/>
          <w:noProof/>
          <w:sz w:val="24"/>
        </w:rPr>
        <w:t xml:space="preserve"> Human health: Impacts, adaptation, and co-benefits. in </w:t>
      </w:r>
      <w:r w:rsidRPr="0004018D">
        <w:rPr>
          <w:rFonts w:ascii="Times New Roman" w:eastAsia="Times New Roman" w:hAnsi="Times New Roman"/>
          <w:i/>
          <w:iCs/>
          <w:noProof/>
          <w:sz w:val="24"/>
        </w:rPr>
        <w:t>Climate Change 2014 Impacts, Adaptation and Vulnerability: Part A: Global and Sectoral Aspects</w:t>
      </w:r>
      <w:r w:rsidRPr="0004018D">
        <w:rPr>
          <w:rFonts w:ascii="Times New Roman" w:eastAsia="Times New Roman" w:hAnsi="Times New Roman"/>
          <w:noProof/>
          <w:sz w:val="24"/>
        </w:rPr>
        <w:t xml:space="preserve"> (2015). doi:10.1017/CBO9781107415379.016</w:t>
      </w:r>
    </w:p>
    <w:p w14:paraId="440F4BD6"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6.</w:t>
      </w:r>
      <w:r w:rsidRPr="0004018D">
        <w:rPr>
          <w:rFonts w:ascii="Times New Roman" w:eastAsia="Times New Roman" w:hAnsi="Times New Roman"/>
          <w:noProof/>
          <w:sz w:val="24"/>
        </w:rPr>
        <w:tab/>
        <w:t xml:space="preserve">Lozano, R. </w:t>
      </w:r>
      <w:r w:rsidRPr="0004018D">
        <w:rPr>
          <w:rFonts w:ascii="Times New Roman" w:eastAsia="Times New Roman" w:hAnsi="Times New Roman"/>
          <w:i/>
          <w:iCs/>
          <w:noProof/>
          <w:sz w:val="24"/>
        </w:rPr>
        <w:t>et al.</w:t>
      </w:r>
      <w:r w:rsidRPr="0004018D">
        <w:rPr>
          <w:rFonts w:ascii="Times New Roman" w:eastAsia="Times New Roman" w:hAnsi="Times New Roman"/>
          <w:noProof/>
          <w:sz w:val="24"/>
        </w:rPr>
        <w:t xml:space="preserve"> Global and regional mortality from 235 causes of death for 20 age groups in 1990 and 2010: A systematic analysis for the Global Burden of Disease Study 2010. </w:t>
      </w:r>
      <w:r w:rsidRPr="0004018D">
        <w:rPr>
          <w:rFonts w:ascii="Times New Roman" w:eastAsia="Times New Roman" w:hAnsi="Times New Roman"/>
          <w:i/>
          <w:iCs/>
          <w:noProof/>
          <w:sz w:val="24"/>
        </w:rPr>
        <w:t>Lancet</w:t>
      </w:r>
      <w:r w:rsidRPr="0004018D">
        <w:rPr>
          <w:rFonts w:ascii="Times New Roman" w:eastAsia="Times New Roman" w:hAnsi="Times New Roman"/>
          <w:noProof/>
          <w:sz w:val="24"/>
        </w:rPr>
        <w:t xml:space="preserve"> (2012). doi:10.1016/S0140-6736(12)61728-0</w:t>
      </w:r>
    </w:p>
    <w:p w14:paraId="19DD16A7"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7.</w:t>
      </w:r>
      <w:r w:rsidRPr="0004018D">
        <w:rPr>
          <w:rFonts w:ascii="Times New Roman" w:eastAsia="Times New Roman" w:hAnsi="Times New Roman"/>
          <w:noProof/>
          <w:sz w:val="24"/>
        </w:rPr>
        <w:tab/>
        <w:t xml:space="preserve">Parks, R. M., Bennett, J. E., Foreman, K. J., Toumi, R. &amp; Ezzati, M. National and regional seasonal dynamics of all-cause and cause-specific mortality in the USA from 1980 to 2016. </w:t>
      </w:r>
      <w:r w:rsidRPr="0004018D">
        <w:rPr>
          <w:rFonts w:ascii="Times New Roman" w:eastAsia="Times New Roman" w:hAnsi="Times New Roman"/>
          <w:i/>
          <w:iCs/>
          <w:noProof/>
          <w:sz w:val="24"/>
        </w:rPr>
        <w:t>Elife</w:t>
      </w:r>
      <w:r w:rsidRPr="0004018D">
        <w:rPr>
          <w:rFonts w:ascii="Times New Roman" w:eastAsia="Times New Roman" w:hAnsi="Times New Roman"/>
          <w:noProof/>
          <w:sz w:val="24"/>
        </w:rPr>
        <w:t xml:space="preserve"> </w:t>
      </w:r>
      <w:r w:rsidRPr="0004018D">
        <w:rPr>
          <w:rFonts w:ascii="Times New Roman" w:eastAsia="Times New Roman" w:hAnsi="Times New Roman"/>
          <w:b/>
          <w:bCs/>
          <w:noProof/>
          <w:sz w:val="24"/>
        </w:rPr>
        <w:t>7,</w:t>
      </w:r>
      <w:r w:rsidRPr="0004018D">
        <w:rPr>
          <w:rFonts w:ascii="Times New Roman" w:eastAsia="Times New Roman" w:hAnsi="Times New Roman"/>
          <w:noProof/>
          <w:sz w:val="24"/>
        </w:rPr>
        <w:t xml:space="preserve"> (2018).</w:t>
      </w:r>
    </w:p>
    <w:p w14:paraId="51BACA33"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8.</w:t>
      </w:r>
      <w:r w:rsidRPr="0004018D">
        <w:rPr>
          <w:rFonts w:ascii="Times New Roman" w:eastAsia="Times New Roman" w:hAnsi="Times New Roman"/>
          <w:noProof/>
          <w:sz w:val="24"/>
        </w:rPr>
        <w:tab/>
        <w:t xml:space="preserve">Rau, R. Seasonality in Human Mortality.  A Demographic Approach. </w:t>
      </w:r>
      <w:r w:rsidRPr="0004018D">
        <w:rPr>
          <w:rFonts w:ascii="Times New Roman" w:eastAsia="Times New Roman" w:hAnsi="Times New Roman"/>
          <w:i/>
          <w:iCs/>
          <w:noProof/>
          <w:sz w:val="24"/>
        </w:rPr>
        <w:t>Wirtschafts- und Sozialwissenschaftlichen Fak.</w:t>
      </w:r>
      <w:r w:rsidRPr="0004018D">
        <w:rPr>
          <w:rFonts w:ascii="Times New Roman" w:eastAsia="Times New Roman" w:hAnsi="Times New Roman"/>
          <w:noProof/>
          <w:sz w:val="24"/>
        </w:rPr>
        <w:t xml:space="preserve"> </w:t>
      </w:r>
      <w:r w:rsidRPr="0004018D">
        <w:rPr>
          <w:rFonts w:ascii="Times New Roman" w:eastAsia="Times New Roman" w:hAnsi="Times New Roman"/>
          <w:b/>
          <w:bCs/>
          <w:noProof/>
          <w:sz w:val="24"/>
        </w:rPr>
        <w:t>PhD,</w:t>
      </w:r>
      <w:r w:rsidRPr="0004018D">
        <w:rPr>
          <w:rFonts w:ascii="Times New Roman" w:eastAsia="Times New Roman" w:hAnsi="Times New Roman"/>
          <w:noProof/>
          <w:sz w:val="24"/>
        </w:rPr>
        <w:t xml:space="preserve"> 361 (2004).</w:t>
      </w:r>
    </w:p>
    <w:p w14:paraId="05EBF5F3"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9.</w:t>
      </w:r>
      <w:r w:rsidRPr="0004018D">
        <w:rPr>
          <w:rFonts w:ascii="Times New Roman" w:eastAsia="Times New Roman" w:hAnsi="Times New Roman"/>
          <w:noProof/>
          <w:sz w:val="24"/>
        </w:rPr>
        <w:tab/>
        <w:t xml:space="preserve">Gasparrini, A. </w:t>
      </w:r>
      <w:r w:rsidRPr="0004018D">
        <w:rPr>
          <w:rFonts w:ascii="Times New Roman" w:eastAsia="Times New Roman" w:hAnsi="Times New Roman"/>
          <w:i/>
          <w:iCs/>
          <w:noProof/>
          <w:sz w:val="24"/>
        </w:rPr>
        <w:t>et al.</w:t>
      </w:r>
      <w:r w:rsidRPr="0004018D">
        <w:rPr>
          <w:rFonts w:ascii="Times New Roman" w:eastAsia="Times New Roman" w:hAnsi="Times New Roman"/>
          <w:noProof/>
          <w:sz w:val="24"/>
        </w:rPr>
        <w:t xml:space="preserve"> Mortality risk attributable to high and low ambient temperature: A multicountry observational study. </w:t>
      </w:r>
      <w:r w:rsidRPr="0004018D">
        <w:rPr>
          <w:rFonts w:ascii="Times New Roman" w:eastAsia="Times New Roman" w:hAnsi="Times New Roman"/>
          <w:i/>
          <w:iCs/>
          <w:noProof/>
          <w:sz w:val="24"/>
        </w:rPr>
        <w:t>Lancet</w:t>
      </w:r>
      <w:r w:rsidRPr="0004018D">
        <w:rPr>
          <w:rFonts w:ascii="Times New Roman" w:eastAsia="Times New Roman" w:hAnsi="Times New Roman"/>
          <w:noProof/>
          <w:sz w:val="24"/>
        </w:rPr>
        <w:t xml:space="preserve"> </w:t>
      </w:r>
      <w:r w:rsidRPr="0004018D">
        <w:rPr>
          <w:rFonts w:ascii="Times New Roman" w:eastAsia="Times New Roman" w:hAnsi="Times New Roman"/>
          <w:b/>
          <w:bCs/>
          <w:noProof/>
          <w:sz w:val="24"/>
        </w:rPr>
        <w:t>386,</w:t>
      </w:r>
      <w:r w:rsidRPr="0004018D">
        <w:rPr>
          <w:rFonts w:ascii="Times New Roman" w:eastAsia="Times New Roman" w:hAnsi="Times New Roman"/>
          <w:noProof/>
          <w:sz w:val="24"/>
        </w:rPr>
        <w:t xml:space="preserve"> 369–375 (2015).</w:t>
      </w:r>
    </w:p>
    <w:p w14:paraId="48472293"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10.</w:t>
      </w:r>
      <w:r w:rsidRPr="0004018D">
        <w:rPr>
          <w:rFonts w:ascii="Times New Roman" w:eastAsia="Times New Roman" w:hAnsi="Times New Roman"/>
          <w:noProof/>
          <w:sz w:val="24"/>
        </w:rPr>
        <w:tab/>
        <w:t xml:space="preserve">Ye, X. </w:t>
      </w:r>
      <w:r w:rsidRPr="0004018D">
        <w:rPr>
          <w:rFonts w:ascii="Times New Roman" w:eastAsia="Times New Roman" w:hAnsi="Times New Roman"/>
          <w:i/>
          <w:iCs/>
          <w:noProof/>
          <w:sz w:val="24"/>
        </w:rPr>
        <w:t>et al.</w:t>
      </w:r>
      <w:r w:rsidRPr="0004018D">
        <w:rPr>
          <w:rFonts w:ascii="Times New Roman" w:eastAsia="Times New Roman" w:hAnsi="Times New Roman"/>
          <w:noProof/>
          <w:sz w:val="24"/>
        </w:rPr>
        <w:t xml:space="preserve"> Ambient temperature and morbidity: a review of epidemiological evidence. </w:t>
      </w:r>
      <w:r w:rsidRPr="0004018D">
        <w:rPr>
          <w:rFonts w:ascii="Times New Roman" w:eastAsia="Times New Roman" w:hAnsi="Times New Roman"/>
          <w:i/>
          <w:iCs/>
          <w:noProof/>
          <w:sz w:val="24"/>
        </w:rPr>
        <w:t>Environ. Health Perspect.</w:t>
      </w:r>
      <w:r w:rsidRPr="0004018D">
        <w:rPr>
          <w:rFonts w:ascii="Times New Roman" w:eastAsia="Times New Roman" w:hAnsi="Times New Roman"/>
          <w:noProof/>
          <w:sz w:val="24"/>
        </w:rPr>
        <w:t xml:space="preserve"> </w:t>
      </w:r>
      <w:r w:rsidRPr="0004018D">
        <w:rPr>
          <w:rFonts w:ascii="Times New Roman" w:eastAsia="Times New Roman" w:hAnsi="Times New Roman"/>
          <w:b/>
          <w:bCs/>
          <w:noProof/>
          <w:sz w:val="24"/>
        </w:rPr>
        <w:t>120,</w:t>
      </w:r>
      <w:r w:rsidRPr="0004018D">
        <w:rPr>
          <w:rFonts w:ascii="Times New Roman" w:eastAsia="Times New Roman" w:hAnsi="Times New Roman"/>
          <w:noProof/>
          <w:sz w:val="24"/>
        </w:rPr>
        <w:t xml:space="preserve"> 19–28 (2012).</w:t>
      </w:r>
    </w:p>
    <w:p w14:paraId="6C063D30"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11.</w:t>
      </w:r>
      <w:r w:rsidRPr="0004018D">
        <w:rPr>
          <w:rFonts w:ascii="Times New Roman" w:eastAsia="Times New Roman" w:hAnsi="Times New Roman"/>
          <w:noProof/>
          <w:sz w:val="24"/>
        </w:rPr>
        <w:tab/>
        <w:t xml:space="preserve">Basu, R. High ambient temperature and mortality: A review of epidemiologic studies from 2001 to 2008. </w:t>
      </w:r>
      <w:r w:rsidRPr="0004018D">
        <w:rPr>
          <w:rFonts w:ascii="Times New Roman" w:eastAsia="Times New Roman" w:hAnsi="Times New Roman"/>
          <w:i/>
          <w:iCs/>
          <w:noProof/>
          <w:sz w:val="24"/>
        </w:rPr>
        <w:t>Environ. Heal. A Glob. Access Sci. Source</w:t>
      </w:r>
      <w:r w:rsidRPr="0004018D">
        <w:rPr>
          <w:rFonts w:ascii="Times New Roman" w:eastAsia="Times New Roman" w:hAnsi="Times New Roman"/>
          <w:noProof/>
          <w:sz w:val="24"/>
        </w:rPr>
        <w:t xml:space="preserve"> </w:t>
      </w:r>
      <w:r w:rsidRPr="0004018D">
        <w:rPr>
          <w:rFonts w:ascii="Times New Roman" w:eastAsia="Times New Roman" w:hAnsi="Times New Roman"/>
          <w:b/>
          <w:bCs/>
          <w:noProof/>
          <w:sz w:val="24"/>
        </w:rPr>
        <w:t>8,</w:t>
      </w:r>
      <w:r w:rsidRPr="0004018D">
        <w:rPr>
          <w:rFonts w:ascii="Times New Roman" w:eastAsia="Times New Roman" w:hAnsi="Times New Roman"/>
          <w:noProof/>
          <w:sz w:val="24"/>
        </w:rPr>
        <w:t xml:space="preserve"> 40 (2009).</w:t>
      </w:r>
    </w:p>
    <w:p w14:paraId="466647D5"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12.</w:t>
      </w:r>
      <w:r w:rsidRPr="0004018D">
        <w:rPr>
          <w:rFonts w:ascii="Times New Roman" w:eastAsia="Times New Roman" w:hAnsi="Times New Roman"/>
          <w:noProof/>
          <w:sz w:val="24"/>
        </w:rPr>
        <w:tab/>
        <w:t xml:space="preserve">Shi, L., Kloog, I., Zanobetti, A., Liu, P. &amp; Schwartz, J. D. Impacts of temperature and its variability on mortality in New England. </w:t>
      </w:r>
      <w:r w:rsidRPr="0004018D">
        <w:rPr>
          <w:rFonts w:ascii="Times New Roman" w:eastAsia="Times New Roman" w:hAnsi="Times New Roman"/>
          <w:i/>
          <w:iCs/>
          <w:noProof/>
          <w:sz w:val="24"/>
        </w:rPr>
        <w:t>Nat. Clim. Chang.</w:t>
      </w:r>
      <w:r w:rsidRPr="0004018D">
        <w:rPr>
          <w:rFonts w:ascii="Times New Roman" w:eastAsia="Times New Roman" w:hAnsi="Times New Roman"/>
          <w:noProof/>
          <w:sz w:val="24"/>
        </w:rPr>
        <w:t xml:space="preserve"> </w:t>
      </w:r>
      <w:r w:rsidRPr="0004018D">
        <w:rPr>
          <w:rFonts w:ascii="Times New Roman" w:eastAsia="Times New Roman" w:hAnsi="Times New Roman"/>
          <w:b/>
          <w:bCs/>
          <w:noProof/>
          <w:sz w:val="24"/>
        </w:rPr>
        <w:t>5,</w:t>
      </w:r>
      <w:r w:rsidRPr="0004018D">
        <w:rPr>
          <w:rFonts w:ascii="Times New Roman" w:eastAsia="Times New Roman" w:hAnsi="Times New Roman"/>
          <w:noProof/>
          <w:sz w:val="24"/>
        </w:rPr>
        <w:t xml:space="preserve"> 988–991 (2015).</w:t>
      </w:r>
    </w:p>
    <w:p w14:paraId="5CDE97B6"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13.</w:t>
      </w:r>
      <w:r w:rsidRPr="0004018D">
        <w:rPr>
          <w:rFonts w:ascii="Times New Roman" w:eastAsia="Times New Roman" w:hAnsi="Times New Roman"/>
          <w:noProof/>
          <w:sz w:val="24"/>
        </w:rPr>
        <w:tab/>
        <w:t xml:space="preserve">Burke, M. </w:t>
      </w:r>
      <w:r w:rsidRPr="0004018D">
        <w:rPr>
          <w:rFonts w:ascii="Times New Roman" w:eastAsia="Times New Roman" w:hAnsi="Times New Roman"/>
          <w:i/>
          <w:iCs/>
          <w:noProof/>
          <w:sz w:val="24"/>
        </w:rPr>
        <w:t>et al.</w:t>
      </w:r>
      <w:r w:rsidRPr="0004018D">
        <w:rPr>
          <w:rFonts w:ascii="Times New Roman" w:eastAsia="Times New Roman" w:hAnsi="Times New Roman"/>
          <w:noProof/>
          <w:sz w:val="24"/>
        </w:rPr>
        <w:t xml:space="preserve"> Higher temperatures increase suicide rates in the United States and Mexico. </w:t>
      </w:r>
      <w:r w:rsidRPr="0004018D">
        <w:rPr>
          <w:rFonts w:ascii="Times New Roman" w:eastAsia="Times New Roman" w:hAnsi="Times New Roman"/>
          <w:i/>
          <w:iCs/>
          <w:noProof/>
          <w:sz w:val="24"/>
        </w:rPr>
        <w:t>Nat. Clim. Chang.</w:t>
      </w:r>
      <w:r w:rsidRPr="0004018D">
        <w:rPr>
          <w:rFonts w:ascii="Times New Roman" w:eastAsia="Times New Roman" w:hAnsi="Times New Roman"/>
          <w:noProof/>
          <w:sz w:val="24"/>
        </w:rPr>
        <w:t xml:space="preserve"> (2018). doi:10.1038/s41558-018-0222-x</w:t>
      </w:r>
    </w:p>
    <w:p w14:paraId="626EF915"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14.</w:t>
      </w:r>
      <w:r w:rsidRPr="0004018D">
        <w:rPr>
          <w:rFonts w:ascii="Times New Roman" w:eastAsia="Times New Roman" w:hAnsi="Times New Roman"/>
          <w:noProof/>
          <w:sz w:val="24"/>
        </w:rPr>
        <w:tab/>
        <w:t xml:space="preserve">Medina-Ramón, M. &amp; Schwartz, J. Temperature, temperature extremes, and mortality: A study of acclimatisation and effect modification in 50 US cities. </w:t>
      </w:r>
      <w:r w:rsidRPr="0004018D">
        <w:rPr>
          <w:rFonts w:ascii="Times New Roman" w:eastAsia="Times New Roman" w:hAnsi="Times New Roman"/>
          <w:i/>
          <w:iCs/>
          <w:noProof/>
          <w:sz w:val="24"/>
        </w:rPr>
        <w:t>Occup. Environ. Med.</w:t>
      </w:r>
      <w:r w:rsidRPr="0004018D">
        <w:rPr>
          <w:rFonts w:ascii="Times New Roman" w:eastAsia="Times New Roman" w:hAnsi="Times New Roman"/>
          <w:noProof/>
          <w:sz w:val="24"/>
        </w:rPr>
        <w:t xml:space="preserve"> </w:t>
      </w:r>
      <w:r w:rsidRPr="0004018D">
        <w:rPr>
          <w:rFonts w:ascii="Times New Roman" w:eastAsia="Times New Roman" w:hAnsi="Times New Roman"/>
          <w:b/>
          <w:bCs/>
          <w:noProof/>
          <w:sz w:val="24"/>
        </w:rPr>
        <w:t>64,</w:t>
      </w:r>
      <w:r w:rsidRPr="0004018D">
        <w:rPr>
          <w:rFonts w:ascii="Times New Roman" w:eastAsia="Times New Roman" w:hAnsi="Times New Roman"/>
          <w:noProof/>
          <w:sz w:val="24"/>
        </w:rPr>
        <w:t xml:space="preserve"> 827–833 (2007).</w:t>
      </w:r>
    </w:p>
    <w:p w14:paraId="56567DE8"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15.</w:t>
      </w:r>
      <w:r w:rsidRPr="0004018D">
        <w:rPr>
          <w:rFonts w:ascii="Times New Roman" w:eastAsia="Times New Roman" w:hAnsi="Times New Roman"/>
          <w:noProof/>
          <w:sz w:val="24"/>
        </w:rPr>
        <w:tab/>
        <w:t xml:space="preserve">Song, X. </w:t>
      </w:r>
      <w:r w:rsidRPr="0004018D">
        <w:rPr>
          <w:rFonts w:ascii="Times New Roman" w:eastAsia="Times New Roman" w:hAnsi="Times New Roman"/>
          <w:i/>
          <w:iCs/>
          <w:noProof/>
          <w:sz w:val="24"/>
        </w:rPr>
        <w:t>et al.</w:t>
      </w:r>
      <w:r w:rsidRPr="0004018D">
        <w:rPr>
          <w:rFonts w:ascii="Times New Roman" w:eastAsia="Times New Roman" w:hAnsi="Times New Roman"/>
          <w:noProof/>
          <w:sz w:val="24"/>
        </w:rPr>
        <w:t xml:space="preserve"> Impact of ambient temperature on morbidity and mortality: An overview of reviews. </w:t>
      </w:r>
      <w:r w:rsidRPr="0004018D">
        <w:rPr>
          <w:rFonts w:ascii="Times New Roman" w:eastAsia="Times New Roman" w:hAnsi="Times New Roman"/>
          <w:i/>
          <w:iCs/>
          <w:noProof/>
          <w:sz w:val="24"/>
        </w:rPr>
        <w:t>Sci. Total Environ.</w:t>
      </w:r>
      <w:r w:rsidRPr="0004018D">
        <w:rPr>
          <w:rFonts w:ascii="Times New Roman" w:eastAsia="Times New Roman" w:hAnsi="Times New Roman"/>
          <w:noProof/>
          <w:sz w:val="24"/>
        </w:rPr>
        <w:t xml:space="preserve"> </w:t>
      </w:r>
      <w:r w:rsidRPr="0004018D">
        <w:rPr>
          <w:rFonts w:ascii="Times New Roman" w:eastAsia="Times New Roman" w:hAnsi="Times New Roman"/>
          <w:b/>
          <w:bCs/>
          <w:noProof/>
          <w:sz w:val="24"/>
        </w:rPr>
        <w:t>586,</w:t>
      </w:r>
      <w:r w:rsidRPr="0004018D">
        <w:rPr>
          <w:rFonts w:ascii="Times New Roman" w:eastAsia="Times New Roman" w:hAnsi="Times New Roman"/>
          <w:noProof/>
          <w:sz w:val="24"/>
        </w:rPr>
        <w:t xml:space="preserve"> 241–254 (2017).</w:t>
      </w:r>
    </w:p>
    <w:p w14:paraId="4F2920F8"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16.</w:t>
      </w:r>
      <w:r w:rsidRPr="0004018D">
        <w:rPr>
          <w:rFonts w:ascii="Times New Roman" w:eastAsia="Times New Roman" w:hAnsi="Times New Roman"/>
          <w:noProof/>
          <w:sz w:val="24"/>
        </w:rPr>
        <w:tab/>
        <w:t xml:space="preserve">Ingram, D. D. </w:t>
      </w:r>
      <w:r w:rsidRPr="0004018D">
        <w:rPr>
          <w:rFonts w:ascii="Times New Roman" w:eastAsia="Times New Roman" w:hAnsi="Times New Roman"/>
          <w:i/>
          <w:iCs/>
          <w:noProof/>
          <w:sz w:val="24"/>
        </w:rPr>
        <w:t>et al.</w:t>
      </w:r>
      <w:r w:rsidRPr="0004018D">
        <w:rPr>
          <w:rFonts w:ascii="Times New Roman" w:eastAsia="Times New Roman" w:hAnsi="Times New Roman"/>
          <w:noProof/>
          <w:sz w:val="24"/>
        </w:rPr>
        <w:t xml:space="preserve"> United States Census 2000 population with bridged race categories. </w:t>
      </w:r>
      <w:r w:rsidRPr="0004018D">
        <w:rPr>
          <w:rFonts w:ascii="Times New Roman" w:eastAsia="Times New Roman" w:hAnsi="Times New Roman"/>
          <w:i/>
          <w:iCs/>
          <w:noProof/>
          <w:sz w:val="24"/>
        </w:rPr>
        <w:t>Vital Health Stat. 2.</w:t>
      </w:r>
      <w:r w:rsidRPr="0004018D">
        <w:rPr>
          <w:rFonts w:ascii="Times New Roman" w:eastAsia="Times New Roman" w:hAnsi="Times New Roman"/>
          <w:noProof/>
          <w:sz w:val="24"/>
        </w:rPr>
        <w:t xml:space="preserve"> 1–55 (2003).</w:t>
      </w:r>
    </w:p>
    <w:p w14:paraId="77E2B550"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lastRenderedPageBreak/>
        <w:t>17.</w:t>
      </w:r>
      <w:r w:rsidRPr="0004018D">
        <w:rPr>
          <w:rFonts w:ascii="Times New Roman" w:eastAsia="Times New Roman" w:hAnsi="Times New Roman"/>
          <w:noProof/>
          <w:sz w:val="24"/>
        </w:rPr>
        <w:tab/>
        <w:t xml:space="preserve">Dee, D. P. </w:t>
      </w:r>
      <w:r w:rsidRPr="0004018D">
        <w:rPr>
          <w:rFonts w:ascii="Times New Roman" w:eastAsia="Times New Roman" w:hAnsi="Times New Roman"/>
          <w:i/>
          <w:iCs/>
          <w:noProof/>
          <w:sz w:val="24"/>
        </w:rPr>
        <w:t>et al.</w:t>
      </w:r>
      <w:r w:rsidRPr="0004018D">
        <w:rPr>
          <w:rFonts w:ascii="Times New Roman" w:eastAsia="Times New Roman" w:hAnsi="Times New Roman"/>
          <w:noProof/>
          <w:sz w:val="24"/>
        </w:rPr>
        <w:t xml:space="preserve"> The ERA-Interim reanalysis: configuration and performance of the data assimilation system. </w:t>
      </w:r>
      <w:r w:rsidRPr="0004018D">
        <w:rPr>
          <w:rFonts w:ascii="Times New Roman" w:eastAsia="Times New Roman" w:hAnsi="Times New Roman"/>
          <w:i/>
          <w:iCs/>
          <w:noProof/>
          <w:sz w:val="24"/>
        </w:rPr>
        <w:t>Q. J. R. Meteorol. Soc.</w:t>
      </w:r>
      <w:r w:rsidRPr="0004018D">
        <w:rPr>
          <w:rFonts w:ascii="Times New Roman" w:eastAsia="Times New Roman" w:hAnsi="Times New Roman"/>
          <w:noProof/>
          <w:sz w:val="24"/>
        </w:rPr>
        <w:t xml:space="preserve"> </w:t>
      </w:r>
      <w:r w:rsidRPr="0004018D">
        <w:rPr>
          <w:rFonts w:ascii="Times New Roman" w:eastAsia="Times New Roman" w:hAnsi="Times New Roman"/>
          <w:b/>
          <w:bCs/>
          <w:noProof/>
          <w:sz w:val="24"/>
        </w:rPr>
        <w:t>137,</w:t>
      </w:r>
      <w:r w:rsidRPr="0004018D">
        <w:rPr>
          <w:rFonts w:ascii="Times New Roman" w:eastAsia="Times New Roman" w:hAnsi="Times New Roman"/>
          <w:noProof/>
          <w:sz w:val="24"/>
        </w:rPr>
        <w:t xml:space="preserve"> 553–597 (2011).</w:t>
      </w:r>
    </w:p>
    <w:p w14:paraId="4F52BB7E"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18.</w:t>
      </w:r>
      <w:r w:rsidRPr="0004018D">
        <w:rPr>
          <w:rFonts w:ascii="Times New Roman" w:eastAsia="Times New Roman" w:hAnsi="Times New Roman"/>
          <w:noProof/>
          <w:sz w:val="24"/>
        </w:rPr>
        <w:tab/>
        <w:t xml:space="preserve">Wallace, J. M. &amp; Hobbs, P. V. </w:t>
      </w:r>
      <w:r w:rsidRPr="0004018D">
        <w:rPr>
          <w:rFonts w:ascii="Times New Roman" w:eastAsia="Times New Roman" w:hAnsi="Times New Roman"/>
          <w:i/>
          <w:iCs/>
          <w:noProof/>
          <w:sz w:val="24"/>
        </w:rPr>
        <w:t>Atmospheric Science: An Introductory Survey: Second Edition</w:t>
      </w:r>
      <w:r w:rsidRPr="0004018D">
        <w:rPr>
          <w:rFonts w:ascii="Times New Roman" w:eastAsia="Times New Roman" w:hAnsi="Times New Roman"/>
          <w:noProof/>
          <w:sz w:val="24"/>
        </w:rPr>
        <w:t xml:space="preserve">. </w:t>
      </w:r>
      <w:r w:rsidRPr="0004018D">
        <w:rPr>
          <w:rFonts w:ascii="Times New Roman" w:eastAsia="Times New Roman" w:hAnsi="Times New Roman"/>
          <w:i/>
          <w:iCs/>
          <w:noProof/>
          <w:sz w:val="24"/>
        </w:rPr>
        <w:t>Atmospheric Science: An Introductory Survey: Second Edition</w:t>
      </w:r>
      <w:r w:rsidRPr="0004018D">
        <w:rPr>
          <w:rFonts w:ascii="Times New Roman" w:eastAsia="Times New Roman" w:hAnsi="Times New Roman"/>
          <w:noProof/>
          <w:sz w:val="24"/>
        </w:rPr>
        <w:t xml:space="preserve"> (2006). doi:10.1016/C2009-0-00034-8</w:t>
      </w:r>
    </w:p>
    <w:p w14:paraId="33EFAD50"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19.</w:t>
      </w:r>
      <w:r w:rsidRPr="0004018D">
        <w:rPr>
          <w:rFonts w:ascii="Times New Roman" w:eastAsia="Times New Roman" w:hAnsi="Times New Roman"/>
          <w:noProof/>
          <w:sz w:val="24"/>
        </w:rPr>
        <w:tab/>
        <w:t xml:space="preserve">Rue, H. &amp; Held, L. </w:t>
      </w:r>
      <w:r w:rsidRPr="0004018D">
        <w:rPr>
          <w:rFonts w:ascii="Times New Roman" w:eastAsia="Times New Roman" w:hAnsi="Times New Roman"/>
          <w:i/>
          <w:iCs/>
          <w:noProof/>
          <w:sz w:val="24"/>
        </w:rPr>
        <w:t>Gaussian Markov random fields. Theory and applications</w:t>
      </w:r>
      <w:r w:rsidRPr="0004018D">
        <w:rPr>
          <w:rFonts w:ascii="Times New Roman" w:eastAsia="Times New Roman" w:hAnsi="Times New Roman"/>
          <w:noProof/>
          <w:sz w:val="24"/>
        </w:rPr>
        <w:t xml:space="preserve">. </w:t>
      </w:r>
      <w:r w:rsidRPr="0004018D">
        <w:rPr>
          <w:rFonts w:ascii="Times New Roman" w:eastAsia="Times New Roman" w:hAnsi="Times New Roman"/>
          <w:i/>
          <w:iCs/>
          <w:noProof/>
          <w:sz w:val="24"/>
        </w:rPr>
        <w:t>Chapman &amp; Hall</w:t>
      </w:r>
      <w:r w:rsidRPr="0004018D">
        <w:rPr>
          <w:rFonts w:ascii="Times New Roman" w:eastAsia="Times New Roman" w:hAnsi="Times New Roman"/>
          <w:noProof/>
          <w:sz w:val="24"/>
        </w:rPr>
        <w:t xml:space="preserve"> (2005). doi:10.1007/s00184-007-0162-3</w:t>
      </w:r>
    </w:p>
    <w:p w14:paraId="0CD8960E"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20.</w:t>
      </w:r>
      <w:r w:rsidRPr="0004018D">
        <w:rPr>
          <w:rFonts w:ascii="Times New Roman" w:eastAsia="Times New Roman" w:hAnsi="Times New Roman"/>
          <w:noProof/>
          <w:sz w:val="24"/>
        </w:rPr>
        <w:tab/>
        <w:t xml:space="preserve">Besag, J. Spatial interaction and the statistical snalysis of lattice systems. </w:t>
      </w:r>
      <w:r w:rsidRPr="0004018D">
        <w:rPr>
          <w:rFonts w:ascii="Times New Roman" w:eastAsia="Times New Roman" w:hAnsi="Times New Roman"/>
          <w:i/>
          <w:iCs/>
          <w:noProof/>
          <w:sz w:val="24"/>
        </w:rPr>
        <w:t>J. R. Stat. Soc. Ser. B (Statistical Methodol.</w:t>
      </w:r>
      <w:r w:rsidRPr="0004018D">
        <w:rPr>
          <w:rFonts w:ascii="Times New Roman" w:eastAsia="Times New Roman" w:hAnsi="Times New Roman"/>
          <w:noProof/>
          <w:sz w:val="24"/>
        </w:rPr>
        <w:t xml:space="preserve"> (1974). doi:10.2307/2984812</w:t>
      </w:r>
    </w:p>
    <w:p w14:paraId="6C014F34"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21.</w:t>
      </w:r>
      <w:r w:rsidRPr="0004018D">
        <w:rPr>
          <w:rFonts w:ascii="Times New Roman" w:eastAsia="Times New Roman" w:hAnsi="Times New Roman"/>
          <w:noProof/>
          <w:sz w:val="24"/>
        </w:rPr>
        <w:tab/>
        <w:t xml:space="preserve">Rue, H., Martino, S. &amp; Chopin, N. Approximate Bayesian inference for latent Gaussian models by using integrated nested Laplace approximations. </w:t>
      </w:r>
      <w:r w:rsidRPr="0004018D">
        <w:rPr>
          <w:rFonts w:ascii="Times New Roman" w:eastAsia="Times New Roman" w:hAnsi="Times New Roman"/>
          <w:i/>
          <w:iCs/>
          <w:noProof/>
          <w:sz w:val="24"/>
        </w:rPr>
        <w:t>J. R. Stat. Soc. Ser. B Stat. Methodol.</w:t>
      </w:r>
      <w:r w:rsidRPr="0004018D">
        <w:rPr>
          <w:rFonts w:ascii="Times New Roman" w:eastAsia="Times New Roman" w:hAnsi="Times New Roman"/>
          <w:noProof/>
          <w:sz w:val="24"/>
        </w:rPr>
        <w:t xml:space="preserve"> (2009). doi:10.1111/j.1467-9868.2008.00700.x</w:t>
      </w:r>
    </w:p>
    <w:p w14:paraId="09487FF8"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22.</w:t>
      </w:r>
      <w:r w:rsidRPr="0004018D">
        <w:rPr>
          <w:rFonts w:ascii="Times New Roman" w:eastAsia="Times New Roman" w:hAnsi="Times New Roman"/>
          <w:noProof/>
          <w:sz w:val="24"/>
        </w:rPr>
        <w:tab/>
        <w:t>IPCC. IPCC special report on the impacts of global warming of 1.5 °C - Summary for policy makers. (2018).</w:t>
      </w:r>
    </w:p>
    <w:p w14:paraId="3D620D28"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23.</w:t>
      </w:r>
      <w:r w:rsidRPr="0004018D">
        <w:rPr>
          <w:rFonts w:ascii="Times New Roman" w:eastAsia="Times New Roman" w:hAnsi="Times New Roman"/>
          <w:noProof/>
          <w:sz w:val="24"/>
        </w:rPr>
        <w:tab/>
        <w:t xml:space="preserve">Page, L. A., Hajat, S. &amp; Kovats, R. S. Relationship between daily suicide counts and temperature in England and Wales. </w:t>
      </w:r>
      <w:r w:rsidRPr="0004018D">
        <w:rPr>
          <w:rFonts w:ascii="Times New Roman" w:eastAsia="Times New Roman" w:hAnsi="Times New Roman"/>
          <w:i/>
          <w:iCs/>
          <w:noProof/>
          <w:sz w:val="24"/>
        </w:rPr>
        <w:t>Br. J. Psychiatry</w:t>
      </w:r>
      <w:r w:rsidRPr="0004018D">
        <w:rPr>
          <w:rFonts w:ascii="Times New Roman" w:eastAsia="Times New Roman" w:hAnsi="Times New Roman"/>
          <w:noProof/>
          <w:sz w:val="24"/>
        </w:rPr>
        <w:t xml:space="preserve"> (2007). doi:10.1192/bjp.bp.106.031948</w:t>
      </w:r>
    </w:p>
    <w:p w14:paraId="759F9CFB"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24.</w:t>
      </w:r>
      <w:r w:rsidRPr="0004018D">
        <w:rPr>
          <w:rFonts w:ascii="Times New Roman" w:eastAsia="Times New Roman" w:hAnsi="Times New Roman"/>
          <w:noProof/>
          <w:sz w:val="24"/>
        </w:rPr>
        <w:tab/>
        <w:t xml:space="preserve">Orru, H. &amp; Åström, D. O. Increases in external cause mortality due to high and low temperatures: evidence from northeastern Europe. </w:t>
      </w:r>
      <w:r w:rsidRPr="0004018D">
        <w:rPr>
          <w:rFonts w:ascii="Times New Roman" w:eastAsia="Times New Roman" w:hAnsi="Times New Roman"/>
          <w:i/>
          <w:iCs/>
          <w:noProof/>
          <w:sz w:val="24"/>
        </w:rPr>
        <w:t>Int. J. Biometeorol.</w:t>
      </w:r>
      <w:r w:rsidRPr="0004018D">
        <w:rPr>
          <w:rFonts w:ascii="Times New Roman" w:eastAsia="Times New Roman" w:hAnsi="Times New Roman"/>
          <w:noProof/>
          <w:sz w:val="24"/>
        </w:rPr>
        <w:t xml:space="preserve"> (2017). doi:10.1007/s00484-016-1270-4</w:t>
      </w:r>
    </w:p>
    <w:p w14:paraId="07564724"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25.</w:t>
      </w:r>
      <w:r w:rsidRPr="0004018D">
        <w:rPr>
          <w:rFonts w:ascii="Times New Roman" w:eastAsia="Times New Roman" w:hAnsi="Times New Roman"/>
          <w:noProof/>
          <w:sz w:val="24"/>
        </w:rPr>
        <w:tab/>
        <w:t xml:space="preserve">Kampe, E. O. I., Kovats, S. &amp; Hajat, S. Impact of high ambient temperature on unintentional injuries in high-income countries: A narrative systematic literature review. </w:t>
      </w:r>
      <w:r w:rsidRPr="0004018D">
        <w:rPr>
          <w:rFonts w:ascii="Times New Roman" w:eastAsia="Times New Roman" w:hAnsi="Times New Roman"/>
          <w:i/>
          <w:iCs/>
          <w:noProof/>
          <w:sz w:val="24"/>
        </w:rPr>
        <w:t>BMJ Open</w:t>
      </w:r>
      <w:r w:rsidRPr="0004018D">
        <w:rPr>
          <w:rFonts w:ascii="Times New Roman" w:eastAsia="Times New Roman" w:hAnsi="Times New Roman"/>
          <w:noProof/>
          <w:sz w:val="24"/>
        </w:rPr>
        <w:t xml:space="preserve"> (2016). doi:10.1136/bmjopen-2015-010399</w:t>
      </w:r>
    </w:p>
    <w:p w14:paraId="13F3F098"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26.</w:t>
      </w:r>
      <w:r w:rsidRPr="0004018D">
        <w:rPr>
          <w:rFonts w:ascii="Times New Roman" w:eastAsia="Times New Roman" w:hAnsi="Times New Roman"/>
          <w:noProof/>
          <w:sz w:val="24"/>
        </w:rPr>
        <w:tab/>
        <w:t xml:space="preserve">Bennett, J. E., Blangiardo, M., Fecht, D., Elliott, P. &amp; Ezzati, M. Vulnerability to the mortality effects of warm temperature in the districts of England and Wales. </w:t>
      </w:r>
      <w:r w:rsidRPr="0004018D">
        <w:rPr>
          <w:rFonts w:ascii="Times New Roman" w:eastAsia="Times New Roman" w:hAnsi="Times New Roman"/>
          <w:i/>
          <w:iCs/>
          <w:noProof/>
          <w:sz w:val="24"/>
        </w:rPr>
        <w:t>Nat. Clim. Chang.</w:t>
      </w:r>
      <w:r w:rsidRPr="0004018D">
        <w:rPr>
          <w:rFonts w:ascii="Times New Roman" w:eastAsia="Times New Roman" w:hAnsi="Times New Roman"/>
          <w:noProof/>
          <w:sz w:val="24"/>
        </w:rPr>
        <w:t xml:space="preserve"> </w:t>
      </w:r>
      <w:r w:rsidRPr="0004018D">
        <w:rPr>
          <w:rFonts w:ascii="Times New Roman" w:eastAsia="Times New Roman" w:hAnsi="Times New Roman"/>
          <w:b/>
          <w:bCs/>
          <w:noProof/>
          <w:sz w:val="24"/>
        </w:rPr>
        <w:t>4,</w:t>
      </w:r>
      <w:r w:rsidRPr="0004018D">
        <w:rPr>
          <w:rFonts w:ascii="Times New Roman" w:eastAsia="Times New Roman" w:hAnsi="Times New Roman"/>
          <w:noProof/>
          <w:sz w:val="24"/>
        </w:rPr>
        <w:t xml:space="preserve"> 269–273 (2014).</w:t>
      </w:r>
    </w:p>
    <w:p w14:paraId="1061B9C2"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27.</w:t>
      </w:r>
      <w:r w:rsidRPr="0004018D">
        <w:rPr>
          <w:rFonts w:ascii="Times New Roman" w:eastAsia="Times New Roman" w:hAnsi="Times New Roman"/>
          <w:noProof/>
          <w:sz w:val="24"/>
        </w:rPr>
        <w:tab/>
        <w:t xml:space="preserve">Ranson, M. Crime, weather, and climate change. </w:t>
      </w:r>
      <w:r w:rsidRPr="0004018D">
        <w:rPr>
          <w:rFonts w:ascii="Times New Roman" w:eastAsia="Times New Roman" w:hAnsi="Times New Roman"/>
          <w:i/>
          <w:iCs/>
          <w:noProof/>
          <w:sz w:val="24"/>
        </w:rPr>
        <w:t>J. Environ. Econ. Manage.</w:t>
      </w:r>
      <w:r w:rsidRPr="0004018D">
        <w:rPr>
          <w:rFonts w:ascii="Times New Roman" w:eastAsia="Times New Roman" w:hAnsi="Times New Roman"/>
          <w:noProof/>
          <w:sz w:val="24"/>
        </w:rPr>
        <w:t xml:space="preserve"> (2014). doi:10.1016/j.jeem.2013.11.008</w:t>
      </w:r>
    </w:p>
    <w:p w14:paraId="10200658"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28.</w:t>
      </w:r>
      <w:r w:rsidRPr="0004018D">
        <w:rPr>
          <w:rFonts w:ascii="Times New Roman" w:eastAsia="Times New Roman" w:hAnsi="Times New Roman"/>
          <w:noProof/>
          <w:sz w:val="24"/>
        </w:rPr>
        <w:tab/>
        <w:t xml:space="preserve">Mares, D. Climate change and levels of violence in socially disadvantaged neighborhood groups. </w:t>
      </w:r>
      <w:r w:rsidRPr="0004018D">
        <w:rPr>
          <w:rFonts w:ascii="Times New Roman" w:eastAsia="Times New Roman" w:hAnsi="Times New Roman"/>
          <w:i/>
          <w:iCs/>
          <w:noProof/>
          <w:sz w:val="24"/>
        </w:rPr>
        <w:t>J. Urban Heal.</w:t>
      </w:r>
      <w:r w:rsidRPr="0004018D">
        <w:rPr>
          <w:rFonts w:ascii="Times New Roman" w:eastAsia="Times New Roman" w:hAnsi="Times New Roman"/>
          <w:noProof/>
          <w:sz w:val="24"/>
        </w:rPr>
        <w:t xml:space="preserve"> (2013). doi:10.1007/s11524-013-9791-1</w:t>
      </w:r>
    </w:p>
    <w:p w14:paraId="37A020A8"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29.</w:t>
      </w:r>
      <w:r w:rsidRPr="0004018D">
        <w:rPr>
          <w:rFonts w:ascii="Times New Roman" w:eastAsia="Times New Roman" w:hAnsi="Times New Roman"/>
          <w:noProof/>
          <w:sz w:val="24"/>
        </w:rPr>
        <w:tab/>
        <w:t xml:space="preserve">Burke, M. B., Miguel, E., Satyanath, S., Dykema, J. A. &amp; Lobell, D. B. Warming increases the risk of civil war in Africa. </w:t>
      </w:r>
      <w:r w:rsidRPr="0004018D">
        <w:rPr>
          <w:rFonts w:ascii="Times New Roman" w:eastAsia="Times New Roman" w:hAnsi="Times New Roman"/>
          <w:i/>
          <w:iCs/>
          <w:noProof/>
          <w:sz w:val="24"/>
        </w:rPr>
        <w:t>Proc. Natl. Acad. Sci.</w:t>
      </w:r>
      <w:r w:rsidRPr="0004018D">
        <w:rPr>
          <w:rFonts w:ascii="Times New Roman" w:eastAsia="Times New Roman" w:hAnsi="Times New Roman"/>
          <w:noProof/>
          <w:sz w:val="24"/>
        </w:rPr>
        <w:t xml:space="preserve"> (2009). doi:10.1073/pnas.0907998106</w:t>
      </w:r>
    </w:p>
    <w:p w14:paraId="151199D6"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30.</w:t>
      </w:r>
      <w:r w:rsidRPr="0004018D">
        <w:rPr>
          <w:rFonts w:ascii="Times New Roman" w:eastAsia="Times New Roman" w:hAnsi="Times New Roman"/>
          <w:noProof/>
          <w:sz w:val="24"/>
        </w:rPr>
        <w:tab/>
        <w:t xml:space="preserve">Hsiang, S. M., Burke, M. &amp; Miguel, E. Quantifying the Influence of Climate on Human Conflict. </w:t>
      </w:r>
      <w:r w:rsidRPr="0004018D">
        <w:rPr>
          <w:rFonts w:ascii="Times New Roman" w:eastAsia="Times New Roman" w:hAnsi="Times New Roman"/>
          <w:i/>
          <w:iCs/>
          <w:noProof/>
          <w:sz w:val="24"/>
        </w:rPr>
        <w:t>Science (80-. ).</w:t>
      </w:r>
      <w:r w:rsidRPr="0004018D">
        <w:rPr>
          <w:rFonts w:ascii="Times New Roman" w:eastAsia="Times New Roman" w:hAnsi="Times New Roman"/>
          <w:noProof/>
          <w:sz w:val="24"/>
        </w:rPr>
        <w:t xml:space="preserve"> (2013). doi:10.1126/science.1235367</w:t>
      </w:r>
    </w:p>
    <w:p w14:paraId="5F47612F"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31.</w:t>
      </w:r>
      <w:r w:rsidRPr="0004018D">
        <w:rPr>
          <w:rFonts w:ascii="Times New Roman" w:eastAsia="Times New Roman" w:hAnsi="Times New Roman"/>
          <w:noProof/>
          <w:sz w:val="24"/>
        </w:rPr>
        <w:tab/>
        <w:t xml:space="preserve">Hsiang, S. M., Meng, K. C. &amp; Cane, M. A. Civil conflicts are associated with the global climate. </w:t>
      </w:r>
      <w:r w:rsidRPr="0004018D">
        <w:rPr>
          <w:rFonts w:ascii="Times New Roman" w:eastAsia="Times New Roman" w:hAnsi="Times New Roman"/>
          <w:i/>
          <w:iCs/>
          <w:noProof/>
          <w:sz w:val="24"/>
        </w:rPr>
        <w:t>Nature</w:t>
      </w:r>
      <w:r w:rsidRPr="0004018D">
        <w:rPr>
          <w:rFonts w:ascii="Times New Roman" w:eastAsia="Times New Roman" w:hAnsi="Times New Roman"/>
          <w:noProof/>
          <w:sz w:val="24"/>
        </w:rPr>
        <w:t xml:space="preserve"> (2011). doi:10.1038/nature10311</w:t>
      </w:r>
    </w:p>
    <w:p w14:paraId="50683BFD"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32.</w:t>
      </w:r>
      <w:r w:rsidRPr="0004018D">
        <w:rPr>
          <w:rFonts w:ascii="Times New Roman" w:eastAsia="Times New Roman" w:hAnsi="Times New Roman"/>
          <w:noProof/>
          <w:sz w:val="24"/>
        </w:rPr>
        <w:tab/>
        <w:t xml:space="preserve">O’Loughlin, J. </w:t>
      </w:r>
      <w:r w:rsidRPr="0004018D">
        <w:rPr>
          <w:rFonts w:ascii="Times New Roman" w:eastAsia="Times New Roman" w:hAnsi="Times New Roman"/>
          <w:i/>
          <w:iCs/>
          <w:noProof/>
          <w:sz w:val="24"/>
        </w:rPr>
        <w:t>et al.</w:t>
      </w:r>
      <w:r w:rsidRPr="0004018D">
        <w:rPr>
          <w:rFonts w:ascii="Times New Roman" w:eastAsia="Times New Roman" w:hAnsi="Times New Roman"/>
          <w:noProof/>
          <w:sz w:val="24"/>
        </w:rPr>
        <w:t xml:space="preserve"> Climate variability and conflict risk in East Africa, 1990-2009. </w:t>
      </w:r>
      <w:r w:rsidRPr="0004018D">
        <w:rPr>
          <w:rFonts w:ascii="Times New Roman" w:eastAsia="Times New Roman" w:hAnsi="Times New Roman"/>
          <w:i/>
          <w:iCs/>
          <w:noProof/>
          <w:sz w:val="24"/>
        </w:rPr>
        <w:t>Proc. Natl. Acad. Sci.</w:t>
      </w:r>
      <w:r w:rsidRPr="0004018D">
        <w:rPr>
          <w:rFonts w:ascii="Times New Roman" w:eastAsia="Times New Roman" w:hAnsi="Times New Roman"/>
          <w:noProof/>
          <w:sz w:val="24"/>
        </w:rPr>
        <w:t xml:space="preserve"> (2012). doi:10.1073/pnas.1205130109</w:t>
      </w:r>
    </w:p>
    <w:p w14:paraId="49D232AD"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lastRenderedPageBreak/>
        <w:t>33.</w:t>
      </w:r>
      <w:r w:rsidRPr="0004018D">
        <w:rPr>
          <w:rFonts w:ascii="Times New Roman" w:eastAsia="Times New Roman" w:hAnsi="Times New Roman"/>
          <w:noProof/>
          <w:sz w:val="24"/>
        </w:rPr>
        <w:tab/>
        <w:t xml:space="preserve">Shah, N. D., Cruz-Lemini, M., Stein, E., Abraldes, J. &amp; Altamirano, J. Colder weather and fewer sunlight hours increase the weight of alcohol as a cause of cirrhosis worldwide. </w:t>
      </w:r>
      <w:r w:rsidRPr="0004018D">
        <w:rPr>
          <w:rFonts w:ascii="Times New Roman" w:eastAsia="Times New Roman" w:hAnsi="Times New Roman"/>
          <w:i/>
          <w:iCs/>
          <w:noProof/>
          <w:sz w:val="24"/>
        </w:rPr>
        <w:t>Gastroenterology</w:t>
      </w:r>
      <w:r w:rsidRPr="0004018D">
        <w:rPr>
          <w:rFonts w:ascii="Times New Roman" w:eastAsia="Times New Roman" w:hAnsi="Times New Roman"/>
          <w:noProof/>
          <w:sz w:val="24"/>
        </w:rPr>
        <w:t xml:space="preserve"> (2017).</w:t>
      </w:r>
    </w:p>
    <w:p w14:paraId="1FEEE18E"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34.</w:t>
      </w:r>
      <w:r w:rsidRPr="0004018D">
        <w:rPr>
          <w:rFonts w:ascii="Times New Roman" w:eastAsia="Times New Roman" w:hAnsi="Times New Roman"/>
          <w:noProof/>
          <w:sz w:val="24"/>
        </w:rPr>
        <w:tab/>
        <w:t xml:space="preserve">Datla, S., Sahu, P., Roh, H.-J. &amp; Sharma, S. A comprehensive analysis of the association of highway traffic with winter weather conditions. </w:t>
      </w:r>
      <w:r w:rsidRPr="0004018D">
        <w:rPr>
          <w:rFonts w:ascii="Times New Roman" w:eastAsia="Times New Roman" w:hAnsi="Times New Roman"/>
          <w:i/>
          <w:iCs/>
          <w:noProof/>
          <w:sz w:val="24"/>
        </w:rPr>
        <w:t>Procedia - Soc. Behav. Sci.</w:t>
      </w:r>
      <w:r w:rsidRPr="0004018D">
        <w:rPr>
          <w:rFonts w:ascii="Times New Roman" w:eastAsia="Times New Roman" w:hAnsi="Times New Roman"/>
          <w:noProof/>
          <w:sz w:val="24"/>
        </w:rPr>
        <w:t xml:space="preserve"> (2013). doi:10.1016/j.sbspro.2013.11.143</w:t>
      </w:r>
    </w:p>
    <w:p w14:paraId="2A4FBBBC"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35.</w:t>
      </w:r>
      <w:r w:rsidRPr="0004018D">
        <w:rPr>
          <w:rFonts w:ascii="Times New Roman" w:eastAsia="Times New Roman" w:hAnsi="Times New Roman"/>
          <w:noProof/>
          <w:sz w:val="24"/>
        </w:rPr>
        <w:tab/>
        <w:t xml:space="preserve">Roh, H.-J., Sahu, P. K., Sharma, S., Datla, S. &amp; Mehran, B. Statistical Investigations of Snowfall and Temperature Interaction with Passenger Car and Truck Traffic on Primary Highways in Canada. </w:t>
      </w:r>
      <w:r w:rsidRPr="0004018D">
        <w:rPr>
          <w:rFonts w:ascii="Times New Roman" w:eastAsia="Times New Roman" w:hAnsi="Times New Roman"/>
          <w:i/>
          <w:iCs/>
          <w:noProof/>
          <w:sz w:val="24"/>
        </w:rPr>
        <w:t>J. Cold Reg. Eng.</w:t>
      </w:r>
      <w:r w:rsidRPr="0004018D">
        <w:rPr>
          <w:rFonts w:ascii="Times New Roman" w:eastAsia="Times New Roman" w:hAnsi="Times New Roman"/>
          <w:noProof/>
          <w:sz w:val="24"/>
        </w:rPr>
        <w:t xml:space="preserve"> (2016). doi:10.1061/(ASCE)CR.1943-5495.0000099</w:t>
      </w:r>
    </w:p>
    <w:p w14:paraId="4FE1E926"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36.</w:t>
      </w:r>
      <w:r w:rsidRPr="0004018D">
        <w:rPr>
          <w:rFonts w:ascii="Times New Roman" w:eastAsia="Times New Roman" w:hAnsi="Times New Roman"/>
          <w:noProof/>
          <w:sz w:val="24"/>
        </w:rPr>
        <w:tab/>
        <w:t xml:space="preserve">Roh, H.-J., Datla, S. &amp; Sharma, S. Effect of snow, temperature and their interaction on highway truck traffic. </w:t>
      </w:r>
      <w:r w:rsidRPr="0004018D">
        <w:rPr>
          <w:rFonts w:ascii="Times New Roman" w:eastAsia="Times New Roman" w:hAnsi="Times New Roman"/>
          <w:i/>
          <w:iCs/>
          <w:noProof/>
          <w:sz w:val="24"/>
        </w:rPr>
        <w:t>J. Transp. Techn.</w:t>
      </w:r>
      <w:r w:rsidRPr="0004018D">
        <w:rPr>
          <w:rFonts w:ascii="Times New Roman" w:eastAsia="Times New Roman" w:hAnsi="Times New Roman"/>
          <w:noProof/>
          <w:sz w:val="24"/>
        </w:rPr>
        <w:t xml:space="preserve"> (2013). doi:10.4236/jtts.2013.31003</w:t>
      </w:r>
    </w:p>
    <w:p w14:paraId="28BA2615"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37.</w:t>
      </w:r>
      <w:r w:rsidRPr="0004018D">
        <w:rPr>
          <w:rFonts w:ascii="Times New Roman" w:eastAsia="Times New Roman" w:hAnsi="Times New Roman"/>
          <w:noProof/>
          <w:sz w:val="24"/>
        </w:rPr>
        <w:tab/>
        <w:t xml:space="preserve">Roh, H. J., Sharma, S. &amp; Sahu, P. K. Modeling snow and cold effects for classified highway traffic volumes. </w:t>
      </w:r>
      <w:r w:rsidRPr="0004018D">
        <w:rPr>
          <w:rFonts w:ascii="Times New Roman" w:eastAsia="Times New Roman" w:hAnsi="Times New Roman"/>
          <w:i/>
          <w:iCs/>
          <w:noProof/>
          <w:sz w:val="24"/>
        </w:rPr>
        <w:t>KSCE J. Civ. Eng.</w:t>
      </w:r>
      <w:r w:rsidRPr="0004018D">
        <w:rPr>
          <w:rFonts w:ascii="Times New Roman" w:eastAsia="Times New Roman" w:hAnsi="Times New Roman"/>
          <w:noProof/>
          <w:sz w:val="24"/>
        </w:rPr>
        <w:t xml:space="preserve"> (2016). doi:10.1007/s12205-015-0236-0</w:t>
      </w:r>
    </w:p>
    <w:p w14:paraId="0853ADDA"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38.</w:t>
      </w:r>
      <w:r w:rsidRPr="0004018D">
        <w:rPr>
          <w:rFonts w:ascii="Times New Roman" w:eastAsia="Times New Roman" w:hAnsi="Times New Roman"/>
          <w:noProof/>
          <w:sz w:val="24"/>
        </w:rPr>
        <w:tab/>
        <w:t xml:space="preserve">Daanen, H. A. M., Van De Vliert, E. &amp; Huang, X. Driving performance in cold, warm, and thermoneutral environments. </w:t>
      </w:r>
      <w:r w:rsidRPr="0004018D">
        <w:rPr>
          <w:rFonts w:ascii="Times New Roman" w:eastAsia="Times New Roman" w:hAnsi="Times New Roman"/>
          <w:i/>
          <w:iCs/>
          <w:noProof/>
          <w:sz w:val="24"/>
        </w:rPr>
        <w:t>Appl. Ergon.</w:t>
      </w:r>
      <w:r w:rsidRPr="0004018D">
        <w:rPr>
          <w:rFonts w:ascii="Times New Roman" w:eastAsia="Times New Roman" w:hAnsi="Times New Roman"/>
          <w:noProof/>
          <w:sz w:val="24"/>
        </w:rPr>
        <w:t xml:space="preserve"> (2003). doi:10.1016/S0003-6870(03)00055-3</w:t>
      </w:r>
    </w:p>
    <w:p w14:paraId="0D413CD8"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39.</w:t>
      </w:r>
      <w:r w:rsidRPr="0004018D">
        <w:rPr>
          <w:rFonts w:ascii="Times New Roman" w:eastAsia="Times New Roman" w:hAnsi="Times New Roman"/>
          <w:noProof/>
          <w:sz w:val="24"/>
        </w:rPr>
        <w:tab/>
        <w:t xml:space="preserve">Zlatoper, T. J. Determinants of motor vehicle deaths in the United States: A cross-sectional analysis. </w:t>
      </w:r>
      <w:r w:rsidRPr="0004018D">
        <w:rPr>
          <w:rFonts w:ascii="Times New Roman" w:eastAsia="Times New Roman" w:hAnsi="Times New Roman"/>
          <w:i/>
          <w:iCs/>
          <w:noProof/>
          <w:sz w:val="24"/>
        </w:rPr>
        <w:t>Accid. Anal. Prev.</w:t>
      </w:r>
      <w:r w:rsidRPr="0004018D">
        <w:rPr>
          <w:rFonts w:ascii="Times New Roman" w:eastAsia="Times New Roman" w:hAnsi="Times New Roman"/>
          <w:noProof/>
          <w:sz w:val="24"/>
        </w:rPr>
        <w:t xml:space="preserve"> (1991). doi:10.1016/0001-4575(91)90062-A</w:t>
      </w:r>
    </w:p>
    <w:p w14:paraId="1AC7EA3C"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40.</w:t>
      </w:r>
      <w:r w:rsidRPr="0004018D">
        <w:rPr>
          <w:rFonts w:ascii="Times New Roman" w:eastAsia="Times New Roman" w:hAnsi="Times New Roman"/>
          <w:noProof/>
          <w:sz w:val="24"/>
        </w:rPr>
        <w:tab/>
        <w:t xml:space="preserve">Mackie, R. R. &amp; Hanlon, J. F. . O. A study of the combined effects of extented driving and heat stress on driver arousal and performance. in </w:t>
      </w:r>
      <w:r w:rsidRPr="0004018D">
        <w:rPr>
          <w:rFonts w:ascii="Times New Roman" w:eastAsia="Times New Roman" w:hAnsi="Times New Roman"/>
          <w:i/>
          <w:iCs/>
          <w:noProof/>
          <w:sz w:val="24"/>
        </w:rPr>
        <w:t>Symposium on relationships among theory, physiological correlates, and operational performance</w:t>
      </w:r>
      <w:r w:rsidRPr="0004018D">
        <w:rPr>
          <w:rFonts w:ascii="Times New Roman" w:eastAsia="Times New Roman" w:hAnsi="Times New Roman"/>
          <w:noProof/>
          <w:sz w:val="24"/>
        </w:rPr>
        <w:t xml:space="preserve"> (1976). doi:10.1007/978-1-4684-2529-1_25</w:t>
      </w:r>
    </w:p>
    <w:p w14:paraId="0271C961"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41.</w:t>
      </w:r>
      <w:r w:rsidRPr="0004018D">
        <w:rPr>
          <w:rFonts w:ascii="Times New Roman" w:eastAsia="Times New Roman" w:hAnsi="Times New Roman"/>
          <w:noProof/>
          <w:sz w:val="24"/>
        </w:rPr>
        <w:tab/>
        <w:t xml:space="preserve">Wyon, D. P., Wyon, I. &amp; Norin, F. Effects of moderate heat stress on driver vigilance in a moving vehicle. </w:t>
      </w:r>
      <w:r w:rsidRPr="0004018D">
        <w:rPr>
          <w:rFonts w:ascii="Times New Roman" w:eastAsia="Times New Roman" w:hAnsi="Times New Roman"/>
          <w:i/>
          <w:iCs/>
          <w:noProof/>
          <w:sz w:val="24"/>
        </w:rPr>
        <w:t>Ergonomics</w:t>
      </w:r>
      <w:r w:rsidRPr="0004018D">
        <w:rPr>
          <w:rFonts w:ascii="Times New Roman" w:eastAsia="Times New Roman" w:hAnsi="Times New Roman"/>
          <w:noProof/>
          <w:sz w:val="24"/>
        </w:rPr>
        <w:t xml:space="preserve"> (1996). doi:10.1080/00140139608964434</w:t>
      </w:r>
    </w:p>
    <w:p w14:paraId="62474FF3"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42.</w:t>
      </w:r>
      <w:r w:rsidRPr="0004018D">
        <w:rPr>
          <w:rFonts w:ascii="Times New Roman" w:eastAsia="Times New Roman" w:hAnsi="Times New Roman"/>
          <w:noProof/>
          <w:sz w:val="24"/>
        </w:rPr>
        <w:tab/>
        <w:t xml:space="preserve">Voas, R. B., Torres, P., Romano, E. &amp; Lacey, J. H. Alcohol-Related Risk of Driver Fatalities: An Update Using 2007 Data. </w:t>
      </w:r>
      <w:r w:rsidRPr="0004018D">
        <w:rPr>
          <w:rFonts w:ascii="Times New Roman" w:eastAsia="Times New Roman" w:hAnsi="Times New Roman"/>
          <w:i/>
          <w:iCs/>
          <w:noProof/>
          <w:sz w:val="24"/>
        </w:rPr>
        <w:t>J. Stud. Alcohol Drugs</w:t>
      </w:r>
      <w:r w:rsidRPr="0004018D">
        <w:rPr>
          <w:rFonts w:ascii="Times New Roman" w:eastAsia="Times New Roman" w:hAnsi="Times New Roman"/>
          <w:noProof/>
          <w:sz w:val="24"/>
        </w:rPr>
        <w:t xml:space="preserve"> (2012). doi:10.15288/jsad.2012.73.341</w:t>
      </w:r>
    </w:p>
    <w:p w14:paraId="64D30295"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43.</w:t>
      </w:r>
      <w:r w:rsidRPr="0004018D">
        <w:rPr>
          <w:rFonts w:ascii="Times New Roman" w:eastAsia="Times New Roman" w:hAnsi="Times New Roman"/>
          <w:noProof/>
          <w:sz w:val="24"/>
        </w:rPr>
        <w:tab/>
        <w:t xml:space="preserve">Ambrose, A. F., Paul, G. &amp; Hausdorff, J. M. Risk factors for falls among older adults: A review of the literature. </w:t>
      </w:r>
      <w:r w:rsidRPr="0004018D">
        <w:rPr>
          <w:rFonts w:ascii="Times New Roman" w:eastAsia="Times New Roman" w:hAnsi="Times New Roman"/>
          <w:i/>
          <w:iCs/>
          <w:noProof/>
          <w:sz w:val="24"/>
        </w:rPr>
        <w:t>Maturitas</w:t>
      </w:r>
      <w:r w:rsidRPr="0004018D">
        <w:rPr>
          <w:rFonts w:ascii="Times New Roman" w:eastAsia="Times New Roman" w:hAnsi="Times New Roman"/>
          <w:noProof/>
          <w:sz w:val="24"/>
        </w:rPr>
        <w:t xml:space="preserve"> (2013). doi:10.1016/j.maturitas.2013.02.009</w:t>
      </w:r>
    </w:p>
    <w:p w14:paraId="0E16EECA"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44.</w:t>
      </w:r>
      <w:r w:rsidRPr="0004018D">
        <w:rPr>
          <w:rFonts w:ascii="Times New Roman" w:eastAsia="Times New Roman" w:hAnsi="Times New Roman"/>
          <w:noProof/>
          <w:sz w:val="24"/>
        </w:rPr>
        <w:tab/>
        <w:t xml:space="preserve">Kelsey, J. L. </w:t>
      </w:r>
      <w:r w:rsidRPr="0004018D">
        <w:rPr>
          <w:rFonts w:ascii="Times New Roman" w:eastAsia="Times New Roman" w:hAnsi="Times New Roman"/>
          <w:i/>
          <w:iCs/>
          <w:noProof/>
          <w:sz w:val="24"/>
        </w:rPr>
        <w:t>et al.</w:t>
      </w:r>
      <w:r w:rsidRPr="0004018D">
        <w:rPr>
          <w:rFonts w:ascii="Times New Roman" w:eastAsia="Times New Roman" w:hAnsi="Times New Roman"/>
          <w:noProof/>
          <w:sz w:val="24"/>
        </w:rPr>
        <w:t xml:space="preserve"> Indoor and outdoor falls in older adults are different: The maintenance of balance, independent living, intellect, and zest in the elderly of boston study. </w:t>
      </w:r>
      <w:r w:rsidRPr="0004018D">
        <w:rPr>
          <w:rFonts w:ascii="Times New Roman" w:eastAsia="Times New Roman" w:hAnsi="Times New Roman"/>
          <w:i/>
          <w:iCs/>
          <w:noProof/>
          <w:sz w:val="24"/>
        </w:rPr>
        <w:t>J. Am. Geriatr. Soc.</w:t>
      </w:r>
      <w:r w:rsidRPr="0004018D">
        <w:rPr>
          <w:rFonts w:ascii="Times New Roman" w:eastAsia="Times New Roman" w:hAnsi="Times New Roman"/>
          <w:noProof/>
          <w:sz w:val="24"/>
        </w:rPr>
        <w:t xml:space="preserve"> (2010). doi:10.1111/j.1532-5415.2010.03062.x</w:t>
      </w:r>
    </w:p>
    <w:p w14:paraId="20D37B00"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45.</w:t>
      </w:r>
      <w:r w:rsidRPr="0004018D">
        <w:rPr>
          <w:rFonts w:ascii="Times New Roman" w:eastAsia="Times New Roman" w:hAnsi="Times New Roman"/>
          <w:noProof/>
          <w:sz w:val="24"/>
        </w:rPr>
        <w:tab/>
        <w:t xml:space="preserve">Xu, J. Unintentional drowning deaths in the United States, 1999-2010. </w:t>
      </w:r>
      <w:r w:rsidRPr="0004018D">
        <w:rPr>
          <w:rFonts w:ascii="Times New Roman" w:eastAsia="Times New Roman" w:hAnsi="Times New Roman"/>
          <w:i/>
          <w:iCs/>
          <w:noProof/>
          <w:sz w:val="24"/>
        </w:rPr>
        <w:t>NCHS Data Brief</w:t>
      </w:r>
      <w:r w:rsidRPr="0004018D">
        <w:rPr>
          <w:rFonts w:ascii="Times New Roman" w:eastAsia="Times New Roman" w:hAnsi="Times New Roman"/>
          <w:noProof/>
          <w:sz w:val="24"/>
        </w:rPr>
        <w:t xml:space="preserve"> (2014).</w:t>
      </w:r>
    </w:p>
    <w:p w14:paraId="6C226AA4"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46.</w:t>
      </w:r>
      <w:r w:rsidRPr="0004018D">
        <w:rPr>
          <w:rFonts w:ascii="Times New Roman" w:eastAsia="Times New Roman" w:hAnsi="Times New Roman"/>
          <w:noProof/>
          <w:sz w:val="24"/>
        </w:rPr>
        <w:tab/>
        <w:t xml:space="preserve">Glaeser, E. L., Sacerdote, B. &amp; Scheinkman, J. A. Crime and social interactions. </w:t>
      </w:r>
      <w:r w:rsidRPr="0004018D">
        <w:rPr>
          <w:rFonts w:ascii="Times New Roman" w:eastAsia="Times New Roman" w:hAnsi="Times New Roman"/>
          <w:i/>
          <w:iCs/>
          <w:noProof/>
          <w:sz w:val="24"/>
        </w:rPr>
        <w:t>Q. J. Econ.</w:t>
      </w:r>
      <w:r w:rsidRPr="0004018D">
        <w:rPr>
          <w:rFonts w:ascii="Times New Roman" w:eastAsia="Times New Roman" w:hAnsi="Times New Roman"/>
          <w:noProof/>
          <w:sz w:val="24"/>
        </w:rPr>
        <w:t xml:space="preserve"> (1996). doi:10.2307/2946686</w:t>
      </w:r>
    </w:p>
    <w:p w14:paraId="7F6205E4"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47.</w:t>
      </w:r>
      <w:r w:rsidRPr="0004018D">
        <w:rPr>
          <w:rFonts w:ascii="Times New Roman" w:eastAsia="Times New Roman" w:hAnsi="Times New Roman"/>
          <w:noProof/>
          <w:sz w:val="24"/>
        </w:rPr>
        <w:tab/>
        <w:t xml:space="preserve">Rotton, J. &amp; Cohn, E. G. Global warming and U.S. crime rates: An application of routine activity theory. </w:t>
      </w:r>
      <w:r w:rsidRPr="0004018D">
        <w:rPr>
          <w:rFonts w:ascii="Times New Roman" w:eastAsia="Times New Roman" w:hAnsi="Times New Roman"/>
          <w:i/>
          <w:iCs/>
          <w:noProof/>
          <w:sz w:val="24"/>
        </w:rPr>
        <w:t>Environ. Behav.</w:t>
      </w:r>
      <w:r w:rsidRPr="0004018D">
        <w:rPr>
          <w:rFonts w:ascii="Times New Roman" w:eastAsia="Times New Roman" w:hAnsi="Times New Roman"/>
          <w:noProof/>
          <w:sz w:val="24"/>
        </w:rPr>
        <w:t xml:space="preserve"> (2003). doi:10.1177/0013916503255565</w:t>
      </w:r>
    </w:p>
    <w:p w14:paraId="6E8906D1"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lastRenderedPageBreak/>
        <w:t>48.</w:t>
      </w:r>
      <w:r w:rsidRPr="0004018D">
        <w:rPr>
          <w:rFonts w:ascii="Times New Roman" w:eastAsia="Times New Roman" w:hAnsi="Times New Roman"/>
          <w:noProof/>
          <w:sz w:val="24"/>
        </w:rPr>
        <w:tab/>
        <w:t xml:space="preserve">Becker, G. S. Crime and punishment: An economic approach. in </w:t>
      </w:r>
      <w:r w:rsidRPr="0004018D">
        <w:rPr>
          <w:rFonts w:ascii="Times New Roman" w:eastAsia="Times New Roman" w:hAnsi="Times New Roman"/>
          <w:i/>
          <w:iCs/>
          <w:noProof/>
          <w:sz w:val="24"/>
        </w:rPr>
        <w:t>Economic Analysis of the Law: Selected Readings</w:t>
      </w:r>
      <w:r w:rsidRPr="0004018D">
        <w:rPr>
          <w:rFonts w:ascii="Times New Roman" w:eastAsia="Times New Roman" w:hAnsi="Times New Roman"/>
          <w:noProof/>
          <w:sz w:val="24"/>
        </w:rPr>
        <w:t xml:space="preserve"> (2007). doi:10.1002/9780470752135.ch25</w:t>
      </w:r>
    </w:p>
    <w:p w14:paraId="19D77E08"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49.</w:t>
      </w:r>
      <w:r w:rsidRPr="0004018D">
        <w:rPr>
          <w:rFonts w:ascii="Times New Roman" w:eastAsia="Times New Roman" w:hAnsi="Times New Roman"/>
          <w:noProof/>
          <w:sz w:val="24"/>
        </w:rPr>
        <w:tab/>
        <w:t xml:space="preserve">Jacob, B., Lefgren, L. J. &amp; Moretti, E. </w:t>
      </w:r>
      <w:r w:rsidRPr="0004018D">
        <w:rPr>
          <w:rFonts w:ascii="Times New Roman" w:eastAsia="Times New Roman" w:hAnsi="Times New Roman"/>
          <w:i/>
          <w:iCs/>
          <w:noProof/>
          <w:sz w:val="24"/>
        </w:rPr>
        <w:t>The dynamics of criminal behavior: Evidence from weather shocks</w:t>
      </w:r>
      <w:r w:rsidRPr="0004018D">
        <w:rPr>
          <w:rFonts w:ascii="Times New Roman" w:eastAsia="Times New Roman" w:hAnsi="Times New Roman"/>
          <w:noProof/>
          <w:sz w:val="24"/>
        </w:rPr>
        <w:t xml:space="preserve">. </w:t>
      </w:r>
      <w:r w:rsidRPr="0004018D">
        <w:rPr>
          <w:rFonts w:ascii="Times New Roman" w:eastAsia="Times New Roman" w:hAnsi="Times New Roman"/>
          <w:i/>
          <w:iCs/>
          <w:noProof/>
          <w:sz w:val="24"/>
        </w:rPr>
        <w:t>SSRN</w:t>
      </w:r>
      <w:r w:rsidRPr="0004018D">
        <w:rPr>
          <w:rFonts w:ascii="Times New Roman" w:eastAsia="Times New Roman" w:hAnsi="Times New Roman"/>
          <w:noProof/>
          <w:sz w:val="24"/>
        </w:rPr>
        <w:t xml:space="preserve"> (2005). doi:10.2139/ssrn.647644</w:t>
      </w:r>
    </w:p>
    <w:p w14:paraId="7B0AC75A"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50.</w:t>
      </w:r>
      <w:r w:rsidRPr="0004018D">
        <w:rPr>
          <w:rFonts w:ascii="Times New Roman" w:eastAsia="Times New Roman" w:hAnsi="Times New Roman"/>
          <w:noProof/>
          <w:sz w:val="24"/>
        </w:rPr>
        <w:tab/>
        <w:t xml:space="preserve">Anderson, C. A. Temperature and aggression: Ubiquitous effects of heat on occurrence of human violence. </w:t>
      </w:r>
      <w:r w:rsidRPr="0004018D">
        <w:rPr>
          <w:rFonts w:ascii="Times New Roman" w:eastAsia="Times New Roman" w:hAnsi="Times New Roman"/>
          <w:i/>
          <w:iCs/>
          <w:noProof/>
          <w:sz w:val="24"/>
        </w:rPr>
        <w:t>Psychol. Bull.</w:t>
      </w:r>
      <w:r w:rsidRPr="0004018D">
        <w:rPr>
          <w:rFonts w:ascii="Times New Roman" w:eastAsia="Times New Roman" w:hAnsi="Times New Roman"/>
          <w:noProof/>
          <w:sz w:val="24"/>
        </w:rPr>
        <w:t xml:space="preserve"> (1989). doi:10.1037/0033-2909.106.1.74</w:t>
      </w:r>
    </w:p>
    <w:p w14:paraId="678ECEB7" w14:textId="77777777" w:rsidR="0004018D" w:rsidRPr="0004018D" w:rsidRDefault="0004018D" w:rsidP="0004018D">
      <w:pPr>
        <w:widowControl w:val="0"/>
        <w:autoSpaceDE w:val="0"/>
        <w:autoSpaceDN w:val="0"/>
        <w:adjustRightInd w:val="0"/>
        <w:spacing w:line="240" w:lineRule="auto"/>
        <w:ind w:left="640" w:hanging="640"/>
        <w:rPr>
          <w:rFonts w:ascii="Times New Roman" w:eastAsia="Times New Roman" w:hAnsi="Times New Roman"/>
          <w:noProof/>
          <w:sz w:val="24"/>
        </w:rPr>
      </w:pPr>
      <w:r w:rsidRPr="0004018D">
        <w:rPr>
          <w:rFonts w:ascii="Times New Roman" w:eastAsia="Times New Roman" w:hAnsi="Times New Roman"/>
          <w:noProof/>
          <w:sz w:val="24"/>
        </w:rPr>
        <w:t>51.</w:t>
      </w:r>
      <w:r w:rsidRPr="0004018D">
        <w:rPr>
          <w:rFonts w:ascii="Times New Roman" w:eastAsia="Times New Roman" w:hAnsi="Times New Roman"/>
          <w:noProof/>
          <w:sz w:val="24"/>
        </w:rPr>
        <w:tab/>
        <w:t xml:space="preserve">Baron, R. A. &amp; Bell, P. A. Aggression and heat: The influence of ambient temperature, negative affect, and a cooling drink on physical aggression. </w:t>
      </w:r>
      <w:r w:rsidRPr="0004018D">
        <w:rPr>
          <w:rFonts w:ascii="Times New Roman" w:eastAsia="Times New Roman" w:hAnsi="Times New Roman"/>
          <w:i/>
          <w:iCs/>
          <w:noProof/>
          <w:sz w:val="24"/>
        </w:rPr>
        <w:t>J. Pers. Soc. Psychol.</w:t>
      </w:r>
      <w:r w:rsidRPr="0004018D">
        <w:rPr>
          <w:rFonts w:ascii="Times New Roman" w:eastAsia="Times New Roman" w:hAnsi="Times New Roman"/>
          <w:noProof/>
          <w:sz w:val="24"/>
        </w:rPr>
        <w:t xml:space="preserve"> (1976). doi:10.1037/0022-3514.33.3.245</w:t>
      </w:r>
    </w:p>
    <w:p w14:paraId="6C9D289B" w14:textId="77777777" w:rsidR="0004018D" w:rsidRPr="0004018D" w:rsidRDefault="0004018D" w:rsidP="0004018D">
      <w:pPr>
        <w:widowControl w:val="0"/>
        <w:autoSpaceDE w:val="0"/>
        <w:autoSpaceDN w:val="0"/>
        <w:adjustRightInd w:val="0"/>
        <w:spacing w:line="240" w:lineRule="auto"/>
        <w:ind w:left="640" w:hanging="640"/>
        <w:rPr>
          <w:rFonts w:ascii="Times New Roman" w:hAnsi="Times New Roman"/>
          <w:noProof/>
          <w:sz w:val="24"/>
        </w:rPr>
      </w:pPr>
      <w:r w:rsidRPr="0004018D">
        <w:rPr>
          <w:rFonts w:ascii="Times New Roman" w:eastAsia="Times New Roman" w:hAnsi="Times New Roman"/>
          <w:noProof/>
          <w:sz w:val="24"/>
        </w:rPr>
        <w:t>52.</w:t>
      </w:r>
      <w:r w:rsidRPr="0004018D">
        <w:rPr>
          <w:rFonts w:ascii="Times New Roman" w:eastAsia="Times New Roman" w:hAnsi="Times New Roman"/>
          <w:noProof/>
          <w:sz w:val="24"/>
        </w:rPr>
        <w:tab/>
        <w:t xml:space="preserve">Maystadt, J. F. &amp; Ecker, O. Extreme weather and civil war: Does drought fuel conflict in Somalia through livestock price shocks? </w:t>
      </w:r>
      <w:r w:rsidRPr="0004018D">
        <w:rPr>
          <w:rFonts w:ascii="Times New Roman" w:eastAsia="Times New Roman" w:hAnsi="Times New Roman"/>
          <w:i/>
          <w:iCs/>
          <w:noProof/>
          <w:sz w:val="24"/>
        </w:rPr>
        <w:t>Am. J. Agric. Econ.</w:t>
      </w:r>
      <w:r w:rsidRPr="0004018D">
        <w:rPr>
          <w:rFonts w:ascii="Times New Roman" w:eastAsia="Times New Roman" w:hAnsi="Times New Roman"/>
          <w:noProof/>
          <w:sz w:val="24"/>
        </w:rPr>
        <w:t xml:space="preserve"> (2014). doi:10.1093/ajae/aau010</w:t>
      </w:r>
    </w:p>
    <w:p w14:paraId="14D0E6E5" w14:textId="36FA0345" w:rsidR="009011C5" w:rsidRPr="00636C9B" w:rsidRDefault="00A55581" w:rsidP="0004018D">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48FEF28" w14:textId="1C51AF1C" w:rsidR="008A218F" w:rsidRDefault="003007A1" w:rsidP="00043D68">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1</w:t>
      </w:r>
      <w:r w:rsidR="002A5534" w:rsidRPr="00636C9B">
        <w:rPr>
          <w:rFonts w:ascii="Times New Roman" w:hAnsi="Times New Roman"/>
          <w:b/>
          <w:color w:val="000000" w:themeColor="text1"/>
          <w:sz w:val="24"/>
          <w:szCs w:val="24"/>
        </w:rPr>
        <w:t xml:space="preserve">. </w:t>
      </w:r>
      <w:r w:rsidR="00AA16D4" w:rsidRPr="00171799">
        <w:rPr>
          <w:rFonts w:ascii="Times New Roman" w:hAnsi="Times New Roman"/>
          <w:color w:val="000000" w:themeColor="text1"/>
          <w:sz w:val="24"/>
          <w:szCs w:val="24"/>
        </w:rPr>
        <w:t xml:space="preserve">Graphic </w:t>
      </w:r>
      <w:r w:rsidR="008A218F">
        <w:rPr>
          <w:rFonts w:ascii="Times New Roman" w:hAnsi="Times New Roman"/>
          <w:color w:val="000000" w:themeColor="text1"/>
          <w:sz w:val="24"/>
          <w:szCs w:val="24"/>
        </w:rPr>
        <w:t xml:space="preserve">representation </w:t>
      </w:r>
      <w:r w:rsidR="00AA16D4" w:rsidRPr="00171799">
        <w:rPr>
          <w:rFonts w:ascii="Times New Roman" w:hAnsi="Times New Roman"/>
          <w:color w:val="000000" w:themeColor="text1"/>
          <w:sz w:val="24"/>
          <w:szCs w:val="24"/>
        </w:rPr>
        <w:t>of</w:t>
      </w:r>
      <w:r w:rsidR="00AA16D4">
        <w:rPr>
          <w:rFonts w:ascii="Times New Roman" w:hAnsi="Times New Roman"/>
          <w:b/>
          <w:color w:val="000000" w:themeColor="text1"/>
          <w:sz w:val="24"/>
          <w:szCs w:val="24"/>
        </w:rPr>
        <w:t xml:space="preserve"> </w:t>
      </w:r>
      <w:r w:rsidR="008A218F">
        <w:rPr>
          <w:rFonts w:ascii="Times New Roman" w:hAnsi="Times New Roman"/>
          <w:color w:val="000000" w:themeColor="text1"/>
          <w:sz w:val="24"/>
          <w:szCs w:val="24"/>
        </w:rPr>
        <w:t xml:space="preserve">temperature </w:t>
      </w:r>
      <w:r w:rsidR="00AA16D4">
        <w:rPr>
          <w:rFonts w:ascii="Times New Roman" w:hAnsi="Times New Roman"/>
          <w:color w:val="000000" w:themeColor="text1"/>
          <w:sz w:val="24"/>
          <w:szCs w:val="24"/>
        </w:rPr>
        <w:t>anomalies</w:t>
      </w:r>
      <w:r w:rsidR="008A218F">
        <w:rPr>
          <w:rFonts w:ascii="Times New Roman" w:hAnsi="Times New Roman"/>
          <w:color w:val="000000" w:themeColor="text1"/>
          <w:sz w:val="24"/>
          <w:szCs w:val="24"/>
        </w:rPr>
        <w:t>. The graph shows how monthly temperatures</w:t>
      </w:r>
      <w:r w:rsidR="008A218F" w:rsidRPr="00636C9B">
        <w:rPr>
          <w:rFonts w:ascii="Times New Roman" w:hAnsi="Times New Roman"/>
          <w:color w:val="000000" w:themeColor="text1"/>
          <w:sz w:val="24"/>
          <w:szCs w:val="24"/>
        </w:rPr>
        <w:t xml:space="preserve"> </w:t>
      </w:r>
      <w:r w:rsidR="00732CB4">
        <w:rPr>
          <w:rFonts w:ascii="Times New Roman" w:hAnsi="Times New Roman"/>
          <w:color w:val="000000" w:themeColor="text1"/>
          <w:sz w:val="24"/>
          <w:szCs w:val="24"/>
        </w:rPr>
        <w:t>in two example</w:t>
      </w:r>
      <w:r w:rsidR="008A218F">
        <w:rPr>
          <w:rFonts w:ascii="Times New Roman" w:hAnsi="Times New Roman"/>
          <w:color w:val="000000" w:themeColor="text1"/>
          <w:sz w:val="24"/>
          <w:szCs w:val="24"/>
        </w:rPr>
        <w:t xml:space="preserve"> states (</w:t>
      </w:r>
      <w:r w:rsidR="00DD0012">
        <w:rPr>
          <w:rFonts w:ascii="Times New Roman" w:hAnsi="Times New Roman"/>
          <w:color w:val="000000" w:themeColor="text1"/>
          <w:sz w:val="24"/>
          <w:szCs w:val="24"/>
        </w:rPr>
        <w:t>Florida</w:t>
      </w:r>
      <w:r w:rsidR="008A218F">
        <w:rPr>
          <w:rFonts w:ascii="Times New Roman" w:hAnsi="Times New Roman"/>
          <w:color w:val="000000" w:themeColor="text1"/>
          <w:sz w:val="24"/>
          <w:szCs w:val="24"/>
        </w:rPr>
        <w:t xml:space="preserve"> and </w:t>
      </w:r>
      <w:r w:rsidR="00DD0012">
        <w:rPr>
          <w:rFonts w:ascii="Times New Roman" w:hAnsi="Times New Roman"/>
          <w:color w:val="000000" w:themeColor="text1"/>
          <w:sz w:val="24"/>
          <w:szCs w:val="24"/>
        </w:rPr>
        <w:t>Washington</w:t>
      </w:r>
      <w:r w:rsidR="008A218F">
        <w:rPr>
          <w:rFonts w:ascii="Times New Roman" w:hAnsi="Times New Roman"/>
          <w:color w:val="000000" w:themeColor="text1"/>
          <w:sz w:val="24"/>
          <w:szCs w:val="24"/>
        </w:rPr>
        <w:t>)</w:t>
      </w:r>
      <w:r w:rsidR="009972A7">
        <w:rPr>
          <w:rFonts w:ascii="Times New Roman" w:hAnsi="Times New Roman"/>
          <w:color w:val="000000" w:themeColor="text1"/>
          <w:sz w:val="24"/>
          <w:szCs w:val="24"/>
        </w:rPr>
        <w:t xml:space="preserve"> </w:t>
      </w:r>
      <w:r w:rsidR="00043D68">
        <w:rPr>
          <w:rFonts w:ascii="Times New Roman" w:hAnsi="Times New Roman"/>
          <w:color w:val="000000" w:themeColor="text1"/>
          <w:sz w:val="24"/>
          <w:szCs w:val="24"/>
        </w:rPr>
        <w:t>(left panel)</w:t>
      </w:r>
      <w:r w:rsidR="008A218F">
        <w:rPr>
          <w:rFonts w:ascii="Times New Roman" w:hAnsi="Times New Roman"/>
          <w:color w:val="000000" w:themeColor="text1"/>
          <w:sz w:val="24"/>
          <w:szCs w:val="24"/>
        </w:rPr>
        <w:t xml:space="preserve"> for the entire period</w:t>
      </w:r>
      <w:r w:rsidR="009972A7">
        <w:rPr>
          <w:rFonts w:ascii="Times New Roman" w:hAnsi="Times New Roman"/>
          <w:color w:val="000000" w:themeColor="text1"/>
          <w:sz w:val="24"/>
          <w:szCs w:val="24"/>
        </w:rPr>
        <w:t xml:space="preserve"> </w:t>
      </w:r>
      <w:r w:rsidR="00AA16D4">
        <w:rPr>
          <w:rFonts w:ascii="Times New Roman" w:hAnsi="Times New Roman"/>
          <w:color w:val="000000" w:themeColor="text1"/>
          <w:sz w:val="24"/>
          <w:szCs w:val="24"/>
        </w:rPr>
        <w:t xml:space="preserve">1980-2009 </w:t>
      </w:r>
      <w:r w:rsidR="008A218F">
        <w:rPr>
          <w:rFonts w:ascii="Times New Roman" w:hAnsi="Times New Roman"/>
          <w:color w:val="000000" w:themeColor="text1"/>
          <w:sz w:val="24"/>
          <w:szCs w:val="24"/>
        </w:rPr>
        <w:t>are used to calculate</w:t>
      </w:r>
      <w:r w:rsidR="00AA16D4">
        <w:rPr>
          <w:rFonts w:ascii="Times New Roman" w:hAnsi="Times New Roman"/>
          <w:color w:val="000000" w:themeColor="text1"/>
          <w:sz w:val="24"/>
          <w:szCs w:val="24"/>
        </w:rPr>
        <w:t xml:space="preserve"> July 1980-2016 temperature</w:t>
      </w:r>
      <w:r w:rsidR="003C3DF4">
        <w:rPr>
          <w:rFonts w:ascii="Times New Roman" w:hAnsi="Times New Roman"/>
          <w:color w:val="000000" w:themeColor="text1"/>
          <w:sz w:val="24"/>
          <w:szCs w:val="24"/>
        </w:rPr>
        <w:t xml:space="preserve"> anomalies</w:t>
      </w:r>
      <w:r w:rsidR="00AA16D4">
        <w:rPr>
          <w:rFonts w:ascii="Times New Roman" w:hAnsi="Times New Roman"/>
          <w:color w:val="000000" w:themeColor="text1"/>
          <w:sz w:val="24"/>
          <w:szCs w:val="24"/>
        </w:rPr>
        <w:t xml:space="preserve"> for Florida (red) and Washington (blue).</w:t>
      </w:r>
      <w:r w:rsidR="002A5534" w:rsidRPr="00636C9B">
        <w:rPr>
          <w:rFonts w:ascii="Times New Roman" w:hAnsi="Times New Roman"/>
          <w:color w:val="000000" w:themeColor="text1"/>
          <w:sz w:val="24"/>
          <w:szCs w:val="24"/>
        </w:rPr>
        <w:t xml:space="preserve"> (two right panels)</w:t>
      </w:r>
      <w:r w:rsidR="00043D68">
        <w:rPr>
          <w:rFonts w:ascii="Times New Roman" w:hAnsi="Times New Roman"/>
          <w:color w:val="000000" w:themeColor="text1"/>
          <w:sz w:val="24"/>
          <w:szCs w:val="24"/>
        </w:rPr>
        <w:t>. A</w:t>
      </w:r>
      <w:r w:rsidR="008A218F">
        <w:rPr>
          <w:rFonts w:ascii="Times New Roman" w:hAnsi="Times New Roman"/>
          <w:color w:val="000000" w:themeColor="text1"/>
          <w:sz w:val="24"/>
          <w:szCs w:val="24"/>
        </w:rPr>
        <w:t xml:space="preserve">s seen, </w:t>
      </w:r>
      <w:r w:rsidR="00DD0012">
        <w:rPr>
          <w:rFonts w:ascii="Times New Roman" w:hAnsi="Times New Roman"/>
          <w:color w:val="000000" w:themeColor="text1"/>
          <w:sz w:val="24"/>
          <w:szCs w:val="24"/>
        </w:rPr>
        <w:t xml:space="preserve">a warmer state like </w:t>
      </w:r>
      <w:r w:rsidR="00043D68">
        <w:rPr>
          <w:rFonts w:ascii="Times New Roman" w:hAnsi="Times New Roman"/>
          <w:color w:val="000000" w:themeColor="text1"/>
          <w:sz w:val="24"/>
          <w:szCs w:val="24"/>
        </w:rPr>
        <w:t xml:space="preserve">Florida can have less inter-year variation in a </w:t>
      </w:r>
      <w:proofErr w:type="gramStart"/>
      <w:r w:rsidR="00043D68">
        <w:rPr>
          <w:rFonts w:ascii="Times New Roman" w:hAnsi="Times New Roman"/>
          <w:color w:val="000000" w:themeColor="text1"/>
          <w:sz w:val="24"/>
          <w:szCs w:val="24"/>
        </w:rPr>
        <w:t>particular month</w:t>
      </w:r>
      <w:proofErr w:type="gramEnd"/>
      <w:r w:rsidR="00ED3577">
        <w:rPr>
          <w:rFonts w:ascii="Times New Roman" w:hAnsi="Times New Roman"/>
          <w:color w:val="000000" w:themeColor="text1"/>
          <w:sz w:val="24"/>
          <w:szCs w:val="24"/>
        </w:rPr>
        <w:t xml:space="preserve"> (here, July)</w:t>
      </w:r>
      <w:r w:rsidR="00043D68">
        <w:rPr>
          <w:rFonts w:ascii="Times New Roman" w:hAnsi="Times New Roman"/>
          <w:color w:val="000000" w:themeColor="text1"/>
          <w:sz w:val="24"/>
          <w:szCs w:val="24"/>
        </w:rPr>
        <w:t xml:space="preserve"> compared with a cooler state like Washington.</w:t>
      </w:r>
    </w:p>
    <w:p w14:paraId="5FC4D8EB" w14:textId="5304E898" w:rsidR="002A5534" w:rsidRPr="00636C9B" w:rsidRDefault="002A5534" w:rsidP="005D73D0">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1CEFCE" w14:textId="182BD132"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2</w:t>
      </w:r>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r w:rsidR="006C049E" w:rsidRPr="00636C9B">
        <w:rPr>
          <w:rFonts w:ascii="Times New Roman" w:hAnsi="Times New Roman"/>
          <w:color w:val="000000" w:themeColor="text1"/>
          <w:sz w:val="24"/>
          <w:szCs w:val="24"/>
        </w:rPr>
        <w:t>-</w:t>
      </w:r>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 xml:space="preserve">ates </w:t>
      </w:r>
      <w:commentRangeStart w:id="222"/>
      <w:commentRangeEnd w:id="222"/>
      <w:r w:rsidR="008A218F">
        <w:rPr>
          <w:rStyle w:val="CommentReference"/>
          <w:rFonts w:asciiTheme="minorHAnsi" w:eastAsiaTheme="minorHAnsi" w:hAnsiTheme="minorHAnsi" w:cstheme="minorBidi"/>
        </w:rPr>
        <w:commentReference w:id="222"/>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r w:rsidR="00987B41">
        <w:rPr>
          <w:rFonts w:ascii="Times New Roman" w:hAnsi="Times New Roman"/>
          <w:color w:val="000000" w:themeColor="text1"/>
          <w:sz w:val="24"/>
          <w:szCs w:val="24"/>
        </w:rPr>
        <w:t xml:space="preserve">type </w:t>
      </w:r>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1BA0F09C"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3</w:t>
      </w:r>
      <w:r w:rsidRPr="00636C9B">
        <w:rPr>
          <w:rFonts w:ascii="Times New Roman" w:hAnsi="Times New Roman"/>
          <w:b/>
          <w:color w:val="000000" w:themeColor="text1"/>
          <w:sz w:val="24"/>
          <w:szCs w:val="24"/>
        </w:rPr>
        <w:t xml:space="preserve">. </w:t>
      </w:r>
      <w:r w:rsidR="009147AB">
        <w:rPr>
          <w:rFonts w:ascii="Times New Roman" w:hAnsi="Times New Roman"/>
          <w:b/>
          <w:color w:val="000000" w:themeColor="text1"/>
          <w:sz w:val="24"/>
          <w:szCs w:val="24"/>
        </w:rPr>
        <w:t>[[[</w:t>
      </w:r>
      <w:r w:rsidR="008E075D">
        <w:rPr>
          <w:rFonts w:ascii="Times New Roman" w:hAnsi="Times New Roman"/>
          <w:color w:val="000000" w:themeColor="text1"/>
          <w:sz w:val="24"/>
          <w:szCs w:val="24"/>
        </w:rPr>
        <w:t>P</w:t>
      </w:r>
      <w:r w:rsidRPr="00636C9B">
        <w:rPr>
          <w:rFonts w:ascii="Times New Roman" w:hAnsi="Times New Roman"/>
          <w:color w:val="000000" w:themeColor="text1"/>
          <w:sz w:val="24"/>
          <w:szCs w:val="24"/>
        </w:rPr>
        <w:t>ercentage breakdown</w:t>
      </w:r>
      <w:r w:rsidR="00732CB4">
        <w:rPr>
          <w:rFonts w:ascii="Times New Roman" w:hAnsi="Times New Roman"/>
          <w:color w:val="000000" w:themeColor="text1"/>
          <w:sz w:val="24"/>
          <w:szCs w:val="24"/>
        </w:rPr>
        <w:t xml:space="preserve"> </w:t>
      </w:r>
      <w:r w:rsidR="009147AB">
        <w:rPr>
          <w:rFonts w:ascii="Times New Roman" w:hAnsi="Times New Roman"/>
          <w:color w:val="000000" w:themeColor="text1"/>
          <w:sz w:val="24"/>
          <w:szCs w:val="24"/>
        </w:rPr>
        <w:t xml:space="preserve">/ </w:t>
      </w:r>
      <w:r w:rsidR="008E075D">
        <w:rPr>
          <w:rFonts w:ascii="Times New Roman" w:hAnsi="Times New Roman"/>
          <w:color w:val="000000" w:themeColor="text1"/>
          <w:sz w:val="24"/>
          <w:szCs w:val="24"/>
        </w:rPr>
        <w:t>number</w:t>
      </w:r>
      <w:r w:rsidRPr="00636C9B">
        <w:rPr>
          <w:rFonts w:ascii="Times New Roman" w:hAnsi="Times New Roman"/>
          <w:color w:val="000000" w:themeColor="text1"/>
          <w:sz w:val="24"/>
          <w:szCs w:val="24"/>
        </w:rPr>
        <w:t xml:space="preserve"> of</w:t>
      </w:r>
      <w:r w:rsidR="008621C2">
        <w:rPr>
          <w:rFonts w:ascii="Times New Roman" w:hAnsi="Times New Roman"/>
          <w:color w:val="000000" w:themeColor="text1"/>
          <w:sz w:val="24"/>
          <w:szCs w:val="24"/>
        </w:rPr>
        <w:t xml:space="preserve"> injury deaths</w:t>
      </w:r>
      <w:r w:rsidR="009147AB">
        <w:rPr>
          <w:rFonts w:ascii="Times New Roman" w:hAnsi="Times New Roman"/>
          <w:color w:val="000000" w:themeColor="text1"/>
          <w:sz w:val="24"/>
          <w:szCs w:val="24"/>
        </w:rPr>
        <w:t>]]]</w:t>
      </w:r>
      <w:r w:rsidR="008621C2">
        <w:rPr>
          <w:rFonts w:ascii="Times New Roman" w:hAnsi="Times New Roman"/>
          <w:color w:val="000000" w:themeColor="text1"/>
          <w:sz w:val="24"/>
          <w:szCs w:val="24"/>
        </w:rPr>
        <w:t>, by</w:t>
      </w:r>
      <w:r w:rsidRPr="00636C9B">
        <w:rPr>
          <w:rFonts w:ascii="Times New Roman" w:hAnsi="Times New Roman"/>
          <w:color w:val="000000" w:themeColor="text1"/>
          <w:sz w:val="24"/>
          <w:szCs w:val="24"/>
        </w:rPr>
        <w:t xml:space="preserve">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of unintentional </w:t>
      </w:r>
      <w:r w:rsidR="0070194A">
        <w:rPr>
          <w:rFonts w:ascii="Times New Roman" w:hAnsi="Times New Roman"/>
          <w:color w:val="000000" w:themeColor="text1"/>
          <w:sz w:val="24"/>
          <w:szCs w:val="24"/>
        </w:rPr>
        <w:t xml:space="preserve">and intentional </w:t>
      </w:r>
      <w:r w:rsidR="00BA15DC" w:rsidRPr="00636C9B">
        <w:rPr>
          <w:rFonts w:ascii="Times New Roman" w:hAnsi="Times New Roman"/>
          <w:color w:val="000000" w:themeColor="text1"/>
          <w:sz w:val="24"/>
          <w:szCs w:val="24"/>
        </w:rPr>
        <w:t>deaths</w:t>
      </w:r>
      <w:r w:rsidR="00112CB4">
        <w:rPr>
          <w:rFonts w:ascii="Times New Roman" w:hAnsi="Times New Roman"/>
          <w:color w:val="000000" w:themeColor="text1"/>
          <w:sz w:val="24"/>
          <w:szCs w:val="24"/>
        </w:rPr>
        <w:t xml:space="preserve">, </w:t>
      </w:r>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and sex,</w:t>
      </w:r>
      <w:r w:rsidR="00112CB4" w:rsidRPr="00112CB4">
        <w:rPr>
          <w:rFonts w:ascii="Times New Roman" w:hAnsi="Times New Roman"/>
          <w:color w:val="000000" w:themeColor="text1"/>
          <w:sz w:val="24"/>
          <w:szCs w:val="24"/>
        </w:rPr>
        <w:t xml:space="preserve"> </w:t>
      </w:r>
      <w:r w:rsidR="00112CB4" w:rsidRPr="00636C9B">
        <w:rPr>
          <w:rFonts w:ascii="Times New Roman" w:hAnsi="Times New Roman"/>
          <w:color w:val="000000" w:themeColor="text1"/>
          <w:sz w:val="24"/>
          <w:szCs w:val="24"/>
        </w:rPr>
        <w:t xml:space="preserve">in the </w:t>
      </w:r>
      <w:r w:rsidR="00112CB4">
        <w:rPr>
          <w:rFonts w:ascii="Times New Roman" w:hAnsi="Times New Roman"/>
          <w:color w:val="000000" w:themeColor="text1"/>
          <w:sz w:val="24"/>
          <w:szCs w:val="24"/>
        </w:rPr>
        <w:t xml:space="preserve">contiguous </w:t>
      </w:r>
      <w:r w:rsidR="00112CB4" w:rsidRPr="00636C9B">
        <w:rPr>
          <w:rFonts w:ascii="Times New Roman" w:hAnsi="Times New Roman"/>
          <w:color w:val="000000" w:themeColor="text1"/>
          <w:sz w:val="24"/>
          <w:szCs w:val="24"/>
        </w:rPr>
        <w:t>USA</w:t>
      </w:r>
      <w:r w:rsidR="00BA15DC" w:rsidRPr="00636C9B">
        <w:rPr>
          <w:rFonts w:ascii="Times New Roman" w:hAnsi="Times New Roman"/>
          <w:color w:val="000000" w:themeColor="text1"/>
          <w:sz w:val="24"/>
          <w:szCs w:val="24"/>
        </w:rPr>
        <w:t xml:space="preserve"> for </w:t>
      </w:r>
      <w:commentRangeStart w:id="223"/>
      <w:commentRangeStart w:id="224"/>
      <w:r w:rsidR="00770A73">
        <w:rPr>
          <w:rFonts w:ascii="Times New Roman" w:hAnsi="Times New Roman"/>
          <w:color w:val="000000" w:themeColor="text1"/>
          <w:sz w:val="24"/>
          <w:szCs w:val="24"/>
        </w:rPr>
        <w:t>1980</w:t>
      </w:r>
      <w:r w:rsidR="00BA15DC" w:rsidRPr="00636C9B">
        <w:rPr>
          <w:rFonts w:ascii="Times New Roman" w:hAnsi="Times New Roman"/>
          <w:color w:val="000000" w:themeColor="text1"/>
          <w:sz w:val="24"/>
          <w:szCs w:val="24"/>
        </w:rPr>
        <w:t>-2016</w:t>
      </w:r>
      <w:commentRangeEnd w:id="223"/>
      <w:r w:rsidR="008A218F">
        <w:rPr>
          <w:rStyle w:val="CommentReference"/>
          <w:rFonts w:asciiTheme="minorHAnsi" w:eastAsiaTheme="minorHAnsi" w:hAnsiTheme="minorHAnsi" w:cstheme="minorBidi"/>
        </w:rPr>
        <w:commentReference w:id="223"/>
      </w:r>
      <w:commentRangeEnd w:id="224"/>
      <w:r w:rsidR="00697B34">
        <w:rPr>
          <w:rStyle w:val="CommentReference"/>
          <w:rFonts w:asciiTheme="minorHAnsi" w:eastAsiaTheme="minorHAnsi" w:hAnsiTheme="minorHAnsi" w:cstheme="minorBidi"/>
        </w:rPr>
        <w:commentReference w:id="224"/>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5EA15A69" w14:textId="64315E95" w:rsidR="0018328F" w:rsidRPr="0018328F" w:rsidRDefault="004A3366" w:rsidP="0018328F">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4</w:t>
      </w:r>
      <w:r w:rsidR="008A218F">
        <w:rPr>
          <w:rFonts w:ascii="Times New Roman" w:hAnsi="Times New Roman"/>
          <w:b/>
          <w:color w:val="000000" w:themeColor="text1"/>
          <w:sz w:val="24"/>
          <w:szCs w:val="24"/>
        </w:rPr>
        <w:t>.</w:t>
      </w:r>
      <w:r w:rsidR="008621C2" w:rsidRPr="008621C2">
        <w:rPr>
          <w:rFonts w:ascii="Times New Roman" w:hAnsi="Times New Roman"/>
          <w:color w:val="000000" w:themeColor="text1"/>
          <w:sz w:val="24"/>
          <w:szCs w:val="24"/>
        </w:rPr>
        <w:t xml:space="preserve"> </w:t>
      </w:r>
      <w:r w:rsidR="008A218F">
        <w:rPr>
          <w:rFonts w:ascii="Times New Roman" w:hAnsi="Times New Roman"/>
          <w:color w:val="000000" w:themeColor="text1"/>
          <w:sz w:val="24"/>
          <w:szCs w:val="24"/>
        </w:rPr>
        <w:t>A</w:t>
      </w:r>
      <w:r w:rsidR="008621C2">
        <w:rPr>
          <w:rFonts w:ascii="Times New Roman" w:hAnsi="Times New Roman"/>
          <w:color w:val="000000" w:themeColor="text1"/>
          <w:sz w:val="24"/>
          <w:szCs w:val="24"/>
        </w:rPr>
        <w:t>dditional annual injury deaths</w:t>
      </w:r>
      <w:r w:rsidR="00DB74D6">
        <w:rPr>
          <w:rFonts w:ascii="Times New Roman" w:hAnsi="Times New Roman"/>
          <w:color w:val="000000" w:themeColor="text1"/>
          <w:sz w:val="24"/>
          <w:szCs w:val="24"/>
        </w:rPr>
        <w:t xml:space="preserve"> in 2016</w:t>
      </w:r>
      <w:commentRangeStart w:id="225"/>
      <w:commentRangeEnd w:id="225"/>
      <w:r w:rsidR="008A218F">
        <w:rPr>
          <w:rStyle w:val="CommentReference"/>
          <w:rFonts w:asciiTheme="minorHAnsi" w:eastAsiaTheme="minorHAnsi" w:hAnsiTheme="minorHAnsi" w:cstheme="minorBidi"/>
        </w:rPr>
        <w:commentReference w:id="225"/>
      </w:r>
      <w:r w:rsidR="008621C2">
        <w:rPr>
          <w:rFonts w:ascii="Times New Roman" w:hAnsi="Times New Roman"/>
          <w:color w:val="000000" w:themeColor="text1"/>
          <w:sz w:val="24"/>
          <w:szCs w:val="24"/>
        </w:rPr>
        <w:t xml:space="preserve">, if </w:t>
      </w:r>
      <w:r w:rsidR="002B5115">
        <w:rPr>
          <w:rFonts w:ascii="Times New Roman" w:hAnsi="Times New Roman"/>
          <w:color w:val="000000" w:themeColor="text1"/>
          <w:sz w:val="24"/>
          <w:szCs w:val="24"/>
        </w:rPr>
        <w:t>national temperature anomaly was +</w:t>
      </w:r>
      <w:r w:rsidR="0018328F" w:rsidRPr="00843ACB">
        <w:rPr>
          <w:rFonts w:ascii="Helvetica" w:eastAsia="Times New Roman" w:hAnsi="Helvetica"/>
          <w:bCs/>
          <w:color w:val="222222"/>
          <w:sz w:val="21"/>
          <w:szCs w:val="21"/>
          <w:shd w:val="clear" w:color="auto" w:fill="FFFFFF"/>
          <w:lang w:eastAsia="en-GB"/>
        </w:rPr>
        <w:t>1</w:t>
      </w:r>
      <w:r w:rsidR="0018328F" w:rsidRPr="00843ACB">
        <w:rPr>
          <w:rFonts w:ascii="Times New Roman" w:hAnsi="Times New Roman"/>
          <w:bCs/>
          <w:color w:val="000000" w:themeColor="text1"/>
          <w:sz w:val="24"/>
          <w:szCs w:val="24"/>
        </w:rPr>
        <w:t>°</w:t>
      </w:r>
      <w:r w:rsidR="0018328F">
        <w:rPr>
          <w:rFonts w:ascii="Times New Roman" w:hAnsi="Times New Roman"/>
          <w:bCs/>
          <w:color w:val="000000" w:themeColor="text1"/>
          <w:sz w:val="24"/>
          <w:szCs w:val="24"/>
        </w:rPr>
        <w:t>C</w:t>
      </w:r>
    </w:p>
    <w:p w14:paraId="1370BF1C" w14:textId="0512B572" w:rsidR="00234E19" w:rsidRPr="00636C9B" w:rsidRDefault="002B5115"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compared with 1980-2009 long-term average </w:t>
      </w:r>
      <w:r w:rsidR="0018328F">
        <w:rPr>
          <w:rFonts w:ascii="Times New Roman" w:hAnsi="Times New Roman"/>
          <w:color w:val="000000" w:themeColor="text1"/>
          <w:sz w:val="24"/>
          <w:szCs w:val="24"/>
        </w:rPr>
        <w:t>temperatures</w:t>
      </w:r>
      <w:r w:rsidR="008621C2">
        <w:rPr>
          <w:rFonts w:ascii="Times New Roman" w:hAnsi="Times New Roman"/>
          <w:color w:val="000000" w:themeColor="text1"/>
          <w:sz w:val="24"/>
          <w:szCs w:val="24"/>
        </w:rPr>
        <w:t xml:space="preserve">. </w:t>
      </w:r>
      <w:r w:rsidR="00280E5B">
        <w:rPr>
          <w:rFonts w:ascii="Times New Roman" w:hAnsi="Times New Roman"/>
          <w:color w:val="000000" w:themeColor="text1"/>
          <w:sz w:val="24"/>
          <w:szCs w:val="24"/>
        </w:rPr>
        <w:t xml:space="preserve">They are broken down </w:t>
      </w:r>
      <w:r w:rsidR="009A0CFD" w:rsidRPr="00636C9B">
        <w:rPr>
          <w:rFonts w:ascii="Times New Roman" w:hAnsi="Times New Roman"/>
          <w:color w:val="000000" w:themeColor="text1"/>
          <w:sz w:val="24"/>
          <w:szCs w:val="24"/>
        </w:rPr>
        <w:t xml:space="preserve">by sex,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9A0CFD" w:rsidRPr="00636C9B">
        <w:rPr>
          <w:rFonts w:ascii="Times New Roman" w:hAnsi="Times New Roman"/>
          <w:color w:val="000000" w:themeColor="text1"/>
          <w:sz w:val="24"/>
          <w:szCs w:val="24"/>
        </w:rPr>
        <w:t>of injury and age group (top) and month (bottom). Black dots represent net changes</w:t>
      </w:r>
      <w:r w:rsidR="005F3F6E">
        <w:rPr>
          <w:rFonts w:ascii="Times New Roman" w:hAnsi="Times New Roman"/>
          <w:color w:val="000000" w:themeColor="text1"/>
          <w:sz w:val="24"/>
          <w:szCs w:val="24"/>
        </w:rPr>
        <w:t xml:space="preserve"> in deaths </w:t>
      </w:r>
      <w:r w:rsidR="009F0AD7">
        <w:rPr>
          <w:rFonts w:ascii="Times New Roman" w:hAnsi="Times New Roman"/>
          <w:color w:val="000000" w:themeColor="text1"/>
          <w:sz w:val="24"/>
          <w:szCs w:val="24"/>
        </w:rPr>
        <w:t>for each set of bars</w:t>
      </w:r>
      <w:r w:rsidR="009A0CFD" w:rsidRPr="00636C9B">
        <w:rPr>
          <w:rFonts w:ascii="Times New Roman" w:hAnsi="Times New Roman"/>
          <w:color w:val="000000" w:themeColor="text1"/>
          <w:sz w:val="24"/>
          <w:szCs w:val="24"/>
        </w:rPr>
        <w:t>.</w:t>
      </w:r>
      <w:r w:rsidR="00234E19" w:rsidRPr="00636C9B">
        <w:rPr>
          <w:rFonts w:ascii="Times New Roman" w:hAnsi="Times New Roman"/>
          <w:color w:val="000000" w:themeColor="text1"/>
          <w:sz w:val="24"/>
          <w:szCs w:val="24"/>
        </w:rPr>
        <w:br w:type="page"/>
      </w:r>
    </w:p>
    <w:p w14:paraId="14ABBECE" w14:textId="39438782" w:rsidR="00E67249" w:rsidRPr="0018328F" w:rsidRDefault="00234E19" w:rsidP="00E67249">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5E5557">
        <w:rPr>
          <w:rFonts w:ascii="Times New Roman" w:hAnsi="Times New Roman"/>
          <w:b/>
          <w:color w:val="000000" w:themeColor="text1"/>
          <w:sz w:val="24"/>
          <w:szCs w:val="24"/>
        </w:rPr>
        <w:t>S</w:t>
      </w:r>
      <w:r w:rsidRPr="00636C9B">
        <w:rPr>
          <w:rFonts w:ascii="Times New Roman" w:hAnsi="Times New Roman"/>
          <w:b/>
          <w:color w:val="000000" w:themeColor="text1"/>
          <w:sz w:val="24"/>
          <w:szCs w:val="24"/>
        </w:rPr>
        <w:t>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 xml:space="preserve">Excess </w:t>
      </w:r>
      <w:r w:rsidR="00E67249">
        <w:rPr>
          <w:rFonts w:ascii="Times New Roman" w:hAnsi="Times New Roman"/>
          <w:color w:val="000000" w:themeColor="text1"/>
          <w:sz w:val="24"/>
          <w:szCs w:val="24"/>
        </w:rPr>
        <w:t>risk,</w:t>
      </w:r>
      <w:r w:rsidR="008621C2">
        <w:rPr>
          <w:rFonts w:ascii="Times New Roman" w:hAnsi="Times New Roman"/>
          <w:color w:val="000000" w:themeColor="text1"/>
          <w:sz w:val="24"/>
          <w:szCs w:val="24"/>
        </w:rPr>
        <w:t xml:space="preserve"> </w:t>
      </w:r>
      <w:r w:rsidR="00E67249">
        <w:rPr>
          <w:rFonts w:ascii="Times New Roman" w:hAnsi="Times New Roman"/>
          <w:color w:val="000000" w:themeColor="text1"/>
          <w:sz w:val="24"/>
          <w:szCs w:val="24"/>
        </w:rPr>
        <w:t>if national temperature anomaly was +</w:t>
      </w:r>
      <w:r w:rsidR="00E67249" w:rsidRPr="000458C8">
        <w:rPr>
          <w:rFonts w:ascii="Helvetica" w:eastAsia="Times New Roman" w:hAnsi="Helvetica"/>
          <w:bCs/>
          <w:color w:val="222222"/>
          <w:sz w:val="21"/>
          <w:szCs w:val="21"/>
          <w:shd w:val="clear" w:color="auto" w:fill="FFFFFF"/>
          <w:lang w:eastAsia="en-GB"/>
        </w:rPr>
        <w:t>1</w:t>
      </w:r>
      <w:r w:rsidR="00E67249" w:rsidRPr="000458C8">
        <w:rPr>
          <w:rFonts w:ascii="Times New Roman" w:hAnsi="Times New Roman"/>
          <w:bCs/>
          <w:color w:val="000000" w:themeColor="text1"/>
          <w:sz w:val="24"/>
          <w:szCs w:val="24"/>
        </w:rPr>
        <w:t>°</w:t>
      </w:r>
      <w:r w:rsidR="00E67249">
        <w:rPr>
          <w:rFonts w:ascii="Times New Roman" w:hAnsi="Times New Roman"/>
          <w:bCs/>
          <w:color w:val="000000" w:themeColor="text1"/>
          <w:sz w:val="24"/>
          <w:szCs w:val="24"/>
        </w:rPr>
        <w:t>C</w:t>
      </w:r>
    </w:p>
    <w:p w14:paraId="65DA6F14" w14:textId="5E45C59D" w:rsidR="005870DD" w:rsidRPr="00636C9B" w:rsidRDefault="00E67249" w:rsidP="005870DD">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compared with 1980-2009 long-term average temperatures</w:t>
      </w:r>
      <w:r w:rsidR="00280E5B">
        <w:rPr>
          <w:rFonts w:ascii="Times New Roman" w:hAnsi="Times New Roman"/>
          <w:color w:val="000000" w:themeColor="text1"/>
          <w:sz w:val="24"/>
          <w:szCs w:val="24"/>
        </w:rPr>
        <w:t>. They are broken down</w:t>
      </w:r>
      <w:r w:rsidR="00AE077A" w:rsidRPr="00636C9B">
        <w:rPr>
          <w:rFonts w:ascii="Times New Roman" w:hAnsi="Times New Roman"/>
          <w:color w:val="000000" w:themeColor="text1"/>
          <w:sz w:val="24"/>
          <w:szCs w:val="24"/>
        </w:rPr>
        <w:t xml:space="preserve"> by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E72E60" w:rsidRPr="00636C9B">
        <w:rPr>
          <w:rFonts w:ascii="Times New Roman" w:hAnsi="Times New Roman"/>
          <w:color w:val="000000" w:themeColor="text1"/>
          <w:sz w:val="24"/>
          <w:szCs w:val="24"/>
        </w:rPr>
        <w:t>of injury</w:t>
      </w:r>
      <w:r w:rsidR="005870DD" w:rsidRPr="00636C9B">
        <w:rPr>
          <w:rFonts w:ascii="Times New Roman" w:hAnsi="Times New Roman"/>
          <w:color w:val="000000" w:themeColor="text1"/>
          <w:sz w:val="24"/>
          <w:szCs w:val="24"/>
        </w:rPr>
        <w:t>,</w:t>
      </w:r>
      <w:r w:rsidR="00E72E60" w:rsidRPr="00636C9B">
        <w:rPr>
          <w:rFonts w:ascii="Times New Roman" w:hAnsi="Times New Roman"/>
          <w:color w:val="000000" w:themeColor="text1"/>
          <w:sz w:val="24"/>
          <w:szCs w:val="24"/>
        </w:rPr>
        <w:t xml:space="preserve"> </w:t>
      </w:r>
      <w:r w:rsidR="00AE077A" w:rsidRPr="00636C9B">
        <w:rPr>
          <w:rFonts w:ascii="Times New Roman" w:hAnsi="Times New Roman"/>
          <w:color w:val="000000" w:themeColor="text1"/>
          <w:sz w:val="24"/>
          <w:szCs w:val="24"/>
        </w:rPr>
        <w:t>age group and sex</w:t>
      </w:r>
      <w:r w:rsidR="00E72E60" w:rsidRPr="00636C9B">
        <w:rPr>
          <w:rFonts w:ascii="Times New Roman" w:hAnsi="Times New Roman"/>
          <w:color w:val="000000" w:themeColor="text1"/>
          <w:sz w:val="24"/>
          <w:szCs w:val="24"/>
        </w:rPr>
        <w:t>.</w:t>
      </w:r>
      <w:r w:rsidR="005870DD" w:rsidRPr="00636C9B">
        <w:rPr>
          <w:rFonts w:ascii="Times New Roman" w:hAnsi="Times New Roman"/>
          <w:color w:val="000000" w:themeColor="text1"/>
          <w:sz w:val="24"/>
          <w:szCs w:val="24"/>
        </w:rPr>
        <w:br w:type="page"/>
      </w:r>
    </w:p>
    <w:p w14:paraId="560CC2DB" w14:textId="7E692B72" w:rsidR="00B4508B" w:rsidRPr="004561BE" w:rsidRDefault="005870DD" w:rsidP="00E67249">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5E5557">
        <w:rPr>
          <w:rFonts w:ascii="Times New Roman" w:hAnsi="Times New Roman"/>
          <w:b/>
          <w:color w:val="000000" w:themeColor="text1"/>
          <w:sz w:val="24"/>
          <w:szCs w:val="24"/>
        </w:rPr>
        <w:t>S</w:t>
      </w:r>
      <w:r w:rsidRPr="00636C9B">
        <w:rPr>
          <w:rFonts w:ascii="Times New Roman" w:hAnsi="Times New Roman"/>
          <w:b/>
          <w:color w:val="000000" w:themeColor="text1"/>
          <w:sz w:val="24"/>
          <w:szCs w:val="24"/>
        </w:rPr>
        <w:t xml:space="preserve">2. </w:t>
      </w:r>
      <w:r w:rsidR="008621C2">
        <w:rPr>
          <w:rFonts w:ascii="Times New Roman" w:hAnsi="Times New Roman"/>
          <w:color w:val="000000" w:themeColor="text1"/>
          <w:sz w:val="24"/>
          <w:szCs w:val="24"/>
        </w:rPr>
        <w:t>Excess</w:t>
      </w:r>
      <w:r w:rsidR="00E67249">
        <w:rPr>
          <w:rFonts w:ascii="Times New Roman" w:hAnsi="Times New Roman"/>
          <w:color w:val="000000" w:themeColor="text1"/>
          <w:sz w:val="24"/>
          <w:szCs w:val="24"/>
        </w:rPr>
        <w:t xml:space="preserve"> </w:t>
      </w:r>
      <w:r w:rsidR="008621C2">
        <w:rPr>
          <w:rFonts w:ascii="Times New Roman" w:hAnsi="Times New Roman"/>
          <w:color w:val="000000" w:themeColor="text1"/>
          <w:sz w:val="24"/>
          <w:szCs w:val="24"/>
        </w:rPr>
        <w:t>risk</w:t>
      </w:r>
      <w:r w:rsidR="00E67249">
        <w:rPr>
          <w:rFonts w:ascii="Times New Roman" w:hAnsi="Times New Roman"/>
          <w:color w:val="000000" w:themeColor="text1"/>
          <w:sz w:val="24"/>
          <w:szCs w:val="24"/>
        </w:rPr>
        <w:t>,</w:t>
      </w:r>
      <w:r w:rsidR="008621C2">
        <w:rPr>
          <w:rFonts w:ascii="Times New Roman" w:hAnsi="Times New Roman"/>
          <w:color w:val="000000" w:themeColor="text1"/>
          <w:sz w:val="24"/>
          <w:szCs w:val="24"/>
        </w:rPr>
        <w:t xml:space="preserve"> </w:t>
      </w:r>
      <w:r w:rsidR="00E67249">
        <w:rPr>
          <w:rFonts w:ascii="Times New Roman" w:hAnsi="Times New Roman"/>
          <w:color w:val="000000" w:themeColor="text1"/>
          <w:sz w:val="24"/>
          <w:szCs w:val="24"/>
        </w:rPr>
        <w:t>if national temperature anomaly was +</w:t>
      </w:r>
      <w:r w:rsidR="00E67249" w:rsidRPr="000458C8">
        <w:rPr>
          <w:rFonts w:ascii="Helvetica" w:eastAsia="Times New Roman" w:hAnsi="Helvetica"/>
          <w:bCs/>
          <w:color w:val="222222"/>
          <w:sz w:val="21"/>
          <w:szCs w:val="21"/>
          <w:shd w:val="clear" w:color="auto" w:fill="FFFFFF"/>
          <w:lang w:eastAsia="en-GB"/>
        </w:rPr>
        <w:t>1</w:t>
      </w:r>
      <w:r w:rsidR="00E67249" w:rsidRPr="000458C8">
        <w:rPr>
          <w:rFonts w:ascii="Times New Roman" w:hAnsi="Times New Roman"/>
          <w:bCs/>
          <w:color w:val="000000" w:themeColor="text1"/>
          <w:sz w:val="24"/>
          <w:szCs w:val="24"/>
        </w:rPr>
        <w:t>°</w:t>
      </w:r>
      <w:r w:rsidR="00E67249">
        <w:rPr>
          <w:rFonts w:ascii="Times New Roman" w:hAnsi="Times New Roman"/>
          <w:bCs/>
          <w:color w:val="000000" w:themeColor="text1"/>
          <w:sz w:val="24"/>
          <w:szCs w:val="24"/>
        </w:rPr>
        <w:t>C</w:t>
      </w:r>
      <w:r w:rsidR="004561BE">
        <w:rPr>
          <w:rFonts w:ascii="Times New Roman" w:hAnsi="Times New Roman"/>
          <w:color w:val="000000" w:themeColor="text1"/>
          <w:sz w:val="24"/>
          <w:szCs w:val="24"/>
        </w:rPr>
        <w:t xml:space="preserve"> </w:t>
      </w:r>
      <w:r w:rsidR="00E67249">
        <w:rPr>
          <w:rFonts w:ascii="Times New Roman" w:hAnsi="Times New Roman"/>
          <w:color w:val="000000" w:themeColor="text1"/>
          <w:sz w:val="24"/>
          <w:szCs w:val="24"/>
        </w:rPr>
        <w:t>compared with 1980-2009 long-term average temperatures.</w:t>
      </w:r>
      <w:r w:rsidR="008621C2">
        <w:rPr>
          <w:rFonts w:ascii="Times New Roman" w:hAnsi="Times New Roman"/>
          <w:color w:val="000000" w:themeColor="text1"/>
          <w:sz w:val="24"/>
          <w:szCs w:val="24"/>
        </w:rPr>
        <w:t xml:space="preserve"> They are broken down</w:t>
      </w:r>
      <w:r w:rsidRPr="00636C9B">
        <w:rPr>
          <w:rFonts w:ascii="Times New Roman" w:hAnsi="Times New Roman"/>
          <w:color w:val="000000" w:themeColor="text1"/>
          <w:sz w:val="24"/>
          <w:szCs w:val="24"/>
        </w:rPr>
        <w:t xml:space="preserve">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of injury, month and sex.</w:t>
      </w:r>
      <w:r w:rsidR="00B4508B" w:rsidRPr="00636C9B">
        <w:rPr>
          <w:rFonts w:ascii="Times New Roman" w:hAnsi="Times New Roman"/>
          <w:color w:val="000000" w:themeColor="text1"/>
          <w:sz w:val="24"/>
          <w:szCs w:val="24"/>
        </w:rPr>
        <w:br w:type="page"/>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853"/>
        <w:gridCol w:w="3546"/>
        <w:gridCol w:w="1190"/>
        <w:gridCol w:w="1201"/>
        <w:gridCol w:w="1214"/>
      </w:tblGrid>
      <w:tr w:rsidR="004E2756" w:rsidRPr="00636C9B" w14:paraId="1814841C" w14:textId="77777777" w:rsidTr="000250EE">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0250EE">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0250EE">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0250EE">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0250EE">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63F03294" w14:textId="1106ABCA" w:rsidR="00D2442C" w:rsidRPr="00843ACB" w:rsidRDefault="00D2442C" w:rsidP="00843ACB">
      <w:pPr>
        <w:spacing w:after="0" w:line="240" w:lineRule="auto"/>
        <w:rPr>
          <w:color w:val="000000" w:themeColor="text1"/>
        </w:rPr>
        <w:sectPr w:rsidR="00D2442C" w:rsidRPr="00843ACB" w:rsidSect="00C92E67">
          <w:footerReference w:type="even" r:id="rId13"/>
          <w:footerReference w:type="default" r:id="rId14"/>
          <w:pgSz w:w="11900" w:h="16840"/>
          <w:pgMar w:top="1440" w:right="1440" w:bottom="1440" w:left="1440" w:header="720" w:footer="720" w:gutter="0"/>
          <w:lnNumType w:countBy="1" w:restart="continuous"/>
          <w:cols w:space="720"/>
          <w:docGrid w:linePitch="360"/>
        </w:sectPr>
      </w:pPr>
    </w:p>
    <w:p w14:paraId="14CDF462" w14:textId="59189765" w:rsidR="004069AE" w:rsidRDefault="00AE3126" w:rsidP="00843ACB">
      <w:pPr>
        <w:spacing w:after="0" w:line="24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C8523D">
        <w:rPr>
          <w:rFonts w:ascii="Times New Roman" w:hAnsi="Times New Roman"/>
          <w:b/>
          <w:color w:val="000000" w:themeColor="text1"/>
          <w:sz w:val="24"/>
          <w:szCs w:val="24"/>
        </w:rPr>
        <w:t>S</w:t>
      </w:r>
      <w:r w:rsidR="001B2BE0"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CC34A2" w:rsidRPr="00636C9B">
        <w:rPr>
          <w:rFonts w:ascii="Times New Roman" w:hAnsi="Times New Roman"/>
          <w:color w:val="000000" w:themeColor="text1"/>
          <w:sz w:val="24"/>
          <w:szCs w:val="24"/>
        </w:rPr>
        <w:t>of injury</w:t>
      </w:r>
      <w:r w:rsidR="004069AE">
        <w:rPr>
          <w:rFonts w:ascii="Times New Roman" w:hAnsi="Times New Roman"/>
          <w:color w:val="000000" w:themeColor="text1"/>
          <w:sz w:val="24"/>
          <w:szCs w:val="24"/>
        </w:rPr>
        <w:t>.</w:t>
      </w:r>
    </w:p>
    <w:p w14:paraId="1485A4AC" w14:textId="77777777" w:rsidR="007662C6" w:rsidRDefault="007662C6" w:rsidP="00843ACB">
      <w:pPr>
        <w:spacing w:after="0" w:line="240" w:lineRule="auto"/>
        <w:jc w:val="both"/>
        <w:rPr>
          <w:rFonts w:ascii="Times New Roman" w:hAnsi="Times New Roman"/>
          <w:color w:val="000000" w:themeColor="text1"/>
          <w:sz w:val="24"/>
          <w:szCs w:val="24"/>
        </w:rPr>
      </w:pPr>
    </w:p>
    <w:tbl>
      <w:tblPr>
        <w:tblW w:w="1818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623"/>
        <w:gridCol w:w="622"/>
        <w:gridCol w:w="3134"/>
        <w:gridCol w:w="5497"/>
        <w:gridCol w:w="8304"/>
      </w:tblGrid>
      <w:tr w:rsidR="004561BE" w:rsidRPr="007662C6" w14:paraId="35AEFD15" w14:textId="77777777" w:rsidTr="004561BE">
        <w:trPr>
          <w:trHeight w:val="320"/>
        </w:trPr>
        <w:tc>
          <w:tcPr>
            <w:tcW w:w="3948" w:type="dxa"/>
            <w:gridSpan w:val="3"/>
            <w:shd w:val="clear" w:color="auto" w:fill="auto"/>
            <w:noWrap/>
            <w:vAlign w:val="bottom"/>
            <w:hideMark/>
          </w:tcPr>
          <w:p w14:paraId="7F4F59FD"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Cause</w:t>
            </w:r>
          </w:p>
        </w:tc>
        <w:tc>
          <w:tcPr>
            <w:tcW w:w="4957" w:type="dxa"/>
            <w:shd w:val="clear" w:color="auto" w:fill="auto"/>
            <w:noWrap/>
            <w:vAlign w:val="bottom"/>
            <w:hideMark/>
          </w:tcPr>
          <w:p w14:paraId="223C4901"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ICD-9</w:t>
            </w:r>
          </w:p>
        </w:tc>
        <w:tc>
          <w:tcPr>
            <w:tcW w:w="7488" w:type="dxa"/>
            <w:shd w:val="clear" w:color="auto" w:fill="auto"/>
            <w:noWrap/>
            <w:vAlign w:val="bottom"/>
            <w:hideMark/>
          </w:tcPr>
          <w:p w14:paraId="7DC97C35"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ICD-10</w:t>
            </w:r>
          </w:p>
        </w:tc>
      </w:tr>
      <w:tr w:rsidR="004561BE" w:rsidRPr="007662C6" w14:paraId="22BFB9C8" w14:textId="77777777" w:rsidTr="004561BE">
        <w:trPr>
          <w:trHeight w:val="354"/>
        </w:trPr>
        <w:tc>
          <w:tcPr>
            <w:tcW w:w="3948" w:type="dxa"/>
            <w:gridSpan w:val="3"/>
            <w:shd w:val="clear" w:color="auto" w:fill="auto"/>
            <w:noWrap/>
            <w:vAlign w:val="bottom"/>
            <w:hideMark/>
          </w:tcPr>
          <w:p w14:paraId="152FE3F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Injuries</w:t>
            </w:r>
          </w:p>
        </w:tc>
        <w:tc>
          <w:tcPr>
            <w:tcW w:w="4957" w:type="dxa"/>
            <w:shd w:val="clear" w:color="auto" w:fill="auto"/>
            <w:noWrap/>
            <w:vAlign w:val="bottom"/>
            <w:hideMark/>
          </w:tcPr>
          <w:p w14:paraId="69499D06"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E800.0-E999.9</w:t>
            </w:r>
          </w:p>
        </w:tc>
        <w:tc>
          <w:tcPr>
            <w:tcW w:w="7488" w:type="dxa"/>
            <w:shd w:val="clear" w:color="auto" w:fill="auto"/>
            <w:noWrap/>
            <w:vAlign w:val="bottom"/>
            <w:hideMark/>
          </w:tcPr>
          <w:p w14:paraId="4819D9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V0.0-Y89.9</w:t>
            </w:r>
          </w:p>
        </w:tc>
      </w:tr>
      <w:tr w:rsidR="001E3210" w:rsidRPr="007662C6" w14:paraId="51435C06" w14:textId="77777777" w:rsidTr="004561BE">
        <w:trPr>
          <w:trHeight w:val="320"/>
        </w:trPr>
        <w:tc>
          <w:tcPr>
            <w:tcW w:w="561" w:type="dxa"/>
            <w:shd w:val="clear" w:color="auto" w:fill="auto"/>
            <w:noWrap/>
            <w:vAlign w:val="bottom"/>
            <w:hideMark/>
          </w:tcPr>
          <w:p w14:paraId="3046E687"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2B069DB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Unintentional</w:t>
            </w:r>
          </w:p>
        </w:tc>
        <w:tc>
          <w:tcPr>
            <w:tcW w:w="4957" w:type="dxa"/>
            <w:shd w:val="clear" w:color="auto" w:fill="auto"/>
            <w:noWrap/>
            <w:vAlign w:val="bottom"/>
            <w:hideMark/>
          </w:tcPr>
          <w:p w14:paraId="37DD32B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E800.0-E949.9, E980.0-E989.9</w:t>
            </w:r>
          </w:p>
        </w:tc>
        <w:tc>
          <w:tcPr>
            <w:tcW w:w="7488" w:type="dxa"/>
            <w:shd w:val="clear" w:color="auto" w:fill="auto"/>
            <w:noWrap/>
            <w:vAlign w:val="bottom"/>
            <w:hideMark/>
          </w:tcPr>
          <w:p w14:paraId="3BEEBFDD"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V0.0-V99.9, W0.0-99.</w:t>
            </w:r>
            <w:proofErr w:type="gramStart"/>
            <w:r w:rsidRPr="007662C6">
              <w:rPr>
                <w:rFonts w:eastAsia="Times New Roman"/>
                <w:color w:val="000000"/>
                <w:sz w:val="24"/>
                <w:szCs w:val="24"/>
                <w:lang w:eastAsia="en-GB"/>
              </w:rPr>
              <w:t>9,  X</w:t>
            </w:r>
            <w:proofErr w:type="gramEnd"/>
            <w:r w:rsidRPr="007662C6">
              <w:rPr>
                <w:rFonts w:eastAsia="Times New Roman"/>
                <w:color w:val="000000"/>
                <w:sz w:val="24"/>
                <w:szCs w:val="24"/>
                <w:lang w:eastAsia="en-GB"/>
              </w:rPr>
              <w:t>0.0-X59.9, Y10.0-Y34.9, Y40.0-Y89.9</w:t>
            </w:r>
          </w:p>
        </w:tc>
      </w:tr>
      <w:tr w:rsidR="001E3210" w:rsidRPr="007662C6" w14:paraId="7209F039" w14:textId="77777777" w:rsidTr="004561BE">
        <w:trPr>
          <w:trHeight w:val="320"/>
        </w:trPr>
        <w:tc>
          <w:tcPr>
            <w:tcW w:w="561" w:type="dxa"/>
            <w:shd w:val="clear" w:color="auto" w:fill="auto"/>
            <w:noWrap/>
            <w:vAlign w:val="bottom"/>
            <w:hideMark/>
          </w:tcPr>
          <w:p w14:paraId="202E2AB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262AAFB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EA2C5A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Transport</w:t>
            </w:r>
          </w:p>
        </w:tc>
        <w:tc>
          <w:tcPr>
            <w:tcW w:w="4957" w:type="dxa"/>
            <w:shd w:val="clear" w:color="auto" w:fill="auto"/>
            <w:noWrap/>
            <w:vAlign w:val="bottom"/>
            <w:hideMark/>
          </w:tcPr>
          <w:p w14:paraId="5585AC40"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E800.0-E807.9, E810.0-E838.9, E840.0-E849.9</w:t>
            </w:r>
          </w:p>
        </w:tc>
        <w:tc>
          <w:tcPr>
            <w:tcW w:w="7488" w:type="dxa"/>
            <w:shd w:val="clear" w:color="auto" w:fill="auto"/>
            <w:noWrap/>
            <w:vAlign w:val="bottom"/>
            <w:hideMark/>
          </w:tcPr>
          <w:p w14:paraId="042DF48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V0.0-V99.9</w:t>
            </w:r>
          </w:p>
        </w:tc>
      </w:tr>
      <w:tr w:rsidR="001E3210" w:rsidRPr="007662C6" w14:paraId="5DDF9530" w14:textId="77777777" w:rsidTr="004561BE">
        <w:trPr>
          <w:trHeight w:val="320"/>
        </w:trPr>
        <w:tc>
          <w:tcPr>
            <w:tcW w:w="561" w:type="dxa"/>
            <w:shd w:val="clear" w:color="auto" w:fill="auto"/>
            <w:noWrap/>
            <w:vAlign w:val="bottom"/>
            <w:hideMark/>
          </w:tcPr>
          <w:p w14:paraId="0251A21D"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10C4D92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ACA6901"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Falls</w:t>
            </w:r>
          </w:p>
        </w:tc>
        <w:tc>
          <w:tcPr>
            <w:tcW w:w="4957" w:type="dxa"/>
            <w:shd w:val="clear" w:color="auto" w:fill="auto"/>
            <w:noWrap/>
            <w:vAlign w:val="bottom"/>
            <w:hideMark/>
          </w:tcPr>
          <w:p w14:paraId="722B4E0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E880.0-E888.9</w:t>
            </w:r>
          </w:p>
        </w:tc>
        <w:tc>
          <w:tcPr>
            <w:tcW w:w="7488" w:type="dxa"/>
            <w:shd w:val="clear" w:color="auto" w:fill="auto"/>
            <w:noWrap/>
            <w:vAlign w:val="bottom"/>
            <w:hideMark/>
          </w:tcPr>
          <w:p w14:paraId="025DA71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W0.0-W19.9</w:t>
            </w:r>
          </w:p>
        </w:tc>
      </w:tr>
      <w:tr w:rsidR="001E3210" w:rsidRPr="007662C6" w14:paraId="29614875" w14:textId="77777777" w:rsidTr="004561BE">
        <w:trPr>
          <w:trHeight w:val="360"/>
        </w:trPr>
        <w:tc>
          <w:tcPr>
            <w:tcW w:w="561" w:type="dxa"/>
            <w:shd w:val="clear" w:color="auto" w:fill="auto"/>
            <w:noWrap/>
            <w:vAlign w:val="bottom"/>
            <w:hideMark/>
          </w:tcPr>
          <w:p w14:paraId="656B33F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5CB69B25"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46ACE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Drowning</w:t>
            </w:r>
          </w:p>
        </w:tc>
        <w:tc>
          <w:tcPr>
            <w:tcW w:w="4957" w:type="dxa"/>
            <w:shd w:val="clear" w:color="auto" w:fill="auto"/>
            <w:noWrap/>
            <w:vAlign w:val="bottom"/>
            <w:hideMark/>
          </w:tcPr>
          <w:p w14:paraId="7086D24E"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E910.0-E910.9</w:t>
            </w:r>
          </w:p>
        </w:tc>
        <w:tc>
          <w:tcPr>
            <w:tcW w:w="7488" w:type="dxa"/>
            <w:shd w:val="clear" w:color="auto" w:fill="auto"/>
            <w:noWrap/>
            <w:vAlign w:val="bottom"/>
            <w:hideMark/>
          </w:tcPr>
          <w:p w14:paraId="7F3EDAE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W65.0-W74.9</w:t>
            </w:r>
          </w:p>
        </w:tc>
      </w:tr>
      <w:tr w:rsidR="001E3210" w:rsidRPr="007662C6" w14:paraId="5110D8B0" w14:textId="77777777" w:rsidTr="004561BE">
        <w:trPr>
          <w:trHeight w:val="320"/>
        </w:trPr>
        <w:tc>
          <w:tcPr>
            <w:tcW w:w="561" w:type="dxa"/>
            <w:shd w:val="clear" w:color="auto" w:fill="auto"/>
            <w:noWrap/>
            <w:vAlign w:val="bottom"/>
            <w:hideMark/>
          </w:tcPr>
          <w:p w14:paraId="14257750"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7C5F047C"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w:t>
            </w:r>
          </w:p>
        </w:tc>
        <w:tc>
          <w:tcPr>
            <w:tcW w:w="4957" w:type="dxa"/>
            <w:shd w:val="clear" w:color="auto" w:fill="auto"/>
            <w:noWrap/>
            <w:vAlign w:val="bottom"/>
            <w:hideMark/>
          </w:tcPr>
          <w:p w14:paraId="643C13BD"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E950.0-E979.9, E990.0-E999.9</w:t>
            </w:r>
          </w:p>
        </w:tc>
        <w:tc>
          <w:tcPr>
            <w:tcW w:w="7488" w:type="dxa"/>
            <w:shd w:val="clear" w:color="auto" w:fill="auto"/>
            <w:noWrap/>
            <w:vAlign w:val="bottom"/>
            <w:hideMark/>
          </w:tcPr>
          <w:p w14:paraId="6FCE1BE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X60.0-X99.9, Y0.0-Y9.9, Y35.0-Y39.9</w:t>
            </w:r>
          </w:p>
        </w:tc>
      </w:tr>
      <w:tr w:rsidR="001E3210" w:rsidRPr="007662C6" w14:paraId="4584741B" w14:textId="77777777" w:rsidTr="004561BE">
        <w:trPr>
          <w:trHeight w:val="320"/>
        </w:trPr>
        <w:tc>
          <w:tcPr>
            <w:tcW w:w="561" w:type="dxa"/>
            <w:shd w:val="clear" w:color="auto" w:fill="auto"/>
            <w:noWrap/>
            <w:vAlign w:val="bottom"/>
            <w:hideMark/>
          </w:tcPr>
          <w:p w14:paraId="0E55B048"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0858738E"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455C74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 self-harm</w:t>
            </w:r>
          </w:p>
        </w:tc>
        <w:tc>
          <w:tcPr>
            <w:tcW w:w="4957" w:type="dxa"/>
            <w:shd w:val="clear" w:color="auto" w:fill="auto"/>
            <w:noWrap/>
            <w:vAlign w:val="bottom"/>
            <w:hideMark/>
          </w:tcPr>
          <w:p w14:paraId="29CBE86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E950.0-E959.9</w:t>
            </w:r>
          </w:p>
        </w:tc>
        <w:tc>
          <w:tcPr>
            <w:tcW w:w="7488" w:type="dxa"/>
            <w:shd w:val="clear" w:color="auto" w:fill="auto"/>
            <w:noWrap/>
            <w:vAlign w:val="bottom"/>
            <w:hideMark/>
          </w:tcPr>
          <w:p w14:paraId="0EA0AFC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X60.0-X84.9</w:t>
            </w:r>
          </w:p>
        </w:tc>
      </w:tr>
      <w:tr w:rsidR="001E3210" w:rsidRPr="007662C6" w14:paraId="38017FC5" w14:textId="77777777" w:rsidTr="004561BE">
        <w:trPr>
          <w:trHeight w:val="340"/>
        </w:trPr>
        <w:tc>
          <w:tcPr>
            <w:tcW w:w="561" w:type="dxa"/>
            <w:shd w:val="clear" w:color="auto" w:fill="auto"/>
            <w:noWrap/>
            <w:vAlign w:val="bottom"/>
            <w:hideMark/>
          </w:tcPr>
          <w:p w14:paraId="0567119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561" w:type="dxa"/>
            <w:shd w:val="clear" w:color="auto" w:fill="auto"/>
            <w:noWrap/>
            <w:vAlign w:val="bottom"/>
            <w:hideMark/>
          </w:tcPr>
          <w:p w14:paraId="5E1AA944"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2826" w:type="dxa"/>
            <w:shd w:val="clear" w:color="auto" w:fill="auto"/>
            <w:noWrap/>
            <w:vAlign w:val="bottom"/>
            <w:hideMark/>
          </w:tcPr>
          <w:p w14:paraId="3FDC869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Assault</w:t>
            </w:r>
          </w:p>
        </w:tc>
        <w:tc>
          <w:tcPr>
            <w:tcW w:w="4957" w:type="dxa"/>
            <w:shd w:val="clear" w:color="auto" w:fill="auto"/>
            <w:noWrap/>
            <w:vAlign w:val="bottom"/>
            <w:hideMark/>
          </w:tcPr>
          <w:p w14:paraId="0A25515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E960.0-E979.9, E990.0-E999.9</w:t>
            </w:r>
          </w:p>
        </w:tc>
        <w:tc>
          <w:tcPr>
            <w:tcW w:w="7488" w:type="dxa"/>
            <w:shd w:val="clear" w:color="auto" w:fill="auto"/>
            <w:noWrap/>
            <w:vAlign w:val="bottom"/>
            <w:hideMark/>
          </w:tcPr>
          <w:p w14:paraId="54AE265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X85.0-X99.9, Y0.0-Y9.9, Y35.0-Y39.9</w:t>
            </w:r>
          </w:p>
        </w:tc>
      </w:tr>
    </w:tbl>
    <w:p w14:paraId="59218F8C" w14:textId="77777777" w:rsidR="007662C6" w:rsidRDefault="007662C6" w:rsidP="00843ACB">
      <w:pPr>
        <w:spacing w:after="0" w:line="240" w:lineRule="auto"/>
        <w:jc w:val="both"/>
        <w:rPr>
          <w:rFonts w:ascii="Times New Roman" w:hAnsi="Times New Roman"/>
          <w:color w:val="000000" w:themeColor="text1"/>
          <w:sz w:val="24"/>
          <w:szCs w:val="24"/>
        </w:rPr>
      </w:pPr>
    </w:p>
    <w:p w14:paraId="53643DEF" w14:textId="77777777" w:rsidR="007662C6" w:rsidRDefault="007662C6" w:rsidP="00843ACB">
      <w:pPr>
        <w:spacing w:after="0" w:line="240" w:lineRule="auto"/>
        <w:jc w:val="both"/>
        <w:rPr>
          <w:rFonts w:ascii="Times New Roman" w:hAnsi="Times New Roman"/>
          <w:color w:val="000000" w:themeColor="text1"/>
          <w:sz w:val="24"/>
          <w:szCs w:val="24"/>
        </w:rPr>
      </w:pPr>
    </w:p>
    <w:p w14:paraId="4D01F95C" w14:textId="77777777" w:rsidR="004069AE" w:rsidRDefault="004069AE" w:rsidP="00843ACB">
      <w:pPr>
        <w:spacing w:after="0" w:line="240" w:lineRule="auto"/>
        <w:jc w:val="both"/>
        <w:rPr>
          <w:rFonts w:ascii="Times New Roman" w:hAnsi="Times New Roman"/>
          <w:color w:val="000000" w:themeColor="text1"/>
          <w:sz w:val="24"/>
          <w:szCs w:val="24"/>
        </w:rPr>
      </w:pPr>
    </w:p>
    <w:p w14:paraId="76F9E640" w14:textId="77777777" w:rsidR="007662C6" w:rsidRDefault="007662C6" w:rsidP="00843ACB">
      <w:pPr>
        <w:spacing w:after="0" w:line="240" w:lineRule="auto"/>
        <w:jc w:val="both"/>
        <w:rPr>
          <w:rFonts w:ascii="Times New Roman" w:hAnsi="Times New Roman"/>
          <w:color w:val="000000" w:themeColor="text1"/>
          <w:sz w:val="24"/>
          <w:szCs w:val="24"/>
        </w:rPr>
        <w:sectPr w:rsidR="007662C6" w:rsidSect="007662C6">
          <w:pgSz w:w="16840" w:h="11900" w:orient="landscape"/>
          <w:pgMar w:top="1440" w:right="1440" w:bottom="1440" w:left="1440" w:header="720" w:footer="720" w:gutter="0"/>
          <w:lnNumType w:countBy="1" w:restart="continuous"/>
          <w:cols w:space="720"/>
          <w:docGrid w:linePitch="360"/>
        </w:sectPr>
      </w:pPr>
    </w:p>
    <w:p w14:paraId="6C845C17" w14:textId="3345E72E" w:rsidR="004F7F15" w:rsidRPr="00636C9B" w:rsidRDefault="00E54738" w:rsidP="00D76DF7">
      <w:pPr>
        <w:spacing w:line="480" w:lineRule="auto"/>
        <w:jc w:val="both"/>
        <w:rPr>
          <w:rFonts w:ascii="Times New Roman" w:hAnsi="Times New Roman"/>
          <w:color w:val="000000" w:themeColor="text1"/>
          <w:sz w:val="24"/>
          <w:szCs w:val="24"/>
        </w:rPr>
        <w:sectPr w:rsidR="004F7F15" w:rsidRPr="00636C9B" w:rsidSect="007662C6">
          <w:pgSz w:w="11900" w:h="16840"/>
          <w:pgMar w:top="1440" w:right="1440" w:bottom="1440" w:left="1440" w:header="720" w:footer="720" w:gutter="0"/>
          <w:lnNumType w:countBy="1" w:restart="continuous"/>
          <w:cols w:space="720"/>
          <w:docGrid w:linePitch="360"/>
        </w:sectPr>
      </w:pPr>
      <w:r w:rsidRPr="00636C9B">
        <w:rPr>
          <w:rFonts w:ascii="Times New Roman" w:hAnsi="Times New Roman"/>
          <w:b/>
          <w:color w:val="000000" w:themeColor="text1"/>
          <w:sz w:val="24"/>
          <w:szCs w:val="24"/>
        </w:rPr>
        <w:lastRenderedPageBreak/>
        <w:t xml:space="preserve">Table </w:t>
      </w:r>
      <w:r w:rsidR="00C8523D">
        <w:rPr>
          <w:rFonts w:ascii="Times New Roman" w:hAnsi="Times New Roman"/>
          <w:b/>
          <w:color w:val="000000" w:themeColor="text1"/>
          <w:sz w:val="24"/>
          <w:szCs w:val="24"/>
        </w:rPr>
        <w:t>S</w:t>
      </w:r>
      <w:r w:rsidR="002C5765"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 xml:space="preserve">. </w:t>
      </w:r>
      <w:r w:rsidR="003939B4" w:rsidRPr="00636C9B">
        <w:rPr>
          <w:rFonts w:ascii="Times New Roman" w:hAnsi="Times New Roman"/>
          <w:color w:val="000000" w:themeColor="text1"/>
          <w:sz w:val="24"/>
          <w:szCs w:val="24"/>
        </w:rPr>
        <w:t>Additional annual deaths with a national uniform increase of 1</w:t>
      </w:r>
      <w:r w:rsidR="003939B4" w:rsidRPr="00636C9B">
        <w:rPr>
          <w:rFonts w:ascii="Arial" w:eastAsia="Times New Roman" w:hAnsi="Arial" w:cs="Arial"/>
          <w:bCs/>
          <w:color w:val="222222"/>
          <w:sz w:val="24"/>
          <w:szCs w:val="24"/>
          <w:shd w:val="clear" w:color="auto" w:fill="FFFFFF"/>
          <w:lang w:eastAsia="en-GB"/>
        </w:rPr>
        <w:t>°</w:t>
      </w:r>
      <w:r w:rsidR="003939B4" w:rsidRPr="00636C9B">
        <w:rPr>
          <w:rFonts w:ascii="Times New Roman" w:hAnsi="Times New Roman"/>
          <w:color w:val="000000" w:themeColor="text1"/>
          <w:sz w:val="24"/>
          <w:szCs w:val="24"/>
        </w:rPr>
        <w:t xml:space="preserve">C above long-term monthly state mean, for deaths from all injuries by sex, age group, and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70194A">
        <w:rPr>
          <w:rFonts w:ascii="Times New Roman" w:hAnsi="Times New Roman"/>
          <w:color w:val="000000" w:themeColor="text1"/>
          <w:sz w:val="24"/>
          <w:szCs w:val="24"/>
        </w:rPr>
        <w:t xml:space="preserve">of injury for 2016 </w:t>
      </w:r>
      <w:r w:rsidR="003939B4" w:rsidRPr="00636C9B">
        <w:rPr>
          <w:rFonts w:ascii="Times New Roman" w:hAnsi="Times New Roman"/>
          <w:color w:val="000000" w:themeColor="text1"/>
          <w:sz w:val="24"/>
          <w:szCs w:val="24"/>
        </w:rPr>
        <w:t>populat</w:t>
      </w:r>
      <w:r w:rsidR="0016379A" w:rsidRPr="00636C9B">
        <w:rPr>
          <w:rFonts w:ascii="Times New Roman" w:hAnsi="Times New Roman"/>
          <w:color w:val="000000" w:themeColor="text1"/>
          <w:sz w:val="24"/>
          <w:szCs w:val="24"/>
        </w:rPr>
        <w:t>ion.</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28"/>
        <w:gridCol w:w="673"/>
        <w:gridCol w:w="1113"/>
        <w:gridCol w:w="1113"/>
        <w:gridCol w:w="1113"/>
        <w:gridCol w:w="1113"/>
        <w:gridCol w:w="1113"/>
        <w:gridCol w:w="1113"/>
        <w:gridCol w:w="1113"/>
        <w:gridCol w:w="1113"/>
        <w:gridCol w:w="1068"/>
        <w:gridCol w:w="1068"/>
        <w:gridCol w:w="1113"/>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67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111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111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111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111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111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111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111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111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1068"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1068"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111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67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21.0)</w:t>
            </w:r>
          </w:p>
        </w:tc>
        <w:tc>
          <w:tcPr>
            <w:tcW w:w="111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12.0</w:t>
            </w:r>
            <w:proofErr w:type="gramEnd"/>
            <w:r w:rsidRPr="00636C9B">
              <w:rPr>
                <w:rFonts w:ascii="Times New Roman" w:eastAsiaTheme="minorHAnsi" w:hAnsi="Times New Roman"/>
                <w:color w:val="000000"/>
                <w:sz w:val="18"/>
                <w:szCs w:val="18"/>
                <w:lang w:eastAsia="en-GB"/>
              </w:rPr>
              <w:t>,  24.0)</w:t>
            </w:r>
          </w:p>
        </w:tc>
        <w:tc>
          <w:tcPr>
            <w:tcW w:w="111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177.0 </w:t>
            </w:r>
            <w:proofErr w:type="gramStart"/>
            <w:r w:rsidRPr="00636C9B">
              <w:rPr>
                <w:rFonts w:ascii="Times New Roman" w:eastAsiaTheme="minorHAnsi" w:hAnsi="Times New Roman"/>
                <w:color w:val="000000"/>
                <w:sz w:val="18"/>
                <w:szCs w:val="18"/>
                <w:lang w:eastAsia="en-GB"/>
              </w:rPr>
              <w:t>( 144.0</w:t>
            </w:r>
            <w:proofErr w:type="gramEnd"/>
            <w:r w:rsidRPr="00636C9B">
              <w:rPr>
                <w:rFonts w:ascii="Times New Roman" w:eastAsiaTheme="minorHAnsi" w:hAnsi="Times New Roman"/>
                <w:color w:val="000000"/>
                <w:sz w:val="18"/>
                <w:szCs w:val="18"/>
                <w:lang w:eastAsia="en-GB"/>
              </w:rPr>
              <w:t>, 209.0)</w:t>
            </w:r>
          </w:p>
        </w:tc>
        <w:tc>
          <w:tcPr>
            <w:tcW w:w="111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195.0 </w:t>
            </w:r>
            <w:proofErr w:type="gramStart"/>
            <w:r w:rsidRPr="00636C9B">
              <w:rPr>
                <w:rFonts w:ascii="Times New Roman" w:eastAsiaTheme="minorHAnsi" w:hAnsi="Times New Roman"/>
                <w:color w:val="000000"/>
                <w:sz w:val="18"/>
                <w:szCs w:val="18"/>
                <w:lang w:eastAsia="en-GB"/>
              </w:rPr>
              <w:t>( 159.0</w:t>
            </w:r>
            <w:proofErr w:type="gramEnd"/>
            <w:r w:rsidRPr="00636C9B">
              <w:rPr>
                <w:rFonts w:ascii="Times New Roman" w:eastAsiaTheme="minorHAnsi" w:hAnsi="Times New Roman"/>
                <w:color w:val="000000"/>
                <w:sz w:val="18"/>
                <w:szCs w:val="18"/>
                <w:lang w:eastAsia="en-GB"/>
              </w:rPr>
              <w:t>, 230.0)</w:t>
            </w:r>
          </w:p>
        </w:tc>
        <w:tc>
          <w:tcPr>
            <w:tcW w:w="111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130.0 </w:t>
            </w:r>
            <w:proofErr w:type="gramStart"/>
            <w:r w:rsidRPr="00636C9B">
              <w:rPr>
                <w:rFonts w:ascii="Times New Roman" w:eastAsiaTheme="minorHAnsi" w:hAnsi="Times New Roman"/>
                <w:color w:val="000000"/>
                <w:sz w:val="18"/>
                <w:szCs w:val="18"/>
                <w:lang w:eastAsia="en-GB"/>
              </w:rPr>
              <w:t>( 101.0</w:t>
            </w:r>
            <w:proofErr w:type="gramEnd"/>
            <w:r w:rsidRPr="00636C9B">
              <w:rPr>
                <w:rFonts w:ascii="Times New Roman" w:eastAsiaTheme="minorHAnsi" w:hAnsi="Times New Roman"/>
                <w:color w:val="000000"/>
                <w:sz w:val="18"/>
                <w:szCs w:val="18"/>
                <w:lang w:eastAsia="en-GB"/>
              </w:rPr>
              <w:t>, 160.0)</w:t>
            </w:r>
          </w:p>
        </w:tc>
        <w:tc>
          <w:tcPr>
            <w:tcW w:w="111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125.0 </w:t>
            </w:r>
            <w:proofErr w:type="gramStart"/>
            <w:r w:rsidRPr="00636C9B">
              <w:rPr>
                <w:rFonts w:ascii="Times New Roman" w:eastAsiaTheme="minorHAnsi" w:hAnsi="Times New Roman"/>
                <w:color w:val="000000"/>
                <w:sz w:val="18"/>
                <w:szCs w:val="18"/>
                <w:lang w:eastAsia="en-GB"/>
              </w:rPr>
              <w:t>(  92.0</w:t>
            </w:r>
            <w:proofErr w:type="gramEnd"/>
            <w:r w:rsidRPr="00636C9B">
              <w:rPr>
                <w:rFonts w:ascii="Times New Roman" w:eastAsiaTheme="minorHAnsi" w:hAnsi="Times New Roman"/>
                <w:color w:val="000000"/>
                <w:sz w:val="18"/>
                <w:szCs w:val="18"/>
                <w:lang w:eastAsia="en-GB"/>
              </w:rPr>
              <w:t>, 158.0)</w:t>
            </w:r>
          </w:p>
        </w:tc>
        <w:tc>
          <w:tcPr>
            <w:tcW w:w="111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133.0 </w:t>
            </w:r>
            <w:proofErr w:type="gramStart"/>
            <w:r w:rsidRPr="00636C9B">
              <w:rPr>
                <w:rFonts w:ascii="Times New Roman" w:eastAsiaTheme="minorHAnsi" w:hAnsi="Times New Roman"/>
                <w:color w:val="000000"/>
                <w:sz w:val="18"/>
                <w:szCs w:val="18"/>
                <w:lang w:eastAsia="en-GB"/>
              </w:rPr>
              <w:t>(  96.0</w:t>
            </w:r>
            <w:proofErr w:type="gramEnd"/>
            <w:r w:rsidRPr="00636C9B">
              <w:rPr>
                <w:rFonts w:ascii="Times New Roman" w:eastAsiaTheme="minorHAnsi" w:hAnsi="Times New Roman"/>
                <w:color w:val="000000"/>
                <w:sz w:val="18"/>
                <w:szCs w:val="18"/>
                <w:lang w:eastAsia="en-GB"/>
              </w:rPr>
              <w:t>, 170.0)</w:t>
            </w:r>
          </w:p>
        </w:tc>
        <w:tc>
          <w:tcPr>
            <w:tcW w:w="111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51.0 </w:t>
            </w:r>
            <w:proofErr w:type="gramStart"/>
            <w:r w:rsidRPr="00636C9B">
              <w:rPr>
                <w:rFonts w:ascii="Times New Roman" w:eastAsiaTheme="minorHAnsi" w:hAnsi="Times New Roman"/>
                <w:color w:val="000000"/>
                <w:sz w:val="18"/>
                <w:szCs w:val="18"/>
                <w:lang w:eastAsia="en-GB"/>
              </w:rPr>
              <w:t>(  22.0</w:t>
            </w:r>
            <w:proofErr w:type="gramEnd"/>
            <w:r w:rsidRPr="00636C9B">
              <w:rPr>
                <w:rFonts w:ascii="Times New Roman" w:eastAsiaTheme="minorHAnsi" w:hAnsi="Times New Roman"/>
                <w:color w:val="000000"/>
                <w:sz w:val="18"/>
                <w:szCs w:val="18"/>
                <w:lang w:eastAsia="en-GB"/>
              </w:rPr>
              <w:t>,  80.0)</w:t>
            </w:r>
          </w:p>
        </w:tc>
        <w:tc>
          <w:tcPr>
            <w:tcW w:w="1068"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w:t>
            </w:r>
            <w:proofErr w:type="gramStart"/>
            <w:r w:rsidRPr="00636C9B">
              <w:rPr>
                <w:rFonts w:ascii="Times New Roman" w:eastAsiaTheme="minorHAnsi" w:hAnsi="Times New Roman"/>
                <w:color w:val="000000"/>
                <w:sz w:val="18"/>
                <w:szCs w:val="18"/>
                <w:lang w:eastAsia="en-GB"/>
              </w:rPr>
              <w:t>0,  29.0</w:t>
            </w:r>
            <w:proofErr w:type="gramEnd"/>
            <w:r w:rsidRPr="00636C9B">
              <w:rPr>
                <w:rFonts w:ascii="Times New Roman" w:eastAsiaTheme="minorHAnsi" w:hAnsi="Times New Roman"/>
                <w:color w:val="000000"/>
                <w:sz w:val="18"/>
                <w:szCs w:val="18"/>
                <w:lang w:eastAsia="en-GB"/>
              </w:rPr>
              <w:t>)</w:t>
            </w:r>
          </w:p>
        </w:tc>
        <w:tc>
          <w:tcPr>
            <w:tcW w:w="1068"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0.0)</w:t>
            </w:r>
          </w:p>
        </w:tc>
        <w:tc>
          <w:tcPr>
            <w:tcW w:w="111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815.0 </w:t>
            </w:r>
            <w:proofErr w:type="gramStart"/>
            <w:r w:rsidRPr="00636C9B">
              <w:rPr>
                <w:rFonts w:ascii="Times New Roman" w:eastAsiaTheme="minorHAnsi" w:hAnsi="Times New Roman"/>
                <w:color w:val="000000"/>
                <w:sz w:val="18"/>
                <w:szCs w:val="18"/>
                <w:lang w:eastAsia="en-GB"/>
              </w:rPr>
              <w:t>( 721.0</w:t>
            </w:r>
            <w:proofErr w:type="gramEnd"/>
            <w:r w:rsidRPr="00636C9B">
              <w:rPr>
                <w:rFonts w:ascii="Times New Roman" w:eastAsiaTheme="minorHAnsi" w:hAnsi="Times New Roman"/>
                <w:color w:val="000000"/>
                <w:sz w:val="18"/>
                <w:szCs w:val="18"/>
                <w:lang w:eastAsia="en-GB"/>
              </w:rPr>
              <w:t>, 909.0)</w:t>
            </w:r>
          </w:p>
        </w:tc>
      </w:tr>
      <w:tr w:rsidR="004F7F15" w:rsidRPr="00636C9B" w14:paraId="45096C9C" w14:textId="77777777" w:rsidTr="000250EE">
        <w:trPr>
          <w:trHeight w:val="480"/>
        </w:trPr>
        <w:tc>
          <w:tcPr>
            <w:tcW w:w="11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4.0,  12.0)</w:t>
            </w:r>
          </w:p>
        </w:tc>
        <w:tc>
          <w:tcPr>
            <w:tcW w:w="111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7.0,  16.0)</w:t>
            </w:r>
          </w:p>
        </w:tc>
        <w:tc>
          <w:tcPr>
            <w:tcW w:w="111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35.0 </w:t>
            </w:r>
            <w:proofErr w:type="gramStart"/>
            <w:r w:rsidRPr="00636C9B">
              <w:rPr>
                <w:rFonts w:ascii="Times New Roman" w:eastAsiaTheme="minorHAnsi" w:hAnsi="Times New Roman"/>
                <w:color w:val="000000"/>
                <w:sz w:val="18"/>
                <w:szCs w:val="18"/>
                <w:lang w:eastAsia="en-GB"/>
              </w:rPr>
              <w:t>(  21.0</w:t>
            </w:r>
            <w:proofErr w:type="gramEnd"/>
            <w:r w:rsidRPr="00636C9B">
              <w:rPr>
                <w:rFonts w:ascii="Times New Roman" w:eastAsiaTheme="minorHAnsi" w:hAnsi="Times New Roman"/>
                <w:color w:val="000000"/>
                <w:sz w:val="18"/>
                <w:szCs w:val="18"/>
                <w:lang w:eastAsia="en-GB"/>
              </w:rPr>
              <w:t>,  49.0)</w:t>
            </w:r>
          </w:p>
        </w:tc>
        <w:tc>
          <w:tcPr>
            <w:tcW w:w="111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6.0,  37.0)</w:t>
            </w:r>
          </w:p>
        </w:tc>
        <w:tc>
          <w:tcPr>
            <w:tcW w:w="111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9.0,  38.0)</w:t>
            </w:r>
          </w:p>
        </w:tc>
        <w:tc>
          <w:tcPr>
            <w:tcW w:w="111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3.0,  38.0)</w:t>
            </w:r>
          </w:p>
        </w:tc>
        <w:tc>
          <w:tcPr>
            <w:tcW w:w="111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2.0,  36.0)</w:t>
            </w:r>
          </w:p>
        </w:tc>
        <w:tc>
          <w:tcPr>
            <w:tcW w:w="111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2.0,  37.0)</w:t>
            </w:r>
          </w:p>
        </w:tc>
        <w:tc>
          <w:tcPr>
            <w:tcW w:w="1068"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w:t>
            </w:r>
            <w:proofErr w:type="gramStart"/>
            <w:r w:rsidRPr="00636C9B">
              <w:rPr>
                <w:rFonts w:ascii="Times New Roman" w:eastAsiaTheme="minorHAnsi" w:hAnsi="Times New Roman"/>
                <w:color w:val="000000"/>
                <w:sz w:val="18"/>
                <w:szCs w:val="18"/>
                <w:lang w:eastAsia="en-GB"/>
              </w:rPr>
              <w:t>0,  27.0</w:t>
            </w:r>
            <w:proofErr w:type="gramEnd"/>
            <w:r w:rsidRPr="00636C9B">
              <w:rPr>
                <w:rFonts w:ascii="Times New Roman" w:eastAsiaTheme="minorHAnsi" w:hAnsi="Times New Roman"/>
                <w:color w:val="000000"/>
                <w:sz w:val="18"/>
                <w:szCs w:val="18"/>
                <w:lang w:eastAsia="en-GB"/>
              </w:rPr>
              <w:t>)</w:t>
            </w:r>
          </w:p>
        </w:tc>
        <w:tc>
          <w:tcPr>
            <w:tcW w:w="1068"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4.0)</w:t>
            </w:r>
          </w:p>
        </w:tc>
        <w:tc>
          <w:tcPr>
            <w:tcW w:w="111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126.0 </w:t>
            </w:r>
            <w:proofErr w:type="gramStart"/>
            <w:r w:rsidRPr="00636C9B">
              <w:rPr>
                <w:rFonts w:ascii="Times New Roman" w:eastAsiaTheme="minorHAnsi" w:hAnsi="Times New Roman"/>
                <w:color w:val="000000"/>
                <w:sz w:val="18"/>
                <w:szCs w:val="18"/>
                <w:lang w:eastAsia="en-GB"/>
              </w:rPr>
              <w:t>(  66.0</w:t>
            </w:r>
            <w:proofErr w:type="gramEnd"/>
            <w:r w:rsidRPr="00636C9B">
              <w:rPr>
                <w:rFonts w:ascii="Times New Roman" w:eastAsiaTheme="minorHAnsi" w:hAnsi="Times New Roman"/>
                <w:color w:val="000000"/>
                <w:sz w:val="18"/>
                <w:szCs w:val="18"/>
                <w:lang w:eastAsia="en-GB"/>
              </w:rPr>
              <w:t>,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67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c>
          <w:tcPr>
            <w:tcW w:w="111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10.0</w:t>
            </w:r>
            <w:proofErr w:type="gramEnd"/>
            <w:r w:rsidRPr="00636C9B">
              <w:rPr>
                <w:rFonts w:ascii="Times New Roman" w:eastAsiaTheme="minorHAnsi" w:hAnsi="Times New Roman"/>
                <w:color w:val="000000"/>
                <w:sz w:val="18"/>
                <w:szCs w:val="18"/>
                <w:lang w:eastAsia="en-GB"/>
              </w:rPr>
              <w:t>,  20.0)</w:t>
            </w:r>
          </w:p>
        </w:tc>
        <w:tc>
          <w:tcPr>
            <w:tcW w:w="111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119.0 </w:t>
            </w:r>
            <w:proofErr w:type="gramStart"/>
            <w:r w:rsidRPr="00636C9B">
              <w:rPr>
                <w:rFonts w:ascii="Times New Roman" w:eastAsiaTheme="minorHAnsi" w:hAnsi="Times New Roman"/>
                <w:color w:val="000000"/>
                <w:sz w:val="18"/>
                <w:szCs w:val="18"/>
                <w:lang w:eastAsia="en-GB"/>
              </w:rPr>
              <w:t>( 100.0</w:t>
            </w:r>
            <w:proofErr w:type="gramEnd"/>
            <w:r w:rsidRPr="00636C9B">
              <w:rPr>
                <w:rFonts w:ascii="Times New Roman" w:eastAsiaTheme="minorHAnsi" w:hAnsi="Times New Roman"/>
                <w:color w:val="000000"/>
                <w:sz w:val="18"/>
                <w:szCs w:val="18"/>
                <w:lang w:eastAsia="en-GB"/>
              </w:rPr>
              <w:t>, 137.0)</w:t>
            </w:r>
          </w:p>
        </w:tc>
        <w:tc>
          <w:tcPr>
            <w:tcW w:w="111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99.0 </w:t>
            </w:r>
            <w:proofErr w:type="gramStart"/>
            <w:r w:rsidRPr="00636C9B">
              <w:rPr>
                <w:rFonts w:ascii="Times New Roman" w:eastAsiaTheme="minorHAnsi" w:hAnsi="Times New Roman"/>
                <w:color w:val="000000"/>
                <w:sz w:val="18"/>
                <w:szCs w:val="18"/>
                <w:lang w:eastAsia="en-GB"/>
              </w:rPr>
              <w:t>(  78.0</w:t>
            </w:r>
            <w:proofErr w:type="gramEnd"/>
            <w:r w:rsidRPr="00636C9B">
              <w:rPr>
                <w:rFonts w:ascii="Times New Roman" w:eastAsiaTheme="minorHAnsi" w:hAnsi="Times New Roman"/>
                <w:color w:val="000000"/>
                <w:sz w:val="18"/>
                <w:szCs w:val="18"/>
                <w:lang w:eastAsia="en-GB"/>
              </w:rPr>
              <w:t>, 119.0)</w:t>
            </w:r>
          </w:p>
        </w:tc>
        <w:tc>
          <w:tcPr>
            <w:tcW w:w="111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48.0</w:t>
            </w:r>
            <w:proofErr w:type="gramEnd"/>
            <w:r w:rsidRPr="00636C9B">
              <w:rPr>
                <w:rFonts w:ascii="Times New Roman" w:eastAsiaTheme="minorHAnsi" w:hAnsi="Times New Roman"/>
                <w:color w:val="000000"/>
                <w:sz w:val="18"/>
                <w:szCs w:val="18"/>
                <w:lang w:eastAsia="en-GB"/>
              </w:rPr>
              <w:t>,  82.0)</w:t>
            </w:r>
          </w:p>
        </w:tc>
        <w:tc>
          <w:tcPr>
            <w:tcW w:w="111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80.0 </w:t>
            </w:r>
            <w:proofErr w:type="gramStart"/>
            <w:r w:rsidRPr="00636C9B">
              <w:rPr>
                <w:rFonts w:ascii="Times New Roman" w:eastAsiaTheme="minorHAnsi" w:hAnsi="Times New Roman"/>
                <w:color w:val="000000"/>
                <w:sz w:val="18"/>
                <w:szCs w:val="18"/>
                <w:lang w:eastAsia="en-GB"/>
              </w:rPr>
              <w:t>(  59.0</w:t>
            </w:r>
            <w:proofErr w:type="gramEnd"/>
            <w:r w:rsidRPr="00636C9B">
              <w:rPr>
                <w:rFonts w:ascii="Times New Roman" w:eastAsiaTheme="minorHAnsi" w:hAnsi="Times New Roman"/>
                <w:color w:val="000000"/>
                <w:sz w:val="18"/>
                <w:szCs w:val="18"/>
                <w:lang w:eastAsia="en-GB"/>
              </w:rPr>
              <w:t>, 101.0)</w:t>
            </w:r>
          </w:p>
        </w:tc>
        <w:tc>
          <w:tcPr>
            <w:tcW w:w="111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40.0</w:t>
            </w:r>
            <w:proofErr w:type="gramEnd"/>
            <w:r w:rsidRPr="00636C9B">
              <w:rPr>
                <w:rFonts w:ascii="Times New Roman" w:eastAsiaTheme="minorHAnsi" w:hAnsi="Times New Roman"/>
                <w:color w:val="000000"/>
                <w:sz w:val="18"/>
                <w:szCs w:val="18"/>
                <w:lang w:eastAsia="en-GB"/>
              </w:rPr>
              <w:t>,  90.0)</w:t>
            </w:r>
          </w:p>
        </w:tc>
        <w:tc>
          <w:tcPr>
            <w:tcW w:w="111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0.0,  46.0)</w:t>
            </w:r>
          </w:p>
        </w:tc>
        <w:tc>
          <w:tcPr>
            <w:tcW w:w="1068"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w:t>
            </w:r>
            <w:proofErr w:type="gramStart"/>
            <w:r w:rsidRPr="00636C9B">
              <w:rPr>
                <w:rFonts w:ascii="Times New Roman" w:eastAsiaTheme="minorHAnsi" w:hAnsi="Times New Roman"/>
                <w:color w:val="000000"/>
                <w:sz w:val="18"/>
                <w:szCs w:val="18"/>
                <w:lang w:eastAsia="en-GB"/>
              </w:rPr>
              <w:t>0,  12.0</w:t>
            </w:r>
            <w:proofErr w:type="gramEnd"/>
            <w:r w:rsidRPr="00636C9B">
              <w:rPr>
                <w:rFonts w:ascii="Times New Roman" w:eastAsiaTheme="minorHAnsi" w:hAnsi="Times New Roman"/>
                <w:color w:val="000000"/>
                <w:sz w:val="18"/>
                <w:szCs w:val="18"/>
                <w:lang w:eastAsia="en-GB"/>
              </w:rPr>
              <w:t>)</w:t>
            </w:r>
          </w:p>
        </w:tc>
        <w:tc>
          <w:tcPr>
            <w:tcW w:w="1068"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111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427.0 </w:t>
            </w:r>
            <w:proofErr w:type="gramStart"/>
            <w:r w:rsidRPr="00636C9B">
              <w:rPr>
                <w:rFonts w:ascii="Times New Roman" w:eastAsiaTheme="minorHAnsi" w:hAnsi="Times New Roman"/>
                <w:color w:val="000000"/>
                <w:sz w:val="18"/>
                <w:szCs w:val="18"/>
                <w:lang w:eastAsia="en-GB"/>
              </w:rPr>
              <w:t>( 361.0</w:t>
            </w:r>
            <w:proofErr w:type="gramEnd"/>
            <w:r w:rsidRPr="00636C9B">
              <w:rPr>
                <w:rFonts w:ascii="Times New Roman" w:eastAsiaTheme="minorHAnsi" w:hAnsi="Times New Roman"/>
                <w:color w:val="000000"/>
                <w:sz w:val="18"/>
                <w:szCs w:val="18"/>
                <w:lang w:eastAsia="en-GB"/>
              </w:rPr>
              <w:t>, 492.0)</w:t>
            </w:r>
          </w:p>
        </w:tc>
      </w:tr>
      <w:tr w:rsidR="004F7F15" w:rsidRPr="00636C9B" w14:paraId="310D5B76" w14:textId="77777777" w:rsidTr="000250EE">
        <w:trPr>
          <w:trHeight w:val="510"/>
        </w:trPr>
        <w:tc>
          <w:tcPr>
            <w:tcW w:w="11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2.0,   8.0)</w:t>
            </w:r>
          </w:p>
        </w:tc>
        <w:tc>
          <w:tcPr>
            <w:tcW w:w="111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4.0,  12.0)</w:t>
            </w:r>
          </w:p>
        </w:tc>
        <w:tc>
          <w:tcPr>
            <w:tcW w:w="111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9.0,  29.0)</w:t>
            </w:r>
          </w:p>
        </w:tc>
        <w:tc>
          <w:tcPr>
            <w:tcW w:w="111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3.0,  17.0)</w:t>
            </w:r>
          </w:p>
        </w:tc>
        <w:tc>
          <w:tcPr>
            <w:tcW w:w="111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2.0,  14.0)</w:t>
            </w:r>
          </w:p>
        </w:tc>
        <w:tc>
          <w:tcPr>
            <w:tcW w:w="111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4.0,  18.0)</w:t>
            </w:r>
          </w:p>
        </w:tc>
        <w:tc>
          <w:tcPr>
            <w:tcW w:w="111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8.0,  16.0)</w:t>
            </w:r>
          </w:p>
        </w:tc>
        <w:tc>
          <w:tcPr>
            <w:tcW w:w="111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5.0,  25.0)</w:t>
            </w:r>
          </w:p>
        </w:tc>
        <w:tc>
          <w:tcPr>
            <w:tcW w:w="1068"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w:t>
            </w:r>
            <w:proofErr w:type="gramStart"/>
            <w:r w:rsidRPr="00636C9B">
              <w:rPr>
                <w:rFonts w:ascii="Times New Roman" w:eastAsiaTheme="minorHAnsi" w:hAnsi="Times New Roman"/>
                <w:color w:val="000000"/>
                <w:sz w:val="18"/>
                <w:szCs w:val="18"/>
                <w:lang w:eastAsia="en-GB"/>
              </w:rPr>
              <w:t>0,  26.0</w:t>
            </w:r>
            <w:proofErr w:type="gramEnd"/>
            <w:r w:rsidRPr="00636C9B">
              <w:rPr>
                <w:rFonts w:ascii="Times New Roman" w:eastAsiaTheme="minorHAnsi" w:hAnsi="Times New Roman"/>
                <w:color w:val="000000"/>
                <w:sz w:val="18"/>
                <w:szCs w:val="18"/>
                <w:lang w:eastAsia="en-GB"/>
              </w:rPr>
              <w:t>)</w:t>
            </w:r>
          </w:p>
        </w:tc>
        <w:tc>
          <w:tcPr>
            <w:tcW w:w="1068"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2.0)</w:t>
            </w:r>
          </w:p>
        </w:tc>
        <w:tc>
          <w:tcPr>
            <w:tcW w:w="111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w:t>
            </w:r>
            <w:proofErr w:type="gramStart"/>
            <w:r w:rsidRPr="00636C9B">
              <w:rPr>
                <w:rFonts w:ascii="Times New Roman" w:eastAsiaTheme="minorHAnsi" w:hAnsi="Times New Roman"/>
                <w:color w:val="000000"/>
                <w:sz w:val="18"/>
                <w:szCs w:val="18"/>
                <w:lang w:eastAsia="en-GB"/>
              </w:rPr>
              <w:t>0,  86.0</w:t>
            </w:r>
            <w:proofErr w:type="gramEnd"/>
            <w:r w:rsidRPr="00636C9B">
              <w:rPr>
                <w:rFonts w:ascii="Times New Roman" w:eastAsiaTheme="minorHAnsi" w:hAnsi="Times New Roman"/>
                <w:color w:val="000000"/>
                <w:sz w:val="18"/>
                <w:szCs w:val="18"/>
                <w:lang w:eastAsia="en-GB"/>
              </w:rPr>
              <w:t>)</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67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3.0,   8.0)</w:t>
            </w:r>
          </w:p>
        </w:tc>
        <w:tc>
          <w:tcPr>
            <w:tcW w:w="111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1.0,   9.0)</w:t>
            </w:r>
          </w:p>
        </w:tc>
        <w:tc>
          <w:tcPr>
            <w:tcW w:w="111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76.0 </w:t>
            </w:r>
            <w:proofErr w:type="gramStart"/>
            <w:r w:rsidRPr="00636C9B">
              <w:rPr>
                <w:rFonts w:ascii="Times New Roman" w:eastAsiaTheme="minorHAnsi" w:hAnsi="Times New Roman"/>
                <w:color w:val="000000"/>
                <w:sz w:val="18"/>
                <w:szCs w:val="18"/>
                <w:lang w:eastAsia="en-GB"/>
              </w:rPr>
              <w:t>(  59.0</w:t>
            </w:r>
            <w:proofErr w:type="gramEnd"/>
            <w:r w:rsidRPr="00636C9B">
              <w:rPr>
                <w:rFonts w:ascii="Times New Roman" w:eastAsiaTheme="minorHAnsi" w:hAnsi="Times New Roman"/>
                <w:color w:val="000000"/>
                <w:sz w:val="18"/>
                <w:szCs w:val="18"/>
                <w:lang w:eastAsia="en-GB"/>
              </w:rPr>
              <w:t>,  94.0)</w:t>
            </w:r>
          </w:p>
        </w:tc>
        <w:tc>
          <w:tcPr>
            <w:tcW w:w="111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71.0 </w:t>
            </w:r>
            <w:proofErr w:type="gramStart"/>
            <w:r w:rsidRPr="00636C9B">
              <w:rPr>
                <w:rFonts w:ascii="Times New Roman" w:eastAsiaTheme="minorHAnsi" w:hAnsi="Times New Roman"/>
                <w:color w:val="000000"/>
                <w:sz w:val="18"/>
                <w:szCs w:val="18"/>
                <w:lang w:eastAsia="en-GB"/>
              </w:rPr>
              <w:t>(  51.0</w:t>
            </w:r>
            <w:proofErr w:type="gramEnd"/>
            <w:r w:rsidRPr="00636C9B">
              <w:rPr>
                <w:rFonts w:ascii="Times New Roman" w:eastAsiaTheme="minorHAnsi" w:hAnsi="Times New Roman"/>
                <w:color w:val="000000"/>
                <w:sz w:val="18"/>
                <w:szCs w:val="18"/>
                <w:lang w:eastAsia="en-GB"/>
              </w:rPr>
              <w:t>,  90.0)</w:t>
            </w:r>
          </w:p>
        </w:tc>
        <w:tc>
          <w:tcPr>
            <w:tcW w:w="111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48.0 </w:t>
            </w:r>
            <w:proofErr w:type="gramStart"/>
            <w:r w:rsidRPr="00636C9B">
              <w:rPr>
                <w:rFonts w:ascii="Times New Roman" w:eastAsiaTheme="minorHAnsi" w:hAnsi="Times New Roman"/>
                <w:color w:val="000000"/>
                <w:sz w:val="18"/>
                <w:szCs w:val="18"/>
                <w:lang w:eastAsia="en-GB"/>
              </w:rPr>
              <w:t>(  32.0</w:t>
            </w:r>
            <w:proofErr w:type="gramEnd"/>
            <w:r w:rsidRPr="00636C9B">
              <w:rPr>
                <w:rFonts w:ascii="Times New Roman" w:eastAsiaTheme="minorHAnsi" w:hAnsi="Times New Roman"/>
                <w:color w:val="000000"/>
                <w:sz w:val="18"/>
                <w:szCs w:val="18"/>
                <w:lang w:eastAsia="en-GB"/>
              </w:rPr>
              <w:t>,  64.0)</w:t>
            </w:r>
          </w:p>
        </w:tc>
        <w:tc>
          <w:tcPr>
            <w:tcW w:w="111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47.0</w:t>
            </w:r>
            <w:proofErr w:type="gramEnd"/>
            <w:r w:rsidRPr="00636C9B">
              <w:rPr>
                <w:rFonts w:ascii="Times New Roman" w:eastAsiaTheme="minorHAnsi" w:hAnsi="Times New Roman"/>
                <w:color w:val="000000"/>
                <w:sz w:val="18"/>
                <w:szCs w:val="18"/>
                <w:lang w:eastAsia="en-GB"/>
              </w:rPr>
              <w:t>,  83.0)</w:t>
            </w:r>
          </w:p>
        </w:tc>
        <w:tc>
          <w:tcPr>
            <w:tcW w:w="111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73.0 </w:t>
            </w:r>
            <w:proofErr w:type="gramStart"/>
            <w:r w:rsidRPr="00636C9B">
              <w:rPr>
                <w:rFonts w:ascii="Times New Roman" w:eastAsiaTheme="minorHAnsi" w:hAnsi="Times New Roman"/>
                <w:color w:val="000000"/>
                <w:sz w:val="18"/>
                <w:szCs w:val="18"/>
                <w:lang w:eastAsia="en-GB"/>
              </w:rPr>
              <w:t>(  51.0</w:t>
            </w:r>
            <w:proofErr w:type="gramEnd"/>
            <w:r w:rsidRPr="00636C9B">
              <w:rPr>
                <w:rFonts w:ascii="Times New Roman" w:eastAsiaTheme="minorHAnsi" w:hAnsi="Times New Roman"/>
                <w:color w:val="000000"/>
                <w:sz w:val="18"/>
                <w:szCs w:val="18"/>
                <w:lang w:eastAsia="en-GB"/>
              </w:rPr>
              <w:t>,  94.0)</w:t>
            </w:r>
          </w:p>
        </w:tc>
        <w:tc>
          <w:tcPr>
            <w:tcW w:w="111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8.0,  38.0)</w:t>
            </w:r>
          </w:p>
        </w:tc>
        <w:tc>
          <w:tcPr>
            <w:tcW w:w="1068"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5.0,  26.0)</w:t>
            </w:r>
          </w:p>
        </w:tc>
        <w:tc>
          <w:tcPr>
            <w:tcW w:w="1068"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4.0,  11.0)</w:t>
            </w:r>
          </w:p>
        </w:tc>
        <w:tc>
          <w:tcPr>
            <w:tcW w:w="111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385.0 </w:t>
            </w:r>
            <w:proofErr w:type="gramStart"/>
            <w:r w:rsidRPr="00636C9B">
              <w:rPr>
                <w:rFonts w:ascii="Times New Roman" w:eastAsiaTheme="minorHAnsi" w:hAnsi="Times New Roman"/>
                <w:color w:val="000000"/>
                <w:sz w:val="18"/>
                <w:szCs w:val="18"/>
                <w:lang w:eastAsia="en-GB"/>
              </w:rPr>
              <w:t>( 339.0</w:t>
            </w:r>
            <w:proofErr w:type="gramEnd"/>
            <w:r w:rsidRPr="00636C9B">
              <w:rPr>
                <w:rFonts w:ascii="Times New Roman" w:eastAsiaTheme="minorHAnsi" w:hAnsi="Times New Roman"/>
                <w:color w:val="000000"/>
                <w:sz w:val="18"/>
                <w:szCs w:val="18"/>
                <w:lang w:eastAsia="en-GB"/>
              </w:rPr>
              <w:t>, 431.0)</w:t>
            </w:r>
          </w:p>
        </w:tc>
      </w:tr>
      <w:tr w:rsidR="004F7F15" w:rsidRPr="00636C9B" w14:paraId="3CACDB85" w14:textId="77777777" w:rsidTr="000250EE">
        <w:trPr>
          <w:trHeight w:val="510"/>
        </w:trPr>
        <w:tc>
          <w:tcPr>
            <w:tcW w:w="11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1.0,   4.0)</w:t>
            </w:r>
          </w:p>
        </w:tc>
        <w:tc>
          <w:tcPr>
            <w:tcW w:w="111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1.0,   8.0)</w:t>
            </w:r>
          </w:p>
        </w:tc>
        <w:tc>
          <w:tcPr>
            <w:tcW w:w="111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8.0,  28.0)</w:t>
            </w:r>
          </w:p>
        </w:tc>
        <w:tc>
          <w:tcPr>
            <w:tcW w:w="111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6.0,  15.0)</w:t>
            </w:r>
          </w:p>
        </w:tc>
        <w:tc>
          <w:tcPr>
            <w:tcW w:w="111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3.0,  12.0)</w:t>
            </w:r>
          </w:p>
        </w:tc>
        <w:tc>
          <w:tcPr>
            <w:tcW w:w="111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5.0,  15.0)</w:t>
            </w:r>
          </w:p>
        </w:tc>
        <w:tc>
          <w:tcPr>
            <w:tcW w:w="111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7.0,  12.0)</w:t>
            </w:r>
          </w:p>
        </w:tc>
        <w:tc>
          <w:tcPr>
            <w:tcW w:w="111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4.0,  20.0)</w:t>
            </w:r>
          </w:p>
        </w:tc>
        <w:tc>
          <w:tcPr>
            <w:tcW w:w="1068"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0.0,  13.0)</w:t>
            </w:r>
          </w:p>
        </w:tc>
        <w:tc>
          <w:tcPr>
            <w:tcW w:w="1068"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1.0,  10.0)</w:t>
            </w:r>
          </w:p>
        </w:tc>
        <w:tc>
          <w:tcPr>
            <w:tcW w:w="111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63.0 </w:t>
            </w:r>
            <w:proofErr w:type="gramStart"/>
            <w:r w:rsidRPr="00636C9B">
              <w:rPr>
                <w:rFonts w:ascii="Times New Roman" w:eastAsiaTheme="minorHAnsi" w:hAnsi="Times New Roman"/>
                <w:color w:val="000000"/>
                <w:sz w:val="18"/>
                <w:szCs w:val="18"/>
                <w:lang w:eastAsia="en-GB"/>
              </w:rPr>
              <w:t>(  39.0</w:t>
            </w:r>
            <w:proofErr w:type="gramEnd"/>
            <w:r w:rsidRPr="00636C9B">
              <w:rPr>
                <w:rFonts w:ascii="Times New Roman" w:eastAsiaTheme="minorHAnsi" w:hAnsi="Times New Roman"/>
                <w:color w:val="000000"/>
                <w:sz w:val="18"/>
                <w:szCs w:val="18"/>
                <w:lang w:eastAsia="en-GB"/>
              </w:rPr>
              <w:t>,  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67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111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111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0.0,   4.0)</w:t>
            </w:r>
          </w:p>
        </w:tc>
        <w:tc>
          <w:tcPr>
            <w:tcW w:w="111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111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1.0,   6.0)</w:t>
            </w:r>
          </w:p>
        </w:tc>
        <w:tc>
          <w:tcPr>
            <w:tcW w:w="111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3.0,  11.0)</w:t>
            </w:r>
          </w:p>
        </w:tc>
        <w:tc>
          <w:tcPr>
            <w:tcW w:w="111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w:t>
            </w:r>
          </w:p>
        </w:tc>
        <w:tc>
          <w:tcPr>
            <w:tcW w:w="111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w:t>
            </w:r>
            <w:proofErr w:type="gramStart"/>
            <w:r w:rsidRPr="00636C9B">
              <w:rPr>
                <w:rFonts w:ascii="Times New Roman" w:eastAsiaTheme="minorHAnsi" w:hAnsi="Times New Roman"/>
                <w:color w:val="000000"/>
                <w:sz w:val="18"/>
                <w:szCs w:val="18"/>
                <w:lang w:eastAsia="en-GB"/>
              </w:rPr>
              <w:t>0,  11.0</w:t>
            </w:r>
            <w:proofErr w:type="gramEnd"/>
            <w:r w:rsidRPr="00636C9B">
              <w:rPr>
                <w:rFonts w:ascii="Times New Roman" w:eastAsiaTheme="minorHAnsi" w:hAnsi="Times New Roman"/>
                <w:color w:val="000000"/>
                <w:sz w:val="18"/>
                <w:szCs w:val="18"/>
                <w:lang w:eastAsia="en-GB"/>
              </w:rPr>
              <w:t>)</w:t>
            </w:r>
          </w:p>
        </w:tc>
        <w:tc>
          <w:tcPr>
            <w:tcW w:w="1068"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9.0)</w:t>
            </w:r>
          </w:p>
        </w:tc>
        <w:tc>
          <w:tcPr>
            <w:tcW w:w="1068"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111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111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111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111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111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111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3.0,   4.0)</w:t>
            </w:r>
          </w:p>
        </w:tc>
        <w:tc>
          <w:tcPr>
            <w:tcW w:w="111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7.0,   8.0)</w:t>
            </w:r>
          </w:p>
        </w:tc>
        <w:tc>
          <w:tcPr>
            <w:tcW w:w="111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9.0)</w:t>
            </w:r>
          </w:p>
        </w:tc>
        <w:tc>
          <w:tcPr>
            <w:tcW w:w="1068"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w:t>
            </w:r>
            <w:proofErr w:type="gramStart"/>
            <w:r w:rsidRPr="00636C9B">
              <w:rPr>
                <w:rFonts w:ascii="Times New Roman" w:eastAsiaTheme="minorHAnsi" w:hAnsi="Times New Roman"/>
                <w:color w:val="000000"/>
                <w:sz w:val="18"/>
                <w:szCs w:val="18"/>
                <w:lang w:eastAsia="en-GB"/>
              </w:rPr>
              <w:t>0,  17.0</w:t>
            </w:r>
            <w:proofErr w:type="gramEnd"/>
            <w:r w:rsidRPr="00636C9B">
              <w:rPr>
                <w:rFonts w:ascii="Times New Roman" w:eastAsiaTheme="minorHAnsi" w:hAnsi="Times New Roman"/>
                <w:color w:val="000000"/>
                <w:sz w:val="18"/>
                <w:szCs w:val="18"/>
                <w:lang w:eastAsia="en-GB"/>
              </w:rPr>
              <w:t>)</w:t>
            </w:r>
          </w:p>
        </w:tc>
        <w:tc>
          <w:tcPr>
            <w:tcW w:w="1068"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w:t>
            </w:r>
          </w:p>
        </w:tc>
        <w:tc>
          <w:tcPr>
            <w:tcW w:w="111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67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6.0,  13.0)</w:t>
            </w:r>
          </w:p>
        </w:tc>
        <w:tc>
          <w:tcPr>
            <w:tcW w:w="111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8.0,  13.0)</w:t>
            </w:r>
          </w:p>
        </w:tc>
        <w:tc>
          <w:tcPr>
            <w:tcW w:w="111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45.0)</w:t>
            </w:r>
          </w:p>
        </w:tc>
        <w:tc>
          <w:tcPr>
            <w:tcW w:w="111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25.0 </w:t>
            </w:r>
            <w:proofErr w:type="gramStart"/>
            <w:r w:rsidRPr="00636C9B">
              <w:rPr>
                <w:rFonts w:ascii="Times New Roman" w:eastAsiaTheme="minorHAnsi" w:hAnsi="Times New Roman"/>
                <w:color w:val="000000"/>
                <w:sz w:val="18"/>
                <w:szCs w:val="18"/>
                <w:lang w:eastAsia="en-GB"/>
              </w:rPr>
              <w:t>(  20.0</w:t>
            </w:r>
            <w:proofErr w:type="gramEnd"/>
            <w:r w:rsidRPr="00636C9B">
              <w:rPr>
                <w:rFonts w:ascii="Times New Roman" w:eastAsiaTheme="minorHAnsi" w:hAnsi="Times New Roman"/>
                <w:color w:val="000000"/>
                <w:sz w:val="18"/>
                <w:szCs w:val="18"/>
                <w:lang w:eastAsia="en-GB"/>
              </w:rPr>
              <w:t>,  29.0)</w:t>
            </w:r>
          </w:p>
        </w:tc>
        <w:tc>
          <w:tcPr>
            <w:tcW w:w="111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c>
          <w:tcPr>
            <w:tcW w:w="111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7.0,  17.0)</w:t>
            </w:r>
          </w:p>
        </w:tc>
        <w:tc>
          <w:tcPr>
            <w:tcW w:w="111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4.0,  13.0)</w:t>
            </w:r>
          </w:p>
        </w:tc>
        <w:tc>
          <w:tcPr>
            <w:tcW w:w="111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2.0,   9.0)</w:t>
            </w:r>
          </w:p>
        </w:tc>
        <w:tc>
          <w:tcPr>
            <w:tcW w:w="1068"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1.0,   5.0)</w:t>
            </w:r>
          </w:p>
        </w:tc>
        <w:tc>
          <w:tcPr>
            <w:tcW w:w="1068"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111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128.0 </w:t>
            </w:r>
            <w:proofErr w:type="gramStart"/>
            <w:r w:rsidRPr="00636C9B">
              <w:rPr>
                <w:rFonts w:ascii="Times New Roman" w:eastAsiaTheme="minorHAnsi" w:hAnsi="Times New Roman"/>
                <w:color w:val="000000"/>
                <w:sz w:val="18"/>
                <w:szCs w:val="18"/>
                <w:lang w:eastAsia="en-GB"/>
              </w:rPr>
              <w:t>( 116.0</w:t>
            </w:r>
            <w:proofErr w:type="gramEnd"/>
            <w:r w:rsidRPr="00636C9B">
              <w:rPr>
                <w:rFonts w:ascii="Times New Roman" w:eastAsiaTheme="minorHAnsi" w:hAnsi="Times New Roman"/>
                <w:color w:val="000000"/>
                <w:sz w:val="18"/>
                <w:szCs w:val="18"/>
                <w:lang w:eastAsia="en-GB"/>
              </w:rPr>
              <w:t>, 141.0)</w:t>
            </w:r>
          </w:p>
        </w:tc>
      </w:tr>
      <w:tr w:rsidR="004F7F15" w:rsidRPr="00636C9B" w14:paraId="48954607" w14:textId="77777777" w:rsidTr="000250EE">
        <w:trPr>
          <w:trHeight w:val="525"/>
        </w:trPr>
        <w:tc>
          <w:tcPr>
            <w:tcW w:w="11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111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2.0,   5.0)</w:t>
            </w:r>
          </w:p>
        </w:tc>
        <w:tc>
          <w:tcPr>
            <w:tcW w:w="111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111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1.0,   3.0)</w:t>
            </w:r>
          </w:p>
        </w:tc>
        <w:tc>
          <w:tcPr>
            <w:tcW w:w="111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111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0.0,   3.0)</w:t>
            </w:r>
          </w:p>
        </w:tc>
        <w:tc>
          <w:tcPr>
            <w:tcW w:w="111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111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0.0,   3.0)</w:t>
            </w:r>
          </w:p>
        </w:tc>
        <w:tc>
          <w:tcPr>
            <w:tcW w:w="1068"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1068"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111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67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2.0,   4.0)</w:t>
            </w:r>
          </w:p>
        </w:tc>
        <w:tc>
          <w:tcPr>
            <w:tcW w:w="111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1.0,   6.0)</w:t>
            </w:r>
          </w:p>
        </w:tc>
        <w:tc>
          <w:tcPr>
            <w:tcW w:w="111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58.0 </w:t>
            </w:r>
            <w:proofErr w:type="gramStart"/>
            <w:r w:rsidRPr="00636C9B">
              <w:rPr>
                <w:rFonts w:ascii="Times New Roman" w:eastAsiaTheme="minorHAnsi" w:hAnsi="Times New Roman"/>
                <w:color w:val="000000"/>
                <w:sz w:val="18"/>
                <w:szCs w:val="18"/>
                <w:lang w:eastAsia="en-GB"/>
              </w:rPr>
              <w:t>(  31.0</w:t>
            </w:r>
            <w:proofErr w:type="gramEnd"/>
            <w:r w:rsidRPr="00636C9B">
              <w:rPr>
                <w:rFonts w:ascii="Times New Roman" w:eastAsiaTheme="minorHAnsi" w:hAnsi="Times New Roman"/>
                <w:color w:val="000000"/>
                <w:sz w:val="18"/>
                <w:szCs w:val="18"/>
                <w:lang w:eastAsia="en-GB"/>
              </w:rPr>
              <w:t>,  85.0)</w:t>
            </w:r>
          </w:p>
        </w:tc>
        <w:tc>
          <w:tcPr>
            <w:tcW w:w="111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96.0 </w:t>
            </w:r>
            <w:proofErr w:type="gramStart"/>
            <w:r w:rsidRPr="00636C9B">
              <w:rPr>
                <w:rFonts w:ascii="Times New Roman" w:eastAsiaTheme="minorHAnsi" w:hAnsi="Times New Roman"/>
                <w:color w:val="000000"/>
                <w:sz w:val="18"/>
                <w:szCs w:val="18"/>
                <w:lang w:eastAsia="en-GB"/>
              </w:rPr>
              <w:t>(  67.0</w:t>
            </w:r>
            <w:proofErr w:type="gramEnd"/>
            <w:r w:rsidRPr="00636C9B">
              <w:rPr>
                <w:rFonts w:ascii="Times New Roman" w:eastAsiaTheme="minorHAnsi" w:hAnsi="Times New Roman"/>
                <w:color w:val="000000"/>
                <w:sz w:val="18"/>
                <w:szCs w:val="18"/>
                <w:lang w:eastAsia="en-GB"/>
              </w:rPr>
              <w:t>, 126.0)</w:t>
            </w:r>
          </w:p>
        </w:tc>
        <w:tc>
          <w:tcPr>
            <w:tcW w:w="111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41.0</w:t>
            </w:r>
            <w:proofErr w:type="gramEnd"/>
            <w:r w:rsidRPr="00636C9B">
              <w:rPr>
                <w:rFonts w:ascii="Times New Roman" w:eastAsiaTheme="minorHAnsi" w:hAnsi="Times New Roman"/>
                <w:color w:val="000000"/>
                <w:sz w:val="18"/>
                <w:szCs w:val="18"/>
                <w:lang w:eastAsia="en-GB"/>
              </w:rPr>
              <w:t>,  89.0)</w:t>
            </w:r>
          </w:p>
        </w:tc>
        <w:tc>
          <w:tcPr>
            <w:tcW w:w="111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45.0 </w:t>
            </w:r>
            <w:proofErr w:type="gramStart"/>
            <w:r w:rsidRPr="00636C9B">
              <w:rPr>
                <w:rFonts w:ascii="Times New Roman" w:eastAsiaTheme="minorHAnsi" w:hAnsi="Times New Roman"/>
                <w:color w:val="000000"/>
                <w:sz w:val="18"/>
                <w:szCs w:val="18"/>
                <w:lang w:eastAsia="en-GB"/>
              </w:rPr>
              <w:t>(  19.0</w:t>
            </w:r>
            <w:proofErr w:type="gramEnd"/>
            <w:r w:rsidRPr="00636C9B">
              <w:rPr>
                <w:rFonts w:ascii="Times New Roman" w:eastAsiaTheme="minorHAnsi" w:hAnsi="Times New Roman"/>
                <w:color w:val="000000"/>
                <w:sz w:val="18"/>
                <w:szCs w:val="18"/>
                <w:lang w:eastAsia="en-GB"/>
              </w:rPr>
              <w:t>,  70.0)</w:t>
            </w:r>
          </w:p>
        </w:tc>
        <w:tc>
          <w:tcPr>
            <w:tcW w:w="111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68.0 </w:t>
            </w:r>
            <w:proofErr w:type="gramStart"/>
            <w:r w:rsidRPr="00636C9B">
              <w:rPr>
                <w:rFonts w:ascii="Times New Roman" w:eastAsiaTheme="minorHAnsi" w:hAnsi="Times New Roman"/>
                <w:color w:val="000000"/>
                <w:sz w:val="18"/>
                <w:szCs w:val="18"/>
                <w:lang w:eastAsia="en-GB"/>
              </w:rPr>
              <w:t>(  41.0</w:t>
            </w:r>
            <w:proofErr w:type="gramEnd"/>
            <w:r w:rsidRPr="00636C9B">
              <w:rPr>
                <w:rFonts w:ascii="Times New Roman" w:eastAsiaTheme="minorHAnsi" w:hAnsi="Times New Roman"/>
                <w:color w:val="000000"/>
                <w:sz w:val="18"/>
                <w:szCs w:val="18"/>
                <w:lang w:eastAsia="en-GB"/>
              </w:rPr>
              <w:t>,  95.0)</w:t>
            </w:r>
          </w:p>
        </w:tc>
        <w:tc>
          <w:tcPr>
            <w:tcW w:w="111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28.0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46.0)</w:t>
            </w:r>
          </w:p>
        </w:tc>
        <w:tc>
          <w:tcPr>
            <w:tcW w:w="1068"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2.0,  26.0)</w:t>
            </w:r>
          </w:p>
        </w:tc>
        <w:tc>
          <w:tcPr>
            <w:tcW w:w="1068"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111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388.0 </w:t>
            </w:r>
            <w:proofErr w:type="gramStart"/>
            <w:r w:rsidRPr="00636C9B">
              <w:rPr>
                <w:rFonts w:ascii="Times New Roman" w:eastAsiaTheme="minorHAnsi" w:hAnsi="Times New Roman"/>
                <w:color w:val="000000"/>
                <w:sz w:val="18"/>
                <w:szCs w:val="18"/>
                <w:lang w:eastAsia="en-GB"/>
              </w:rPr>
              <w:t>( 323.0</w:t>
            </w:r>
            <w:proofErr w:type="gramEnd"/>
            <w:r w:rsidRPr="00636C9B">
              <w:rPr>
                <w:rFonts w:ascii="Times New Roman" w:eastAsiaTheme="minorHAnsi" w:hAnsi="Times New Roman"/>
                <w:color w:val="000000"/>
                <w:sz w:val="18"/>
                <w:szCs w:val="18"/>
                <w:lang w:eastAsia="en-GB"/>
              </w:rPr>
              <w:t>, 451.0)</w:t>
            </w:r>
          </w:p>
        </w:tc>
      </w:tr>
      <w:tr w:rsidR="004F7F15" w:rsidRPr="00636C9B" w14:paraId="4512D1AF" w14:textId="77777777" w:rsidTr="000250EE">
        <w:trPr>
          <w:trHeight w:val="510"/>
        </w:trPr>
        <w:tc>
          <w:tcPr>
            <w:tcW w:w="11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0.0,   6.0)</w:t>
            </w:r>
          </w:p>
        </w:tc>
        <w:tc>
          <w:tcPr>
            <w:tcW w:w="111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111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6.0,  26.0)</w:t>
            </w:r>
          </w:p>
        </w:tc>
        <w:tc>
          <w:tcPr>
            <w:tcW w:w="111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3.0,  26.0)</w:t>
            </w:r>
          </w:p>
        </w:tc>
        <w:tc>
          <w:tcPr>
            <w:tcW w:w="111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6.0,  29.0)</w:t>
            </w:r>
          </w:p>
        </w:tc>
        <w:tc>
          <w:tcPr>
            <w:tcW w:w="111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1.0,  27.0)</w:t>
            </w:r>
          </w:p>
        </w:tc>
        <w:tc>
          <w:tcPr>
            <w:tcW w:w="111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2.0,  27.0)</w:t>
            </w:r>
          </w:p>
        </w:tc>
        <w:tc>
          <w:tcPr>
            <w:tcW w:w="111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1068"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4.0,   4.0)</w:t>
            </w:r>
          </w:p>
        </w:tc>
        <w:tc>
          <w:tcPr>
            <w:tcW w:w="1068"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0.0,   4.0)</w:t>
            </w:r>
          </w:p>
        </w:tc>
        <w:tc>
          <w:tcPr>
            <w:tcW w:w="111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92.0 </w:t>
            </w:r>
            <w:proofErr w:type="gramStart"/>
            <w:r w:rsidRPr="00636C9B">
              <w:rPr>
                <w:rFonts w:ascii="Times New Roman" w:eastAsiaTheme="minorHAnsi" w:hAnsi="Times New Roman"/>
                <w:color w:val="000000"/>
                <w:sz w:val="18"/>
                <w:szCs w:val="18"/>
                <w:lang w:eastAsia="en-GB"/>
              </w:rPr>
              <w:t>(  63.0</w:t>
            </w:r>
            <w:proofErr w:type="gramEnd"/>
            <w:r w:rsidRPr="00636C9B">
              <w:rPr>
                <w:rFonts w:ascii="Times New Roman" w:eastAsiaTheme="minorHAnsi" w:hAnsi="Times New Roman"/>
                <w:color w:val="000000"/>
                <w:sz w:val="18"/>
                <w:szCs w:val="18"/>
                <w:lang w:eastAsia="en-GB"/>
              </w:rPr>
              <w:t>,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67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2.0,   4.0)</w:t>
            </w:r>
          </w:p>
        </w:tc>
        <w:tc>
          <w:tcPr>
            <w:tcW w:w="111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111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38.0 </w:t>
            </w:r>
            <w:proofErr w:type="gramStart"/>
            <w:r w:rsidRPr="00636C9B">
              <w:rPr>
                <w:rFonts w:ascii="Times New Roman" w:eastAsiaTheme="minorHAnsi" w:hAnsi="Times New Roman"/>
                <w:color w:val="000000"/>
                <w:sz w:val="18"/>
                <w:szCs w:val="18"/>
                <w:lang w:eastAsia="en-GB"/>
              </w:rPr>
              <w:t>(  18.0</w:t>
            </w:r>
            <w:proofErr w:type="gramEnd"/>
            <w:r w:rsidRPr="00636C9B">
              <w:rPr>
                <w:rFonts w:ascii="Times New Roman" w:eastAsiaTheme="minorHAnsi" w:hAnsi="Times New Roman"/>
                <w:color w:val="000000"/>
                <w:sz w:val="18"/>
                <w:szCs w:val="18"/>
                <w:lang w:eastAsia="en-GB"/>
              </w:rPr>
              <w:t>,  58.0)</w:t>
            </w:r>
          </w:p>
        </w:tc>
        <w:tc>
          <w:tcPr>
            <w:tcW w:w="111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55.0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76.0)</w:t>
            </w:r>
          </w:p>
        </w:tc>
        <w:tc>
          <w:tcPr>
            <w:tcW w:w="111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4.0,  32.0)</w:t>
            </w:r>
          </w:p>
        </w:tc>
        <w:tc>
          <w:tcPr>
            <w:tcW w:w="111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1.0,  19.0)</w:t>
            </w:r>
          </w:p>
        </w:tc>
        <w:tc>
          <w:tcPr>
            <w:tcW w:w="111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111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2.0,   6.0)</w:t>
            </w:r>
          </w:p>
        </w:tc>
        <w:tc>
          <w:tcPr>
            <w:tcW w:w="1068"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1068"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111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135.0 </w:t>
            </w:r>
            <w:proofErr w:type="gramStart"/>
            <w:r w:rsidRPr="00636C9B">
              <w:rPr>
                <w:rFonts w:ascii="Times New Roman" w:eastAsiaTheme="minorHAnsi" w:hAnsi="Times New Roman"/>
                <w:color w:val="000000"/>
                <w:sz w:val="18"/>
                <w:szCs w:val="18"/>
                <w:lang w:eastAsia="en-GB"/>
              </w:rPr>
              <w:t>( 100.0</w:t>
            </w:r>
            <w:proofErr w:type="gramEnd"/>
            <w:r w:rsidRPr="00636C9B">
              <w:rPr>
                <w:rFonts w:ascii="Times New Roman" w:eastAsiaTheme="minorHAnsi" w:hAnsi="Times New Roman"/>
                <w:color w:val="000000"/>
                <w:sz w:val="18"/>
                <w:szCs w:val="18"/>
                <w:lang w:eastAsia="en-GB"/>
              </w:rPr>
              <w:t>, 170.0)</w:t>
            </w:r>
          </w:p>
        </w:tc>
      </w:tr>
      <w:tr w:rsidR="004F7F15" w:rsidRPr="00636C9B" w14:paraId="42BC4A87" w14:textId="77777777" w:rsidTr="000250EE">
        <w:trPr>
          <w:trHeight w:val="478"/>
        </w:trPr>
        <w:tc>
          <w:tcPr>
            <w:tcW w:w="11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0.0,   6.0)</w:t>
            </w:r>
          </w:p>
        </w:tc>
        <w:tc>
          <w:tcPr>
            <w:tcW w:w="111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111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3.0,  14.0)</w:t>
            </w:r>
          </w:p>
        </w:tc>
        <w:tc>
          <w:tcPr>
            <w:tcW w:w="111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4.0,   8.0)</w:t>
            </w:r>
          </w:p>
        </w:tc>
        <w:tc>
          <w:tcPr>
            <w:tcW w:w="111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2.0,  12.0)</w:t>
            </w:r>
          </w:p>
        </w:tc>
        <w:tc>
          <w:tcPr>
            <w:tcW w:w="111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0.0,   9.0)</w:t>
            </w:r>
          </w:p>
        </w:tc>
        <w:tc>
          <w:tcPr>
            <w:tcW w:w="111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2.0,   6.0)</w:t>
            </w:r>
          </w:p>
        </w:tc>
        <w:tc>
          <w:tcPr>
            <w:tcW w:w="111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1068"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1068"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111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30.0 </w:t>
            </w:r>
            <w:proofErr w:type="gramStart"/>
            <w:r w:rsidRPr="00636C9B">
              <w:rPr>
                <w:rFonts w:ascii="Times New Roman" w:eastAsiaTheme="minorHAnsi" w:hAnsi="Times New Roman"/>
                <w:color w:val="000000"/>
                <w:sz w:val="18"/>
                <w:szCs w:val="18"/>
                <w:lang w:eastAsia="en-GB"/>
              </w:rPr>
              <w:t>(  18.0</w:t>
            </w:r>
            <w:proofErr w:type="gramEnd"/>
            <w:r w:rsidRPr="00636C9B">
              <w:rPr>
                <w:rFonts w:ascii="Times New Roman" w:eastAsiaTheme="minorHAnsi" w:hAnsi="Times New Roman"/>
                <w:color w:val="000000"/>
                <w:sz w:val="18"/>
                <w:szCs w:val="18"/>
                <w:lang w:eastAsia="en-GB"/>
              </w:rPr>
              <w:t>,  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67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111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2.0,   5.0)</w:t>
            </w:r>
          </w:p>
        </w:tc>
        <w:tc>
          <w:tcPr>
            <w:tcW w:w="111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3.0,  38.0)</w:t>
            </w:r>
          </w:p>
        </w:tc>
        <w:tc>
          <w:tcPr>
            <w:tcW w:w="111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41.0 </w:t>
            </w:r>
            <w:proofErr w:type="gramStart"/>
            <w:r w:rsidRPr="00636C9B">
              <w:rPr>
                <w:rFonts w:ascii="Times New Roman" w:eastAsiaTheme="minorHAnsi" w:hAnsi="Times New Roman"/>
                <w:color w:val="000000"/>
                <w:sz w:val="18"/>
                <w:szCs w:val="18"/>
                <w:lang w:eastAsia="en-GB"/>
              </w:rPr>
              <w:t>(  20.0</w:t>
            </w:r>
            <w:proofErr w:type="gramEnd"/>
            <w:r w:rsidRPr="00636C9B">
              <w:rPr>
                <w:rFonts w:ascii="Times New Roman" w:eastAsiaTheme="minorHAnsi" w:hAnsi="Times New Roman"/>
                <w:color w:val="000000"/>
                <w:sz w:val="18"/>
                <w:szCs w:val="18"/>
                <w:lang w:eastAsia="en-GB"/>
              </w:rPr>
              <w:t>,  62.0)</w:t>
            </w:r>
          </w:p>
        </w:tc>
        <w:tc>
          <w:tcPr>
            <w:tcW w:w="111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47.0 </w:t>
            </w:r>
            <w:proofErr w:type="gramStart"/>
            <w:r w:rsidRPr="00636C9B">
              <w:rPr>
                <w:rFonts w:ascii="Times New Roman" w:eastAsiaTheme="minorHAnsi" w:hAnsi="Times New Roman"/>
                <w:color w:val="000000"/>
                <w:sz w:val="18"/>
                <w:szCs w:val="18"/>
                <w:lang w:eastAsia="en-GB"/>
              </w:rPr>
              <w:t>(  28.0</w:t>
            </w:r>
            <w:proofErr w:type="gramEnd"/>
            <w:r w:rsidRPr="00636C9B">
              <w:rPr>
                <w:rFonts w:ascii="Times New Roman" w:eastAsiaTheme="minorHAnsi" w:hAnsi="Times New Roman"/>
                <w:color w:val="000000"/>
                <w:sz w:val="18"/>
                <w:szCs w:val="18"/>
                <w:lang w:eastAsia="en-GB"/>
              </w:rPr>
              <w:t>,  67.0)</w:t>
            </w:r>
          </w:p>
        </w:tc>
        <w:tc>
          <w:tcPr>
            <w:tcW w:w="111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36.0 </w:t>
            </w:r>
            <w:proofErr w:type="gramStart"/>
            <w:r w:rsidRPr="00636C9B">
              <w:rPr>
                <w:rFonts w:ascii="Times New Roman" w:eastAsiaTheme="minorHAnsi" w:hAnsi="Times New Roman"/>
                <w:color w:val="000000"/>
                <w:sz w:val="18"/>
                <w:szCs w:val="18"/>
                <w:lang w:eastAsia="en-GB"/>
              </w:rPr>
              <w:t>(  12.0</w:t>
            </w:r>
            <w:proofErr w:type="gramEnd"/>
            <w:r w:rsidRPr="00636C9B">
              <w:rPr>
                <w:rFonts w:ascii="Times New Roman" w:eastAsiaTheme="minorHAnsi" w:hAnsi="Times New Roman"/>
                <w:color w:val="000000"/>
                <w:sz w:val="18"/>
                <w:szCs w:val="18"/>
                <w:lang w:eastAsia="en-GB"/>
              </w:rPr>
              <w:t>,  60.0)</w:t>
            </w:r>
          </w:p>
        </w:tc>
        <w:tc>
          <w:tcPr>
            <w:tcW w:w="111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58.0 </w:t>
            </w:r>
            <w:proofErr w:type="gramStart"/>
            <w:r w:rsidRPr="00636C9B">
              <w:rPr>
                <w:rFonts w:ascii="Times New Roman" w:eastAsiaTheme="minorHAnsi" w:hAnsi="Times New Roman"/>
                <w:color w:val="000000"/>
                <w:sz w:val="18"/>
                <w:szCs w:val="18"/>
                <w:lang w:eastAsia="en-GB"/>
              </w:rPr>
              <w:t>(  34.0</w:t>
            </w:r>
            <w:proofErr w:type="gramEnd"/>
            <w:r w:rsidRPr="00636C9B">
              <w:rPr>
                <w:rFonts w:ascii="Times New Roman" w:eastAsiaTheme="minorHAnsi" w:hAnsi="Times New Roman"/>
                <w:color w:val="000000"/>
                <w:sz w:val="18"/>
                <w:szCs w:val="18"/>
                <w:lang w:eastAsia="en-GB"/>
              </w:rPr>
              <w:t>,  84.0)</w:t>
            </w:r>
          </w:p>
        </w:tc>
        <w:tc>
          <w:tcPr>
            <w:tcW w:w="111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9.0,  43.0)</w:t>
            </w:r>
          </w:p>
        </w:tc>
        <w:tc>
          <w:tcPr>
            <w:tcW w:w="1068"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2.0,  26.0)</w:t>
            </w:r>
          </w:p>
        </w:tc>
        <w:tc>
          <w:tcPr>
            <w:tcW w:w="1068"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111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253.0 </w:t>
            </w:r>
            <w:proofErr w:type="gramStart"/>
            <w:r w:rsidRPr="00636C9B">
              <w:rPr>
                <w:rFonts w:ascii="Times New Roman" w:eastAsiaTheme="minorHAnsi" w:hAnsi="Times New Roman"/>
                <w:color w:val="000000"/>
                <w:sz w:val="18"/>
                <w:szCs w:val="18"/>
                <w:lang w:eastAsia="en-GB"/>
              </w:rPr>
              <w:t>( 200.0</w:t>
            </w:r>
            <w:proofErr w:type="gramEnd"/>
            <w:r w:rsidRPr="00636C9B">
              <w:rPr>
                <w:rFonts w:ascii="Times New Roman" w:eastAsiaTheme="minorHAnsi" w:hAnsi="Times New Roman"/>
                <w:color w:val="000000"/>
                <w:sz w:val="18"/>
                <w:szCs w:val="18"/>
                <w:lang w:eastAsia="en-GB"/>
              </w:rPr>
              <w:t>, 306.0)</w:t>
            </w:r>
          </w:p>
        </w:tc>
      </w:tr>
      <w:tr w:rsidR="004F7F15" w:rsidRPr="00636C9B" w14:paraId="6C4217F5" w14:textId="77777777" w:rsidTr="000250EE">
        <w:trPr>
          <w:trHeight w:val="510"/>
        </w:trPr>
        <w:tc>
          <w:tcPr>
            <w:tcW w:w="11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111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0.0,   5.0)</w:t>
            </w:r>
          </w:p>
        </w:tc>
        <w:tc>
          <w:tcPr>
            <w:tcW w:w="111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1.0,  16.0)</w:t>
            </w:r>
          </w:p>
        </w:tc>
        <w:tc>
          <w:tcPr>
            <w:tcW w:w="111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2.0,  22.0)</w:t>
            </w:r>
          </w:p>
        </w:tc>
        <w:tc>
          <w:tcPr>
            <w:tcW w:w="111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0.0,  21.0)</w:t>
            </w:r>
          </w:p>
        </w:tc>
        <w:tc>
          <w:tcPr>
            <w:tcW w:w="111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4.0,  22.0)</w:t>
            </w:r>
          </w:p>
        </w:tc>
        <w:tc>
          <w:tcPr>
            <w:tcW w:w="111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3.0,  25.0)</w:t>
            </w:r>
          </w:p>
        </w:tc>
        <w:tc>
          <w:tcPr>
            <w:tcW w:w="111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1.0,  17.0)</w:t>
            </w:r>
          </w:p>
        </w:tc>
        <w:tc>
          <w:tcPr>
            <w:tcW w:w="1068"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4.0,   4.0)</w:t>
            </w:r>
          </w:p>
        </w:tc>
        <w:tc>
          <w:tcPr>
            <w:tcW w:w="1068"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111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62.0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32BA5F83" w:rsidR="00194696" w:rsidRPr="00636C9B" w:rsidRDefault="00845A19"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3F66F7">
        <w:rPr>
          <w:rFonts w:ascii="Times New Roman" w:hAnsi="Times New Roman"/>
          <w:b/>
          <w:color w:val="000000" w:themeColor="text1"/>
          <w:sz w:val="24"/>
          <w:szCs w:val="24"/>
        </w:rPr>
        <w:t>SX</w:t>
      </w:r>
      <w:r w:rsidRPr="00636C9B">
        <w:rPr>
          <w:rFonts w:ascii="Times New Roman" w:hAnsi="Times New Roman"/>
          <w:b/>
          <w:color w:val="000000" w:themeColor="text1"/>
          <w:sz w:val="24"/>
          <w:szCs w:val="24"/>
        </w:rPr>
        <w:t xml:space="preserve">. </w:t>
      </w:r>
      <w:r w:rsidR="00B648FB" w:rsidRPr="00636C9B">
        <w:rPr>
          <w:rFonts w:ascii="Times New Roman" w:hAnsi="Times New Roman"/>
          <w:color w:val="000000" w:themeColor="text1"/>
          <w:sz w:val="24"/>
          <w:szCs w:val="24"/>
        </w:rPr>
        <w:t>Excess risk</w:t>
      </w:r>
      <w:r w:rsidRPr="00636C9B">
        <w:rPr>
          <w:rFonts w:ascii="Times New Roman" w:hAnsi="Times New Roman"/>
          <w:color w:val="000000" w:themeColor="text1"/>
          <w:sz w:val="24"/>
          <w:szCs w:val="24"/>
        </w:rPr>
        <w:t xml:space="preserve"> with a national uniform increase of 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 xml:space="preserve">C above long-term monthly state mean, for deaths from all injuries by sex, age group, and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of injury for 2016 population</w:t>
      </w:r>
      <w:r w:rsidR="00F84954" w:rsidRPr="00636C9B">
        <w:rPr>
          <w:rFonts w:ascii="Times New Roman" w:hAnsi="Times New Roman"/>
          <w:color w:val="000000" w:themeColor="text1"/>
          <w:sz w:val="24"/>
          <w:szCs w:val="24"/>
        </w:rPr>
        <w:t>.</w:t>
      </w:r>
    </w:p>
    <w:p w14:paraId="73373528" w14:textId="77777777" w:rsidR="00194696" w:rsidRPr="00636C9B" w:rsidRDefault="00194696">
      <w:pPr>
        <w:spacing w:after="0" w:line="240" w:lineRule="auto"/>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277948"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w:t>
            </w:r>
            <w:proofErr w:type="gramStart"/>
            <w:r w:rsidRPr="00182A4C">
              <w:rPr>
                <w:rFonts w:eastAsia="Times New Roman"/>
                <w:color w:val="000000"/>
                <w:sz w:val="18"/>
                <w:szCs w:val="18"/>
                <w:lang w:eastAsia="en-GB"/>
              </w:rPr>
              <w:t>( 0.36</w:t>
            </w:r>
            <w:proofErr w:type="gramEnd"/>
            <w:r w:rsidRPr="00182A4C">
              <w:rPr>
                <w:rFonts w:eastAsia="Times New Roman"/>
                <w:color w:val="000000"/>
                <w:sz w:val="18"/>
                <w:szCs w:val="18"/>
                <w:lang w:eastAsia="en-GB"/>
              </w:rPr>
              <w:t>,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w:t>
            </w:r>
            <w:proofErr w:type="gramStart"/>
            <w:r w:rsidRPr="00182A4C">
              <w:rPr>
                <w:rFonts w:eastAsia="Times New Roman"/>
                <w:color w:val="000000"/>
                <w:sz w:val="18"/>
                <w:szCs w:val="18"/>
                <w:lang w:eastAsia="en-GB"/>
              </w:rPr>
              <w:t>( 0.29</w:t>
            </w:r>
            <w:proofErr w:type="gramEnd"/>
            <w:r w:rsidRPr="00182A4C">
              <w:rPr>
                <w:rFonts w:eastAsia="Times New Roman"/>
                <w:color w:val="000000"/>
                <w:sz w:val="18"/>
                <w:szCs w:val="18"/>
                <w:lang w:eastAsia="en-GB"/>
              </w:rPr>
              <w:t>,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277948"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w:t>
            </w:r>
            <w:proofErr w:type="gramStart"/>
            <w:r w:rsidRPr="00182A4C">
              <w:rPr>
                <w:rFonts w:eastAsia="Times New Roman"/>
                <w:color w:val="000000"/>
                <w:sz w:val="18"/>
                <w:szCs w:val="18"/>
                <w:lang w:eastAsia="en-GB"/>
              </w:rPr>
              <w:t>78,-</w:t>
            </w:r>
            <w:proofErr w:type="gramEnd"/>
            <w:r w:rsidRPr="00182A4C">
              <w:rPr>
                <w:rFonts w:eastAsia="Times New Roman"/>
                <w:color w:val="000000"/>
                <w:sz w:val="18"/>
                <w:szCs w:val="18"/>
                <w:lang w:eastAsia="en-GB"/>
              </w:rPr>
              <w:t>0.04)</w:t>
            </w:r>
          </w:p>
        </w:tc>
      </w:tr>
      <w:tr w:rsidR="00277948"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w:t>
            </w:r>
            <w:proofErr w:type="gramStart"/>
            <w:r w:rsidRPr="00182A4C">
              <w:rPr>
                <w:rFonts w:eastAsia="Times New Roman"/>
                <w:color w:val="000000"/>
                <w:sz w:val="18"/>
                <w:szCs w:val="18"/>
                <w:lang w:eastAsia="en-GB"/>
              </w:rPr>
              <w:t>( 0.82</w:t>
            </w:r>
            <w:proofErr w:type="gramEnd"/>
            <w:r w:rsidRPr="00182A4C">
              <w:rPr>
                <w:rFonts w:eastAsia="Times New Roman"/>
                <w:color w:val="000000"/>
                <w:sz w:val="18"/>
                <w:szCs w:val="18"/>
                <w:lang w:eastAsia="en-GB"/>
              </w:rPr>
              <w:t>,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w:t>
            </w:r>
            <w:proofErr w:type="gramStart"/>
            <w:r w:rsidRPr="00182A4C">
              <w:rPr>
                <w:rFonts w:eastAsia="Times New Roman"/>
                <w:color w:val="000000"/>
                <w:sz w:val="18"/>
                <w:szCs w:val="18"/>
                <w:lang w:eastAsia="en-GB"/>
              </w:rPr>
              <w:t>( 2.23</w:t>
            </w:r>
            <w:proofErr w:type="gramEnd"/>
            <w:r w:rsidRPr="00182A4C">
              <w:rPr>
                <w:rFonts w:eastAsia="Times New Roman"/>
                <w:color w:val="000000"/>
                <w:sz w:val="18"/>
                <w:szCs w:val="18"/>
                <w:lang w:eastAsia="en-GB"/>
              </w:rPr>
              <w:t>,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w:t>
            </w:r>
            <w:proofErr w:type="gramStart"/>
            <w:r w:rsidRPr="00182A4C">
              <w:rPr>
                <w:rFonts w:eastAsia="Times New Roman"/>
                <w:color w:val="000000"/>
                <w:sz w:val="18"/>
                <w:szCs w:val="18"/>
                <w:lang w:eastAsia="en-GB"/>
              </w:rPr>
              <w:t>( 0.03</w:t>
            </w:r>
            <w:proofErr w:type="gramEnd"/>
            <w:r w:rsidRPr="00182A4C">
              <w:rPr>
                <w:rFonts w:eastAsia="Times New Roman"/>
                <w:color w:val="000000"/>
                <w:sz w:val="18"/>
                <w:szCs w:val="18"/>
                <w:lang w:eastAsia="en-GB"/>
              </w:rPr>
              <w:t>,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w:t>
            </w:r>
            <w:proofErr w:type="gramStart"/>
            <w:r w:rsidRPr="00182A4C">
              <w:rPr>
                <w:rFonts w:eastAsia="Times New Roman"/>
                <w:color w:val="000000"/>
                <w:sz w:val="18"/>
                <w:szCs w:val="18"/>
                <w:lang w:eastAsia="en-GB"/>
              </w:rPr>
              <w:t>( 0.86</w:t>
            </w:r>
            <w:proofErr w:type="gramEnd"/>
            <w:r w:rsidRPr="00182A4C">
              <w:rPr>
                <w:rFonts w:eastAsia="Times New Roman"/>
                <w:color w:val="000000"/>
                <w:sz w:val="18"/>
                <w:szCs w:val="18"/>
                <w:lang w:eastAsia="en-GB"/>
              </w:rPr>
              <w:t>,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w:t>
            </w:r>
            <w:proofErr w:type="gramStart"/>
            <w:r w:rsidRPr="00182A4C">
              <w:rPr>
                <w:rFonts w:eastAsia="Times New Roman"/>
                <w:color w:val="000000"/>
                <w:sz w:val="18"/>
                <w:szCs w:val="18"/>
                <w:lang w:eastAsia="en-GB"/>
              </w:rPr>
              <w:t>( 0.53</w:t>
            </w:r>
            <w:proofErr w:type="gramEnd"/>
            <w:r w:rsidRPr="00182A4C">
              <w:rPr>
                <w:rFonts w:eastAsia="Times New Roman"/>
                <w:color w:val="000000"/>
                <w:sz w:val="18"/>
                <w:szCs w:val="18"/>
                <w:lang w:eastAsia="en-GB"/>
              </w:rPr>
              <w:t>,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w:t>
            </w:r>
            <w:proofErr w:type="gramStart"/>
            <w:r w:rsidRPr="00182A4C">
              <w:rPr>
                <w:rFonts w:eastAsia="Times New Roman"/>
                <w:color w:val="000000"/>
                <w:sz w:val="18"/>
                <w:szCs w:val="18"/>
                <w:lang w:eastAsia="en-GB"/>
              </w:rPr>
              <w:t>( 0.16</w:t>
            </w:r>
            <w:proofErr w:type="gramEnd"/>
            <w:r w:rsidRPr="00182A4C">
              <w:rPr>
                <w:rFonts w:eastAsia="Times New Roman"/>
                <w:color w:val="000000"/>
                <w:sz w:val="18"/>
                <w:szCs w:val="18"/>
                <w:lang w:eastAsia="en-GB"/>
              </w:rPr>
              <w:t>,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277948"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w:t>
            </w:r>
            <w:proofErr w:type="gramStart"/>
            <w:r w:rsidRPr="00182A4C">
              <w:rPr>
                <w:rFonts w:eastAsia="Times New Roman"/>
                <w:color w:val="000000"/>
                <w:sz w:val="18"/>
                <w:szCs w:val="18"/>
                <w:lang w:eastAsia="en-GB"/>
              </w:rPr>
              <w:t>63,-</w:t>
            </w:r>
            <w:proofErr w:type="gramEnd"/>
            <w:r w:rsidRPr="00182A4C">
              <w:rPr>
                <w:rFonts w:eastAsia="Times New Roman"/>
                <w:color w:val="000000"/>
                <w:sz w:val="18"/>
                <w:szCs w:val="18"/>
                <w:lang w:eastAsia="en-GB"/>
              </w:rPr>
              <w:t>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277948"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w:t>
            </w:r>
            <w:proofErr w:type="gramStart"/>
            <w:r w:rsidRPr="00182A4C">
              <w:rPr>
                <w:rFonts w:eastAsia="Times New Roman"/>
                <w:color w:val="000000"/>
                <w:sz w:val="18"/>
                <w:szCs w:val="18"/>
                <w:lang w:eastAsia="en-GB"/>
              </w:rPr>
              <w:t>( 0.49</w:t>
            </w:r>
            <w:proofErr w:type="gramEnd"/>
            <w:r w:rsidRPr="00182A4C">
              <w:rPr>
                <w:rFonts w:eastAsia="Times New Roman"/>
                <w:color w:val="000000"/>
                <w:sz w:val="18"/>
                <w:szCs w:val="18"/>
                <w:lang w:eastAsia="en-GB"/>
              </w:rPr>
              <w:t>,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w:t>
            </w:r>
            <w:proofErr w:type="gramStart"/>
            <w:r w:rsidRPr="00182A4C">
              <w:rPr>
                <w:rFonts w:eastAsia="Times New Roman"/>
                <w:color w:val="000000"/>
                <w:sz w:val="18"/>
                <w:szCs w:val="18"/>
                <w:lang w:eastAsia="en-GB"/>
              </w:rPr>
              <w:t>( 0.28</w:t>
            </w:r>
            <w:proofErr w:type="gramEnd"/>
            <w:r w:rsidRPr="00182A4C">
              <w:rPr>
                <w:rFonts w:eastAsia="Times New Roman"/>
                <w:color w:val="000000"/>
                <w:sz w:val="18"/>
                <w:szCs w:val="18"/>
                <w:lang w:eastAsia="en-GB"/>
              </w:rPr>
              <w:t>,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277948"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w:t>
            </w:r>
            <w:proofErr w:type="gramStart"/>
            <w:r w:rsidRPr="00182A4C">
              <w:rPr>
                <w:rFonts w:eastAsia="Times New Roman"/>
                <w:color w:val="000000"/>
                <w:sz w:val="18"/>
                <w:szCs w:val="18"/>
                <w:lang w:eastAsia="en-GB"/>
              </w:rPr>
              <w:t>( 0.17</w:t>
            </w:r>
            <w:proofErr w:type="gramEnd"/>
            <w:r w:rsidRPr="00182A4C">
              <w:rPr>
                <w:rFonts w:eastAsia="Times New Roman"/>
                <w:color w:val="000000"/>
                <w:sz w:val="18"/>
                <w:szCs w:val="18"/>
                <w:lang w:eastAsia="en-GB"/>
              </w:rPr>
              <w:t>,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( 0.16</w:t>
            </w:r>
            <w:proofErr w:type="gramEnd"/>
            <w:r w:rsidRPr="00182A4C">
              <w:rPr>
                <w:rFonts w:eastAsia="Times New Roman"/>
                <w:color w:val="000000"/>
                <w:sz w:val="18"/>
                <w:szCs w:val="18"/>
                <w:lang w:eastAsia="en-GB"/>
              </w:rPr>
              <w:t>,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w:t>
            </w:r>
            <w:proofErr w:type="gramStart"/>
            <w:r w:rsidRPr="00182A4C">
              <w:rPr>
                <w:rFonts w:eastAsia="Times New Roman"/>
                <w:color w:val="000000"/>
                <w:sz w:val="18"/>
                <w:szCs w:val="18"/>
                <w:lang w:eastAsia="en-GB"/>
              </w:rPr>
              <w:t>( 0.00</w:t>
            </w:r>
            <w:proofErr w:type="gramEnd"/>
            <w:r w:rsidRPr="00182A4C">
              <w:rPr>
                <w:rFonts w:eastAsia="Times New Roman"/>
                <w:color w:val="000000"/>
                <w:sz w:val="18"/>
                <w:szCs w:val="18"/>
                <w:lang w:eastAsia="en-GB"/>
              </w:rPr>
              <w:t>,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277948"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w:t>
            </w:r>
            <w:proofErr w:type="gramStart"/>
            <w:r w:rsidRPr="00182A4C">
              <w:rPr>
                <w:rFonts w:eastAsia="Times New Roman"/>
                <w:color w:val="000000"/>
                <w:sz w:val="18"/>
                <w:szCs w:val="18"/>
                <w:lang w:eastAsia="en-GB"/>
              </w:rPr>
              <w:t>( 1.09</w:t>
            </w:r>
            <w:proofErr w:type="gramEnd"/>
            <w:r w:rsidRPr="00182A4C">
              <w:rPr>
                <w:rFonts w:eastAsia="Times New Roman"/>
                <w:color w:val="000000"/>
                <w:sz w:val="18"/>
                <w:szCs w:val="18"/>
                <w:lang w:eastAsia="en-GB"/>
              </w:rPr>
              <w:t>,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( 0.15</w:t>
            </w:r>
            <w:proofErr w:type="gramEnd"/>
            <w:r w:rsidRPr="00182A4C">
              <w:rPr>
                <w:rFonts w:eastAsia="Times New Roman"/>
                <w:color w:val="000000"/>
                <w:sz w:val="18"/>
                <w:szCs w:val="18"/>
                <w:lang w:eastAsia="en-GB"/>
              </w:rPr>
              <w:t>,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w:t>
            </w:r>
            <w:proofErr w:type="gramStart"/>
            <w:r w:rsidRPr="00182A4C">
              <w:rPr>
                <w:rFonts w:eastAsia="Times New Roman"/>
                <w:color w:val="000000"/>
                <w:sz w:val="18"/>
                <w:szCs w:val="18"/>
                <w:lang w:eastAsia="en-GB"/>
              </w:rPr>
              <w:t>( 1.08</w:t>
            </w:r>
            <w:proofErr w:type="gramEnd"/>
            <w:r w:rsidRPr="00182A4C">
              <w:rPr>
                <w:rFonts w:eastAsia="Times New Roman"/>
                <w:color w:val="000000"/>
                <w:sz w:val="18"/>
                <w:szCs w:val="18"/>
                <w:lang w:eastAsia="en-GB"/>
              </w:rPr>
              <w:t>,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w:t>
            </w:r>
            <w:proofErr w:type="gramStart"/>
            <w:r w:rsidRPr="00182A4C">
              <w:rPr>
                <w:rFonts w:eastAsia="Times New Roman"/>
                <w:color w:val="000000"/>
                <w:sz w:val="18"/>
                <w:szCs w:val="18"/>
                <w:lang w:eastAsia="en-GB"/>
              </w:rPr>
              <w:t>( 0.90</w:t>
            </w:r>
            <w:proofErr w:type="gramEnd"/>
            <w:r w:rsidRPr="00182A4C">
              <w:rPr>
                <w:rFonts w:eastAsia="Times New Roman"/>
                <w:color w:val="000000"/>
                <w:sz w:val="18"/>
                <w:szCs w:val="18"/>
                <w:lang w:eastAsia="en-GB"/>
              </w:rPr>
              <w:t>,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w:t>
            </w:r>
            <w:proofErr w:type="gramStart"/>
            <w:r w:rsidRPr="00182A4C">
              <w:rPr>
                <w:rFonts w:eastAsia="Times New Roman"/>
                <w:color w:val="000000"/>
                <w:sz w:val="18"/>
                <w:szCs w:val="18"/>
                <w:lang w:eastAsia="en-GB"/>
              </w:rPr>
              <w:t>( 0.77</w:t>
            </w:r>
            <w:proofErr w:type="gramEnd"/>
            <w:r w:rsidRPr="00182A4C">
              <w:rPr>
                <w:rFonts w:eastAsia="Times New Roman"/>
                <w:color w:val="000000"/>
                <w:sz w:val="18"/>
                <w:szCs w:val="18"/>
                <w:lang w:eastAsia="en-GB"/>
              </w:rPr>
              <w:t>,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w:t>
            </w:r>
            <w:proofErr w:type="gramStart"/>
            <w:r w:rsidRPr="00182A4C">
              <w:rPr>
                <w:rFonts w:eastAsia="Times New Roman"/>
                <w:color w:val="000000"/>
                <w:sz w:val="18"/>
                <w:szCs w:val="18"/>
                <w:lang w:eastAsia="en-GB"/>
              </w:rPr>
              <w:t>( 1.03</w:t>
            </w:r>
            <w:proofErr w:type="gramEnd"/>
            <w:r w:rsidRPr="00182A4C">
              <w:rPr>
                <w:rFonts w:eastAsia="Times New Roman"/>
                <w:color w:val="000000"/>
                <w:sz w:val="18"/>
                <w:szCs w:val="18"/>
                <w:lang w:eastAsia="en-GB"/>
              </w:rPr>
              <w:t>,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w:t>
            </w:r>
            <w:proofErr w:type="gramStart"/>
            <w:r w:rsidRPr="00182A4C">
              <w:rPr>
                <w:rFonts w:eastAsia="Times New Roman"/>
                <w:color w:val="000000"/>
                <w:sz w:val="18"/>
                <w:szCs w:val="18"/>
                <w:lang w:eastAsia="en-GB"/>
              </w:rPr>
              <w:t>( 1.12</w:t>
            </w:r>
            <w:proofErr w:type="gramEnd"/>
            <w:r w:rsidRPr="00182A4C">
              <w:rPr>
                <w:rFonts w:eastAsia="Times New Roman"/>
                <w:color w:val="000000"/>
                <w:sz w:val="18"/>
                <w:szCs w:val="18"/>
                <w:lang w:eastAsia="en-GB"/>
              </w:rPr>
              <w:t>,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277948"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w:t>
            </w:r>
            <w:proofErr w:type="gramStart"/>
            <w:r w:rsidRPr="00182A4C">
              <w:rPr>
                <w:rFonts w:eastAsia="Times New Roman"/>
                <w:color w:val="000000"/>
                <w:sz w:val="18"/>
                <w:szCs w:val="18"/>
                <w:lang w:eastAsia="en-GB"/>
              </w:rPr>
              <w:t>( 0.30</w:t>
            </w:r>
            <w:proofErr w:type="gramEnd"/>
            <w:r w:rsidRPr="00182A4C">
              <w:rPr>
                <w:rFonts w:eastAsia="Times New Roman"/>
                <w:color w:val="000000"/>
                <w:sz w:val="18"/>
                <w:szCs w:val="18"/>
                <w:lang w:eastAsia="en-GB"/>
              </w:rPr>
              <w:t>,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w:t>
            </w:r>
            <w:proofErr w:type="gramStart"/>
            <w:r w:rsidRPr="00182A4C">
              <w:rPr>
                <w:rFonts w:eastAsia="Times New Roman"/>
                <w:color w:val="000000"/>
                <w:sz w:val="18"/>
                <w:szCs w:val="18"/>
                <w:lang w:eastAsia="en-GB"/>
              </w:rPr>
              <w:t>( 0.22</w:t>
            </w:r>
            <w:proofErr w:type="gramEnd"/>
            <w:r w:rsidRPr="00182A4C">
              <w:rPr>
                <w:rFonts w:eastAsia="Times New Roman"/>
                <w:color w:val="000000"/>
                <w:sz w:val="18"/>
                <w:szCs w:val="18"/>
                <w:lang w:eastAsia="en-GB"/>
              </w:rPr>
              <w:t>,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w:t>
            </w:r>
            <w:proofErr w:type="gramStart"/>
            <w:r w:rsidRPr="00182A4C">
              <w:rPr>
                <w:rFonts w:eastAsia="Times New Roman"/>
                <w:color w:val="000000"/>
                <w:sz w:val="18"/>
                <w:szCs w:val="18"/>
                <w:lang w:eastAsia="en-GB"/>
              </w:rPr>
              <w:t>53,-</w:t>
            </w:r>
            <w:proofErr w:type="gramEnd"/>
            <w:r w:rsidRPr="00182A4C">
              <w:rPr>
                <w:rFonts w:eastAsia="Times New Roman"/>
                <w:color w:val="000000"/>
                <w:sz w:val="18"/>
                <w:szCs w:val="18"/>
                <w:lang w:eastAsia="en-GB"/>
              </w:rPr>
              <w:t>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w:t>
            </w:r>
            <w:proofErr w:type="gramStart"/>
            <w:r w:rsidRPr="00182A4C">
              <w:rPr>
                <w:rFonts w:eastAsia="Times New Roman"/>
                <w:color w:val="000000"/>
                <w:sz w:val="18"/>
                <w:szCs w:val="18"/>
                <w:lang w:eastAsia="en-GB"/>
              </w:rPr>
              <w:t>16,-</w:t>
            </w:r>
            <w:proofErr w:type="gramEnd"/>
            <w:r w:rsidRPr="00182A4C">
              <w:rPr>
                <w:rFonts w:eastAsia="Times New Roman"/>
                <w:color w:val="000000"/>
                <w:sz w:val="18"/>
                <w:szCs w:val="18"/>
                <w:lang w:eastAsia="en-GB"/>
              </w:rPr>
              <w:t>0.24)</w:t>
            </w:r>
          </w:p>
        </w:tc>
      </w:tr>
      <w:tr w:rsidR="00277948"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w:t>
            </w:r>
            <w:proofErr w:type="gramStart"/>
            <w:r w:rsidRPr="00182A4C">
              <w:rPr>
                <w:rFonts w:eastAsia="Times New Roman"/>
                <w:color w:val="000000"/>
                <w:sz w:val="18"/>
                <w:szCs w:val="18"/>
                <w:lang w:eastAsia="en-GB"/>
              </w:rPr>
              <w:t>( 1.81</w:t>
            </w:r>
            <w:proofErr w:type="gramEnd"/>
            <w:r w:rsidRPr="00182A4C">
              <w:rPr>
                <w:rFonts w:eastAsia="Times New Roman"/>
                <w:color w:val="000000"/>
                <w:sz w:val="18"/>
                <w:szCs w:val="18"/>
                <w:lang w:eastAsia="en-GB"/>
              </w:rPr>
              <w:t>,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w:t>
            </w:r>
            <w:proofErr w:type="gramStart"/>
            <w:r w:rsidRPr="00182A4C">
              <w:rPr>
                <w:rFonts w:eastAsia="Times New Roman"/>
                <w:color w:val="000000"/>
                <w:sz w:val="18"/>
                <w:szCs w:val="18"/>
                <w:lang w:eastAsia="en-GB"/>
              </w:rPr>
              <w:t>( 4.52</w:t>
            </w:r>
            <w:proofErr w:type="gramEnd"/>
            <w:r w:rsidRPr="00182A4C">
              <w:rPr>
                <w:rFonts w:eastAsia="Times New Roman"/>
                <w:color w:val="000000"/>
                <w:sz w:val="18"/>
                <w:szCs w:val="18"/>
                <w:lang w:eastAsia="en-GB"/>
              </w:rPr>
              <w:t>,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w:t>
            </w:r>
            <w:proofErr w:type="gramStart"/>
            <w:r w:rsidRPr="00182A4C">
              <w:rPr>
                <w:rFonts w:eastAsia="Times New Roman"/>
                <w:color w:val="000000"/>
                <w:sz w:val="18"/>
                <w:szCs w:val="18"/>
                <w:lang w:eastAsia="en-GB"/>
              </w:rPr>
              <w:t>( 7.26</w:t>
            </w:r>
            <w:proofErr w:type="gramEnd"/>
            <w:r w:rsidRPr="00182A4C">
              <w:rPr>
                <w:rFonts w:eastAsia="Times New Roman"/>
                <w:color w:val="000000"/>
                <w:sz w:val="18"/>
                <w:szCs w:val="18"/>
                <w:lang w:eastAsia="en-GB"/>
              </w:rPr>
              <w:t>,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w:t>
            </w:r>
            <w:proofErr w:type="gramStart"/>
            <w:r w:rsidRPr="00182A4C">
              <w:rPr>
                <w:rFonts w:eastAsia="Times New Roman"/>
                <w:color w:val="000000"/>
                <w:sz w:val="18"/>
                <w:szCs w:val="18"/>
                <w:lang w:eastAsia="en-GB"/>
              </w:rPr>
              <w:t>( 5.10</w:t>
            </w:r>
            <w:proofErr w:type="gramEnd"/>
            <w:r w:rsidRPr="00182A4C">
              <w:rPr>
                <w:rFonts w:eastAsia="Times New Roman"/>
                <w:color w:val="000000"/>
                <w:sz w:val="18"/>
                <w:szCs w:val="18"/>
                <w:lang w:eastAsia="en-GB"/>
              </w:rPr>
              <w:t>,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w:t>
            </w:r>
            <w:proofErr w:type="gramStart"/>
            <w:r w:rsidRPr="00182A4C">
              <w:rPr>
                <w:rFonts w:eastAsia="Times New Roman"/>
                <w:color w:val="000000"/>
                <w:sz w:val="18"/>
                <w:szCs w:val="18"/>
                <w:lang w:eastAsia="en-GB"/>
              </w:rPr>
              <w:t>( 3.12</w:t>
            </w:r>
            <w:proofErr w:type="gramEnd"/>
            <w:r w:rsidRPr="00182A4C">
              <w:rPr>
                <w:rFonts w:eastAsia="Times New Roman"/>
                <w:color w:val="000000"/>
                <w:sz w:val="18"/>
                <w:szCs w:val="18"/>
                <w:lang w:eastAsia="en-GB"/>
              </w:rPr>
              <w:t>,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w:t>
            </w:r>
            <w:proofErr w:type="gramStart"/>
            <w:r w:rsidRPr="00182A4C">
              <w:rPr>
                <w:rFonts w:eastAsia="Times New Roman"/>
                <w:color w:val="000000"/>
                <w:sz w:val="18"/>
                <w:szCs w:val="18"/>
                <w:lang w:eastAsia="en-GB"/>
              </w:rPr>
              <w:t>( 1.85</w:t>
            </w:r>
            <w:proofErr w:type="gramEnd"/>
            <w:r w:rsidRPr="00182A4C">
              <w:rPr>
                <w:rFonts w:eastAsia="Times New Roman"/>
                <w:color w:val="000000"/>
                <w:sz w:val="18"/>
                <w:szCs w:val="18"/>
                <w:lang w:eastAsia="en-GB"/>
              </w:rPr>
              <w:t>,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w:t>
            </w:r>
            <w:proofErr w:type="gramStart"/>
            <w:r w:rsidRPr="00182A4C">
              <w:rPr>
                <w:rFonts w:eastAsia="Times New Roman"/>
                <w:color w:val="000000"/>
                <w:sz w:val="18"/>
                <w:szCs w:val="18"/>
                <w:lang w:eastAsia="en-GB"/>
              </w:rPr>
              <w:t>( 0.94</w:t>
            </w:r>
            <w:proofErr w:type="gramEnd"/>
            <w:r w:rsidRPr="00182A4C">
              <w:rPr>
                <w:rFonts w:eastAsia="Times New Roman"/>
                <w:color w:val="000000"/>
                <w:sz w:val="18"/>
                <w:szCs w:val="18"/>
                <w:lang w:eastAsia="en-GB"/>
              </w:rPr>
              <w:t>,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w:t>
            </w:r>
            <w:proofErr w:type="gramStart"/>
            <w:r w:rsidRPr="00182A4C">
              <w:rPr>
                <w:rFonts w:eastAsia="Times New Roman"/>
                <w:color w:val="000000"/>
                <w:sz w:val="18"/>
                <w:szCs w:val="18"/>
                <w:lang w:eastAsia="en-GB"/>
              </w:rPr>
              <w:t>( 0.80</w:t>
            </w:r>
            <w:proofErr w:type="gramEnd"/>
            <w:r w:rsidRPr="00182A4C">
              <w:rPr>
                <w:rFonts w:eastAsia="Times New Roman"/>
                <w:color w:val="000000"/>
                <w:sz w:val="18"/>
                <w:szCs w:val="18"/>
                <w:lang w:eastAsia="en-GB"/>
              </w:rPr>
              <w:t>,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277948"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277948"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( 0.38</w:t>
            </w:r>
            <w:proofErr w:type="gramEnd"/>
            <w:r w:rsidRPr="00182A4C">
              <w:rPr>
                <w:rFonts w:eastAsia="Times New Roman"/>
                <w:color w:val="000000"/>
                <w:sz w:val="18"/>
                <w:szCs w:val="18"/>
                <w:lang w:eastAsia="en-GB"/>
              </w:rPr>
              <w:t>,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w:t>
            </w:r>
            <w:proofErr w:type="gramStart"/>
            <w:r w:rsidRPr="00182A4C">
              <w:rPr>
                <w:rFonts w:eastAsia="Times New Roman"/>
                <w:color w:val="000000"/>
                <w:sz w:val="18"/>
                <w:szCs w:val="18"/>
                <w:lang w:eastAsia="en-GB"/>
              </w:rPr>
              <w:t>( 0.74</w:t>
            </w:r>
            <w:proofErr w:type="gramEnd"/>
            <w:r w:rsidRPr="00182A4C">
              <w:rPr>
                <w:rFonts w:eastAsia="Times New Roman"/>
                <w:color w:val="000000"/>
                <w:sz w:val="18"/>
                <w:szCs w:val="18"/>
                <w:lang w:eastAsia="en-GB"/>
              </w:rPr>
              <w:t>,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w:t>
            </w:r>
            <w:proofErr w:type="gramStart"/>
            <w:r w:rsidRPr="00182A4C">
              <w:rPr>
                <w:rFonts w:eastAsia="Times New Roman"/>
                <w:color w:val="000000"/>
                <w:sz w:val="18"/>
                <w:szCs w:val="18"/>
                <w:lang w:eastAsia="en-GB"/>
              </w:rPr>
              <w:t>( 0.15</w:t>
            </w:r>
            <w:proofErr w:type="gramEnd"/>
            <w:r w:rsidRPr="00182A4C">
              <w:rPr>
                <w:rFonts w:eastAsia="Times New Roman"/>
                <w:color w:val="000000"/>
                <w:sz w:val="18"/>
                <w:szCs w:val="18"/>
                <w:lang w:eastAsia="en-GB"/>
              </w:rPr>
              <w:t>,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w:t>
            </w:r>
            <w:proofErr w:type="gramStart"/>
            <w:r w:rsidRPr="00182A4C">
              <w:rPr>
                <w:rFonts w:eastAsia="Times New Roman"/>
                <w:color w:val="000000"/>
                <w:sz w:val="18"/>
                <w:szCs w:val="18"/>
                <w:lang w:eastAsia="en-GB"/>
              </w:rPr>
              <w:t>( 0.14</w:t>
            </w:r>
            <w:proofErr w:type="gramEnd"/>
            <w:r w:rsidRPr="00182A4C">
              <w:rPr>
                <w:rFonts w:eastAsia="Times New Roman"/>
                <w:color w:val="000000"/>
                <w:sz w:val="18"/>
                <w:szCs w:val="18"/>
                <w:lang w:eastAsia="en-GB"/>
              </w:rPr>
              <w:t>,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277948"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w:t>
            </w:r>
            <w:proofErr w:type="gramStart"/>
            <w:r w:rsidRPr="00182A4C">
              <w:rPr>
                <w:rFonts w:eastAsia="Times New Roman"/>
                <w:color w:val="000000"/>
                <w:sz w:val="18"/>
                <w:szCs w:val="18"/>
                <w:lang w:eastAsia="en-GB"/>
              </w:rPr>
              <w:t>( 0.33</w:t>
            </w:r>
            <w:proofErr w:type="gramEnd"/>
            <w:r w:rsidRPr="00182A4C">
              <w:rPr>
                <w:rFonts w:eastAsia="Times New Roman"/>
                <w:color w:val="000000"/>
                <w:sz w:val="18"/>
                <w:szCs w:val="18"/>
                <w:lang w:eastAsia="en-GB"/>
              </w:rPr>
              <w:t>,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w:t>
            </w:r>
            <w:proofErr w:type="gramStart"/>
            <w:r w:rsidRPr="00182A4C">
              <w:rPr>
                <w:rFonts w:eastAsia="Times New Roman"/>
                <w:color w:val="000000"/>
                <w:sz w:val="18"/>
                <w:szCs w:val="18"/>
                <w:lang w:eastAsia="en-GB"/>
              </w:rPr>
              <w:t>( 0.51</w:t>
            </w:r>
            <w:proofErr w:type="gramEnd"/>
            <w:r w:rsidRPr="00182A4C">
              <w:rPr>
                <w:rFonts w:eastAsia="Times New Roman"/>
                <w:color w:val="000000"/>
                <w:sz w:val="18"/>
                <w:szCs w:val="18"/>
                <w:lang w:eastAsia="en-GB"/>
              </w:rPr>
              <w:t>,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w:t>
            </w:r>
            <w:proofErr w:type="gramStart"/>
            <w:r w:rsidRPr="00182A4C">
              <w:rPr>
                <w:rFonts w:eastAsia="Times New Roman"/>
                <w:color w:val="000000"/>
                <w:sz w:val="18"/>
                <w:szCs w:val="18"/>
                <w:lang w:eastAsia="en-GB"/>
              </w:rPr>
              <w:t>( 0.19</w:t>
            </w:r>
            <w:proofErr w:type="gramEnd"/>
            <w:r w:rsidRPr="00182A4C">
              <w:rPr>
                <w:rFonts w:eastAsia="Times New Roman"/>
                <w:color w:val="000000"/>
                <w:sz w:val="18"/>
                <w:szCs w:val="18"/>
                <w:lang w:eastAsia="en-GB"/>
              </w:rPr>
              <w:t>,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w:t>
            </w:r>
            <w:proofErr w:type="gramStart"/>
            <w:r w:rsidRPr="00182A4C">
              <w:rPr>
                <w:rFonts w:eastAsia="Times New Roman"/>
                <w:color w:val="000000"/>
                <w:sz w:val="18"/>
                <w:szCs w:val="18"/>
                <w:lang w:eastAsia="en-GB"/>
              </w:rPr>
              <w:t>( 0.58</w:t>
            </w:r>
            <w:proofErr w:type="gramEnd"/>
            <w:r w:rsidRPr="00182A4C">
              <w:rPr>
                <w:rFonts w:eastAsia="Times New Roman"/>
                <w:color w:val="000000"/>
                <w:sz w:val="18"/>
                <w:szCs w:val="18"/>
                <w:lang w:eastAsia="en-GB"/>
              </w:rPr>
              <w:t>,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3" w:author="Ezzati, Majid" w:date="2018-11-30T11:54:00Z" w:initials="EM">
    <w:p w14:paraId="592377EA" w14:textId="24306A68" w:rsidR="004069AE" w:rsidRDefault="004069AE">
      <w:pPr>
        <w:pStyle w:val="CommentText"/>
      </w:pPr>
      <w:r>
        <w:rPr>
          <w:rStyle w:val="CommentReference"/>
        </w:rPr>
        <w:annotationRef/>
      </w:r>
      <w:r>
        <w:rPr>
          <w:rFonts w:ascii="Times New Roman" w:hAnsi="Times New Roman"/>
          <w:color w:val="000000" w:themeColor="text1"/>
          <w:sz w:val="24"/>
          <w:szCs w:val="24"/>
        </w:rPr>
        <w:t xml:space="preserve">we need to say what the Nature Climate Change injury paper did succinctly but need to discuss it first. Discuss their specific “model” and what its core assumption is (absolute temperature across seasons </w:t>
      </w:r>
      <w:proofErr w:type="spellStart"/>
      <w:r>
        <w:rPr>
          <w:rFonts w:ascii="Times New Roman" w:hAnsi="Times New Roman"/>
          <w:color w:val="000000" w:themeColor="text1"/>
          <w:sz w:val="24"/>
          <w:szCs w:val="24"/>
        </w:rPr>
        <w:t>etc</w:t>
      </w:r>
      <w:proofErr w:type="spellEnd"/>
      <w:r>
        <w:rPr>
          <w:rFonts w:ascii="Times New Roman" w:hAnsi="Times New Roman"/>
          <w:color w:val="000000" w:themeColor="text1"/>
          <w:sz w:val="24"/>
          <w:szCs w:val="24"/>
        </w:rPr>
        <w:t>)</w:t>
      </w:r>
    </w:p>
  </w:comment>
  <w:comment w:id="14" w:author="Parks, Robbie M" w:date="2018-12-04T10:31:00Z" w:initials="PRM">
    <w:p w14:paraId="1D8598B2" w14:textId="477D4AF4" w:rsidR="003060A1" w:rsidRDefault="003060A1">
      <w:pPr>
        <w:pStyle w:val="CommentText"/>
      </w:pPr>
      <w:r>
        <w:rPr>
          <w:rStyle w:val="CommentReference"/>
        </w:rPr>
        <w:annotationRef/>
      </w:r>
      <w:r>
        <w:t>The paper uses a</w:t>
      </w:r>
      <w:r w:rsidR="00D31D63">
        <w:t xml:space="preserve"> frequentist</w:t>
      </w:r>
      <w:r>
        <w:t xml:space="preserve"> monthly temperature model (absolute)</w:t>
      </w:r>
      <w:r w:rsidR="00D31D63">
        <w:t xml:space="preserve"> allowing for variation by county-by-month and state-by-year</w:t>
      </w:r>
      <w:r>
        <w:t xml:space="preserve"> </w:t>
      </w:r>
    </w:p>
  </w:comment>
  <w:comment w:id="26" w:author="Ezzati, Majid" w:date="2018-11-30T12:16:00Z" w:initials="EM">
    <w:p w14:paraId="53051316" w14:textId="14C37551" w:rsidR="004069AE" w:rsidRDefault="004069AE">
      <w:pPr>
        <w:pStyle w:val="CommentText"/>
      </w:pPr>
      <w:r>
        <w:rPr>
          <w:rStyle w:val="CommentReference"/>
        </w:rPr>
        <w:annotationRef/>
      </w:r>
      <w:r>
        <w:t>Light, patterns or work/school, nutrition let’s think of some very credible ones</w:t>
      </w:r>
    </w:p>
  </w:comment>
  <w:comment w:id="27" w:author="Parks, Robbie M" w:date="2018-12-03T13:54:00Z" w:initials="PRM">
    <w:p w14:paraId="6B1B048B" w14:textId="68828FD4" w:rsidR="004069AE" w:rsidRDefault="004069AE">
      <w:pPr>
        <w:pStyle w:val="CommentText"/>
      </w:pPr>
      <w:r>
        <w:rPr>
          <w:rStyle w:val="CommentReference"/>
        </w:rPr>
        <w:annotationRef/>
      </w:r>
      <w:r>
        <w:t>To research. Time outdoors?</w:t>
      </w:r>
    </w:p>
  </w:comment>
  <w:comment w:id="46" w:author="Ezzati, Majid" w:date="2018-11-30T14:30:00Z" w:initials="EM">
    <w:p w14:paraId="4D6E9E03" w14:textId="759C1479" w:rsidR="004069AE" w:rsidRDefault="004069AE">
      <w:pPr>
        <w:pStyle w:val="CommentText"/>
      </w:pPr>
      <w:r>
        <w:rPr>
          <w:rStyle w:val="CommentReference"/>
        </w:rPr>
        <w:annotationRef/>
      </w:r>
      <w:r>
        <w:t>To the extent relevant, please follow the wording of Appendix of PM paper to the letter (i.e. not similar but identical)</w:t>
      </w:r>
    </w:p>
  </w:comment>
  <w:comment w:id="48" w:author="Ezzati, Majid" w:date="2018-11-30T12:22:00Z" w:initials="EM">
    <w:p w14:paraId="6A2D75C3" w14:textId="0E0BF8BA" w:rsidR="004069AE" w:rsidRDefault="004069AE">
      <w:pPr>
        <w:pStyle w:val="CommentText"/>
      </w:pPr>
      <w:r>
        <w:rPr>
          <w:rStyle w:val="CommentReference"/>
        </w:rPr>
        <w:annotationRef/>
      </w:r>
      <w:r>
        <w:t>To discuss</w:t>
      </w:r>
    </w:p>
  </w:comment>
  <w:comment w:id="49" w:author="Ezzati, Majid" w:date="2018-11-30T12:25:00Z" w:initials="EM">
    <w:p w14:paraId="5CEE364E" w14:textId="602F3E6E" w:rsidR="004069AE" w:rsidRDefault="004069AE">
      <w:pPr>
        <w:pStyle w:val="CommentText"/>
      </w:pPr>
      <w:r>
        <w:rPr>
          <w:rStyle w:val="CommentReference"/>
        </w:rPr>
        <w:annotationRef/>
      </w:r>
      <w:r>
        <w:t>If relevant beyond how I have written intro, work in there</w:t>
      </w:r>
    </w:p>
  </w:comment>
  <w:comment w:id="64" w:author="Ezzati, Majid" w:date="2018-11-30T12:44:00Z" w:initials="EM">
    <w:p w14:paraId="256A7319" w14:textId="7FCE502F" w:rsidR="004069AE" w:rsidRDefault="004069AE">
      <w:pPr>
        <w:pStyle w:val="CommentText"/>
      </w:pPr>
      <w:r>
        <w:rPr>
          <w:rStyle w:val="CommentReference"/>
        </w:rPr>
        <w:annotationRef/>
      </w:r>
    </w:p>
  </w:comment>
  <w:comment w:id="65" w:author="Ezzati, Majid" w:date="2018-11-30T12:44:00Z" w:initials="EM">
    <w:p w14:paraId="6641516E" w14:textId="6A2238AD" w:rsidR="004069AE" w:rsidRDefault="004069AE">
      <w:pPr>
        <w:pStyle w:val="CommentText"/>
      </w:pPr>
      <w:r>
        <w:rPr>
          <w:rStyle w:val="CommentReference"/>
        </w:rPr>
        <w:annotationRef/>
      </w:r>
      <w:r>
        <w:t>Reword for clarity</w:t>
      </w:r>
    </w:p>
  </w:comment>
  <w:comment w:id="85" w:author="Ezzati, Majid" w:date="2018-11-30T12:46:00Z" w:initials="EM">
    <w:p w14:paraId="4FAD66D4" w14:textId="4A4EC26F" w:rsidR="004069AE" w:rsidRDefault="004069AE">
      <w:pPr>
        <w:pStyle w:val="CommentText"/>
      </w:pPr>
      <w:r>
        <w:rPr>
          <w:rStyle w:val="CommentReference"/>
        </w:rPr>
        <w:annotationRef/>
      </w:r>
    </w:p>
  </w:comment>
  <w:comment w:id="86" w:author="Ezzati, Majid" w:date="2018-11-30T12:46:00Z" w:initials="EM">
    <w:p w14:paraId="60D2E4B1" w14:textId="2AF55411" w:rsidR="004069AE" w:rsidRDefault="004069AE">
      <w:pPr>
        <w:pStyle w:val="CommentText"/>
      </w:pPr>
      <w:r>
        <w:rPr>
          <w:rStyle w:val="CommentReference"/>
        </w:rPr>
        <w:annotationRef/>
      </w:r>
      <w:r>
        <w:t>Can also be fewer? What is the right phrasing?</w:t>
      </w:r>
    </w:p>
  </w:comment>
  <w:comment w:id="87" w:author="Parks, Robbie M" w:date="2018-12-03T11:55:00Z" w:initials="PRM">
    <w:p w14:paraId="63DDE017" w14:textId="1AC9FA6A" w:rsidR="004069AE" w:rsidRDefault="004069AE">
      <w:pPr>
        <w:pStyle w:val="CommentText"/>
      </w:pPr>
      <w:r>
        <w:rPr>
          <w:rStyle w:val="CommentReference"/>
        </w:rPr>
        <w:annotationRef/>
      </w:r>
      <w:r>
        <w:t>Attributable change in deaths?</w:t>
      </w:r>
    </w:p>
  </w:comment>
  <w:comment w:id="88" w:author="Ezzati, Majid" w:date="2018-11-30T12:46:00Z" w:initials="EM">
    <w:p w14:paraId="1F3182CD" w14:textId="7A6B483C" w:rsidR="004069AE" w:rsidRDefault="004069AE">
      <w:pPr>
        <w:pStyle w:val="CommentText"/>
      </w:pPr>
      <w:r>
        <w:rPr>
          <w:rStyle w:val="CommentReference"/>
        </w:rPr>
        <w:annotationRef/>
      </w:r>
      <w:r>
        <w:t>And state? Even if we don’t show</w:t>
      </w:r>
    </w:p>
  </w:comment>
  <w:comment w:id="89" w:author="Parks, Robbie M" w:date="2018-12-03T13:55:00Z" w:initials="PRM">
    <w:p w14:paraId="00BF204F" w14:textId="681F27B1" w:rsidR="004069AE" w:rsidRDefault="004069AE">
      <w:pPr>
        <w:pStyle w:val="CommentText"/>
      </w:pPr>
      <w:r>
        <w:rPr>
          <w:rStyle w:val="CommentReference"/>
        </w:rPr>
        <w:annotationRef/>
      </w:r>
      <w:r>
        <w:t>Yes</w:t>
      </w:r>
    </w:p>
  </w:comment>
  <w:comment w:id="90" w:author="Ezzati, Majid" w:date="2018-11-30T12:46:00Z" w:initials="EM">
    <w:p w14:paraId="74AA52C9" w14:textId="07A86FD9" w:rsidR="004069AE" w:rsidRDefault="004069AE">
      <w:pPr>
        <w:pStyle w:val="CommentText"/>
      </w:pPr>
      <w:r>
        <w:rPr>
          <w:rStyle w:val="CommentReference"/>
        </w:rPr>
        <w:annotationRef/>
      </w:r>
      <w:r>
        <w:t>Discuss wording</w:t>
      </w:r>
    </w:p>
  </w:comment>
  <w:comment w:id="97" w:author="Ezzati, Majid" w:date="2018-11-30T14:26:00Z" w:initials="EM">
    <w:p w14:paraId="28A61689" w14:textId="79A7AC64" w:rsidR="004069AE" w:rsidRDefault="004069AE">
      <w:pPr>
        <w:pStyle w:val="CommentText"/>
      </w:pPr>
      <w:r>
        <w:rPr>
          <w:rStyle w:val="CommentReference"/>
        </w:rPr>
        <w:annotationRef/>
      </w:r>
      <w:r>
        <w:t>number</w:t>
      </w:r>
    </w:p>
  </w:comment>
  <w:comment w:id="102" w:author="Ezzati, Majid" w:date="2018-11-30T14:26:00Z" w:initials="EM">
    <w:p w14:paraId="4BEDB7B7" w14:textId="1F3345E9" w:rsidR="004069AE" w:rsidRDefault="004069AE">
      <w:pPr>
        <w:pStyle w:val="CommentText"/>
      </w:pPr>
      <w:r>
        <w:rPr>
          <w:rStyle w:val="CommentReference"/>
        </w:rPr>
        <w:annotationRef/>
      </w:r>
      <w:r>
        <w:t>move to results. split by sex</w:t>
      </w:r>
    </w:p>
    <w:p w14:paraId="52035BDC" w14:textId="77777777" w:rsidR="004069AE" w:rsidRDefault="004069AE">
      <w:pPr>
        <w:pStyle w:val="CommentText"/>
      </w:pPr>
    </w:p>
    <w:p w14:paraId="07D80E53" w14:textId="5E83D4AF" w:rsidR="004069AE" w:rsidRDefault="004069AE">
      <w:pPr>
        <w:pStyle w:val="CommentText"/>
      </w:pPr>
      <w:proofErr w:type="gramStart"/>
      <w:r>
        <w:t>Also</w:t>
      </w:r>
      <w:proofErr w:type="gramEnd"/>
      <w:r>
        <w:t xml:space="preserve"> say what age group (and sex) their share was highest</w:t>
      </w:r>
    </w:p>
  </w:comment>
  <w:comment w:id="103" w:author="Ezzati, Majid" w:date="2018-11-30T14:31:00Z" w:initials="EM">
    <w:p w14:paraId="47AA0E95" w14:textId="09CD9FC6" w:rsidR="004069AE" w:rsidRDefault="004069AE">
      <w:pPr>
        <w:pStyle w:val="CommentText"/>
      </w:pPr>
      <w:r>
        <w:rPr>
          <w:rStyle w:val="CommentReference"/>
        </w:rPr>
        <w:annotationRef/>
      </w:r>
      <w:r>
        <w:t>This is not a “data” issue</w:t>
      </w:r>
    </w:p>
    <w:p w14:paraId="36A2099B" w14:textId="77777777" w:rsidR="004069AE" w:rsidRDefault="004069AE">
      <w:pPr>
        <w:pStyle w:val="CommentText"/>
      </w:pPr>
    </w:p>
    <w:p w14:paraId="0423D54C" w14:textId="5504DD13" w:rsidR="004069AE" w:rsidRDefault="004069AE">
      <w:pPr>
        <w:pStyle w:val="CommentText"/>
      </w:pPr>
      <w:r>
        <w:t xml:space="preserve">Say at the beginning of stats methods that analyses were done separately by sex, age group etc. </w:t>
      </w:r>
    </w:p>
  </w:comment>
  <w:comment w:id="107" w:author="Bennett, James E" w:date="2018-11-29T14:44:00Z" w:initials="BJE">
    <w:p w14:paraId="3CAF6C00" w14:textId="251367E2" w:rsidR="004069AE" w:rsidRDefault="004069AE">
      <w:pPr>
        <w:pStyle w:val="CommentText"/>
      </w:pPr>
      <w:r>
        <w:rPr>
          <w:rStyle w:val="CommentReference"/>
        </w:rPr>
        <w:annotationRef/>
      </w:r>
      <w:r>
        <w:t>Did you need to “reverse” this calculation when estimating numbers of deaths from +1C?</w:t>
      </w:r>
    </w:p>
  </w:comment>
  <w:comment w:id="108" w:author="Parks, Robbie M" w:date="2018-11-29T23:20:00Z" w:initials="PRM">
    <w:p w14:paraId="21869A0C" w14:textId="1BDAFDF9" w:rsidR="004069AE" w:rsidRDefault="004069AE">
      <w:pPr>
        <w:pStyle w:val="CommentText"/>
      </w:pPr>
      <w:r>
        <w:rPr>
          <w:rStyle w:val="CommentReference"/>
        </w:rPr>
        <w:annotationRef/>
      </w:r>
      <w:r>
        <w:t>Yes</w:t>
      </w:r>
    </w:p>
  </w:comment>
  <w:comment w:id="109" w:author="Ezzati, Majid" w:date="2018-11-30T14:29:00Z" w:initials="EM">
    <w:p w14:paraId="5378CE52" w14:textId="50181B25" w:rsidR="004069AE" w:rsidRDefault="004069AE">
      <w:pPr>
        <w:pStyle w:val="CommentText"/>
      </w:pPr>
      <w:r>
        <w:rPr>
          <w:rStyle w:val="CommentReference"/>
        </w:rPr>
        <w:annotationRef/>
      </w:r>
      <w:r>
        <w:t>Only relevant if you do the attribution on rates; not relevant if you do it on counts. To discuss briefly</w:t>
      </w:r>
    </w:p>
  </w:comment>
  <w:comment w:id="106" w:author="Ezzati, Majid" w:date="2018-11-30T14:28:00Z" w:initials="EM">
    <w:p w14:paraId="109B9C09" w14:textId="4235DF43" w:rsidR="004069AE" w:rsidRDefault="004069AE">
      <w:pPr>
        <w:pStyle w:val="CommentText"/>
      </w:pPr>
      <w:r>
        <w:rPr>
          <w:rStyle w:val="CommentReference"/>
        </w:rPr>
        <w:annotationRef/>
      </w:r>
      <w:r>
        <w:t>State this as rate vs. count since you analyse rates</w:t>
      </w:r>
    </w:p>
  </w:comment>
  <w:comment w:id="110" w:author="Ezzati, Majid" w:date="2018-11-30T14:32:00Z" w:initials="EM">
    <w:p w14:paraId="674F0CF6" w14:textId="0BA30AF6" w:rsidR="004069AE" w:rsidRDefault="004069AE">
      <w:pPr>
        <w:pStyle w:val="CommentText"/>
      </w:pPr>
      <w:r>
        <w:rPr>
          <w:rStyle w:val="CommentReference"/>
        </w:rPr>
        <w:annotationRef/>
      </w:r>
      <w:r>
        <w:t>Use the same wording as eLife paper</w:t>
      </w:r>
    </w:p>
  </w:comment>
  <w:comment w:id="121" w:author="Bennett, James E" w:date="2018-11-29T15:00:00Z" w:initials="BJE">
    <w:p w14:paraId="2E056849" w14:textId="77777777" w:rsidR="004069AE" w:rsidRDefault="004069AE" w:rsidP="00265FDC">
      <w:pPr>
        <w:pStyle w:val="CommentText"/>
      </w:pPr>
      <w:r>
        <w:rPr>
          <w:rStyle w:val="CommentReference"/>
        </w:rPr>
        <w:annotationRef/>
      </w:r>
      <w:r>
        <w:t>This should either be left out or expanded and incorporated to explain how the calculation was done at the county level and then aggregated up to state.</w:t>
      </w:r>
    </w:p>
  </w:comment>
  <w:comment w:id="122" w:author="Parks, Robbie M" w:date="2018-11-29T23:08:00Z" w:initials="PRM">
    <w:p w14:paraId="207E839A" w14:textId="77777777" w:rsidR="004069AE" w:rsidRDefault="004069AE" w:rsidP="00265FDC">
      <w:pPr>
        <w:pStyle w:val="CommentText"/>
      </w:pPr>
      <w:r>
        <w:rPr>
          <w:rStyle w:val="CommentReference"/>
        </w:rPr>
        <w:annotationRef/>
      </w:r>
      <w:r>
        <w:t>Have expanded just above</w:t>
      </w:r>
    </w:p>
  </w:comment>
  <w:comment w:id="119" w:author="Ezzati, Majid" w:date="2018-11-30T17:02:00Z" w:initials="EM">
    <w:p w14:paraId="5D38400B" w14:textId="5107A394" w:rsidR="004069AE" w:rsidRDefault="004069AE">
      <w:pPr>
        <w:pStyle w:val="CommentText"/>
      </w:pPr>
      <w:r>
        <w:rPr>
          <w:rStyle w:val="CommentReference"/>
        </w:rPr>
        <w:annotationRef/>
      </w:r>
      <w:r>
        <w:t xml:space="preserve">This is so long that comes across as a black box. There </w:t>
      </w:r>
      <w:proofErr w:type="gramStart"/>
      <w:r>
        <w:t>really are</w:t>
      </w:r>
      <w:proofErr w:type="gramEnd"/>
      <w:r>
        <w:t xml:space="preserve"> two things here: one is for each state, having a long-term mean and the other is going from county to state by population-weighting. Each should presumably be straightforward algebra. To discuss how to simplify</w:t>
      </w:r>
    </w:p>
  </w:comment>
  <w:comment w:id="120" w:author="Parks, Robbie M" w:date="2018-12-03T11:57:00Z" w:initials="PRM">
    <w:p w14:paraId="743F5A00" w14:textId="261F2DA2" w:rsidR="004069AE" w:rsidRDefault="004069AE">
      <w:pPr>
        <w:pStyle w:val="CommentText"/>
      </w:pPr>
      <w:r>
        <w:rPr>
          <w:rStyle w:val="CommentReference"/>
        </w:rPr>
        <w:annotationRef/>
      </w:r>
      <w:r>
        <w:t>Go through code again to make sure you understand it</w:t>
      </w:r>
    </w:p>
  </w:comment>
  <w:comment w:id="138" w:author="Ezzati, Majid" w:date="2018-11-30T17:18:00Z" w:initials="EM">
    <w:p w14:paraId="03C3916E" w14:textId="1B575317" w:rsidR="004069AE" w:rsidRDefault="004069AE">
      <w:pPr>
        <w:pStyle w:val="CommentText"/>
      </w:pPr>
      <w:r>
        <w:rPr>
          <w:rStyle w:val="CommentReference"/>
        </w:rPr>
        <w:annotationRef/>
      </w:r>
      <w:r>
        <w:t>Move to discussion where we describe limitations – a limitation is that we looked at mean only</w:t>
      </w:r>
    </w:p>
  </w:comment>
  <w:comment w:id="139" w:author="Bennett, James E" w:date="2018-11-29T15:24:00Z" w:initials="BJE">
    <w:p w14:paraId="4377A92A" w14:textId="2133E833" w:rsidR="004069AE" w:rsidRDefault="004069AE">
      <w:pPr>
        <w:pStyle w:val="CommentText"/>
      </w:pPr>
      <w:r>
        <w:rPr>
          <w:rStyle w:val="CommentReference"/>
        </w:rPr>
        <w:annotationRef/>
      </w:r>
      <w:r>
        <w:t xml:space="preserve">For future discussion whether we need to be consistent in calling this variable </w:t>
      </w:r>
      <w:proofErr w:type="gramStart"/>
      <w:r>
        <w:t>exactly the same</w:t>
      </w:r>
      <w:proofErr w:type="gramEnd"/>
      <w:r>
        <w:t xml:space="preserve"> thing </w:t>
      </w:r>
      <w:proofErr w:type="spellStart"/>
      <w:r>
        <w:t>e.g</w:t>
      </w:r>
      <w:proofErr w:type="spellEnd"/>
      <w:r>
        <w:t xml:space="preserve"> state-month anomalous temperature, every time we refer to it?</w:t>
      </w:r>
    </w:p>
    <w:p w14:paraId="7A390E9B" w14:textId="77777777" w:rsidR="004069AE" w:rsidRDefault="004069AE">
      <w:pPr>
        <w:pStyle w:val="CommentText"/>
      </w:pPr>
    </w:p>
    <w:p w14:paraId="7DFBF459" w14:textId="4892B90C" w:rsidR="004069AE" w:rsidRDefault="004069AE" w:rsidP="00F30D74">
      <w:pPr>
        <w:pStyle w:val="BalloonText"/>
      </w:pPr>
      <w:r>
        <w:t xml:space="preserve">This might help prevent confusion. </w:t>
      </w:r>
    </w:p>
  </w:comment>
  <w:comment w:id="140" w:author="Ezzati, Majid" w:date="2018-12-01T01:22:00Z" w:initials="EM">
    <w:p w14:paraId="3BE45D49" w14:textId="31426BA2" w:rsidR="004069AE" w:rsidRDefault="004069AE">
      <w:pPr>
        <w:pStyle w:val="CommentText"/>
      </w:pPr>
      <w:r>
        <w:rPr>
          <w:rStyle w:val="CommentReference"/>
        </w:rPr>
        <w:annotationRef/>
      </w:r>
      <w:r>
        <w:t>I agree; let’s discuss</w:t>
      </w:r>
    </w:p>
  </w:comment>
  <w:comment w:id="142" w:author="Ezzati, Majid" w:date="2018-12-01T01:22:00Z" w:initials="EM">
    <w:p w14:paraId="0FDFFF98" w14:textId="0E4E05CD" w:rsidR="004069AE" w:rsidRDefault="004069AE">
      <w:pPr>
        <w:pStyle w:val="CommentText"/>
      </w:pPr>
      <w:r>
        <w:rPr>
          <w:rStyle w:val="CommentReference"/>
        </w:rPr>
        <w:annotationRef/>
      </w:r>
      <w:r>
        <w:t>Don’t get into ICD stuff after you introduce it</w:t>
      </w:r>
    </w:p>
  </w:comment>
  <w:comment w:id="146" w:author="Bennett, James E" w:date="2018-11-29T15:39:00Z" w:initials="BJE">
    <w:p w14:paraId="04D5D120" w14:textId="77777777" w:rsidR="004069AE" w:rsidRDefault="004069AE">
      <w:pPr>
        <w:pStyle w:val="CommentText"/>
      </w:pPr>
      <w:r>
        <w:rPr>
          <w:rStyle w:val="CommentReference"/>
        </w:rPr>
        <w:annotationRef/>
      </w:r>
      <w:r>
        <w:t>Hopefully not screwed up the equation but since gamma mentioned at end I put it at the end of the equation.</w:t>
      </w:r>
    </w:p>
    <w:p w14:paraId="60BA5411" w14:textId="23B845FD" w:rsidR="004069AE" w:rsidRDefault="004069AE">
      <w:pPr>
        <w:pStyle w:val="CommentText"/>
      </w:pPr>
      <w:r>
        <w:t>See my addition later – does gamma need a month subscript?</w:t>
      </w:r>
    </w:p>
  </w:comment>
  <w:comment w:id="147" w:author="Parks, Robbie M" w:date="2018-11-26T11:21:00Z" w:initials="PRM">
    <w:p w14:paraId="7D510A0E" w14:textId="77777777" w:rsidR="004069AE" w:rsidRDefault="004069AE">
      <w:pPr>
        <w:pStyle w:val="CommentText"/>
      </w:pPr>
      <w:r>
        <w:rPr>
          <w:rStyle w:val="CommentReference"/>
        </w:rPr>
        <w:annotationRef/>
      </w:r>
      <w:proofErr w:type="gramStart"/>
      <w:r>
        <w:t>Yes</w:t>
      </w:r>
      <w:proofErr w:type="gramEnd"/>
      <w:r>
        <w:t xml:space="preserve"> that’s my understanding. James?</w:t>
      </w:r>
    </w:p>
  </w:comment>
  <w:comment w:id="148" w:author="Ezzati, Majid" w:date="2018-11-06T06:34:00Z" w:initials="EM">
    <w:p w14:paraId="48293A76" w14:textId="79A25B44" w:rsidR="004069AE" w:rsidRDefault="004069AE">
      <w:pPr>
        <w:pStyle w:val="CommentText"/>
      </w:pPr>
      <w:r>
        <w:rPr>
          <w:rStyle w:val="CommentReference"/>
        </w:rPr>
        <w:annotationRef/>
      </w:r>
      <w:r>
        <w:t>To discuss with James: so is it the remaining variation, above and beyond long-term trend and systematic monthly change that informs the role of temperature anomaly (</w:t>
      </w:r>
      <w:proofErr w:type="gramStart"/>
      <w:r>
        <w:t>in reality they</w:t>
      </w:r>
      <w:proofErr w:type="gramEnd"/>
      <w:r>
        <w:t xml:space="preserve"> trade off but this is an approximation)</w:t>
      </w:r>
    </w:p>
  </w:comment>
  <w:comment w:id="149" w:author="Parks, Robbie M" w:date="2018-11-26T11:21:00Z" w:initials="PRM">
    <w:p w14:paraId="7A946B86" w14:textId="77777777" w:rsidR="004069AE" w:rsidRDefault="004069AE">
      <w:pPr>
        <w:pStyle w:val="CommentText"/>
      </w:pPr>
      <w:r>
        <w:rPr>
          <w:rStyle w:val="CommentReference"/>
        </w:rPr>
        <w:annotationRef/>
      </w:r>
      <w:proofErr w:type="gramStart"/>
      <w:r>
        <w:t>Yes</w:t>
      </w:r>
      <w:proofErr w:type="gramEnd"/>
      <w:r>
        <w:t xml:space="preserve"> that’s my understanding. James?</w:t>
      </w:r>
    </w:p>
    <w:p w14:paraId="0ED3E426" w14:textId="1C811FF0" w:rsidR="004069AE" w:rsidRDefault="004069AE">
      <w:pPr>
        <w:pStyle w:val="CommentText"/>
      </w:pPr>
      <w:r>
        <w:t>JB - Yes</w:t>
      </w:r>
    </w:p>
    <w:p w14:paraId="13F4FC21" w14:textId="6482F3E7" w:rsidR="004069AE" w:rsidRDefault="004069AE">
      <w:pPr>
        <w:pStyle w:val="CommentText"/>
      </w:pPr>
    </w:p>
  </w:comment>
  <w:comment w:id="145" w:author="Ezzati, Majid" w:date="2018-12-01T01:25:00Z" w:initials="EM">
    <w:p w14:paraId="7F8D8B86" w14:textId="34C51547" w:rsidR="004069AE" w:rsidRDefault="004069AE">
      <w:pPr>
        <w:pStyle w:val="CommentText"/>
      </w:pPr>
      <w:r>
        <w:rPr>
          <w:rStyle w:val="CommentReference"/>
        </w:rPr>
        <w:annotationRef/>
      </w:r>
      <w:r>
        <w:t>We should go for a simple description here and a technical appendix. See Bennett mortality papers (and the part in Appendix to use equation mode)</w:t>
      </w:r>
    </w:p>
    <w:p w14:paraId="6865BBE8" w14:textId="3346EE2E" w:rsidR="004069AE" w:rsidRDefault="004069AE">
      <w:pPr>
        <w:pStyle w:val="CommentText"/>
      </w:pPr>
    </w:p>
    <w:p w14:paraId="432C1C20" w14:textId="0D32F548" w:rsidR="004069AE" w:rsidRDefault="004069AE">
      <w:pPr>
        <w:pStyle w:val="CommentText"/>
      </w:pPr>
      <w:r>
        <w:t>Discuss</w:t>
      </w:r>
    </w:p>
  </w:comment>
  <w:comment w:id="150" w:author="Ezzati, Majid" w:date="2018-12-01T01:24:00Z" w:initials="EM">
    <w:p w14:paraId="42DFE126" w14:textId="4D7BC085" w:rsidR="004069AE" w:rsidRDefault="004069AE">
      <w:pPr>
        <w:pStyle w:val="CommentText"/>
      </w:pPr>
      <w:r>
        <w:rPr>
          <w:rStyle w:val="CommentReference"/>
        </w:rPr>
        <w:annotationRef/>
      </w:r>
      <w:r>
        <w:t>Out of blue; what is this?</w:t>
      </w:r>
    </w:p>
  </w:comment>
  <w:comment w:id="151" w:author="Parks, Robbie M" w:date="2018-12-03T12:05:00Z" w:initials="PRM">
    <w:p w14:paraId="4859F745" w14:textId="12B51401" w:rsidR="004069AE" w:rsidRDefault="004069AE">
      <w:pPr>
        <w:pStyle w:val="CommentText"/>
      </w:pPr>
      <w:r>
        <w:rPr>
          <w:rStyle w:val="CommentReference"/>
        </w:rPr>
        <w:annotationRef/>
      </w:r>
      <w:r>
        <w:t>Do we need to justify this as James’s paper included it?</w:t>
      </w:r>
    </w:p>
  </w:comment>
  <w:comment w:id="152" w:author="Ezzati, Majid" w:date="2018-12-01T01:24:00Z" w:initials="EM">
    <w:p w14:paraId="49C39E06" w14:textId="18164983" w:rsidR="004069AE" w:rsidRDefault="004069AE">
      <w:pPr>
        <w:pStyle w:val="CommentText"/>
      </w:pPr>
      <w:r>
        <w:rPr>
          <w:rStyle w:val="CommentReference"/>
        </w:rPr>
        <w:annotationRef/>
      </w:r>
      <w:r>
        <w:t>Repeats earlier statements.</w:t>
      </w:r>
    </w:p>
  </w:comment>
  <w:comment w:id="154" w:author="Ezzati, Majid" w:date="2018-12-01T01:32:00Z" w:initials="EM">
    <w:p w14:paraId="0744C3EA" w14:textId="5D229EC5" w:rsidR="004069AE" w:rsidRDefault="004069AE">
      <w:pPr>
        <w:pStyle w:val="CommentText"/>
      </w:pPr>
      <w:r>
        <w:rPr>
          <w:rStyle w:val="CommentReference"/>
        </w:rPr>
        <w:annotationRef/>
      </w:r>
      <w:r>
        <w:t xml:space="preserve">Not really; we frame everything as anomaly. </w:t>
      </w:r>
      <w:proofErr w:type="gramStart"/>
      <w:r>
        <w:t>So</w:t>
      </w:r>
      <w:proofErr w:type="gramEnd"/>
      <w:r>
        <w:t xml:space="preserve"> it would be an anomalous year or something like that. Discuss </w:t>
      </w:r>
    </w:p>
  </w:comment>
  <w:comment w:id="155" w:author="Parks, Robbie M" w:date="2018-12-03T13:57:00Z" w:initials="PRM">
    <w:p w14:paraId="42DFD964" w14:textId="39727EC9" w:rsidR="004069AE" w:rsidRDefault="004069AE">
      <w:pPr>
        <w:pStyle w:val="CommentText"/>
      </w:pPr>
      <w:r>
        <w:rPr>
          <w:rStyle w:val="CommentReference"/>
        </w:rPr>
        <w:annotationRef/>
      </w:r>
      <w:r>
        <w:t>True I understand now so change</w:t>
      </w:r>
    </w:p>
  </w:comment>
  <w:comment w:id="156" w:author="Ezzati, Majid" w:date="2018-12-01T01:31:00Z" w:initials="EM">
    <w:p w14:paraId="4CFA6C2E" w14:textId="48FFEF29" w:rsidR="004069AE" w:rsidRDefault="004069AE">
      <w:pPr>
        <w:pStyle w:val="CommentText"/>
      </w:pPr>
      <w:r>
        <w:rPr>
          <w:rStyle w:val="CommentReference"/>
        </w:rPr>
        <w:annotationRef/>
      </w:r>
      <w:r>
        <w:t>Get rid of all the stuff that are not methods. Go for sharpness.  We can always do two degrees if that is the more obvious choice. discuss</w:t>
      </w:r>
    </w:p>
  </w:comment>
  <w:comment w:id="160" w:author="Bennett, James E" w:date="2018-11-29T19:15:00Z" w:initials="BJE">
    <w:p w14:paraId="4DF59636" w14:textId="47CF656A" w:rsidR="004069AE" w:rsidRDefault="004069AE">
      <w:pPr>
        <w:pStyle w:val="CommentText"/>
      </w:pPr>
      <w:r>
        <w:rPr>
          <w:rStyle w:val="CommentReference"/>
        </w:rPr>
        <w:annotationRef/>
      </w:r>
      <w:r>
        <w:t>See my earlier question about whether you removed the effect of length of month harmonisation?</w:t>
      </w:r>
    </w:p>
  </w:comment>
  <w:comment w:id="159" w:author="Ezzati, Majid" w:date="2018-12-01T01:32:00Z" w:initials="EM">
    <w:p w14:paraId="3060986A" w14:textId="769C6215" w:rsidR="004069AE" w:rsidRDefault="004069AE">
      <w:pPr>
        <w:pStyle w:val="CommentText"/>
      </w:pPr>
      <w:r>
        <w:rPr>
          <w:rStyle w:val="CommentReference"/>
        </w:rPr>
        <w:annotationRef/>
      </w:r>
      <w:r>
        <w:t>I think most of this can go</w:t>
      </w:r>
    </w:p>
  </w:comment>
  <w:comment w:id="153" w:author="Ezzati, Majid" w:date="2018-12-01T01:33:00Z" w:initials="EM">
    <w:p w14:paraId="244B4430" w14:textId="490EB85D" w:rsidR="004069AE" w:rsidRDefault="004069AE">
      <w:pPr>
        <w:pStyle w:val="CommentText"/>
      </w:pPr>
      <w:r>
        <w:rPr>
          <w:rStyle w:val="CommentReference"/>
        </w:rPr>
        <w:annotationRef/>
      </w:r>
      <w:r>
        <w:t>See PM paper and just get rid of heading and reduce this to a couple of sentences</w:t>
      </w:r>
    </w:p>
  </w:comment>
  <w:comment w:id="161" w:author="Ezzati, Majid" w:date="2018-12-01T01:37:00Z" w:initials="EM">
    <w:p w14:paraId="2AA5D03F" w14:textId="0970FE47" w:rsidR="004069AE" w:rsidRDefault="004069AE">
      <w:pPr>
        <w:pStyle w:val="CommentText"/>
      </w:pPr>
      <w:r>
        <w:rPr>
          <w:rStyle w:val="CommentReference"/>
        </w:rPr>
        <w:annotationRef/>
      </w:r>
      <w:r>
        <w:t>Convert to clear sharp and well-formed sentences that become paragraphs. One sentence, one message (avoid multi-message sentences unless necessary or enhancing clarity)</w:t>
      </w:r>
    </w:p>
  </w:comment>
  <w:comment w:id="162" w:author="Parks, Robbie M" w:date="2018-12-04T16:16:00Z" w:initials="PRM">
    <w:p w14:paraId="1F4D9139" w14:textId="57FF578F" w:rsidR="00776C9B" w:rsidRDefault="00776C9B">
      <w:pPr>
        <w:pStyle w:val="CommentText"/>
      </w:pPr>
      <w:r>
        <w:rPr>
          <w:rStyle w:val="CommentReference"/>
        </w:rPr>
        <w:annotationRef/>
      </w:r>
      <w:r>
        <w:t>Make into full sentences, just in bullet point format.</w:t>
      </w:r>
    </w:p>
    <w:p w14:paraId="2818BC5F" w14:textId="77777777" w:rsidR="00776C9B" w:rsidRDefault="00776C9B">
      <w:pPr>
        <w:pStyle w:val="CommentText"/>
      </w:pPr>
    </w:p>
    <w:p w14:paraId="00415A3D" w14:textId="48347E66" w:rsidR="00776C9B" w:rsidRDefault="00776C9B">
      <w:pPr>
        <w:pStyle w:val="CommentText"/>
      </w:pPr>
      <w:r>
        <w:t>Point per sentence.</w:t>
      </w:r>
    </w:p>
    <w:p w14:paraId="5C0F0B61" w14:textId="50FD32A3" w:rsidR="00776C9B" w:rsidRDefault="00776C9B">
      <w:pPr>
        <w:pStyle w:val="CommentText"/>
      </w:pPr>
      <w:r>
        <w:t>Topic per paragraph.</w:t>
      </w:r>
    </w:p>
  </w:comment>
  <w:comment w:id="165" w:author="Ezzati, Majid" w:date="2018-12-01T01:37:00Z" w:initials="EM">
    <w:p w14:paraId="0D2CA0BF" w14:textId="11E50950" w:rsidR="004069AE" w:rsidRDefault="004069AE">
      <w:pPr>
        <w:pStyle w:val="CommentText"/>
      </w:pPr>
      <w:r>
        <w:rPr>
          <w:rStyle w:val="CommentReference"/>
        </w:rPr>
        <w:annotationRef/>
      </w:r>
      <w:r>
        <w:t>specify</w:t>
      </w:r>
    </w:p>
  </w:comment>
  <w:comment w:id="174" w:author="Ezzati, Majid" w:date="2018-12-01T01:38:00Z" w:initials="EM">
    <w:p w14:paraId="5F19723F" w14:textId="085094D1" w:rsidR="004069AE" w:rsidRDefault="004069AE">
      <w:pPr>
        <w:pStyle w:val="CommentText"/>
      </w:pPr>
      <w:r>
        <w:rPr>
          <w:rStyle w:val="CommentReference"/>
        </w:rPr>
        <w:annotationRef/>
      </w:r>
      <w:r>
        <w:t xml:space="preserve">visual is for us; don’t </w:t>
      </w:r>
      <w:proofErr w:type="gramStart"/>
      <w:r>
        <w:t>actually use</w:t>
      </w:r>
      <w:proofErr w:type="gramEnd"/>
      <w:r>
        <w:t xml:space="preserve"> the term. As above, go for sharp and clear</w:t>
      </w:r>
    </w:p>
  </w:comment>
  <w:comment w:id="188" w:author="Majid2" w:date="2018-11-06T10:29:00Z" w:initials="M">
    <w:p w14:paraId="4250C762" w14:textId="3316156C" w:rsidR="004069AE" w:rsidRDefault="004069AE">
      <w:pPr>
        <w:pStyle w:val="CommentText"/>
      </w:pPr>
      <w:r>
        <w:rPr>
          <w:rStyle w:val="CommentReference"/>
        </w:rPr>
        <w:annotationRef/>
      </w:r>
      <w:r>
        <w:t>To discuss if we should also do another two panels here that show number of deaths – discuss with James something like the countdown bar chart</w:t>
      </w:r>
    </w:p>
  </w:comment>
  <w:comment w:id="189" w:author="Parks, Robbie M" w:date="2018-11-21T13:39:00Z" w:initials="PRM">
    <w:p w14:paraId="372C57E8" w14:textId="49906031" w:rsidR="004069AE" w:rsidRDefault="004069AE">
      <w:pPr>
        <w:pStyle w:val="CommentText"/>
      </w:pPr>
      <w:r>
        <w:rPr>
          <w:rStyle w:val="CommentReference"/>
        </w:rPr>
        <w:annotationRef/>
      </w:r>
      <w:r>
        <w:t>Have done a version</w:t>
      </w:r>
    </w:p>
  </w:comment>
  <w:comment w:id="190" w:author="Ezzati, Majid" w:date="2018-12-01T01:40:00Z" w:initials="EM">
    <w:p w14:paraId="47AAF460" w14:textId="5D61DE2E" w:rsidR="004069AE" w:rsidRDefault="004069AE">
      <w:pPr>
        <w:pStyle w:val="CommentText"/>
      </w:pPr>
      <w:r>
        <w:rPr>
          <w:rStyle w:val="CommentReference"/>
        </w:rPr>
        <w:annotationRef/>
      </w:r>
      <w:r>
        <w:t>I would take number over composition but we can discuss on Tuesday</w:t>
      </w:r>
    </w:p>
  </w:comment>
  <w:comment w:id="191" w:author="Ezzati, Majid" w:date="2018-12-01T01:41:00Z" w:initials="EM">
    <w:p w14:paraId="0083DCE3" w14:textId="7288D04D" w:rsidR="004069AE" w:rsidRDefault="004069AE">
      <w:pPr>
        <w:pStyle w:val="CommentText"/>
      </w:pPr>
      <w:r>
        <w:rPr>
          <w:rStyle w:val="CommentReference"/>
        </w:rPr>
        <w:annotationRef/>
      </w:r>
      <w:r>
        <w:t xml:space="preserve">As in the </w:t>
      </w:r>
      <w:proofErr w:type="spellStart"/>
      <w:r>
        <w:t>seasonaility</w:t>
      </w:r>
      <w:proofErr w:type="spellEnd"/>
      <w:r>
        <w:t xml:space="preserve"> paper, giving so many age groups in one paragraph, which in practice repeats the figure, will make it hard to read. Discuss simplifying</w:t>
      </w:r>
    </w:p>
  </w:comment>
  <w:comment w:id="197" w:author="Ezzati, Majid" w:date="2018-12-01T01:42:00Z" w:initials="EM">
    <w:p w14:paraId="12C52C3F" w14:textId="44264B91" w:rsidR="004069AE" w:rsidRDefault="004069AE">
      <w:pPr>
        <w:pStyle w:val="CommentText"/>
      </w:pPr>
      <w:r>
        <w:rPr>
          <w:rStyle w:val="CommentReference"/>
        </w:rPr>
        <w:annotationRef/>
      </w:r>
      <w:r>
        <w:t>This should be framed as departure from long-term</w:t>
      </w:r>
    </w:p>
  </w:comment>
  <w:comment w:id="209" w:author="Ezzati, Majid" w:date="2018-12-01T01:44:00Z" w:initials="EM">
    <w:p w14:paraId="46D22721" w14:textId="0566A9CB" w:rsidR="004069AE" w:rsidRDefault="004069AE">
      <w:pPr>
        <w:pStyle w:val="CommentText"/>
      </w:pPr>
      <w:r>
        <w:rPr>
          <w:rStyle w:val="CommentReference"/>
        </w:rPr>
        <w:annotationRef/>
      </w:r>
      <w:r>
        <w:t>Combine and simplify; not all numbers needed. just say transport largest in both sexes after first bullet</w:t>
      </w:r>
    </w:p>
  </w:comment>
  <w:comment w:id="218" w:author="Majid2" w:date="2018-11-06T10:52:00Z" w:initials="M">
    <w:p w14:paraId="3A9CE3C3" w14:textId="1341C336" w:rsidR="004069AE" w:rsidRDefault="004069AE">
      <w:pPr>
        <w:pStyle w:val="CommentText"/>
      </w:pPr>
      <w:r>
        <w:rPr>
          <w:rStyle w:val="CommentReference"/>
        </w:rPr>
        <w:annotationRef/>
      </w:r>
      <w:r>
        <w:t xml:space="preserve">Too much and too numerical. Just give the headlines for a supplementary figure. Perhaps discuss before attempting </w:t>
      </w:r>
    </w:p>
  </w:comment>
  <w:comment w:id="219" w:author="Parks, Robbie M" w:date="2018-11-26T11:01:00Z" w:initials="PRM">
    <w:p w14:paraId="0C8872D9" w14:textId="1649D911" w:rsidR="004069AE" w:rsidRDefault="004069AE">
      <w:pPr>
        <w:pStyle w:val="CommentText"/>
      </w:pPr>
      <w:r>
        <w:rPr>
          <w:rStyle w:val="CommentReference"/>
        </w:rPr>
        <w:annotationRef/>
      </w:r>
      <w:r>
        <w:t>I’ve streamlined</w:t>
      </w:r>
    </w:p>
  </w:comment>
  <w:comment w:id="220" w:author="Majid2" w:date="2018-11-06T10:54:00Z" w:initials="M">
    <w:p w14:paraId="756C8725" w14:textId="599D4EEB" w:rsidR="004069AE" w:rsidRDefault="004069AE">
      <w:pPr>
        <w:pStyle w:val="CommentText"/>
      </w:pPr>
      <w:r>
        <w:rPr>
          <w:rStyle w:val="CommentReference"/>
        </w:rPr>
        <w:annotationRef/>
      </w:r>
      <w:r>
        <w:t>To also discuss</w:t>
      </w:r>
    </w:p>
  </w:comment>
  <w:comment w:id="221" w:author="Majid2" w:date="2018-11-06T10:59:00Z" w:initials="M">
    <w:p w14:paraId="5FF9511A" w14:textId="2B0ACFF6" w:rsidR="004069AE" w:rsidRDefault="004069AE">
      <w:pPr>
        <w:pStyle w:val="CommentText"/>
      </w:pPr>
      <w:r>
        <w:rPr>
          <w:rStyle w:val="CommentReference"/>
        </w:rPr>
        <w:annotationRef/>
      </w:r>
      <w:r>
        <w:t xml:space="preserve">To discuss which of these relevant – there is something that makes crashes high/low and something that changes it with temperature; they are not necessarily the same.  Same with </w:t>
      </w:r>
      <w:proofErr w:type="gramStart"/>
      <w:r>
        <w:t>all of</w:t>
      </w:r>
      <w:proofErr w:type="gramEnd"/>
      <w:r>
        <w:t xml:space="preserve"> the ones below</w:t>
      </w:r>
    </w:p>
  </w:comment>
  <w:comment w:id="222" w:author="Ezzati, Majid" w:date="2018-11-06T07:14:00Z" w:initials="EM">
    <w:p w14:paraId="06789800" w14:textId="305DD88E" w:rsidR="004069AE" w:rsidRDefault="004069AE">
      <w:pPr>
        <w:pStyle w:val="CommentText"/>
      </w:pPr>
      <w:r>
        <w:rPr>
          <w:rStyle w:val="CommentReference"/>
        </w:rPr>
        <w:annotationRef/>
      </w:r>
      <w:r>
        <w:t>Not needed; use the actual name</w:t>
      </w:r>
    </w:p>
  </w:comment>
  <w:comment w:id="223" w:author="Ezzati, Majid" w:date="2018-11-06T07:16:00Z" w:initials="EM">
    <w:p w14:paraId="3BE8691F" w14:textId="7AC00AE0" w:rsidR="004069AE" w:rsidRDefault="004069AE">
      <w:pPr>
        <w:pStyle w:val="CommentText"/>
      </w:pPr>
      <w:r>
        <w:rPr>
          <w:rStyle w:val="CommentReference"/>
        </w:rPr>
        <w:annotationRef/>
      </w:r>
      <w:r>
        <w:t>To discuss if we should show for the entire period</w:t>
      </w:r>
    </w:p>
  </w:comment>
  <w:comment w:id="224" w:author="Parks, Robbie M" w:date="2018-11-21T13:39:00Z" w:initials="PRM">
    <w:p w14:paraId="46DB57AB" w14:textId="07B342EF" w:rsidR="004069AE" w:rsidRDefault="004069AE">
      <w:pPr>
        <w:pStyle w:val="CommentText"/>
      </w:pPr>
      <w:r>
        <w:rPr>
          <w:rStyle w:val="CommentReference"/>
        </w:rPr>
        <w:annotationRef/>
      </w:r>
      <w:r>
        <w:t>Have also created number of deaths version to discuss</w:t>
      </w:r>
    </w:p>
  </w:comment>
  <w:comment w:id="225" w:author="Ezzati, Majid" w:date="2018-11-06T07:17:00Z" w:initials="EM">
    <w:p w14:paraId="2E56708E" w14:textId="674D6454" w:rsidR="004069AE" w:rsidRDefault="004069AE">
      <w:pPr>
        <w:pStyle w:val="CommentText"/>
      </w:pPr>
      <w:r>
        <w:rPr>
          <w:rStyle w:val="CommentReference"/>
        </w:rPr>
        <w:annotationRef/>
      </w:r>
      <w:r>
        <w:t xml:space="preserve">Keep your captions sharp and simple; give all the qualifications after. The graph shows </w:t>
      </w:r>
      <w:proofErr w:type="spellStart"/>
      <w:r>
        <w:t>XXXXx</w:t>
      </w:r>
      <w:proofErr w:type="spellEnd"/>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92377EA" w15:done="0"/>
  <w15:commentEx w15:paraId="1D8598B2" w15:paraIdParent="592377EA" w15:done="0"/>
  <w15:commentEx w15:paraId="53051316" w15:done="0"/>
  <w15:commentEx w15:paraId="6B1B048B" w15:paraIdParent="53051316" w15:done="0"/>
  <w15:commentEx w15:paraId="4D6E9E03" w15:done="0"/>
  <w15:commentEx w15:paraId="6A2D75C3" w15:done="0"/>
  <w15:commentEx w15:paraId="5CEE364E" w15:done="0"/>
  <w15:commentEx w15:paraId="256A7319" w15:done="0"/>
  <w15:commentEx w15:paraId="6641516E" w15:paraIdParent="256A7319" w15:done="0"/>
  <w15:commentEx w15:paraId="4FAD66D4" w15:done="0"/>
  <w15:commentEx w15:paraId="60D2E4B1" w15:paraIdParent="4FAD66D4" w15:done="0"/>
  <w15:commentEx w15:paraId="63DDE017" w15:paraIdParent="4FAD66D4" w15:done="0"/>
  <w15:commentEx w15:paraId="1F3182CD" w15:done="0"/>
  <w15:commentEx w15:paraId="00BF204F" w15:paraIdParent="1F3182CD" w15:done="0"/>
  <w15:commentEx w15:paraId="74AA52C9" w15:done="0"/>
  <w15:commentEx w15:paraId="28A61689" w15:done="0"/>
  <w15:commentEx w15:paraId="07D80E53" w15:done="0"/>
  <w15:commentEx w15:paraId="0423D54C" w15:done="0"/>
  <w15:commentEx w15:paraId="3CAF6C00" w15:done="0"/>
  <w15:commentEx w15:paraId="21869A0C" w15:paraIdParent="3CAF6C00" w15:done="0"/>
  <w15:commentEx w15:paraId="5378CE52" w15:paraIdParent="3CAF6C00" w15:done="0"/>
  <w15:commentEx w15:paraId="109B9C09" w15:done="0"/>
  <w15:commentEx w15:paraId="674F0CF6" w15:done="0"/>
  <w15:commentEx w15:paraId="2E056849" w15:done="0"/>
  <w15:commentEx w15:paraId="207E839A" w15:paraIdParent="2E056849" w15:done="0"/>
  <w15:commentEx w15:paraId="5D38400B" w15:done="0"/>
  <w15:commentEx w15:paraId="743F5A00" w15:paraIdParent="5D38400B" w15:done="0"/>
  <w15:commentEx w15:paraId="03C3916E" w15:done="0"/>
  <w15:commentEx w15:paraId="7DFBF459" w15:done="0"/>
  <w15:commentEx w15:paraId="3BE45D49" w15:paraIdParent="7DFBF459" w15:done="0"/>
  <w15:commentEx w15:paraId="0FDFFF98" w15:done="0"/>
  <w15:commentEx w15:paraId="60BA5411" w15:done="0"/>
  <w15:commentEx w15:paraId="7D510A0E" w15:paraIdParent="60BA5411" w15:done="0"/>
  <w15:commentEx w15:paraId="48293A76" w15:done="0"/>
  <w15:commentEx w15:paraId="13F4FC21" w15:paraIdParent="48293A76" w15:done="0"/>
  <w15:commentEx w15:paraId="432C1C20" w15:done="0"/>
  <w15:commentEx w15:paraId="42DFE126" w15:done="0"/>
  <w15:commentEx w15:paraId="4859F745" w15:paraIdParent="42DFE126" w15:done="0"/>
  <w15:commentEx w15:paraId="49C39E06" w15:done="0"/>
  <w15:commentEx w15:paraId="0744C3EA" w15:done="0"/>
  <w15:commentEx w15:paraId="42DFD964" w15:paraIdParent="0744C3EA" w15:done="0"/>
  <w15:commentEx w15:paraId="4CFA6C2E" w15:done="0"/>
  <w15:commentEx w15:paraId="4DF59636" w15:done="0"/>
  <w15:commentEx w15:paraId="3060986A" w15:done="0"/>
  <w15:commentEx w15:paraId="244B4430" w15:done="0"/>
  <w15:commentEx w15:paraId="2AA5D03F" w15:done="0"/>
  <w15:commentEx w15:paraId="5C0F0B61" w15:paraIdParent="2AA5D03F" w15:done="0"/>
  <w15:commentEx w15:paraId="0D2CA0BF" w15:done="0"/>
  <w15:commentEx w15:paraId="5F19723F" w15:done="0"/>
  <w15:commentEx w15:paraId="4250C762" w15:done="0"/>
  <w15:commentEx w15:paraId="372C57E8" w15:paraIdParent="4250C762" w15:done="0"/>
  <w15:commentEx w15:paraId="47AAF460" w15:paraIdParent="4250C762" w15:done="0"/>
  <w15:commentEx w15:paraId="0083DCE3" w15:done="0"/>
  <w15:commentEx w15:paraId="12C52C3F" w15:done="0"/>
  <w15:commentEx w15:paraId="46D22721" w15:done="0"/>
  <w15:commentEx w15:paraId="3A9CE3C3" w15:done="0"/>
  <w15:commentEx w15:paraId="0C8872D9" w15:paraIdParent="3A9CE3C3" w15:done="0"/>
  <w15:commentEx w15:paraId="756C8725" w15:done="0"/>
  <w15:commentEx w15:paraId="5FF9511A" w15:done="0"/>
  <w15:commentEx w15:paraId="06789800" w15:done="0"/>
  <w15:commentEx w15:paraId="3BE8691F" w15:done="0"/>
  <w15:commentEx w15:paraId="46DB57AB" w15:paraIdParent="3BE8691F" w15:done="0"/>
  <w15:commentEx w15:paraId="2E56708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03D184C" w16cid:durableId="1FAA412F"/>
  <w16cid:commentId w16cid:paraId="2F75B5A4" w16cid:durableId="1FAA4130"/>
  <w16cid:commentId w16cid:paraId="580F34E7" w16cid:durableId="1FAA4131"/>
  <w16cid:commentId w16cid:paraId="7DCC38CA" w16cid:durableId="1FAA4132"/>
  <w16cid:commentId w16cid:paraId="5747E0EC" w16cid:durableId="1FAA4133"/>
  <w16cid:commentId w16cid:paraId="425C25D2" w16cid:durableId="1FAA438F"/>
  <w16cid:commentId w16cid:paraId="2E2BCD91" w16cid:durableId="1FAA4134"/>
  <w16cid:commentId w16cid:paraId="45EFD5AD" w16cid:durableId="1FAA4135"/>
  <w16cid:commentId w16cid:paraId="3CAF6C00" w16cid:durableId="1FAA79B3"/>
  <w16cid:commentId w16cid:paraId="1EB6AA64" w16cid:durableId="1FAA4136"/>
  <w16cid:commentId w16cid:paraId="18D5CD45" w16cid:durableId="1FAA7D9A"/>
  <w16cid:commentId w16cid:paraId="2EDED341" w16cid:durableId="1FAA82EF"/>
  <w16cid:commentId w16cid:paraId="7DFBF459" w16cid:durableId="1FAA8320"/>
  <w16cid:commentId w16cid:paraId="60BA5411" w16cid:durableId="1FAA86C0"/>
  <w16cid:commentId w16cid:paraId="48293A76" w16cid:durableId="1FAA4137"/>
  <w16cid:commentId w16cid:paraId="13F4FC21" w16cid:durableId="1FAA4138"/>
  <w16cid:commentId w16cid:paraId="6D296B72" w16cid:durableId="1FAA4139"/>
  <w16cid:commentId w16cid:paraId="3D4D3E22" w16cid:durableId="1FAAB721"/>
  <w16cid:commentId w16cid:paraId="65592731" w16cid:durableId="1FAA413A"/>
  <w16cid:commentId w16cid:paraId="0733216C" w16cid:durableId="1FAA8784"/>
  <w16cid:commentId w16cid:paraId="73F51C38" w16cid:durableId="1FAAB9C5"/>
  <w16cid:commentId w16cid:paraId="15D2C47D" w16cid:durableId="1FAA413B"/>
  <w16cid:commentId w16cid:paraId="4DF59636" w16cid:durableId="1FAAB942"/>
  <w16cid:commentId w16cid:paraId="29E49B50" w16cid:durableId="1FAA413C"/>
  <w16cid:commentId w16cid:paraId="45E26AF2" w16cid:durableId="1FAA413D"/>
  <w16cid:commentId w16cid:paraId="68E90CCA" w16cid:durableId="1FAA413E"/>
  <w16cid:commentId w16cid:paraId="4250C762" w16cid:durableId="1FAA413F"/>
  <w16cid:commentId w16cid:paraId="372C57E8" w16cid:durableId="1FAA4140"/>
  <w16cid:commentId w16cid:paraId="20DCB6BC" w16cid:durableId="1FAA4141"/>
  <w16cid:commentId w16cid:paraId="443F72F1" w16cid:durableId="1FAA4142"/>
  <w16cid:commentId w16cid:paraId="3A9CE3C3" w16cid:durableId="1FAA4143"/>
  <w16cid:commentId w16cid:paraId="0C8872D9" w16cid:durableId="1FAA4144"/>
  <w16cid:commentId w16cid:paraId="756C8725" w16cid:durableId="1FAA4145"/>
  <w16cid:commentId w16cid:paraId="00B82445" w16cid:durableId="1FAA4146"/>
  <w16cid:commentId w16cid:paraId="5FF9511A" w16cid:durableId="1FAA4147"/>
  <w16cid:commentId w16cid:paraId="06789800" w16cid:durableId="1FAAB6C5"/>
  <w16cid:commentId w16cid:paraId="3BE8691F" w16cid:durableId="1FAA4148"/>
  <w16cid:commentId w16cid:paraId="74A20D02" w16cid:durableId="1FAA4149"/>
  <w16cid:commentId w16cid:paraId="46DB57AB" w16cid:durableId="1FAA414A"/>
  <w16cid:commentId w16cid:paraId="2E56708E" w16cid:durableId="1FAA414B"/>
  <w16cid:commentId w16cid:paraId="5D72B834" w16cid:durableId="1FAA414C"/>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781715" w14:textId="77777777" w:rsidR="00F836CE" w:rsidRDefault="00F836CE">
      <w:pPr>
        <w:spacing w:after="0" w:line="240" w:lineRule="auto"/>
      </w:pPr>
      <w:r>
        <w:separator/>
      </w:r>
    </w:p>
  </w:endnote>
  <w:endnote w:type="continuationSeparator" w:id="0">
    <w:p w14:paraId="05A835C2" w14:textId="77777777" w:rsidR="00F836CE" w:rsidRDefault="00F836CE">
      <w:pPr>
        <w:spacing w:after="0" w:line="240" w:lineRule="auto"/>
      </w:pPr>
      <w:r>
        <w:continuationSeparator/>
      </w:r>
    </w:p>
  </w:endnote>
  <w:endnote w:type="continuationNotice" w:id="1">
    <w:p w14:paraId="54F75108" w14:textId="77777777" w:rsidR="00F836CE" w:rsidRDefault="00F836C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MS Mincho">
    <w:panose1 w:val="02020609040205080304"/>
    <w:charset w:val="80"/>
    <w:family w:val="auto"/>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4069AE" w:rsidRDefault="004069AE"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4069AE" w:rsidRDefault="004069AE"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420F949E" w:rsidR="004069AE" w:rsidRDefault="004069AE"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54560">
      <w:rPr>
        <w:rStyle w:val="PageNumber"/>
        <w:noProof/>
      </w:rPr>
      <w:t>14</w:t>
    </w:r>
    <w:r>
      <w:rPr>
        <w:rStyle w:val="PageNumber"/>
      </w:rPr>
      <w:fldChar w:fldCharType="end"/>
    </w:r>
  </w:p>
  <w:p w14:paraId="3F8F309C" w14:textId="77777777" w:rsidR="004069AE" w:rsidRDefault="004069AE"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2D6395" w14:textId="77777777" w:rsidR="00F836CE" w:rsidRDefault="00F836CE">
      <w:pPr>
        <w:spacing w:after="0" w:line="240" w:lineRule="auto"/>
      </w:pPr>
      <w:r>
        <w:separator/>
      </w:r>
    </w:p>
  </w:footnote>
  <w:footnote w:type="continuationSeparator" w:id="0">
    <w:p w14:paraId="3C66A3FF" w14:textId="77777777" w:rsidR="00F836CE" w:rsidRDefault="00F836CE">
      <w:pPr>
        <w:spacing w:after="0" w:line="240" w:lineRule="auto"/>
      </w:pPr>
      <w:r>
        <w:continuationSeparator/>
      </w:r>
    </w:p>
  </w:footnote>
  <w:footnote w:type="continuationNotice" w:id="1">
    <w:p w14:paraId="623236E5" w14:textId="77777777" w:rsidR="00F836CE" w:rsidRDefault="00F836CE">
      <w:pPr>
        <w:spacing w:after="0" w:line="240" w:lineRule="auto"/>
      </w:pP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rson w15:author="Bennett, James E">
    <w15:presenceInfo w15:providerId="AD" w15:userId="S::umahx99@ic.ac.uk::69b75617-9440-4f3c-8dd3-68616e7e15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2A6D"/>
    <w:rsid w:val="00002D30"/>
    <w:rsid w:val="00003799"/>
    <w:rsid w:val="00003D82"/>
    <w:rsid w:val="0000416A"/>
    <w:rsid w:val="0000446B"/>
    <w:rsid w:val="00004888"/>
    <w:rsid w:val="00004B84"/>
    <w:rsid w:val="00004B85"/>
    <w:rsid w:val="00004F5B"/>
    <w:rsid w:val="00005365"/>
    <w:rsid w:val="000060C8"/>
    <w:rsid w:val="00006214"/>
    <w:rsid w:val="000107F5"/>
    <w:rsid w:val="00011D62"/>
    <w:rsid w:val="00012A43"/>
    <w:rsid w:val="00012A91"/>
    <w:rsid w:val="00012E7D"/>
    <w:rsid w:val="00012FB9"/>
    <w:rsid w:val="0001322E"/>
    <w:rsid w:val="000135F4"/>
    <w:rsid w:val="0001432A"/>
    <w:rsid w:val="00015AFF"/>
    <w:rsid w:val="00016713"/>
    <w:rsid w:val="0001712A"/>
    <w:rsid w:val="000177DB"/>
    <w:rsid w:val="000210D1"/>
    <w:rsid w:val="000212F9"/>
    <w:rsid w:val="0002178B"/>
    <w:rsid w:val="00021BDE"/>
    <w:rsid w:val="000237D9"/>
    <w:rsid w:val="00023FB5"/>
    <w:rsid w:val="000246AA"/>
    <w:rsid w:val="000250EE"/>
    <w:rsid w:val="0002550F"/>
    <w:rsid w:val="000259CD"/>
    <w:rsid w:val="00025CAF"/>
    <w:rsid w:val="00026162"/>
    <w:rsid w:val="0002782B"/>
    <w:rsid w:val="00027DFE"/>
    <w:rsid w:val="00027E75"/>
    <w:rsid w:val="00027F75"/>
    <w:rsid w:val="00030C36"/>
    <w:rsid w:val="00031324"/>
    <w:rsid w:val="000331F8"/>
    <w:rsid w:val="0003365F"/>
    <w:rsid w:val="000338D0"/>
    <w:rsid w:val="00033DDF"/>
    <w:rsid w:val="00034610"/>
    <w:rsid w:val="00034AA3"/>
    <w:rsid w:val="00034AC0"/>
    <w:rsid w:val="0003657E"/>
    <w:rsid w:val="000372D3"/>
    <w:rsid w:val="00037843"/>
    <w:rsid w:val="00040054"/>
    <w:rsid w:val="0004018D"/>
    <w:rsid w:val="00040D7A"/>
    <w:rsid w:val="00040FE5"/>
    <w:rsid w:val="0004250C"/>
    <w:rsid w:val="00042FB2"/>
    <w:rsid w:val="0004316E"/>
    <w:rsid w:val="00043C29"/>
    <w:rsid w:val="00043D68"/>
    <w:rsid w:val="00044630"/>
    <w:rsid w:val="00044D40"/>
    <w:rsid w:val="00045CC4"/>
    <w:rsid w:val="00046D2C"/>
    <w:rsid w:val="00047A51"/>
    <w:rsid w:val="00047AE4"/>
    <w:rsid w:val="00051045"/>
    <w:rsid w:val="000512E4"/>
    <w:rsid w:val="00051433"/>
    <w:rsid w:val="0005183C"/>
    <w:rsid w:val="00051A12"/>
    <w:rsid w:val="0005321C"/>
    <w:rsid w:val="00053283"/>
    <w:rsid w:val="000541E2"/>
    <w:rsid w:val="000543FC"/>
    <w:rsid w:val="000545FB"/>
    <w:rsid w:val="00054AB7"/>
    <w:rsid w:val="00055B65"/>
    <w:rsid w:val="00060054"/>
    <w:rsid w:val="00061E82"/>
    <w:rsid w:val="000632BD"/>
    <w:rsid w:val="00064EEB"/>
    <w:rsid w:val="000651A2"/>
    <w:rsid w:val="00065E50"/>
    <w:rsid w:val="0006625F"/>
    <w:rsid w:val="000663B0"/>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7792"/>
    <w:rsid w:val="00081740"/>
    <w:rsid w:val="000818D3"/>
    <w:rsid w:val="000819BC"/>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1721"/>
    <w:rsid w:val="00091B94"/>
    <w:rsid w:val="00091E48"/>
    <w:rsid w:val="00092224"/>
    <w:rsid w:val="000929B0"/>
    <w:rsid w:val="000937AB"/>
    <w:rsid w:val="000938C0"/>
    <w:rsid w:val="00093E1B"/>
    <w:rsid w:val="00093F25"/>
    <w:rsid w:val="00094F74"/>
    <w:rsid w:val="00095490"/>
    <w:rsid w:val="00095915"/>
    <w:rsid w:val="00095F25"/>
    <w:rsid w:val="000962A3"/>
    <w:rsid w:val="00097348"/>
    <w:rsid w:val="000A084D"/>
    <w:rsid w:val="000A0A5E"/>
    <w:rsid w:val="000A1061"/>
    <w:rsid w:val="000A1F07"/>
    <w:rsid w:val="000A2462"/>
    <w:rsid w:val="000A2637"/>
    <w:rsid w:val="000A28BB"/>
    <w:rsid w:val="000A38D2"/>
    <w:rsid w:val="000A4BC4"/>
    <w:rsid w:val="000A5ABC"/>
    <w:rsid w:val="000A6108"/>
    <w:rsid w:val="000A6BC8"/>
    <w:rsid w:val="000A6C26"/>
    <w:rsid w:val="000A79C8"/>
    <w:rsid w:val="000B0766"/>
    <w:rsid w:val="000B0D4A"/>
    <w:rsid w:val="000B1E93"/>
    <w:rsid w:val="000B3932"/>
    <w:rsid w:val="000B49C7"/>
    <w:rsid w:val="000B523F"/>
    <w:rsid w:val="000B57F2"/>
    <w:rsid w:val="000B5BB0"/>
    <w:rsid w:val="000B5D70"/>
    <w:rsid w:val="000B634E"/>
    <w:rsid w:val="000B6495"/>
    <w:rsid w:val="000B7625"/>
    <w:rsid w:val="000B7A12"/>
    <w:rsid w:val="000B7F6A"/>
    <w:rsid w:val="000C28F6"/>
    <w:rsid w:val="000C36FE"/>
    <w:rsid w:val="000C3F6D"/>
    <w:rsid w:val="000C6935"/>
    <w:rsid w:val="000C7277"/>
    <w:rsid w:val="000C791A"/>
    <w:rsid w:val="000C79CE"/>
    <w:rsid w:val="000C7E66"/>
    <w:rsid w:val="000D10D8"/>
    <w:rsid w:val="000D1253"/>
    <w:rsid w:val="000D2919"/>
    <w:rsid w:val="000D3380"/>
    <w:rsid w:val="000D5E5E"/>
    <w:rsid w:val="000D7491"/>
    <w:rsid w:val="000D7660"/>
    <w:rsid w:val="000D7718"/>
    <w:rsid w:val="000E048C"/>
    <w:rsid w:val="000E0A8A"/>
    <w:rsid w:val="000E0B58"/>
    <w:rsid w:val="000E0B8D"/>
    <w:rsid w:val="000E1DDA"/>
    <w:rsid w:val="000E2FBB"/>
    <w:rsid w:val="000E4726"/>
    <w:rsid w:val="000E48D7"/>
    <w:rsid w:val="000E49E0"/>
    <w:rsid w:val="000E6236"/>
    <w:rsid w:val="000F09F9"/>
    <w:rsid w:val="000F0C79"/>
    <w:rsid w:val="000F1035"/>
    <w:rsid w:val="000F1DF7"/>
    <w:rsid w:val="000F3189"/>
    <w:rsid w:val="000F3D7A"/>
    <w:rsid w:val="000F503A"/>
    <w:rsid w:val="000F58BA"/>
    <w:rsid w:val="000F5DC3"/>
    <w:rsid w:val="000F6677"/>
    <w:rsid w:val="00100327"/>
    <w:rsid w:val="00100FF8"/>
    <w:rsid w:val="00101D5D"/>
    <w:rsid w:val="00102040"/>
    <w:rsid w:val="00102EE5"/>
    <w:rsid w:val="00104231"/>
    <w:rsid w:val="0010440D"/>
    <w:rsid w:val="0010539E"/>
    <w:rsid w:val="00105420"/>
    <w:rsid w:val="00105569"/>
    <w:rsid w:val="00105731"/>
    <w:rsid w:val="0010581C"/>
    <w:rsid w:val="00105A0D"/>
    <w:rsid w:val="001063E9"/>
    <w:rsid w:val="00107C70"/>
    <w:rsid w:val="00110568"/>
    <w:rsid w:val="00111694"/>
    <w:rsid w:val="00112077"/>
    <w:rsid w:val="001121F5"/>
    <w:rsid w:val="00112CB4"/>
    <w:rsid w:val="00112F7C"/>
    <w:rsid w:val="00113023"/>
    <w:rsid w:val="00113FD5"/>
    <w:rsid w:val="00115F35"/>
    <w:rsid w:val="0011649A"/>
    <w:rsid w:val="00116782"/>
    <w:rsid w:val="001167CB"/>
    <w:rsid w:val="001171AC"/>
    <w:rsid w:val="00120F44"/>
    <w:rsid w:val="00122769"/>
    <w:rsid w:val="001231CE"/>
    <w:rsid w:val="00123D04"/>
    <w:rsid w:val="001242F1"/>
    <w:rsid w:val="00124496"/>
    <w:rsid w:val="00124F13"/>
    <w:rsid w:val="00126580"/>
    <w:rsid w:val="001266B6"/>
    <w:rsid w:val="001273EA"/>
    <w:rsid w:val="0012798D"/>
    <w:rsid w:val="001279A6"/>
    <w:rsid w:val="00130C47"/>
    <w:rsid w:val="00130EA5"/>
    <w:rsid w:val="00130F9A"/>
    <w:rsid w:val="00131404"/>
    <w:rsid w:val="00131442"/>
    <w:rsid w:val="00131AE8"/>
    <w:rsid w:val="00132C6C"/>
    <w:rsid w:val="0013308F"/>
    <w:rsid w:val="001343C0"/>
    <w:rsid w:val="00136284"/>
    <w:rsid w:val="00141129"/>
    <w:rsid w:val="00141E26"/>
    <w:rsid w:val="00143E18"/>
    <w:rsid w:val="00145784"/>
    <w:rsid w:val="00145E04"/>
    <w:rsid w:val="00145FEB"/>
    <w:rsid w:val="001463BE"/>
    <w:rsid w:val="0014646A"/>
    <w:rsid w:val="00146A44"/>
    <w:rsid w:val="00146E70"/>
    <w:rsid w:val="00146F26"/>
    <w:rsid w:val="001504AA"/>
    <w:rsid w:val="001505CF"/>
    <w:rsid w:val="0015113F"/>
    <w:rsid w:val="00151901"/>
    <w:rsid w:val="001519F2"/>
    <w:rsid w:val="00152658"/>
    <w:rsid w:val="00152F5E"/>
    <w:rsid w:val="00156958"/>
    <w:rsid w:val="00156FC7"/>
    <w:rsid w:val="00157C23"/>
    <w:rsid w:val="0016077E"/>
    <w:rsid w:val="00160AE2"/>
    <w:rsid w:val="00161E98"/>
    <w:rsid w:val="00162988"/>
    <w:rsid w:val="00162F6E"/>
    <w:rsid w:val="0016379A"/>
    <w:rsid w:val="00165B58"/>
    <w:rsid w:val="0016666B"/>
    <w:rsid w:val="001668BC"/>
    <w:rsid w:val="00166F4A"/>
    <w:rsid w:val="0016714C"/>
    <w:rsid w:val="0016746F"/>
    <w:rsid w:val="00167A90"/>
    <w:rsid w:val="00167FBF"/>
    <w:rsid w:val="0017106C"/>
    <w:rsid w:val="00171799"/>
    <w:rsid w:val="00172B3F"/>
    <w:rsid w:val="001734E9"/>
    <w:rsid w:val="00173613"/>
    <w:rsid w:val="00174BA9"/>
    <w:rsid w:val="00174FAE"/>
    <w:rsid w:val="0017544F"/>
    <w:rsid w:val="001754B1"/>
    <w:rsid w:val="00176529"/>
    <w:rsid w:val="00176845"/>
    <w:rsid w:val="0017687E"/>
    <w:rsid w:val="00176D12"/>
    <w:rsid w:val="0017784F"/>
    <w:rsid w:val="001805FD"/>
    <w:rsid w:val="00180791"/>
    <w:rsid w:val="00180945"/>
    <w:rsid w:val="001810A3"/>
    <w:rsid w:val="0018191A"/>
    <w:rsid w:val="00181C14"/>
    <w:rsid w:val="00182817"/>
    <w:rsid w:val="0018293F"/>
    <w:rsid w:val="00182A4C"/>
    <w:rsid w:val="00182DA9"/>
    <w:rsid w:val="0018328F"/>
    <w:rsid w:val="00185879"/>
    <w:rsid w:val="001876DA"/>
    <w:rsid w:val="00190108"/>
    <w:rsid w:val="001910F8"/>
    <w:rsid w:val="0019142A"/>
    <w:rsid w:val="00192959"/>
    <w:rsid w:val="00194696"/>
    <w:rsid w:val="00194A92"/>
    <w:rsid w:val="001956B1"/>
    <w:rsid w:val="0019644B"/>
    <w:rsid w:val="00196C4A"/>
    <w:rsid w:val="00196C5E"/>
    <w:rsid w:val="00196E66"/>
    <w:rsid w:val="001A1F00"/>
    <w:rsid w:val="001A251A"/>
    <w:rsid w:val="001A2BB2"/>
    <w:rsid w:val="001A330C"/>
    <w:rsid w:val="001A3594"/>
    <w:rsid w:val="001A3870"/>
    <w:rsid w:val="001A3A57"/>
    <w:rsid w:val="001A4AD3"/>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31F4"/>
    <w:rsid w:val="001B365D"/>
    <w:rsid w:val="001B41BA"/>
    <w:rsid w:val="001B4AE9"/>
    <w:rsid w:val="001B5646"/>
    <w:rsid w:val="001B6C3F"/>
    <w:rsid w:val="001B7D9F"/>
    <w:rsid w:val="001B7FB3"/>
    <w:rsid w:val="001C1104"/>
    <w:rsid w:val="001C157D"/>
    <w:rsid w:val="001C1730"/>
    <w:rsid w:val="001C2178"/>
    <w:rsid w:val="001C250A"/>
    <w:rsid w:val="001C2D6F"/>
    <w:rsid w:val="001C38C2"/>
    <w:rsid w:val="001C3E28"/>
    <w:rsid w:val="001C540F"/>
    <w:rsid w:val="001C608C"/>
    <w:rsid w:val="001C613C"/>
    <w:rsid w:val="001C61A2"/>
    <w:rsid w:val="001C658C"/>
    <w:rsid w:val="001D01A6"/>
    <w:rsid w:val="001D0343"/>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8FC"/>
    <w:rsid w:val="001D7BA9"/>
    <w:rsid w:val="001E0F71"/>
    <w:rsid w:val="001E0FAC"/>
    <w:rsid w:val="001E184E"/>
    <w:rsid w:val="001E298C"/>
    <w:rsid w:val="001E2DDB"/>
    <w:rsid w:val="001E3210"/>
    <w:rsid w:val="001E5C03"/>
    <w:rsid w:val="001E5CD7"/>
    <w:rsid w:val="001E611A"/>
    <w:rsid w:val="001E6FA9"/>
    <w:rsid w:val="001E738D"/>
    <w:rsid w:val="001E73A0"/>
    <w:rsid w:val="001E7732"/>
    <w:rsid w:val="001F0274"/>
    <w:rsid w:val="001F07A4"/>
    <w:rsid w:val="001F0FFF"/>
    <w:rsid w:val="001F21E6"/>
    <w:rsid w:val="001F3665"/>
    <w:rsid w:val="001F37C4"/>
    <w:rsid w:val="001F4153"/>
    <w:rsid w:val="001F45F1"/>
    <w:rsid w:val="001F475B"/>
    <w:rsid w:val="001F5256"/>
    <w:rsid w:val="001F5A2E"/>
    <w:rsid w:val="001F6E49"/>
    <w:rsid w:val="001F704E"/>
    <w:rsid w:val="001F7DDE"/>
    <w:rsid w:val="002001DE"/>
    <w:rsid w:val="002016BA"/>
    <w:rsid w:val="00202290"/>
    <w:rsid w:val="00202B92"/>
    <w:rsid w:val="00203599"/>
    <w:rsid w:val="0020482E"/>
    <w:rsid w:val="0020498A"/>
    <w:rsid w:val="0020532C"/>
    <w:rsid w:val="00205AEF"/>
    <w:rsid w:val="00206A3E"/>
    <w:rsid w:val="00206EE5"/>
    <w:rsid w:val="00207B14"/>
    <w:rsid w:val="00207F3E"/>
    <w:rsid w:val="002126B3"/>
    <w:rsid w:val="0021306D"/>
    <w:rsid w:val="002136E5"/>
    <w:rsid w:val="002166AE"/>
    <w:rsid w:val="00216745"/>
    <w:rsid w:val="00216B1B"/>
    <w:rsid w:val="002172DD"/>
    <w:rsid w:val="00217529"/>
    <w:rsid w:val="00217F61"/>
    <w:rsid w:val="00220930"/>
    <w:rsid w:val="00220C4B"/>
    <w:rsid w:val="00221A47"/>
    <w:rsid w:val="00222168"/>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69CA"/>
    <w:rsid w:val="00237B6F"/>
    <w:rsid w:val="00237CD0"/>
    <w:rsid w:val="0024077D"/>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5016C"/>
    <w:rsid w:val="00250C33"/>
    <w:rsid w:val="00252185"/>
    <w:rsid w:val="002522D1"/>
    <w:rsid w:val="00252CB9"/>
    <w:rsid w:val="00252CDC"/>
    <w:rsid w:val="0025351B"/>
    <w:rsid w:val="002541F6"/>
    <w:rsid w:val="002545CA"/>
    <w:rsid w:val="00254B2A"/>
    <w:rsid w:val="00255125"/>
    <w:rsid w:val="002554A9"/>
    <w:rsid w:val="002554C0"/>
    <w:rsid w:val="0025682D"/>
    <w:rsid w:val="00257B8E"/>
    <w:rsid w:val="0026033D"/>
    <w:rsid w:val="0026048D"/>
    <w:rsid w:val="00260B02"/>
    <w:rsid w:val="00261076"/>
    <w:rsid w:val="002611BE"/>
    <w:rsid w:val="0026224F"/>
    <w:rsid w:val="00262BC5"/>
    <w:rsid w:val="00263DC1"/>
    <w:rsid w:val="00263F7E"/>
    <w:rsid w:val="00264EE8"/>
    <w:rsid w:val="00265FDC"/>
    <w:rsid w:val="00266616"/>
    <w:rsid w:val="0026667C"/>
    <w:rsid w:val="00266F8F"/>
    <w:rsid w:val="002673A2"/>
    <w:rsid w:val="00267585"/>
    <w:rsid w:val="00267A9F"/>
    <w:rsid w:val="00273273"/>
    <w:rsid w:val="002733F3"/>
    <w:rsid w:val="002736F5"/>
    <w:rsid w:val="00273FC0"/>
    <w:rsid w:val="00274FC3"/>
    <w:rsid w:val="002754D2"/>
    <w:rsid w:val="00277143"/>
    <w:rsid w:val="002773C7"/>
    <w:rsid w:val="00277948"/>
    <w:rsid w:val="00280E5B"/>
    <w:rsid w:val="00281454"/>
    <w:rsid w:val="00283C48"/>
    <w:rsid w:val="00283D8C"/>
    <w:rsid w:val="00283E06"/>
    <w:rsid w:val="00284EE0"/>
    <w:rsid w:val="002855D6"/>
    <w:rsid w:val="00285791"/>
    <w:rsid w:val="00285866"/>
    <w:rsid w:val="00287584"/>
    <w:rsid w:val="00290ABB"/>
    <w:rsid w:val="00290E98"/>
    <w:rsid w:val="00292A75"/>
    <w:rsid w:val="0029382A"/>
    <w:rsid w:val="0029420D"/>
    <w:rsid w:val="00294C1D"/>
    <w:rsid w:val="002953F0"/>
    <w:rsid w:val="00295451"/>
    <w:rsid w:val="002964A1"/>
    <w:rsid w:val="00296A5E"/>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11C6"/>
    <w:rsid w:val="002B1398"/>
    <w:rsid w:val="002B2E37"/>
    <w:rsid w:val="002B40EE"/>
    <w:rsid w:val="002B42BF"/>
    <w:rsid w:val="002B5115"/>
    <w:rsid w:val="002B5412"/>
    <w:rsid w:val="002B566C"/>
    <w:rsid w:val="002B7879"/>
    <w:rsid w:val="002B7F08"/>
    <w:rsid w:val="002C0846"/>
    <w:rsid w:val="002C1B3A"/>
    <w:rsid w:val="002C2D96"/>
    <w:rsid w:val="002C3906"/>
    <w:rsid w:val="002C4371"/>
    <w:rsid w:val="002C4C73"/>
    <w:rsid w:val="002C5217"/>
    <w:rsid w:val="002C5765"/>
    <w:rsid w:val="002C5BFE"/>
    <w:rsid w:val="002C6259"/>
    <w:rsid w:val="002C7237"/>
    <w:rsid w:val="002C78AF"/>
    <w:rsid w:val="002C7D8D"/>
    <w:rsid w:val="002D1682"/>
    <w:rsid w:val="002D1F5C"/>
    <w:rsid w:val="002D23EC"/>
    <w:rsid w:val="002D24E6"/>
    <w:rsid w:val="002D2A7C"/>
    <w:rsid w:val="002D3368"/>
    <w:rsid w:val="002D45B8"/>
    <w:rsid w:val="002D4EED"/>
    <w:rsid w:val="002D7AC2"/>
    <w:rsid w:val="002E0397"/>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B80"/>
    <w:rsid w:val="002F39C9"/>
    <w:rsid w:val="002F3DCF"/>
    <w:rsid w:val="002F3F68"/>
    <w:rsid w:val="002F40C3"/>
    <w:rsid w:val="002F4658"/>
    <w:rsid w:val="002F47DF"/>
    <w:rsid w:val="002F49F5"/>
    <w:rsid w:val="002F4A6E"/>
    <w:rsid w:val="002F4DC5"/>
    <w:rsid w:val="002F512B"/>
    <w:rsid w:val="002F5FDC"/>
    <w:rsid w:val="002F6A0C"/>
    <w:rsid w:val="002F6AD2"/>
    <w:rsid w:val="002F6D34"/>
    <w:rsid w:val="002F7093"/>
    <w:rsid w:val="002F753E"/>
    <w:rsid w:val="003007A1"/>
    <w:rsid w:val="00300CD8"/>
    <w:rsid w:val="003015D6"/>
    <w:rsid w:val="003018AC"/>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57F8"/>
    <w:rsid w:val="00325C23"/>
    <w:rsid w:val="00327C97"/>
    <w:rsid w:val="00330013"/>
    <w:rsid w:val="003301C2"/>
    <w:rsid w:val="00332383"/>
    <w:rsid w:val="0033298B"/>
    <w:rsid w:val="0033375D"/>
    <w:rsid w:val="003340AF"/>
    <w:rsid w:val="00334A02"/>
    <w:rsid w:val="00334A3C"/>
    <w:rsid w:val="00334F2A"/>
    <w:rsid w:val="00335B57"/>
    <w:rsid w:val="003360D5"/>
    <w:rsid w:val="00341789"/>
    <w:rsid w:val="00345A02"/>
    <w:rsid w:val="003462A6"/>
    <w:rsid w:val="003464A7"/>
    <w:rsid w:val="003467F3"/>
    <w:rsid w:val="00347A19"/>
    <w:rsid w:val="00347B7D"/>
    <w:rsid w:val="00347BC4"/>
    <w:rsid w:val="00350B39"/>
    <w:rsid w:val="00352D62"/>
    <w:rsid w:val="003530D4"/>
    <w:rsid w:val="0035337E"/>
    <w:rsid w:val="00353D25"/>
    <w:rsid w:val="003542CE"/>
    <w:rsid w:val="00356025"/>
    <w:rsid w:val="0035659D"/>
    <w:rsid w:val="003575A7"/>
    <w:rsid w:val="00357A10"/>
    <w:rsid w:val="00357D07"/>
    <w:rsid w:val="00357D26"/>
    <w:rsid w:val="00360759"/>
    <w:rsid w:val="00360A89"/>
    <w:rsid w:val="0036143F"/>
    <w:rsid w:val="003625E9"/>
    <w:rsid w:val="00362889"/>
    <w:rsid w:val="003633BC"/>
    <w:rsid w:val="00363A45"/>
    <w:rsid w:val="00364E5E"/>
    <w:rsid w:val="00365F79"/>
    <w:rsid w:val="0036664E"/>
    <w:rsid w:val="00367067"/>
    <w:rsid w:val="00370A14"/>
    <w:rsid w:val="00373407"/>
    <w:rsid w:val="00373ACD"/>
    <w:rsid w:val="003747E1"/>
    <w:rsid w:val="0037567B"/>
    <w:rsid w:val="003757BC"/>
    <w:rsid w:val="00376963"/>
    <w:rsid w:val="00376EFE"/>
    <w:rsid w:val="003770F7"/>
    <w:rsid w:val="003774B4"/>
    <w:rsid w:val="00377557"/>
    <w:rsid w:val="00377DAC"/>
    <w:rsid w:val="003800D1"/>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06BC"/>
    <w:rsid w:val="003A239F"/>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71FE"/>
    <w:rsid w:val="003C0448"/>
    <w:rsid w:val="003C153C"/>
    <w:rsid w:val="003C1C54"/>
    <w:rsid w:val="003C214C"/>
    <w:rsid w:val="003C28C6"/>
    <w:rsid w:val="003C32BB"/>
    <w:rsid w:val="003C34DC"/>
    <w:rsid w:val="003C363E"/>
    <w:rsid w:val="003C3DF4"/>
    <w:rsid w:val="003C46F0"/>
    <w:rsid w:val="003C4FE4"/>
    <w:rsid w:val="003C52FC"/>
    <w:rsid w:val="003C6C93"/>
    <w:rsid w:val="003C7830"/>
    <w:rsid w:val="003C7D02"/>
    <w:rsid w:val="003D0A6C"/>
    <w:rsid w:val="003D11EE"/>
    <w:rsid w:val="003D1392"/>
    <w:rsid w:val="003D20F2"/>
    <w:rsid w:val="003D298F"/>
    <w:rsid w:val="003D2A41"/>
    <w:rsid w:val="003D4196"/>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519"/>
    <w:rsid w:val="0040261A"/>
    <w:rsid w:val="00402D6F"/>
    <w:rsid w:val="0040311B"/>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3062"/>
    <w:rsid w:val="004163E8"/>
    <w:rsid w:val="00416A32"/>
    <w:rsid w:val="00416B2F"/>
    <w:rsid w:val="00420EA0"/>
    <w:rsid w:val="00422A12"/>
    <w:rsid w:val="00422D34"/>
    <w:rsid w:val="00423243"/>
    <w:rsid w:val="0042446C"/>
    <w:rsid w:val="00426492"/>
    <w:rsid w:val="004264D7"/>
    <w:rsid w:val="00426BE3"/>
    <w:rsid w:val="00427EA4"/>
    <w:rsid w:val="00430B68"/>
    <w:rsid w:val="004312AF"/>
    <w:rsid w:val="004313A3"/>
    <w:rsid w:val="00431E3F"/>
    <w:rsid w:val="00431E5E"/>
    <w:rsid w:val="004337CB"/>
    <w:rsid w:val="00433EDB"/>
    <w:rsid w:val="00434C0F"/>
    <w:rsid w:val="00434F33"/>
    <w:rsid w:val="00436EFD"/>
    <w:rsid w:val="00440177"/>
    <w:rsid w:val="00442AF2"/>
    <w:rsid w:val="00443AA8"/>
    <w:rsid w:val="00445372"/>
    <w:rsid w:val="004453B7"/>
    <w:rsid w:val="004455F1"/>
    <w:rsid w:val="004468EB"/>
    <w:rsid w:val="00446A46"/>
    <w:rsid w:val="00447BDD"/>
    <w:rsid w:val="004508FE"/>
    <w:rsid w:val="00450FA1"/>
    <w:rsid w:val="00451021"/>
    <w:rsid w:val="00452C20"/>
    <w:rsid w:val="00452DCF"/>
    <w:rsid w:val="00453854"/>
    <w:rsid w:val="00453A9A"/>
    <w:rsid w:val="00453AD2"/>
    <w:rsid w:val="00454560"/>
    <w:rsid w:val="004556E7"/>
    <w:rsid w:val="00455EC1"/>
    <w:rsid w:val="004561BE"/>
    <w:rsid w:val="004565A9"/>
    <w:rsid w:val="004566FC"/>
    <w:rsid w:val="00457533"/>
    <w:rsid w:val="00457B55"/>
    <w:rsid w:val="0046002E"/>
    <w:rsid w:val="00461017"/>
    <w:rsid w:val="004610E6"/>
    <w:rsid w:val="004613C7"/>
    <w:rsid w:val="0046151D"/>
    <w:rsid w:val="00461892"/>
    <w:rsid w:val="00462AFB"/>
    <w:rsid w:val="00462CD5"/>
    <w:rsid w:val="00463270"/>
    <w:rsid w:val="00463A1C"/>
    <w:rsid w:val="00464B7F"/>
    <w:rsid w:val="004663B7"/>
    <w:rsid w:val="00466690"/>
    <w:rsid w:val="00466764"/>
    <w:rsid w:val="004668F4"/>
    <w:rsid w:val="00466E86"/>
    <w:rsid w:val="00467302"/>
    <w:rsid w:val="00467F67"/>
    <w:rsid w:val="00470703"/>
    <w:rsid w:val="00471233"/>
    <w:rsid w:val="00472234"/>
    <w:rsid w:val="00472D21"/>
    <w:rsid w:val="00474B61"/>
    <w:rsid w:val="004752C7"/>
    <w:rsid w:val="00475B09"/>
    <w:rsid w:val="00475FD8"/>
    <w:rsid w:val="00476CD6"/>
    <w:rsid w:val="0047730E"/>
    <w:rsid w:val="00480FF2"/>
    <w:rsid w:val="004814FB"/>
    <w:rsid w:val="00481829"/>
    <w:rsid w:val="00481F11"/>
    <w:rsid w:val="00483196"/>
    <w:rsid w:val="0048319E"/>
    <w:rsid w:val="004857EC"/>
    <w:rsid w:val="00486F73"/>
    <w:rsid w:val="00490017"/>
    <w:rsid w:val="004905A3"/>
    <w:rsid w:val="0049084A"/>
    <w:rsid w:val="00492074"/>
    <w:rsid w:val="00492230"/>
    <w:rsid w:val="0049494F"/>
    <w:rsid w:val="00494A58"/>
    <w:rsid w:val="00494FE8"/>
    <w:rsid w:val="00495116"/>
    <w:rsid w:val="0049545B"/>
    <w:rsid w:val="004960CC"/>
    <w:rsid w:val="004A01F7"/>
    <w:rsid w:val="004A04FD"/>
    <w:rsid w:val="004A09C3"/>
    <w:rsid w:val="004A11D9"/>
    <w:rsid w:val="004A18F3"/>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0CB"/>
    <w:rsid w:val="004B5345"/>
    <w:rsid w:val="004B66E9"/>
    <w:rsid w:val="004B6C03"/>
    <w:rsid w:val="004B711E"/>
    <w:rsid w:val="004C0459"/>
    <w:rsid w:val="004C1466"/>
    <w:rsid w:val="004C2047"/>
    <w:rsid w:val="004C3449"/>
    <w:rsid w:val="004C3F52"/>
    <w:rsid w:val="004C40E0"/>
    <w:rsid w:val="004C44F5"/>
    <w:rsid w:val="004C4565"/>
    <w:rsid w:val="004C67C0"/>
    <w:rsid w:val="004C7EE7"/>
    <w:rsid w:val="004D0498"/>
    <w:rsid w:val="004D0817"/>
    <w:rsid w:val="004D1163"/>
    <w:rsid w:val="004D134D"/>
    <w:rsid w:val="004D14C7"/>
    <w:rsid w:val="004D157A"/>
    <w:rsid w:val="004D2342"/>
    <w:rsid w:val="004D280A"/>
    <w:rsid w:val="004D2983"/>
    <w:rsid w:val="004D2A65"/>
    <w:rsid w:val="004D2AEF"/>
    <w:rsid w:val="004D3AAB"/>
    <w:rsid w:val="004D3C7F"/>
    <w:rsid w:val="004D4C88"/>
    <w:rsid w:val="004D5642"/>
    <w:rsid w:val="004D68DE"/>
    <w:rsid w:val="004D6D31"/>
    <w:rsid w:val="004D6DF0"/>
    <w:rsid w:val="004D7526"/>
    <w:rsid w:val="004E2671"/>
    <w:rsid w:val="004E2756"/>
    <w:rsid w:val="004E5FB1"/>
    <w:rsid w:val="004E697F"/>
    <w:rsid w:val="004E6C06"/>
    <w:rsid w:val="004E7ADB"/>
    <w:rsid w:val="004E7DE8"/>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274"/>
    <w:rsid w:val="005024A4"/>
    <w:rsid w:val="005024AE"/>
    <w:rsid w:val="005028B3"/>
    <w:rsid w:val="00502DC7"/>
    <w:rsid w:val="00503D85"/>
    <w:rsid w:val="00503DE0"/>
    <w:rsid w:val="005050EC"/>
    <w:rsid w:val="00505130"/>
    <w:rsid w:val="00506AF4"/>
    <w:rsid w:val="0050701A"/>
    <w:rsid w:val="00507258"/>
    <w:rsid w:val="00507D53"/>
    <w:rsid w:val="00510463"/>
    <w:rsid w:val="00510CB5"/>
    <w:rsid w:val="00510FD2"/>
    <w:rsid w:val="0051105A"/>
    <w:rsid w:val="0051175E"/>
    <w:rsid w:val="0051208B"/>
    <w:rsid w:val="005125DB"/>
    <w:rsid w:val="00512FD2"/>
    <w:rsid w:val="005130C5"/>
    <w:rsid w:val="00513F0D"/>
    <w:rsid w:val="00514A85"/>
    <w:rsid w:val="00516469"/>
    <w:rsid w:val="00516839"/>
    <w:rsid w:val="00516C02"/>
    <w:rsid w:val="005179F4"/>
    <w:rsid w:val="00517A53"/>
    <w:rsid w:val="005205C5"/>
    <w:rsid w:val="00520742"/>
    <w:rsid w:val="005207BC"/>
    <w:rsid w:val="0052102A"/>
    <w:rsid w:val="00521EEA"/>
    <w:rsid w:val="00523C75"/>
    <w:rsid w:val="005259CD"/>
    <w:rsid w:val="00527229"/>
    <w:rsid w:val="00530793"/>
    <w:rsid w:val="00530F84"/>
    <w:rsid w:val="00534095"/>
    <w:rsid w:val="0053420F"/>
    <w:rsid w:val="0053484F"/>
    <w:rsid w:val="0053508A"/>
    <w:rsid w:val="00535171"/>
    <w:rsid w:val="005357E1"/>
    <w:rsid w:val="00537542"/>
    <w:rsid w:val="00541571"/>
    <w:rsid w:val="0054202E"/>
    <w:rsid w:val="0054215F"/>
    <w:rsid w:val="005424BC"/>
    <w:rsid w:val="00542702"/>
    <w:rsid w:val="00542862"/>
    <w:rsid w:val="00542DD5"/>
    <w:rsid w:val="005450E2"/>
    <w:rsid w:val="005472F1"/>
    <w:rsid w:val="00550361"/>
    <w:rsid w:val="00552A75"/>
    <w:rsid w:val="00552C1A"/>
    <w:rsid w:val="00552C42"/>
    <w:rsid w:val="005537B0"/>
    <w:rsid w:val="00553BFB"/>
    <w:rsid w:val="00554728"/>
    <w:rsid w:val="00554C35"/>
    <w:rsid w:val="0055543E"/>
    <w:rsid w:val="0055622E"/>
    <w:rsid w:val="005568F2"/>
    <w:rsid w:val="00556BCB"/>
    <w:rsid w:val="00556DC9"/>
    <w:rsid w:val="005570AC"/>
    <w:rsid w:val="00557131"/>
    <w:rsid w:val="00557198"/>
    <w:rsid w:val="0056020B"/>
    <w:rsid w:val="0056051E"/>
    <w:rsid w:val="00561617"/>
    <w:rsid w:val="00561C87"/>
    <w:rsid w:val="00561DD4"/>
    <w:rsid w:val="00561E45"/>
    <w:rsid w:val="005633D8"/>
    <w:rsid w:val="00563464"/>
    <w:rsid w:val="005643F0"/>
    <w:rsid w:val="00564890"/>
    <w:rsid w:val="00564FC2"/>
    <w:rsid w:val="005651E1"/>
    <w:rsid w:val="00565748"/>
    <w:rsid w:val="00565B41"/>
    <w:rsid w:val="00566BC9"/>
    <w:rsid w:val="00567A03"/>
    <w:rsid w:val="00571673"/>
    <w:rsid w:val="0057228F"/>
    <w:rsid w:val="00572C2D"/>
    <w:rsid w:val="005738F2"/>
    <w:rsid w:val="00574DE0"/>
    <w:rsid w:val="00576F95"/>
    <w:rsid w:val="00577AB6"/>
    <w:rsid w:val="00577C4A"/>
    <w:rsid w:val="0058211A"/>
    <w:rsid w:val="00582B8F"/>
    <w:rsid w:val="0058338A"/>
    <w:rsid w:val="00584286"/>
    <w:rsid w:val="0058439A"/>
    <w:rsid w:val="00584D18"/>
    <w:rsid w:val="00584EF8"/>
    <w:rsid w:val="00585001"/>
    <w:rsid w:val="005870DD"/>
    <w:rsid w:val="00587150"/>
    <w:rsid w:val="00587C72"/>
    <w:rsid w:val="00592D17"/>
    <w:rsid w:val="005932B1"/>
    <w:rsid w:val="00593592"/>
    <w:rsid w:val="00593EAA"/>
    <w:rsid w:val="0059432A"/>
    <w:rsid w:val="0059454C"/>
    <w:rsid w:val="0059496D"/>
    <w:rsid w:val="00594B8C"/>
    <w:rsid w:val="005950DE"/>
    <w:rsid w:val="00595227"/>
    <w:rsid w:val="00595DD1"/>
    <w:rsid w:val="00596525"/>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4DFF"/>
    <w:rsid w:val="005B5156"/>
    <w:rsid w:val="005B69E7"/>
    <w:rsid w:val="005B71EA"/>
    <w:rsid w:val="005B744E"/>
    <w:rsid w:val="005B771B"/>
    <w:rsid w:val="005C2298"/>
    <w:rsid w:val="005C41BF"/>
    <w:rsid w:val="005C42CF"/>
    <w:rsid w:val="005C543C"/>
    <w:rsid w:val="005C5FCB"/>
    <w:rsid w:val="005C6E29"/>
    <w:rsid w:val="005C776A"/>
    <w:rsid w:val="005D0E66"/>
    <w:rsid w:val="005D0FB3"/>
    <w:rsid w:val="005D1ED5"/>
    <w:rsid w:val="005D1FD7"/>
    <w:rsid w:val="005D2340"/>
    <w:rsid w:val="005D23BE"/>
    <w:rsid w:val="005D379A"/>
    <w:rsid w:val="005D4926"/>
    <w:rsid w:val="005D5BB7"/>
    <w:rsid w:val="005D73D0"/>
    <w:rsid w:val="005D75D9"/>
    <w:rsid w:val="005D7922"/>
    <w:rsid w:val="005D7A85"/>
    <w:rsid w:val="005E0E67"/>
    <w:rsid w:val="005E2E4E"/>
    <w:rsid w:val="005E329F"/>
    <w:rsid w:val="005E32A5"/>
    <w:rsid w:val="005E3707"/>
    <w:rsid w:val="005E4E2B"/>
    <w:rsid w:val="005E5557"/>
    <w:rsid w:val="005E65AD"/>
    <w:rsid w:val="005E69CF"/>
    <w:rsid w:val="005E7132"/>
    <w:rsid w:val="005E752C"/>
    <w:rsid w:val="005F0012"/>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660A"/>
    <w:rsid w:val="005F7E2C"/>
    <w:rsid w:val="00600D04"/>
    <w:rsid w:val="0060130A"/>
    <w:rsid w:val="006021A0"/>
    <w:rsid w:val="00602B35"/>
    <w:rsid w:val="00602B6B"/>
    <w:rsid w:val="00603B57"/>
    <w:rsid w:val="00603BCA"/>
    <w:rsid w:val="00604731"/>
    <w:rsid w:val="0060525A"/>
    <w:rsid w:val="0060531B"/>
    <w:rsid w:val="00605BD6"/>
    <w:rsid w:val="00606AED"/>
    <w:rsid w:val="00607D56"/>
    <w:rsid w:val="00610AD2"/>
    <w:rsid w:val="00611F5E"/>
    <w:rsid w:val="006124E6"/>
    <w:rsid w:val="006126B3"/>
    <w:rsid w:val="00612A70"/>
    <w:rsid w:val="00612AD9"/>
    <w:rsid w:val="006149A4"/>
    <w:rsid w:val="006151EC"/>
    <w:rsid w:val="00615A63"/>
    <w:rsid w:val="00615B5E"/>
    <w:rsid w:val="00617238"/>
    <w:rsid w:val="00617630"/>
    <w:rsid w:val="00621CCD"/>
    <w:rsid w:val="00622443"/>
    <w:rsid w:val="0062271A"/>
    <w:rsid w:val="006233AE"/>
    <w:rsid w:val="00625138"/>
    <w:rsid w:val="00625355"/>
    <w:rsid w:val="00625474"/>
    <w:rsid w:val="00625B27"/>
    <w:rsid w:val="00626906"/>
    <w:rsid w:val="00630264"/>
    <w:rsid w:val="00630617"/>
    <w:rsid w:val="006306EA"/>
    <w:rsid w:val="0063232C"/>
    <w:rsid w:val="00632709"/>
    <w:rsid w:val="0063378A"/>
    <w:rsid w:val="0063545F"/>
    <w:rsid w:val="006356EB"/>
    <w:rsid w:val="00636C9B"/>
    <w:rsid w:val="00636E70"/>
    <w:rsid w:val="00636ED8"/>
    <w:rsid w:val="00637323"/>
    <w:rsid w:val="00637860"/>
    <w:rsid w:val="00641AF0"/>
    <w:rsid w:val="00641DBA"/>
    <w:rsid w:val="00643BB4"/>
    <w:rsid w:val="00644234"/>
    <w:rsid w:val="00644452"/>
    <w:rsid w:val="0064457B"/>
    <w:rsid w:val="00644C34"/>
    <w:rsid w:val="006455FA"/>
    <w:rsid w:val="00645955"/>
    <w:rsid w:val="00645C3A"/>
    <w:rsid w:val="0064674D"/>
    <w:rsid w:val="00647252"/>
    <w:rsid w:val="00647260"/>
    <w:rsid w:val="00647483"/>
    <w:rsid w:val="0065029D"/>
    <w:rsid w:val="00650B40"/>
    <w:rsid w:val="00650BAB"/>
    <w:rsid w:val="00650CDF"/>
    <w:rsid w:val="00651062"/>
    <w:rsid w:val="00651564"/>
    <w:rsid w:val="0065185D"/>
    <w:rsid w:val="00651FB2"/>
    <w:rsid w:val="00652AC7"/>
    <w:rsid w:val="006542C5"/>
    <w:rsid w:val="00654669"/>
    <w:rsid w:val="00655358"/>
    <w:rsid w:val="00657CEE"/>
    <w:rsid w:val="0066096F"/>
    <w:rsid w:val="00660D5C"/>
    <w:rsid w:val="00660FA9"/>
    <w:rsid w:val="00661B1E"/>
    <w:rsid w:val="00661BB4"/>
    <w:rsid w:val="00662D9A"/>
    <w:rsid w:val="0066306F"/>
    <w:rsid w:val="006633AD"/>
    <w:rsid w:val="0066454A"/>
    <w:rsid w:val="00664921"/>
    <w:rsid w:val="00665BF4"/>
    <w:rsid w:val="00670CE3"/>
    <w:rsid w:val="00670E5A"/>
    <w:rsid w:val="00670EC7"/>
    <w:rsid w:val="00671218"/>
    <w:rsid w:val="00671DC6"/>
    <w:rsid w:val="00671E7D"/>
    <w:rsid w:val="00672AE0"/>
    <w:rsid w:val="00673042"/>
    <w:rsid w:val="00673416"/>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911D4"/>
    <w:rsid w:val="006929D9"/>
    <w:rsid w:val="00692D95"/>
    <w:rsid w:val="00692E8C"/>
    <w:rsid w:val="006934E5"/>
    <w:rsid w:val="00694955"/>
    <w:rsid w:val="00695322"/>
    <w:rsid w:val="00696193"/>
    <w:rsid w:val="006965AD"/>
    <w:rsid w:val="00696668"/>
    <w:rsid w:val="00696DE6"/>
    <w:rsid w:val="0069733D"/>
    <w:rsid w:val="00697ADB"/>
    <w:rsid w:val="00697B34"/>
    <w:rsid w:val="006A059D"/>
    <w:rsid w:val="006A09FB"/>
    <w:rsid w:val="006A0A4C"/>
    <w:rsid w:val="006A1340"/>
    <w:rsid w:val="006A1F9B"/>
    <w:rsid w:val="006A2185"/>
    <w:rsid w:val="006A3964"/>
    <w:rsid w:val="006A4710"/>
    <w:rsid w:val="006A473F"/>
    <w:rsid w:val="006A58EB"/>
    <w:rsid w:val="006A5B04"/>
    <w:rsid w:val="006B09B0"/>
    <w:rsid w:val="006B2B83"/>
    <w:rsid w:val="006B32B1"/>
    <w:rsid w:val="006B5B17"/>
    <w:rsid w:val="006C022C"/>
    <w:rsid w:val="006C0235"/>
    <w:rsid w:val="006C049E"/>
    <w:rsid w:val="006C11D1"/>
    <w:rsid w:val="006C19F5"/>
    <w:rsid w:val="006C1DBA"/>
    <w:rsid w:val="006C30B0"/>
    <w:rsid w:val="006C377B"/>
    <w:rsid w:val="006C3AFE"/>
    <w:rsid w:val="006C43A4"/>
    <w:rsid w:val="006C4D3F"/>
    <w:rsid w:val="006C50E6"/>
    <w:rsid w:val="006C518A"/>
    <w:rsid w:val="006C5870"/>
    <w:rsid w:val="006C58FE"/>
    <w:rsid w:val="006C74C1"/>
    <w:rsid w:val="006C7884"/>
    <w:rsid w:val="006C7C0B"/>
    <w:rsid w:val="006D0B0D"/>
    <w:rsid w:val="006D0DFC"/>
    <w:rsid w:val="006D115E"/>
    <w:rsid w:val="006D1A39"/>
    <w:rsid w:val="006D1CDB"/>
    <w:rsid w:val="006D1F52"/>
    <w:rsid w:val="006D2083"/>
    <w:rsid w:val="006D2DB9"/>
    <w:rsid w:val="006D2E75"/>
    <w:rsid w:val="006D3143"/>
    <w:rsid w:val="006D410D"/>
    <w:rsid w:val="006D42B5"/>
    <w:rsid w:val="006D7A1E"/>
    <w:rsid w:val="006D7E94"/>
    <w:rsid w:val="006E0233"/>
    <w:rsid w:val="006E0C35"/>
    <w:rsid w:val="006E1126"/>
    <w:rsid w:val="006E17A8"/>
    <w:rsid w:val="006E247C"/>
    <w:rsid w:val="006E27C6"/>
    <w:rsid w:val="006E2954"/>
    <w:rsid w:val="006E4318"/>
    <w:rsid w:val="006E5D25"/>
    <w:rsid w:val="006E5EB6"/>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6F7FE8"/>
    <w:rsid w:val="00701412"/>
    <w:rsid w:val="0070194A"/>
    <w:rsid w:val="00701B22"/>
    <w:rsid w:val="007028D9"/>
    <w:rsid w:val="00702978"/>
    <w:rsid w:val="00704082"/>
    <w:rsid w:val="00704188"/>
    <w:rsid w:val="0070469D"/>
    <w:rsid w:val="007048AF"/>
    <w:rsid w:val="00705B84"/>
    <w:rsid w:val="007077B2"/>
    <w:rsid w:val="00707847"/>
    <w:rsid w:val="00707A42"/>
    <w:rsid w:val="00707AA7"/>
    <w:rsid w:val="00707E3F"/>
    <w:rsid w:val="00712E39"/>
    <w:rsid w:val="00713F87"/>
    <w:rsid w:val="0071414D"/>
    <w:rsid w:val="00714847"/>
    <w:rsid w:val="0071557B"/>
    <w:rsid w:val="00716FA3"/>
    <w:rsid w:val="007175A1"/>
    <w:rsid w:val="007175CF"/>
    <w:rsid w:val="00720950"/>
    <w:rsid w:val="007217A9"/>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CB0"/>
    <w:rsid w:val="00731F11"/>
    <w:rsid w:val="007327E1"/>
    <w:rsid w:val="00732CB4"/>
    <w:rsid w:val="00732F98"/>
    <w:rsid w:val="00733885"/>
    <w:rsid w:val="007343B8"/>
    <w:rsid w:val="0073460F"/>
    <w:rsid w:val="00737A8B"/>
    <w:rsid w:val="00740128"/>
    <w:rsid w:val="0074047A"/>
    <w:rsid w:val="00740505"/>
    <w:rsid w:val="00741F21"/>
    <w:rsid w:val="0074271E"/>
    <w:rsid w:val="00742CEC"/>
    <w:rsid w:val="007434BC"/>
    <w:rsid w:val="00744113"/>
    <w:rsid w:val="00744B09"/>
    <w:rsid w:val="00744CD4"/>
    <w:rsid w:val="00746BF9"/>
    <w:rsid w:val="007471B0"/>
    <w:rsid w:val="007504B4"/>
    <w:rsid w:val="00750B80"/>
    <w:rsid w:val="007514AC"/>
    <w:rsid w:val="00752388"/>
    <w:rsid w:val="00752E5A"/>
    <w:rsid w:val="0075393E"/>
    <w:rsid w:val="007548DC"/>
    <w:rsid w:val="00756E96"/>
    <w:rsid w:val="00757AB9"/>
    <w:rsid w:val="00761A26"/>
    <w:rsid w:val="0076238A"/>
    <w:rsid w:val="00762ABB"/>
    <w:rsid w:val="0076378F"/>
    <w:rsid w:val="00763825"/>
    <w:rsid w:val="00764465"/>
    <w:rsid w:val="00764B5F"/>
    <w:rsid w:val="00764E00"/>
    <w:rsid w:val="007655FC"/>
    <w:rsid w:val="007657EB"/>
    <w:rsid w:val="007662C6"/>
    <w:rsid w:val="00770A73"/>
    <w:rsid w:val="0077162C"/>
    <w:rsid w:val="00771920"/>
    <w:rsid w:val="00772531"/>
    <w:rsid w:val="0077284C"/>
    <w:rsid w:val="00774847"/>
    <w:rsid w:val="00775060"/>
    <w:rsid w:val="00775537"/>
    <w:rsid w:val="00776444"/>
    <w:rsid w:val="00776C9B"/>
    <w:rsid w:val="00777AB6"/>
    <w:rsid w:val="0078091F"/>
    <w:rsid w:val="00780977"/>
    <w:rsid w:val="00780D35"/>
    <w:rsid w:val="00781037"/>
    <w:rsid w:val="0078145E"/>
    <w:rsid w:val="007816AA"/>
    <w:rsid w:val="00782319"/>
    <w:rsid w:val="00782C8F"/>
    <w:rsid w:val="007836E6"/>
    <w:rsid w:val="00784530"/>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050E"/>
    <w:rsid w:val="007A322B"/>
    <w:rsid w:val="007A34AE"/>
    <w:rsid w:val="007A3650"/>
    <w:rsid w:val="007A53AC"/>
    <w:rsid w:val="007A64A7"/>
    <w:rsid w:val="007A6FA6"/>
    <w:rsid w:val="007B0103"/>
    <w:rsid w:val="007B0511"/>
    <w:rsid w:val="007B210B"/>
    <w:rsid w:val="007B6A95"/>
    <w:rsid w:val="007B6BA4"/>
    <w:rsid w:val="007B7AFA"/>
    <w:rsid w:val="007B7B7F"/>
    <w:rsid w:val="007C014B"/>
    <w:rsid w:val="007C04E7"/>
    <w:rsid w:val="007C0AE5"/>
    <w:rsid w:val="007C122F"/>
    <w:rsid w:val="007C1278"/>
    <w:rsid w:val="007C2BC1"/>
    <w:rsid w:val="007C2F38"/>
    <w:rsid w:val="007C39A5"/>
    <w:rsid w:val="007C427C"/>
    <w:rsid w:val="007C478A"/>
    <w:rsid w:val="007C5659"/>
    <w:rsid w:val="007C6648"/>
    <w:rsid w:val="007D0628"/>
    <w:rsid w:val="007D130C"/>
    <w:rsid w:val="007D17AC"/>
    <w:rsid w:val="007D1E78"/>
    <w:rsid w:val="007D3014"/>
    <w:rsid w:val="007D3C6D"/>
    <w:rsid w:val="007D5008"/>
    <w:rsid w:val="007D5C88"/>
    <w:rsid w:val="007D732F"/>
    <w:rsid w:val="007D792D"/>
    <w:rsid w:val="007E01CF"/>
    <w:rsid w:val="007E021F"/>
    <w:rsid w:val="007E03BF"/>
    <w:rsid w:val="007E0C39"/>
    <w:rsid w:val="007E13E7"/>
    <w:rsid w:val="007E25B1"/>
    <w:rsid w:val="007E2980"/>
    <w:rsid w:val="007E2E1B"/>
    <w:rsid w:val="007E3E66"/>
    <w:rsid w:val="007E458C"/>
    <w:rsid w:val="007E471C"/>
    <w:rsid w:val="007E4C5E"/>
    <w:rsid w:val="007E4DC1"/>
    <w:rsid w:val="007E74BD"/>
    <w:rsid w:val="007F13BB"/>
    <w:rsid w:val="007F1EBD"/>
    <w:rsid w:val="007F2618"/>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1748C"/>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07F7"/>
    <w:rsid w:val="008312D3"/>
    <w:rsid w:val="00831E60"/>
    <w:rsid w:val="008327BB"/>
    <w:rsid w:val="00832F80"/>
    <w:rsid w:val="00833E99"/>
    <w:rsid w:val="00835A76"/>
    <w:rsid w:val="0083712C"/>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E2"/>
    <w:rsid w:val="008537D1"/>
    <w:rsid w:val="008539F0"/>
    <w:rsid w:val="008540FF"/>
    <w:rsid w:val="008544FE"/>
    <w:rsid w:val="00854507"/>
    <w:rsid w:val="00855E08"/>
    <w:rsid w:val="00856C0B"/>
    <w:rsid w:val="00856E68"/>
    <w:rsid w:val="00857306"/>
    <w:rsid w:val="00860B2E"/>
    <w:rsid w:val="00860F96"/>
    <w:rsid w:val="00861EA9"/>
    <w:rsid w:val="008621C2"/>
    <w:rsid w:val="008625E9"/>
    <w:rsid w:val="008639C2"/>
    <w:rsid w:val="00864403"/>
    <w:rsid w:val="00865A38"/>
    <w:rsid w:val="008708D3"/>
    <w:rsid w:val="00871821"/>
    <w:rsid w:val="00871CFE"/>
    <w:rsid w:val="0087208E"/>
    <w:rsid w:val="008721C3"/>
    <w:rsid w:val="00873794"/>
    <w:rsid w:val="00874745"/>
    <w:rsid w:val="008747D5"/>
    <w:rsid w:val="00874830"/>
    <w:rsid w:val="008757AF"/>
    <w:rsid w:val="008762B0"/>
    <w:rsid w:val="00877510"/>
    <w:rsid w:val="00877FF5"/>
    <w:rsid w:val="008803AE"/>
    <w:rsid w:val="0088177A"/>
    <w:rsid w:val="00881B21"/>
    <w:rsid w:val="00883220"/>
    <w:rsid w:val="00883CAD"/>
    <w:rsid w:val="00883F1D"/>
    <w:rsid w:val="008844BD"/>
    <w:rsid w:val="00884DB1"/>
    <w:rsid w:val="0088535B"/>
    <w:rsid w:val="00885DE5"/>
    <w:rsid w:val="00891E4E"/>
    <w:rsid w:val="00892B0F"/>
    <w:rsid w:val="008943E5"/>
    <w:rsid w:val="00894665"/>
    <w:rsid w:val="00896670"/>
    <w:rsid w:val="0089667E"/>
    <w:rsid w:val="0089689A"/>
    <w:rsid w:val="00897847"/>
    <w:rsid w:val="008979DD"/>
    <w:rsid w:val="00897C3E"/>
    <w:rsid w:val="008A167D"/>
    <w:rsid w:val="008A218F"/>
    <w:rsid w:val="008A3AAD"/>
    <w:rsid w:val="008A4638"/>
    <w:rsid w:val="008A4D52"/>
    <w:rsid w:val="008A4E52"/>
    <w:rsid w:val="008A53AA"/>
    <w:rsid w:val="008A5971"/>
    <w:rsid w:val="008A62AD"/>
    <w:rsid w:val="008A6465"/>
    <w:rsid w:val="008A74DA"/>
    <w:rsid w:val="008A7B5B"/>
    <w:rsid w:val="008A7F0C"/>
    <w:rsid w:val="008A7FB4"/>
    <w:rsid w:val="008A7FD3"/>
    <w:rsid w:val="008B0475"/>
    <w:rsid w:val="008B09D9"/>
    <w:rsid w:val="008B0CA5"/>
    <w:rsid w:val="008B1AD4"/>
    <w:rsid w:val="008B2746"/>
    <w:rsid w:val="008B34D1"/>
    <w:rsid w:val="008B4F1F"/>
    <w:rsid w:val="008B5845"/>
    <w:rsid w:val="008B7008"/>
    <w:rsid w:val="008B7DDD"/>
    <w:rsid w:val="008C0A87"/>
    <w:rsid w:val="008C1094"/>
    <w:rsid w:val="008C17E4"/>
    <w:rsid w:val="008C19F6"/>
    <w:rsid w:val="008C1D95"/>
    <w:rsid w:val="008C2083"/>
    <w:rsid w:val="008C253D"/>
    <w:rsid w:val="008C3347"/>
    <w:rsid w:val="008C3BEE"/>
    <w:rsid w:val="008C4931"/>
    <w:rsid w:val="008C4B74"/>
    <w:rsid w:val="008C56CB"/>
    <w:rsid w:val="008C5C18"/>
    <w:rsid w:val="008C6682"/>
    <w:rsid w:val="008C7EAE"/>
    <w:rsid w:val="008D0988"/>
    <w:rsid w:val="008D09DD"/>
    <w:rsid w:val="008D1C1A"/>
    <w:rsid w:val="008D33C0"/>
    <w:rsid w:val="008D3953"/>
    <w:rsid w:val="008D4144"/>
    <w:rsid w:val="008D4556"/>
    <w:rsid w:val="008D56BA"/>
    <w:rsid w:val="008D6C53"/>
    <w:rsid w:val="008D7ED7"/>
    <w:rsid w:val="008D7FE8"/>
    <w:rsid w:val="008E075D"/>
    <w:rsid w:val="008E28FB"/>
    <w:rsid w:val="008E306C"/>
    <w:rsid w:val="008E3720"/>
    <w:rsid w:val="008E4099"/>
    <w:rsid w:val="008E4654"/>
    <w:rsid w:val="008E57DC"/>
    <w:rsid w:val="008E584A"/>
    <w:rsid w:val="008E5F26"/>
    <w:rsid w:val="008E7BA0"/>
    <w:rsid w:val="008F00AD"/>
    <w:rsid w:val="008F16FF"/>
    <w:rsid w:val="008F2E65"/>
    <w:rsid w:val="008F3258"/>
    <w:rsid w:val="008F32CB"/>
    <w:rsid w:val="008F43E0"/>
    <w:rsid w:val="008F49D2"/>
    <w:rsid w:val="008F5B74"/>
    <w:rsid w:val="008F5F5B"/>
    <w:rsid w:val="008F6163"/>
    <w:rsid w:val="008F6F54"/>
    <w:rsid w:val="008F7DEA"/>
    <w:rsid w:val="009008B3"/>
    <w:rsid w:val="009011C5"/>
    <w:rsid w:val="00901409"/>
    <w:rsid w:val="00903C59"/>
    <w:rsid w:val="00903EED"/>
    <w:rsid w:val="00903F16"/>
    <w:rsid w:val="0090621A"/>
    <w:rsid w:val="0090673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722D"/>
    <w:rsid w:val="009177FF"/>
    <w:rsid w:val="0091791E"/>
    <w:rsid w:val="0092067E"/>
    <w:rsid w:val="0092068A"/>
    <w:rsid w:val="00920FF1"/>
    <w:rsid w:val="00921D87"/>
    <w:rsid w:val="00923BD5"/>
    <w:rsid w:val="00923C48"/>
    <w:rsid w:val="009270D5"/>
    <w:rsid w:val="009325CE"/>
    <w:rsid w:val="00932BD5"/>
    <w:rsid w:val="009336CA"/>
    <w:rsid w:val="00933B60"/>
    <w:rsid w:val="00933C2F"/>
    <w:rsid w:val="00935167"/>
    <w:rsid w:val="00935806"/>
    <w:rsid w:val="00937AF1"/>
    <w:rsid w:val="00940530"/>
    <w:rsid w:val="009407EE"/>
    <w:rsid w:val="00941013"/>
    <w:rsid w:val="0094173C"/>
    <w:rsid w:val="009418CA"/>
    <w:rsid w:val="009422F0"/>
    <w:rsid w:val="00942430"/>
    <w:rsid w:val="00942708"/>
    <w:rsid w:val="009431B8"/>
    <w:rsid w:val="0094330D"/>
    <w:rsid w:val="00943F70"/>
    <w:rsid w:val="009443A5"/>
    <w:rsid w:val="009446D6"/>
    <w:rsid w:val="009457A0"/>
    <w:rsid w:val="00947DBC"/>
    <w:rsid w:val="00947F4D"/>
    <w:rsid w:val="00950EDB"/>
    <w:rsid w:val="00950FA9"/>
    <w:rsid w:val="009518D9"/>
    <w:rsid w:val="00952D9C"/>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71006"/>
    <w:rsid w:val="00971906"/>
    <w:rsid w:val="00973147"/>
    <w:rsid w:val="0097561D"/>
    <w:rsid w:val="00975ED8"/>
    <w:rsid w:val="00976958"/>
    <w:rsid w:val="00976F0A"/>
    <w:rsid w:val="00977303"/>
    <w:rsid w:val="009777B8"/>
    <w:rsid w:val="0098094E"/>
    <w:rsid w:val="00980EBF"/>
    <w:rsid w:val="00983055"/>
    <w:rsid w:val="00983C6F"/>
    <w:rsid w:val="00983CEE"/>
    <w:rsid w:val="00984328"/>
    <w:rsid w:val="0098453F"/>
    <w:rsid w:val="00985A0D"/>
    <w:rsid w:val="0098603C"/>
    <w:rsid w:val="00986413"/>
    <w:rsid w:val="00986B59"/>
    <w:rsid w:val="00987747"/>
    <w:rsid w:val="00987B41"/>
    <w:rsid w:val="00987F8E"/>
    <w:rsid w:val="00990906"/>
    <w:rsid w:val="009911E9"/>
    <w:rsid w:val="009917CE"/>
    <w:rsid w:val="00991C6F"/>
    <w:rsid w:val="00991C78"/>
    <w:rsid w:val="009932B5"/>
    <w:rsid w:val="00993E8C"/>
    <w:rsid w:val="00995292"/>
    <w:rsid w:val="009952E8"/>
    <w:rsid w:val="00995DC6"/>
    <w:rsid w:val="009972A7"/>
    <w:rsid w:val="0099753F"/>
    <w:rsid w:val="00997E51"/>
    <w:rsid w:val="009A08A6"/>
    <w:rsid w:val="009A096C"/>
    <w:rsid w:val="009A0CFD"/>
    <w:rsid w:val="009A1883"/>
    <w:rsid w:val="009A2664"/>
    <w:rsid w:val="009A2BA1"/>
    <w:rsid w:val="009A36CE"/>
    <w:rsid w:val="009A3C25"/>
    <w:rsid w:val="009A421A"/>
    <w:rsid w:val="009A442F"/>
    <w:rsid w:val="009A4603"/>
    <w:rsid w:val="009A475F"/>
    <w:rsid w:val="009A5D28"/>
    <w:rsid w:val="009A6892"/>
    <w:rsid w:val="009A7090"/>
    <w:rsid w:val="009A75E8"/>
    <w:rsid w:val="009A7BAF"/>
    <w:rsid w:val="009B0615"/>
    <w:rsid w:val="009B07C2"/>
    <w:rsid w:val="009B0FC8"/>
    <w:rsid w:val="009B1940"/>
    <w:rsid w:val="009B275D"/>
    <w:rsid w:val="009B283A"/>
    <w:rsid w:val="009B2E74"/>
    <w:rsid w:val="009B30D5"/>
    <w:rsid w:val="009B4781"/>
    <w:rsid w:val="009B5522"/>
    <w:rsid w:val="009B5576"/>
    <w:rsid w:val="009B5A29"/>
    <w:rsid w:val="009B7A5F"/>
    <w:rsid w:val="009C0E80"/>
    <w:rsid w:val="009C186F"/>
    <w:rsid w:val="009C1AC8"/>
    <w:rsid w:val="009C2ADE"/>
    <w:rsid w:val="009C2CAA"/>
    <w:rsid w:val="009C2FC1"/>
    <w:rsid w:val="009C3975"/>
    <w:rsid w:val="009C3D92"/>
    <w:rsid w:val="009C4D03"/>
    <w:rsid w:val="009C52A5"/>
    <w:rsid w:val="009C5745"/>
    <w:rsid w:val="009C69F0"/>
    <w:rsid w:val="009C7269"/>
    <w:rsid w:val="009C7975"/>
    <w:rsid w:val="009D0078"/>
    <w:rsid w:val="009D1AA9"/>
    <w:rsid w:val="009D27BF"/>
    <w:rsid w:val="009D3641"/>
    <w:rsid w:val="009D4F56"/>
    <w:rsid w:val="009D5647"/>
    <w:rsid w:val="009D5FC9"/>
    <w:rsid w:val="009D6B29"/>
    <w:rsid w:val="009E0C48"/>
    <w:rsid w:val="009E0D0F"/>
    <w:rsid w:val="009E25B4"/>
    <w:rsid w:val="009E3017"/>
    <w:rsid w:val="009E368F"/>
    <w:rsid w:val="009E450A"/>
    <w:rsid w:val="009E4AF1"/>
    <w:rsid w:val="009E4F95"/>
    <w:rsid w:val="009E66B1"/>
    <w:rsid w:val="009F0AD7"/>
    <w:rsid w:val="009F13D7"/>
    <w:rsid w:val="009F14CD"/>
    <w:rsid w:val="009F16DD"/>
    <w:rsid w:val="009F2476"/>
    <w:rsid w:val="009F2FE1"/>
    <w:rsid w:val="009F3F56"/>
    <w:rsid w:val="009F41F2"/>
    <w:rsid w:val="009F4257"/>
    <w:rsid w:val="009F4AEC"/>
    <w:rsid w:val="009F507F"/>
    <w:rsid w:val="00A00400"/>
    <w:rsid w:val="00A005BB"/>
    <w:rsid w:val="00A00953"/>
    <w:rsid w:val="00A00F47"/>
    <w:rsid w:val="00A01638"/>
    <w:rsid w:val="00A0222A"/>
    <w:rsid w:val="00A02BF6"/>
    <w:rsid w:val="00A03DE2"/>
    <w:rsid w:val="00A03F69"/>
    <w:rsid w:val="00A05CD2"/>
    <w:rsid w:val="00A067B9"/>
    <w:rsid w:val="00A07AE1"/>
    <w:rsid w:val="00A10491"/>
    <w:rsid w:val="00A106AC"/>
    <w:rsid w:val="00A10B0F"/>
    <w:rsid w:val="00A1135E"/>
    <w:rsid w:val="00A12752"/>
    <w:rsid w:val="00A13D22"/>
    <w:rsid w:val="00A14613"/>
    <w:rsid w:val="00A14690"/>
    <w:rsid w:val="00A15B6C"/>
    <w:rsid w:val="00A16AC7"/>
    <w:rsid w:val="00A17E43"/>
    <w:rsid w:val="00A20385"/>
    <w:rsid w:val="00A2095E"/>
    <w:rsid w:val="00A209D9"/>
    <w:rsid w:val="00A20EA3"/>
    <w:rsid w:val="00A20FE7"/>
    <w:rsid w:val="00A217AF"/>
    <w:rsid w:val="00A22685"/>
    <w:rsid w:val="00A227DA"/>
    <w:rsid w:val="00A237C7"/>
    <w:rsid w:val="00A245BF"/>
    <w:rsid w:val="00A24CA7"/>
    <w:rsid w:val="00A2504D"/>
    <w:rsid w:val="00A25BFD"/>
    <w:rsid w:val="00A27612"/>
    <w:rsid w:val="00A30264"/>
    <w:rsid w:val="00A311CD"/>
    <w:rsid w:val="00A34256"/>
    <w:rsid w:val="00A343CC"/>
    <w:rsid w:val="00A346D0"/>
    <w:rsid w:val="00A36D28"/>
    <w:rsid w:val="00A36DAB"/>
    <w:rsid w:val="00A36DB1"/>
    <w:rsid w:val="00A40232"/>
    <w:rsid w:val="00A40BDE"/>
    <w:rsid w:val="00A41272"/>
    <w:rsid w:val="00A41D0D"/>
    <w:rsid w:val="00A42B03"/>
    <w:rsid w:val="00A44872"/>
    <w:rsid w:val="00A45F99"/>
    <w:rsid w:val="00A46810"/>
    <w:rsid w:val="00A46B9A"/>
    <w:rsid w:val="00A46D68"/>
    <w:rsid w:val="00A513CB"/>
    <w:rsid w:val="00A51CE1"/>
    <w:rsid w:val="00A548DF"/>
    <w:rsid w:val="00A549A2"/>
    <w:rsid w:val="00A550AC"/>
    <w:rsid w:val="00A55581"/>
    <w:rsid w:val="00A556FB"/>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43A3"/>
    <w:rsid w:val="00A75713"/>
    <w:rsid w:val="00A75F06"/>
    <w:rsid w:val="00A7691F"/>
    <w:rsid w:val="00A77F87"/>
    <w:rsid w:val="00A8216C"/>
    <w:rsid w:val="00A821E1"/>
    <w:rsid w:val="00A825CE"/>
    <w:rsid w:val="00A82F83"/>
    <w:rsid w:val="00A83200"/>
    <w:rsid w:val="00A834C0"/>
    <w:rsid w:val="00A8418C"/>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4197"/>
    <w:rsid w:val="00A9605A"/>
    <w:rsid w:val="00A96967"/>
    <w:rsid w:val="00AA0018"/>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776"/>
    <w:rsid w:val="00AA6CF1"/>
    <w:rsid w:val="00AB01B6"/>
    <w:rsid w:val="00AB0D0D"/>
    <w:rsid w:val="00AB132A"/>
    <w:rsid w:val="00AB205D"/>
    <w:rsid w:val="00AB343C"/>
    <w:rsid w:val="00AB3C5A"/>
    <w:rsid w:val="00AB3D4C"/>
    <w:rsid w:val="00AB4E6A"/>
    <w:rsid w:val="00AB5221"/>
    <w:rsid w:val="00AB5D33"/>
    <w:rsid w:val="00AB6087"/>
    <w:rsid w:val="00AB61AE"/>
    <w:rsid w:val="00AB6679"/>
    <w:rsid w:val="00AB76C0"/>
    <w:rsid w:val="00AB7FE9"/>
    <w:rsid w:val="00AC0065"/>
    <w:rsid w:val="00AC0413"/>
    <w:rsid w:val="00AC1C99"/>
    <w:rsid w:val="00AC217E"/>
    <w:rsid w:val="00AC28D2"/>
    <w:rsid w:val="00AC28E9"/>
    <w:rsid w:val="00AC2FDE"/>
    <w:rsid w:val="00AC30AB"/>
    <w:rsid w:val="00AC4D0E"/>
    <w:rsid w:val="00AC5EFA"/>
    <w:rsid w:val="00AC6A7C"/>
    <w:rsid w:val="00AC6B2D"/>
    <w:rsid w:val="00AD1745"/>
    <w:rsid w:val="00AD19F6"/>
    <w:rsid w:val="00AD1E39"/>
    <w:rsid w:val="00AD2D64"/>
    <w:rsid w:val="00AD2DD2"/>
    <w:rsid w:val="00AD3106"/>
    <w:rsid w:val="00AD3B38"/>
    <w:rsid w:val="00AD3B42"/>
    <w:rsid w:val="00AD4712"/>
    <w:rsid w:val="00AD55FC"/>
    <w:rsid w:val="00AD60E9"/>
    <w:rsid w:val="00AE004C"/>
    <w:rsid w:val="00AE0241"/>
    <w:rsid w:val="00AE02C9"/>
    <w:rsid w:val="00AE077A"/>
    <w:rsid w:val="00AE2912"/>
    <w:rsid w:val="00AE3126"/>
    <w:rsid w:val="00AE4643"/>
    <w:rsid w:val="00AE5535"/>
    <w:rsid w:val="00AE5B81"/>
    <w:rsid w:val="00AE5FBB"/>
    <w:rsid w:val="00AE66F2"/>
    <w:rsid w:val="00AE7643"/>
    <w:rsid w:val="00AE7D1A"/>
    <w:rsid w:val="00AF0B65"/>
    <w:rsid w:val="00AF0F6F"/>
    <w:rsid w:val="00AF191B"/>
    <w:rsid w:val="00AF22B0"/>
    <w:rsid w:val="00AF2479"/>
    <w:rsid w:val="00AF294A"/>
    <w:rsid w:val="00AF3AE1"/>
    <w:rsid w:val="00AF5B75"/>
    <w:rsid w:val="00AF664C"/>
    <w:rsid w:val="00AF7BAB"/>
    <w:rsid w:val="00AF7D87"/>
    <w:rsid w:val="00B001EE"/>
    <w:rsid w:val="00B007A6"/>
    <w:rsid w:val="00B007F7"/>
    <w:rsid w:val="00B00E97"/>
    <w:rsid w:val="00B01264"/>
    <w:rsid w:val="00B01DD4"/>
    <w:rsid w:val="00B01E96"/>
    <w:rsid w:val="00B03D59"/>
    <w:rsid w:val="00B03E2D"/>
    <w:rsid w:val="00B050CA"/>
    <w:rsid w:val="00B05DC7"/>
    <w:rsid w:val="00B066BB"/>
    <w:rsid w:val="00B11556"/>
    <w:rsid w:val="00B128A3"/>
    <w:rsid w:val="00B1372B"/>
    <w:rsid w:val="00B139B4"/>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27A"/>
    <w:rsid w:val="00B2547D"/>
    <w:rsid w:val="00B26764"/>
    <w:rsid w:val="00B26B68"/>
    <w:rsid w:val="00B31207"/>
    <w:rsid w:val="00B31621"/>
    <w:rsid w:val="00B3191E"/>
    <w:rsid w:val="00B31D70"/>
    <w:rsid w:val="00B3486D"/>
    <w:rsid w:val="00B35131"/>
    <w:rsid w:val="00B3541C"/>
    <w:rsid w:val="00B37097"/>
    <w:rsid w:val="00B373B7"/>
    <w:rsid w:val="00B3785E"/>
    <w:rsid w:val="00B40020"/>
    <w:rsid w:val="00B409E8"/>
    <w:rsid w:val="00B42638"/>
    <w:rsid w:val="00B42937"/>
    <w:rsid w:val="00B43563"/>
    <w:rsid w:val="00B4508B"/>
    <w:rsid w:val="00B45714"/>
    <w:rsid w:val="00B46D1D"/>
    <w:rsid w:val="00B46F83"/>
    <w:rsid w:val="00B4709F"/>
    <w:rsid w:val="00B4751E"/>
    <w:rsid w:val="00B50C1D"/>
    <w:rsid w:val="00B5122E"/>
    <w:rsid w:val="00B51788"/>
    <w:rsid w:val="00B52347"/>
    <w:rsid w:val="00B52390"/>
    <w:rsid w:val="00B53582"/>
    <w:rsid w:val="00B53ABA"/>
    <w:rsid w:val="00B542D1"/>
    <w:rsid w:val="00B54B23"/>
    <w:rsid w:val="00B54E6E"/>
    <w:rsid w:val="00B60ACD"/>
    <w:rsid w:val="00B61232"/>
    <w:rsid w:val="00B61943"/>
    <w:rsid w:val="00B629C2"/>
    <w:rsid w:val="00B62E74"/>
    <w:rsid w:val="00B6332B"/>
    <w:rsid w:val="00B637BD"/>
    <w:rsid w:val="00B6484F"/>
    <w:rsid w:val="00B6485E"/>
    <w:rsid w:val="00B648FB"/>
    <w:rsid w:val="00B654F3"/>
    <w:rsid w:val="00B65805"/>
    <w:rsid w:val="00B65A52"/>
    <w:rsid w:val="00B66E0D"/>
    <w:rsid w:val="00B675A5"/>
    <w:rsid w:val="00B70782"/>
    <w:rsid w:val="00B70EE0"/>
    <w:rsid w:val="00B717BD"/>
    <w:rsid w:val="00B736FA"/>
    <w:rsid w:val="00B7393E"/>
    <w:rsid w:val="00B73BDD"/>
    <w:rsid w:val="00B75359"/>
    <w:rsid w:val="00B75A9E"/>
    <w:rsid w:val="00B75C11"/>
    <w:rsid w:val="00B760B9"/>
    <w:rsid w:val="00B76C21"/>
    <w:rsid w:val="00B80D4C"/>
    <w:rsid w:val="00B810F0"/>
    <w:rsid w:val="00B81A18"/>
    <w:rsid w:val="00B8529A"/>
    <w:rsid w:val="00B85304"/>
    <w:rsid w:val="00B85526"/>
    <w:rsid w:val="00B85D02"/>
    <w:rsid w:val="00B8677B"/>
    <w:rsid w:val="00B86EC8"/>
    <w:rsid w:val="00B87613"/>
    <w:rsid w:val="00B87AB1"/>
    <w:rsid w:val="00B91584"/>
    <w:rsid w:val="00B94549"/>
    <w:rsid w:val="00B9455F"/>
    <w:rsid w:val="00B950F6"/>
    <w:rsid w:val="00B95386"/>
    <w:rsid w:val="00B95A90"/>
    <w:rsid w:val="00B95C5A"/>
    <w:rsid w:val="00B95EDC"/>
    <w:rsid w:val="00B967D1"/>
    <w:rsid w:val="00B96863"/>
    <w:rsid w:val="00B96BA7"/>
    <w:rsid w:val="00B97049"/>
    <w:rsid w:val="00B97458"/>
    <w:rsid w:val="00BA156D"/>
    <w:rsid w:val="00BA15DC"/>
    <w:rsid w:val="00BA1AAB"/>
    <w:rsid w:val="00BA1EA5"/>
    <w:rsid w:val="00BA21C5"/>
    <w:rsid w:val="00BA2C5F"/>
    <w:rsid w:val="00BA3409"/>
    <w:rsid w:val="00BA4A70"/>
    <w:rsid w:val="00BA4BA0"/>
    <w:rsid w:val="00BA6511"/>
    <w:rsid w:val="00BA697B"/>
    <w:rsid w:val="00BA6BAA"/>
    <w:rsid w:val="00BA6C66"/>
    <w:rsid w:val="00BA6CEE"/>
    <w:rsid w:val="00BA717C"/>
    <w:rsid w:val="00BA7417"/>
    <w:rsid w:val="00BA7AAF"/>
    <w:rsid w:val="00BB0182"/>
    <w:rsid w:val="00BB050A"/>
    <w:rsid w:val="00BB0E8E"/>
    <w:rsid w:val="00BB11F8"/>
    <w:rsid w:val="00BB15BD"/>
    <w:rsid w:val="00BB1BC8"/>
    <w:rsid w:val="00BB1DF1"/>
    <w:rsid w:val="00BB1FD5"/>
    <w:rsid w:val="00BB2EFB"/>
    <w:rsid w:val="00BB30EA"/>
    <w:rsid w:val="00BB3FAB"/>
    <w:rsid w:val="00BB4651"/>
    <w:rsid w:val="00BB465E"/>
    <w:rsid w:val="00BB50F9"/>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63F"/>
    <w:rsid w:val="00BD46D9"/>
    <w:rsid w:val="00BD4A20"/>
    <w:rsid w:val="00BD4C5F"/>
    <w:rsid w:val="00BD57A3"/>
    <w:rsid w:val="00BD5F4B"/>
    <w:rsid w:val="00BD6258"/>
    <w:rsid w:val="00BE24BD"/>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3B1"/>
    <w:rsid w:val="00BF270B"/>
    <w:rsid w:val="00BF2AE2"/>
    <w:rsid w:val="00BF2C86"/>
    <w:rsid w:val="00BF362D"/>
    <w:rsid w:val="00BF4F62"/>
    <w:rsid w:val="00BF599D"/>
    <w:rsid w:val="00BF7A75"/>
    <w:rsid w:val="00BF7F64"/>
    <w:rsid w:val="00C00127"/>
    <w:rsid w:val="00C02149"/>
    <w:rsid w:val="00C023B9"/>
    <w:rsid w:val="00C02C51"/>
    <w:rsid w:val="00C031A2"/>
    <w:rsid w:val="00C0356A"/>
    <w:rsid w:val="00C042F3"/>
    <w:rsid w:val="00C05BF3"/>
    <w:rsid w:val="00C060D1"/>
    <w:rsid w:val="00C065EC"/>
    <w:rsid w:val="00C06CD4"/>
    <w:rsid w:val="00C07275"/>
    <w:rsid w:val="00C072F3"/>
    <w:rsid w:val="00C1008E"/>
    <w:rsid w:val="00C10593"/>
    <w:rsid w:val="00C112F9"/>
    <w:rsid w:val="00C1445B"/>
    <w:rsid w:val="00C14E6E"/>
    <w:rsid w:val="00C1578A"/>
    <w:rsid w:val="00C2004E"/>
    <w:rsid w:val="00C200FC"/>
    <w:rsid w:val="00C204F6"/>
    <w:rsid w:val="00C20DA6"/>
    <w:rsid w:val="00C2345C"/>
    <w:rsid w:val="00C237E7"/>
    <w:rsid w:val="00C248AC"/>
    <w:rsid w:val="00C24EC9"/>
    <w:rsid w:val="00C25541"/>
    <w:rsid w:val="00C25AA4"/>
    <w:rsid w:val="00C27011"/>
    <w:rsid w:val="00C270D0"/>
    <w:rsid w:val="00C276B2"/>
    <w:rsid w:val="00C30799"/>
    <w:rsid w:val="00C30C60"/>
    <w:rsid w:val="00C32771"/>
    <w:rsid w:val="00C32E11"/>
    <w:rsid w:val="00C33FFB"/>
    <w:rsid w:val="00C3413F"/>
    <w:rsid w:val="00C345AC"/>
    <w:rsid w:val="00C34B7F"/>
    <w:rsid w:val="00C36066"/>
    <w:rsid w:val="00C36D90"/>
    <w:rsid w:val="00C3700C"/>
    <w:rsid w:val="00C37A74"/>
    <w:rsid w:val="00C40243"/>
    <w:rsid w:val="00C40303"/>
    <w:rsid w:val="00C412F5"/>
    <w:rsid w:val="00C41B74"/>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816"/>
    <w:rsid w:val="00C56F01"/>
    <w:rsid w:val="00C5765A"/>
    <w:rsid w:val="00C60B60"/>
    <w:rsid w:val="00C61364"/>
    <w:rsid w:val="00C62870"/>
    <w:rsid w:val="00C64DDC"/>
    <w:rsid w:val="00C659B7"/>
    <w:rsid w:val="00C65BF2"/>
    <w:rsid w:val="00C65E19"/>
    <w:rsid w:val="00C65E56"/>
    <w:rsid w:val="00C66A15"/>
    <w:rsid w:val="00C70422"/>
    <w:rsid w:val="00C7080D"/>
    <w:rsid w:val="00C71A61"/>
    <w:rsid w:val="00C73948"/>
    <w:rsid w:val="00C757C4"/>
    <w:rsid w:val="00C75807"/>
    <w:rsid w:val="00C761D8"/>
    <w:rsid w:val="00C77FA7"/>
    <w:rsid w:val="00C80001"/>
    <w:rsid w:val="00C803DD"/>
    <w:rsid w:val="00C8115D"/>
    <w:rsid w:val="00C829B2"/>
    <w:rsid w:val="00C8324B"/>
    <w:rsid w:val="00C8345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24DF"/>
    <w:rsid w:val="00C92E67"/>
    <w:rsid w:val="00C93B13"/>
    <w:rsid w:val="00C93D61"/>
    <w:rsid w:val="00C95829"/>
    <w:rsid w:val="00C95977"/>
    <w:rsid w:val="00C974B6"/>
    <w:rsid w:val="00CA01C4"/>
    <w:rsid w:val="00CA0B8B"/>
    <w:rsid w:val="00CA0FA0"/>
    <w:rsid w:val="00CA1682"/>
    <w:rsid w:val="00CA1DE2"/>
    <w:rsid w:val="00CA2FE9"/>
    <w:rsid w:val="00CA4EAE"/>
    <w:rsid w:val="00CA6D9F"/>
    <w:rsid w:val="00CA729E"/>
    <w:rsid w:val="00CA73F8"/>
    <w:rsid w:val="00CB0396"/>
    <w:rsid w:val="00CB05AB"/>
    <w:rsid w:val="00CB0637"/>
    <w:rsid w:val="00CB1F90"/>
    <w:rsid w:val="00CB21DC"/>
    <w:rsid w:val="00CB33C0"/>
    <w:rsid w:val="00CB5002"/>
    <w:rsid w:val="00CB61C9"/>
    <w:rsid w:val="00CB63CB"/>
    <w:rsid w:val="00CB72A4"/>
    <w:rsid w:val="00CC00E8"/>
    <w:rsid w:val="00CC012E"/>
    <w:rsid w:val="00CC019A"/>
    <w:rsid w:val="00CC01B1"/>
    <w:rsid w:val="00CC092F"/>
    <w:rsid w:val="00CC0E7E"/>
    <w:rsid w:val="00CC12D8"/>
    <w:rsid w:val="00CC137F"/>
    <w:rsid w:val="00CC1FF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702"/>
    <w:rsid w:val="00CD196F"/>
    <w:rsid w:val="00CD2451"/>
    <w:rsid w:val="00CD2887"/>
    <w:rsid w:val="00CD3165"/>
    <w:rsid w:val="00CD3864"/>
    <w:rsid w:val="00CD43E4"/>
    <w:rsid w:val="00CD5FB0"/>
    <w:rsid w:val="00CD6295"/>
    <w:rsid w:val="00CD6F26"/>
    <w:rsid w:val="00CD71F4"/>
    <w:rsid w:val="00CD7E87"/>
    <w:rsid w:val="00CE18A4"/>
    <w:rsid w:val="00CE1DCB"/>
    <w:rsid w:val="00CE205F"/>
    <w:rsid w:val="00CE317B"/>
    <w:rsid w:val="00CE3780"/>
    <w:rsid w:val="00CE3A58"/>
    <w:rsid w:val="00CE3E2E"/>
    <w:rsid w:val="00CE3F4F"/>
    <w:rsid w:val="00CE4993"/>
    <w:rsid w:val="00CE6961"/>
    <w:rsid w:val="00CE77F8"/>
    <w:rsid w:val="00CF0736"/>
    <w:rsid w:val="00CF0FAB"/>
    <w:rsid w:val="00CF138F"/>
    <w:rsid w:val="00CF2B2F"/>
    <w:rsid w:val="00CF318B"/>
    <w:rsid w:val="00CF3383"/>
    <w:rsid w:val="00CF3EBF"/>
    <w:rsid w:val="00CF41F8"/>
    <w:rsid w:val="00CF446F"/>
    <w:rsid w:val="00CF70C8"/>
    <w:rsid w:val="00D02388"/>
    <w:rsid w:val="00D03516"/>
    <w:rsid w:val="00D044D3"/>
    <w:rsid w:val="00D04A37"/>
    <w:rsid w:val="00D05A03"/>
    <w:rsid w:val="00D05BDC"/>
    <w:rsid w:val="00D0651D"/>
    <w:rsid w:val="00D07DF2"/>
    <w:rsid w:val="00D07FBB"/>
    <w:rsid w:val="00D1043E"/>
    <w:rsid w:val="00D117B9"/>
    <w:rsid w:val="00D11B53"/>
    <w:rsid w:val="00D11D68"/>
    <w:rsid w:val="00D143B3"/>
    <w:rsid w:val="00D145DC"/>
    <w:rsid w:val="00D1489B"/>
    <w:rsid w:val="00D14F0C"/>
    <w:rsid w:val="00D16381"/>
    <w:rsid w:val="00D163F5"/>
    <w:rsid w:val="00D16674"/>
    <w:rsid w:val="00D16B0F"/>
    <w:rsid w:val="00D16B2E"/>
    <w:rsid w:val="00D1700F"/>
    <w:rsid w:val="00D17BBF"/>
    <w:rsid w:val="00D208C5"/>
    <w:rsid w:val="00D21DED"/>
    <w:rsid w:val="00D225F7"/>
    <w:rsid w:val="00D22A57"/>
    <w:rsid w:val="00D22FD3"/>
    <w:rsid w:val="00D2442C"/>
    <w:rsid w:val="00D24DC4"/>
    <w:rsid w:val="00D257FF"/>
    <w:rsid w:val="00D259CD"/>
    <w:rsid w:val="00D2681B"/>
    <w:rsid w:val="00D26D29"/>
    <w:rsid w:val="00D309F1"/>
    <w:rsid w:val="00D31674"/>
    <w:rsid w:val="00D31D63"/>
    <w:rsid w:val="00D31F7F"/>
    <w:rsid w:val="00D323B7"/>
    <w:rsid w:val="00D32C6C"/>
    <w:rsid w:val="00D341CD"/>
    <w:rsid w:val="00D349E0"/>
    <w:rsid w:val="00D34A10"/>
    <w:rsid w:val="00D35FA1"/>
    <w:rsid w:val="00D3784D"/>
    <w:rsid w:val="00D37EEA"/>
    <w:rsid w:val="00D41C09"/>
    <w:rsid w:val="00D422D0"/>
    <w:rsid w:val="00D424E6"/>
    <w:rsid w:val="00D435B3"/>
    <w:rsid w:val="00D44595"/>
    <w:rsid w:val="00D44AA8"/>
    <w:rsid w:val="00D47B6C"/>
    <w:rsid w:val="00D47D7C"/>
    <w:rsid w:val="00D502DF"/>
    <w:rsid w:val="00D51553"/>
    <w:rsid w:val="00D52154"/>
    <w:rsid w:val="00D52369"/>
    <w:rsid w:val="00D52DE5"/>
    <w:rsid w:val="00D53010"/>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11E5"/>
    <w:rsid w:val="00D8274F"/>
    <w:rsid w:val="00D84009"/>
    <w:rsid w:val="00D84233"/>
    <w:rsid w:val="00D84646"/>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E1A"/>
    <w:rsid w:val="00DB1F30"/>
    <w:rsid w:val="00DB27D5"/>
    <w:rsid w:val="00DB3ADC"/>
    <w:rsid w:val="00DB45A4"/>
    <w:rsid w:val="00DB4B8F"/>
    <w:rsid w:val="00DB5757"/>
    <w:rsid w:val="00DB5A63"/>
    <w:rsid w:val="00DB5AD4"/>
    <w:rsid w:val="00DB5E41"/>
    <w:rsid w:val="00DB5FF6"/>
    <w:rsid w:val="00DB6D54"/>
    <w:rsid w:val="00DB74D6"/>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06A5"/>
    <w:rsid w:val="00DD1646"/>
    <w:rsid w:val="00DD2E2F"/>
    <w:rsid w:val="00DD303A"/>
    <w:rsid w:val="00DD39F1"/>
    <w:rsid w:val="00DD3CAB"/>
    <w:rsid w:val="00DD3F33"/>
    <w:rsid w:val="00DD5199"/>
    <w:rsid w:val="00DD5A3A"/>
    <w:rsid w:val="00DD5A48"/>
    <w:rsid w:val="00DD61A0"/>
    <w:rsid w:val="00DD7554"/>
    <w:rsid w:val="00DD7CE7"/>
    <w:rsid w:val="00DE0CCC"/>
    <w:rsid w:val="00DE1306"/>
    <w:rsid w:val="00DE45FC"/>
    <w:rsid w:val="00DE47D6"/>
    <w:rsid w:val="00DE484C"/>
    <w:rsid w:val="00DE4FFF"/>
    <w:rsid w:val="00DE5F29"/>
    <w:rsid w:val="00DE6C99"/>
    <w:rsid w:val="00DF072C"/>
    <w:rsid w:val="00DF0F82"/>
    <w:rsid w:val="00DF12D1"/>
    <w:rsid w:val="00DF172D"/>
    <w:rsid w:val="00DF21C5"/>
    <w:rsid w:val="00DF278B"/>
    <w:rsid w:val="00DF3FB6"/>
    <w:rsid w:val="00DF42F9"/>
    <w:rsid w:val="00DF44C4"/>
    <w:rsid w:val="00DF4A03"/>
    <w:rsid w:val="00DF5653"/>
    <w:rsid w:val="00DF5BE8"/>
    <w:rsid w:val="00DF782D"/>
    <w:rsid w:val="00E00482"/>
    <w:rsid w:val="00E013C3"/>
    <w:rsid w:val="00E01BC9"/>
    <w:rsid w:val="00E02007"/>
    <w:rsid w:val="00E03995"/>
    <w:rsid w:val="00E04629"/>
    <w:rsid w:val="00E0474D"/>
    <w:rsid w:val="00E049D4"/>
    <w:rsid w:val="00E07BAA"/>
    <w:rsid w:val="00E108B5"/>
    <w:rsid w:val="00E10B3F"/>
    <w:rsid w:val="00E12081"/>
    <w:rsid w:val="00E138DA"/>
    <w:rsid w:val="00E1416B"/>
    <w:rsid w:val="00E142C7"/>
    <w:rsid w:val="00E151AE"/>
    <w:rsid w:val="00E15A21"/>
    <w:rsid w:val="00E16C0A"/>
    <w:rsid w:val="00E17833"/>
    <w:rsid w:val="00E17A66"/>
    <w:rsid w:val="00E17F7C"/>
    <w:rsid w:val="00E20E63"/>
    <w:rsid w:val="00E22191"/>
    <w:rsid w:val="00E22C3E"/>
    <w:rsid w:val="00E252C8"/>
    <w:rsid w:val="00E26D38"/>
    <w:rsid w:val="00E278E4"/>
    <w:rsid w:val="00E31070"/>
    <w:rsid w:val="00E3109E"/>
    <w:rsid w:val="00E31122"/>
    <w:rsid w:val="00E32605"/>
    <w:rsid w:val="00E32C16"/>
    <w:rsid w:val="00E332CB"/>
    <w:rsid w:val="00E3399E"/>
    <w:rsid w:val="00E346FE"/>
    <w:rsid w:val="00E34B73"/>
    <w:rsid w:val="00E34FC6"/>
    <w:rsid w:val="00E3514E"/>
    <w:rsid w:val="00E35B0F"/>
    <w:rsid w:val="00E35BE5"/>
    <w:rsid w:val="00E35FDF"/>
    <w:rsid w:val="00E366F8"/>
    <w:rsid w:val="00E36F12"/>
    <w:rsid w:val="00E373F1"/>
    <w:rsid w:val="00E37AE4"/>
    <w:rsid w:val="00E40183"/>
    <w:rsid w:val="00E4095A"/>
    <w:rsid w:val="00E40A77"/>
    <w:rsid w:val="00E41099"/>
    <w:rsid w:val="00E41432"/>
    <w:rsid w:val="00E426B8"/>
    <w:rsid w:val="00E42A6B"/>
    <w:rsid w:val="00E42E99"/>
    <w:rsid w:val="00E42FFD"/>
    <w:rsid w:val="00E433AE"/>
    <w:rsid w:val="00E4405F"/>
    <w:rsid w:val="00E45550"/>
    <w:rsid w:val="00E45FE8"/>
    <w:rsid w:val="00E45FED"/>
    <w:rsid w:val="00E47949"/>
    <w:rsid w:val="00E50E8E"/>
    <w:rsid w:val="00E531D1"/>
    <w:rsid w:val="00E54236"/>
    <w:rsid w:val="00E5452D"/>
    <w:rsid w:val="00E54738"/>
    <w:rsid w:val="00E5509B"/>
    <w:rsid w:val="00E55B0A"/>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61A"/>
    <w:rsid w:val="00E70EB0"/>
    <w:rsid w:val="00E70F0A"/>
    <w:rsid w:val="00E712AF"/>
    <w:rsid w:val="00E72CB5"/>
    <w:rsid w:val="00E72E60"/>
    <w:rsid w:val="00E73C21"/>
    <w:rsid w:val="00E75CC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5A6C"/>
    <w:rsid w:val="00E85B65"/>
    <w:rsid w:val="00E85CDA"/>
    <w:rsid w:val="00E86386"/>
    <w:rsid w:val="00E86F1B"/>
    <w:rsid w:val="00E878C3"/>
    <w:rsid w:val="00E879D2"/>
    <w:rsid w:val="00E908B1"/>
    <w:rsid w:val="00E91DA9"/>
    <w:rsid w:val="00E92CD8"/>
    <w:rsid w:val="00E948ED"/>
    <w:rsid w:val="00E974B1"/>
    <w:rsid w:val="00E97B3B"/>
    <w:rsid w:val="00EA0603"/>
    <w:rsid w:val="00EA1027"/>
    <w:rsid w:val="00EA1C1C"/>
    <w:rsid w:val="00EA2AAE"/>
    <w:rsid w:val="00EA41FA"/>
    <w:rsid w:val="00EA579D"/>
    <w:rsid w:val="00EB1BB4"/>
    <w:rsid w:val="00EB2856"/>
    <w:rsid w:val="00EB2987"/>
    <w:rsid w:val="00EB2B16"/>
    <w:rsid w:val="00EB2F43"/>
    <w:rsid w:val="00EB36BD"/>
    <w:rsid w:val="00EB3BDB"/>
    <w:rsid w:val="00EB6477"/>
    <w:rsid w:val="00EB679A"/>
    <w:rsid w:val="00EB67E2"/>
    <w:rsid w:val="00EB79A2"/>
    <w:rsid w:val="00EB7B88"/>
    <w:rsid w:val="00EC054E"/>
    <w:rsid w:val="00EC128A"/>
    <w:rsid w:val="00EC29E7"/>
    <w:rsid w:val="00EC2A0B"/>
    <w:rsid w:val="00EC401C"/>
    <w:rsid w:val="00EC5C23"/>
    <w:rsid w:val="00EC6075"/>
    <w:rsid w:val="00EC687A"/>
    <w:rsid w:val="00EC6AD4"/>
    <w:rsid w:val="00EC796D"/>
    <w:rsid w:val="00ED00C3"/>
    <w:rsid w:val="00ED0A11"/>
    <w:rsid w:val="00ED0AAC"/>
    <w:rsid w:val="00ED27AF"/>
    <w:rsid w:val="00ED27C3"/>
    <w:rsid w:val="00ED2E28"/>
    <w:rsid w:val="00ED3577"/>
    <w:rsid w:val="00ED3EB5"/>
    <w:rsid w:val="00ED4579"/>
    <w:rsid w:val="00ED6525"/>
    <w:rsid w:val="00ED673A"/>
    <w:rsid w:val="00ED6CCE"/>
    <w:rsid w:val="00ED7C0F"/>
    <w:rsid w:val="00EE0CA6"/>
    <w:rsid w:val="00EE14D8"/>
    <w:rsid w:val="00EE18E4"/>
    <w:rsid w:val="00EE19FF"/>
    <w:rsid w:val="00EE3B3A"/>
    <w:rsid w:val="00EE41FE"/>
    <w:rsid w:val="00EE455B"/>
    <w:rsid w:val="00EE5F55"/>
    <w:rsid w:val="00EE6B7E"/>
    <w:rsid w:val="00EE6FFE"/>
    <w:rsid w:val="00EE7C1C"/>
    <w:rsid w:val="00EF0BC4"/>
    <w:rsid w:val="00EF0C40"/>
    <w:rsid w:val="00EF0DEC"/>
    <w:rsid w:val="00EF12B4"/>
    <w:rsid w:val="00EF16B2"/>
    <w:rsid w:val="00EF21EF"/>
    <w:rsid w:val="00EF30D6"/>
    <w:rsid w:val="00EF3762"/>
    <w:rsid w:val="00EF3A8C"/>
    <w:rsid w:val="00EF44AE"/>
    <w:rsid w:val="00EF483A"/>
    <w:rsid w:val="00EF5A5E"/>
    <w:rsid w:val="00EF68CB"/>
    <w:rsid w:val="00EF7736"/>
    <w:rsid w:val="00F00CDC"/>
    <w:rsid w:val="00F01090"/>
    <w:rsid w:val="00F01639"/>
    <w:rsid w:val="00F018AF"/>
    <w:rsid w:val="00F01B41"/>
    <w:rsid w:val="00F03638"/>
    <w:rsid w:val="00F03BCA"/>
    <w:rsid w:val="00F04E91"/>
    <w:rsid w:val="00F04F26"/>
    <w:rsid w:val="00F054CB"/>
    <w:rsid w:val="00F056CD"/>
    <w:rsid w:val="00F0641C"/>
    <w:rsid w:val="00F07326"/>
    <w:rsid w:val="00F07D09"/>
    <w:rsid w:val="00F07D5B"/>
    <w:rsid w:val="00F07EFE"/>
    <w:rsid w:val="00F1050B"/>
    <w:rsid w:val="00F118A0"/>
    <w:rsid w:val="00F12F85"/>
    <w:rsid w:val="00F13BAF"/>
    <w:rsid w:val="00F147B2"/>
    <w:rsid w:val="00F14AA0"/>
    <w:rsid w:val="00F15120"/>
    <w:rsid w:val="00F166E7"/>
    <w:rsid w:val="00F16EE2"/>
    <w:rsid w:val="00F17760"/>
    <w:rsid w:val="00F17BC9"/>
    <w:rsid w:val="00F2109F"/>
    <w:rsid w:val="00F21C0D"/>
    <w:rsid w:val="00F26092"/>
    <w:rsid w:val="00F275C0"/>
    <w:rsid w:val="00F30D29"/>
    <w:rsid w:val="00F30D74"/>
    <w:rsid w:val="00F319D5"/>
    <w:rsid w:val="00F31B02"/>
    <w:rsid w:val="00F33271"/>
    <w:rsid w:val="00F33FB4"/>
    <w:rsid w:val="00F346BC"/>
    <w:rsid w:val="00F3493A"/>
    <w:rsid w:val="00F350D3"/>
    <w:rsid w:val="00F36CA5"/>
    <w:rsid w:val="00F37C29"/>
    <w:rsid w:val="00F40DF4"/>
    <w:rsid w:val="00F416F9"/>
    <w:rsid w:val="00F4293F"/>
    <w:rsid w:val="00F43484"/>
    <w:rsid w:val="00F43908"/>
    <w:rsid w:val="00F44E3D"/>
    <w:rsid w:val="00F45468"/>
    <w:rsid w:val="00F46347"/>
    <w:rsid w:val="00F47B5D"/>
    <w:rsid w:val="00F52CE2"/>
    <w:rsid w:val="00F536DD"/>
    <w:rsid w:val="00F54641"/>
    <w:rsid w:val="00F54B6B"/>
    <w:rsid w:val="00F552E0"/>
    <w:rsid w:val="00F55A45"/>
    <w:rsid w:val="00F55B6B"/>
    <w:rsid w:val="00F55BE3"/>
    <w:rsid w:val="00F56146"/>
    <w:rsid w:val="00F566A2"/>
    <w:rsid w:val="00F57AE3"/>
    <w:rsid w:val="00F57C98"/>
    <w:rsid w:val="00F6045C"/>
    <w:rsid w:val="00F605C3"/>
    <w:rsid w:val="00F605D8"/>
    <w:rsid w:val="00F60976"/>
    <w:rsid w:val="00F61D07"/>
    <w:rsid w:val="00F61E34"/>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ABA"/>
    <w:rsid w:val="00F73CE1"/>
    <w:rsid w:val="00F73E4A"/>
    <w:rsid w:val="00F742C5"/>
    <w:rsid w:val="00F74DF5"/>
    <w:rsid w:val="00F754F0"/>
    <w:rsid w:val="00F75F46"/>
    <w:rsid w:val="00F76044"/>
    <w:rsid w:val="00F7656F"/>
    <w:rsid w:val="00F76728"/>
    <w:rsid w:val="00F77D80"/>
    <w:rsid w:val="00F8041D"/>
    <w:rsid w:val="00F80435"/>
    <w:rsid w:val="00F80A73"/>
    <w:rsid w:val="00F81DAD"/>
    <w:rsid w:val="00F82FB0"/>
    <w:rsid w:val="00F83395"/>
    <w:rsid w:val="00F836CE"/>
    <w:rsid w:val="00F84954"/>
    <w:rsid w:val="00F84EF9"/>
    <w:rsid w:val="00F8696F"/>
    <w:rsid w:val="00F874F1"/>
    <w:rsid w:val="00F87BFE"/>
    <w:rsid w:val="00F87E5D"/>
    <w:rsid w:val="00F90541"/>
    <w:rsid w:val="00F90BB9"/>
    <w:rsid w:val="00F90E96"/>
    <w:rsid w:val="00F92F33"/>
    <w:rsid w:val="00F93C04"/>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B162A"/>
    <w:rsid w:val="00FB32C1"/>
    <w:rsid w:val="00FB35D2"/>
    <w:rsid w:val="00FB42D4"/>
    <w:rsid w:val="00FB44F4"/>
    <w:rsid w:val="00FB460B"/>
    <w:rsid w:val="00FB610D"/>
    <w:rsid w:val="00FB6151"/>
    <w:rsid w:val="00FB78EA"/>
    <w:rsid w:val="00FB7E3F"/>
    <w:rsid w:val="00FC1054"/>
    <w:rsid w:val="00FC12B5"/>
    <w:rsid w:val="00FC1658"/>
    <w:rsid w:val="00FC16DF"/>
    <w:rsid w:val="00FC385E"/>
    <w:rsid w:val="00FC58FF"/>
    <w:rsid w:val="00FC6025"/>
    <w:rsid w:val="00FC6F4E"/>
    <w:rsid w:val="00FC7AAB"/>
    <w:rsid w:val="00FC7E71"/>
    <w:rsid w:val="00FC7EF3"/>
    <w:rsid w:val="00FD1650"/>
    <w:rsid w:val="00FD1D75"/>
    <w:rsid w:val="00FD1EA9"/>
    <w:rsid w:val="00FD2234"/>
    <w:rsid w:val="00FD2F61"/>
    <w:rsid w:val="00FD616E"/>
    <w:rsid w:val="00FE079B"/>
    <w:rsid w:val="00FE1193"/>
    <w:rsid w:val="00FE15DD"/>
    <w:rsid w:val="00FE30FF"/>
    <w:rsid w:val="00FE46A6"/>
    <w:rsid w:val="00FE4975"/>
    <w:rsid w:val="00FE5FE6"/>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30D74"/>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pPr>
      <w:spacing w:after="0" w:line="240" w:lineRule="auto"/>
    </w:pPr>
    <w:rPr>
      <w:rFonts w:ascii="Tahoma" w:hAnsi="Tahoma" w:cs="Tahoma"/>
      <w:sz w:val="20"/>
      <w:szCs w:val="16"/>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www.iihs.org/iihs/topics/t/teenagers/fatalityfacts/teenagers/2016" TargetMode="Externa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ntTable" Target="fontTable.xml"/><Relationship Id="rId16" Type="http://schemas.microsoft.com/office/2011/relationships/people" Target="people.xml"/><Relationship Id="rId17" Type="http://schemas.openxmlformats.org/officeDocument/2006/relationships/theme" Target="theme/theme1.xml"/><Relationship Id="rId19" Type="http://schemas.microsoft.com/office/2016/09/relationships/commentsIds" Target="commentsIds.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DB21988-2F76-324D-BF15-633743C7CCBB}">
  <ds:schemaRefs>
    <ds:schemaRef ds:uri="http://schemas.openxmlformats.org/officeDocument/2006/bibliography"/>
  </ds:schemaRefs>
</ds:datastoreItem>
</file>

<file path=customXml/itemProps2.xml><?xml version="1.0" encoding="utf-8"?>
<ds:datastoreItem xmlns:ds="http://schemas.openxmlformats.org/officeDocument/2006/customXml" ds:itemID="{F876E884-584B-0E42-BE43-870BD9D47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29</Pages>
  <Words>52993</Words>
  <Characters>281396</Characters>
  <Application>Microsoft Macintosh Word</Application>
  <DocSecurity>0</DocSecurity>
  <Lines>11724</Lines>
  <Paragraphs>6430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327959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79</cp:revision>
  <dcterms:created xsi:type="dcterms:W3CDTF">2018-12-04T10:06:00Z</dcterms:created>
  <dcterms:modified xsi:type="dcterms:W3CDTF">2018-12-04T18:08:00Z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