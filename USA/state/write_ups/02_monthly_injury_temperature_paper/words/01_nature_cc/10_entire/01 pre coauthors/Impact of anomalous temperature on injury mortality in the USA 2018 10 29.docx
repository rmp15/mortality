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xml:space="preserve">, </w:t>
      </w:r>
      <w:proofErr w:type="spellStart"/>
      <w:r w:rsidRPr="00C61364">
        <w:rPr>
          <w:rFonts w:ascii="Times New Roman" w:hAnsi="Times New Roman"/>
          <w:color w:val="000000" w:themeColor="text1"/>
          <w:sz w:val="24"/>
          <w:szCs w:val="24"/>
          <w:lang w:val="it-IT"/>
        </w:rPr>
        <w:t>Majid</w:t>
      </w:r>
      <w:proofErr w:type="spellEnd"/>
      <w:r w:rsidRPr="00C61364">
        <w:rPr>
          <w:rFonts w:ascii="Times New Roman" w:hAnsi="Times New Roman"/>
          <w:color w:val="000000" w:themeColor="text1"/>
          <w:sz w:val="24"/>
          <w:szCs w:val="24"/>
          <w:lang w:val="it-IT"/>
        </w:rPr>
        <w:t xml:space="preserve">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commentRangeStart w:id="0"/>
      <w:r w:rsidRPr="00C61364">
        <w:rPr>
          <w:rFonts w:ascii="Times New Roman" w:hAnsi="Times New Roman"/>
          <w:b/>
          <w:color w:val="000000" w:themeColor="text1"/>
          <w:sz w:val="24"/>
          <w:szCs w:val="24"/>
        </w:rPr>
        <w:lastRenderedPageBreak/>
        <w:t>Introduction</w:t>
      </w:r>
      <w:commentRangeEnd w:id="0"/>
      <w:r w:rsidR="005B4B00">
        <w:rPr>
          <w:rStyle w:val="CommentReference"/>
          <w:rFonts w:asciiTheme="minorHAnsi" w:eastAsiaTheme="minorHAnsi" w:hAnsiTheme="minorHAnsi" w:cstheme="minorBidi"/>
        </w:rPr>
        <w:commentReference w:id="0"/>
      </w:r>
    </w:p>
    <w:p w14:paraId="2AB19F72" w14:textId="4F99FA49" w:rsidR="006D0B0D" w:rsidRDefault="0081140B"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w:t>
      </w:r>
      <w:r w:rsidR="00D0651D">
        <w:rPr>
          <w:rFonts w:ascii="Times New Roman" w:hAnsi="Times New Roman"/>
          <w:color w:val="000000" w:themeColor="text1"/>
          <w:sz w:val="24"/>
          <w:szCs w:val="24"/>
        </w:rPr>
        <w:t>omalous temperature</w:t>
      </w:r>
      <w:r w:rsidR="00123D04">
        <w:rPr>
          <w:rFonts w:ascii="Times New Roman" w:hAnsi="Times New Roman"/>
          <w:color w:val="000000" w:themeColor="text1"/>
          <w:sz w:val="24"/>
          <w:szCs w:val="24"/>
        </w:rPr>
        <w:t>s</w:t>
      </w:r>
      <w:r w:rsidR="00D0651D">
        <w:rPr>
          <w:rFonts w:ascii="Times New Roman" w:hAnsi="Times New Roman"/>
          <w:color w:val="000000" w:themeColor="text1"/>
          <w:sz w:val="24"/>
          <w:szCs w:val="24"/>
        </w:rPr>
        <w:t>,</w:t>
      </w:r>
      <w:r w:rsidR="003D4196" w:rsidRPr="00C61364">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or</w:t>
      </w:r>
      <w:r w:rsidR="00D0651D">
        <w:rPr>
          <w:rFonts w:ascii="Times New Roman" w:hAnsi="Times New Roman"/>
          <w:color w:val="000000" w:themeColor="text1"/>
          <w:sz w:val="24"/>
          <w:szCs w:val="24"/>
        </w:rPr>
        <w:t xml:space="preserve"> </w:t>
      </w:r>
      <w:r w:rsidR="001E0F71">
        <w:rPr>
          <w:rFonts w:ascii="Times New Roman" w:hAnsi="Times New Roman"/>
          <w:color w:val="000000" w:themeColor="text1"/>
          <w:sz w:val="24"/>
          <w:szCs w:val="24"/>
        </w:rPr>
        <w:t>deviations</w:t>
      </w:r>
      <w:r w:rsidR="003D4196" w:rsidRPr="00C61364">
        <w:rPr>
          <w:rFonts w:ascii="Times New Roman" w:hAnsi="Times New Roman"/>
          <w:color w:val="000000" w:themeColor="text1"/>
          <w:sz w:val="24"/>
          <w:szCs w:val="24"/>
        </w:rPr>
        <w:t xml:space="preserve"> from long-term </w:t>
      </w:r>
      <w:r w:rsidR="00EF21EF">
        <w:rPr>
          <w:rFonts w:ascii="Times New Roman" w:hAnsi="Times New Roman"/>
          <w:color w:val="000000" w:themeColor="text1"/>
          <w:sz w:val="24"/>
          <w:szCs w:val="24"/>
        </w:rPr>
        <w:t xml:space="preserve">historical </w:t>
      </w:r>
      <w:r w:rsidR="003D4196" w:rsidRPr="00C61364">
        <w:rPr>
          <w:rFonts w:ascii="Times New Roman" w:hAnsi="Times New Roman"/>
          <w:color w:val="000000" w:themeColor="text1"/>
          <w:sz w:val="24"/>
          <w:szCs w:val="24"/>
        </w:rPr>
        <w:t>averages</w:t>
      </w:r>
      <w:r w:rsidR="00D0651D">
        <w:rPr>
          <w:rFonts w:ascii="Times New Roman" w:hAnsi="Times New Roman"/>
          <w:color w:val="000000" w:themeColor="text1"/>
          <w:sz w:val="24"/>
          <w:szCs w:val="24"/>
        </w:rPr>
        <w:t xml:space="preserve"> to which a society has adapted to, </w:t>
      </w:r>
      <w:r w:rsidR="002F6D34">
        <w:rPr>
          <w:rFonts w:ascii="Times New Roman" w:hAnsi="Times New Roman"/>
          <w:color w:val="000000" w:themeColor="text1"/>
          <w:sz w:val="24"/>
          <w:szCs w:val="24"/>
        </w:rPr>
        <w:t xml:space="preserve">can </w:t>
      </w:r>
      <w:r w:rsidR="009008B3">
        <w:rPr>
          <w:rFonts w:ascii="Times New Roman" w:hAnsi="Times New Roman"/>
          <w:color w:val="000000" w:themeColor="text1"/>
          <w:sz w:val="24"/>
          <w:szCs w:val="24"/>
        </w:rPr>
        <w:t>produce</w:t>
      </w:r>
      <w:r w:rsidR="00822DBF">
        <w:rPr>
          <w:rFonts w:ascii="Times New Roman" w:hAnsi="Times New Roman"/>
          <w:color w:val="000000" w:themeColor="text1"/>
          <w:sz w:val="24"/>
          <w:szCs w:val="24"/>
        </w:rPr>
        <w:t xml:space="preserve"> </w:t>
      </w:r>
      <w:r w:rsidR="00E806D9">
        <w:rPr>
          <w:rFonts w:ascii="Times New Roman" w:hAnsi="Times New Roman"/>
          <w:color w:val="000000" w:themeColor="text1"/>
          <w:sz w:val="24"/>
          <w:szCs w:val="24"/>
        </w:rPr>
        <w:t>changes in</w:t>
      </w:r>
      <w:r w:rsidR="001A4AD3">
        <w:rPr>
          <w:rFonts w:ascii="Times New Roman" w:hAnsi="Times New Roman"/>
          <w:color w:val="000000" w:themeColor="text1"/>
          <w:sz w:val="24"/>
          <w:szCs w:val="24"/>
        </w:rPr>
        <w:t xml:space="preserve"> </w:t>
      </w:r>
      <w:r w:rsidR="00822DBF">
        <w:rPr>
          <w:rFonts w:ascii="Times New Roman" w:hAnsi="Times New Roman"/>
          <w:color w:val="000000" w:themeColor="text1"/>
          <w:sz w:val="24"/>
          <w:szCs w:val="24"/>
        </w:rPr>
        <w:t>health outcomes</w:t>
      </w:r>
      <w:r w:rsidR="001A4AD3">
        <w:rPr>
          <w:rFonts w:ascii="Times New Roman" w:hAnsi="Times New Roman"/>
          <w:color w:val="000000" w:themeColor="text1"/>
          <w:sz w:val="24"/>
          <w:szCs w:val="24"/>
        </w:rPr>
        <w:t>.</w:t>
      </w:r>
      <w:r w:rsidR="00F646E8">
        <w:rPr>
          <w:rFonts w:ascii="Times New Roman" w:hAnsi="Times New Roman"/>
          <w:color w:val="000000" w:themeColor="text1"/>
          <w:sz w:val="24"/>
          <w:szCs w:val="24"/>
        </w:rPr>
        <w:fldChar w:fldCharType="begin" w:fldLock="1"/>
      </w:r>
      <w:r w:rsidR="00621C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Pr>
          <w:rFonts w:ascii="Times New Roman" w:hAnsi="Times New Roman"/>
          <w:color w:val="000000" w:themeColor="text1"/>
          <w:sz w:val="24"/>
          <w:szCs w:val="24"/>
        </w:rPr>
        <w:fldChar w:fldCharType="separate"/>
      </w:r>
      <w:r w:rsidR="00F646E8" w:rsidRPr="00F646E8">
        <w:rPr>
          <w:rFonts w:ascii="Times New Roman" w:hAnsi="Times New Roman"/>
          <w:noProof/>
          <w:color w:val="000000" w:themeColor="text1"/>
          <w:sz w:val="24"/>
          <w:szCs w:val="24"/>
          <w:vertAlign w:val="superscript"/>
        </w:rPr>
        <w:t>1,2</w:t>
      </w:r>
      <w:r w:rsidR="00F646E8">
        <w:rPr>
          <w:rFonts w:ascii="Times New Roman" w:hAnsi="Times New Roman"/>
          <w:color w:val="000000" w:themeColor="text1"/>
          <w:sz w:val="24"/>
          <w:szCs w:val="24"/>
        </w:rPr>
        <w:fldChar w:fldCharType="end"/>
      </w:r>
      <w:r w:rsidR="00D0651D">
        <w:rPr>
          <w:rFonts w:ascii="Times New Roman" w:hAnsi="Times New Roman"/>
          <w:color w:val="000000" w:themeColor="text1"/>
          <w:sz w:val="24"/>
          <w:szCs w:val="24"/>
        </w:rPr>
        <w:t xml:space="preserve"> This is true even of modestly warm anomalies</w:t>
      </w:r>
      <w:r w:rsidR="0036143F">
        <w:rPr>
          <w:rFonts w:ascii="Times New Roman" w:hAnsi="Times New Roman"/>
          <w:color w:val="000000" w:themeColor="text1"/>
          <w:sz w:val="24"/>
          <w:szCs w:val="24"/>
        </w:rPr>
        <w:t>.</w:t>
      </w:r>
      <w:r w:rsidR="00621CCD">
        <w:rPr>
          <w:rFonts w:ascii="Times New Roman" w:hAnsi="Times New Roman"/>
          <w:color w:val="000000" w:themeColor="text1"/>
          <w:sz w:val="24"/>
          <w:szCs w:val="24"/>
        </w:rPr>
        <w:fldChar w:fldCharType="begin" w:fldLock="1"/>
      </w:r>
      <w:r w:rsidR="0054286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Pr>
          <w:rFonts w:ascii="Times New Roman" w:hAnsi="Times New Roman"/>
          <w:color w:val="000000" w:themeColor="text1"/>
          <w:sz w:val="24"/>
          <w:szCs w:val="24"/>
        </w:rPr>
        <w:fldChar w:fldCharType="separate"/>
      </w:r>
      <w:r w:rsidR="00621CCD" w:rsidRPr="00621CCD">
        <w:rPr>
          <w:rFonts w:ascii="Times New Roman" w:hAnsi="Times New Roman"/>
          <w:noProof/>
          <w:color w:val="000000" w:themeColor="text1"/>
          <w:sz w:val="24"/>
          <w:szCs w:val="24"/>
          <w:vertAlign w:val="superscript"/>
        </w:rPr>
        <w:t>3</w:t>
      </w:r>
      <w:r w:rsidR="00621CCD">
        <w:rPr>
          <w:rFonts w:ascii="Times New Roman" w:hAnsi="Times New Roman"/>
          <w:color w:val="000000" w:themeColor="text1"/>
          <w:sz w:val="24"/>
          <w:szCs w:val="24"/>
        </w:rPr>
        <w:fldChar w:fldCharType="end"/>
      </w:r>
      <w:r w:rsidR="001A4AD3" w:rsidRPr="001A4AD3">
        <w:rPr>
          <w:rFonts w:ascii="Times New Roman" w:hAnsi="Times New Roman"/>
          <w:color w:val="000000" w:themeColor="text1"/>
          <w:sz w:val="24"/>
          <w:szCs w:val="24"/>
        </w:rPr>
        <w:t xml:space="preserve"> </w:t>
      </w:r>
      <w:r w:rsidR="0084714F">
        <w:rPr>
          <w:rFonts w:ascii="Times New Roman" w:hAnsi="Times New Roman"/>
          <w:color w:val="000000" w:themeColor="text1"/>
          <w:sz w:val="24"/>
          <w:szCs w:val="24"/>
        </w:rPr>
        <w:t>Th</w:t>
      </w:r>
      <w:r w:rsidR="00680088">
        <w:rPr>
          <w:rFonts w:ascii="Times New Roman" w:hAnsi="Times New Roman"/>
          <w:color w:val="000000" w:themeColor="text1"/>
          <w:sz w:val="24"/>
          <w:szCs w:val="24"/>
        </w:rPr>
        <w:t>us</w:t>
      </w:r>
      <w:r w:rsidR="001A4AD3">
        <w:rPr>
          <w:rFonts w:ascii="Times New Roman" w:hAnsi="Times New Roman"/>
          <w:color w:val="000000" w:themeColor="text1"/>
          <w:sz w:val="24"/>
          <w:szCs w:val="24"/>
        </w:rPr>
        <w:t xml:space="preserve"> climate change, which is expected to increase </w:t>
      </w:r>
      <w:r w:rsidR="00EF5A5E">
        <w:rPr>
          <w:rFonts w:ascii="Times New Roman" w:hAnsi="Times New Roman"/>
          <w:color w:val="000000" w:themeColor="text1"/>
          <w:sz w:val="24"/>
          <w:szCs w:val="24"/>
        </w:rPr>
        <w:t xml:space="preserve">the </w:t>
      </w:r>
      <w:r w:rsidR="001A4AD3">
        <w:rPr>
          <w:rFonts w:ascii="Times New Roman" w:hAnsi="Times New Roman"/>
          <w:color w:val="000000" w:themeColor="text1"/>
          <w:sz w:val="24"/>
          <w:szCs w:val="24"/>
        </w:rPr>
        <w:t xml:space="preserve">magnitude and frequency </w:t>
      </w:r>
      <w:r w:rsidR="00A73AD6">
        <w:rPr>
          <w:rFonts w:ascii="Times New Roman" w:hAnsi="Times New Roman"/>
          <w:color w:val="000000" w:themeColor="text1"/>
          <w:sz w:val="24"/>
          <w:szCs w:val="24"/>
        </w:rPr>
        <w:t xml:space="preserve">of </w:t>
      </w:r>
      <w:r w:rsidR="00310C65">
        <w:rPr>
          <w:rFonts w:ascii="Times New Roman" w:hAnsi="Times New Roman"/>
          <w:color w:val="000000" w:themeColor="text1"/>
          <w:sz w:val="24"/>
          <w:szCs w:val="24"/>
        </w:rPr>
        <w:t>anomalous events</w:t>
      </w:r>
      <w:r w:rsidR="004C2047">
        <w:rPr>
          <w:rFonts w:ascii="Times New Roman" w:hAnsi="Times New Roman"/>
          <w:color w:val="000000" w:themeColor="text1"/>
          <w:sz w:val="24"/>
          <w:szCs w:val="24"/>
        </w:rPr>
        <w:t>,</w:t>
      </w:r>
      <w:r w:rsidR="00542862">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542862">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4</w:t>
      </w:r>
      <w:r w:rsidR="00542862">
        <w:rPr>
          <w:rFonts w:ascii="Times New Roman" w:hAnsi="Times New Roman"/>
          <w:color w:val="000000" w:themeColor="text1"/>
          <w:sz w:val="24"/>
          <w:szCs w:val="24"/>
        </w:rPr>
        <w:fldChar w:fldCharType="end"/>
      </w:r>
      <w:r w:rsidR="004C2047">
        <w:rPr>
          <w:rFonts w:ascii="Times New Roman" w:hAnsi="Times New Roman"/>
          <w:color w:val="000000" w:themeColor="text1"/>
          <w:sz w:val="24"/>
          <w:szCs w:val="24"/>
        </w:rPr>
        <w:t xml:space="preserve"> is likely to impact h</w:t>
      </w:r>
      <w:r w:rsidR="00466764">
        <w:rPr>
          <w:rFonts w:ascii="Times New Roman" w:hAnsi="Times New Roman"/>
          <w:color w:val="000000" w:themeColor="text1"/>
          <w:sz w:val="24"/>
          <w:szCs w:val="24"/>
        </w:rPr>
        <w:t xml:space="preserve">ealth even in temperate </w:t>
      </w:r>
      <w:r w:rsidR="004C2047">
        <w:rPr>
          <w:rFonts w:ascii="Times New Roman" w:hAnsi="Times New Roman"/>
          <w:color w:val="000000" w:themeColor="text1"/>
          <w:sz w:val="24"/>
          <w:szCs w:val="24"/>
        </w:rPr>
        <w:t>countries</w:t>
      </w:r>
      <w:r w:rsidR="002339FB">
        <w:rPr>
          <w:rFonts w:ascii="Times New Roman" w:hAnsi="Times New Roman"/>
          <w:color w:val="000000" w:themeColor="text1"/>
          <w:sz w:val="24"/>
          <w:szCs w:val="24"/>
        </w:rPr>
        <w:t xml:space="preserve"> like the USA</w:t>
      </w:r>
      <w:r w:rsidR="00813ABC">
        <w:rPr>
          <w:rFonts w:ascii="Times New Roman" w:hAnsi="Times New Roman"/>
          <w:color w:val="000000" w:themeColor="text1"/>
          <w:sz w:val="24"/>
          <w:szCs w:val="24"/>
        </w:rPr>
        <w:t>.</w:t>
      </w:r>
    </w:p>
    <w:p w14:paraId="423CA46E" w14:textId="77777777" w:rsidR="00530F84" w:rsidRDefault="00530F84" w:rsidP="00D76DF7">
      <w:pPr>
        <w:spacing w:after="0" w:line="480" w:lineRule="auto"/>
        <w:jc w:val="both"/>
        <w:rPr>
          <w:rFonts w:ascii="Times New Roman" w:hAnsi="Times New Roman"/>
          <w:color w:val="000000" w:themeColor="text1"/>
          <w:sz w:val="24"/>
          <w:szCs w:val="24"/>
        </w:rPr>
      </w:pPr>
    </w:p>
    <w:p w14:paraId="64079337" w14:textId="74CA7F16" w:rsidR="002339FB" w:rsidRDefault="003239BA"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Any climate change r</w:t>
      </w:r>
      <w:r w:rsidRPr="00C61364">
        <w:rPr>
          <w:rFonts w:ascii="Times New Roman" w:hAnsi="Times New Roman"/>
          <w:color w:val="000000" w:themeColor="text1"/>
          <w:sz w:val="24"/>
          <w:szCs w:val="24"/>
        </w:rPr>
        <w:t xml:space="preserve">isk </w:t>
      </w:r>
      <w:r>
        <w:rPr>
          <w:rFonts w:ascii="Times New Roman" w:hAnsi="Times New Roman"/>
          <w:color w:val="000000" w:themeColor="text1"/>
          <w:sz w:val="24"/>
          <w:szCs w:val="24"/>
        </w:rPr>
        <w:t xml:space="preserve">assessment will be improved with an understanding of vulnerability and risk of a population to anomalous temperatures. </w:t>
      </w:r>
      <w:r w:rsidR="00F96A01">
        <w:rPr>
          <w:rFonts w:ascii="Times New Roman" w:hAnsi="Times New Roman"/>
          <w:color w:val="000000" w:themeColor="text1"/>
          <w:sz w:val="24"/>
          <w:szCs w:val="24"/>
        </w:rPr>
        <w:t>P</w:t>
      </w:r>
      <w:r w:rsidR="002339FB" w:rsidRPr="00C61364">
        <w:rPr>
          <w:rFonts w:ascii="Times New Roman" w:hAnsi="Times New Roman"/>
          <w:color w:val="000000" w:themeColor="text1"/>
          <w:sz w:val="24"/>
          <w:szCs w:val="24"/>
        </w:rPr>
        <w:t>revious work has focussed on how mortality from natural causes is affected by daily</w:t>
      </w:r>
      <w:r w:rsidR="002339FB">
        <w:rPr>
          <w:rFonts w:ascii="Times New Roman" w:hAnsi="Times New Roman"/>
          <w:color w:val="000000" w:themeColor="text1"/>
          <w:sz w:val="24"/>
          <w:szCs w:val="24"/>
        </w:rPr>
        <w:t xml:space="preserve"> or multi-day hot/cold episodes</w:t>
      </w:r>
      <w:r w:rsidR="004F5C2E">
        <w:rPr>
          <w:rFonts w:ascii="Times New Roman" w:hAnsi="Times New Roman"/>
          <w:color w:val="000000" w:themeColor="text1"/>
          <w:sz w:val="24"/>
          <w:szCs w:val="24"/>
        </w:rPr>
        <w:t>, of which the biological pathways are well-documented</w:t>
      </w:r>
      <w:r w:rsidR="002339FB">
        <w:rPr>
          <w:rFonts w:ascii="Times New Roman" w:hAnsi="Times New Roman"/>
          <w:color w:val="000000" w:themeColor="text1"/>
          <w:sz w:val="24"/>
          <w:szCs w:val="24"/>
        </w:rPr>
        <w:t>.</w:t>
      </w:r>
      <w:r w:rsidR="002339FB">
        <w:rPr>
          <w:rFonts w:ascii="Times New Roman" w:hAnsi="Times New Roman"/>
          <w:color w:val="000000" w:themeColor="text1"/>
          <w:sz w:val="24"/>
          <w:szCs w:val="24"/>
        </w:rPr>
        <w:fldChar w:fldCharType="begin" w:fldLock="1"/>
      </w:r>
      <w:r w:rsidR="00227D5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Pr>
          <w:rFonts w:ascii="Times New Roman" w:hAnsi="Times New Roman"/>
          <w:color w:val="000000" w:themeColor="text1"/>
          <w:sz w:val="24"/>
          <w:szCs w:val="24"/>
        </w:rPr>
        <w:fldChar w:fldCharType="separate"/>
      </w:r>
      <w:r w:rsidR="00542862" w:rsidRPr="00542862">
        <w:rPr>
          <w:rFonts w:ascii="Times New Roman" w:hAnsi="Times New Roman"/>
          <w:noProof/>
          <w:color w:val="000000" w:themeColor="text1"/>
          <w:sz w:val="24"/>
          <w:szCs w:val="24"/>
          <w:vertAlign w:val="superscript"/>
        </w:rPr>
        <w:t>5,6</w:t>
      </w:r>
      <w:r w:rsidR="002339FB">
        <w:rPr>
          <w:rFonts w:ascii="Times New Roman" w:hAnsi="Times New Roman"/>
          <w:color w:val="000000" w:themeColor="text1"/>
          <w:sz w:val="24"/>
          <w:szCs w:val="24"/>
        </w:rPr>
        <w:fldChar w:fldCharType="end"/>
      </w:r>
      <w:r w:rsidR="002339FB">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The causal link </w:t>
      </w:r>
      <w:r w:rsidR="002339FB">
        <w:rPr>
          <w:rFonts w:ascii="Times New Roman" w:hAnsi="Times New Roman"/>
          <w:color w:val="000000" w:themeColor="text1"/>
          <w:sz w:val="24"/>
          <w:szCs w:val="24"/>
        </w:rPr>
        <w:t xml:space="preserve">between </w:t>
      </w:r>
      <w:r w:rsidR="004F5C2E">
        <w:rPr>
          <w:rFonts w:ascii="Times New Roman" w:hAnsi="Times New Roman"/>
          <w:color w:val="000000" w:themeColor="text1"/>
          <w:sz w:val="24"/>
          <w:szCs w:val="24"/>
        </w:rPr>
        <w:t>injury</w:t>
      </w:r>
      <w:r w:rsidR="002339FB">
        <w:rPr>
          <w:rFonts w:ascii="Times New Roman" w:hAnsi="Times New Roman"/>
          <w:color w:val="000000" w:themeColor="text1"/>
          <w:sz w:val="24"/>
          <w:szCs w:val="24"/>
        </w:rPr>
        <w:t xml:space="preserve"> </w:t>
      </w:r>
      <w:r w:rsidR="004F5C2E">
        <w:rPr>
          <w:rFonts w:ascii="Times New Roman" w:hAnsi="Times New Roman"/>
          <w:color w:val="000000" w:themeColor="text1"/>
          <w:sz w:val="24"/>
          <w:szCs w:val="24"/>
        </w:rPr>
        <w:t xml:space="preserve">deaths </w:t>
      </w:r>
      <w:r w:rsidR="002339FB">
        <w:rPr>
          <w:rFonts w:ascii="Times New Roman" w:hAnsi="Times New Roman"/>
          <w:color w:val="000000" w:themeColor="text1"/>
          <w:sz w:val="24"/>
          <w:szCs w:val="24"/>
        </w:rPr>
        <w:t>and temperature</w:t>
      </w:r>
      <w:r w:rsidR="009A096C">
        <w:rPr>
          <w:rFonts w:ascii="Times New Roman" w:hAnsi="Times New Roman"/>
          <w:color w:val="000000" w:themeColor="text1"/>
          <w:sz w:val="24"/>
          <w:szCs w:val="24"/>
        </w:rPr>
        <w:t>,</w:t>
      </w:r>
      <w:r w:rsidR="00394D30">
        <w:rPr>
          <w:rFonts w:ascii="Times New Roman" w:hAnsi="Times New Roman"/>
          <w:color w:val="000000" w:themeColor="text1"/>
          <w:sz w:val="24"/>
          <w:szCs w:val="24"/>
        </w:rPr>
        <w:t xml:space="preserve"> however,</w:t>
      </w:r>
      <w:r w:rsidR="002339FB">
        <w:rPr>
          <w:rFonts w:ascii="Times New Roman" w:hAnsi="Times New Roman"/>
          <w:color w:val="000000" w:themeColor="text1"/>
          <w:sz w:val="24"/>
          <w:szCs w:val="24"/>
        </w:rPr>
        <w:t xml:space="preserve"> </w:t>
      </w:r>
      <w:r w:rsidR="009A096C">
        <w:rPr>
          <w:rFonts w:ascii="Times New Roman" w:hAnsi="Times New Roman"/>
          <w:color w:val="000000" w:themeColor="text1"/>
          <w:sz w:val="24"/>
          <w:szCs w:val="24"/>
        </w:rPr>
        <w:t xml:space="preserve">where the interaction </w:t>
      </w:r>
      <w:r w:rsidR="000135F4">
        <w:rPr>
          <w:rFonts w:ascii="Times New Roman" w:hAnsi="Times New Roman"/>
          <w:color w:val="000000" w:themeColor="text1"/>
          <w:sz w:val="24"/>
          <w:szCs w:val="24"/>
        </w:rPr>
        <w:t xml:space="preserve">is </w:t>
      </w:r>
      <w:r w:rsidR="009A096C">
        <w:rPr>
          <w:rFonts w:ascii="Times New Roman" w:hAnsi="Times New Roman"/>
          <w:color w:val="000000" w:themeColor="text1"/>
          <w:sz w:val="24"/>
          <w:szCs w:val="24"/>
        </w:rPr>
        <w:t xml:space="preserve">likely to be related </w:t>
      </w:r>
      <w:r w:rsidR="004D3C7F">
        <w:rPr>
          <w:rFonts w:ascii="Times New Roman" w:hAnsi="Times New Roman"/>
          <w:color w:val="000000" w:themeColor="text1"/>
          <w:sz w:val="24"/>
          <w:szCs w:val="24"/>
        </w:rPr>
        <w:t xml:space="preserve">with </w:t>
      </w:r>
      <w:r w:rsidR="008B1AD4">
        <w:rPr>
          <w:rFonts w:ascii="Times New Roman" w:hAnsi="Times New Roman"/>
          <w:color w:val="000000" w:themeColor="text1"/>
          <w:sz w:val="24"/>
          <w:szCs w:val="24"/>
        </w:rPr>
        <w:t xml:space="preserve">more </w:t>
      </w:r>
      <w:r w:rsidR="008A74DA">
        <w:rPr>
          <w:rFonts w:ascii="Times New Roman" w:hAnsi="Times New Roman"/>
          <w:color w:val="000000" w:themeColor="text1"/>
          <w:sz w:val="24"/>
          <w:szCs w:val="24"/>
        </w:rPr>
        <w:t>complicated</w:t>
      </w:r>
      <w:r w:rsidR="009A096C">
        <w:rPr>
          <w:rFonts w:ascii="Times New Roman" w:hAnsi="Times New Roman"/>
          <w:color w:val="000000" w:themeColor="text1"/>
          <w:sz w:val="24"/>
          <w:szCs w:val="24"/>
        </w:rPr>
        <w:t xml:space="preserve"> behaviour</w:t>
      </w:r>
      <w:r w:rsidR="00E80659">
        <w:rPr>
          <w:rFonts w:ascii="Times New Roman" w:hAnsi="Times New Roman"/>
          <w:color w:val="000000" w:themeColor="text1"/>
          <w:sz w:val="24"/>
          <w:szCs w:val="24"/>
        </w:rPr>
        <w:t>al and psychological</w:t>
      </w:r>
      <w:r w:rsidR="009A096C">
        <w:rPr>
          <w:rFonts w:ascii="Times New Roman" w:hAnsi="Times New Roman"/>
          <w:color w:val="000000" w:themeColor="text1"/>
          <w:sz w:val="24"/>
          <w:szCs w:val="24"/>
        </w:rPr>
        <w:t xml:space="preserve"> modulations</w:t>
      </w:r>
      <w:r w:rsidR="00E07BAA">
        <w:rPr>
          <w:rFonts w:ascii="Times New Roman" w:hAnsi="Times New Roman"/>
          <w:color w:val="000000" w:themeColor="text1"/>
          <w:sz w:val="24"/>
          <w:szCs w:val="24"/>
        </w:rPr>
        <w:t>, is less well-</w:t>
      </w:r>
      <w:r w:rsidR="002773C7">
        <w:rPr>
          <w:rFonts w:ascii="Times New Roman" w:hAnsi="Times New Roman"/>
          <w:color w:val="000000" w:themeColor="text1"/>
          <w:sz w:val="24"/>
          <w:szCs w:val="24"/>
        </w:rPr>
        <w:t>researched</w:t>
      </w:r>
      <w:r w:rsidR="001D6E21">
        <w:rPr>
          <w:rFonts w:ascii="Times New Roman" w:hAnsi="Times New Roman"/>
          <w:color w:val="000000" w:themeColor="text1"/>
          <w:sz w:val="24"/>
          <w:szCs w:val="24"/>
        </w:rPr>
        <w:t xml:space="preserve">. There are studies which indirectly examine relationships of violent behaviour and conflict with </w:t>
      </w:r>
      <w:r w:rsidR="003F55E2">
        <w:rPr>
          <w:rFonts w:ascii="Times New Roman" w:hAnsi="Times New Roman"/>
          <w:color w:val="000000" w:themeColor="text1"/>
          <w:sz w:val="24"/>
          <w:szCs w:val="24"/>
        </w:rPr>
        <w:t>climate change</w:t>
      </w:r>
      <w:r w:rsidR="001D6E21">
        <w:rPr>
          <w:rFonts w:ascii="Times New Roman" w:hAnsi="Times New Roman"/>
          <w:color w:val="000000" w:themeColor="text1"/>
          <w:sz w:val="24"/>
          <w:szCs w:val="24"/>
        </w:rPr>
        <w:t>,</w:t>
      </w:r>
      <w:r w:rsidR="001D6E21">
        <w:rPr>
          <w:rFonts w:ascii="Times New Roman" w:hAnsi="Times New Roman"/>
          <w:color w:val="000000" w:themeColor="text1"/>
          <w:sz w:val="24"/>
          <w:szCs w:val="24"/>
        </w:rPr>
        <w:fldChar w:fldCharType="begin" w:fldLock="1"/>
      </w:r>
      <w:r w:rsidR="003F55E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Pr>
          <w:rFonts w:ascii="MS Mincho" w:eastAsia="MS Mincho" w:hAnsi="MS Mincho" w:cs="MS Mincho"/>
          <w:color w:val="000000" w:themeColor="text1"/>
          <w:sz w:val="24"/>
          <w:szCs w:val="24"/>
        </w:rPr>
        <w:instrText>∼</w:instrText>
      </w:r>
      <w:r w:rsidR="003F55E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Pr>
          <w:rFonts w:ascii="Times New Roman" w:hAnsi="Times New Roman"/>
          <w:color w:val="000000" w:themeColor="text1"/>
          <w:sz w:val="24"/>
          <w:szCs w:val="24"/>
        </w:rPr>
        <w:fldChar w:fldCharType="separate"/>
      </w:r>
      <w:r w:rsidR="003F55E2" w:rsidRPr="003F55E2">
        <w:rPr>
          <w:rFonts w:ascii="Times New Roman" w:hAnsi="Times New Roman"/>
          <w:noProof/>
          <w:color w:val="000000" w:themeColor="text1"/>
          <w:sz w:val="24"/>
          <w:szCs w:val="24"/>
          <w:vertAlign w:val="superscript"/>
        </w:rPr>
        <w:t>7–12</w:t>
      </w:r>
      <w:r w:rsidR="001D6E21">
        <w:rPr>
          <w:rFonts w:ascii="Times New Roman" w:hAnsi="Times New Roman"/>
          <w:color w:val="000000" w:themeColor="text1"/>
          <w:sz w:val="24"/>
          <w:szCs w:val="24"/>
        </w:rPr>
        <w:fldChar w:fldCharType="end"/>
      </w:r>
      <w:r w:rsidR="001D6E21">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with</w:t>
      </w:r>
      <w:r w:rsidR="00CD5FB0">
        <w:rPr>
          <w:rFonts w:ascii="Times New Roman" w:hAnsi="Times New Roman"/>
          <w:color w:val="000000" w:themeColor="text1"/>
          <w:sz w:val="24"/>
          <w:szCs w:val="24"/>
        </w:rPr>
        <w:t xml:space="preserve"> only </w:t>
      </w:r>
      <w:r w:rsidR="001D6E21">
        <w:rPr>
          <w:rFonts w:ascii="Times New Roman" w:hAnsi="Times New Roman"/>
          <w:color w:val="000000" w:themeColor="text1"/>
          <w:sz w:val="24"/>
          <w:szCs w:val="24"/>
        </w:rPr>
        <w:t>a</w:t>
      </w:r>
      <w:r w:rsidR="002773C7">
        <w:rPr>
          <w:rFonts w:ascii="Times New Roman" w:hAnsi="Times New Roman"/>
          <w:color w:val="000000" w:themeColor="text1"/>
          <w:sz w:val="24"/>
          <w:szCs w:val="24"/>
        </w:rPr>
        <w:t xml:space="preserve"> </w:t>
      </w:r>
      <w:r w:rsidR="00E07BAA">
        <w:rPr>
          <w:rFonts w:ascii="Times New Roman" w:hAnsi="Times New Roman"/>
          <w:color w:val="000000" w:themeColor="text1"/>
          <w:sz w:val="24"/>
          <w:szCs w:val="24"/>
        </w:rPr>
        <w:t xml:space="preserve">few to date </w:t>
      </w:r>
      <w:r w:rsidR="001D6E21">
        <w:rPr>
          <w:rFonts w:ascii="Times New Roman" w:hAnsi="Times New Roman"/>
          <w:color w:val="000000" w:themeColor="text1"/>
          <w:sz w:val="24"/>
          <w:szCs w:val="24"/>
        </w:rPr>
        <w:t>linking a</w:t>
      </w:r>
      <w:r w:rsidR="00264EE8">
        <w:rPr>
          <w:rFonts w:ascii="Times New Roman" w:hAnsi="Times New Roman"/>
          <w:color w:val="000000" w:themeColor="text1"/>
          <w:sz w:val="24"/>
          <w:szCs w:val="24"/>
        </w:rPr>
        <w:t>n outcome for a</w:t>
      </w:r>
      <w:r w:rsidR="00DC16D6">
        <w:rPr>
          <w:rFonts w:ascii="Times New Roman" w:hAnsi="Times New Roman"/>
          <w:color w:val="000000" w:themeColor="text1"/>
          <w:sz w:val="24"/>
          <w:szCs w:val="24"/>
        </w:rPr>
        <w:t xml:space="preserve"> particular </w:t>
      </w:r>
      <w:r w:rsidR="00F52CE2">
        <w:rPr>
          <w:rFonts w:ascii="Times New Roman" w:hAnsi="Times New Roman"/>
          <w:color w:val="000000" w:themeColor="text1"/>
          <w:sz w:val="24"/>
          <w:szCs w:val="24"/>
        </w:rPr>
        <w:t xml:space="preserve">category of </w:t>
      </w:r>
      <w:r w:rsidR="00264EE8">
        <w:rPr>
          <w:rFonts w:ascii="Times New Roman" w:hAnsi="Times New Roman"/>
          <w:color w:val="000000" w:themeColor="text1"/>
          <w:sz w:val="24"/>
          <w:szCs w:val="24"/>
        </w:rPr>
        <w:t xml:space="preserve">injury </w:t>
      </w:r>
      <w:r w:rsidR="001D6E21">
        <w:rPr>
          <w:rFonts w:ascii="Times New Roman" w:hAnsi="Times New Roman"/>
          <w:color w:val="000000" w:themeColor="text1"/>
          <w:sz w:val="24"/>
          <w:szCs w:val="24"/>
        </w:rPr>
        <w:t>with increasing temperature</w:t>
      </w:r>
      <w:r w:rsidR="009A096C">
        <w:rPr>
          <w:rFonts w:ascii="Times New Roman" w:hAnsi="Times New Roman"/>
          <w:color w:val="000000" w:themeColor="text1"/>
          <w:sz w:val="24"/>
          <w:szCs w:val="24"/>
        </w:rPr>
        <w:t>.</w:t>
      </w:r>
      <w:r w:rsidR="00227D5B">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13–16</w:t>
      </w:r>
      <w:r w:rsidR="00227D5B">
        <w:rPr>
          <w:rFonts w:ascii="Times New Roman" w:hAnsi="Times New Roman"/>
          <w:color w:val="000000" w:themeColor="text1"/>
          <w:sz w:val="24"/>
          <w:szCs w:val="24"/>
        </w:rPr>
        <w:fldChar w:fldCharType="end"/>
      </w:r>
    </w:p>
    <w:p w14:paraId="185106AA" w14:textId="77777777" w:rsidR="002339FB" w:rsidRDefault="002339FB" w:rsidP="00D76DF7">
      <w:pPr>
        <w:spacing w:after="0" w:line="480" w:lineRule="auto"/>
        <w:jc w:val="both"/>
        <w:rPr>
          <w:rFonts w:ascii="Times New Roman" w:hAnsi="Times New Roman"/>
          <w:color w:val="000000" w:themeColor="text1"/>
          <w:sz w:val="24"/>
          <w:szCs w:val="24"/>
        </w:rPr>
      </w:pPr>
    </w:p>
    <w:p w14:paraId="59E5EACC" w14:textId="25B3AEBB" w:rsidR="00252CB9" w:rsidRDefault="00327C97"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Distinguishing by</w:t>
      </w:r>
      <w:r w:rsidR="00252CB9">
        <w:rPr>
          <w:rFonts w:ascii="Times New Roman" w:hAnsi="Times New Roman"/>
          <w:color w:val="000000" w:themeColor="text1"/>
          <w:sz w:val="24"/>
          <w:szCs w:val="24"/>
        </w:rPr>
        <w:t xml:space="preserve"> </w:t>
      </w:r>
      <w:r w:rsidR="000C6935">
        <w:rPr>
          <w:rFonts w:ascii="Times New Roman" w:hAnsi="Times New Roman"/>
          <w:color w:val="000000" w:themeColor="text1"/>
          <w:sz w:val="24"/>
          <w:szCs w:val="24"/>
        </w:rPr>
        <w:t xml:space="preserve">socio-demographic </w:t>
      </w:r>
      <w:r>
        <w:rPr>
          <w:rFonts w:ascii="Times New Roman" w:hAnsi="Times New Roman"/>
          <w:color w:val="000000" w:themeColor="text1"/>
          <w:sz w:val="24"/>
          <w:szCs w:val="24"/>
        </w:rPr>
        <w:t>groups</w:t>
      </w:r>
      <w:r w:rsidR="00530F84">
        <w:rPr>
          <w:rFonts w:ascii="Times New Roman" w:hAnsi="Times New Roman"/>
          <w:color w:val="000000" w:themeColor="text1"/>
          <w:sz w:val="24"/>
          <w:szCs w:val="24"/>
        </w:rPr>
        <w:t xml:space="preserve">, </w:t>
      </w:r>
      <w:r w:rsidR="00903C59">
        <w:rPr>
          <w:rFonts w:ascii="Times New Roman" w:hAnsi="Times New Roman"/>
          <w:color w:val="000000" w:themeColor="text1"/>
          <w:sz w:val="24"/>
          <w:szCs w:val="24"/>
        </w:rPr>
        <w:t xml:space="preserve">which </w:t>
      </w:r>
      <w:r w:rsidR="000C6935">
        <w:rPr>
          <w:rFonts w:ascii="Times New Roman" w:hAnsi="Times New Roman"/>
          <w:color w:val="000000" w:themeColor="text1"/>
          <w:sz w:val="24"/>
          <w:szCs w:val="24"/>
        </w:rPr>
        <w:t xml:space="preserve">potentially </w:t>
      </w:r>
      <w:r w:rsidR="00903C59">
        <w:rPr>
          <w:rFonts w:ascii="Times New Roman" w:hAnsi="Times New Roman"/>
          <w:color w:val="000000" w:themeColor="text1"/>
          <w:sz w:val="24"/>
          <w:szCs w:val="24"/>
        </w:rPr>
        <w:t xml:space="preserve">possess varying </w:t>
      </w:r>
      <w:r w:rsidR="00C52FAB">
        <w:rPr>
          <w:rFonts w:ascii="Times New Roman" w:hAnsi="Times New Roman"/>
          <w:color w:val="000000" w:themeColor="text1"/>
          <w:sz w:val="24"/>
          <w:szCs w:val="24"/>
        </w:rPr>
        <w:t>levels of resilience</w:t>
      </w:r>
      <w:r w:rsidR="000C6935">
        <w:rPr>
          <w:rFonts w:ascii="Times New Roman" w:hAnsi="Times New Roman"/>
          <w:color w:val="000000" w:themeColor="text1"/>
          <w:sz w:val="24"/>
          <w:szCs w:val="24"/>
        </w:rPr>
        <w:t xml:space="preserve"> to temperature anomalies</w:t>
      </w:r>
      <w:r w:rsidR="00EB7B88">
        <w:rPr>
          <w:rFonts w:ascii="Times New Roman" w:hAnsi="Times New Roman"/>
          <w:color w:val="000000" w:themeColor="text1"/>
          <w:sz w:val="24"/>
          <w:szCs w:val="24"/>
        </w:rPr>
        <w:t xml:space="preserve"> as well as differing compositions of injury deaths,</w:t>
      </w:r>
      <w:r w:rsidR="00C3413F">
        <w:rPr>
          <w:rFonts w:ascii="Times New Roman" w:hAnsi="Times New Roman"/>
          <w:color w:val="000000" w:themeColor="text1"/>
          <w:sz w:val="24"/>
          <w:szCs w:val="24"/>
        </w:rPr>
        <w:t xml:space="preserve"> can help identify vulnerable communities within a population</w:t>
      </w:r>
      <w:r w:rsidR="00321DA9">
        <w:rPr>
          <w:rFonts w:ascii="Times New Roman" w:hAnsi="Times New Roman"/>
          <w:color w:val="000000" w:themeColor="text1"/>
          <w:sz w:val="24"/>
          <w:szCs w:val="24"/>
        </w:rPr>
        <w:t>.</w:t>
      </w:r>
      <w:r w:rsidR="00321DA9" w:rsidRPr="00321DA9">
        <w:rPr>
          <w:rFonts w:ascii="Times New Roman" w:hAnsi="Times New Roman"/>
          <w:color w:val="000000" w:themeColor="text1"/>
          <w:sz w:val="24"/>
          <w:szCs w:val="24"/>
        </w:rPr>
        <w:t xml:space="preserve"> </w:t>
      </w:r>
      <w:r w:rsidR="00321DA9">
        <w:rPr>
          <w:rFonts w:ascii="Times New Roman" w:hAnsi="Times New Roman"/>
          <w:color w:val="000000" w:themeColor="text1"/>
          <w:sz w:val="24"/>
          <w:szCs w:val="24"/>
        </w:rPr>
        <w:fldChar w:fldCharType="begin" w:fldLock="1"/>
      </w:r>
      <w:r w:rsidR="00BE7FC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1,2,17,18</w:t>
      </w:r>
      <w:r w:rsidR="00321DA9">
        <w:rPr>
          <w:rFonts w:ascii="Times New Roman" w:hAnsi="Times New Roman"/>
          <w:color w:val="000000" w:themeColor="text1"/>
          <w:sz w:val="24"/>
          <w:szCs w:val="24"/>
        </w:rPr>
        <w:fldChar w:fldCharType="end"/>
      </w:r>
      <w:r w:rsidR="00321DA9">
        <w:rPr>
          <w:rFonts w:ascii="Times New Roman" w:hAnsi="Times New Roman"/>
          <w:color w:val="000000" w:themeColor="text1"/>
          <w:sz w:val="24"/>
          <w:szCs w:val="24"/>
        </w:rPr>
        <w:t xml:space="preserve"> </w:t>
      </w:r>
      <w:r w:rsidR="00B86EC8">
        <w:rPr>
          <w:rFonts w:ascii="Times New Roman" w:hAnsi="Times New Roman"/>
          <w:color w:val="000000" w:themeColor="text1"/>
          <w:sz w:val="24"/>
          <w:szCs w:val="24"/>
        </w:rPr>
        <w:t>T</w:t>
      </w:r>
      <w:r w:rsidR="00287584">
        <w:rPr>
          <w:rFonts w:ascii="Times New Roman" w:hAnsi="Times New Roman"/>
          <w:color w:val="000000" w:themeColor="text1"/>
          <w:sz w:val="24"/>
          <w:szCs w:val="24"/>
        </w:rPr>
        <w:t xml:space="preserve">emperature </w:t>
      </w:r>
      <w:r w:rsidR="000C36FE">
        <w:rPr>
          <w:rFonts w:ascii="Times New Roman" w:hAnsi="Times New Roman"/>
          <w:color w:val="000000" w:themeColor="text1"/>
          <w:sz w:val="24"/>
          <w:szCs w:val="24"/>
        </w:rPr>
        <w:t>can</w:t>
      </w:r>
      <w:r w:rsidR="00BC7B29">
        <w:rPr>
          <w:rFonts w:ascii="Times New Roman" w:hAnsi="Times New Roman"/>
          <w:color w:val="000000" w:themeColor="text1"/>
          <w:sz w:val="24"/>
          <w:szCs w:val="24"/>
        </w:rPr>
        <w:t xml:space="preserve"> potentially</w:t>
      </w:r>
      <w:r w:rsidR="00B86EC8">
        <w:rPr>
          <w:rFonts w:ascii="Times New Roman" w:hAnsi="Times New Roman"/>
          <w:color w:val="000000" w:themeColor="text1"/>
          <w:sz w:val="24"/>
          <w:szCs w:val="24"/>
        </w:rPr>
        <w:t xml:space="preserve"> </w:t>
      </w:r>
      <w:r w:rsidR="00287584">
        <w:rPr>
          <w:rFonts w:ascii="Times New Roman" w:hAnsi="Times New Roman"/>
          <w:color w:val="000000" w:themeColor="text1"/>
          <w:sz w:val="24"/>
          <w:szCs w:val="24"/>
        </w:rPr>
        <w:t xml:space="preserve">modify </w:t>
      </w:r>
      <w:r w:rsidR="00EB79A2">
        <w:rPr>
          <w:rFonts w:ascii="Times New Roman" w:hAnsi="Times New Roman"/>
          <w:color w:val="000000" w:themeColor="text1"/>
          <w:sz w:val="24"/>
          <w:szCs w:val="24"/>
        </w:rPr>
        <w:t>risk</w:t>
      </w:r>
      <w:r w:rsidR="003E2F68">
        <w:rPr>
          <w:rFonts w:ascii="Times New Roman" w:hAnsi="Times New Roman"/>
          <w:color w:val="000000" w:themeColor="text1"/>
          <w:sz w:val="24"/>
          <w:szCs w:val="24"/>
        </w:rPr>
        <w:t xml:space="preserve"> of death differently</w:t>
      </w:r>
      <w:r w:rsidR="00287584">
        <w:rPr>
          <w:rFonts w:ascii="Times New Roman" w:hAnsi="Times New Roman"/>
          <w:color w:val="000000" w:themeColor="text1"/>
          <w:sz w:val="24"/>
          <w:szCs w:val="24"/>
        </w:rPr>
        <w:t xml:space="preserve"> </w:t>
      </w:r>
      <w:r w:rsidR="00EA41FA">
        <w:rPr>
          <w:rFonts w:ascii="Times New Roman" w:hAnsi="Times New Roman"/>
          <w:color w:val="000000" w:themeColor="text1"/>
          <w:sz w:val="24"/>
          <w:szCs w:val="24"/>
        </w:rPr>
        <w:t>by category of injury</w:t>
      </w:r>
      <w:r w:rsidR="00C55816">
        <w:rPr>
          <w:rFonts w:ascii="Times New Roman" w:hAnsi="Times New Roman"/>
          <w:color w:val="000000" w:themeColor="text1"/>
          <w:sz w:val="24"/>
          <w:szCs w:val="24"/>
        </w:rPr>
        <w:t xml:space="preserve"> within each socio-demographic group</w:t>
      </w:r>
      <w:r w:rsidR="004C67C0">
        <w:rPr>
          <w:rFonts w:ascii="Times New Roman" w:hAnsi="Times New Roman"/>
          <w:color w:val="000000" w:themeColor="text1"/>
          <w:sz w:val="24"/>
          <w:szCs w:val="24"/>
        </w:rPr>
        <w:t>.</w:t>
      </w:r>
      <w:r w:rsidR="000C36FE">
        <w:rPr>
          <w:rFonts w:ascii="Times New Roman" w:hAnsi="Times New Roman"/>
          <w:color w:val="000000" w:themeColor="text1"/>
          <w:sz w:val="24"/>
          <w:szCs w:val="24"/>
        </w:rPr>
        <w:t xml:space="preserve"> It is therefore also important to analyse </w:t>
      </w:r>
      <w:r w:rsidR="0006625F">
        <w:rPr>
          <w:rFonts w:ascii="Times New Roman" w:hAnsi="Times New Roman"/>
          <w:color w:val="000000" w:themeColor="text1"/>
          <w:sz w:val="24"/>
          <w:szCs w:val="24"/>
        </w:rPr>
        <w:t>vulnerability by these distinct combinations</w:t>
      </w:r>
      <w:r w:rsidR="00BC1E9B">
        <w:rPr>
          <w:rFonts w:ascii="Times New Roman" w:hAnsi="Times New Roman"/>
          <w:color w:val="000000" w:themeColor="text1"/>
          <w:sz w:val="24"/>
          <w:szCs w:val="24"/>
        </w:rPr>
        <w:t>.</w:t>
      </w:r>
    </w:p>
    <w:p w14:paraId="20612A69" w14:textId="77777777" w:rsidR="00F713D6" w:rsidRDefault="00F713D6" w:rsidP="00530F84">
      <w:pPr>
        <w:spacing w:after="0" w:line="480" w:lineRule="auto"/>
        <w:jc w:val="both"/>
        <w:rPr>
          <w:rFonts w:ascii="Times New Roman" w:hAnsi="Times New Roman"/>
          <w:color w:val="000000" w:themeColor="text1"/>
          <w:sz w:val="24"/>
          <w:szCs w:val="24"/>
        </w:rPr>
      </w:pPr>
    </w:p>
    <w:p w14:paraId="4B43762F" w14:textId="70A9AD70" w:rsidR="00F713D6" w:rsidRDefault="002A2B94" w:rsidP="00F713D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Here, w</w:t>
      </w:r>
      <w:r w:rsidR="00F713D6">
        <w:rPr>
          <w:rFonts w:ascii="Times New Roman" w:hAnsi="Times New Roman"/>
          <w:color w:val="000000" w:themeColor="text1"/>
          <w:sz w:val="24"/>
          <w:szCs w:val="24"/>
        </w:rPr>
        <w:t>e</w:t>
      </w:r>
      <w:r>
        <w:rPr>
          <w:rFonts w:ascii="Times New Roman" w:hAnsi="Times New Roman"/>
          <w:color w:val="000000" w:themeColor="text1"/>
          <w:sz w:val="24"/>
          <w:szCs w:val="24"/>
        </w:rPr>
        <w:t xml:space="preserve"> used geo-coded injury mortality and temperature data, as well </w:t>
      </w:r>
      <w:r w:rsidR="00E70EB0">
        <w:rPr>
          <w:rFonts w:ascii="Times New Roman" w:hAnsi="Times New Roman"/>
          <w:color w:val="000000" w:themeColor="text1"/>
          <w:sz w:val="24"/>
          <w:szCs w:val="24"/>
        </w:rPr>
        <w:t>a</w:t>
      </w:r>
      <w:r w:rsidR="008721C3">
        <w:rPr>
          <w:rFonts w:ascii="Times New Roman" w:hAnsi="Times New Roman"/>
          <w:color w:val="000000" w:themeColor="text1"/>
          <w:sz w:val="24"/>
          <w:szCs w:val="24"/>
        </w:rPr>
        <w:t>s a</w:t>
      </w:r>
      <w:r w:rsidR="00E70EB0">
        <w:rPr>
          <w:rFonts w:ascii="Times New Roman" w:hAnsi="Times New Roman"/>
          <w:color w:val="000000" w:themeColor="text1"/>
          <w:sz w:val="24"/>
          <w:szCs w:val="24"/>
        </w:rPr>
        <w:t xml:space="preserve"> Bayesian spatiotemporal model to conduct a national analysis of the impact of </w:t>
      </w:r>
      <w:r w:rsidR="00D74744">
        <w:rPr>
          <w:rFonts w:ascii="Times New Roman" w:hAnsi="Times New Roman"/>
          <w:color w:val="000000" w:themeColor="text1"/>
          <w:sz w:val="24"/>
          <w:szCs w:val="24"/>
        </w:rPr>
        <w:t xml:space="preserve">anomalous </w:t>
      </w:r>
      <w:r w:rsidR="00E70EB0">
        <w:rPr>
          <w:rFonts w:ascii="Times New Roman" w:hAnsi="Times New Roman"/>
          <w:color w:val="000000" w:themeColor="text1"/>
          <w:sz w:val="24"/>
          <w:szCs w:val="24"/>
        </w:rPr>
        <w:t xml:space="preserve">temperature on </w:t>
      </w:r>
      <w:r w:rsidR="00F713D6">
        <w:rPr>
          <w:rFonts w:ascii="Times New Roman" w:hAnsi="Times New Roman"/>
          <w:color w:val="000000" w:themeColor="text1"/>
          <w:sz w:val="24"/>
          <w:szCs w:val="24"/>
        </w:rPr>
        <w:t>several categories of injury</w:t>
      </w:r>
      <w:r w:rsidR="00CF446F">
        <w:rPr>
          <w:rFonts w:ascii="Times New Roman" w:hAnsi="Times New Roman"/>
          <w:color w:val="000000" w:themeColor="text1"/>
          <w:sz w:val="24"/>
          <w:szCs w:val="24"/>
        </w:rPr>
        <w:t xml:space="preserve"> by socio-demographic c</w:t>
      </w:r>
      <w:r w:rsidR="000135F4">
        <w:rPr>
          <w:rFonts w:ascii="Times New Roman" w:hAnsi="Times New Roman"/>
          <w:color w:val="000000" w:themeColor="text1"/>
          <w:sz w:val="24"/>
          <w:szCs w:val="24"/>
        </w:rPr>
        <w:t>haracteristic</w:t>
      </w:r>
      <w:r w:rsidR="0017106C">
        <w:rPr>
          <w:rFonts w:ascii="Times New Roman" w:hAnsi="Times New Roman"/>
          <w:color w:val="000000" w:themeColor="text1"/>
          <w:sz w:val="24"/>
          <w:szCs w:val="24"/>
        </w:rPr>
        <w:t>.</w:t>
      </w:r>
      <w:r w:rsidR="00894665">
        <w:rPr>
          <w:rFonts w:ascii="Times New Roman" w:hAnsi="Times New Roman"/>
          <w:color w:val="000000" w:themeColor="text1"/>
          <w:sz w:val="24"/>
          <w:szCs w:val="24"/>
        </w:rPr>
        <w:t xml:space="preserve"> </w:t>
      </w:r>
    </w:p>
    <w:p w14:paraId="1852CDDB" w14:textId="77777777" w:rsidR="00F713D6" w:rsidRPr="00C61364"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Default="00B26B68" w:rsidP="005B39FC">
      <w:pPr>
        <w:spacing w:after="0" w:line="480" w:lineRule="auto"/>
        <w:jc w:val="both"/>
        <w:rPr>
          <w:ins w:id="1" w:author="Ezzati, Majid" w:date="2018-10-22T19:13:00Z"/>
          <w:rFonts w:ascii="Times New Roman" w:hAnsi="Times New Roman"/>
          <w:b/>
          <w:color w:val="000000" w:themeColor="text1"/>
          <w:sz w:val="24"/>
          <w:szCs w:val="24"/>
        </w:rPr>
      </w:pPr>
      <w:r w:rsidRPr="00C61364">
        <w:rPr>
          <w:rFonts w:ascii="Times New Roman" w:hAnsi="Times New Roman"/>
          <w:b/>
          <w:color w:val="000000" w:themeColor="text1"/>
          <w:sz w:val="24"/>
          <w:szCs w:val="24"/>
        </w:rPr>
        <w:t>Methods</w:t>
      </w:r>
    </w:p>
    <w:p w14:paraId="317B337D" w14:textId="497C5293" w:rsidR="00E65B73" w:rsidRPr="00CA0FA0" w:rsidRDefault="00E65B73" w:rsidP="005B39FC">
      <w:pPr>
        <w:spacing w:after="0" w:line="480" w:lineRule="auto"/>
        <w:jc w:val="both"/>
        <w:rPr>
          <w:rFonts w:ascii="Times New Roman" w:hAnsi="Times New Roman"/>
          <w:i/>
          <w:color w:val="000000" w:themeColor="text1"/>
          <w:sz w:val="24"/>
          <w:szCs w:val="24"/>
        </w:rPr>
      </w:pPr>
      <w:r w:rsidRPr="00CA0FA0">
        <w:rPr>
          <w:rFonts w:ascii="Times New Roman" w:hAnsi="Times New Roman"/>
          <w:i/>
          <w:color w:val="000000" w:themeColor="text1"/>
          <w:sz w:val="24"/>
          <w:szCs w:val="24"/>
        </w:rPr>
        <w:t>Study design</w:t>
      </w:r>
    </w:p>
    <w:p w14:paraId="4178A95E" w14:textId="60398F8D" w:rsidR="00E65B73" w:rsidRDefault="00921D87" w:rsidP="005B39FC">
      <w:pPr>
        <w:spacing w:after="0" w:line="480" w:lineRule="auto"/>
        <w:jc w:val="both"/>
        <w:rPr>
          <w:ins w:id="2" w:author="Parks, Robbie M" w:date="2018-10-29T11:46:00Z"/>
          <w:rFonts w:ascii="Times New Roman" w:hAnsi="Times New Roman"/>
          <w:color w:val="000000" w:themeColor="text1"/>
          <w:sz w:val="24"/>
          <w:szCs w:val="24"/>
        </w:rPr>
      </w:pPr>
      <w:ins w:id="3" w:author="Parks, Robbie M" w:date="2018-10-29T11:46:00Z">
        <w:r>
          <w:rPr>
            <w:rFonts w:ascii="Times New Roman" w:hAnsi="Times New Roman"/>
            <w:color w:val="000000" w:themeColor="text1"/>
            <w:sz w:val="24"/>
            <w:szCs w:val="24"/>
          </w:rPr>
          <w:t xml:space="preserve">We used </w:t>
        </w:r>
      </w:ins>
      <w:ins w:id="4" w:author="Parks, Robbie M" w:date="2018-10-29T11:49:00Z">
        <w:r w:rsidR="00095490">
          <w:rPr>
            <w:rFonts w:ascii="Times New Roman" w:hAnsi="Times New Roman"/>
            <w:color w:val="000000" w:themeColor="text1"/>
            <w:sz w:val="24"/>
            <w:szCs w:val="24"/>
          </w:rPr>
          <w:t>geo</w:t>
        </w:r>
      </w:ins>
      <w:ins w:id="5" w:author="Parks, Robbie M" w:date="2018-10-29T11:55:00Z">
        <w:r w:rsidR="004C4565">
          <w:rPr>
            <w:rFonts w:ascii="Times New Roman" w:hAnsi="Times New Roman"/>
            <w:color w:val="000000" w:themeColor="text1"/>
            <w:sz w:val="24"/>
            <w:szCs w:val="24"/>
          </w:rPr>
          <w:t>-</w:t>
        </w:r>
      </w:ins>
      <w:ins w:id="6" w:author="Parks, Robbie M" w:date="2018-10-29T11:49:00Z">
        <w:r w:rsidR="00095490">
          <w:rPr>
            <w:rFonts w:ascii="Times New Roman" w:hAnsi="Times New Roman"/>
            <w:color w:val="000000" w:themeColor="text1"/>
            <w:sz w:val="24"/>
            <w:szCs w:val="24"/>
          </w:rPr>
          <w:t xml:space="preserve">coded </w:t>
        </w:r>
      </w:ins>
      <w:ins w:id="7" w:author="Parks, Robbie M" w:date="2018-10-29T11:46:00Z">
        <w:r>
          <w:rPr>
            <w:rFonts w:ascii="Times New Roman" w:hAnsi="Times New Roman"/>
            <w:color w:val="000000" w:themeColor="text1"/>
            <w:sz w:val="24"/>
            <w:szCs w:val="24"/>
          </w:rPr>
          <w:t>population-based data</w:t>
        </w:r>
      </w:ins>
      <w:ins w:id="8" w:author="Parks, Robbie M" w:date="2018-10-29T11:55:00Z">
        <w:r w:rsidR="004C4565">
          <w:rPr>
            <w:rFonts w:ascii="Times New Roman" w:hAnsi="Times New Roman"/>
            <w:color w:val="000000" w:themeColor="text1"/>
            <w:sz w:val="24"/>
            <w:szCs w:val="24"/>
          </w:rPr>
          <w:t xml:space="preserve"> and temperature data</w:t>
        </w:r>
        <w:r w:rsidR="00085A4E" w:rsidRPr="00085A4E">
          <w:rPr>
            <w:rFonts w:ascii="Times New Roman" w:hAnsi="Times New Roman"/>
            <w:color w:val="000000" w:themeColor="text1"/>
            <w:sz w:val="24"/>
            <w:szCs w:val="24"/>
          </w:rPr>
          <w:t xml:space="preserve"> </w:t>
        </w:r>
        <w:r w:rsidR="00085A4E">
          <w:rPr>
            <w:rFonts w:ascii="Times New Roman" w:hAnsi="Times New Roman"/>
            <w:color w:val="000000" w:themeColor="text1"/>
            <w:sz w:val="24"/>
            <w:szCs w:val="24"/>
          </w:rPr>
          <w:t>in</w:t>
        </w:r>
      </w:ins>
      <w:ins w:id="9" w:author="Parks, Robbie M" w:date="2018-10-29T11:57:00Z">
        <w:r w:rsidR="008E3720">
          <w:rPr>
            <w:rFonts w:ascii="Times New Roman" w:hAnsi="Times New Roman"/>
            <w:color w:val="000000" w:themeColor="text1"/>
            <w:sz w:val="24"/>
            <w:szCs w:val="24"/>
          </w:rPr>
          <w:t xml:space="preserve"> the</w:t>
        </w:r>
      </w:ins>
      <w:ins w:id="10" w:author="Parks, Robbie M" w:date="2018-10-29T11:55:00Z">
        <w:r w:rsidR="00085A4E">
          <w:rPr>
            <w:rFonts w:ascii="Times New Roman" w:hAnsi="Times New Roman"/>
            <w:color w:val="000000" w:themeColor="text1"/>
            <w:sz w:val="24"/>
            <w:szCs w:val="24"/>
          </w:rPr>
          <w:t xml:space="preserve"> </w:t>
        </w:r>
        <w:r w:rsidR="00085A4E">
          <w:rPr>
            <w:rFonts w:ascii="Times New Roman" w:hAnsi="Times New Roman"/>
            <w:color w:val="000000" w:themeColor="text1"/>
            <w:sz w:val="24"/>
            <w:szCs w:val="24"/>
          </w:rPr>
          <w:t xml:space="preserve">contiguous </w:t>
        </w:r>
        <w:r w:rsidR="00085A4E">
          <w:rPr>
            <w:rFonts w:ascii="Times New Roman" w:hAnsi="Times New Roman"/>
            <w:color w:val="000000" w:themeColor="text1"/>
            <w:sz w:val="24"/>
            <w:szCs w:val="24"/>
          </w:rPr>
          <w:t>USA from 1980 to 2016</w:t>
        </w:r>
      </w:ins>
      <w:ins w:id="11" w:author="Parks, Robbie M" w:date="2018-10-29T11:46:00Z">
        <w:r>
          <w:rPr>
            <w:rFonts w:ascii="Times New Roman" w:hAnsi="Times New Roman"/>
            <w:color w:val="000000" w:themeColor="text1"/>
            <w:sz w:val="24"/>
            <w:szCs w:val="24"/>
          </w:rPr>
          <w:t xml:space="preserve"> to estimate the association between anomalous </w:t>
        </w:r>
      </w:ins>
      <w:ins w:id="12" w:author="Parks, Robbie M" w:date="2018-10-29T11:47:00Z">
        <w:r>
          <w:rPr>
            <w:rFonts w:ascii="Times New Roman" w:hAnsi="Times New Roman"/>
            <w:color w:val="000000" w:themeColor="text1"/>
            <w:sz w:val="24"/>
            <w:szCs w:val="24"/>
          </w:rPr>
          <w:t>temperature</w:t>
        </w:r>
        <w:r w:rsidR="006D1F52">
          <w:rPr>
            <w:rFonts w:ascii="Times New Roman" w:hAnsi="Times New Roman"/>
            <w:color w:val="000000" w:themeColor="text1"/>
            <w:sz w:val="24"/>
            <w:szCs w:val="24"/>
          </w:rPr>
          <w:t xml:space="preserve"> and vari</w:t>
        </w:r>
        <w:r w:rsidR="003F50A5">
          <w:rPr>
            <w:rFonts w:ascii="Times New Roman" w:hAnsi="Times New Roman"/>
            <w:color w:val="000000" w:themeColor="text1"/>
            <w:sz w:val="24"/>
            <w:szCs w:val="24"/>
          </w:rPr>
          <w:t xml:space="preserve">ous categories of injury deaths, </w:t>
        </w:r>
        <w:r w:rsidR="003A6E74">
          <w:rPr>
            <w:rFonts w:ascii="Times New Roman" w:hAnsi="Times New Roman"/>
            <w:color w:val="000000" w:themeColor="text1"/>
            <w:sz w:val="24"/>
            <w:szCs w:val="24"/>
          </w:rPr>
          <w:t xml:space="preserve">by age group, </w:t>
        </w:r>
        <w:r w:rsidR="003F50A5">
          <w:rPr>
            <w:rFonts w:ascii="Times New Roman" w:hAnsi="Times New Roman"/>
            <w:color w:val="000000" w:themeColor="text1"/>
            <w:sz w:val="24"/>
            <w:szCs w:val="24"/>
          </w:rPr>
          <w:t>sex</w:t>
        </w:r>
      </w:ins>
      <w:ins w:id="13" w:author="Parks, Robbie M" w:date="2018-10-29T12:37:00Z">
        <w:r w:rsidR="003A6E74">
          <w:rPr>
            <w:rFonts w:ascii="Times New Roman" w:hAnsi="Times New Roman"/>
            <w:color w:val="000000" w:themeColor="text1"/>
            <w:sz w:val="24"/>
            <w:szCs w:val="24"/>
          </w:rPr>
          <w:t xml:space="preserve"> and month</w:t>
        </w:r>
      </w:ins>
      <w:ins w:id="14" w:author="Parks, Robbie M" w:date="2018-10-29T11:47:00Z">
        <w:r w:rsidR="003F50A5">
          <w:rPr>
            <w:rFonts w:ascii="Times New Roman" w:hAnsi="Times New Roman"/>
            <w:color w:val="000000" w:themeColor="text1"/>
            <w:sz w:val="24"/>
            <w:szCs w:val="24"/>
          </w:rPr>
          <w:t>.</w:t>
        </w:r>
      </w:ins>
      <w:ins w:id="15" w:author="Parks, Robbie M" w:date="2018-10-29T11:51:00Z">
        <w:r w:rsidR="00F056CD">
          <w:rPr>
            <w:rFonts w:ascii="Times New Roman" w:hAnsi="Times New Roman"/>
            <w:color w:val="000000" w:themeColor="text1"/>
            <w:sz w:val="24"/>
            <w:szCs w:val="24"/>
          </w:rPr>
          <w:t xml:space="preserve"> We used a</w:t>
        </w:r>
      </w:ins>
      <w:ins w:id="16" w:author="Parks, Robbie M" w:date="2018-10-29T11:47:00Z">
        <w:r w:rsidR="003F50A5">
          <w:rPr>
            <w:rFonts w:ascii="Times New Roman" w:hAnsi="Times New Roman"/>
            <w:color w:val="000000" w:themeColor="text1"/>
            <w:sz w:val="24"/>
            <w:szCs w:val="24"/>
          </w:rPr>
          <w:t xml:space="preserve"> </w:t>
        </w:r>
      </w:ins>
      <w:ins w:id="17" w:author="Parks, Robbie M" w:date="2018-10-29T11:52:00Z">
        <w:r w:rsidR="00F056CD">
          <w:rPr>
            <w:rFonts w:ascii="Times New Roman" w:hAnsi="Times New Roman"/>
            <w:color w:val="000000" w:themeColor="text1"/>
            <w:sz w:val="24"/>
            <w:szCs w:val="24"/>
          </w:rPr>
          <w:t xml:space="preserve">Bayesian spatiotemporal model </w:t>
        </w:r>
        <w:r w:rsidR="00727E9B">
          <w:rPr>
            <w:rFonts w:ascii="Times New Roman" w:hAnsi="Times New Roman"/>
            <w:color w:val="000000" w:themeColor="text1"/>
            <w:sz w:val="24"/>
            <w:szCs w:val="24"/>
          </w:rPr>
          <w:t>of</w:t>
        </w:r>
        <w:r w:rsidR="00F62C99">
          <w:rPr>
            <w:rFonts w:ascii="Times New Roman" w:hAnsi="Times New Roman"/>
            <w:color w:val="000000" w:themeColor="text1"/>
            <w:sz w:val="24"/>
            <w:szCs w:val="24"/>
          </w:rPr>
          <w:t xml:space="preserve"> death rates</w:t>
        </w:r>
        <w:r w:rsidR="00DF172D">
          <w:rPr>
            <w:rFonts w:ascii="Times New Roman" w:hAnsi="Times New Roman"/>
            <w:color w:val="000000" w:themeColor="text1"/>
            <w:sz w:val="24"/>
            <w:szCs w:val="24"/>
          </w:rPr>
          <w:t xml:space="preserve">. Our </w:t>
        </w:r>
      </w:ins>
      <w:ins w:id="18" w:author="Parks, Robbie M" w:date="2018-10-29T11:53:00Z">
        <w:r w:rsidR="00DF172D">
          <w:rPr>
            <w:rFonts w:ascii="Times New Roman" w:hAnsi="Times New Roman"/>
            <w:color w:val="000000" w:themeColor="text1"/>
            <w:sz w:val="24"/>
            <w:szCs w:val="24"/>
          </w:rPr>
          <w:t>statistical</w:t>
        </w:r>
      </w:ins>
      <w:ins w:id="19" w:author="Parks, Robbie M" w:date="2018-10-29T11:52:00Z">
        <w:r w:rsidR="00DF172D">
          <w:rPr>
            <w:rFonts w:ascii="Times New Roman" w:hAnsi="Times New Roman"/>
            <w:color w:val="000000" w:themeColor="text1"/>
            <w:sz w:val="24"/>
            <w:szCs w:val="24"/>
          </w:rPr>
          <w:t xml:space="preserve"> </w:t>
        </w:r>
      </w:ins>
      <w:ins w:id="20" w:author="Parks, Robbie M" w:date="2018-10-29T11:53:00Z">
        <w:r w:rsidR="00DF172D">
          <w:rPr>
            <w:rFonts w:ascii="Times New Roman" w:hAnsi="Times New Roman"/>
            <w:color w:val="000000" w:themeColor="text1"/>
            <w:sz w:val="24"/>
            <w:szCs w:val="24"/>
          </w:rPr>
          <w:t xml:space="preserve">model, described below, </w:t>
        </w:r>
        <w:r w:rsidR="004264D7">
          <w:rPr>
            <w:rFonts w:ascii="Times New Roman" w:hAnsi="Times New Roman"/>
            <w:color w:val="000000" w:themeColor="text1"/>
            <w:sz w:val="24"/>
            <w:szCs w:val="24"/>
          </w:rPr>
          <w:t xml:space="preserve">allowed death rates to vary by </w:t>
        </w:r>
      </w:ins>
      <w:ins w:id="21" w:author="Parks, Robbie M" w:date="2018-10-29T11:56:00Z">
        <w:r w:rsidR="001B225E">
          <w:rPr>
            <w:rFonts w:ascii="Times New Roman" w:hAnsi="Times New Roman"/>
            <w:color w:val="000000" w:themeColor="text1"/>
            <w:sz w:val="24"/>
            <w:szCs w:val="24"/>
          </w:rPr>
          <w:t>a</w:t>
        </w:r>
        <w:r w:rsidR="000545FB">
          <w:rPr>
            <w:rFonts w:ascii="Times New Roman" w:hAnsi="Times New Roman"/>
            <w:color w:val="000000" w:themeColor="text1"/>
            <w:sz w:val="24"/>
            <w:szCs w:val="24"/>
          </w:rPr>
          <w:t>ge group, sex, month</w:t>
        </w:r>
        <w:r w:rsidR="001B225E">
          <w:rPr>
            <w:rFonts w:ascii="Times New Roman" w:hAnsi="Times New Roman"/>
            <w:color w:val="000000" w:themeColor="text1"/>
            <w:sz w:val="24"/>
            <w:szCs w:val="24"/>
          </w:rPr>
          <w:t>,</w:t>
        </w:r>
      </w:ins>
      <w:ins w:id="22" w:author="Parks, Robbie M" w:date="2018-10-29T11:58:00Z">
        <w:r w:rsidR="008E3720">
          <w:rPr>
            <w:rFonts w:ascii="Times New Roman" w:hAnsi="Times New Roman"/>
            <w:color w:val="000000" w:themeColor="text1"/>
            <w:sz w:val="24"/>
            <w:szCs w:val="24"/>
          </w:rPr>
          <w:t xml:space="preserve"> state, </w:t>
        </w:r>
      </w:ins>
      <w:ins w:id="23" w:author="Parks, Robbie M" w:date="2018-10-29T11:59:00Z">
        <w:r w:rsidR="008537D1">
          <w:rPr>
            <w:rFonts w:ascii="Times New Roman" w:hAnsi="Times New Roman"/>
            <w:color w:val="000000" w:themeColor="text1"/>
            <w:sz w:val="24"/>
            <w:szCs w:val="24"/>
          </w:rPr>
          <w:t xml:space="preserve">over time, </w:t>
        </w:r>
      </w:ins>
      <w:ins w:id="24" w:author="Parks, Robbie M" w:date="2018-10-29T12:00:00Z">
        <w:r w:rsidR="008537D1">
          <w:rPr>
            <w:rFonts w:ascii="Times New Roman" w:hAnsi="Times New Roman"/>
            <w:color w:val="000000" w:themeColor="text1"/>
            <w:sz w:val="24"/>
            <w:szCs w:val="24"/>
          </w:rPr>
          <w:t>and local</w:t>
        </w:r>
      </w:ins>
      <w:ins w:id="25" w:author="Parks, Robbie M" w:date="2018-10-29T11:55:00Z">
        <w:r w:rsidR="004264D7">
          <w:rPr>
            <w:rFonts w:ascii="Times New Roman" w:hAnsi="Times New Roman"/>
            <w:color w:val="000000" w:themeColor="text1"/>
            <w:sz w:val="24"/>
            <w:szCs w:val="24"/>
          </w:rPr>
          <w:t xml:space="preserve"> </w:t>
        </w:r>
      </w:ins>
      <w:ins w:id="26" w:author="Parks, Robbie M" w:date="2018-10-29T12:00:00Z">
        <w:r w:rsidR="008537D1">
          <w:rPr>
            <w:rFonts w:ascii="Times New Roman" w:hAnsi="Times New Roman"/>
            <w:color w:val="000000" w:themeColor="text1"/>
            <w:sz w:val="24"/>
            <w:szCs w:val="24"/>
          </w:rPr>
          <w:t>temperature anomaly</w:t>
        </w:r>
        <w:r w:rsidR="0076378F">
          <w:rPr>
            <w:rFonts w:ascii="Times New Roman" w:hAnsi="Times New Roman"/>
            <w:color w:val="000000" w:themeColor="text1"/>
            <w:sz w:val="24"/>
            <w:szCs w:val="24"/>
          </w:rPr>
          <w:t>.</w:t>
        </w:r>
      </w:ins>
      <w:ins w:id="27" w:author="Parks, Robbie M" w:date="2018-10-29T12:01:00Z">
        <w:r w:rsidR="00034AC0">
          <w:rPr>
            <w:rFonts w:ascii="Times New Roman" w:hAnsi="Times New Roman"/>
            <w:color w:val="000000" w:themeColor="text1"/>
            <w:sz w:val="24"/>
            <w:szCs w:val="24"/>
          </w:rPr>
          <w:t xml:space="preserve"> We </w:t>
        </w:r>
      </w:ins>
      <w:ins w:id="28" w:author="Parks, Robbie M" w:date="2018-10-29T12:04:00Z">
        <w:r w:rsidR="006F0E88">
          <w:rPr>
            <w:rFonts w:ascii="Times New Roman" w:hAnsi="Times New Roman"/>
            <w:color w:val="000000" w:themeColor="text1"/>
            <w:sz w:val="24"/>
            <w:szCs w:val="24"/>
          </w:rPr>
          <w:t xml:space="preserve">then </w:t>
        </w:r>
      </w:ins>
      <w:ins w:id="29" w:author="Parks, Robbie M" w:date="2018-10-29T12:01:00Z">
        <w:r w:rsidR="00034AC0">
          <w:rPr>
            <w:rFonts w:ascii="Times New Roman" w:hAnsi="Times New Roman"/>
            <w:color w:val="000000" w:themeColor="text1"/>
            <w:sz w:val="24"/>
            <w:szCs w:val="24"/>
          </w:rPr>
          <w:t xml:space="preserve">used the </w:t>
        </w:r>
      </w:ins>
      <w:ins w:id="30" w:author="Parks, Robbie M" w:date="2018-10-29T12:04:00Z">
        <w:r w:rsidR="006F0E88">
          <w:rPr>
            <w:rFonts w:ascii="Times New Roman" w:hAnsi="Times New Roman"/>
            <w:color w:val="000000" w:themeColor="text1"/>
            <w:sz w:val="24"/>
            <w:szCs w:val="24"/>
          </w:rPr>
          <w:t xml:space="preserve">posterior of the </w:t>
        </w:r>
      </w:ins>
      <w:ins w:id="31" w:author="Parks, Robbie M" w:date="2018-10-29T12:01:00Z">
        <w:r w:rsidR="00034AC0">
          <w:rPr>
            <w:rFonts w:ascii="Times New Roman" w:hAnsi="Times New Roman"/>
            <w:color w:val="000000" w:themeColor="text1"/>
            <w:sz w:val="24"/>
            <w:szCs w:val="24"/>
          </w:rPr>
          <w:t>relative risk of temperature anomaly calculated</w:t>
        </w:r>
        <w:r w:rsidR="00CE3F4F">
          <w:rPr>
            <w:rFonts w:ascii="Times New Roman" w:hAnsi="Times New Roman"/>
            <w:color w:val="000000" w:themeColor="text1"/>
            <w:sz w:val="24"/>
            <w:szCs w:val="24"/>
          </w:rPr>
          <w:t xml:space="preserve"> from the model to estimate </w:t>
        </w:r>
      </w:ins>
      <w:ins w:id="32" w:author="Parks, Robbie M" w:date="2018-10-29T12:39:00Z">
        <w:r w:rsidR="00226B11">
          <w:rPr>
            <w:rFonts w:ascii="Times New Roman" w:hAnsi="Times New Roman"/>
            <w:color w:val="000000" w:themeColor="text1"/>
            <w:sz w:val="24"/>
            <w:szCs w:val="24"/>
          </w:rPr>
          <w:t xml:space="preserve">national </w:t>
        </w:r>
      </w:ins>
      <w:ins w:id="33" w:author="Parks, Robbie M" w:date="2018-10-29T12:01:00Z">
        <w:r w:rsidR="00CE3F4F">
          <w:rPr>
            <w:rFonts w:ascii="Times New Roman" w:hAnsi="Times New Roman"/>
            <w:color w:val="000000" w:themeColor="text1"/>
            <w:sz w:val="24"/>
            <w:szCs w:val="24"/>
          </w:rPr>
          <w:t xml:space="preserve">additional deaths </w:t>
        </w:r>
      </w:ins>
      <w:ins w:id="34" w:author="Parks, Robbie M" w:date="2018-10-29T12:36:00Z">
        <w:r w:rsidR="000545FB">
          <w:rPr>
            <w:rFonts w:ascii="Times New Roman" w:hAnsi="Times New Roman"/>
            <w:color w:val="000000" w:themeColor="text1"/>
            <w:sz w:val="24"/>
            <w:szCs w:val="24"/>
          </w:rPr>
          <w:t>by category of injury,</w:t>
        </w:r>
      </w:ins>
      <w:ins w:id="35" w:author="Parks, Robbie M" w:date="2018-10-29T12:40:00Z">
        <w:r w:rsidR="00502DC7">
          <w:rPr>
            <w:rFonts w:ascii="Times New Roman" w:hAnsi="Times New Roman"/>
            <w:color w:val="000000" w:themeColor="text1"/>
            <w:sz w:val="24"/>
            <w:szCs w:val="24"/>
          </w:rPr>
          <w:t xml:space="preserve"> age group, sex and</w:t>
        </w:r>
      </w:ins>
      <w:ins w:id="36" w:author="Parks, Robbie M" w:date="2018-10-29T12:36:00Z">
        <w:r w:rsidR="000545FB">
          <w:rPr>
            <w:rFonts w:ascii="Times New Roman" w:hAnsi="Times New Roman"/>
            <w:color w:val="000000" w:themeColor="text1"/>
            <w:sz w:val="24"/>
            <w:szCs w:val="24"/>
          </w:rPr>
          <w:t xml:space="preserve"> month</w:t>
        </w:r>
        <w:r w:rsidR="00A311CD">
          <w:rPr>
            <w:rFonts w:ascii="Times New Roman" w:hAnsi="Times New Roman"/>
            <w:color w:val="000000" w:themeColor="text1"/>
            <w:sz w:val="24"/>
            <w:szCs w:val="24"/>
          </w:rPr>
          <w:t xml:space="preserve">, </w:t>
        </w:r>
      </w:ins>
      <w:ins w:id="37" w:author="Parks, Robbie M" w:date="2018-10-29T12:01:00Z">
        <w:r w:rsidR="00CE3F4F">
          <w:rPr>
            <w:rFonts w:ascii="Times New Roman" w:hAnsi="Times New Roman"/>
            <w:color w:val="000000" w:themeColor="text1"/>
            <w:sz w:val="24"/>
            <w:szCs w:val="24"/>
          </w:rPr>
          <w:t>from</w:t>
        </w:r>
        <w:r w:rsidR="00034AC0">
          <w:rPr>
            <w:rFonts w:ascii="Times New Roman" w:hAnsi="Times New Roman"/>
            <w:color w:val="000000" w:themeColor="text1"/>
            <w:sz w:val="24"/>
            <w:szCs w:val="24"/>
          </w:rPr>
          <w:t xml:space="preserve"> an increase of 1</w:t>
        </w:r>
      </w:ins>
      <w:ins w:id="38" w:author="Parks, Robbie M" w:date="2018-10-29T12:02:00Z">
        <w:r w:rsidR="006E6609" w:rsidRPr="009A0CFD">
          <w:rPr>
            <w:rFonts w:ascii="Arial" w:eastAsia="Times New Roman" w:hAnsi="Arial" w:cs="Arial"/>
            <w:bCs/>
            <w:color w:val="222222"/>
            <w:sz w:val="24"/>
            <w:szCs w:val="24"/>
            <w:shd w:val="clear" w:color="auto" w:fill="FFFFFF"/>
            <w:lang w:eastAsia="en-GB"/>
          </w:rPr>
          <w:t>°</w:t>
        </w:r>
        <w:r w:rsidR="006E6609" w:rsidRPr="009A0CFD">
          <w:rPr>
            <w:rFonts w:ascii="Times New Roman" w:hAnsi="Times New Roman"/>
            <w:color w:val="000000" w:themeColor="text1"/>
            <w:sz w:val="24"/>
            <w:szCs w:val="24"/>
          </w:rPr>
          <w:t>C</w:t>
        </w:r>
      </w:ins>
      <w:ins w:id="39" w:author="Parks, Robbie M" w:date="2018-10-29T12:05:00Z">
        <w:r w:rsidR="00CE3F4F">
          <w:rPr>
            <w:rFonts w:ascii="Times New Roman" w:hAnsi="Times New Roman"/>
            <w:color w:val="000000" w:themeColor="text1"/>
            <w:sz w:val="24"/>
            <w:szCs w:val="24"/>
          </w:rPr>
          <w:t xml:space="preserve"> across all months.</w:t>
        </w:r>
      </w:ins>
    </w:p>
    <w:p w14:paraId="3DBC398D" w14:textId="77777777" w:rsidR="00921D87" w:rsidRPr="00E65B73"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6D74C7D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B75359">
        <w:rPr>
          <w:rStyle w:val="apple-style-span"/>
          <w:rFonts w:ascii="Times New Roman" w:hAnsi="Times New Roman"/>
          <w:color w:val="000000" w:themeColor="text1"/>
          <w:sz w:val="24"/>
          <w:szCs w:val="24"/>
        </w:rPr>
        <w:t xml:space="preserve"> </w:t>
      </w:r>
      <w:r w:rsidR="008C56CB" w:rsidRPr="00C61364">
        <w:rPr>
          <w:rStyle w:val="apple-style-span"/>
          <w:rFonts w:ascii="Times New Roman" w:hAnsi="Times New Roman"/>
          <w:color w:val="000000" w:themeColor="text1"/>
          <w:sz w:val="24"/>
          <w:szCs w:val="24"/>
        </w:rPr>
        <w:t xml:space="preserve">data on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 xml:space="preserve">were available for each record.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 xml:space="preserve">was coded </w:t>
      </w:r>
      <w:proofErr w:type="gramStart"/>
      <w:r w:rsidR="008539F0" w:rsidRPr="00C61364">
        <w:rPr>
          <w:rFonts w:ascii="Times New Roman" w:hAnsi="Times New Roman"/>
          <w:color w:val="000000" w:themeColor="text1"/>
          <w:sz w:val="24"/>
          <w:szCs w:val="24"/>
        </w:rPr>
        <w:t>according to</w:t>
      </w:r>
      <w:proofErr w:type="gramEnd"/>
      <w:r w:rsidR="008539F0" w:rsidRPr="00C61364">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987F8E">
        <w:rPr>
          <w:rFonts w:ascii="Times New Roman" w:hAnsi="Times New Roman"/>
          <w:color w:val="000000" w:themeColor="text1"/>
          <w:sz w:val="24"/>
          <w:szCs w:val="24"/>
        </w:rPr>
        <w:t xml:space="preserve">The 4.4 million </w:t>
      </w:r>
      <w:r w:rsidR="00987F8E">
        <w:rPr>
          <w:rStyle w:val="apple-style-span"/>
          <w:rFonts w:ascii="Times New Roman" w:hAnsi="Times New Roman"/>
          <w:color w:val="000000" w:themeColor="text1"/>
          <w:sz w:val="24"/>
          <w:szCs w:val="24"/>
        </w:rPr>
        <w:t>i</w:t>
      </w:r>
      <w:r w:rsidR="00100327">
        <w:rPr>
          <w:rStyle w:val="apple-style-span"/>
          <w:rFonts w:ascii="Times New Roman" w:hAnsi="Times New Roman"/>
          <w:color w:val="000000" w:themeColor="text1"/>
          <w:sz w:val="24"/>
          <w:szCs w:val="24"/>
        </w:rPr>
        <w:t>njury deaths were classe</w:t>
      </w:r>
      <w:r w:rsidR="00D22A57">
        <w:rPr>
          <w:rStyle w:val="apple-style-span"/>
          <w:rFonts w:ascii="Times New Roman" w:hAnsi="Times New Roman"/>
          <w:color w:val="000000" w:themeColor="text1"/>
          <w:sz w:val="24"/>
          <w:szCs w:val="24"/>
        </w:rPr>
        <w:t>d into one of five categories: transport, f</w:t>
      </w:r>
      <w:r w:rsidR="00100327">
        <w:rPr>
          <w:rStyle w:val="apple-style-span"/>
          <w:rFonts w:ascii="Times New Roman" w:hAnsi="Times New Roman"/>
          <w:color w:val="000000" w:themeColor="text1"/>
          <w:sz w:val="24"/>
          <w:szCs w:val="24"/>
        </w:rPr>
        <w:t xml:space="preserve">alls, </w:t>
      </w:r>
      <w:r w:rsidR="00D22A57">
        <w:rPr>
          <w:rStyle w:val="apple-style-span"/>
          <w:rFonts w:ascii="Times New Roman" w:hAnsi="Times New Roman"/>
          <w:color w:val="000000" w:themeColor="text1"/>
          <w:sz w:val="24"/>
          <w:szCs w:val="24"/>
        </w:rPr>
        <w:t>drownings, assault and i</w:t>
      </w:r>
      <w:r w:rsidR="00100327">
        <w:rPr>
          <w:rStyle w:val="apple-style-span"/>
          <w:rFonts w:ascii="Times New Roman" w:hAnsi="Times New Roman"/>
          <w:color w:val="000000" w:themeColor="text1"/>
          <w:sz w:val="24"/>
          <w:szCs w:val="24"/>
        </w:rPr>
        <w:t xml:space="preserve">ntentional self-harm. </w:t>
      </w:r>
      <w:r w:rsidR="00987F8E">
        <w:rPr>
          <w:rFonts w:ascii="Times New Roman" w:hAnsi="Times New Roman"/>
          <w:color w:val="000000" w:themeColor="text1"/>
          <w:sz w:val="24"/>
          <w:szCs w:val="24"/>
        </w:rPr>
        <w:t>Injuries</w:t>
      </w:r>
      <w:r w:rsidR="00987F8E" w:rsidRPr="00C61364">
        <w:rPr>
          <w:rFonts w:ascii="Times New Roman" w:hAnsi="Times New Roman"/>
          <w:color w:val="000000" w:themeColor="text1"/>
          <w:sz w:val="24"/>
          <w:szCs w:val="24"/>
        </w:rPr>
        <w:t xml:space="preserve"> accounted for 8% of all deaths in the USA in 1980 and 7.3% in 2016</w:t>
      </w:r>
      <w:r w:rsidR="00987F8E">
        <w:rPr>
          <w:rFonts w:ascii="Times New Roman" w:hAnsi="Times New Roman"/>
          <w:color w:val="000000" w:themeColor="text1"/>
          <w:sz w:val="24"/>
          <w:szCs w:val="24"/>
        </w:rPr>
        <w:t xml:space="preserve">.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w:t>
      </w:r>
      <w:r w:rsidRPr="00C61364">
        <w:rPr>
          <w:rFonts w:ascii="Times New Roman" w:hAnsi="Times New Roman"/>
          <w:color w:val="000000" w:themeColor="text1"/>
          <w:sz w:val="24"/>
          <w:szCs w:val="24"/>
        </w:rPr>
        <w:lastRenderedPageBreak/>
        <w:t>Census Bureau prior to 1990.</w:t>
      </w:r>
      <w:r w:rsidR="002554A9" w:rsidRPr="00C61364">
        <w:rPr>
          <w:rFonts w:ascii="Times New Roman" w:hAnsi="Times New Roman"/>
          <w:color w:val="000000" w:themeColor="text1"/>
          <w:sz w:val="24"/>
          <w:szCs w:val="24"/>
        </w:rPr>
        <w:fldChar w:fldCharType="begin" w:fldLock="1"/>
      </w:r>
      <w:r w:rsidR="00321DA9">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21DA9" w:rsidRPr="00321DA9">
        <w:rPr>
          <w:rFonts w:ascii="Times New Roman" w:hAnsi="Times New Roman"/>
          <w:noProof/>
          <w:color w:val="000000" w:themeColor="text1"/>
          <w:sz w:val="24"/>
          <w:szCs w:val="24"/>
          <w:vertAlign w:val="superscript"/>
        </w:rPr>
        <w:t>19</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r w:rsidR="00085345">
        <w:rPr>
          <w:rFonts w:ascii="Times New Roman" w:hAnsi="Times New Roman"/>
          <w:color w:val="000000" w:themeColor="text1"/>
          <w:sz w:val="24"/>
          <w:szCs w:val="24"/>
        </w:rPr>
        <w:t xml:space="preserve"> </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We calculated monthly death r</w:t>
      </w:r>
      <w:r w:rsidR="00BF7A75">
        <w:rPr>
          <w:rFonts w:ascii="Times New Roman" w:hAnsi="Times New Roman"/>
          <w:color w:val="000000" w:themeColor="text1"/>
          <w:sz w:val="24"/>
          <w:szCs w:val="24"/>
        </w:rPr>
        <w:t>ates by age</w:t>
      </w:r>
      <w:r w:rsidR="00987F8E">
        <w:rPr>
          <w:rFonts w:ascii="Times New Roman" w:hAnsi="Times New Roman"/>
          <w:color w:val="000000" w:themeColor="text1"/>
          <w:sz w:val="24"/>
          <w:szCs w:val="24"/>
        </w:rPr>
        <w:t xml:space="preserve"> group (</w:t>
      </w:r>
      <w:r w:rsidR="00987F8E" w:rsidRPr="00C61364">
        <w:rPr>
          <w:rFonts w:ascii="Times New Roman" w:hAnsi="Times New Roman"/>
          <w:color w:val="000000" w:themeColor="text1"/>
          <w:sz w:val="24"/>
          <w:szCs w:val="24"/>
        </w:rPr>
        <w:t xml:space="preserve">0-4, 5-14, </w:t>
      </w:r>
      <w:r w:rsidR="00987F8E">
        <w:rPr>
          <w:rFonts w:ascii="Times New Roman" w:hAnsi="Times New Roman"/>
          <w:color w:val="000000" w:themeColor="text1"/>
          <w:sz w:val="24"/>
          <w:szCs w:val="24"/>
        </w:rPr>
        <w:t>15-24, 25-</w:t>
      </w:r>
      <w:r w:rsidR="00987F8E" w:rsidRPr="00C61364">
        <w:rPr>
          <w:rFonts w:ascii="Times New Roman" w:hAnsi="Times New Roman"/>
          <w:color w:val="000000" w:themeColor="text1"/>
          <w:sz w:val="24"/>
          <w:szCs w:val="24"/>
        </w:rPr>
        <w:t>34, 35-44, 45-54, 55-64, 65-74, 75-84, 85+ years</w:t>
      </w:r>
      <w:r w:rsidR="00987F8E">
        <w:rPr>
          <w:rFonts w:ascii="Times New Roman" w:hAnsi="Times New Roman"/>
          <w:color w:val="000000" w:themeColor="text1"/>
          <w:sz w:val="24"/>
          <w:szCs w:val="24"/>
        </w:rPr>
        <w:t>)</w:t>
      </w:r>
      <w:r w:rsidR="00BF7A75">
        <w:rPr>
          <w:rFonts w:ascii="Times New Roman" w:hAnsi="Times New Roman"/>
          <w:color w:val="000000" w:themeColor="text1"/>
          <w:sz w:val="24"/>
          <w:szCs w:val="24"/>
        </w:rPr>
        <w:t xml:space="preserve">, sex, state and </w:t>
      </w:r>
      <w:r w:rsidR="00220930">
        <w:rPr>
          <w:rFonts w:ascii="Times New Roman" w:hAnsi="Times New Roman"/>
          <w:color w:val="000000" w:themeColor="text1"/>
          <w:sz w:val="24"/>
          <w:szCs w:val="24"/>
        </w:rPr>
        <w:t>category</w:t>
      </w:r>
      <w:r w:rsidR="008433DD">
        <w:rPr>
          <w:rFonts w:ascii="Times New Roman" w:hAnsi="Times New Roman"/>
          <w:color w:val="000000" w:themeColor="text1"/>
          <w:sz w:val="24"/>
          <w:szCs w:val="24"/>
        </w:rPr>
        <w:t xml:space="preserve"> of injury death</w:t>
      </w:r>
      <w:ins w:id="40" w:author="Parks, Robbie M" w:date="2018-10-29T12:06:00Z">
        <w:r w:rsidR="00BA7AAF">
          <w:rPr>
            <w:rFonts w:ascii="Times New Roman" w:hAnsi="Times New Roman"/>
            <w:color w:val="000000" w:themeColor="text1"/>
            <w:sz w:val="24"/>
            <w:szCs w:val="24"/>
          </w:rPr>
          <w:t>.</w:t>
        </w:r>
      </w:ins>
      <w:r w:rsidRPr="00C61364">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data</w:t>
      </w:r>
    </w:p>
    <w:p w14:paraId="2DAD3CB1" w14:textId="77541431"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21DA9">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21DA9" w:rsidRPr="00321DA9">
        <w:rPr>
          <w:rFonts w:ascii="Times New Roman" w:eastAsiaTheme="minorHAnsi" w:hAnsi="Times New Roman"/>
          <w:noProof/>
          <w:sz w:val="24"/>
          <w:szCs w:val="24"/>
          <w:vertAlign w:val="superscript"/>
          <w:lang w:eastAsia="en-GB"/>
        </w:rPr>
        <w:t>20</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w:t>
      </w:r>
      <w:r w:rsidR="00E6231C">
        <w:rPr>
          <w:rFonts w:ascii="Times New Roman" w:eastAsiaTheme="minorHAnsi" w:hAnsi="Times New Roman"/>
          <w:sz w:val="24"/>
          <w:szCs w:val="24"/>
          <w:lang w:eastAsia="en-GB"/>
        </w:rPr>
        <w:t>calculated</w:t>
      </w:r>
      <w:r w:rsidR="00665BF4">
        <w:rPr>
          <w:rFonts w:ascii="Times New Roman" w:eastAsiaTheme="minorHAnsi" w:hAnsi="Times New Roman"/>
          <w:sz w:val="24"/>
          <w:szCs w:val="24"/>
          <w:lang w:eastAsia="en-GB"/>
        </w:rPr>
        <w:t xml:space="preserve">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w:t>
      </w:r>
      <w:r w:rsidR="00F76044">
        <w:rPr>
          <w:rFonts w:ascii="Times New Roman" w:eastAsiaTheme="minorHAnsi" w:hAnsi="Times New Roman"/>
          <w:sz w:val="24"/>
          <w:szCs w:val="24"/>
          <w:lang w:eastAsia="en-GB"/>
        </w:rPr>
        <w:t>period of time</w:t>
      </w:r>
      <w:r w:rsidR="00B80D4C">
        <w:rPr>
          <w:rFonts w:ascii="Times New Roman" w:eastAsiaTheme="minorHAnsi" w:hAnsi="Times New Roman"/>
          <w:sz w:val="24"/>
          <w:szCs w:val="24"/>
          <w:lang w:eastAsia="en-GB"/>
        </w:rPr>
        <w:t xml:space="preserve"> (here 1980-2009)</w:t>
      </w:r>
      <w:r w:rsidR="008F32CB">
        <w:rPr>
          <w:rFonts w:ascii="Times New Roman" w:eastAsiaTheme="minorHAnsi" w:hAnsi="Times New Roman"/>
          <w:sz w:val="24"/>
          <w:szCs w:val="24"/>
          <w:lang w:eastAsia="en-GB"/>
        </w:rPr>
        <w:t>.</w:t>
      </w:r>
      <w:ins w:id="41" w:author="Parks, Robbie M" w:date="2018-10-29T12:29:00Z">
        <w:r w:rsidR="00997E51">
          <w:rPr>
            <w:rFonts w:ascii="Times New Roman" w:eastAsiaTheme="minorHAnsi" w:hAnsi="Times New Roman"/>
            <w:sz w:val="24"/>
            <w:szCs w:val="24"/>
            <w:lang w:eastAsia="en-GB"/>
          </w:rPr>
          <w:fldChar w:fldCharType="begin" w:fldLock="1"/>
        </w:r>
      </w:ins>
      <w:r w:rsidR="00997E5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operties":{"noteIndex":0},"schema":"https://github.com/citation-style-language/schema/raw/master/csl-citation.json"}</w:instrText>
      </w:r>
      <w:r w:rsidR="00997E51">
        <w:rPr>
          <w:rFonts w:ascii="Times New Roman" w:eastAsiaTheme="minorHAnsi" w:hAnsi="Times New Roman"/>
          <w:sz w:val="24"/>
          <w:szCs w:val="24"/>
          <w:lang w:eastAsia="en-GB"/>
        </w:rPr>
        <w:fldChar w:fldCharType="separate"/>
      </w:r>
      <w:r w:rsidR="00997E51" w:rsidRPr="00997E51">
        <w:rPr>
          <w:rFonts w:ascii="Times New Roman" w:eastAsiaTheme="minorHAnsi" w:hAnsi="Times New Roman"/>
          <w:noProof/>
          <w:sz w:val="24"/>
          <w:szCs w:val="24"/>
          <w:vertAlign w:val="superscript"/>
          <w:lang w:eastAsia="en-GB"/>
        </w:rPr>
        <w:t>21</w:t>
      </w:r>
      <w:ins w:id="42" w:author="Parks, Robbie M" w:date="2018-10-29T12:29:00Z">
        <w:r w:rsidR="00997E51">
          <w:rPr>
            <w:rFonts w:ascii="Times New Roman" w:eastAsiaTheme="minorHAnsi" w:hAnsi="Times New Roman"/>
            <w:sz w:val="24"/>
            <w:szCs w:val="24"/>
            <w:lang w:eastAsia="en-GB"/>
          </w:rPr>
          <w:fldChar w:fldCharType="end"/>
        </w:r>
      </w:ins>
      <w:ins w:id="43" w:author="Parks, Robbie M" w:date="2018-10-29T12:18:00Z">
        <w:r w:rsidR="008F32CB">
          <w:rPr>
            <w:rFonts w:ascii="Times New Roman" w:eastAsiaTheme="minorHAnsi" w:hAnsi="Times New Roman"/>
            <w:sz w:val="24"/>
            <w:szCs w:val="24"/>
            <w:lang w:eastAsia="en-GB"/>
          </w:rPr>
          <w:t xml:space="preserve"> </w:t>
        </w:r>
      </w:ins>
      <w:moveToRangeStart w:id="44" w:author="Parks, Robbie M" w:date="2018-10-29T12:23:00Z" w:name="move528579159"/>
      <w:moveTo w:id="45" w:author="Parks, Robbie M" w:date="2018-10-29T12:23:00Z">
        <w:r w:rsidR="00514A85">
          <w:rPr>
            <w:rFonts w:ascii="Times New Roman" w:hAnsi="Times New Roman"/>
            <w:color w:val="000000" w:themeColor="text1"/>
            <w:sz w:val="24"/>
            <w:szCs w:val="24"/>
          </w:rPr>
          <w:t>Th</w:t>
        </w:r>
      </w:moveTo>
      <w:r w:rsidR="008844BD">
        <w:rPr>
          <w:rFonts w:ascii="Times New Roman" w:hAnsi="Times New Roman"/>
          <w:color w:val="000000" w:themeColor="text1"/>
          <w:sz w:val="24"/>
          <w:szCs w:val="24"/>
        </w:rPr>
        <w:t>is</w:t>
      </w:r>
      <w:moveTo w:id="46" w:author="Parks, Robbie M" w:date="2018-10-29T12:23:00Z">
        <w:r w:rsidR="00514A85">
          <w:rPr>
            <w:rFonts w:ascii="Times New Roman" w:hAnsi="Times New Roman"/>
            <w:color w:val="000000" w:themeColor="text1"/>
            <w:sz w:val="24"/>
            <w:szCs w:val="24"/>
          </w:rPr>
          <w:t xml:space="preserve"> long-term mean temperature represents the local adaptation temperature </w:t>
        </w:r>
      </w:moveTo>
      <w:ins w:id="47" w:author="Parks, Robbie M" w:date="2018-10-29T12:30:00Z">
        <w:r w:rsidR="00CF3383">
          <w:rPr>
            <w:rFonts w:ascii="Times New Roman" w:hAnsi="Times New Roman"/>
            <w:color w:val="000000" w:themeColor="text1"/>
            <w:sz w:val="24"/>
            <w:szCs w:val="24"/>
          </w:rPr>
          <w:t>for</w:t>
        </w:r>
      </w:ins>
      <w:moveTo w:id="48" w:author="Parks, Robbie M" w:date="2018-10-29T12:23:00Z">
        <w:r w:rsidR="00514A85">
          <w:rPr>
            <w:rFonts w:ascii="Times New Roman" w:hAnsi="Times New Roman"/>
            <w:color w:val="000000" w:themeColor="text1"/>
            <w:sz w:val="24"/>
            <w:szCs w:val="24"/>
          </w:rPr>
          <w:t xml:space="preserve"> each state in each month.</w:t>
        </w:r>
      </w:moveTo>
      <w:moveToRangeEnd w:id="44"/>
      <w:r w:rsidR="00B80D4C">
        <w:rPr>
          <w:rFonts w:ascii="Times New Roman" w:eastAsiaTheme="minorHAnsi" w:hAnsi="Times New Roman"/>
          <w:sz w:val="24"/>
          <w:szCs w:val="24"/>
          <w:lang w:eastAsia="en-GB"/>
        </w:rPr>
        <w:t xml:space="preserve"> </w:t>
      </w:r>
      <w:ins w:id="49" w:author="Parks, Robbie M" w:date="2018-10-29T12:30:00Z">
        <w:r w:rsidR="00534095">
          <w:rPr>
            <w:rFonts w:ascii="Times New Roman" w:eastAsiaTheme="minorHAnsi" w:hAnsi="Times New Roman"/>
            <w:sz w:val="24"/>
            <w:szCs w:val="24"/>
            <w:lang w:eastAsia="en-GB"/>
          </w:rPr>
          <w:t xml:space="preserve">We then </w:t>
        </w:r>
      </w:ins>
      <w:r w:rsidR="00B80D4C">
        <w:rPr>
          <w:rFonts w:ascii="Times New Roman" w:eastAsiaTheme="minorHAnsi" w:hAnsi="Times New Roman"/>
          <w:sz w:val="24"/>
          <w:szCs w:val="24"/>
          <w:lang w:eastAsia="en-GB"/>
        </w:rPr>
        <w:t>subtracted</w:t>
      </w:r>
      <w:r w:rsidR="004814FB">
        <w:rPr>
          <w:rFonts w:ascii="Times New Roman" w:eastAsiaTheme="minorHAnsi" w:hAnsi="Times New Roman"/>
          <w:sz w:val="24"/>
          <w:szCs w:val="24"/>
          <w:lang w:eastAsia="en-GB"/>
        </w:rPr>
        <w:t xml:space="preserve"> </w:t>
      </w:r>
      <w:ins w:id="50" w:author="Parks, Robbie M" w:date="2018-10-29T12:33:00Z">
        <w:r w:rsidR="00AD1745">
          <w:rPr>
            <w:rFonts w:ascii="Times New Roman" w:eastAsiaTheme="minorHAnsi" w:hAnsi="Times New Roman"/>
            <w:sz w:val="24"/>
            <w:szCs w:val="24"/>
            <w:lang w:eastAsia="en-GB"/>
          </w:rPr>
          <w:t>the long-term mean temperature</w:t>
        </w:r>
        <w:r w:rsidR="00AD1745">
          <w:rPr>
            <w:rFonts w:ascii="Times New Roman" w:eastAsiaTheme="minorHAnsi" w:hAnsi="Times New Roman"/>
            <w:sz w:val="24"/>
            <w:szCs w:val="24"/>
            <w:lang w:eastAsia="en-GB"/>
          </w:rPr>
          <w:t xml:space="preserve"> </w:t>
        </w:r>
      </w:ins>
      <w:r w:rsidR="004814FB">
        <w:rPr>
          <w:rFonts w:ascii="Times New Roman" w:eastAsiaTheme="minorHAnsi" w:hAnsi="Times New Roman"/>
          <w:sz w:val="24"/>
          <w:szCs w:val="24"/>
          <w:lang w:eastAsia="en-GB"/>
        </w:rPr>
        <w:t xml:space="preserve">from each </w:t>
      </w:r>
      <w:ins w:id="51" w:author="Parks, Robbie M" w:date="2018-10-29T12:33:00Z">
        <w:r w:rsidR="00AD1745">
          <w:rPr>
            <w:rFonts w:ascii="Times New Roman" w:eastAsiaTheme="minorHAnsi" w:hAnsi="Times New Roman"/>
            <w:sz w:val="24"/>
            <w:szCs w:val="24"/>
            <w:lang w:eastAsia="en-GB"/>
          </w:rPr>
          <w:t xml:space="preserve">respective </w:t>
        </w:r>
      </w:ins>
      <w:r w:rsidR="004814FB">
        <w:rPr>
          <w:rFonts w:ascii="Times New Roman" w:eastAsiaTheme="minorHAnsi" w:hAnsi="Times New Roman"/>
          <w:sz w:val="24"/>
          <w:szCs w:val="24"/>
          <w:lang w:eastAsia="en-GB"/>
        </w:rPr>
        <w:t>state-month value</w:t>
      </w:r>
      <w:r w:rsidR="007655FC">
        <w:rPr>
          <w:rFonts w:ascii="Times New Roman" w:eastAsiaTheme="minorHAnsi" w:hAnsi="Times New Roman"/>
          <w:sz w:val="24"/>
          <w:szCs w:val="24"/>
          <w:lang w:eastAsia="en-GB"/>
        </w:rPr>
        <w:t xml:space="preserve"> </w:t>
      </w:r>
      <w:ins w:id="52" w:author="Parks, Robbie M" w:date="2018-10-29T12:34:00Z">
        <w:r w:rsidR="00AD1745">
          <w:rPr>
            <w:rFonts w:ascii="Times New Roman" w:eastAsiaTheme="minorHAnsi" w:hAnsi="Times New Roman"/>
            <w:sz w:val="24"/>
            <w:szCs w:val="24"/>
            <w:lang w:eastAsia="en-GB"/>
          </w:rPr>
          <w:t xml:space="preserve">over time </w:t>
        </w:r>
      </w:ins>
      <w:r w:rsidR="00E6231C">
        <w:rPr>
          <w:rFonts w:ascii="Times New Roman" w:eastAsiaTheme="minorHAnsi" w:hAnsi="Times New Roman"/>
          <w:sz w:val="24"/>
          <w:szCs w:val="24"/>
          <w:lang w:eastAsia="en-GB"/>
        </w:rPr>
        <w:t xml:space="preserve">to generate </w:t>
      </w:r>
      <w:ins w:id="53" w:author="Parks, Robbie M" w:date="2018-10-29T12:34:00Z">
        <w:r w:rsidR="00AD1745">
          <w:rPr>
            <w:rFonts w:ascii="Times New Roman" w:eastAsiaTheme="minorHAnsi" w:hAnsi="Times New Roman"/>
            <w:sz w:val="24"/>
            <w:szCs w:val="24"/>
            <w:lang w:eastAsia="en-GB"/>
          </w:rPr>
          <w:t xml:space="preserve">a </w:t>
        </w:r>
      </w:ins>
      <w:r w:rsidR="00E6231C">
        <w:rPr>
          <w:rFonts w:ascii="Times New Roman" w:eastAsiaTheme="minorHAnsi" w:hAnsi="Times New Roman"/>
          <w:sz w:val="24"/>
          <w:szCs w:val="24"/>
          <w:lang w:eastAsia="en-GB"/>
        </w:rPr>
        <w:t xml:space="preserve">temperature anomaly </w:t>
      </w:r>
      <w:ins w:id="54" w:author="Parks, Robbie M" w:date="2018-10-29T12:34:00Z">
        <w:r w:rsidR="00AD1745">
          <w:rPr>
            <w:rFonts w:ascii="Times New Roman" w:eastAsiaTheme="minorHAnsi" w:hAnsi="Times New Roman"/>
            <w:sz w:val="24"/>
            <w:szCs w:val="24"/>
            <w:lang w:eastAsia="en-GB"/>
          </w:rPr>
          <w:t>time series for each month in each state</w:t>
        </w:r>
        <w:r w:rsidR="00AD1745">
          <w:rPr>
            <w:rFonts w:ascii="Times New Roman" w:eastAsiaTheme="minorHAnsi" w:hAnsi="Times New Roman"/>
            <w:sz w:val="24"/>
            <w:szCs w:val="24"/>
            <w:lang w:eastAsia="en-GB"/>
          </w:rPr>
          <w:t xml:space="preserve"> </w:t>
        </w:r>
      </w:ins>
      <w:r w:rsidR="007655FC">
        <w:rPr>
          <w:rFonts w:ascii="Times New Roman" w:eastAsiaTheme="minorHAnsi" w:hAnsi="Times New Roman"/>
          <w:sz w:val="24"/>
          <w:szCs w:val="24"/>
          <w:lang w:eastAsia="en-GB"/>
        </w:rPr>
        <w:t>(Figure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0F403A10"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06CC02E4" w:rsidR="00707A42" w:rsidRDefault="0071557B" w:rsidP="00D76DF7">
      <w:pPr>
        <w:spacing w:after="0" w:line="480" w:lineRule="auto"/>
        <w:jc w:val="both"/>
        <w:outlineLvl w:val="0"/>
        <w:rPr>
          <w:rFonts w:ascii="Times New Roman" w:hAnsi="Times New Roman"/>
          <w:color w:val="000000" w:themeColor="text1"/>
          <w:sz w:val="24"/>
          <w:szCs w:val="24"/>
        </w:rPr>
      </w:pPr>
      <w:commentRangeStart w:id="55"/>
      <w:r>
        <w:rPr>
          <w:rFonts w:ascii="Times New Roman" w:hAnsi="Times New Roman"/>
          <w:color w:val="000000" w:themeColor="text1"/>
          <w:sz w:val="24"/>
          <w:szCs w:val="24"/>
        </w:rPr>
        <w:lastRenderedPageBreak/>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commentRangeStart w:id="56"/>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commentRangeEnd w:id="56"/>
      <w:r w:rsidR="00987F8E">
        <w:rPr>
          <w:rStyle w:val="CommentReference"/>
          <w:rFonts w:asciiTheme="minorHAnsi" w:eastAsiaTheme="minorHAnsi" w:hAnsiTheme="minorHAnsi" w:cstheme="minorBidi"/>
        </w:rPr>
        <w:commentReference w:id="56"/>
      </w:r>
      <w:ins w:id="57" w:author="Ezzati, Majid" w:date="2018-10-22T19:27:00Z">
        <w:r w:rsidR="00987F8E">
          <w:rPr>
            <w:rFonts w:ascii="Times New Roman" w:hAnsi="Times New Roman"/>
            <w:color w:val="000000" w:themeColor="text1"/>
            <w:sz w:val="24"/>
            <w:szCs w:val="24"/>
          </w:rPr>
          <w:t xml:space="preserve">. </w:t>
        </w:r>
      </w:ins>
      <w:commentRangeStart w:id="58"/>
      <w:r w:rsidR="0020498A">
        <w:rPr>
          <w:rFonts w:ascii="Times New Roman" w:hAnsi="Times New Roman"/>
          <w:color w:val="000000" w:themeColor="text1"/>
          <w:sz w:val="24"/>
          <w:szCs w:val="24"/>
        </w:rPr>
        <w:t xml:space="preserve">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commentRangeEnd w:id="58"/>
      <w:r w:rsidR="00987F8E">
        <w:rPr>
          <w:rStyle w:val="CommentReference"/>
          <w:rFonts w:asciiTheme="minorHAnsi" w:eastAsiaTheme="minorHAnsi" w:hAnsiTheme="minorHAnsi" w:cstheme="minorBidi"/>
        </w:rPr>
        <w:commentReference w:id="58"/>
      </w:r>
      <w:r w:rsidR="0026224F">
        <w:rPr>
          <w:rFonts w:ascii="Times New Roman" w:hAnsi="Times New Roman"/>
          <w:color w:val="000000" w:themeColor="text1"/>
          <w:sz w:val="24"/>
          <w:szCs w:val="24"/>
        </w:rPr>
        <w:fldChar w:fldCharType="begin" w:fldLock="1"/>
      </w:r>
      <w:r w:rsidR="00997E51">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22&lt;/sup&gt;","plainTextFormattedCitation":"22","previouslyFormattedCitation":"&lt;sup&gt;21&lt;/sup&gt;"},"properties":{"noteIndex":0},"schema":"https://github.com/citation-style-language/schema/raw/master/csl-citation.json"}</w:instrText>
      </w:r>
      <w:r w:rsidR="0026224F">
        <w:rPr>
          <w:rFonts w:ascii="Times New Roman" w:hAnsi="Times New Roman"/>
          <w:color w:val="000000" w:themeColor="text1"/>
          <w:sz w:val="24"/>
          <w:szCs w:val="24"/>
        </w:rPr>
        <w:fldChar w:fldCharType="separate"/>
      </w:r>
      <w:r w:rsidR="00997E51" w:rsidRPr="00997E51">
        <w:rPr>
          <w:rFonts w:ascii="Times New Roman" w:hAnsi="Times New Roman"/>
          <w:noProof/>
          <w:color w:val="000000" w:themeColor="text1"/>
          <w:sz w:val="24"/>
          <w:szCs w:val="24"/>
          <w:vertAlign w:val="superscript"/>
        </w:rPr>
        <w:t>22</w:t>
      </w:r>
      <w:r w:rsidR="0026224F">
        <w:rPr>
          <w:rFonts w:ascii="Times New Roman" w:hAnsi="Times New Roman"/>
          <w:color w:val="000000" w:themeColor="text1"/>
          <w:sz w:val="24"/>
          <w:szCs w:val="24"/>
        </w:rPr>
        <w:fldChar w:fldCharType="end"/>
      </w:r>
      <w:r w:rsidR="0026224F">
        <w:rPr>
          <w:rFonts w:ascii="Times New Roman" w:hAnsi="Times New Roman"/>
          <w:color w:val="000000" w:themeColor="text1"/>
          <w:sz w:val="24"/>
          <w:szCs w:val="24"/>
        </w:rPr>
        <w:t xml:space="preserve"> </w:t>
      </w:r>
      <w:r w:rsidR="00A227DA">
        <w:rPr>
          <w:rFonts w:ascii="Times New Roman" w:hAnsi="Times New Roman"/>
          <w:color w:val="000000" w:themeColor="text1"/>
          <w:sz w:val="24"/>
          <w:szCs w:val="24"/>
        </w:rPr>
        <w:t>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00270C29" w:rsidR="00D64877" w:rsidRPr="00C61364" w:rsidRDefault="006A0A4C" w:rsidP="00D76DF7">
      <w:pPr>
        <w:spacing w:after="0" w:line="480" w:lineRule="auto"/>
        <w:jc w:val="both"/>
        <w:outlineLvl w:val="0"/>
        <w:rPr>
          <w:rFonts w:ascii="Times New Roman" w:hAnsi="Times New Roman"/>
          <w:color w:val="000000" w:themeColor="text1"/>
          <w:sz w:val="24"/>
          <w:szCs w:val="24"/>
        </w:rPr>
      </w:pPr>
      <w:ins w:id="59" w:author="Parks, Robbie M" w:date="2018-10-29T12:55:00Z">
        <w:r>
          <w:rPr>
            <w:rFonts w:ascii="Times New Roman" w:hAnsi="Times New Roman"/>
            <w:color w:val="000000" w:themeColor="text1"/>
            <w:sz w:val="24"/>
            <w:szCs w:val="24"/>
          </w:rPr>
          <w:t>[[[Trends introduce here]]]]</w:t>
        </w:r>
        <w:r w:rsidR="003D20F2">
          <w:rPr>
            <w:rFonts w:ascii="Times New Roman" w:hAnsi="Times New Roman"/>
            <w:color w:val="000000" w:themeColor="text1"/>
            <w:sz w:val="24"/>
            <w:szCs w:val="24"/>
          </w:rPr>
          <w:t xml:space="preserve"> </w:t>
        </w:r>
      </w:ins>
      <w:ins w:id="60" w:author="Ezzati, Majid" w:date="2018-10-22T19:31:00Z">
        <w:r w:rsidR="00987F8E">
          <w:rPr>
            <w:rFonts w:ascii="Times New Roman" w:hAnsi="Times New Roman"/>
            <w:color w:val="000000" w:themeColor="text1"/>
            <w:sz w:val="24"/>
            <w:szCs w:val="24"/>
          </w:rPr>
          <w:t>To allow</w:t>
        </w:r>
      </w:ins>
      <w:r w:rsidR="00D64877" w:rsidRPr="00C61364">
        <w:rPr>
          <w:rFonts w:ascii="Times New Roman" w:hAnsi="Times New Roman"/>
          <w:color w:val="000000" w:themeColor="text1"/>
          <w:sz w:val="24"/>
          <w:szCs w:val="24"/>
        </w:rPr>
        <w:t xml:space="preserve"> non-linear</w:t>
      </w:r>
      <w:ins w:id="61" w:author="Ezzati, Majid" w:date="2018-10-22T19:31:00Z">
        <w:r w:rsidR="00987F8E">
          <w:rPr>
            <w:rFonts w:ascii="Times New Roman" w:hAnsi="Times New Roman"/>
            <w:color w:val="000000" w:themeColor="text1"/>
            <w:sz w:val="24"/>
            <w:szCs w:val="24"/>
          </w:rPr>
          <w:t xml:space="preserve"> trends</w:t>
        </w:r>
      </w:ins>
      <w:r w:rsidR="00D64877" w:rsidRPr="00C61364">
        <w:rPr>
          <w:rFonts w:ascii="Times New Roman" w:hAnsi="Times New Roman"/>
          <w:color w:val="000000" w:themeColor="text1"/>
          <w:sz w:val="24"/>
          <w:szCs w:val="24"/>
        </w:rPr>
        <w:t xml:space="preserve">, we modelled the time trends </w:t>
      </w:r>
      <w:r w:rsidR="00DC6193">
        <w:rPr>
          <w:rFonts w:ascii="Times New Roman" w:hAnsi="Times New Roman"/>
          <w:color w:val="000000" w:themeColor="text1"/>
          <w:sz w:val="24"/>
          <w:szCs w:val="24"/>
        </w:rPr>
        <w:t xml:space="preserve">(of log-transformed death rates) </w:t>
      </w:r>
      <w:r w:rsidR="00D64877"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commentRangeEnd w:id="55"/>
      <w:r w:rsidR="0082437F">
        <w:rPr>
          <w:rStyle w:val="CommentReference"/>
          <w:rFonts w:asciiTheme="minorHAnsi" w:eastAsiaTheme="minorHAnsi" w:hAnsiTheme="minorHAnsi" w:cstheme="minorBidi"/>
        </w:rPr>
        <w:commentReference w:id="55"/>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510DE445"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5D7922">
        <w:rPr>
          <w:rFonts w:ascii="Times New Roman" w:hAnsi="Times New Roman"/>
          <w:color w:val="000000" w:themeColor="text1"/>
          <w:sz w:val="24"/>
          <w:szCs w:val="24"/>
        </w:rPr>
        <w:t>.</w:t>
      </w:r>
      <w:r w:rsidR="005D7922">
        <w:rPr>
          <w:rFonts w:ascii="Times New Roman" w:hAnsi="Times New Roman"/>
          <w:color w:val="000000" w:themeColor="text1"/>
          <w:sz w:val="24"/>
          <w:szCs w:val="24"/>
        </w:rPr>
        <w:fldChar w:fldCharType="begin" w:fldLock="1"/>
      </w:r>
      <w:r w:rsidR="00997E5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23&lt;/sup&gt;","plainTextFormattedCitation":"23","previouslyFormattedCitation":"&lt;sup&gt;22&lt;/sup&gt;"},"properties":{"noteIndex":0},"schema":"https://github.com/citation-style-language/schema/raw/master/csl-citation.json"}</w:instrText>
      </w:r>
      <w:r w:rsidR="005D7922">
        <w:rPr>
          <w:rFonts w:ascii="Times New Roman" w:hAnsi="Times New Roman"/>
          <w:color w:val="000000" w:themeColor="text1"/>
          <w:sz w:val="24"/>
          <w:szCs w:val="24"/>
        </w:rPr>
        <w:fldChar w:fldCharType="separate"/>
      </w:r>
      <w:r w:rsidR="00997E51" w:rsidRPr="00997E51">
        <w:rPr>
          <w:rFonts w:ascii="Times New Roman" w:hAnsi="Times New Roman"/>
          <w:noProof/>
          <w:color w:val="000000" w:themeColor="text1"/>
          <w:sz w:val="24"/>
          <w:szCs w:val="24"/>
          <w:vertAlign w:val="superscript"/>
        </w:rPr>
        <w:t>23</w:t>
      </w:r>
      <w:r w:rsidR="005D7922">
        <w:rPr>
          <w:rFonts w:ascii="Times New Roman" w:hAnsi="Times New Roman"/>
          <w:color w:val="000000" w:themeColor="text1"/>
          <w:sz w:val="24"/>
          <w:szCs w:val="24"/>
        </w:rPr>
        <w:fldChar w:fldCharType="end"/>
      </w:r>
      <w:r w:rsidR="005D7922">
        <w:rPr>
          <w:rFonts w:ascii="Times New Roman" w:hAnsi="Times New Roman"/>
          <w:color w:val="000000" w:themeColor="text1"/>
          <w:sz w:val="24"/>
          <w:szCs w:val="24"/>
        </w:rPr>
        <w:t xml:space="preserve"> </w:t>
      </w:r>
      <w:r w:rsidR="004337CB" w:rsidRPr="00C61364">
        <w:rPr>
          <w:rFonts w:ascii="Times New Roman" w:hAnsi="Times New Roman"/>
          <w:color w:val="000000" w:themeColor="text1"/>
          <w:sz w:val="24"/>
          <w:szCs w:val="24"/>
        </w:rPr>
        <w:t xml:space="preserve">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21DB4259"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w:t>
      </w:r>
      <w:moveFromRangeStart w:id="62" w:author="Parks, Robbie M" w:date="2018-10-29T12:23:00Z" w:name="move528579159"/>
      <w:moveFrom w:id="63" w:author="Parks, Robbie M" w:date="2018-10-29T12:23:00Z">
        <w:r w:rsidR="008008CC" w:rsidDel="00514A85">
          <w:rPr>
            <w:rFonts w:ascii="Times New Roman" w:hAnsi="Times New Roman"/>
            <w:color w:val="000000" w:themeColor="text1"/>
            <w:sz w:val="24"/>
            <w:szCs w:val="24"/>
          </w:rPr>
          <w:t xml:space="preserve">The long-term mean </w:t>
        </w:r>
        <w:r w:rsidR="003F25C7" w:rsidDel="00514A85">
          <w:rPr>
            <w:rFonts w:ascii="Times New Roman" w:hAnsi="Times New Roman"/>
            <w:color w:val="000000" w:themeColor="text1"/>
            <w:sz w:val="24"/>
            <w:szCs w:val="24"/>
          </w:rPr>
          <w:t xml:space="preserve">temperature </w:t>
        </w:r>
        <w:r w:rsidR="008008CC" w:rsidDel="00514A85">
          <w:rPr>
            <w:rFonts w:ascii="Times New Roman" w:hAnsi="Times New Roman"/>
            <w:color w:val="000000" w:themeColor="text1"/>
            <w:sz w:val="24"/>
            <w:szCs w:val="24"/>
          </w:rPr>
          <w:t xml:space="preserve">represents the </w:t>
        </w:r>
        <w:r w:rsidR="003F25C7" w:rsidDel="00514A85">
          <w:rPr>
            <w:rFonts w:ascii="Times New Roman" w:hAnsi="Times New Roman"/>
            <w:color w:val="000000" w:themeColor="text1"/>
            <w:sz w:val="24"/>
            <w:szCs w:val="24"/>
          </w:rPr>
          <w:t>local adaptation</w:t>
        </w:r>
        <w:r w:rsidR="008008CC" w:rsidDel="00514A85">
          <w:rPr>
            <w:rFonts w:ascii="Times New Roman" w:hAnsi="Times New Roman"/>
            <w:color w:val="000000" w:themeColor="text1"/>
            <w:sz w:val="24"/>
            <w:szCs w:val="24"/>
          </w:rPr>
          <w:t xml:space="preserve"> </w:t>
        </w:r>
        <w:r w:rsidR="003F25C7" w:rsidDel="00514A85">
          <w:rPr>
            <w:rFonts w:ascii="Times New Roman" w:hAnsi="Times New Roman"/>
            <w:color w:val="000000" w:themeColor="text1"/>
            <w:sz w:val="24"/>
            <w:szCs w:val="24"/>
          </w:rPr>
          <w:t>temperature</w:t>
        </w:r>
        <w:r w:rsidR="008008CC" w:rsidDel="00514A85">
          <w:rPr>
            <w:rFonts w:ascii="Times New Roman" w:hAnsi="Times New Roman"/>
            <w:color w:val="000000" w:themeColor="text1"/>
            <w:sz w:val="24"/>
            <w:szCs w:val="24"/>
          </w:rPr>
          <w:t xml:space="preserve"> at each </w:t>
        </w:r>
        <w:r w:rsidR="003F25C7" w:rsidDel="00514A85">
          <w:rPr>
            <w:rFonts w:ascii="Times New Roman" w:hAnsi="Times New Roman"/>
            <w:color w:val="000000" w:themeColor="text1"/>
            <w:sz w:val="24"/>
            <w:szCs w:val="24"/>
          </w:rPr>
          <w:t>state in each month.</w:t>
        </w:r>
        <w:r w:rsidR="00D95BCB" w:rsidDel="00514A85">
          <w:rPr>
            <w:rFonts w:ascii="Times New Roman" w:hAnsi="Times New Roman"/>
            <w:color w:val="000000" w:themeColor="text1"/>
            <w:sz w:val="24"/>
            <w:szCs w:val="24"/>
          </w:rPr>
          <w:t xml:space="preserve"> </w:t>
        </w:r>
      </w:moveFrom>
      <w:moveFromRangeEnd w:id="62"/>
      <w:r w:rsidR="00D95BCB">
        <w:rPr>
          <w:rFonts w:ascii="Times New Roman" w:hAnsi="Times New Roman"/>
          <w:color w:val="000000" w:themeColor="text1"/>
          <w:sz w:val="24"/>
          <w:szCs w:val="24"/>
        </w:rPr>
        <w:t xml:space="preserve">We used a </w:t>
      </w:r>
      <w:del w:id="64" w:author="Parks, Robbie M" w:date="2018-10-29T12:48:00Z">
        <w:r w:rsidR="00D95BCB" w:rsidDel="0020532C">
          <w:rPr>
            <w:rFonts w:ascii="Times New Roman" w:hAnsi="Times New Roman"/>
            <w:color w:val="000000" w:themeColor="text1"/>
            <w:sz w:val="24"/>
            <w:szCs w:val="24"/>
          </w:rPr>
          <w:delText xml:space="preserve">cyclic </w:delText>
        </w:r>
      </w:del>
      <w:r w:rsidR="00D95BCB">
        <w:rPr>
          <w:rFonts w:ascii="Times New Roman" w:hAnsi="Times New Roman"/>
          <w:color w:val="000000" w:themeColor="text1"/>
          <w:sz w:val="24"/>
          <w:szCs w:val="24"/>
        </w:rPr>
        <w:t xml:space="preserve">random walk structure </w:t>
      </w:r>
      <w:r w:rsidR="004A5D7D">
        <w:rPr>
          <w:rFonts w:ascii="Times New Roman" w:hAnsi="Times New Roman"/>
          <w:color w:val="000000" w:themeColor="text1"/>
          <w:sz w:val="24"/>
          <w:szCs w:val="24"/>
        </w:rPr>
        <w:t>for the anomaly terms</w:t>
      </w:r>
      <w:ins w:id="65" w:author="Parks, Robbie M" w:date="2018-10-29T12:50:00Z">
        <w:r w:rsidR="0005183C">
          <w:rPr>
            <w:rFonts w:ascii="Times New Roman" w:hAnsi="Times New Roman"/>
            <w:color w:val="000000" w:themeColor="text1"/>
            <w:sz w:val="24"/>
            <w:szCs w:val="24"/>
          </w:rPr>
          <w:t>,</w:t>
        </w:r>
        <w:r w:rsidR="0005183C" w:rsidRPr="0005183C">
          <w:rPr>
            <w:rFonts w:ascii="Times New Roman" w:hAnsi="Times New Roman"/>
            <w:color w:val="000000" w:themeColor="text1"/>
            <w:sz w:val="24"/>
            <w:szCs w:val="24"/>
          </w:rPr>
          <w:t xml:space="preserve"> </w:t>
        </w:r>
        <w:r w:rsidR="0005183C">
          <w:rPr>
            <w:rFonts w:ascii="Times New Roman" w:hAnsi="Times New Roman"/>
            <w:color w:val="000000" w:themeColor="text1"/>
            <w:sz w:val="24"/>
            <w:szCs w:val="24"/>
          </w:rPr>
          <w:t xml:space="preserve">widely used </w:t>
        </w:r>
        <w:r w:rsidR="0005183C">
          <w:rPr>
            <w:rFonts w:ascii="Times New Roman" w:hAnsi="Times New Roman"/>
            <w:color w:val="000000" w:themeColor="text1"/>
            <w:sz w:val="24"/>
            <w:szCs w:val="24"/>
          </w:rPr>
          <w:lastRenderedPageBreak/>
          <w:t>to characterise smoothly varying associations.</w:t>
        </w:r>
        <w:r w:rsidR="0005183C">
          <w:rPr>
            <w:rFonts w:ascii="Times New Roman" w:hAnsi="Times New Roman"/>
            <w:color w:val="000000" w:themeColor="text1"/>
            <w:sz w:val="24"/>
            <w:szCs w:val="24"/>
          </w:rPr>
          <w:fldChar w:fldCharType="begin" w:fldLock="1"/>
        </w:r>
        <w:r w:rsidR="0005183C">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22&lt;/sup&gt;","plainTextFormattedCitation":"22","previouslyFormattedCitation":"&lt;sup&gt;21&lt;/sup&gt;"},"properties":{"noteIndex":0},"schema":"https://github.com/citation-style-language/schema/raw/master/csl-citation.json"}</w:instrText>
        </w:r>
        <w:r w:rsidR="0005183C">
          <w:rPr>
            <w:rFonts w:ascii="Times New Roman" w:hAnsi="Times New Roman"/>
            <w:color w:val="000000" w:themeColor="text1"/>
            <w:sz w:val="24"/>
            <w:szCs w:val="24"/>
          </w:rPr>
          <w:fldChar w:fldCharType="separate"/>
        </w:r>
        <w:r w:rsidR="0005183C" w:rsidRPr="00997E51">
          <w:rPr>
            <w:rFonts w:ascii="Times New Roman" w:hAnsi="Times New Roman"/>
            <w:noProof/>
            <w:color w:val="000000" w:themeColor="text1"/>
            <w:sz w:val="24"/>
            <w:szCs w:val="24"/>
            <w:vertAlign w:val="superscript"/>
          </w:rPr>
          <w:t>22</w:t>
        </w:r>
        <w:r w:rsidR="0005183C">
          <w:rPr>
            <w:rFonts w:ascii="Times New Roman" w:hAnsi="Times New Roman"/>
            <w:color w:val="000000" w:themeColor="text1"/>
            <w:sz w:val="24"/>
            <w:szCs w:val="24"/>
          </w:rPr>
          <w:fldChar w:fldCharType="end"/>
        </w:r>
      </w:ins>
      <w:ins w:id="66" w:author="Parks, Robbie M" w:date="2018-10-29T12:48:00Z">
        <w:r w:rsidR="0040623A">
          <w:rPr>
            <w:rFonts w:ascii="Times New Roman" w:hAnsi="Times New Roman"/>
            <w:color w:val="000000" w:themeColor="text1"/>
            <w:sz w:val="24"/>
            <w:szCs w:val="24"/>
          </w:rPr>
          <w:t>. We used a</w:t>
        </w:r>
        <w:r w:rsidR="0005183C">
          <w:rPr>
            <w:rFonts w:ascii="Times New Roman" w:hAnsi="Times New Roman"/>
            <w:color w:val="000000" w:themeColor="text1"/>
            <w:sz w:val="24"/>
            <w:szCs w:val="24"/>
          </w:rPr>
          <w:t xml:space="preserve"> </w:t>
        </w:r>
        <w:r w:rsidR="001D5083">
          <w:rPr>
            <w:rFonts w:ascii="Times New Roman" w:hAnsi="Times New Roman"/>
            <w:color w:val="000000" w:themeColor="text1"/>
            <w:sz w:val="24"/>
            <w:szCs w:val="24"/>
          </w:rPr>
          <w:t>random walk</w:t>
        </w:r>
      </w:ins>
      <w:ins w:id="67" w:author="Parks, Robbie M" w:date="2018-10-29T12:50:00Z">
        <w:r w:rsidR="0005183C">
          <w:rPr>
            <w:rFonts w:ascii="Times New Roman" w:hAnsi="Times New Roman"/>
            <w:color w:val="000000" w:themeColor="text1"/>
            <w:sz w:val="24"/>
            <w:szCs w:val="24"/>
          </w:rPr>
          <w:t xml:space="preserve"> with a cyclic structure</w:t>
        </w:r>
      </w:ins>
      <w:ins w:id="68" w:author="Parks, Robbie M" w:date="2018-10-29T12:48:00Z">
        <w:r w:rsidR="001D5083">
          <w:rPr>
            <w:rFonts w:ascii="Times New Roman" w:hAnsi="Times New Roman"/>
            <w:color w:val="000000" w:themeColor="text1"/>
            <w:sz w:val="24"/>
            <w:szCs w:val="24"/>
          </w:rPr>
          <w:t>,</w:t>
        </w:r>
        <w:r w:rsidR="0020532C">
          <w:rPr>
            <w:rFonts w:ascii="Times New Roman" w:hAnsi="Times New Roman"/>
            <w:color w:val="000000" w:themeColor="text1"/>
            <w:sz w:val="24"/>
            <w:szCs w:val="24"/>
          </w:rPr>
          <w:t xml:space="preserve"> </w:t>
        </w:r>
      </w:ins>
      <w:r w:rsidR="004A5D7D">
        <w:rPr>
          <w:rFonts w:ascii="Times New Roman" w:hAnsi="Times New Roman"/>
          <w:color w:val="000000" w:themeColor="text1"/>
          <w:sz w:val="24"/>
          <w:szCs w:val="24"/>
        </w:rPr>
        <w:t>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02C92135" w:rsidR="00860F96" w:rsidRDefault="00520742"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Pr="00C61364">
        <w:rPr>
          <w:rFonts w:ascii="Times New Roman" w:hAnsi="Times New Roman"/>
          <w:color w:val="000000" w:themeColor="text1"/>
          <w:sz w:val="24"/>
          <w:szCs w:val="24"/>
        </w:rPr>
        <w:t xml:space="preserve">e ran </w:t>
      </w:r>
      <w:r>
        <w:rPr>
          <w:rFonts w:ascii="Times New Roman" w:hAnsi="Times New Roman"/>
          <w:color w:val="000000" w:themeColor="text1"/>
          <w:sz w:val="24"/>
          <w:szCs w:val="24"/>
        </w:rPr>
        <w:t>models for each combination of injury category, age group, and sex</w:t>
      </w:r>
      <w:r w:rsidRPr="00C61364">
        <w:rPr>
          <w:rFonts w:ascii="Times New Roman" w:hAnsi="Times New Roman"/>
          <w:color w:val="000000" w:themeColor="text1"/>
          <w:sz w:val="24"/>
          <w:szCs w:val="24"/>
        </w:rPr>
        <w:t xml:space="preserve"> separately</w:t>
      </w:r>
      <w:r>
        <w:rPr>
          <w:rFonts w:ascii="Times New Roman" w:hAnsi="Times New Roman"/>
          <w:color w:val="000000" w:themeColor="text1"/>
          <w:sz w:val="24"/>
          <w:szCs w:val="24"/>
        </w:rPr>
        <w:t xml:space="preserve">. </w:t>
      </w:r>
      <w:r w:rsidR="00360A89">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sidR="00360A89">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pproximation (INLA)</w:t>
      </w:r>
      <w:r w:rsidR="00464B7F">
        <w:rPr>
          <w:rFonts w:ascii="Times New Roman" w:hAnsi="Times New Roman"/>
          <w:color w:val="000000" w:themeColor="text1"/>
          <w:sz w:val="24"/>
          <w:szCs w:val="24"/>
        </w:rPr>
        <w:t>,</w:t>
      </w:r>
      <w:r w:rsidR="0072641F">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 xml:space="preserve">using the R-INLA in </w:t>
      </w:r>
      <w:r w:rsidR="00464B7F">
        <w:rPr>
          <w:rFonts w:ascii="Times New Roman" w:hAnsi="Times New Roman"/>
          <w:color w:val="000000" w:themeColor="text1"/>
          <w:sz w:val="24"/>
          <w:szCs w:val="24"/>
        </w:rPr>
        <w:t xml:space="preserve">statistical program </w:t>
      </w:r>
      <w:r w:rsidR="00860F96">
        <w:rPr>
          <w:rFonts w:ascii="Times New Roman" w:hAnsi="Times New Roman"/>
          <w:color w:val="000000" w:themeColor="text1"/>
          <w:sz w:val="24"/>
          <w:szCs w:val="24"/>
        </w:rPr>
        <w:t>R.</w:t>
      </w:r>
      <w:r w:rsidR="00464B7F">
        <w:rPr>
          <w:rFonts w:ascii="Times New Roman" w:hAnsi="Times New Roman"/>
          <w:color w:val="000000" w:themeColor="text1"/>
          <w:sz w:val="24"/>
          <w:szCs w:val="24"/>
        </w:rPr>
        <w:fldChar w:fldCharType="begin" w:fldLock="1"/>
      </w:r>
      <w:r w:rsidR="00997E51">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24&lt;/sup&gt;","plainTextFormattedCitation":"24","previouslyFormattedCitation":"&lt;sup&gt;23&lt;/sup&gt;"},"properties":{"noteIndex":0},"schema":"https://github.com/citation-style-language/schema/raw/master/csl-citation.json"}</w:instrText>
      </w:r>
      <w:r w:rsidR="00464B7F">
        <w:rPr>
          <w:rFonts w:ascii="Times New Roman" w:hAnsi="Times New Roman"/>
          <w:color w:val="000000" w:themeColor="text1"/>
          <w:sz w:val="24"/>
          <w:szCs w:val="24"/>
        </w:rPr>
        <w:fldChar w:fldCharType="separate"/>
      </w:r>
      <w:r w:rsidR="00997E51" w:rsidRPr="00997E51">
        <w:rPr>
          <w:rFonts w:ascii="Times New Roman" w:hAnsi="Times New Roman"/>
          <w:noProof/>
          <w:color w:val="000000" w:themeColor="text1"/>
          <w:sz w:val="24"/>
          <w:szCs w:val="24"/>
          <w:vertAlign w:val="superscript"/>
        </w:rPr>
        <w:t>24</w:t>
      </w:r>
      <w:r w:rsidR="00464B7F">
        <w:rPr>
          <w:rFonts w:ascii="Times New Roman" w:hAnsi="Times New Roman"/>
          <w:color w:val="000000" w:themeColor="text1"/>
          <w:sz w:val="24"/>
          <w:szCs w:val="24"/>
        </w:rPr>
        <w:fldChar w:fldCharType="end"/>
      </w:r>
      <w:r w:rsidR="00860F96">
        <w:rPr>
          <w:rFonts w:ascii="Times New Roman" w:hAnsi="Times New Roman"/>
          <w:color w:val="000000" w:themeColor="text1"/>
          <w:sz w:val="24"/>
          <w:szCs w:val="24"/>
        </w:rPr>
        <w:t xml:space="preserve">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w:t>
      </w:r>
      <w:r w:rsidR="006965AD">
        <w:rPr>
          <w:rFonts w:ascii="Times New Roman" w:hAnsi="Times New Roman"/>
          <w:color w:val="000000" w:themeColor="text1"/>
          <w:sz w:val="24"/>
          <w:szCs w:val="24"/>
        </w:rPr>
        <w:t xml:space="preserve">of </w:t>
      </w:r>
      <w:r w:rsidR="001734E9">
        <w:rPr>
          <w:rFonts w:ascii="Times New Roman" w:hAnsi="Times New Roman"/>
          <w:color w:val="000000" w:themeColor="text1"/>
          <w:sz w:val="24"/>
          <w:szCs w:val="24"/>
        </w:rPr>
        <w:t>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57BCB922" w14:textId="77777777" w:rsidR="00E45FED" w:rsidRDefault="00E45FED" w:rsidP="00860F96">
      <w:pPr>
        <w:spacing w:after="0" w:line="480" w:lineRule="auto"/>
        <w:jc w:val="both"/>
        <w:outlineLvl w:val="0"/>
        <w:rPr>
          <w:rFonts w:ascii="Times New Roman" w:hAnsi="Times New Roman"/>
          <w:color w:val="000000" w:themeColor="text1"/>
          <w:sz w:val="24"/>
          <w:szCs w:val="24"/>
        </w:rPr>
      </w:pPr>
    </w:p>
    <w:p w14:paraId="2BBA4C4B" w14:textId="28A23886" w:rsidR="00E16C0A" w:rsidRDefault="0048319E"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Calculating a</w:t>
      </w:r>
      <w:r w:rsidR="006B5B17">
        <w:rPr>
          <w:rFonts w:ascii="Times New Roman" w:hAnsi="Times New Roman"/>
          <w:i/>
          <w:color w:val="000000" w:themeColor="text1"/>
          <w:sz w:val="24"/>
          <w:szCs w:val="24"/>
        </w:rPr>
        <w:t>dditional deaths</w:t>
      </w:r>
      <w:ins w:id="69" w:author="Parks, Robbie M" w:date="2018-10-29T12:12:00Z">
        <w:r w:rsidR="0051175E">
          <w:rPr>
            <w:rFonts w:ascii="Times New Roman" w:hAnsi="Times New Roman"/>
            <w:i/>
            <w:color w:val="000000" w:themeColor="text1"/>
            <w:sz w:val="24"/>
            <w:szCs w:val="24"/>
          </w:rPr>
          <w:t xml:space="preserve"> in </w:t>
        </w:r>
        <w:r w:rsidR="0051175E" w:rsidRPr="0051175E">
          <w:rPr>
            <w:rFonts w:ascii="Times New Roman" w:hAnsi="Times New Roman"/>
            <w:i/>
            <w:color w:val="000000" w:themeColor="text1"/>
            <w:sz w:val="24"/>
            <w:szCs w:val="24"/>
          </w:rPr>
          <w:t xml:space="preserve">a </w:t>
        </w:r>
        <w:r w:rsidR="0051175E" w:rsidRPr="00704188">
          <w:rPr>
            <w:rFonts w:ascii="Times New Roman" w:hAnsi="Times New Roman"/>
            <w:i/>
            <w:color w:val="000000" w:themeColor="text1"/>
            <w:sz w:val="24"/>
            <w:szCs w:val="24"/>
          </w:rPr>
          <w:t>1°C</w:t>
        </w:r>
        <w:r w:rsidR="0051175E" w:rsidRPr="00704188">
          <w:rPr>
            <w:rFonts w:ascii="Times New Roman" w:hAnsi="Times New Roman"/>
            <w:i/>
            <w:color w:val="000000" w:themeColor="text1"/>
            <w:sz w:val="24"/>
            <w:szCs w:val="24"/>
          </w:rPr>
          <w:t xml:space="preserve"> warmer world</w:t>
        </w:r>
      </w:ins>
    </w:p>
    <w:p w14:paraId="6EF47A16" w14:textId="454DA5FF" w:rsidR="005259CD" w:rsidRDefault="00782C8F" w:rsidP="005259CD">
      <w:pPr>
        <w:spacing w:after="0" w:line="480" w:lineRule="auto"/>
        <w:jc w:val="both"/>
        <w:outlineLvl w:val="0"/>
        <w:rPr>
          <w:rFonts w:ascii="Times New Roman" w:hAnsi="Times New Roman"/>
          <w:color w:val="000000" w:themeColor="text1"/>
          <w:sz w:val="24"/>
          <w:szCs w:val="24"/>
        </w:rPr>
      </w:pPr>
      <w:ins w:id="70" w:author="Parks, Robbie M" w:date="2018-10-29T12:58:00Z">
        <w:r>
          <w:rPr>
            <w:rFonts w:ascii="Times New Roman" w:hAnsi="Times New Roman"/>
            <w:color w:val="000000" w:themeColor="text1"/>
            <w:sz w:val="24"/>
            <w:szCs w:val="24"/>
          </w:rPr>
          <w:t>W</w:t>
        </w:r>
      </w:ins>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w:t>
      </w:r>
      <w:r w:rsidR="0082437F">
        <w:rPr>
          <w:rFonts w:ascii="Times New Roman" w:hAnsi="Times New Roman"/>
          <w:color w:val="000000" w:themeColor="text1"/>
          <w:sz w:val="24"/>
          <w:szCs w:val="24"/>
        </w:rPr>
        <w:t xml:space="preserve"> For these </w:t>
      </w:r>
      <w:proofErr w:type="gramStart"/>
      <w:r w:rsidR="0082437F">
        <w:rPr>
          <w:rFonts w:ascii="Times New Roman" w:hAnsi="Times New Roman"/>
          <w:color w:val="000000" w:themeColor="text1"/>
          <w:sz w:val="24"/>
          <w:szCs w:val="24"/>
        </w:rPr>
        <w:t>calculations</w:t>
      </w:r>
      <w:proofErr w:type="gramEnd"/>
      <w:r w:rsidR="0082437F">
        <w:rPr>
          <w:rFonts w:ascii="Times New Roman" w:hAnsi="Times New Roman"/>
          <w:color w:val="000000" w:themeColor="text1"/>
          <w:sz w:val="24"/>
          <w:szCs w:val="24"/>
        </w:rPr>
        <w:t xml:space="preserve"> we</w:t>
      </w:r>
      <w:r w:rsidR="00EE14D8">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multipl</w:t>
      </w:r>
      <w:ins w:id="71" w:author="Parks, Robbie M" w:date="2018-10-29T12:59:00Z">
        <w:r w:rsidR="00EE14D8">
          <w:rPr>
            <w:rFonts w:ascii="Times New Roman" w:hAnsi="Times New Roman"/>
            <w:color w:val="000000" w:themeColor="text1"/>
            <w:sz w:val="24"/>
            <w:szCs w:val="24"/>
          </w:rPr>
          <w:t>ied</w:t>
        </w:r>
      </w:ins>
      <w:r w:rsidR="00FE46A6">
        <w:rPr>
          <w:rFonts w:ascii="Times New Roman" w:hAnsi="Times New Roman"/>
          <w:color w:val="000000" w:themeColor="text1"/>
          <w:sz w:val="24"/>
          <w:szCs w:val="24"/>
        </w:rPr>
        <w:t xml:space="preserve">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by the excess risk of each monthly temperature anomaly term</w:t>
      </w:r>
      <w:r w:rsidR="00947DBC">
        <w:rPr>
          <w:rFonts w:ascii="Times New Roman" w:hAnsi="Times New Roman"/>
          <w:color w:val="000000" w:themeColor="text1"/>
          <w:sz w:val="24"/>
          <w:szCs w:val="24"/>
        </w:rPr>
        <w:t>.</w:t>
      </w:r>
      <w:r w:rsidR="00FE46A6">
        <w:rPr>
          <w:rFonts w:ascii="Times New Roman" w:hAnsi="Times New Roman"/>
          <w:color w:val="000000" w:themeColor="text1"/>
          <w:sz w:val="24"/>
          <w:szCs w:val="24"/>
        </w:rPr>
        <w:t xml:space="preserve"> </w:t>
      </w:r>
      <w:ins w:id="72" w:author="Parks, Robbie M" w:date="2018-10-29T12:59:00Z">
        <w:r w:rsidR="00947DBC">
          <w:rPr>
            <w:rFonts w:ascii="Times New Roman" w:hAnsi="Times New Roman"/>
            <w:color w:val="000000" w:themeColor="text1"/>
            <w:sz w:val="24"/>
            <w:szCs w:val="24"/>
          </w:rPr>
          <w:t>W</w:t>
        </w:r>
      </w:ins>
      <w:r w:rsidR="00FE46A6">
        <w:rPr>
          <w:rFonts w:ascii="Times New Roman" w:hAnsi="Times New Roman"/>
          <w:color w:val="000000" w:themeColor="text1"/>
          <w:sz w:val="24"/>
          <w:szCs w:val="24"/>
        </w:rPr>
        <w:t xml:space="preserve">e </w:t>
      </w:r>
      <w:ins w:id="73" w:author="Parks, Robbie M" w:date="2018-10-29T12:59:00Z">
        <w:r w:rsidR="00947DBC">
          <w:rPr>
            <w:rFonts w:ascii="Times New Roman" w:hAnsi="Times New Roman"/>
            <w:color w:val="000000" w:themeColor="text1"/>
            <w:sz w:val="24"/>
            <w:szCs w:val="24"/>
          </w:rPr>
          <w:t xml:space="preserve">then </w:t>
        </w:r>
      </w:ins>
      <w:r w:rsidR="00FE46A6">
        <w:rPr>
          <w:rFonts w:ascii="Times New Roman" w:hAnsi="Times New Roman"/>
          <w:color w:val="000000" w:themeColor="text1"/>
          <w:sz w:val="24"/>
          <w:szCs w:val="24"/>
        </w:rPr>
        <w:t xml:space="preserve">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category of injury death,</w:t>
      </w:r>
      <w:r w:rsidR="00785C4C">
        <w:rPr>
          <w:rFonts w:ascii="Times New Roman" w:hAnsi="Times New Roman"/>
          <w:color w:val="000000" w:themeColor="text1"/>
          <w:sz w:val="24"/>
          <w:szCs w:val="24"/>
        </w:rPr>
        <w:t xml:space="preserve"> sex,</w:t>
      </w:r>
      <w:r w:rsidR="00352D62">
        <w:rPr>
          <w:rFonts w:ascii="Times New Roman" w:hAnsi="Times New Roman"/>
          <w:color w:val="000000" w:themeColor="text1"/>
          <w:sz w:val="24"/>
          <w:szCs w:val="24"/>
        </w:rPr>
        <w:t xml:space="preserve"> </w:t>
      </w:r>
      <w:r w:rsidR="00ED27C3">
        <w:rPr>
          <w:rFonts w:ascii="Times New Roman" w:hAnsi="Times New Roman"/>
          <w:color w:val="000000" w:themeColor="text1"/>
          <w:sz w:val="24"/>
          <w:szCs w:val="24"/>
        </w:rPr>
        <w:t>month and age</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t>
      </w:r>
      <w:commentRangeStart w:id="74"/>
      <w:commentRangeStart w:id="75"/>
      <w:r w:rsidR="00EB2987">
        <w:rPr>
          <w:rFonts w:ascii="Times New Roman" w:hAnsi="Times New Roman"/>
          <w:color w:val="000000" w:themeColor="text1"/>
          <w:sz w:val="24"/>
          <w:szCs w:val="24"/>
        </w:rPr>
        <w:t>We also divided the additional expected deaths by the population to obtain the age- and month-summarised exce</w:t>
      </w:r>
      <w:r w:rsidR="0060531B">
        <w:rPr>
          <w:rFonts w:ascii="Times New Roman" w:hAnsi="Times New Roman"/>
          <w:color w:val="000000" w:themeColor="text1"/>
          <w:sz w:val="24"/>
          <w:szCs w:val="24"/>
        </w:rPr>
        <w:t>ss risk</w:t>
      </w:r>
      <w:r w:rsidR="0064674D">
        <w:rPr>
          <w:rFonts w:ascii="Times New Roman" w:hAnsi="Times New Roman"/>
          <w:color w:val="000000" w:themeColor="text1"/>
          <w:sz w:val="24"/>
          <w:szCs w:val="24"/>
        </w:rPr>
        <w:t xml:space="preserve"> for each s</w:t>
      </w:r>
      <w:r w:rsidR="00A209D9">
        <w:rPr>
          <w:rFonts w:ascii="Times New Roman" w:hAnsi="Times New Roman"/>
          <w:color w:val="000000" w:themeColor="text1"/>
          <w:sz w:val="24"/>
          <w:szCs w:val="24"/>
        </w:rPr>
        <w:t>ex and injury category</w:t>
      </w:r>
      <w:r w:rsidR="0060531B">
        <w:rPr>
          <w:rFonts w:ascii="Times New Roman" w:hAnsi="Times New Roman"/>
          <w:color w:val="000000" w:themeColor="text1"/>
          <w:sz w:val="24"/>
          <w:szCs w:val="24"/>
        </w:rPr>
        <w:t>.</w:t>
      </w:r>
      <w:commentRangeEnd w:id="74"/>
      <w:r w:rsidR="0082437F">
        <w:rPr>
          <w:rStyle w:val="CommentReference"/>
          <w:rFonts w:asciiTheme="minorHAnsi" w:eastAsiaTheme="minorHAnsi" w:hAnsiTheme="minorHAnsi" w:cstheme="minorBidi"/>
        </w:rPr>
        <w:commentReference w:id="74"/>
      </w:r>
      <w:commentRangeEnd w:id="75"/>
      <w:r w:rsidR="00463A1C">
        <w:rPr>
          <w:rStyle w:val="CommentReference"/>
          <w:rFonts w:asciiTheme="minorHAnsi" w:eastAsiaTheme="minorHAnsi" w:hAnsiTheme="minorHAnsi" w:cstheme="minorBidi"/>
        </w:rPr>
        <w:commentReference w:id="75"/>
      </w:r>
    </w:p>
    <w:p w14:paraId="62E52914" w14:textId="77777777" w:rsidR="005259CD"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Default="000210D1" w:rsidP="00E252C8">
      <w:pPr>
        <w:spacing w:after="0" w:line="480" w:lineRule="auto"/>
        <w:jc w:val="both"/>
        <w:outlineLvl w:val="0"/>
        <w:rPr>
          <w:ins w:id="76" w:author="Parks, Robbie M" w:date="2018-10-29T14:05:00Z"/>
          <w:rFonts w:ascii="Times New Roman" w:hAnsi="Times New Roman"/>
          <w:b/>
          <w:sz w:val="24"/>
          <w:szCs w:val="24"/>
        </w:rPr>
      </w:pPr>
      <w:r w:rsidRPr="00C61364">
        <w:rPr>
          <w:rFonts w:ascii="Times New Roman" w:hAnsi="Times New Roman"/>
          <w:b/>
          <w:sz w:val="24"/>
          <w:szCs w:val="24"/>
        </w:rPr>
        <w:t>Results</w:t>
      </w:r>
    </w:p>
    <w:p w14:paraId="0B4CB3E9" w14:textId="78DC973A" w:rsidR="00E252C8" w:rsidRPr="00E252C8" w:rsidRDefault="00955652" w:rsidP="00012A43">
      <w:pPr>
        <w:spacing w:after="0" w:line="240" w:lineRule="auto"/>
        <w:jc w:val="both"/>
        <w:outlineLvl w:val="0"/>
        <w:rPr>
          <w:ins w:id="77" w:author="Parks, Robbie M" w:date="2018-10-29T14:04:00Z"/>
          <w:rFonts w:ascii="Times New Roman" w:hAnsi="Times New Roman"/>
          <w:i/>
          <w:sz w:val="24"/>
          <w:szCs w:val="24"/>
          <w:rPrChange w:id="78" w:author="Parks, Robbie M" w:date="2018-10-29T14:05:00Z">
            <w:rPr>
              <w:ins w:id="79" w:author="Parks, Robbie M" w:date="2018-10-29T14:04:00Z"/>
              <w:rFonts w:ascii="Times New Roman" w:hAnsi="Times New Roman"/>
              <w:sz w:val="24"/>
              <w:szCs w:val="24"/>
            </w:rPr>
          </w:rPrChange>
        </w:rPr>
        <w:pPrChange w:id="80" w:author="Parks, Robbie M" w:date="2018-10-29T14:40:00Z">
          <w:pPr>
            <w:spacing w:after="0" w:line="480" w:lineRule="auto"/>
            <w:jc w:val="both"/>
            <w:outlineLvl w:val="0"/>
          </w:pPr>
        </w:pPrChange>
      </w:pPr>
      <w:ins w:id="81" w:author="Parks, Robbie M" w:date="2018-10-29T14:05:00Z">
        <w:r w:rsidRPr="00955652">
          <w:rPr>
            <w:rFonts w:ascii="Times New Roman" w:hAnsi="Times New Roman"/>
            <w:i/>
            <w:sz w:val="24"/>
            <w:szCs w:val="24"/>
          </w:rPr>
          <w:t>Figure 2</w:t>
        </w:r>
      </w:ins>
    </w:p>
    <w:p w14:paraId="786C4B1D" w14:textId="0787E137" w:rsidR="00030C36" w:rsidRPr="00E252C8" w:rsidRDefault="00030C36" w:rsidP="00012A43">
      <w:pPr>
        <w:pStyle w:val="ListParagraph"/>
        <w:numPr>
          <w:ilvl w:val="0"/>
          <w:numId w:val="10"/>
        </w:numPr>
        <w:spacing w:after="0" w:line="240" w:lineRule="auto"/>
        <w:jc w:val="both"/>
        <w:outlineLvl w:val="0"/>
        <w:rPr>
          <w:rFonts w:ascii="Times New Roman" w:hAnsi="Times New Roman"/>
          <w:b/>
          <w:sz w:val="24"/>
          <w:szCs w:val="24"/>
        </w:rPr>
        <w:pPrChange w:id="82" w:author="Parks, Robbie M" w:date="2018-10-29T14:40:00Z">
          <w:pPr>
            <w:pStyle w:val="ListParagraph"/>
            <w:numPr>
              <w:numId w:val="10"/>
            </w:numPr>
            <w:spacing w:after="0" w:line="480" w:lineRule="auto"/>
            <w:ind w:hanging="360"/>
            <w:jc w:val="both"/>
            <w:outlineLvl w:val="0"/>
          </w:pPr>
        </w:pPrChange>
      </w:pPr>
      <w:ins w:id="83" w:author="Parks, Robbie M" w:date="2018-10-29T14:02:00Z">
        <w:r w:rsidRPr="00E252C8">
          <w:rPr>
            <w:rFonts w:ascii="Times New Roman" w:hAnsi="Times New Roman"/>
            <w:sz w:val="24"/>
            <w:szCs w:val="24"/>
          </w:rPr>
          <w:t xml:space="preserve">Declines in </w:t>
        </w:r>
      </w:ins>
      <w:ins w:id="84" w:author="Parks, Robbie M" w:date="2018-10-29T14:03:00Z">
        <w:r w:rsidR="005D379A" w:rsidRPr="00E252C8">
          <w:rPr>
            <w:rFonts w:ascii="Times New Roman" w:hAnsi="Times New Roman"/>
            <w:sz w:val="24"/>
            <w:szCs w:val="24"/>
          </w:rPr>
          <w:t>3</w:t>
        </w:r>
        <w:r w:rsidR="005D1ED5" w:rsidRPr="00E252C8">
          <w:rPr>
            <w:rFonts w:ascii="Times New Roman" w:hAnsi="Times New Roman"/>
            <w:sz w:val="24"/>
            <w:szCs w:val="24"/>
          </w:rPr>
          <w:t xml:space="preserve"> from 5 </w:t>
        </w:r>
      </w:ins>
      <w:ins w:id="85" w:author="Parks, Robbie M" w:date="2018-10-29T14:02:00Z">
        <w:r w:rsidRPr="00E252C8">
          <w:rPr>
            <w:rFonts w:ascii="Times New Roman" w:hAnsi="Times New Roman"/>
            <w:sz w:val="24"/>
            <w:szCs w:val="24"/>
          </w:rPr>
          <w:t xml:space="preserve">all injury categories, </w:t>
        </w:r>
      </w:ins>
      <w:ins w:id="86" w:author="Parks, Robbie M" w:date="2018-10-29T14:03:00Z">
        <w:r w:rsidR="00A245BF" w:rsidRPr="00E252C8">
          <w:rPr>
            <w:rFonts w:ascii="Times New Roman" w:hAnsi="Times New Roman"/>
            <w:sz w:val="24"/>
            <w:szCs w:val="24"/>
          </w:rPr>
          <w:t>in contrast with</w:t>
        </w:r>
      </w:ins>
      <w:ins w:id="87" w:author="Parks, Robbie M" w:date="2018-10-29T14:02:00Z">
        <w:r w:rsidRPr="00E252C8">
          <w:rPr>
            <w:rFonts w:ascii="Times New Roman" w:hAnsi="Times New Roman"/>
            <w:sz w:val="24"/>
            <w:szCs w:val="24"/>
          </w:rPr>
          <w:t xml:space="preserve"> d</w:t>
        </w:r>
        <w:r w:rsidRPr="00E252C8">
          <w:rPr>
            <w:rFonts w:ascii="Times New Roman" w:hAnsi="Times New Roman"/>
            <w:sz w:val="24"/>
            <w:szCs w:val="24"/>
          </w:rPr>
          <w:t xml:space="preserve">eaths from falls </w:t>
        </w:r>
        <w:r w:rsidRPr="00E252C8">
          <w:rPr>
            <w:rFonts w:ascii="Times New Roman" w:hAnsi="Times New Roman"/>
            <w:sz w:val="24"/>
            <w:szCs w:val="24"/>
          </w:rPr>
          <w:t>increa</w:t>
        </w:r>
      </w:ins>
      <w:ins w:id="88" w:author="Parks, Robbie M" w:date="2018-10-29T14:03:00Z">
        <w:r w:rsidR="00A245BF" w:rsidRPr="00E252C8">
          <w:rPr>
            <w:rFonts w:ascii="Times New Roman" w:hAnsi="Times New Roman"/>
            <w:sz w:val="24"/>
            <w:szCs w:val="24"/>
          </w:rPr>
          <w:t>s</w:t>
        </w:r>
      </w:ins>
      <w:ins w:id="89" w:author="Parks, Robbie M" w:date="2018-10-29T14:02:00Z">
        <w:r w:rsidRPr="00E252C8">
          <w:rPr>
            <w:rFonts w:ascii="Times New Roman" w:hAnsi="Times New Roman"/>
            <w:sz w:val="24"/>
            <w:szCs w:val="24"/>
          </w:rPr>
          <w:t>ing</w:t>
        </w:r>
        <w:r w:rsidRPr="00E252C8">
          <w:rPr>
            <w:rFonts w:ascii="Times New Roman" w:hAnsi="Times New Roman"/>
            <w:sz w:val="24"/>
            <w:szCs w:val="24"/>
          </w:rPr>
          <w:t xml:space="preserve"> over tim</w:t>
        </w:r>
        <w:r w:rsidR="005D1ED5" w:rsidRPr="00E252C8">
          <w:rPr>
            <w:rFonts w:ascii="Times New Roman" w:hAnsi="Times New Roman"/>
            <w:sz w:val="24"/>
            <w:szCs w:val="24"/>
          </w:rPr>
          <w:t>e</w:t>
        </w:r>
      </w:ins>
      <w:ins w:id="90" w:author="Parks, Robbie M" w:date="2018-10-29T14:03:00Z">
        <w:r w:rsidR="005D379A" w:rsidRPr="00E252C8">
          <w:rPr>
            <w:rFonts w:ascii="Times New Roman" w:hAnsi="Times New Roman"/>
            <w:sz w:val="24"/>
            <w:szCs w:val="24"/>
          </w:rPr>
          <w:t xml:space="preserve"> and intentional self-harm recently increasing to over 1980 levels</w:t>
        </w:r>
      </w:ins>
    </w:p>
    <w:p w14:paraId="7D4AB8FA" w14:textId="7D7EAA1B" w:rsidR="00851793" w:rsidRDefault="00D60234" w:rsidP="00012A43">
      <w:pPr>
        <w:pStyle w:val="ListParagraph"/>
        <w:numPr>
          <w:ilvl w:val="0"/>
          <w:numId w:val="10"/>
        </w:numPr>
        <w:spacing w:line="240" w:lineRule="auto"/>
        <w:rPr>
          <w:ins w:id="91" w:author="Parks, Robbie M" w:date="2018-10-29T13:56:00Z"/>
          <w:rFonts w:ascii="Times New Roman" w:hAnsi="Times New Roman"/>
          <w:sz w:val="24"/>
          <w:szCs w:val="24"/>
        </w:rPr>
        <w:pPrChange w:id="92" w:author="Parks, Robbie M" w:date="2018-10-29T14:40:00Z">
          <w:pPr>
            <w:pStyle w:val="ListParagraph"/>
            <w:numPr>
              <w:numId w:val="10"/>
            </w:numPr>
            <w:ind w:hanging="360"/>
          </w:pPr>
        </w:pPrChange>
      </w:pPr>
      <w:ins w:id="93" w:author="Parks, Robbie M" w:date="2018-10-29T13:56:00Z">
        <w:r>
          <w:rPr>
            <w:rFonts w:ascii="Times New Roman" w:hAnsi="Times New Roman"/>
            <w:sz w:val="24"/>
            <w:szCs w:val="24"/>
          </w:rPr>
          <w:t>Largest declin</w:t>
        </w:r>
        <w:r w:rsidR="00851793">
          <w:rPr>
            <w:rFonts w:ascii="Times New Roman" w:hAnsi="Times New Roman"/>
            <w:sz w:val="24"/>
            <w:szCs w:val="24"/>
          </w:rPr>
          <w:t>e in transport deaths over time</w:t>
        </w:r>
      </w:ins>
      <w:ins w:id="94" w:author="Parks, Robbie M" w:date="2018-10-29T14:07:00Z">
        <w:r w:rsidR="004A48F3">
          <w:rPr>
            <w:rFonts w:ascii="Times New Roman" w:hAnsi="Times New Roman"/>
            <w:sz w:val="24"/>
            <w:szCs w:val="24"/>
          </w:rPr>
          <w:t>, with ~50% decline across months</w:t>
        </w:r>
      </w:ins>
    </w:p>
    <w:p w14:paraId="790003F8" w14:textId="0D0FB79F" w:rsidR="002C5217" w:rsidRDefault="00851793" w:rsidP="00012A43">
      <w:pPr>
        <w:pStyle w:val="ListParagraph"/>
        <w:numPr>
          <w:ilvl w:val="0"/>
          <w:numId w:val="10"/>
        </w:numPr>
        <w:spacing w:line="240" w:lineRule="auto"/>
        <w:rPr>
          <w:ins w:id="95" w:author="Parks, Robbie M" w:date="2018-10-29T14:08:00Z"/>
          <w:rFonts w:ascii="Times New Roman" w:hAnsi="Times New Roman"/>
          <w:sz w:val="24"/>
          <w:szCs w:val="24"/>
        </w:rPr>
        <w:pPrChange w:id="96" w:author="Parks, Robbie M" w:date="2018-10-29T14:40:00Z">
          <w:pPr>
            <w:pStyle w:val="ListParagraph"/>
            <w:numPr>
              <w:numId w:val="10"/>
            </w:numPr>
            <w:ind w:hanging="360"/>
          </w:pPr>
        </w:pPrChange>
      </w:pPr>
      <w:ins w:id="97" w:author="Parks, Robbie M" w:date="2018-10-29T13:56:00Z">
        <w:r>
          <w:rPr>
            <w:rFonts w:ascii="Times New Roman" w:hAnsi="Times New Roman"/>
            <w:sz w:val="24"/>
            <w:szCs w:val="24"/>
          </w:rPr>
          <w:t xml:space="preserve">Some categories exhibit </w:t>
        </w:r>
      </w:ins>
      <w:ins w:id="98" w:author="Parks, Robbie M" w:date="2018-10-29T14:02:00Z">
        <w:r w:rsidR="00E142C7">
          <w:rPr>
            <w:rFonts w:ascii="Times New Roman" w:hAnsi="Times New Roman"/>
            <w:sz w:val="24"/>
            <w:szCs w:val="24"/>
          </w:rPr>
          <w:t xml:space="preserve">clear </w:t>
        </w:r>
      </w:ins>
      <w:ins w:id="99" w:author="Parks, Robbie M" w:date="2018-10-29T13:56:00Z">
        <w:r>
          <w:rPr>
            <w:rFonts w:ascii="Times New Roman" w:hAnsi="Times New Roman"/>
            <w:sz w:val="24"/>
            <w:szCs w:val="24"/>
          </w:rPr>
          <w:t>seasonality within year throughout period of study (</w:t>
        </w:r>
      </w:ins>
      <w:ins w:id="100" w:author="Parks, Robbie M" w:date="2018-10-29T13:57:00Z">
        <w:r>
          <w:rPr>
            <w:rFonts w:ascii="Times New Roman" w:hAnsi="Times New Roman"/>
            <w:sz w:val="24"/>
            <w:szCs w:val="24"/>
          </w:rPr>
          <w:t>t</w:t>
        </w:r>
      </w:ins>
      <w:ins w:id="101" w:author="Parks, Robbie M" w:date="2018-10-29T13:56:00Z">
        <w:r>
          <w:rPr>
            <w:rFonts w:ascii="Times New Roman" w:hAnsi="Times New Roman"/>
            <w:sz w:val="24"/>
            <w:szCs w:val="24"/>
          </w:rPr>
          <w:t xml:space="preserve">ransport, </w:t>
        </w:r>
      </w:ins>
      <w:ins w:id="102" w:author="Parks, Robbie M" w:date="2018-10-29T13:57:00Z">
        <w:r>
          <w:rPr>
            <w:rFonts w:ascii="Times New Roman" w:hAnsi="Times New Roman"/>
            <w:sz w:val="24"/>
            <w:szCs w:val="24"/>
          </w:rPr>
          <w:t>drownings</w:t>
        </w:r>
      </w:ins>
      <w:ins w:id="103" w:author="Parks, Robbie M" w:date="2018-10-29T14:04:00Z">
        <w:r w:rsidR="00E252C8">
          <w:rPr>
            <w:rFonts w:ascii="Times New Roman" w:hAnsi="Times New Roman"/>
            <w:sz w:val="24"/>
            <w:szCs w:val="24"/>
          </w:rPr>
          <w:t>) with peak in the summer</w:t>
        </w:r>
      </w:ins>
    </w:p>
    <w:p w14:paraId="57BC2D77" w14:textId="17BDF292" w:rsidR="00797D2E" w:rsidRPr="00955652" w:rsidRDefault="00797D2E" w:rsidP="00012A43">
      <w:pPr>
        <w:spacing w:after="0" w:line="240" w:lineRule="auto"/>
        <w:jc w:val="both"/>
        <w:outlineLvl w:val="0"/>
        <w:rPr>
          <w:ins w:id="104" w:author="Parks, Robbie M" w:date="2018-10-29T14:08:00Z"/>
          <w:rFonts w:ascii="Times New Roman" w:hAnsi="Times New Roman"/>
          <w:sz w:val="24"/>
          <w:szCs w:val="24"/>
          <w:rPrChange w:id="105" w:author="Parks, Robbie M" w:date="2018-10-29T14:49:00Z">
            <w:rPr>
              <w:ins w:id="106" w:author="Parks, Robbie M" w:date="2018-10-29T14:08:00Z"/>
              <w:rFonts w:ascii="Times New Roman" w:hAnsi="Times New Roman"/>
              <w:i/>
              <w:sz w:val="24"/>
              <w:szCs w:val="24"/>
            </w:rPr>
          </w:rPrChange>
        </w:rPr>
        <w:pPrChange w:id="107" w:author="Parks, Robbie M" w:date="2018-10-29T14:40:00Z">
          <w:pPr>
            <w:spacing w:after="0" w:line="480" w:lineRule="auto"/>
            <w:jc w:val="both"/>
            <w:outlineLvl w:val="0"/>
          </w:pPr>
        </w:pPrChange>
      </w:pPr>
      <w:ins w:id="108" w:author="Parks, Robbie M" w:date="2018-10-29T14:08:00Z">
        <w:r>
          <w:rPr>
            <w:rFonts w:ascii="Times New Roman" w:hAnsi="Times New Roman"/>
            <w:i/>
            <w:sz w:val="24"/>
            <w:szCs w:val="24"/>
          </w:rPr>
          <w:t xml:space="preserve">Figure </w:t>
        </w:r>
        <w:r w:rsidR="00955652">
          <w:rPr>
            <w:rFonts w:ascii="Times New Roman" w:hAnsi="Times New Roman"/>
            <w:i/>
            <w:sz w:val="24"/>
            <w:szCs w:val="24"/>
          </w:rPr>
          <w:t>3</w:t>
        </w:r>
      </w:ins>
    </w:p>
    <w:p w14:paraId="1A4DF19F" w14:textId="3EB20B94" w:rsidR="00797D2E" w:rsidRDefault="005A7068" w:rsidP="00012A43">
      <w:pPr>
        <w:pStyle w:val="ListParagraph"/>
        <w:numPr>
          <w:ilvl w:val="0"/>
          <w:numId w:val="10"/>
        </w:numPr>
        <w:spacing w:line="240" w:lineRule="auto"/>
        <w:rPr>
          <w:ins w:id="109" w:author="Parks, Robbie M" w:date="2018-10-29T14:12:00Z"/>
          <w:rFonts w:ascii="Times New Roman" w:hAnsi="Times New Roman"/>
          <w:sz w:val="24"/>
          <w:szCs w:val="24"/>
        </w:rPr>
        <w:pPrChange w:id="110" w:author="Parks, Robbie M" w:date="2018-10-29T14:40:00Z">
          <w:pPr>
            <w:pStyle w:val="ListParagraph"/>
            <w:numPr>
              <w:numId w:val="10"/>
            </w:numPr>
            <w:ind w:hanging="360"/>
          </w:pPr>
        </w:pPrChange>
      </w:pPr>
      <w:ins w:id="111" w:author="Parks, Robbie M" w:date="2018-10-29T14:12:00Z">
        <w:r>
          <w:rPr>
            <w:rFonts w:ascii="Times New Roman" w:hAnsi="Times New Roman"/>
            <w:sz w:val="24"/>
            <w:szCs w:val="24"/>
          </w:rPr>
          <w:lastRenderedPageBreak/>
          <w:t>75 and over years in both males and females</w:t>
        </w:r>
      </w:ins>
      <w:ins w:id="112" w:author="Parks, Robbie M" w:date="2018-10-29T14:11:00Z">
        <w:r>
          <w:rPr>
            <w:rFonts w:ascii="Times New Roman" w:hAnsi="Times New Roman"/>
            <w:sz w:val="24"/>
            <w:szCs w:val="24"/>
          </w:rPr>
          <w:t xml:space="preserve"> dominated by deaths from falls</w:t>
        </w:r>
      </w:ins>
    </w:p>
    <w:p w14:paraId="43C9851C" w14:textId="141C3572" w:rsidR="004F7B5D" w:rsidRDefault="0011649A" w:rsidP="00012A43">
      <w:pPr>
        <w:pStyle w:val="ListParagraph"/>
        <w:numPr>
          <w:ilvl w:val="0"/>
          <w:numId w:val="10"/>
        </w:numPr>
        <w:spacing w:line="240" w:lineRule="auto"/>
        <w:rPr>
          <w:ins w:id="113" w:author="Parks, Robbie M" w:date="2018-10-29T14:27:00Z"/>
          <w:rFonts w:ascii="Times New Roman" w:hAnsi="Times New Roman"/>
          <w:sz w:val="24"/>
          <w:szCs w:val="24"/>
        </w:rPr>
        <w:pPrChange w:id="114" w:author="Parks, Robbie M" w:date="2018-10-29T14:40:00Z">
          <w:pPr>
            <w:pStyle w:val="ListParagraph"/>
            <w:numPr>
              <w:numId w:val="10"/>
            </w:numPr>
            <w:ind w:hanging="360"/>
          </w:pPr>
        </w:pPrChange>
      </w:pPr>
      <w:ins w:id="115" w:author="Parks, Robbie M" w:date="2018-10-29T14:16:00Z">
        <w:r>
          <w:rPr>
            <w:rFonts w:ascii="Times New Roman" w:hAnsi="Times New Roman"/>
            <w:sz w:val="24"/>
            <w:szCs w:val="24"/>
          </w:rPr>
          <w:t xml:space="preserve">Intentional deaths the majority (over 50%) in </w:t>
        </w:r>
      </w:ins>
      <w:ins w:id="116" w:author="Parks, Robbie M" w:date="2018-10-29T14:14:00Z">
        <w:r w:rsidR="00E974B1">
          <w:rPr>
            <w:rFonts w:ascii="Times New Roman" w:hAnsi="Times New Roman"/>
            <w:sz w:val="24"/>
            <w:szCs w:val="24"/>
          </w:rPr>
          <w:t xml:space="preserve">15 to </w:t>
        </w:r>
        <w:proofErr w:type="gramStart"/>
        <w:r>
          <w:rPr>
            <w:rFonts w:ascii="Times New Roman" w:hAnsi="Times New Roman"/>
            <w:sz w:val="24"/>
            <w:szCs w:val="24"/>
          </w:rPr>
          <w:t>64 year-old</w:t>
        </w:r>
      </w:ins>
      <w:proofErr w:type="gramEnd"/>
      <w:ins w:id="117" w:author="Parks, Robbie M" w:date="2018-10-29T14:15:00Z">
        <w:r w:rsidR="00E974B1">
          <w:rPr>
            <w:rFonts w:ascii="Times New Roman" w:hAnsi="Times New Roman"/>
            <w:sz w:val="24"/>
            <w:szCs w:val="24"/>
          </w:rPr>
          <w:t xml:space="preserve"> males and 25 to </w:t>
        </w:r>
      </w:ins>
      <w:ins w:id="118" w:author="Parks, Robbie M" w:date="2018-10-29T14:16:00Z">
        <w:r>
          <w:rPr>
            <w:rFonts w:ascii="Times New Roman" w:hAnsi="Times New Roman"/>
            <w:sz w:val="24"/>
            <w:szCs w:val="24"/>
          </w:rPr>
          <w:t>54 year-old females</w:t>
        </w:r>
      </w:ins>
    </w:p>
    <w:p w14:paraId="4E18095F" w14:textId="376C9219" w:rsidR="00A12752" w:rsidRDefault="00A12752" w:rsidP="00012A43">
      <w:pPr>
        <w:pStyle w:val="ListParagraph"/>
        <w:numPr>
          <w:ilvl w:val="0"/>
          <w:numId w:val="10"/>
        </w:numPr>
        <w:spacing w:line="240" w:lineRule="auto"/>
        <w:rPr>
          <w:ins w:id="119" w:author="Parks, Robbie M" w:date="2018-10-29T14:17:00Z"/>
          <w:rFonts w:ascii="Times New Roman" w:hAnsi="Times New Roman"/>
          <w:sz w:val="24"/>
          <w:szCs w:val="24"/>
        </w:rPr>
        <w:pPrChange w:id="120" w:author="Parks, Robbie M" w:date="2018-10-29T14:40:00Z">
          <w:pPr>
            <w:pStyle w:val="ListParagraph"/>
            <w:numPr>
              <w:numId w:val="10"/>
            </w:numPr>
            <w:ind w:hanging="360"/>
          </w:pPr>
        </w:pPrChange>
      </w:pPr>
      <w:ins w:id="121" w:author="Parks, Robbie M" w:date="2018-10-29T14:27:00Z">
        <w:r>
          <w:rPr>
            <w:rFonts w:ascii="Times New Roman" w:hAnsi="Times New Roman"/>
            <w:sz w:val="24"/>
            <w:szCs w:val="24"/>
          </w:rPr>
          <w:t xml:space="preserve">Transport deaths largest single cause in </w:t>
        </w:r>
        <w:proofErr w:type="gramStart"/>
        <w:r>
          <w:rPr>
            <w:rFonts w:ascii="Times New Roman" w:hAnsi="Times New Roman"/>
            <w:sz w:val="24"/>
            <w:szCs w:val="24"/>
          </w:rPr>
          <w:t>5-24 year-old</w:t>
        </w:r>
        <w:proofErr w:type="gramEnd"/>
        <w:r>
          <w:rPr>
            <w:rFonts w:ascii="Times New Roman" w:hAnsi="Times New Roman"/>
            <w:sz w:val="24"/>
            <w:szCs w:val="24"/>
          </w:rPr>
          <w:t xml:space="preserve"> males and 5-24 year-old females</w:t>
        </w:r>
      </w:ins>
    </w:p>
    <w:p w14:paraId="4BCE30ED" w14:textId="12EB7618" w:rsidR="00F01639" w:rsidRDefault="00A77F87" w:rsidP="00012A43">
      <w:pPr>
        <w:pStyle w:val="ListParagraph"/>
        <w:numPr>
          <w:ilvl w:val="0"/>
          <w:numId w:val="10"/>
        </w:numPr>
        <w:spacing w:line="240" w:lineRule="auto"/>
        <w:rPr>
          <w:ins w:id="122" w:author="Parks, Robbie M" w:date="2018-10-29T14:49:00Z"/>
          <w:rFonts w:ascii="Times New Roman" w:hAnsi="Times New Roman"/>
          <w:sz w:val="24"/>
          <w:szCs w:val="24"/>
        </w:rPr>
        <w:pPrChange w:id="123" w:author="Parks, Robbie M" w:date="2018-10-29T14:40:00Z">
          <w:pPr>
            <w:pStyle w:val="ListParagraph"/>
            <w:numPr>
              <w:numId w:val="10"/>
            </w:numPr>
            <w:ind w:hanging="360"/>
          </w:pPr>
        </w:pPrChange>
      </w:pPr>
      <w:ins w:id="124" w:author="Parks, Robbie M" w:date="2018-10-29T14:17:00Z">
        <w:r>
          <w:rPr>
            <w:rFonts w:ascii="Times New Roman" w:hAnsi="Times New Roman"/>
            <w:sz w:val="24"/>
            <w:szCs w:val="24"/>
          </w:rPr>
          <w:t xml:space="preserve">Intentional self-harm </w:t>
        </w:r>
      </w:ins>
      <w:ins w:id="125" w:author="Parks, Robbie M" w:date="2018-10-29T14:22:00Z">
        <w:r w:rsidR="00281454">
          <w:rPr>
            <w:rFonts w:ascii="Times New Roman" w:hAnsi="Times New Roman"/>
            <w:sz w:val="24"/>
            <w:szCs w:val="24"/>
          </w:rPr>
          <w:t xml:space="preserve">largest single cause </w:t>
        </w:r>
      </w:ins>
      <w:ins w:id="126" w:author="Parks, Robbie M" w:date="2018-10-29T14:23:00Z">
        <w:r w:rsidR="00D309F1">
          <w:rPr>
            <w:rFonts w:ascii="Times New Roman" w:hAnsi="Times New Roman"/>
            <w:sz w:val="24"/>
            <w:szCs w:val="24"/>
          </w:rPr>
          <w:t xml:space="preserve">in </w:t>
        </w:r>
        <w:proofErr w:type="gramStart"/>
        <w:r w:rsidR="00D309F1">
          <w:rPr>
            <w:rFonts w:ascii="Times New Roman" w:hAnsi="Times New Roman"/>
            <w:sz w:val="24"/>
            <w:szCs w:val="24"/>
          </w:rPr>
          <w:t>25-74 year-old</w:t>
        </w:r>
        <w:proofErr w:type="gramEnd"/>
        <w:r w:rsidR="00D309F1">
          <w:rPr>
            <w:rFonts w:ascii="Times New Roman" w:hAnsi="Times New Roman"/>
            <w:sz w:val="24"/>
            <w:szCs w:val="24"/>
          </w:rPr>
          <w:t xml:space="preserve"> males and 35-64 year-old females</w:t>
        </w:r>
      </w:ins>
    </w:p>
    <w:p w14:paraId="366603DC" w14:textId="255385A5" w:rsidR="00955652" w:rsidRDefault="00955652" w:rsidP="00955652">
      <w:pPr>
        <w:spacing w:line="240" w:lineRule="auto"/>
        <w:rPr>
          <w:ins w:id="127" w:author="Parks, Robbie M" w:date="2018-10-29T14:49:00Z"/>
          <w:rFonts w:ascii="Times New Roman" w:hAnsi="Times New Roman"/>
          <w:i/>
          <w:sz w:val="24"/>
          <w:szCs w:val="24"/>
        </w:rPr>
        <w:pPrChange w:id="128" w:author="Parks, Robbie M" w:date="2018-10-29T14:49:00Z">
          <w:pPr>
            <w:pStyle w:val="ListParagraph"/>
            <w:numPr>
              <w:numId w:val="10"/>
            </w:numPr>
            <w:ind w:hanging="360"/>
          </w:pPr>
        </w:pPrChange>
      </w:pPr>
      <w:ins w:id="129" w:author="Parks, Robbie M" w:date="2018-10-29T14:49:00Z">
        <w:r>
          <w:rPr>
            <w:rFonts w:ascii="Times New Roman" w:hAnsi="Times New Roman"/>
            <w:i/>
            <w:sz w:val="24"/>
            <w:szCs w:val="24"/>
          </w:rPr>
          <w:t>Figure 4</w:t>
        </w:r>
      </w:ins>
    </w:p>
    <w:p w14:paraId="0E0AC704" w14:textId="77777777" w:rsidR="00955652" w:rsidRDefault="00955652" w:rsidP="00955652">
      <w:pPr>
        <w:pStyle w:val="ListParagraph"/>
        <w:numPr>
          <w:ilvl w:val="0"/>
          <w:numId w:val="10"/>
        </w:numPr>
        <w:spacing w:line="240" w:lineRule="auto"/>
        <w:rPr>
          <w:ins w:id="130" w:author="Parks, Robbie M" w:date="2018-10-29T14:49:00Z"/>
          <w:rFonts w:ascii="Times New Roman" w:hAnsi="Times New Roman"/>
          <w:sz w:val="24"/>
          <w:szCs w:val="24"/>
        </w:rPr>
        <w:pPrChange w:id="131" w:author="Parks, Robbie M" w:date="2018-10-29T14:49:00Z">
          <w:pPr>
            <w:pStyle w:val="ListParagraph"/>
            <w:numPr>
              <w:numId w:val="10"/>
            </w:numPr>
            <w:ind w:hanging="360"/>
          </w:pPr>
        </w:pPrChange>
      </w:pPr>
      <w:ins w:id="132" w:author="Parks, Robbie M" w:date="2018-10-29T14:49:00Z">
        <w:r>
          <w:rPr>
            <w:rFonts w:ascii="Times New Roman" w:hAnsi="Times New Roman"/>
            <w:sz w:val="24"/>
            <w:szCs w:val="24"/>
          </w:rPr>
          <w:t>If the estimated associations are causal, there would be an additional 941 (</w:t>
        </w:r>
        <w:r w:rsidRPr="00802B74">
          <w:rPr>
            <w:rFonts w:ascii="Times New Roman" w:hAnsi="Times New Roman"/>
            <w:sz w:val="24"/>
            <w:szCs w:val="24"/>
          </w:rPr>
          <w:t>831, 1053)</w:t>
        </w:r>
        <w:r>
          <w:rPr>
            <w:rFonts w:ascii="Times New Roman" w:hAnsi="Times New Roman"/>
            <w:sz w:val="24"/>
            <w:szCs w:val="24"/>
          </w:rPr>
          <w:t xml:space="preserve"> additional injury deaths associated with 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w:t>
        </w:r>
      </w:ins>
    </w:p>
    <w:p w14:paraId="6FEB18AE" w14:textId="24FA06AA" w:rsidR="00955652" w:rsidRDefault="00955652" w:rsidP="00955652">
      <w:pPr>
        <w:pStyle w:val="ListParagraph"/>
        <w:numPr>
          <w:ilvl w:val="0"/>
          <w:numId w:val="10"/>
        </w:numPr>
        <w:spacing w:line="240" w:lineRule="auto"/>
        <w:rPr>
          <w:ins w:id="133" w:author="Parks, Robbie M" w:date="2018-10-29T14:49:00Z"/>
          <w:rFonts w:ascii="Times New Roman" w:hAnsi="Times New Roman"/>
          <w:sz w:val="24"/>
          <w:szCs w:val="24"/>
        </w:rPr>
        <w:pPrChange w:id="134" w:author="Parks, Robbie M" w:date="2018-10-29T14:49:00Z">
          <w:pPr>
            <w:pStyle w:val="ListParagraph"/>
            <w:numPr>
              <w:numId w:val="10"/>
            </w:numPr>
            <w:ind w:hanging="360"/>
          </w:pPr>
        </w:pPrChange>
      </w:pPr>
      <w:ins w:id="135" w:author="Parks, Robbie M" w:date="2018-10-29T14:49:00Z">
        <w:r>
          <w:rPr>
            <w:rFonts w:ascii="Times New Roman" w:hAnsi="Times New Roman"/>
            <w:sz w:val="24"/>
            <w:szCs w:val="24"/>
          </w:rPr>
          <w:t xml:space="preserve">941 is 0.65% of injury deaths </w:t>
        </w:r>
      </w:ins>
      <w:ins w:id="136" w:author="Parks, Robbie M" w:date="2018-10-29T14:50:00Z">
        <w:r>
          <w:rPr>
            <w:rFonts w:ascii="Times New Roman" w:hAnsi="Times New Roman"/>
            <w:sz w:val="24"/>
            <w:szCs w:val="24"/>
          </w:rPr>
          <w:t>in 2016</w:t>
        </w:r>
      </w:ins>
      <w:ins w:id="137" w:author="Parks, Robbie M" w:date="2018-10-29T14:49:00Z">
        <w:r>
          <w:rPr>
            <w:rFonts w:ascii="Times New Roman" w:hAnsi="Times New Roman"/>
            <w:sz w:val="24"/>
            <w:szCs w:val="24"/>
          </w:rPr>
          <w:t>.</w:t>
        </w:r>
      </w:ins>
    </w:p>
    <w:p w14:paraId="044E5FE6" w14:textId="43A17861" w:rsidR="00955652" w:rsidRDefault="00B21DE1" w:rsidP="00955652">
      <w:pPr>
        <w:pStyle w:val="ListParagraph"/>
        <w:numPr>
          <w:ilvl w:val="0"/>
          <w:numId w:val="10"/>
        </w:numPr>
        <w:spacing w:line="240" w:lineRule="auto"/>
        <w:rPr>
          <w:ins w:id="138" w:author="Parks, Robbie M" w:date="2018-10-29T14:50:00Z"/>
          <w:rFonts w:ascii="Times New Roman" w:hAnsi="Times New Roman"/>
          <w:sz w:val="24"/>
          <w:szCs w:val="24"/>
        </w:rPr>
        <w:pPrChange w:id="139" w:author="Parks, Robbie M" w:date="2018-10-29T14:49:00Z">
          <w:pPr>
            <w:pStyle w:val="ListParagraph"/>
            <w:numPr>
              <w:numId w:val="10"/>
            </w:numPr>
            <w:ind w:hanging="360"/>
          </w:pPr>
        </w:pPrChange>
      </w:pPr>
      <w:ins w:id="140" w:author="Parks, Robbie M" w:date="2018-10-29T14:50:00Z">
        <w:r>
          <w:rPr>
            <w:rFonts w:ascii="Times New Roman" w:hAnsi="Times New Roman"/>
            <w:sz w:val="24"/>
            <w:szCs w:val="24"/>
          </w:rPr>
          <w:t>87% deaths males and 13% in females</w:t>
        </w:r>
      </w:ins>
    </w:p>
    <w:p w14:paraId="53C8AF1A" w14:textId="63A1E914" w:rsidR="00B21DE1" w:rsidRDefault="00B21DE1" w:rsidP="00955652">
      <w:pPr>
        <w:pStyle w:val="ListParagraph"/>
        <w:numPr>
          <w:ilvl w:val="0"/>
          <w:numId w:val="10"/>
        </w:numPr>
        <w:spacing w:line="240" w:lineRule="auto"/>
        <w:rPr>
          <w:ins w:id="141" w:author="Parks, Robbie M" w:date="2018-10-29T14:50:00Z"/>
          <w:rFonts w:ascii="Times New Roman" w:hAnsi="Times New Roman"/>
          <w:sz w:val="24"/>
          <w:szCs w:val="24"/>
        </w:rPr>
        <w:pPrChange w:id="142" w:author="Parks, Robbie M" w:date="2018-10-29T14:49:00Z">
          <w:pPr>
            <w:pStyle w:val="ListParagraph"/>
            <w:numPr>
              <w:numId w:val="10"/>
            </w:numPr>
            <w:ind w:hanging="360"/>
          </w:pPr>
        </w:pPrChange>
      </w:pPr>
      <w:ins w:id="143" w:author="Parks, Robbie M" w:date="2018-10-29T14:50:00Z">
        <w:r w:rsidRPr="00802B74">
          <w:rPr>
            <w:rFonts w:ascii="Times New Roman" w:hAnsi="Times New Roman"/>
            <w:sz w:val="24"/>
            <w:szCs w:val="24"/>
          </w:rPr>
          <w:t xml:space="preserve">461 (377, 543) </w:t>
        </w:r>
        <w:r>
          <w:rPr>
            <w:rFonts w:ascii="Times New Roman" w:hAnsi="Times New Roman"/>
            <w:sz w:val="24"/>
            <w:szCs w:val="24"/>
          </w:rPr>
          <w:t>unintentional injury deaths, with most in transport</w:t>
        </w:r>
      </w:ins>
    </w:p>
    <w:p w14:paraId="01841836" w14:textId="417A9979" w:rsidR="00B21DE1" w:rsidRDefault="00B21DE1" w:rsidP="00955652">
      <w:pPr>
        <w:pStyle w:val="ListParagraph"/>
        <w:numPr>
          <w:ilvl w:val="0"/>
          <w:numId w:val="10"/>
        </w:numPr>
        <w:spacing w:line="240" w:lineRule="auto"/>
        <w:rPr>
          <w:ins w:id="144" w:author="Parks, Robbie M" w:date="2018-10-29T14:51:00Z"/>
          <w:rFonts w:ascii="Times New Roman" w:hAnsi="Times New Roman"/>
          <w:sz w:val="24"/>
          <w:szCs w:val="24"/>
        </w:rPr>
        <w:pPrChange w:id="145" w:author="Parks, Robbie M" w:date="2018-10-29T14:49:00Z">
          <w:pPr>
            <w:pStyle w:val="ListParagraph"/>
            <w:numPr>
              <w:numId w:val="10"/>
            </w:numPr>
            <w:ind w:hanging="360"/>
          </w:pPr>
        </w:pPrChange>
      </w:pPr>
      <w:ins w:id="146" w:author="Parks, Robbie M" w:date="2018-10-29T14:50:00Z">
        <w:r w:rsidRPr="00802B74">
          <w:rPr>
            <w:rFonts w:ascii="Times New Roman" w:hAnsi="Times New Roman"/>
            <w:sz w:val="24"/>
            <w:szCs w:val="24"/>
          </w:rPr>
          <w:t>480 (410, 550) intentional injury deaths</w:t>
        </w:r>
        <w:r>
          <w:rPr>
            <w:rFonts w:ascii="Times New Roman" w:hAnsi="Times New Roman"/>
            <w:sz w:val="24"/>
            <w:szCs w:val="24"/>
          </w:rPr>
          <w:t>, with most in intentional self-harm</w:t>
        </w:r>
      </w:ins>
    </w:p>
    <w:p w14:paraId="1503E06F" w14:textId="607CC750" w:rsidR="00B21DE1" w:rsidRDefault="00B21DE1" w:rsidP="00955652">
      <w:pPr>
        <w:pStyle w:val="ListParagraph"/>
        <w:numPr>
          <w:ilvl w:val="0"/>
          <w:numId w:val="10"/>
        </w:numPr>
        <w:spacing w:line="240" w:lineRule="auto"/>
        <w:rPr>
          <w:ins w:id="147" w:author="Parks, Robbie M" w:date="2018-10-29T14:51:00Z"/>
          <w:rFonts w:ascii="Times New Roman" w:hAnsi="Times New Roman"/>
          <w:sz w:val="24"/>
          <w:szCs w:val="24"/>
        </w:rPr>
        <w:pPrChange w:id="148" w:author="Parks, Robbie M" w:date="2018-10-29T14:49:00Z">
          <w:pPr>
            <w:pStyle w:val="ListParagraph"/>
            <w:numPr>
              <w:numId w:val="10"/>
            </w:numPr>
            <w:ind w:hanging="360"/>
          </w:pPr>
        </w:pPrChange>
      </w:pPr>
      <w:ins w:id="149" w:author="Parks, Robbie M" w:date="2018-10-29T14:51:00Z">
        <w:r>
          <w:rPr>
            <w:rFonts w:ascii="Times New Roman" w:hAnsi="Times New Roman"/>
            <w:sz w:val="24"/>
            <w:szCs w:val="24"/>
          </w:rPr>
          <w:t>Additional deaths mostly concentrated in adolescent to middle-aged males from 15-64 years</w:t>
        </w:r>
        <w:r>
          <w:rPr>
            <w:rFonts w:ascii="Times New Roman" w:hAnsi="Times New Roman"/>
            <w:sz w:val="24"/>
            <w:szCs w:val="24"/>
          </w:rPr>
          <w:t>, with 81% of all additional deaths th</w:t>
        </w:r>
        <w:r w:rsidR="00BC291C">
          <w:rPr>
            <w:rFonts w:ascii="Times New Roman" w:hAnsi="Times New Roman"/>
            <w:sz w:val="24"/>
            <w:szCs w:val="24"/>
          </w:rPr>
          <w:t>e</w:t>
        </w:r>
        <w:r>
          <w:rPr>
            <w:rFonts w:ascii="Times New Roman" w:hAnsi="Times New Roman"/>
            <w:sz w:val="24"/>
            <w:szCs w:val="24"/>
          </w:rPr>
          <w:t>re</w:t>
        </w:r>
      </w:ins>
    </w:p>
    <w:p w14:paraId="2DF7451F" w14:textId="12B6C1CA" w:rsidR="00BC291C" w:rsidRDefault="00BC291C" w:rsidP="00955652">
      <w:pPr>
        <w:pStyle w:val="ListParagraph"/>
        <w:numPr>
          <w:ilvl w:val="0"/>
          <w:numId w:val="10"/>
        </w:numPr>
        <w:spacing w:line="240" w:lineRule="auto"/>
        <w:rPr>
          <w:ins w:id="150" w:author="Parks, Robbie M" w:date="2018-10-29T14:52:00Z"/>
          <w:rFonts w:ascii="Times New Roman" w:hAnsi="Times New Roman"/>
          <w:sz w:val="24"/>
          <w:szCs w:val="24"/>
        </w:rPr>
        <w:pPrChange w:id="151" w:author="Parks, Robbie M" w:date="2018-10-29T14:49:00Z">
          <w:pPr>
            <w:pStyle w:val="ListParagraph"/>
            <w:numPr>
              <w:numId w:val="10"/>
            </w:numPr>
            <w:ind w:hanging="360"/>
          </w:pPr>
        </w:pPrChange>
      </w:pPr>
      <w:ins w:id="152" w:author="Parks, Robbie M" w:date="2018-10-29T14:51:00Z">
        <w:r>
          <w:rPr>
            <w:rFonts w:ascii="Times New Roman" w:hAnsi="Times New Roman"/>
            <w:sz w:val="24"/>
            <w:szCs w:val="24"/>
          </w:rPr>
          <w:t>L</w:t>
        </w:r>
        <w:r>
          <w:rPr>
            <w:rFonts w:ascii="Times New Roman" w:hAnsi="Times New Roman"/>
            <w:sz w:val="24"/>
            <w:szCs w:val="24"/>
          </w:rPr>
          <w:t>argest single increase in an injury category for males and females alike would be in transport deaths with an increase of 385 (339,431) for males and 63 (39,88) for females</w:t>
        </w:r>
      </w:ins>
    </w:p>
    <w:p w14:paraId="3E2ACC04" w14:textId="5F2ED156" w:rsidR="00BC291C" w:rsidRPr="00955652" w:rsidRDefault="00BC291C" w:rsidP="00955652">
      <w:pPr>
        <w:pStyle w:val="ListParagraph"/>
        <w:numPr>
          <w:ilvl w:val="0"/>
          <w:numId w:val="10"/>
        </w:numPr>
        <w:spacing w:line="240" w:lineRule="auto"/>
        <w:rPr>
          <w:ins w:id="153" w:author="Parks, Robbie M" w:date="2018-10-29T14:08:00Z"/>
          <w:rFonts w:ascii="Times New Roman" w:hAnsi="Times New Roman"/>
          <w:sz w:val="24"/>
          <w:szCs w:val="24"/>
          <w:rPrChange w:id="154" w:author="Parks, Robbie M" w:date="2018-10-29T14:49:00Z">
            <w:rPr>
              <w:ins w:id="155" w:author="Parks, Robbie M" w:date="2018-10-29T14:08:00Z"/>
            </w:rPr>
          </w:rPrChange>
        </w:rPr>
        <w:pPrChange w:id="156" w:author="Parks, Robbie M" w:date="2018-10-29T14:49:00Z">
          <w:pPr>
            <w:pStyle w:val="ListParagraph"/>
            <w:numPr>
              <w:numId w:val="10"/>
            </w:numPr>
            <w:ind w:hanging="360"/>
          </w:pPr>
        </w:pPrChange>
      </w:pPr>
      <w:ins w:id="157" w:author="Parks, Robbie M" w:date="2018-10-29T14:52:00Z">
        <w:r>
          <w:rPr>
            <w:rFonts w:ascii="Times New Roman" w:hAnsi="Times New Roman"/>
            <w:sz w:val="24"/>
            <w:szCs w:val="24"/>
          </w:rPr>
          <w:t xml:space="preserve">The only category of injury to exhibit a decrease in number of deaths would be fall deaths, with -87 (-130, -44) </w:t>
        </w:r>
        <w:r w:rsidRPr="00232690">
          <w:rPr>
            <w:rFonts w:ascii="Times New Roman" w:hAnsi="Times New Roman"/>
            <w:sz w:val="24"/>
            <w:szCs w:val="24"/>
          </w:rPr>
          <w:t>fewer</w:t>
        </w:r>
        <w:r>
          <w:rPr>
            <w:rFonts w:ascii="Times New Roman" w:hAnsi="Times New Roman"/>
            <w:sz w:val="24"/>
            <w:szCs w:val="24"/>
          </w:rPr>
          <w:t xml:space="preserve"> male deaths and -44 (-89,2) fewer female deaths, largely contributed to by the reduction in falls deaths from males 55 years and over and females 65 years and over</w:t>
        </w:r>
      </w:ins>
    </w:p>
    <w:p w14:paraId="580116E8" w14:textId="03E92020" w:rsidR="00645C3A" w:rsidRDefault="00B95386" w:rsidP="00012A43">
      <w:pPr>
        <w:spacing w:line="240" w:lineRule="auto"/>
        <w:rPr>
          <w:ins w:id="158" w:author="Parks, Robbie M" w:date="2018-10-29T14:32:00Z"/>
          <w:rFonts w:ascii="Times New Roman" w:hAnsi="Times New Roman"/>
          <w:sz w:val="24"/>
          <w:szCs w:val="24"/>
        </w:rPr>
        <w:pPrChange w:id="159" w:author="Parks, Robbie M" w:date="2018-10-29T14:40:00Z">
          <w:pPr>
            <w:pStyle w:val="ListParagraph"/>
            <w:numPr>
              <w:numId w:val="10"/>
            </w:numPr>
            <w:ind w:hanging="360"/>
          </w:pPr>
        </w:pPrChange>
      </w:pPr>
      <w:ins w:id="160" w:author="Parks, Robbie M" w:date="2018-10-29T14:08:00Z">
        <w:r>
          <w:rPr>
            <w:rFonts w:ascii="Times New Roman" w:hAnsi="Times New Roman"/>
            <w:i/>
            <w:sz w:val="24"/>
            <w:szCs w:val="24"/>
          </w:rPr>
          <w:t>Figure S1</w:t>
        </w:r>
      </w:ins>
    </w:p>
    <w:p w14:paraId="65A3622C" w14:textId="2D37C4A3" w:rsidR="00645C3A" w:rsidRPr="00645C3A" w:rsidRDefault="00AC30AB" w:rsidP="00012A43">
      <w:pPr>
        <w:spacing w:line="240" w:lineRule="auto"/>
        <w:rPr>
          <w:ins w:id="161" w:author="Parks, Robbie M" w:date="2018-10-29T14:08:00Z"/>
          <w:rFonts w:ascii="Times New Roman" w:hAnsi="Times New Roman"/>
          <w:sz w:val="24"/>
          <w:szCs w:val="24"/>
          <w:rPrChange w:id="162" w:author="Parks, Robbie M" w:date="2018-10-29T14:32:00Z">
            <w:rPr>
              <w:ins w:id="163" w:author="Parks, Robbie M" w:date="2018-10-29T14:08:00Z"/>
              <w:rFonts w:ascii="Times New Roman" w:hAnsi="Times New Roman"/>
              <w:i/>
              <w:sz w:val="24"/>
              <w:szCs w:val="24"/>
            </w:rPr>
          </w:rPrChange>
        </w:rPr>
        <w:pPrChange w:id="164" w:author="Parks, Robbie M" w:date="2018-10-29T14:40:00Z">
          <w:pPr>
            <w:pStyle w:val="ListParagraph"/>
            <w:numPr>
              <w:numId w:val="10"/>
            </w:numPr>
            <w:ind w:hanging="360"/>
          </w:pPr>
        </w:pPrChange>
      </w:pPr>
      <w:ins w:id="165" w:author="Parks, Robbie M" w:date="2018-10-29T14:52:00Z">
        <w:r>
          <w:rPr>
            <w:rFonts w:ascii="Times New Roman" w:hAnsi="Times New Roman"/>
            <w:sz w:val="24"/>
            <w:szCs w:val="24"/>
          </w:rPr>
          <w:t xml:space="preserve">[[[All </w:t>
        </w:r>
      </w:ins>
      <w:ins w:id="166" w:author="Parks, Robbie M" w:date="2018-10-29T14:32:00Z">
        <w:r>
          <w:rPr>
            <w:rFonts w:ascii="Times New Roman" w:hAnsi="Times New Roman"/>
            <w:sz w:val="24"/>
            <w:szCs w:val="24"/>
          </w:rPr>
          <w:t>r</w:t>
        </w:r>
        <w:r w:rsidR="00645C3A">
          <w:rPr>
            <w:rFonts w:ascii="Times New Roman" w:hAnsi="Times New Roman"/>
            <w:sz w:val="24"/>
            <w:szCs w:val="24"/>
          </w:rPr>
          <w:t xml:space="preserve">esults for </w:t>
        </w:r>
      </w:ins>
      <w:ins w:id="167" w:author="Parks, Robbie M" w:date="2018-10-29T14:33:00Z">
        <w:r w:rsidR="00645C3A">
          <w:rPr>
            <w:rFonts w:ascii="Times New Roman" w:hAnsi="Times New Roman"/>
            <w:sz w:val="24"/>
            <w:szCs w:val="24"/>
          </w:rPr>
          <w:t>1</w:t>
        </w:r>
        <w:r w:rsidR="00645C3A" w:rsidRPr="00802B74">
          <w:rPr>
            <w:rFonts w:ascii="Times New Roman" w:hAnsi="Times New Roman"/>
            <w:sz w:val="24"/>
            <w:szCs w:val="24"/>
          </w:rPr>
          <w:t>°</w:t>
        </w:r>
        <w:r w:rsidR="00645C3A">
          <w:rPr>
            <w:rFonts w:ascii="Times New Roman" w:hAnsi="Times New Roman"/>
            <w:sz w:val="24"/>
            <w:szCs w:val="24"/>
          </w:rPr>
          <w:t>C additional warming across all months</w:t>
        </w:r>
      </w:ins>
      <w:ins w:id="168" w:author="Parks, Robbie M" w:date="2018-10-29T14:52:00Z">
        <w:r>
          <w:rPr>
            <w:rFonts w:ascii="Times New Roman" w:hAnsi="Times New Roman"/>
            <w:sz w:val="24"/>
            <w:szCs w:val="24"/>
          </w:rPr>
          <w:t>]]]</w:t>
        </w:r>
      </w:ins>
    </w:p>
    <w:p w14:paraId="44AFB3FC" w14:textId="2A979409" w:rsidR="00B95386" w:rsidRDefault="00A83200" w:rsidP="00012A43">
      <w:pPr>
        <w:pStyle w:val="ListParagraph"/>
        <w:numPr>
          <w:ilvl w:val="0"/>
          <w:numId w:val="10"/>
        </w:numPr>
        <w:spacing w:line="240" w:lineRule="auto"/>
        <w:rPr>
          <w:ins w:id="169" w:author="Parks, Robbie M" w:date="2018-10-29T14:33:00Z"/>
          <w:rFonts w:ascii="Times New Roman" w:hAnsi="Times New Roman"/>
          <w:sz w:val="24"/>
          <w:szCs w:val="24"/>
        </w:rPr>
        <w:pPrChange w:id="170" w:author="Parks, Robbie M" w:date="2018-10-29T14:40:00Z">
          <w:pPr>
            <w:pStyle w:val="ListParagraph"/>
            <w:numPr>
              <w:numId w:val="10"/>
            </w:numPr>
            <w:ind w:hanging="360"/>
          </w:pPr>
        </w:pPrChange>
      </w:pPr>
      <w:ins w:id="171" w:author="Parks, Robbie M" w:date="2018-10-29T14:32:00Z">
        <w:r w:rsidRPr="00A83200">
          <w:rPr>
            <w:rFonts w:ascii="Times New Roman" w:hAnsi="Times New Roman"/>
            <w:sz w:val="24"/>
            <w:szCs w:val="24"/>
            <w:rPrChange w:id="172" w:author="Parks, Robbie M" w:date="2018-10-29T14:32:00Z">
              <w:rPr>
                <w:rFonts w:ascii="Times New Roman" w:hAnsi="Times New Roman"/>
                <w:i/>
                <w:sz w:val="24"/>
                <w:szCs w:val="24"/>
              </w:rPr>
            </w:rPrChange>
          </w:rPr>
          <w:t xml:space="preserve">Largest single </w:t>
        </w:r>
      </w:ins>
      <w:ins w:id="173" w:author="Parks, Robbie M" w:date="2018-10-29T14:33:00Z">
        <w:r w:rsidR="003B3A5E">
          <w:rPr>
            <w:rFonts w:ascii="Times New Roman" w:hAnsi="Times New Roman"/>
            <w:sz w:val="24"/>
            <w:szCs w:val="24"/>
          </w:rPr>
          <w:t>increase</w:t>
        </w:r>
      </w:ins>
      <w:ins w:id="174" w:author="Parks, Robbie M" w:date="2018-10-29T14:32:00Z">
        <w:r>
          <w:rPr>
            <w:rFonts w:ascii="Times New Roman" w:hAnsi="Times New Roman"/>
            <w:sz w:val="24"/>
            <w:szCs w:val="24"/>
          </w:rPr>
          <w:t xml:space="preserve"> for drownings in men aged between 15 and 24 years at 8.3% (7.3%, 9.3)</w:t>
        </w:r>
      </w:ins>
    </w:p>
    <w:p w14:paraId="5CB22ACD" w14:textId="53FD7B89" w:rsidR="003B3A5E" w:rsidRDefault="003B3A5E" w:rsidP="00012A43">
      <w:pPr>
        <w:pStyle w:val="ListParagraph"/>
        <w:numPr>
          <w:ilvl w:val="0"/>
          <w:numId w:val="10"/>
        </w:numPr>
        <w:spacing w:line="240" w:lineRule="auto"/>
        <w:rPr>
          <w:ins w:id="175" w:author="Parks, Robbie M" w:date="2018-10-29T14:32:00Z"/>
          <w:rFonts w:ascii="Times New Roman" w:hAnsi="Times New Roman"/>
          <w:sz w:val="24"/>
          <w:szCs w:val="24"/>
        </w:rPr>
        <w:pPrChange w:id="176" w:author="Parks, Robbie M" w:date="2018-10-29T14:40:00Z">
          <w:pPr>
            <w:pStyle w:val="ListParagraph"/>
            <w:numPr>
              <w:numId w:val="10"/>
            </w:numPr>
            <w:ind w:hanging="360"/>
          </w:pPr>
        </w:pPrChange>
      </w:pPr>
      <w:ins w:id="177" w:author="Parks, Robbie M" w:date="2018-10-29T14:33:00Z">
        <w:r>
          <w:rPr>
            <w:rFonts w:ascii="Times New Roman" w:hAnsi="Times New Roman"/>
            <w:sz w:val="24"/>
            <w:szCs w:val="24"/>
          </w:rPr>
          <w:t xml:space="preserve">Largest decrease in fall deaths in men age 85+ years at </w:t>
        </w:r>
        <w:r>
          <w:rPr>
            <w:rFonts w:ascii="Times New Roman" w:hAnsi="Times New Roman"/>
            <w:sz w:val="24"/>
            <w:szCs w:val="24"/>
          </w:rPr>
          <w:t>-0.7% (-1.1</w:t>
        </w:r>
        <w:proofErr w:type="gramStart"/>
        <w:r>
          <w:rPr>
            <w:rFonts w:ascii="Times New Roman" w:hAnsi="Times New Roman"/>
            <w:sz w:val="24"/>
            <w:szCs w:val="24"/>
          </w:rPr>
          <w:t>%,-</w:t>
        </w:r>
        <w:proofErr w:type="gramEnd"/>
        <w:r>
          <w:rPr>
            <w:rFonts w:ascii="Times New Roman" w:hAnsi="Times New Roman"/>
            <w:sz w:val="24"/>
            <w:szCs w:val="24"/>
          </w:rPr>
          <w:t>0.2%)</w:t>
        </w:r>
      </w:ins>
    </w:p>
    <w:p w14:paraId="2A4F5236" w14:textId="0D1FA9FB" w:rsidR="00A83200" w:rsidRDefault="003B3A5E" w:rsidP="00012A43">
      <w:pPr>
        <w:pStyle w:val="ListParagraph"/>
        <w:numPr>
          <w:ilvl w:val="0"/>
          <w:numId w:val="10"/>
        </w:numPr>
        <w:spacing w:line="240" w:lineRule="auto"/>
        <w:rPr>
          <w:ins w:id="178" w:author="Parks, Robbie M" w:date="2018-10-29T14:33:00Z"/>
          <w:rFonts w:ascii="Times New Roman" w:hAnsi="Times New Roman"/>
          <w:sz w:val="24"/>
          <w:szCs w:val="24"/>
        </w:rPr>
        <w:pPrChange w:id="179" w:author="Parks, Robbie M" w:date="2018-10-29T14:40:00Z">
          <w:pPr>
            <w:pStyle w:val="ListParagraph"/>
            <w:numPr>
              <w:numId w:val="10"/>
            </w:numPr>
            <w:ind w:hanging="360"/>
          </w:pPr>
        </w:pPrChange>
      </w:pPr>
      <w:ins w:id="180" w:author="Parks, Robbie M" w:date="2018-10-29T14:33:00Z">
        <w:r>
          <w:rPr>
            <w:rFonts w:ascii="Times New Roman" w:hAnsi="Times New Roman"/>
            <w:sz w:val="24"/>
            <w:szCs w:val="24"/>
          </w:rPr>
          <w:t>Excess risk from transport was larger in male age groups than in females, except 5-14, 65-74 and 85+ years age groups.</w:t>
        </w:r>
      </w:ins>
    </w:p>
    <w:p w14:paraId="111D7127" w14:textId="153E7E8F" w:rsidR="003B3A5E" w:rsidRDefault="003B3A5E" w:rsidP="00012A43">
      <w:pPr>
        <w:pStyle w:val="ListParagraph"/>
        <w:numPr>
          <w:ilvl w:val="0"/>
          <w:numId w:val="10"/>
        </w:numPr>
        <w:spacing w:line="240" w:lineRule="auto"/>
        <w:rPr>
          <w:ins w:id="181" w:author="Parks, Robbie M" w:date="2018-10-29T14:34:00Z"/>
          <w:rFonts w:ascii="Times New Roman" w:hAnsi="Times New Roman"/>
          <w:sz w:val="24"/>
          <w:szCs w:val="24"/>
        </w:rPr>
        <w:pPrChange w:id="182" w:author="Parks, Robbie M" w:date="2018-10-29T14:40:00Z">
          <w:pPr>
            <w:pStyle w:val="ListParagraph"/>
            <w:numPr>
              <w:numId w:val="10"/>
            </w:numPr>
            <w:ind w:hanging="360"/>
          </w:pPr>
        </w:pPrChange>
      </w:pPr>
      <w:ins w:id="183" w:author="Parks, Robbie M" w:date="2018-10-29T14:34:00Z">
        <w:r>
          <w:rPr>
            <w:rFonts w:ascii="Times New Roman" w:hAnsi="Times New Roman"/>
            <w:sz w:val="24"/>
            <w:szCs w:val="24"/>
          </w:rPr>
          <w:t>Excess risk in falls for both males and females went from positive to negative from younger to older age groups respectively.</w:t>
        </w:r>
      </w:ins>
    </w:p>
    <w:p w14:paraId="58F885D9" w14:textId="77777777" w:rsidR="003A52B4" w:rsidRDefault="003B3A5E" w:rsidP="00012A43">
      <w:pPr>
        <w:pStyle w:val="ListParagraph"/>
        <w:numPr>
          <w:ilvl w:val="0"/>
          <w:numId w:val="10"/>
        </w:numPr>
        <w:spacing w:line="240" w:lineRule="auto"/>
        <w:rPr>
          <w:ins w:id="184" w:author="Parks, Robbie M" w:date="2018-10-29T14:34:00Z"/>
          <w:rFonts w:ascii="Times New Roman" w:hAnsi="Times New Roman"/>
          <w:sz w:val="24"/>
          <w:szCs w:val="24"/>
        </w:rPr>
        <w:pPrChange w:id="185" w:author="Parks, Robbie M" w:date="2018-10-29T14:40:00Z">
          <w:pPr>
            <w:pStyle w:val="ListParagraph"/>
            <w:numPr>
              <w:numId w:val="10"/>
            </w:numPr>
            <w:ind w:hanging="360"/>
          </w:pPr>
        </w:pPrChange>
      </w:pPr>
      <w:ins w:id="186" w:author="Parks, Robbie M" w:date="2018-10-29T14:34:00Z">
        <w:r>
          <w:rPr>
            <w:rFonts w:ascii="Times New Roman" w:hAnsi="Times New Roman"/>
            <w:sz w:val="24"/>
            <w:szCs w:val="24"/>
          </w:rPr>
          <w:t xml:space="preserve">larger excess risk </w:t>
        </w:r>
      </w:ins>
      <w:ins w:id="187" w:author="Parks, Robbie M" w:date="2018-10-29T14:38:00Z">
        <w:r w:rsidR="003A52B4">
          <w:rPr>
            <w:rFonts w:ascii="Times New Roman" w:hAnsi="Times New Roman"/>
            <w:sz w:val="24"/>
            <w:szCs w:val="24"/>
          </w:rPr>
          <w:t xml:space="preserve">for drowning in </w:t>
        </w:r>
      </w:ins>
      <w:ins w:id="188" w:author="Parks, Robbie M" w:date="2018-10-29T14:34:00Z">
        <w:r w:rsidR="003A52B4">
          <w:rPr>
            <w:rFonts w:ascii="Times New Roman" w:hAnsi="Times New Roman"/>
            <w:sz w:val="24"/>
            <w:szCs w:val="24"/>
          </w:rPr>
          <w:t>younger males than elsewhere</w:t>
        </w:r>
      </w:ins>
    </w:p>
    <w:p w14:paraId="44D09776" w14:textId="77777777" w:rsidR="003A52B4" w:rsidRDefault="003B3A5E" w:rsidP="00012A43">
      <w:pPr>
        <w:pStyle w:val="ListParagraph"/>
        <w:numPr>
          <w:ilvl w:val="0"/>
          <w:numId w:val="10"/>
        </w:numPr>
        <w:spacing w:line="240" w:lineRule="auto"/>
        <w:rPr>
          <w:ins w:id="189" w:author="Parks, Robbie M" w:date="2018-10-29T14:38:00Z"/>
          <w:rFonts w:ascii="Times New Roman" w:hAnsi="Times New Roman"/>
          <w:sz w:val="24"/>
          <w:szCs w:val="24"/>
        </w:rPr>
        <w:pPrChange w:id="190" w:author="Parks, Robbie M" w:date="2018-10-29T14:40:00Z">
          <w:pPr>
            <w:pStyle w:val="ListParagraph"/>
            <w:numPr>
              <w:numId w:val="10"/>
            </w:numPr>
            <w:ind w:hanging="360"/>
          </w:pPr>
        </w:pPrChange>
      </w:pPr>
      <w:ins w:id="191" w:author="Parks, Robbie M" w:date="2018-10-29T14:34:00Z">
        <w:r>
          <w:rPr>
            <w:rFonts w:ascii="Times New Roman" w:hAnsi="Times New Roman"/>
            <w:sz w:val="24"/>
            <w:szCs w:val="24"/>
          </w:rPr>
          <w:t>females peaked in risk between 5 and 14 years at 4.1% (2.2%, 6.1%)</w:t>
        </w:r>
      </w:ins>
    </w:p>
    <w:p w14:paraId="256C0CA2" w14:textId="0964EC7F" w:rsidR="003B3A5E" w:rsidRPr="00A83200" w:rsidRDefault="003B3A5E" w:rsidP="00012A43">
      <w:pPr>
        <w:pStyle w:val="ListParagraph"/>
        <w:numPr>
          <w:ilvl w:val="0"/>
          <w:numId w:val="10"/>
        </w:numPr>
        <w:spacing w:line="240" w:lineRule="auto"/>
        <w:rPr>
          <w:ins w:id="192" w:author="Parks, Robbie M" w:date="2018-10-29T14:08:00Z"/>
          <w:rFonts w:ascii="Times New Roman" w:hAnsi="Times New Roman"/>
          <w:sz w:val="24"/>
          <w:szCs w:val="24"/>
          <w:rPrChange w:id="193" w:author="Parks, Robbie M" w:date="2018-10-29T14:32:00Z">
            <w:rPr>
              <w:ins w:id="194" w:author="Parks, Robbie M" w:date="2018-10-29T14:08:00Z"/>
            </w:rPr>
          </w:rPrChange>
        </w:rPr>
        <w:pPrChange w:id="195" w:author="Parks, Robbie M" w:date="2018-10-29T14:40:00Z">
          <w:pPr>
            <w:pStyle w:val="ListParagraph"/>
            <w:numPr>
              <w:numId w:val="10"/>
            </w:numPr>
            <w:ind w:hanging="360"/>
          </w:pPr>
        </w:pPrChange>
      </w:pPr>
      <w:ins w:id="196" w:author="Parks, Robbie M" w:date="2018-10-29T14:34:00Z">
        <w:r>
          <w:rPr>
            <w:rFonts w:ascii="Times New Roman" w:hAnsi="Times New Roman"/>
            <w:sz w:val="24"/>
            <w:szCs w:val="24"/>
          </w:rPr>
          <w:t xml:space="preserve"> </w:t>
        </w:r>
      </w:ins>
      <w:ins w:id="197" w:author="Parks, Robbie M" w:date="2018-10-29T14:39:00Z">
        <w:r w:rsidR="00012A43">
          <w:rPr>
            <w:rFonts w:ascii="Times New Roman" w:hAnsi="Times New Roman"/>
            <w:sz w:val="24"/>
            <w:szCs w:val="24"/>
          </w:rPr>
          <w:t>Excess risk from assault and intentional self-harm was comparable across sexes and ages above 5</w:t>
        </w:r>
      </w:ins>
    </w:p>
    <w:p w14:paraId="7C4CEF98" w14:textId="2E26413A" w:rsidR="00AC30AB" w:rsidRDefault="00B95386" w:rsidP="00012A43">
      <w:pPr>
        <w:spacing w:line="240" w:lineRule="auto"/>
        <w:rPr>
          <w:ins w:id="198" w:author="Parks, Robbie M" w:date="2018-10-29T14:52:00Z"/>
          <w:rFonts w:ascii="Times New Roman" w:hAnsi="Times New Roman"/>
          <w:i/>
          <w:sz w:val="24"/>
          <w:szCs w:val="24"/>
        </w:rPr>
        <w:pPrChange w:id="199" w:author="Parks, Robbie M" w:date="2018-10-29T14:40:00Z">
          <w:pPr/>
        </w:pPrChange>
      </w:pPr>
      <w:ins w:id="200" w:author="Parks, Robbie M" w:date="2018-10-29T14:08:00Z">
        <w:r>
          <w:rPr>
            <w:rFonts w:ascii="Times New Roman" w:hAnsi="Times New Roman"/>
            <w:i/>
            <w:sz w:val="24"/>
            <w:szCs w:val="24"/>
          </w:rPr>
          <w:t>Figure S2</w:t>
        </w:r>
      </w:ins>
      <w:bookmarkStart w:id="201" w:name="_GoBack"/>
      <w:bookmarkEnd w:id="201"/>
    </w:p>
    <w:p w14:paraId="4F362F9D" w14:textId="252ADB44" w:rsidR="00AC30AB" w:rsidRPr="00AC30AB" w:rsidRDefault="00AC30AB" w:rsidP="00012A43">
      <w:pPr>
        <w:spacing w:line="240" w:lineRule="auto"/>
        <w:rPr>
          <w:ins w:id="202" w:author="Parks, Robbie M" w:date="2018-10-29T14:08:00Z"/>
          <w:rFonts w:ascii="Times New Roman" w:hAnsi="Times New Roman"/>
          <w:sz w:val="24"/>
          <w:szCs w:val="24"/>
          <w:rPrChange w:id="203" w:author="Parks, Robbie M" w:date="2018-10-29T14:52:00Z">
            <w:rPr>
              <w:ins w:id="204" w:author="Parks, Robbie M" w:date="2018-10-29T14:08:00Z"/>
              <w:rFonts w:ascii="Times New Roman" w:hAnsi="Times New Roman"/>
              <w:i/>
              <w:sz w:val="24"/>
              <w:szCs w:val="24"/>
            </w:rPr>
          </w:rPrChange>
        </w:rPr>
        <w:pPrChange w:id="205" w:author="Parks, Robbie M" w:date="2018-10-29T14:40:00Z">
          <w:pPr/>
        </w:pPrChange>
      </w:pPr>
      <w:ins w:id="206" w:author="Parks, Robbie M" w:date="2018-10-29T14:52:00Z">
        <w:r>
          <w:rPr>
            <w:rFonts w:ascii="Times New Roman" w:hAnsi="Times New Roman"/>
            <w:sz w:val="24"/>
            <w:szCs w:val="24"/>
          </w:rPr>
          <w:t>[[[</w:t>
        </w:r>
        <w:r>
          <w:rPr>
            <w:rFonts w:ascii="Times New Roman" w:hAnsi="Times New Roman"/>
            <w:sz w:val="24"/>
            <w:szCs w:val="24"/>
          </w:rPr>
          <w:t>All results for 1</w:t>
        </w:r>
        <w:r w:rsidRPr="00802B74">
          <w:rPr>
            <w:rFonts w:ascii="Times New Roman" w:hAnsi="Times New Roman"/>
            <w:sz w:val="24"/>
            <w:szCs w:val="24"/>
          </w:rPr>
          <w:t>°</w:t>
        </w:r>
        <w:r>
          <w:rPr>
            <w:rFonts w:ascii="Times New Roman" w:hAnsi="Times New Roman"/>
            <w:sz w:val="24"/>
            <w:szCs w:val="24"/>
          </w:rPr>
          <w:t>C additional warming across all months</w:t>
        </w:r>
        <w:r>
          <w:rPr>
            <w:rFonts w:ascii="Times New Roman" w:hAnsi="Times New Roman"/>
            <w:sz w:val="24"/>
            <w:szCs w:val="24"/>
          </w:rPr>
          <w:t>]]]</w:t>
        </w:r>
      </w:ins>
    </w:p>
    <w:p w14:paraId="363AC220" w14:textId="2921783D" w:rsidR="00B95386" w:rsidRPr="00012A43" w:rsidRDefault="00012A43" w:rsidP="00012A43">
      <w:pPr>
        <w:pStyle w:val="ListParagraph"/>
        <w:numPr>
          <w:ilvl w:val="0"/>
          <w:numId w:val="10"/>
        </w:numPr>
        <w:spacing w:line="240" w:lineRule="auto"/>
        <w:rPr>
          <w:ins w:id="207" w:author="Ezzati, Majid" w:date="2018-10-22T19:48:00Z"/>
          <w:rFonts w:ascii="Times New Roman" w:hAnsi="Times New Roman"/>
          <w:i/>
          <w:sz w:val="24"/>
          <w:szCs w:val="24"/>
          <w:rPrChange w:id="208" w:author="Parks, Robbie M" w:date="2018-10-29T14:39:00Z">
            <w:rPr>
              <w:ins w:id="209" w:author="Ezzati, Majid" w:date="2018-10-22T19:48:00Z"/>
            </w:rPr>
          </w:rPrChange>
        </w:rPr>
        <w:pPrChange w:id="210" w:author="Parks, Robbie M" w:date="2018-10-29T14:40:00Z">
          <w:pPr>
            <w:pStyle w:val="ListParagraph"/>
            <w:numPr>
              <w:numId w:val="10"/>
            </w:numPr>
            <w:ind w:hanging="360"/>
          </w:pPr>
        </w:pPrChange>
      </w:pPr>
      <w:ins w:id="211" w:author="Parks, Robbie M" w:date="2018-10-29T14:39:00Z">
        <w:r>
          <w:rPr>
            <w:rFonts w:ascii="Times New Roman" w:hAnsi="Times New Roman"/>
            <w:sz w:val="24"/>
            <w:szCs w:val="24"/>
          </w:rPr>
          <w:t>Variation in excess risk over month was less evident in all injury categories apart from drownings, which demonstrated a large peak in the summer for both males and females</w:t>
        </w:r>
      </w:ins>
    </w:p>
    <w:p w14:paraId="5BC9E1C0" w14:textId="0601FE43" w:rsidR="00505130" w:rsidDel="00012A43" w:rsidRDefault="0083712C" w:rsidP="00143E18">
      <w:pPr>
        <w:spacing w:after="0" w:line="480" w:lineRule="auto"/>
        <w:jc w:val="both"/>
        <w:rPr>
          <w:del w:id="212" w:author="Parks, Robbie M" w:date="2018-10-29T14:39:00Z"/>
          <w:rFonts w:ascii="Times New Roman" w:hAnsi="Times New Roman"/>
          <w:sz w:val="24"/>
          <w:szCs w:val="24"/>
        </w:rPr>
      </w:pPr>
      <w:commentRangeStart w:id="213"/>
      <w:del w:id="214" w:author="Parks, Robbie M" w:date="2018-10-29T14:39:00Z">
        <w:r w:rsidDel="00012A43">
          <w:rPr>
            <w:rFonts w:ascii="Times New Roman" w:hAnsi="Times New Roman"/>
            <w:sz w:val="24"/>
            <w:szCs w:val="24"/>
          </w:rPr>
          <w:delText xml:space="preserve">The </w:delText>
        </w:r>
        <w:r w:rsidR="00CB63CB" w:rsidDel="00012A43">
          <w:rPr>
            <w:rFonts w:ascii="Times New Roman" w:hAnsi="Times New Roman"/>
            <w:sz w:val="24"/>
            <w:szCs w:val="24"/>
          </w:rPr>
          <w:delText xml:space="preserve">responses varied from the </w:delText>
        </w:r>
        <w:r w:rsidDel="00012A43">
          <w:rPr>
            <w:rFonts w:ascii="Times New Roman" w:hAnsi="Times New Roman"/>
            <w:sz w:val="24"/>
            <w:szCs w:val="24"/>
          </w:rPr>
          <w:delText>single largest response</w:delText>
        </w:r>
        <w:r w:rsidR="00D7511D" w:rsidDel="00012A43">
          <w:rPr>
            <w:rFonts w:ascii="Times New Roman" w:hAnsi="Times New Roman"/>
            <w:sz w:val="24"/>
            <w:szCs w:val="24"/>
          </w:rPr>
          <w:delText xml:space="preserve"> in excess risk</w:delText>
        </w:r>
        <w:r w:rsidDel="00012A43">
          <w:rPr>
            <w:rFonts w:ascii="Times New Roman" w:hAnsi="Times New Roman"/>
            <w:sz w:val="24"/>
            <w:szCs w:val="24"/>
          </w:rPr>
          <w:delText xml:space="preserve"> for drownings in men aged between 15 and 24 years</w:delText>
        </w:r>
        <w:r w:rsidR="00CB63CB" w:rsidDel="00012A43">
          <w:rPr>
            <w:rFonts w:ascii="Times New Roman" w:hAnsi="Times New Roman"/>
            <w:sz w:val="24"/>
            <w:szCs w:val="24"/>
          </w:rPr>
          <w:delText xml:space="preserve">, with an increase of </w:delText>
        </w:r>
        <w:r w:rsidR="00A63EF1" w:rsidDel="00012A43">
          <w:rPr>
            <w:rFonts w:ascii="Times New Roman" w:hAnsi="Times New Roman"/>
            <w:sz w:val="24"/>
            <w:szCs w:val="24"/>
          </w:rPr>
          <w:delText>8.3%</w:delText>
        </w:r>
        <w:r w:rsidR="00CB63CB" w:rsidDel="00012A43">
          <w:rPr>
            <w:rFonts w:ascii="Times New Roman" w:hAnsi="Times New Roman"/>
            <w:sz w:val="24"/>
            <w:szCs w:val="24"/>
          </w:rPr>
          <w:delText xml:space="preserve"> (95% credible interval </w:delText>
        </w:r>
        <w:r w:rsidR="00C36D90" w:rsidDel="00012A43">
          <w:rPr>
            <w:rFonts w:ascii="Times New Roman" w:hAnsi="Times New Roman"/>
            <w:sz w:val="24"/>
            <w:szCs w:val="24"/>
          </w:rPr>
          <w:delText>7.3%</w:delText>
        </w:r>
        <w:r w:rsidR="00CB63CB" w:rsidDel="00012A43">
          <w:rPr>
            <w:rFonts w:ascii="Times New Roman" w:hAnsi="Times New Roman"/>
            <w:sz w:val="24"/>
            <w:szCs w:val="24"/>
          </w:rPr>
          <w:delText>,</w:delText>
        </w:r>
        <w:r w:rsidR="00C36D90" w:rsidDel="00012A43">
          <w:rPr>
            <w:rFonts w:ascii="Times New Roman" w:hAnsi="Times New Roman"/>
            <w:sz w:val="24"/>
            <w:szCs w:val="24"/>
          </w:rPr>
          <w:delText>9.3</w:delText>
        </w:r>
        <w:r w:rsidR="00CB63CB" w:rsidDel="00012A43">
          <w:rPr>
            <w:rFonts w:ascii="Times New Roman" w:hAnsi="Times New Roman"/>
            <w:sz w:val="24"/>
            <w:szCs w:val="24"/>
          </w:rPr>
          <w:delText>) associated with 1</w:delText>
        </w:r>
        <w:r w:rsidR="00CB63CB" w:rsidRPr="00802B74" w:rsidDel="00012A43">
          <w:rPr>
            <w:rFonts w:ascii="Times New Roman" w:hAnsi="Times New Roman"/>
            <w:sz w:val="24"/>
            <w:szCs w:val="24"/>
          </w:rPr>
          <w:delText>°</w:delText>
        </w:r>
        <w:r w:rsidR="00CB63CB" w:rsidDel="00012A43">
          <w:rPr>
            <w:rFonts w:ascii="Times New Roman" w:hAnsi="Times New Roman"/>
            <w:sz w:val="24"/>
            <w:szCs w:val="24"/>
          </w:rPr>
          <w:delText xml:space="preserve">C additional warming </w:delText>
        </w:r>
        <w:r w:rsidR="00267A9F" w:rsidDel="00012A43">
          <w:rPr>
            <w:rFonts w:ascii="Times New Roman" w:hAnsi="Times New Roman"/>
            <w:sz w:val="24"/>
            <w:szCs w:val="24"/>
          </w:rPr>
          <w:delText>across all months</w:delText>
        </w:r>
        <w:r w:rsidR="00D7511D" w:rsidDel="00012A43">
          <w:rPr>
            <w:rFonts w:ascii="Times New Roman" w:hAnsi="Times New Roman"/>
            <w:sz w:val="24"/>
            <w:szCs w:val="24"/>
          </w:rPr>
          <w:delText xml:space="preserve">, to a decrease in </w:delText>
        </w:r>
        <w:r w:rsidR="004D6DF0" w:rsidDel="00012A43">
          <w:rPr>
            <w:rFonts w:ascii="Times New Roman" w:hAnsi="Times New Roman"/>
            <w:sz w:val="24"/>
            <w:szCs w:val="24"/>
          </w:rPr>
          <w:delText xml:space="preserve">fall deaths in </w:delText>
        </w:r>
        <w:r w:rsidR="00D7511D" w:rsidDel="00012A43">
          <w:rPr>
            <w:rFonts w:ascii="Times New Roman" w:hAnsi="Times New Roman"/>
            <w:sz w:val="24"/>
            <w:szCs w:val="24"/>
          </w:rPr>
          <w:delText xml:space="preserve">men aged 85+ years, with a decrease of </w:delText>
        </w:r>
        <w:r w:rsidR="00F2109F" w:rsidDel="00012A43">
          <w:rPr>
            <w:rFonts w:ascii="Times New Roman" w:hAnsi="Times New Roman"/>
            <w:sz w:val="24"/>
            <w:szCs w:val="24"/>
          </w:rPr>
          <w:delText>-0.7%</w:delText>
        </w:r>
        <w:r w:rsidR="003D0A6C" w:rsidDel="00012A43">
          <w:rPr>
            <w:rFonts w:ascii="Times New Roman" w:hAnsi="Times New Roman"/>
            <w:sz w:val="24"/>
            <w:szCs w:val="24"/>
          </w:rPr>
          <w:delText xml:space="preserve"> (-1.1%</w:delText>
        </w:r>
        <w:r w:rsidR="00D7511D" w:rsidDel="00012A43">
          <w:rPr>
            <w:rFonts w:ascii="Times New Roman" w:hAnsi="Times New Roman"/>
            <w:sz w:val="24"/>
            <w:szCs w:val="24"/>
          </w:rPr>
          <w:delText>,</w:delText>
        </w:r>
        <w:r w:rsidR="003D0A6C" w:rsidDel="00012A43">
          <w:rPr>
            <w:rFonts w:ascii="Times New Roman" w:hAnsi="Times New Roman"/>
            <w:sz w:val="24"/>
            <w:szCs w:val="24"/>
          </w:rPr>
          <w:delText>-0.2%</w:delText>
        </w:r>
        <w:r w:rsidR="00D7511D" w:rsidDel="00012A43">
          <w:rPr>
            <w:rFonts w:ascii="Times New Roman" w:hAnsi="Times New Roman"/>
            <w:sz w:val="24"/>
            <w:szCs w:val="24"/>
          </w:rPr>
          <w:delText xml:space="preserve">) </w:delText>
        </w:r>
        <w:r w:rsidR="00E85CDA" w:rsidDel="00012A43">
          <w:rPr>
            <w:rFonts w:ascii="Times New Roman" w:hAnsi="Times New Roman"/>
            <w:sz w:val="24"/>
            <w:szCs w:val="24"/>
          </w:rPr>
          <w:delText>associated with 1</w:delText>
        </w:r>
        <w:r w:rsidR="00E85CDA" w:rsidRPr="00802B74" w:rsidDel="00012A43">
          <w:rPr>
            <w:rFonts w:ascii="Times New Roman" w:hAnsi="Times New Roman"/>
            <w:sz w:val="24"/>
            <w:szCs w:val="24"/>
          </w:rPr>
          <w:delText>°</w:delText>
        </w:r>
        <w:r w:rsidR="00E85CDA" w:rsidDel="00012A43">
          <w:rPr>
            <w:rFonts w:ascii="Times New Roman" w:hAnsi="Times New Roman"/>
            <w:sz w:val="24"/>
            <w:szCs w:val="24"/>
          </w:rPr>
          <w:delText xml:space="preserve">C additional warming across all months </w:delText>
        </w:r>
        <w:r w:rsidR="00D7511D" w:rsidDel="00012A43">
          <w:rPr>
            <w:rFonts w:ascii="Times New Roman" w:hAnsi="Times New Roman"/>
            <w:sz w:val="24"/>
            <w:szCs w:val="24"/>
          </w:rPr>
          <w:delText>(Supplementary Figure XX).</w:delText>
        </w:r>
        <w:r w:rsidDel="00012A43">
          <w:rPr>
            <w:rFonts w:ascii="Times New Roman" w:hAnsi="Times New Roman"/>
            <w:sz w:val="24"/>
            <w:szCs w:val="24"/>
          </w:rPr>
          <w:delText xml:space="preserve"> </w:delText>
        </w:r>
        <w:commentRangeEnd w:id="213"/>
        <w:r w:rsidR="0082437F" w:rsidDel="00012A43">
          <w:rPr>
            <w:rStyle w:val="CommentReference"/>
            <w:rFonts w:asciiTheme="minorHAnsi" w:eastAsiaTheme="minorHAnsi" w:hAnsiTheme="minorHAnsi" w:cstheme="minorBidi"/>
          </w:rPr>
          <w:commentReference w:id="213"/>
        </w:r>
      </w:del>
    </w:p>
    <w:p w14:paraId="42271360" w14:textId="4C407EE6" w:rsidR="00505130" w:rsidDel="00012A43" w:rsidRDefault="00505130" w:rsidP="00143E18">
      <w:pPr>
        <w:spacing w:after="0" w:line="480" w:lineRule="auto"/>
        <w:jc w:val="both"/>
        <w:rPr>
          <w:del w:id="215" w:author="Parks, Robbie M" w:date="2018-10-29T14:39:00Z"/>
          <w:rFonts w:ascii="Times New Roman" w:hAnsi="Times New Roman"/>
          <w:sz w:val="24"/>
          <w:szCs w:val="24"/>
        </w:rPr>
      </w:pPr>
    </w:p>
    <w:p w14:paraId="6528F333" w14:textId="55AAA374" w:rsidR="00E4405F" w:rsidDel="00012A43" w:rsidRDefault="002A772A" w:rsidP="00143E18">
      <w:pPr>
        <w:spacing w:after="0" w:line="480" w:lineRule="auto"/>
        <w:jc w:val="both"/>
        <w:rPr>
          <w:del w:id="216" w:author="Parks, Robbie M" w:date="2018-10-29T14:39:00Z"/>
          <w:rFonts w:ascii="Times New Roman" w:hAnsi="Times New Roman"/>
          <w:sz w:val="24"/>
          <w:szCs w:val="24"/>
        </w:rPr>
      </w:pPr>
      <w:del w:id="217" w:author="Parks, Robbie M" w:date="2018-10-29T14:39:00Z">
        <w:r w:rsidDel="00012A43">
          <w:rPr>
            <w:rFonts w:ascii="Times New Roman" w:hAnsi="Times New Roman"/>
            <w:sz w:val="24"/>
            <w:szCs w:val="24"/>
          </w:rPr>
          <w:delText>Excess risk from transport was larger i</w:delText>
        </w:r>
        <w:r w:rsidR="001C2D6F" w:rsidDel="00012A43">
          <w:rPr>
            <w:rFonts w:ascii="Times New Roman" w:hAnsi="Times New Roman"/>
            <w:sz w:val="24"/>
            <w:szCs w:val="24"/>
          </w:rPr>
          <w:delText xml:space="preserve">n </w:delText>
        </w:r>
        <w:r w:rsidR="00D84646" w:rsidDel="00012A43">
          <w:rPr>
            <w:rFonts w:ascii="Times New Roman" w:hAnsi="Times New Roman"/>
            <w:sz w:val="24"/>
            <w:szCs w:val="24"/>
          </w:rPr>
          <w:delText>male age groups</w:delText>
        </w:r>
        <w:r w:rsidR="005E4E2B" w:rsidDel="00012A43">
          <w:rPr>
            <w:rFonts w:ascii="Times New Roman" w:hAnsi="Times New Roman"/>
            <w:sz w:val="24"/>
            <w:szCs w:val="24"/>
          </w:rPr>
          <w:delText xml:space="preserve"> than in females, except</w:delText>
        </w:r>
        <w:r w:rsidR="001C2D6F" w:rsidDel="00012A43">
          <w:rPr>
            <w:rFonts w:ascii="Times New Roman" w:hAnsi="Times New Roman"/>
            <w:sz w:val="24"/>
            <w:szCs w:val="24"/>
          </w:rPr>
          <w:delText xml:space="preserve"> </w:delText>
        </w:r>
        <w:r w:rsidR="00FD1EA9" w:rsidDel="00012A43">
          <w:rPr>
            <w:rFonts w:ascii="Times New Roman" w:hAnsi="Times New Roman"/>
            <w:sz w:val="24"/>
            <w:szCs w:val="24"/>
          </w:rPr>
          <w:delText>5-14</w:delText>
        </w:r>
        <w:r w:rsidR="00BC6B2F" w:rsidDel="00012A43">
          <w:rPr>
            <w:rFonts w:ascii="Times New Roman" w:hAnsi="Times New Roman"/>
            <w:sz w:val="24"/>
            <w:szCs w:val="24"/>
          </w:rPr>
          <w:delText xml:space="preserve">, </w:delText>
        </w:r>
        <w:r w:rsidR="001063E9" w:rsidDel="00012A43">
          <w:rPr>
            <w:rFonts w:ascii="Times New Roman" w:hAnsi="Times New Roman"/>
            <w:sz w:val="24"/>
            <w:szCs w:val="24"/>
          </w:rPr>
          <w:delText>65-74</w:delText>
        </w:r>
        <w:r w:rsidR="0053484F" w:rsidDel="00012A43">
          <w:rPr>
            <w:rFonts w:ascii="Times New Roman" w:hAnsi="Times New Roman"/>
            <w:sz w:val="24"/>
            <w:szCs w:val="24"/>
          </w:rPr>
          <w:delText xml:space="preserve"> </w:delText>
        </w:r>
        <w:r w:rsidR="00BC6B2F" w:rsidDel="00012A43">
          <w:rPr>
            <w:rFonts w:ascii="Times New Roman" w:hAnsi="Times New Roman"/>
            <w:sz w:val="24"/>
            <w:szCs w:val="24"/>
          </w:rPr>
          <w:delText xml:space="preserve">and 85+ </w:delText>
        </w:r>
        <w:r w:rsidR="005E4E2B" w:rsidDel="00012A43">
          <w:rPr>
            <w:rFonts w:ascii="Times New Roman" w:hAnsi="Times New Roman"/>
            <w:sz w:val="24"/>
            <w:szCs w:val="24"/>
          </w:rPr>
          <w:delText>years age groups</w:delText>
        </w:r>
        <w:r w:rsidDel="00012A43">
          <w:rPr>
            <w:rFonts w:ascii="Times New Roman" w:hAnsi="Times New Roman"/>
            <w:sz w:val="24"/>
            <w:szCs w:val="24"/>
          </w:rPr>
          <w:delText>.</w:delText>
        </w:r>
        <w:r w:rsidR="00AD19F6" w:rsidDel="00012A43">
          <w:rPr>
            <w:rFonts w:ascii="Times New Roman" w:hAnsi="Times New Roman"/>
            <w:sz w:val="24"/>
            <w:szCs w:val="24"/>
          </w:rPr>
          <w:delText xml:space="preserve"> Excess risk in falls for both males and females went from positive </w:delText>
        </w:r>
        <w:r w:rsidR="008F7DEA" w:rsidDel="00012A43">
          <w:rPr>
            <w:rFonts w:ascii="Times New Roman" w:hAnsi="Times New Roman"/>
            <w:sz w:val="24"/>
            <w:szCs w:val="24"/>
          </w:rPr>
          <w:delText>(that is</w:delText>
        </w:r>
        <w:r w:rsidR="007F774A" w:rsidDel="00012A43">
          <w:rPr>
            <w:rFonts w:ascii="Times New Roman" w:hAnsi="Times New Roman"/>
            <w:sz w:val="24"/>
            <w:szCs w:val="24"/>
          </w:rPr>
          <w:delText>, more dangerous</w:delText>
        </w:r>
        <w:r w:rsidR="008F7DEA" w:rsidDel="00012A43">
          <w:rPr>
            <w:rFonts w:ascii="Times New Roman" w:hAnsi="Times New Roman"/>
            <w:sz w:val="24"/>
            <w:szCs w:val="24"/>
          </w:rPr>
          <w:delText>)</w:delText>
        </w:r>
        <w:r w:rsidR="00883F1D" w:rsidDel="00012A43">
          <w:rPr>
            <w:rFonts w:ascii="Times New Roman" w:hAnsi="Times New Roman"/>
            <w:sz w:val="24"/>
            <w:szCs w:val="24"/>
          </w:rPr>
          <w:delText xml:space="preserve"> </w:delText>
        </w:r>
        <w:r w:rsidR="00AD19F6" w:rsidDel="00012A43">
          <w:rPr>
            <w:rFonts w:ascii="Times New Roman" w:hAnsi="Times New Roman"/>
            <w:sz w:val="24"/>
            <w:szCs w:val="24"/>
          </w:rPr>
          <w:delText>to negative</w:delText>
        </w:r>
        <w:r w:rsidR="008F7DEA" w:rsidDel="00012A43">
          <w:rPr>
            <w:rFonts w:ascii="Times New Roman" w:hAnsi="Times New Roman"/>
            <w:sz w:val="24"/>
            <w:szCs w:val="24"/>
          </w:rPr>
          <w:delText xml:space="preserve"> (that is, less dangerous)</w:delText>
        </w:r>
        <w:r w:rsidR="00AD19F6" w:rsidDel="00012A43">
          <w:rPr>
            <w:rFonts w:ascii="Times New Roman" w:hAnsi="Times New Roman"/>
            <w:sz w:val="24"/>
            <w:szCs w:val="24"/>
          </w:rPr>
          <w:delText xml:space="preserve"> </w:delText>
        </w:r>
        <w:r w:rsidR="005E4E2B" w:rsidDel="00012A43">
          <w:rPr>
            <w:rFonts w:ascii="Times New Roman" w:hAnsi="Times New Roman"/>
            <w:sz w:val="24"/>
            <w:szCs w:val="24"/>
          </w:rPr>
          <w:delText>with 1</w:delText>
        </w:r>
        <w:r w:rsidR="005E4E2B" w:rsidRPr="00802B74" w:rsidDel="00012A43">
          <w:rPr>
            <w:rFonts w:ascii="Times New Roman" w:hAnsi="Times New Roman"/>
            <w:sz w:val="24"/>
            <w:szCs w:val="24"/>
          </w:rPr>
          <w:delText>°</w:delText>
        </w:r>
        <w:r w:rsidR="005E4E2B" w:rsidDel="00012A43">
          <w:rPr>
            <w:rFonts w:ascii="Times New Roman" w:hAnsi="Times New Roman"/>
            <w:sz w:val="24"/>
            <w:szCs w:val="24"/>
          </w:rPr>
          <w:delText xml:space="preserve">C additional warming </w:delText>
        </w:r>
        <w:r w:rsidR="00AD19F6" w:rsidDel="00012A43">
          <w:rPr>
            <w:rFonts w:ascii="Times New Roman" w:hAnsi="Times New Roman"/>
            <w:sz w:val="24"/>
            <w:szCs w:val="24"/>
          </w:rPr>
          <w:delText>from younger to older age groups</w:delText>
        </w:r>
        <w:r w:rsidR="00AB132A" w:rsidDel="00012A43">
          <w:rPr>
            <w:rFonts w:ascii="Times New Roman" w:hAnsi="Times New Roman"/>
            <w:sz w:val="24"/>
            <w:szCs w:val="24"/>
          </w:rPr>
          <w:delText xml:space="preserve"> respectively</w:delText>
        </w:r>
        <w:r w:rsidR="00AD19F6" w:rsidDel="00012A43">
          <w:rPr>
            <w:rFonts w:ascii="Times New Roman" w:hAnsi="Times New Roman"/>
            <w:sz w:val="24"/>
            <w:szCs w:val="24"/>
          </w:rPr>
          <w:delText>.</w:delText>
        </w:r>
        <w:r w:rsidR="00505130" w:rsidDel="00012A43">
          <w:rPr>
            <w:rFonts w:ascii="Times New Roman" w:hAnsi="Times New Roman"/>
            <w:sz w:val="24"/>
            <w:szCs w:val="24"/>
          </w:rPr>
          <w:delText xml:space="preserve"> Drownings exhibited a substantially larger excess risk in younger males than elsewhere, </w:delText>
        </w:r>
        <w:r w:rsidR="00452C20" w:rsidDel="00012A43">
          <w:rPr>
            <w:rFonts w:ascii="Times New Roman" w:hAnsi="Times New Roman"/>
            <w:sz w:val="24"/>
            <w:szCs w:val="24"/>
          </w:rPr>
          <w:delText>and</w:delText>
        </w:r>
        <w:r w:rsidR="00505130" w:rsidDel="00012A43">
          <w:rPr>
            <w:rFonts w:ascii="Times New Roman" w:hAnsi="Times New Roman"/>
            <w:sz w:val="24"/>
            <w:szCs w:val="24"/>
          </w:rPr>
          <w:delText xml:space="preserve"> females peaked in risk between 5 and 14 years at </w:delText>
        </w:r>
        <w:r w:rsidR="00452C20" w:rsidDel="00012A43">
          <w:rPr>
            <w:rFonts w:ascii="Times New Roman" w:hAnsi="Times New Roman"/>
            <w:sz w:val="24"/>
            <w:szCs w:val="24"/>
          </w:rPr>
          <w:delText>4.1%</w:delText>
        </w:r>
        <w:r w:rsidR="00505130" w:rsidDel="00012A43">
          <w:rPr>
            <w:rFonts w:ascii="Times New Roman" w:hAnsi="Times New Roman"/>
            <w:sz w:val="24"/>
            <w:szCs w:val="24"/>
          </w:rPr>
          <w:delText xml:space="preserve"> (</w:delText>
        </w:r>
        <w:r w:rsidR="00452C20" w:rsidDel="00012A43">
          <w:rPr>
            <w:rFonts w:ascii="Times New Roman" w:hAnsi="Times New Roman"/>
            <w:sz w:val="24"/>
            <w:szCs w:val="24"/>
          </w:rPr>
          <w:delText>2.2%</w:delText>
        </w:r>
        <w:r w:rsidR="00505130" w:rsidDel="00012A43">
          <w:rPr>
            <w:rFonts w:ascii="Times New Roman" w:hAnsi="Times New Roman"/>
            <w:sz w:val="24"/>
            <w:szCs w:val="24"/>
          </w:rPr>
          <w:delText>,</w:delText>
        </w:r>
        <w:r w:rsidR="00390950" w:rsidDel="00012A43">
          <w:rPr>
            <w:rFonts w:ascii="Times New Roman" w:hAnsi="Times New Roman"/>
            <w:sz w:val="24"/>
            <w:szCs w:val="24"/>
          </w:rPr>
          <w:delText xml:space="preserve"> </w:delText>
        </w:r>
        <w:r w:rsidR="00452C20" w:rsidDel="00012A43">
          <w:rPr>
            <w:rFonts w:ascii="Times New Roman" w:hAnsi="Times New Roman"/>
            <w:sz w:val="24"/>
            <w:szCs w:val="24"/>
          </w:rPr>
          <w:delText>6.1%</w:delText>
        </w:r>
        <w:r w:rsidR="00505130" w:rsidDel="00012A43">
          <w:rPr>
            <w:rFonts w:ascii="Times New Roman" w:hAnsi="Times New Roman"/>
            <w:sz w:val="24"/>
            <w:szCs w:val="24"/>
          </w:rPr>
          <w:delText>) associated with 1</w:delText>
        </w:r>
        <w:r w:rsidR="00505130" w:rsidRPr="00802B74" w:rsidDel="00012A43">
          <w:rPr>
            <w:rFonts w:ascii="Times New Roman" w:hAnsi="Times New Roman"/>
            <w:sz w:val="24"/>
            <w:szCs w:val="24"/>
          </w:rPr>
          <w:delText>°</w:delText>
        </w:r>
        <w:r w:rsidR="00505130" w:rsidDel="00012A43">
          <w:rPr>
            <w:rFonts w:ascii="Times New Roman" w:hAnsi="Times New Roman"/>
            <w:sz w:val="24"/>
            <w:szCs w:val="24"/>
          </w:rPr>
          <w:delText>C additional warming across all months.</w:delText>
        </w:r>
        <w:r w:rsidR="00B01E96" w:rsidDel="00012A43">
          <w:rPr>
            <w:rFonts w:ascii="Times New Roman" w:hAnsi="Times New Roman"/>
            <w:sz w:val="24"/>
            <w:szCs w:val="24"/>
          </w:rPr>
          <w:delText xml:space="preserve"> Excess risk from assault and intentional self-harm was comparable across sexes and ages above 5.</w:delText>
        </w:r>
        <w:r w:rsidR="009D1AA9" w:rsidDel="00012A43">
          <w:rPr>
            <w:rFonts w:ascii="Times New Roman" w:hAnsi="Times New Roman"/>
            <w:sz w:val="24"/>
            <w:szCs w:val="24"/>
          </w:rPr>
          <w:delText xml:space="preserve"> Variation in excess risk over month was less evident in </w:delText>
        </w:r>
        <w:r w:rsidR="002A2FF6" w:rsidDel="00012A43">
          <w:rPr>
            <w:rFonts w:ascii="Times New Roman" w:hAnsi="Times New Roman"/>
            <w:sz w:val="24"/>
            <w:szCs w:val="24"/>
          </w:rPr>
          <w:delText>all</w:delText>
        </w:r>
        <w:r w:rsidR="009D1AA9" w:rsidDel="00012A43">
          <w:rPr>
            <w:rFonts w:ascii="Times New Roman" w:hAnsi="Times New Roman"/>
            <w:sz w:val="24"/>
            <w:szCs w:val="24"/>
          </w:rPr>
          <w:delText xml:space="preserve"> injury categories </w:delText>
        </w:r>
        <w:r w:rsidR="002A2FF6" w:rsidDel="00012A43">
          <w:rPr>
            <w:rFonts w:ascii="Times New Roman" w:hAnsi="Times New Roman"/>
            <w:sz w:val="24"/>
            <w:szCs w:val="24"/>
          </w:rPr>
          <w:delText xml:space="preserve">apart from drownings, which demonstrated a large peak in the summer for both males and females (Supplementary Figure XX). </w:delText>
        </w:r>
      </w:del>
    </w:p>
    <w:p w14:paraId="2B17A008" w14:textId="77777777" w:rsidR="00377DAC" w:rsidDel="00F07D09" w:rsidRDefault="00377DAC" w:rsidP="00143E18">
      <w:pPr>
        <w:spacing w:after="0" w:line="480" w:lineRule="auto"/>
        <w:jc w:val="both"/>
        <w:rPr>
          <w:del w:id="218" w:author="Parks, Robbie M" w:date="2018-10-29T14:52:00Z"/>
          <w:rFonts w:ascii="Times New Roman" w:hAnsi="Times New Roman"/>
          <w:sz w:val="24"/>
          <w:szCs w:val="24"/>
        </w:rPr>
      </w:pPr>
    </w:p>
    <w:p w14:paraId="638012FB" w14:textId="1DC1DFB1" w:rsidR="00E4405F" w:rsidDel="00F07D09" w:rsidRDefault="00E4405F" w:rsidP="00143E18">
      <w:pPr>
        <w:spacing w:after="0" w:line="480" w:lineRule="auto"/>
        <w:jc w:val="both"/>
        <w:rPr>
          <w:del w:id="219" w:author="Parks, Robbie M" w:date="2018-10-29T14:52:00Z"/>
          <w:rFonts w:ascii="Times New Roman" w:hAnsi="Times New Roman"/>
          <w:sz w:val="24"/>
          <w:szCs w:val="24"/>
        </w:rPr>
      </w:pPr>
      <w:del w:id="220" w:author="Parks, Robbie M" w:date="2018-10-29T14:52:00Z">
        <w:r w:rsidDel="00F07D09">
          <w:rPr>
            <w:rFonts w:ascii="Times New Roman" w:hAnsi="Times New Roman"/>
            <w:sz w:val="24"/>
            <w:szCs w:val="24"/>
          </w:rPr>
          <w:delText>I</w:delText>
        </w:r>
        <w:r w:rsidR="000E1DDA" w:rsidDel="00F07D09">
          <w:rPr>
            <w:rFonts w:ascii="Times New Roman" w:hAnsi="Times New Roman"/>
            <w:sz w:val="24"/>
            <w:szCs w:val="24"/>
          </w:rPr>
          <w:delText>f the</w:delText>
        </w:r>
        <w:r w:rsidDel="00F07D09">
          <w:rPr>
            <w:rFonts w:ascii="Times New Roman" w:hAnsi="Times New Roman"/>
            <w:sz w:val="24"/>
            <w:szCs w:val="24"/>
          </w:rPr>
          <w:delText xml:space="preserve"> estimated associations are causal, there would be an additional 941 (</w:delText>
        </w:r>
        <w:r w:rsidRPr="00802B74" w:rsidDel="00F07D09">
          <w:rPr>
            <w:rFonts w:ascii="Times New Roman" w:hAnsi="Times New Roman"/>
            <w:sz w:val="24"/>
            <w:szCs w:val="24"/>
          </w:rPr>
          <w:delText>831, 1053)</w:delText>
        </w:r>
        <w:r w:rsidDel="00F07D09">
          <w:rPr>
            <w:rFonts w:ascii="Times New Roman" w:hAnsi="Times New Roman"/>
            <w:sz w:val="24"/>
            <w:szCs w:val="24"/>
          </w:rPr>
          <w:delText xml:space="preserve"> additional injury deaths associated with 1</w:delText>
        </w:r>
        <w:r w:rsidRPr="00802B74" w:rsidDel="00F07D09">
          <w:rPr>
            <w:rFonts w:ascii="Times New Roman" w:hAnsi="Times New Roman"/>
            <w:sz w:val="24"/>
            <w:szCs w:val="24"/>
          </w:rPr>
          <w:delText>°</w:delText>
        </w:r>
        <w:r w:rsidDel="00F07D09">
          <w:rPr>
            <w:rFonts w:ascii="Times New Roman" w:hAnsi="Times New Roman"/>
            <w:sz w:val="24"/>
            <w:szCs w:val="24"/>
          </w:rPr>
          <w:delText>C additional warming across all months</w:delText>
        </w:r>
      </w:del>
      <w:del w:id="221" w:author="Parks, Robbie M" w:date="2018-10-29T13:07:00Z">
        <w:r w:rsidDel="00607D56">
          <w:rPr>
            <w:rFonts w:ascii="Times New Roman" w:hAnsi="Times New Roman"/>
            <w:sz w:val="24"/>
            <w:szCs w:val="24"/>
          </w:rPr>
          <w:delText>,</w:delText>
        </w:r>
      </w:del>
      <w:del w:id="222" w:author="Parks, Robbie M" w:date="2018-10-29T14:52:00Z">
        <w:r w:rsidDel="00F07D09">
          <w:rPr>
            <w:rFonts w:ascii="Times New Roman" w:hAnsi="Times New Roman"/>
            <w:sz w:val="24"/>
            <w:szCs w:val="24"/>
          </w:rPr>
          <w:delText xml:space="preserve"> </w:delText>
        </w:r>
      </w:del>
      <w:del w:id="223" w:author="Parks, Robbie M" w:date="2018-10-29T13:07:00Z">
        <w:r w:rsidDel="00607D56">
          <w:rPr>
            <w:rFonts w:ascii="Times New Roman" w:hAnsi="Times New Roman"/>
            <w:sz w:val="24"/>
            <w:szCs w:val="24"/>
          </w:rPr>
          <w:delText>with</w:delText>
        </w:r>
        <w:r w:rsidRPr="00E4405F" w:rsidDel="00607D56">
          <w:rPr>
            <w:rFonts w:ascii="Times New Roman" w:hAnsi="Times New Roman"/>
            <w:sz w:val="24"/>
            <w:szCs w:val="24"/>
          </w:rPr>
          <w:delText xml:space="preserve"> </w:delText>
        </w:r>
      </w:del>
      <w:del w:id="224" w:author="Parks, Robbie M" w:date="2018-10-29T14:52:00Z">
        <w:r w:rsidR="009D0078" w:rsidDel="00F07D09">
          <w:rPr>
            <w:rFonts w:ascii="Times New Roman" w:hAnsi="Times New Roman"/>
            <w:sz w:val="24"/>
            <w:szCs w:val="24"/>
          </w:rPr>
          <w:delText xml:space="preserve">87% of deaths </w:delText>
        </w:r>
        <w:r w:rsidR="00156958" w:rsidDel="00F07D09">
          <w:rPr>
            <w:rFonts w:ascii="Times New Roman" w:hAnsi="Times New Roman"/>
            <w:sz w:val="24"/>
            <w:szCs w:val="24"/>
          </w:rPr>
          <w:delText>in</w:delText>
        </w:r>
        <w:r w:rsidR="009D0078" w:rsidDel="00F07D09">
          <w:rPr>
            <w:rFonts w:ascii="Times New Roman" w:hAnsi="Times New Roman"/>
            <w:sz w:val="24"/>
            <w:szCs w:val="24"/>
          </w:rPr>
          <w:delText xml:space="preserve"> males, and 13% </w:delText>
        </w:r>
        <w:r w:rsidR="00156958" w:rsidDel="00F07D09">
          <w:rPr>
            <w:rFonts w:ascii="Times New Roman" w:hAnsi="Times New Roman"/>
            <w:sz w:val="24"/>
            <w:szCs w:val="24"/>
          </w:rPr>
          <w:delText xml:space="preserve">in </w:delText>
        </w:r>
        <w:r w:rsidR="009D0078" w:rsidDel="00F07D09">
          <w:rPr>
            <w:rFonts w:ascii="Times New Roman" w:hAnsi="Times New Roman"/>
            <w:sz w:val="24"/>
            <w:szCs w:val="24"/>
          </w:rPr>
          <w:delText>females</w:delText>
        </w:r>
        <w:r w:rsidR="00DB5A63" w:rsidDel="00F07D09">
          <w:rPr>
            <w:rFonts w:ascii="Times New Roman" w:hAnsi="Times New Roman"/>
            <w:sz w:val="24"/>
            <w:szCs w:val="24"/>
          </w:rPr>
          <w:delText xml:space="preserve"> (Figure XX)</w:delText>
        </w:r>
        <w:r w:rsidR="009D0078" w:rsidDel="00F07D09">
          <w:rPr>
            <w:rFonts w:ascii="Times New Roman" w:hAnsi="Times New Roman"/>
            <w:sz w:val="24"/>
            <w:szCs w:val="24"/>
          </w:rPr>
          <w:delText>.</w:delText>
        </w:r>
        <w:r w:rsidR="009D0078" w:rsidRPr="00802B74" w:rsidDel="00F07D09">
          <w:rPr>
            <w:rFonts w:ascii="Times New Roman" w:hAnsi="Times New Roman"/>
            <w:sz w:val="24"/>
            <w:szCs w:val="24"/>
          </w:rPr>
          <w:delText xml:space="preserve"> </w:delText>
        </w:r>
        <w:r w:rsidR="009D0078" w:rsidDel="00F07D09">
          <w:rPr>
            <w:rFonts w:ascii="Times New Roman" w:hAnsi="Times New Roman"/>
            <w:sz w:val="24"/>
            <w:szCs w:val="24"/>
          </w:rPr>
          <w:delText xml:space="preserve">These deaths would consist of </w:delText>
        </w:r>
        <w:r w:rsidRPr="00802B74" w:rsidDel="00F07D09">
          <w:rPr>
            <w:rFonts w:ascii="Times New Roman" w:hAnsi="Times New Roman"/>
            <w:sz w:val="24"/>
            <w:szCs w:val="24"/>
          </w:rPr>
          <w:delText>461 (377, 543) unintentional injury deaths and 480 (410, 550) intentional injury deaths</w:delText>
        </w:r>
        <w:r w:rsidR="00B2488E" w:rsidDel="00F07D09">
          <w:rPr>
            <w:rFonts w:ascii="Times New Roman" w:hAnsi="Times New Roman"/>
            <w:sz w:val="24"/>
            <w:szCs w:val="24"/>
          </w:rPr>
          <w:delText>, of which transport deaths and intentional self-harm harm contribute the most deaths in each respective group.</w:delText>
        </w:r>
        <w:r w:rsidR="007C5659" w:rsidDel="00F07D09">
          <w:rPr>
            <w:rFonts w:ascii="Times New Roman" w:hAnsi="Times New Roman"/>
            <w:sz w:val="24"/>
            <w:szCs w:val="24"/>
          </w:rPr>
          <w:delText xml:space="preserve"> </w:delText>
        </w:r>
        <w:r w:rsidR="00BB6AF6" w:rsidDel="00F07D09">
          <w:rPr>
            <w:rFonts w:ascii="Times New Roman" w:hAnsi="Times New Roman"/>
            <w:sz w:val="24"/>
            <w:szCs w:val="24"/>
          </w:rPr>
          <w:delText>A</w:delText>
        </w:r>
        <w:r w:rsidR="003171DD" w:rsidDel="00F07D09">
          <w:rPr>
            <w:rFonts w:ascii="Times New Roman" w:hAnsi="Times New Roman"/>
            <w:sz w:val="24"/>
            <w:szCs w:val="24"/>
          </w:rPr>
          <w:delText xml:space="preserve">dditional deaths would </w:delText>
        </w:r>
        <w:r w:rsidR="0077162C" w:rsidDel="00F07D09">
          <w:rPr>
            <w:rFonts w:ascii="Times New Roman" w:hAnsi="Times New Roman"/>
            <w:sz w:val="24"/>
            <w:szCs w:val="24"/>
          </w:rPr>
          <w:delText>mostly</w:delText>
        </w:r>
        <w:r w:rsidR="003171DD" w:rsidDel="00F07D09">
          <w:rPr>
            <w:rFonts w:ascii="Times New Roman" w:hAnsi="Times New Roman"/>
            <w:sz w:val="24"/>
            <w:szCs w:val="24"/>
          </w:rPr>
          <w:delText xml:space="preserve"> be concentrated in adolescent to middle-aged males</w:delText>
        </w:r>
        <w:r w:rsidR="00763825" w:rsidDel="00F07D09">
          <w:rPr>
            <w:rFonts w:ascii="Times New Roman" w:hAnsi="Times New Roman"/>
            <w:sz w:val="24"/>
            <w:szCs w:val="24"/>
          </w:rPr>
          <w:delText xml:space="preserve"> from </w:delText>
        </w:r>
        <w:r w:rsidR="00AD3B38" w:rsidDel="00F07D09">
          <w:rPr>
            <w:rFonts w:ascii="Times New Roman" w:hAnsi="Times New Roman"/>
            <w:sz w:val="24"/>
            <w:szCs w:val="24"/>
          </w:rPr>
          <w:delText>15-64 years</w:delText>
        </w:r>
        <w:r w:rsidR="003171DD" w:rsidDel="00F07D09">
          <w:rPr>
            <w:rFonts w:ascii="Times New Roman" w:hAnsi="Times New Roman"/>
            <w:sz w:val="24"/>
            <w:szCs w:val="24"/>
          </w:rPr>
          <w:delText xml:space="preserve">, making up </w:delText>
        </w:r>
        <w:r w:rsidR="00C83C83" w:rsidDel="00F07D09">
          <w:rPr>
            <w:rFonts w:ascii="Times New Roman" w:hAnsi="Times New Roman"/>
            <w:sz w:val="24"/>
            <w:szCs w:val="24"/>
          </w:rPr>
          <w:delText>81</w:delText>
        </w:r>
        <w:r w:rsidR="003171DD" w:rsidDel="00F07D09">
          <w:rPr>
            <w:rFonts w:ascii="Times New Roman" w:hAnsi="Times New Roman"/>
            <w:sz w:val="24"/>
            <w:szCs w:val="24"/>
          </w:rPr>
          <w:delText>% of total additional injury deaths.</w:delText>
        </w:r>
        <w:r w:rsidR="00012FB9" w:rsidDel="00F07D09">
          <w:rPr>
            <w:rFonts w:ascii="Times New Roman" w:hAnsi="Times New Roman"/>
            <w:sz w:val="24"/>
            <w:szCs w:val="24"/>
          </w:rPr>
          <w:delText xml:space="preserve"> The largest </w:delText>
        </w:r>
        <w:r w:rsidR="007F774A" w:rsidDel="00F07D09">
          <w:rPr>
            <w:rFonts w:ascii="Times New Roman" w:hAnsi="Times New Roman"/>
            <w:sz w:val="24"/>
            <w:szCs w:val="24"/>
          </w:rPr>
          <w:delText xml:space="preserve">single increase in an injury category for males and females </w:delText>
        </w:r>
        <w:r w:rsidR="00572C2D" w:rsidDel="00F07D09">
          <w:rPr>
            <w:rFonts w:ascii="Times New Roman" w:hAnsi="Times New Roman"/>
            <w:sz w:val="24"/>
            <w:szCs w:val="24"/>
          </w:rPr>
          <w:delText xml:space="preserve">alike </w:delText>
        </w:r>
        <w:r w:rsidR="007F774A" w:rsidDel="00F07D09">
          <w:rPr>
            <w:rFonts w:ascii="Times New Roman" w:hAnsi="Times New Roman"/>
            <w:sz w:val="24"/>
            <w:szCs w:val="24"/>
          </w:rPr>
          <w:delText xml:space="preserve">would be in transport </w:delText>
        </w:r>
        <w:r w:rsidR="00685383" w:rsidDel="00F07D09">
          <w:rPr>
            <w:rFonts w:ascii="Times New Roman" w:hAnsi="Times New Roman"/>
            <w:sz w:val="24"/>
            <w:szCs w:val="24"/>
          </w:rPr>
          <w:delText xml:space="preserve">deaths </w:delText>
        </w:r>
        <w:r w:rsidR="007F774A" w:rsidDel="00F07D09">
          <w:rPr>
            <w:rFonts w:ascii="Times New Roman" w:hAnsi="Times New Roman"/>
            <w:sz w:val="24"/>
            <w:szCs w:val="24"/>
          </w:rPr>
          <w:delText xml:space="preserve">with an increase of 385 (339,431) for males and 63 (39,88) for females. </w:delText>
        </w:r>
        <w:r w:rsidR="00232690" w:rsidDel="00F07D09">
          <w:rPr>
            <w:rFonts w:ascii="Times New Roman" w:hAnsi="Times New Roman"/>
            <w:sz w:val="24"/>
            <w:szCs w:val="24"/>
          </w:rPr>
          <w:delText xml:space="preserve">The only category of injury to exhibit a decrease in number of deaths would be fall deaths, with -87 (-130, -44) </w:delText>
        </w:r>
        <w:r w:rsidR="00232690" w:rsidRPr="00232690" w:rsidDel="00F07D09">
          <w:rPr>
            <w:rFonts w:ascii="Times New Roman" w:hAnsi="Times New Roman"/>
            <w:sz w:val="24"/>
            <w:szCs w:val="24"/>
          </w:rPr>
          <w:delText>fewer</w:delText>
        </w:r>
        <w:r w:rsidR="00232690" w:rsidDel="00F07D09">
          <w:rPr>
            <w:rFonts w:ascii="Times New Roman" w:hAnsi="Times New Roman"/>
            <w:sz w:val="24"/>
            <w:szCs w:val="24"/>
          </w:rPr>
          <w:delText xml:space="preserve"> male deaths and -44 (-89,2) fewer female deaths, largely contributed to by the reduction in falls deaths from males 55 years and over and females 65 years and over.</w:delText>
        </w:r>
      </w:del>
    </w:p>
    <w:p w14:paraId="3AA8409F" w14:textId="31AF39B5" w:rsidR="00D145DC" w:rsidDel="00F07D09" w:rsidRDefault="00D145DC" w:rsidP="00143E18">
      <w:pPr>
        <w:spacing w:after="0" w:line="480" w:lineRule="auto"/>
        <w:jc w:val="both"/>
        <w:rPr>
          <w:del w:id="225" w:author="Parks, Robbie M" w:date="2018-10-29T14:52:00Z"/>
          <w:rFonts w:ascii="Times New Roman" w:hAnsi="Times New Roman"/>
          <w:sz w:val="24"/>
          <w:szCs w:val="24"/>
        </w:rPr>
      </w:pPr>
    </w:p>
    <w:p w14:paraId="1E18E242" w14:textId="46768009" w:rsidR="00D145DC" w:rsidRPr="00A548DF" w:rsidDel="00F07D09" w:rsidRDefault="00D145DC" w:rsidP="00143E18">
      <w:pPr>
        <w:spacing w:after="0" w:line="480" w:lineRule="auto"/>
        <w:jc w:val="both"/>
        <w:rPr>
          <w:del w:id="226" w:author="Parks, Robbie M" w:date="2018-10-29T14:52:00Z"/>
          <w:rFonts w:ascii="Times New Roman" w:hAnsi="Times New Roman"/>
          <w:sz w:val="24"/>
          <w:szCs w:val="24"/>
        </w:rPr>
      </w:pPr>
      <w:del w:id="227" w:author="Parks, Robbie M" w:date="2018-10-29T14:52:00Z">
        <w:r w:rsidDel="00F07D09">
          <w:rPr>
            <w:rFonts w:ascii="Times New Roman" w:hAnsi="Times New Roman"/>
            <w:sz w:val="24"/>
            <w:szCs w:val="24"/>
          </w:rPr>
          <w:delText xml:space="preserve">[[[Rest to be worked on once we </w:delText>
        </w:r>
        <w:r w:rsidR="001505CF" w:rsidDel="00F07D09">
          <w:rPr>
            <w:rFonts w:ascii="Times New Roman" w:hAnsi="Times New Roman"/>
            <w:sz w:val="24"/>
            <w:szCs w:val="24"/>
          </w:rPr>
          <w:delText>are happy with the above. Below are just notes</w:delText>
        </w:r>
        <w:r w:rsidDel="00F07D09">
          <w:rPr>
            <w:rFonts w:ascii="Times New Roman" w:hAnsi="Times New Roman"/>
            <w:sz w:val="24"/>
            <w:szCs w:val="24"/>
          </w:rPr>
          <w:delText>]]]</w:delText>
        </w:r>
      </w:del>
    </w:p>
    <w:p w14:paraId="32241E08" w14:textId="77777777" w:rsidR="005B36C6" w:rsidRDefault="005B36C6" w:rsidP="00D76DF7">
      <w:pPr>
        <w:spacing w:after="0" w:line="480" w:lineRule="auto"/>
        <w:jc w:val="both"/>
        <w:rPr>
          <w:rFonts w:ascii="Times New Roman" w:hAnsi="Times New Roman"/>
          <w:b/>
          <w:sz w:val="24"/>
          <w:szCs w:val="24"/>
        </w:rPr>
      </w:pP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t>Discussion</w:t>
      </w:r>
    </w:p>
    <w:p w14:paraId="6F1D2F30" w14:textId="3B476205" w:rsidR="00A36DB1" w:rsidRDefault="003108C5" w:rsidP="00D76DF7">
      <w:pPr>
        <w:spacing w:after="0" w:line="480" w:lineRule="auto"/>
        <w:jc w:val="both"/>
        <w:rPr>
          <w:rFonts w:ascii="Times New Roman" w:hAnsi="Times New Roman"/>
          <w:sz w:val="24"/>
          <w:szCs w:val="24"/>
        </w:rPr>
      </w:pPr>
      <w:commentRangeStart w:id="228"/>
      <w:r w:rsidRPr="00C61364">
        <w:rPr>
          <w:rFonts w:ascii="Times New Roman" w:hAnsi="Times New Roman"/>
          <w:sz w:val="24"/>
          <w:szCs w:val="24"/>
        </w:rPr>
        <w:lastRenderedPageBreak/>
        <w:t xml:space="preserve">We have designed </w:t>
      </w:r>
      <w:r w:rsidR="00040D7A">
        <w:rPr>
          <w:rFonts w:ascii="Times New Roman" w:hAnsi="Times New Roman"/>
          <w:sz w:val="24"/>
          <w:szCs w:val="24"/>
        </w:rPr>
        <w:t>our</w:t>
      </w:r>
      <w:r w:rsidRPr="00C61364">
        <w:rPr>
          <w:rFonts w:ascii="Times New Roman" w:hAnsi="Times New Roman"/>
          <w:sz w:val="24"/>
          <w:szCs w:val="24"/>
        </w:rPr>
        <w:t xml:space="preserve"> study to reflect how </w:t>
      </w:r>
      <w:r w:rsidR="00040D7A">
        <w:rPr>
          <w:rFonts w:ascii="Times New Roman" w:hAnsi="Times New Roman"/>
          <w:sz w:val="24"/>
          <w:szCs w:val="24"/>
        </w:rPr>
        <w:t xml:space="preserve">mortality in </w:t>
      </w:r>
      <w:r w:rsidR="00BD4A20">
        <w:rPr>
          <w:rFonts w:ascii="Times New Roman" w:hAnsi="Times New Roman"/>
          <w:sz w:val="24"/>
          <w:szCs w:val="24"/>
        </w:rPr>
        <w:t xml:space="preserve">various </w:t>
      </w:r>
      <w:r w:rsidR="00040D7A">
        <w:rPr>
          <w:rFonts w:ascii="Times New Roman" w:hAnsi="Times New Roman"/>
          <w:sz w:val="24"/>
          <w:szCs w:val="24"/>
        </w:rPr>
        <w:t>categories</w:t>
      </w:r>
      <w:r w:rsidR="00BD4A20">
        <w:rPr>
          <w:rFonts w:ascii="Times New Roman" w:hAnsi="Times New Roman"/>
          <w:sz w:val="24"/>
          <w:szCs w:val="24"/>
        </w:rPr>
        <w:t xml:space="preserve"> of injury </w:t>
      </w:r>
      <w:r w:rsidRPr="00C61364">
        <w:rPr>
          <w:rFonts w:ascii="Times New Roman" w:hAnsi="Times New Roman"/>
          <w:sz w:val="24"/>
          <w:szCs w:val="24"/>
        </w:rPr>
        <w:t xml:space="preserve">could </w:t>
      </w:r>
      <w:r w:rsidR="00040D7A">
        <w:rPr>
          <w:rFonts w:ascii="Times New Roman" w:hAnsi="Times New Roman"/>
          <w:sz w:val="24"/>
          <w:szCs w:val="24"/>
        </w:rPr>
        <w:t>be affected by anomalous temperature</w:t>
      </w:r>
      <w:r w:rsidR="001B4AE9">
        <w:rPr>
          <w:rFonts w:ascii="Times New Roman" w:hAnsi="Times New Roman"/>
          <w:sz w:val="24"/>
          <w:szCs w:val="24"/>
        </w:rPr>
        <w:t xml:space="preserve">. </w:t>
      </w:r>
      <w:r w:rsidR="00A36DB1" w:rsidRPr="00C61364">
        <w:rPr>
          <w:rFonts w:ascii="Times New Roman" w:hAnsi="Times New Roman"/>
          <w:sz w:val="24"/>
          <w:szCs w:val="24"/>
        </w:rPr>
        <w:t xml:space="preserve">By examining age-sex groups </w:t>
      </w:r>
      <w:r w:rsidR="001B4AE9">
        <w:rPr>
          <w:rFonts w:ascii="Times New Roman" w:hAnsi="Times New Roman"/>
          <w:sz w:val="24"/>
          <w:szCs w:val="24"/>
        </w:rPr>
        <w:t xml:space="preserve">with injury categories </w:t>
      </w:r>
      <w:r w:rsidR="00A36DB1" w:rsidRPr="00C61364">
        <w:rPr>
          <w:rFonts w:ascii="Times New Roman" w:hAnsi="Times New Roman"/>
          <w:sz w:val="24"/>
          <w:szCs w:val="24"/>
        </w:rPr>
        <w:t xml:space="preserve">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w:t>
      </w:r>
      <w:ins w:id="229" w:author="Parks, Robbie M" w:date="2018-10-29T13:40:00Z">
        <w:r w:rsidR="006E17A8">
          <w:rPr>
            <w:rFonts w:ascii="Times New Roman" w:hAnsi="Times New Roman"/>
            <w:sz w:val="24"/>
            <w:szCs w:val="24"/>
          </w:rPr>
          <w:t xml:space="preserve">anomalous </w:t>
        </w:r>
      </w:ins>
      <w:r w:rsidR="00956D2B" w:rsidRPr="00C61364">
        <w:rPr>
          <w:rFonts w:ascii="Times New Roman" w:hAnsi="Times New Roman"/>
          <w:sz w:val="24"/>
          <w:szCs w:val="24"/>
        </w:rPr>
        <w:t xml:space="preserve">temperature shifts. </w:t>
      </w:r>
      <w:r w:rsidRPr="00C61364">
        <w:rPr>
          <w:rFonts w:ascii="Times New Roman" w:hAnsi="Times New Roman"/>
          <w:sz w:val="24"/>
          <w:szCs w:val="24"/>
        </w:rPr>
        <w:t>There exist not only distinct patterns for age groups, but also between men and women within the</w:t>
      </w:r>
      <w:r w:rsidR="00E7061A">
        <w:rPr>
          <w:rFonts w:ascii="Times New Roman" w:hAnsi="Times New Roman"/>
          <w:sz w:val="24"/>
          <w:szCs w:val="24"/>
        </w:rPr>
        <w:t xml:space="preserve"> same age groups and across months</w:t>
      </w:r>
      <w:r w:rsidRPr="00C61364">
        <w:rPr>
          <w:rFonts w:ascii="Times New Roman" w:hAnsi="Times New Roman"/>
          <w:sz w:val="24"/>
          <w:szCs w:val="24"/>
        </w:rPr>
        <w:t>.</w:t>
      </w:r>
    </w:p>
    <w:p w14:paraId="56371862" w14:textId="77777777" w:rsidR="00090A3A" w:rsidRDefault="00090A3A" w:rsidP="00D76DF7">
      <w:pPr>
        <w:spacing w:after="0" w:line="480" w:lineRule="auto"/>
        <w:jc w:val="both"/>
        <w:rPr>
          <w:rFonts w:ascii="Times New Roman" w:hAnsi="Times New Roman"/>
          <w:sz w:val="24"/>
          <w:szCs w:val="24"/>
        </w:rPr>
      </w:pPr>
    </w:p>
    <w:p w14:paraId="2EEE5EBC" w14:textId="22B74663" w:rsidR="00090A3A" w:rsidRDefault="00090A3A" w:rsidP="00D76DF7">
      <w:pPr>
        <w:spacing w:after="0" w:line="480" w:lineRule="auto"/>
        <w:jc w:val="both"/>
        <w:rPr>
          <w:rFonts w:ascii="Times New Roman" w:hAnsi="Times New Roman"/>
          <w:sz w:val="24"/>
          <w:szCs w:val="24"/>
        </w:rPr>
      </w:pPr>
      <w:r>
        <w:rPr>
          <w:rFonts w:ascii="Times New Roman" w:hAnsi="Times New Roman"/>
          <w:sz w:val="24"/>
          <w:szCs w:val="24"/>
        </w:rPr>
        <w:t>Th</w:t>
      </w:r>
      <w:r w:rsidR="00F65593">
        <w:rPr>
          <w:rFonts w:ascii="Times New Roman" w:hAnsi="Times New Roman"/>
          <w:sz w:val="24"/>
          <w:szCs w:val="24"/>
        </w:rPr>
        <w:t>at males make up</w:t>
      </w:r>
      <w:r>
        <w:rPr>
          <w:rFonts w:ascii="Times New Roman" w:hAnsi="Times New Roman"/>
          <w:sz w:val="24"/>
          <w:szCs w:val="24"/>
        </w:rPr>
        <w:t xml:space="preserve"> majority of additional </w:t>
      </w:r>
      <w:r w:rsidR="00BB2EFB">
        <w:rPr>
          <w:rFonts w:ascii="Times New Roman" w:hAnsi="Times New Roman"/>
          <w:sz w:val="24"/>
          <w:szCs w:val="24"/>
        </w:rPr>
        <w:t xml:space="preserve">injury deaths </w:t>
      </w:r>
      <w:r>
        <w:rPr>
          <w:rFonts w:ascii="Times New Roman" w:hAnsi="Times New Roman"/>
          <w:sz w:val="24"/>
          <w:szCs w:val="24"/>
        </w:rPr>
        <w:t>contrasts with studies of cardiorespiratory causes of deaths, where effects estimated would be larger for females.</w:t>
      </w:r>
      <w:r w:rsidR="00914974">
        <w:rPr>
          <w:rFonts w:ascii="Times New Roman" w:hAnsi="Times New Roman"/>
          <w:sz w:val="24"/>
          <w:szCs w:val="24"/>
        </w:rPr>
        <w:fldChar w:fldCharType="begin" w:fldLock="1"/>
      </w:r>
      <w:r w:rsidR="00B17AA3">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Pr>
          <w:rFonts w:ascii="Times New Roman" w:hAnsi="Times New Roman"/>
          <w:sz w:val="24"/>
          <w:szCs w:val="24"/>
        </w:rPr>
        <w:fldChar w:fldCharType="separate"/>
      </w:r>
      <w:r w:rsidR="00914974" w:rsidRPr="00914974">
        <w:rPr>
          <w:rFonts w:ascii="Times New Roman" w:hAnsi="Times New Roman"/>
          <w:noProof/>
          <w:sz w:val="24"/>
          <w:szCs w:val="24"/>
          <w:vertAlign w:val="superscript"/>
        </w:rPr>
        <w:t>5</w:t>
      </w:r>
      <w:r w:rsidR="00914974">
        <w:rPr>
          <w:rFonts w:ascii="Times New Roman" w:hAnsi="Times New Roman"/>
          <w:sz w:val="24"/>
          <w:szCs w:val="24"/>
        </w:rPr>
        <w:fldChar w:fldCharType="end"/>
      </w:r>
      <w:commentRangeEnd w:id="228"/>
      <w:r w:rsidR="00156958">
        <w:rPr>
          <w:rStyle w:val="CommentReference"/>
          <w:rFonts w:asciiTheme="minorHAnsi" w:eastAsiaTheme="minorHAnsi" w:hAnsiTheme="minorHAnsi" w:cstheme="minorBidi"/>
        </w:rPr>
        <w:commentReference w:id="228"/>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10"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Pr>
          <w:rFonts w:ascii="Times New Roman" w:hAnsi="Times New Roman"/>
          <w:sz w:val="24"/>
          <w:szCs w:val="24"/>
        </w:rPr>
        <w:t>Also</w:t>
      </w:r>
      <w:proofErr w:type="gramEnd"/>
      <w:r>
        <w:rPr>
          <w:rFonts w:ascii="Times New Roman" w:hAnsi="Times New Roman"/>
          <w:sz w:val="24"/>
          <w:szCs w:val="24"/>
        </w:rPr>
        <w:t xml:space="preserve"> young people (16-29) have highest crash involvements per 100 million miles, along with 80+ </w:t>
      </w:r>
      <w:r w:rsidR="009B7A5F">
        <w:rPr>
          <w:rFonts w:ascii="Times New Roman" w:hAnsi="Times New Roman"/>
          <w:sz w:val="24"/>
          <w:szCs w:val="24"/>
        </w:rPr>
        <w:t>(</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commentRangeStart w:id="230"/>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2"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‘Young drivers are less likely than adults to drive after drinking alcohol, but their crash risk is substantially higher when they do’. (</w:t>
      </w:r>
      <w:hyperlink r:id="rId13" w:history="1">
        <w:r w:rsidRPr="00E908B1">
          <w:rPr>
            <w:rStyle w:val="Hyperlink"/>
            <w:rFonts w:ascii="Times New Roman" w:hAnsi="Times New Roman"/>
            <w:sz w:val="24"/>
            <w:szCs w:val="24"/>
          </w:rPr>
          <w:t>link</w:t>
        </w:r>
      </w:hyperlink>
      <w:r>
        <w:rPr>
          <w:rFonts w:ascii="Times New Roman" w:hAnsi="Times New Roman"/>
          <w:sz w:val="24"/>
          <w:szCs w:val="24"/>
        </w:rPr>
        <w:t>)</w:t>
      </w:r>
      <w:commentRangeEnd w:id="230"/>
      <w:r w:rsidR="00176D12">
        <w:rPr>
          <w:rStyle w:val="CommentReference"/>
          <w:rFonts w:asciiTheme="minorHAnsi" w:eastAsiaTheme="minorHAnsi" w:hAnsiTheme="minorHAnsi" w:cstheme="minorBidi"/>
        </w:rPr>
        <w:commentReference w:id="230"/>
      </w:r>
    </w:p>
    <w:p w14:paraId="239571D4" w14:textId="2F024B0A" w:rsidR="0088535B" w:rsidDel="00176D12" w:rsidRDefault="00192959" w:rsidP="00D76DF7">
      <w:pPr>
        <w:pStyle w:val="ListParagraph"/>
        <w:numPr>
          <w:ilvl w:val="0"/>
          <w:numId w:val="7"/>
        </w:numPr>
        <w:spacing w:after="0" w:line="480" w:lineRule="auto"/>
        <w:jc w:val="both"/>
        <w:rPr>
          <w:rFonts w:ascii="Times New Roman" w:hAnsi="Times New Roman"/>
          <w:sz w:val="24"/>
          <w:szCs w:val="24"/>
        </w:rPr>
      </w:pPr>
      <w:moveFromRangeStart w:id="231" w:author="Ezzati, Majid" w:date="2018-10-22T19:42:00Z" w:name="move528000693"/>
      <w:moveFrom w:id="232" w:author="Ezzati, Majid" w:date="2018-10-22T19:42:00Z">
        <w:r w:rsidDel="00176D12">
          <w:rPr>
            <w:rFonts w:ascii="Times New Roman" w:hAnsi="Times New Roman"/>
            <w:sz w:val="24"/>
            <w:szCs w:val="24"/>
          </w:rPr>
          <w:t>Visual acuity lowered by increases in temperature</w:t>
        </w:r>
        <w:r w:rsidR="0041272D" w:rsidDel="00176D12">
          <w:rPr>
            <w:rFonts w:ascii="Times New Roman" w:hAnsi="Times New Roman"/>
            <w:sz w:val="24"/>
            <w:szCs w:val="24"/>
          </w:rPr>
          <w:t>.</w:t>
        </w:r>
        <w:r w:rsidR="00EF3762" w:rsidDel="00176D12">
          <w:rPr>
            <w:rFonts w:ascii="Times New Roman" w:hAnsi="Times New Roman"/>
            <w:sz w:val="24"/>
            <w:szCs w:val="24"/>
          </w:rPr>
          <w:fldChar w:fldCharType="begin" w:fldLock="1"/>
        </w:r>
        <w:r w:rsidR="00914974" w:rsidDel="00176D12">
          <w:rPr>
            <w:rFonts w:ascii="Times New Roman" w:hAnsi="Times New Roman"/>
            <w:sz w:val="24"/>
            <w:szCs w:val="24"/>
          </w:rPr>
          <w:instrText>ADDIN CSL_CITATION {"citationItems":[{"id":"ITEM-1","itemData":{"DOI":"10.1080/00140138408963605","ISSN":"13665847","abstract":"\"</w:instrText>
        </w:r>
        <w:r w:rsidR="00914974" w:rsidDel="00176D12">
          <w:rPr>
            <w:rFonts w:ascii="Times New Roman" w:hAnsi="Times New Roman" w:hint="eastAsia"/>
            <w:sz w:val="24"/>
            <w:szCs w:val="24"/>
          </w:rPr>
          <w:instrText>視力に及ぼす熱の影響</w:instrText>
        </w:r>
        <w:r w:rsidR="00914974" w:rsidDel="00176D12">
          <w:rPr>
            <w:rFonts w:ascii="Times New Roman" w:hAnsi="Times New Roman"/>
            <w:sz w:val="24"/>
            <w:szCs w:val="24"/>
          </w:rPr>
          <w:instrText xml:space="preserve">  </w:instrText>
        </w:r>
        <w:r w:rsidR="00914974" w:rsidDel="00176D12">
          <w:rPr>
            <w:rFonts w:ascii="Times New Roman" w:hAnsi="Times New Roman" w:hint="eastAsia"/>
            <w:sz w:val="24"/>
            <w:szCs w:val="24"/>
          </w:rPr>
          <w:instrText xml:space="preserve">　</w:instrText>
        </w:r>
        <w:r w:rsidR="00914974" w:rsidDel="00176D12">
          <w:rPr>
            <w:rFonts w:ascii="Times New Roman" w:hAnsi="Times New Roman"/>
            <w:sz w:val="24"/>
            <w:szCs w:val="24"/>
          </w:rPr>
          <w:instrText>9</w:instrText>
        </w:r>
        <w:r w:rsidR="00914974" w:rsidDel="00176D12">
          <w:rPr>
            <w:rFonts w:ascii="Times New Roman" w:hAnsi="Times New Roman" w:hint="eastAsia"/>
            <w:sz w:val="24"/>
            <w:szCs w:val="24"/>
          </w:rPr>
          <w:instrText>名の被験者の視力を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つの条件下でランドルト環を用いて測定した。</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つの条件とは（</w:instrText>
        </w:r>
        <w:r w:rsidR="00914974" w:rsidDel="00176D12">
          <w:rPr>
            <w:rFonts w:ascii="Times New Roman" w:hAnsi="Times New Roman"/>
            <w:sz w:val="24"/>
            <w:szCs w:val="24"/>
          </w:rPr>
          <w:instrText>1</w:instrText>
        </w:r>
        <w:r w:rsidR="00914974" w:rsidDel="00176D12">
          <w:rPr>
            <w:rFonts w:ascii="Times New Roman" w:hAnsi="Times New Roman" w:hint="eastAsia"/>
            <w:sz w:val="24"/>
            <w:szCs w:val="24"/>
          </w:rPr>
          <w:instrText>）熱的中立のコントロール、（</w:instrText>
        </w:r>
        <w:r w:rsidR="00914974" w:rsidDel="00176D12">
          <w:rPr>
            <w:rFonts w:ascii="Times New Roman" w:hAnsi="Times New Roman"/>
            <w:sz w:val="24"/>
            <w:szCs w:val="24"/>
          </w:rPr>
          <w:instrText>2</w:instrText>
        </w:r>
        <w:r w:rsidR="00914974" w:rsidDel="00176D12">
          <w:rPr>
            <w:rFonts w:ascii="Times New Roman" w:hAnsi="Times New Roman" w:hint="eastAsia"/>
            <w:sz w:val="24"/>
            <w:szCs w:val="24"/>
          </w:rPr>
          <w:instrText>）温暖湿潤、（</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）高温乾燥の環境で、各条件とも被験者を</w:instrText>
        </w:r>
        <w:r w:rsidR="00914974" w:rsidDel="00176D12">
          <w:rPr>
            <w:rFonts w:ascii="Times New Roman" w:hAnsi="Times New Roman"/>
            <w:sz w:val="24"/>
            <w:szCs w:val="24"/>
          </w:rPr>
          <w:instrText>3</w:instrText>
        </w:r>
        <w:r w:rsidR="00914974" w:rsidDel="00176D12">
          <w:rPr>
            <w:rFonts w:ascii="Times New Roman" w:hAnsi="Times New Roman" w:hint="eastAsia"/>
            <w:sz w:val="24"/>
            <w:szCs w:val="24"/>
          </w:rPr>
          <w:instrText>時間放置した。背景照度は</w:instrText>
        </w:r>
        <w:r w:rsidR="00914974" w:rsidDel="00176D12">
          <w:rPr>
            <w:rFonts w:ascii="Times New Roman" w:hAnsi="Times New Roman"/>
            <w:sz w:val="24"/>
            <w:szCs w:val="24"/>
          </w:rPr>
          <w:instrText>450</w:instrText>
        </w:r>
        <w:r w:rsidR="00914974" w:rsidDel="00176D12">
          <w:rPr>
            <w:rFonts w:ascii="Times New Roman" w:hAnsi="Times New Roman" w:hint="eastAsia"/>
            <w:sz w:val="24"/>
            <w:szCs w:val="24"/>
          </w:rPr>
          <w:instrText>と</w:instrText>
        </w:r>
        <w:r w:rsidR="00914974" w:rsidDel="00176D12">
          <w:rPr>
            <w:rFonts w:ascii="Times New Roman" w:hAnsi="Times New Roman"/>
            <w:sz w:val="24"/>
            <w:szCs w:val="24"/>
          </w:rPr>
          <w:instrText>5cd/m2</w:instrText>
        </w:r>
        <w:r w:rsidR="00914974" w:rsidDel="00176D12">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14974" w:rsidDel="00176D12">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24&lt;/sup&gt;","plainTextFormattedCitation":"24","previouslyFormattedCitation":"&lt;sup&gt;24&lt;/sup&gt;"},"properties":{"noteIndex":0},"schema":"https://github.com/citation-style-language/schema/raw/master/csl-citation.json"}</w:instrText>
        </w:r>
        <w:r w:rsidR="00EF3762" w:rsidDel="00176D12">
          <w:rPr>
            <w:rFonts w:ascii="Times New Roman" w:hAnsi="Times New Roman"/>
            <w:sz w:val="24"/>
            <w:szCs w:val="24"/>
          </w:rPr>
          <w:fldChar w:fldCharType="separate"/>
        </w:r>
        <w:r w:rsidR="005D7922" w:rsidRPr="005D7922" w:rsidDel="00176D12">
          <w:rPr>
            <w:rFonts w:ascii="Times New Roman" w:hAnsi="Times New Roman"/>
            <w:noProof/>
            <w:sz w:val="24"/>
            <w:szCs w:val="24"/>
            <w:vertAlign w:val="superscript"/>
          </w:rPr>
          <w:t>24</w:t>
        </w:r>
        <w:r w:rsidR="00EF3762" w:rsidDel="00176D12">
          <w:rPr>
            <w:rFonts w:ascii="Times New Roman" w:hAnsi="Times New Roman"/>
            <w:sz w:val="24"/>
            <w:szCs w:val="24"/>
          </w:rPr>
          <w:fldChar w:fldCharType="end"/>
        </w:r>
      </w:moveFrom>
    </w:p>
    <w:moveFromRangeEnd w:id="231"/>
    <w:p w14:paraId="060588E4" w14:textId="7220E24E" w:rsidR="00176D12" w:rsidRDefault="00CC1FF3" w:rsidP="00176D12">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25&lt;/sup&gt;","plainTextFormattedCitation":"25","previouslyFormattedCitation":"&lt;sup&gt;24&lt;/sup&gt;"},"properties":{"noteIndex":0},"schema":"https://github.com/citation-style-language/schema/raw/master/csl-citation.json"}</w:instrText>
      </w:r>
      <w:r w:rsidR="000765BB">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25</w:t>
      </w:r>
      <w:r w:rsidR="000765BB">
        <w:rPr>
          <w:rFonts w:ascii="Times New Roman" w:hAnsi="Times New Roman"/>
          <w:sz w:val="24"/>
          <w:szCs w:val="24"/>
        </w:rPr>
        <w:fldChar w:fldCharType="end"/>
      </w:r>
      <w:ins w:id="233" w:author="Ezzati, Majid" w:date="2018-10-22T19:42:00Z">
        <w:r w:rsidR="00176D12" w:rsidRPr="00176D12">
          <w:rPr>
            <w:rFonts w:ascii="Times New Roman" w:hAnsi="Times New Roman"/>
            <w:sz w:val="24"/>
            <w:szCs w:val="24"/>
          </w:rPr>
          <w:t xml:space="preserve"> </w:t>
        </w:r>
      </w:ins>
      <w:moveToRangeStart w:id="234" w:author="Ezzati, Majid" w:date="2018-10-22T19:42:00Z" w:name="move528000693"/>
      <w:moveTo w:id="235" w:author="Ezzati, Majid" w:date="2018-10-22T19:42:00Z">
        <w:r w:rsidR="00176D12">
          <w:rPr>
            <w:rFonts w:ascii="Times New Roman" w:hAnsi="Times New Roman"/>
            <w:sz w:val="24"/>
            <w:szCs w:val="24"/>
          </w:rPr>
          <w:t>Visual acuity lowered by increases in temperature.</w:t>
        </w:r>
        <w:r w:rsidR="00176D12">
          <w:rPr>
            <w:rFonts w:ascii="Times New Roman" w:hAnsi="Times New Roman"/>
            <w:sz w:val="24"/>
            <w:szCs w:val="24"/>
          </w:rPr>
          <w:fldChar w:fldCharType="begin" w:fldLock="1"/>
        </w:r>
      </w:moveTo>
      <w:r w:rsidR="00997E51">
        <w:rPr>
          <w:rFonts w:ascii="Times New Roman" w:hAnsi="Times New Roman"/>
          <w:sz w:val="24"/>
          <w:szCs w:val="24"/>
        </w:rPr>
        <w:instrText>ADDIN CSL_CITATION {"citationItems":[{"id":"ITEM-1","itemData":{"DOI":"10.1080/00140138408963605","ISSN":"13665847","abstract":"\"</w:instrText>
      </w:r>
      <w:r w:rsidR="00997E51">
        <w:rPr>
          <w:rFonts w:ascii="Times New Roman" w:hAnsi="Times New Roman" w:hint="eastAsia"/>
          <w:sz w:val="24"/>
          <w:szCs w:val="24"/>
        </w:rPr>
        <w:instrText>視力に及ぼす熱の影響</w:instrText>
      </w:r>
      <w:r w:rsidR="00997E51">
        <w:rPr>
          <w:rFonts w:ascii="Times New Roman" w:hAnsi="Times New Roman"/>
          <w:sz w:val="24"/>
          <w:szCs w:val="24"/>
        </w:rPr>
        <w:instrText xml:space="preserve">  </w:instrText>
      </w:r>
      <w:r w:rsidR="00997E51">
        <w:rPr>
          <w:rFonts w:ascii="Times New Roman" w:hAnsi="Times New Roman" w:hint="eastAsia"/>
          <w:sz w:val="24"/>
          <w:szCs w:val="24"/>
        </w:rPr>
        <w:instrText xml:space="preserve">　</w:instrText>
      </w:r>
      <w:r w:rsidR="00997E51">
        <w:rPr>
          <w:rFonts w:ascii="Times New Roman" w:hAnsi="Times New Roman"/>
          <w:sz w:val="24"/>
          <w:szCs w:val="24"/>
        </w:rPr>
        <w:instrText>9</w:instrText>
      </w:r>
      <w:r w:rsidR="00997E51">
        <w:rPr>
          <w:rFonts w:ascii="Times New Roman" w:hAnsi="Times New Roman" w:hint="eastAsia"/>
          <w:sz w:val="24"/>
          <w:szCs w:val="24"/>
        </w:rPr>
        <w:instrText>名の被験者の視力を</w:instrText>
      </w:r>
      <w:r w:rsidR="00997E51">
        <w:rPr>
          <w:rFonts w:ascii="Times New Roman" w:hAnsi="Times New Roman"/>
          <w:sz w:val="24"/>
          <w:szCs w:val="24"/>
        </w:rPr>
        <w:instrText>3</w:instrText>
      </w:r>
      <w:r w:rsidR="00997E51">
        <w:rPr>
          <w:rFonts w:ascii="Times New Roman" w:hAnsi="Times New Roman" w:hint="eastAsia"/>
          <w:sz w:val="24"/>
          <w:szCs w:val="24"/>
        </w:rPr>
        <w:instrText>つの条件下でランドルト環を用いて測定した。</w:instrText>
      </w:r>
      <w:r w:rsidR="00997E51">
        <w:rPr>
          <w:rFonts w:ascii="Times New Roman" w:hAnsi="Times New Roman"/>
          <w:sz w:val="24"/>
          <w:szCs w:val="24"/>
        </w:rPr>
        <w:instrText>3</w:instrText>
      </w:r>
      <w:r w:rsidR="00997E51">
        <w:rPr>
          <w:rFonts w:ascii="Times New Roman" w:hAnsi="Times New Roman" w:hint="eastAsia"/>
          <w:sz w:val="24"/>
          <w:szCs w:val="24"/>
        </w:rPr>
        <w:instrText>つの条件とは（</w:instrText>
      </w:r>
      <w:r w:rsidR="00997E51">
        <w:rPr>
          <w:rFonts w:ascii="Times New Roman" w:hAnsi="Times New Roman"/>
          <w:sz w:val="24"/>
          <w:szCs w:val="24"/>
        </w:rPr>
        <w:instrText>1</w:instrText>
      </w:r>
      <w:r w:rsidR="00997E51">
        <w:rPr>
          <w:rFonts w:ascii="Times New Roman" w:hAnsi="Times New Roman" w:hint="eastAsia"/>
          <w:sz w:val="24"/>
          <w:szCs w:val="24"/>
        </w:rPr>
        <w:instrText>）熱的中立のコントロール、（</w:instrText>
      </w:r>
      <w:r w:rsidR="00997E51">
        <w:rPr>
          <w:rFonts w:ascii="Times New Roman" w:hAnsi="Times New Roman"/>
          <w:sz w:val="24"/>
          <w:szCs w:val="24"/>
        </w:rPr>
        <w:instrText>2</w:instrText>
      </w:r>
      <w:r w:rsidR="00997E51">
        <w:rPr>
          <w:rFonts w:ascii="Times New Roman" w:hAnsi="Times New Roman" w:hint="eastAsia"/>
          <w:sz w:val="24"/>
          <w:szCs w:val="24"/>
        </w:rPr>
        <w:instrText>）温暖湿潤、（</w:instrText>
      </w:r>
      <w:r w:rsidR="00997E51">
        <w:rPr>
          <w:rFonts w:ascii="Times New Roman" w:hAnsi="Times New Roman"/>
          <w:sz w:val="24"/>
          <w:szCs w:val="24"/>
        </w:rPr>
        <w:instrText>3</w:instrText>
      </w:r>
      <w:r w:rsidR="00997E51">
        <w:rPr>
          <w:rFonts w:ascii="Times New Roman" w:hAnsi="Times New Roman" w:hint="eastAsia"/>
          <w:sz w:val="24"/>
          <w:szCs w:val="24"/>
        </w:rPr>
        <w:instrText>）高温乾燥の環境で、各条件とも被験者を</w:instrText>
      </w:r>
      <w:r w:rsidR="00997E51">
        <w:rPr>
          <w:rFonts w:ascii="Times New Roman" w:hAnsi="Times New Roman"/>
          <w:sz w:val="24"/>
          <w:szCs w:val="24"/>
        </w:rPr>
        <w:instrText>3</w:instrText>
      </w:r>
      <w:r w:rsidR="00997E51">
        <w:rPr>
          <w:rFonts w:ascii="Times New Roman" w:hAnsi="Times New Roman" w:hint="eastAsia"/>
          <w:sz w:val="24"/>
          <w:szCs w:val="24"/>
        </w:rPr>
        <w:instrText>時間放置した。背景照度は</w:instrText>
      </w:r>
      <w:r w:rsidR="00997E51">
        <w:rPr>
          <w:rFonts w:ascii="Times New Roman" w:hAnsi="Times New Roman"/>
          <w:sz w:val="24"/>
          <w:szCs w:val="24"/>
        </w:rPr>
        <w:instrText>450</w:instrText>
      </w:r>
      <w:r w:rsidR="00997E51">
        <w:rPr>
          <w:rFonts w:ascii="Times New Roman" w:hAnsi="Times New Roman" w:hint="eastAsia"/>
          <w:sz w:val="24"/>
          <w:szCs w:val="24"/>
        </w:rPr>
        <w:instrText>と</w:instrText>
      </w:r>
      <w:r w:rsidR="00997E51">
        <w:rPr>
          <w:rFonts w:ascii="Times New Roman" w:hAnsi="Times New Roman"/>
          <w:sz w:val="24"/>
          <w:szCs w:val="24"/>
        </w:rPr>
        <w:instrText>5cd/m2</w:instrText>
      </w:r>
      <w:r w:rsidR="00997E51">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997E51">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26&lt;/sup&gt;","plainTextFormattedCitation":"26","previouslyFormattedCitation":"&lt;sup&gt;25&lt;/sup&gt;"},"properties":{"noteIndex":0},"schema":"https://github.com/citation-style-language/schema/raw/master/csl-citation.json"}</w:instrText>
      </w:r>
      <w:moveTo w:id="236" w:author="Ezzati, Majid" w:date="2018-10-22T19:42:00Z">
        <w:r w:rsidR="00176D12">
          <w:rPr>
            <w:rFonts w:ascii="Times New Roman" w:hAnsi="Times New Roman"/>
            <w:sz w:val="24"/>
            <w:szCs w:val="24"/>
          </w:rPr>
          <w:fldChar w:fldCharType="separate"/>
        </w:r>
      </w:moveTo>
      <w:r w:rsidR="00997E51" w:rsidRPr="00997E51">
        <w:rPr>
          <w:rFonts w:ascii="Times New Roman" w:hAnsi="Times New Roman"/>
          <w:noProof/>
          <w:sz w:val="24"/>
          <w:szCs w:val="24"/>
          <w:vertAlign w:val="superscript"/>
        </w:rPr>
        <w:t>26</w:t>
      </w:r>
      <w:moveTo w:id="237" w:author="Ezzati, Majid" w:date="2018-10-22T19:42:00Z">
        <w:r w:rsidR="00176D12">
          <w:rPr>
            <w:rFonts w:ascii="Times New Roman" w:hAnsi="Times New Roman"/>
            <w:sz w:val="24"/>
            <w:szCs w:val="24"/>
          </w:rPr>
          <w:fldChar w:fldCharType="end"/>
        </w:r>
      </w:moveTo>
    </w:p>
    <w:moveToRangeEnd w:id="234"/>
    <w:p w14:paraId="03D1BB6D" w14:textId="4E3B0FD9" w:rsidR="00975ED8" w:rsidRDefault="00975ED8" w:rsidP="00D76DF7">
      <w:pPr>
        <w:pStyle w:val="ListParagraph"/>
        <w:numPr>
          <w:ilvl w:val="0"/>
          <w:numId w:val="7"/>
        </w:numPr>
        <w:spacing w:after="0" w:line="480" w:lineRule="auto"/>
        <w:jc w:val="both"/>
        <w:rPr>
          <w:rFonts w:ascii="Times New Roman" w:hAnsi="Times New Roman"/>
          <w:sz w:val="24"/>
          <w:szCs w:val="24"/>
        </w:rPr>
      </w:pP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 xml:space="preserve">Cognitive function affected by temperature </w:t>
      </w:r>
      <w:r w:rsidR="00406F06">
        <w:rPr>
          <w:rFonts w:ascii="Times New Roman" w:hAnsi="Times New Roman"/>
          <w:sz w:val="24"/>
          <w:szCs w:val="24"/>
        </w:rPr>
        <w:t>[[</w:t>
      </w:r>
      <w:proofErr w:type="spellStart"/>
      <w:r w:rsidR="00406F06">
        <w:rPr>
          <w:rFonts w:ascii="Times New Roman" w:hAnsi="Times New Roman"/>
          <w:sz w:val="24"/>
          <w:szCs w:val="24"/>
        </w:rPr>
        <w:t>cogfx</w:t>
      </w:r>
      <w:proofErr w:type="spellEnd"/>
      <w:r w:rsidR="00406F06">
        <w:rPr>
          <w:rFonts w:ascii="Times New Roman" w:hAnsi="Times New Roman"/>
          <w:sz w:val="24"/>
          <w:szCs w:val="24"/>
        </w:rPr>
        <w:t xml:space="preserve">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7152D7B9"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sidR="00B152A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sidR="00B152A1">
        <w:rPr>
          <w:rFonts w:ascii="Times New Roman" w:hAnsi="Times New Roman"/>
          <w:sz w:val="24"/>
          <w:szCs w:val="24"/>
        </w:rPr>
        <w:fldChar w:fldCharType="end"/>
      </w:r>
    </w:p>
    <w:p w14:paraId="40B33F0D" w14:textId="6759E73C"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sidR="00223D8A">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28&lt;/sup&gt;","plainTextFormattedCitation":"28","previouslyFormattedCitation":"&lt;sup&gt;27&lt;/sup&gt;"},"properties":{"noteIndex":0},"schema":"https://github.com/citation-style-language/schema/raw/master/csl-citation.json"}</w:instrText>
      </w:r>
      <w:r w:rsidR="00BE68D2">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28</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4F304ABF"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Pr>
          <w:rFonts w:ascii="Times New Roman" w:hAnsi="Times New Roman"/>
          <w:sz w:val="24"/>
          <w:szCs w:val="24"/>
        </w:rPr>
        <w:fldChar w:fldCharType="end"/>
      </w:r>
    </w:p>
    <w:p w14:paraId="71818B0F" w14:textId="4757F1B3"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29&lt;/sup&gt;","plainTextFormattedCitation":"29","previouslyFormattedCitation":"&lt;sup&gt;28&lt;/sup&gt;"},"properties":{"noteIndex":0},"schema":"https://github.com/citation-style-language/schema/raw/master/csl-citation.json"}</w:instrText>
      </w:r>
      <w:r w:rsidR="00D21DED">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29</w:t>
      </w:r>
      <w:r w:rsidR="00D21DED">
        <w:rPr>
          <w:rFonts w:ascii="Times New Roman" w:hAnsi="Times New Roman"/>
          <w:sz w:val="24"/>
          <w:szCs w:val="24"/>
        </w:rPr>
        <w:fldChar w:fldCharType="end"/>
      </w:r>
    </w:p>
    <w:p w14:paraId="1C1D54B7" w14:textId="300F236E"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27&lt;/sup&gt;","plainTextFormattedCitation":"27","previouslyFormattedCitation":"&lt;sup&gt;26&lt;/sup&gt;"},"properties":{"noteIndex":0},"schema":"https://github.com/citation-style-language/schema/raw/master/csl-citation.json"}</w:instrText>
      </w:r>
      <w:r>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27</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1311C18E"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29&lt;/sup&gt;","plainTextFormattedCitation":"29","previouslyFormattedCitation":"&lt;sup&gt;28&lt;/sup&gt;"},"properties":{"noteIndex":0},"schema":"https://github.com/citation-style-language/schema/raw/master/csl-citation.json"}</w:instrText>
      </w:r>
      <w:r w:rsidR="000663B0">
        <w:rPr>
          <w:rFonts w:ascii="Times New Roman" w:hAnsi="Times New Roman"/>
          <w:sz w:val="24"/>
          <w:szCs w:val="24"/>
        </w:rPr>
        <w:fldChar w:fldCharType="separate"/>
      </w:r>
      <w:r w:rsidR="00997E51" w:rsidRPr="00997E51">
        <w:rPr>
          <w:rFonts w:ascii="Times New Roman" w:hAnsi="Times New Roman"/>
          <w:noProof/>
          <w:sz w:val="24"/>
          <w:szCs w:val="24"/>
          <w:vertAlign w:val="superscript"/>
        </w:rPr>
        <w:t>29</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4"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5"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48D5FCFC"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69676FEE" w14:textId="17C6C74F"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0B5788A7" w14:textId="22A85D3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398FCB1D" w14:textId="7FFBDFA5"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9D3641">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9D3641">
        <w:rPr>
          <w:rFonts w:ascii="Times New Roman" w:hAnsi="Times New Roman"/>
          <w:sz w:val="24"/>
          <w:szCs w:val="24"/>
        </w:rPr>
        <w:fldChar w:fldCharType="end"/>
      </w:r>
    </w:p>
    <w:p w14:paraId="47C30B21" w14:textId="5D150003"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30&lt;/sup&gt;","plainTextFormattedCitation":"30","previouslyFormattedCitation":"&lt;sup&gt;29&lt;/sup&gt;"},"properties":{"noteIndex":0},"schema":"https://github.com/citation-style-language/schema/raw/master/csl-citation.json"}</w:instrText>
      </w:r>
      <w:r w:rsidR="0016666B">
        <w:rPr>
          <w:rFonts w:ascii="Times New Roman" w:hAnsi="Times New Roman"/>
          <w:sz w:val="24"/>
          <w:szCs w:val="24"/>
        </w:rPr>
        <w:fldChar w:fldCharType="separate"/>
      </w:r>
      <w:r w:rsidR="00997E51" w:rsidRPr="00997E51">
        <w:rPr>
          <w:rFonts w:ascii="Times New Roman" w:hAnsi="Times New Roman"/>
          <w:noProof/>
          <w:sz w:val="24"/>
          <w:szCs w:val="24"/>
          <w:vertAlign w:val="superscript"/>
        </w:rPr>
        <w:t>30</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2D104ACA"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997E51">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997E51">
        <w:rPr>
          <w:rFonts w:ascii="MS Mincho" w:eastAsia="MS Mincho" w:hAnsi="MS Mincho" w:cs="MS Mincho"/>
          <w:sz w:val="24"/>
          <w:szCs w:val="24"/>
        </w:rPr>
        <w:instrText>∼</w:instrText>
      </w:r>
      <w:r w:rsidR="00997E51">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12,31&lt;/sup&gt;","plainTextFormattedCitation":"9–12,31","previouslyFormattedCitation":"&lt;sup&gt;9–12,30&lt;/sup&gt;"},"properties":{"noteIndex":0},"schema":"https://github.com/citation-style-language/schema/raw/master/csl-citation.json"}</w:instrText>
      </w:r>
      <w:r w:rsidR="00FA5998">
        <w:rPr>
          <w:rFonts w:ascii="Times New Roman" w:hAnsi="Times New Roman"/>
          <w:sz w:val="24"/>
          <w:szCs w:val="24"/>
        </w:rPr>
        <w:fldChar w:fldCharType="separate"/>
      </w:r>
      <w:r w:rsidR="00997E51" w:rsidRPr="00997E51">
        <w:rPr>
          <w:rFonts w:ascii="Times New Roman" w:hAnsi="Times New Roman"/>
          <w:noProof/>
          <w:sz w:val="24"/>
          <w:szCs w:val="24"/>
          <w:vertAlign w:val="superscript"/>
        </w:rPr>
        <w:t>9–12,31</w:t>
      </w:r>
      <w:r w:rsidR="00FA5998">
        <w:rPr>
          <w:rFonts w:ascii="Times New Roman" w:hAnsi="Times New Roman"/>
          <w:sz w:val="24"/>
          <w:szCs w:val="24"/>
        </w:rPr>
        <w:fldChar w:fldCharType="end"/>
      </w:r>
    </w:p>
    <w:p w14:paraId="75270194" w14:textId="6B558B14"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commentRangeStart w:id="238"/>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1D6E21">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7,8&lt;/sup&gt;","plainTextFormattedCitation":"7,8","previouslyFormattedCitation":"&lt;sup&gt;7,8&lt;/sup&gt;"},"properties":{"noteIndex":0},"schema":"https://github.com/citation-style-language/schema/raw/master/csl-citation.json"}</w:instrText>
      </w:r>
      <w:r w:rsidR="00584EF8">
        <w:rPr>
          <w:rFonts w:ascii="Times New Roman" w:hAnsi="Times New Roman"/>
          <w:sz w:val="24"/>
          <w:szCs w:val="24"/>
        </w:rPr>
        <w:fldChar w:fldCharType="separate"/>
      </w:r>
      <w:r w:rsidR="001D6E21" w:rsidRPr="001D6E21">
        <w:rPr>
          <w:rFonts w:ascii="Times New Roman" w:hAnsi="Times New Roman"/>
          <w:noProof/>
          <w:sz w:val="24"/>
          <w:szCs w:val="24"/>
          <w:vertAlign w:val="superscript"/>
        </w:rPr>
        <w:t>7,8</w:t>
      </w:r>
      <w:r w:rsidR="00584EF8">
        <w:rPr>
          <w:rFonts w:ascii="Times New Roman" w:hAnsi="Times New Roman"/>
          <w:sz w:val="24"/>
          <w:szCs w:val="24"/>
        </w:rPr>
        <w:fldChar w:fldCharType="end"/>
      </w:r>
      <w:commentRangeEnd w:id="238"/>
      <w:r w:rsidR="00176D12">
        <w:rPr>
          <w:rStyle w:val="CommentReference"/>
          <w:rFonts w:asciiTheme="minorHAnsi" w:eastAsiaTheme="minorHAnsi" w:hAnsiTheme="minorHAnsi" w:cstheme="minorBidi"/>
        </w:rPr>
        <w:commentReference w:id="238"/>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commentRangeStart w:id="239"/>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653C3165"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3F55E2">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13&lt;/sup&gt;","plainTextFormattedCitation":"13","previouslyFormattedCitation":"&lt;sup&gt;13&lt;/sup&gt;"},"properties":{"noteIndex":0},"schema":"https://github.com/citation-style-language/schema/raw/master/csl-citation.json"}</w:instrText>
      </w:r>
      <w:r>
        <w:rPr>
          <w:rFonts w:ascii="Times New Roman" w:hAnsi="Times New Roman"/>
          <w:sz w:val="24"/>
          <w:szCs w:val="24"/>
        </w:rPr>
        <w:fldChar w:fldCharType="separate"/>
      </w:r>
      <w:r w:rsidR="003F55E2" w:rsidRPr="003F55E2">
        <w:rPr>
          <w:rFonts w:ascii="Times New Roman" w:hAnsi="Times New Roman"/>
          <w:noProof/>
          <w:sz w:val="24"/>
          <w:szCs w:val="24"/>
          <w:vertAlign w:val="superscript"/>
        </w:rPr>
        <w:t>13</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commentRangeEnd w:id="239"/>
      <w:r w:rsidR="00176D12">
        <w:rPr>
          <w:rStyle w:val="CommentReference"/>
          <w:rFonts w:asciiTheme="minorHAnsi" w:eastAsiaTheme="minorHAnsi" w:hAnsiTheme="minorHAnsi" w:cstheme="minorBidi"/>
        </w:rPr>
        <w:commentReference w:id="239"/>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417ADCC7" w14:textId="21AC7A3D" w:rsidR="00997E51" w:rsidRPr="00997E51" w:rsidRDefault="00A5558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997E51" w:rsidRPr="00997E51">
        <w:rPr>
          <w:rFonts w:ascii="Times New Roman" w:eastAsia="Times New Roman" w:hAnsi="Times New Roman"/>
          <w:noProof/>
          <w:sz w:val="24"/>
        </w:rPr>
        <w:t>1</w:t>
      </w:r>
      <w:r w:rsidR="00997E51" w:rsidRPr="00997E51">
        <w:rPr>
          <w:rFonts w:ascii="Times New Roman" w:eastAsia="Times New Roman" w:hAnsi="Times New Roman"/>
          <w:noProof/>
          <w:sz w:val="24"/>
        </w:rPr>
        <w:tab/>
        <w:t xml:space="preserve">Ye X, Wolff R, Yu W, Vaneckova P, Pan X, Tong S. Ambient temperature and morbidity: a review of epidemiological evidence. </w:t>
      </w:r>
      <w:r w:rsidR="00997E51" w:rsidRPr="00997E51">
        <w:rPr>
          <w:rFonts w:ascii="Times New Roman" w:eastAsia="Times New Roman" w:hAnsi="Times New Roman"/>
          <w:i/>
          <w:iCs/>
          <w:noProof/>
          <w:sz w:val="24"/>
        </w:rPr>
        <w:t>Environ Health Perspect</w:t>
      </w:r>
      <w:r w:rsidR="00997E51" w:rsidRPr="00997E51">
        <w:rPr>
          <w:rFonts w:ascii="Times New Roman" w:eastAsia="Times New Roman" w:hAnsi="Times New Roman"/>
          <w:noProof/>
          <w:sz w:val="24"/>
        </w:rPr>
        <w:t xml:space="preserve"> 2012; </w:t>
      </w:r>
      <w:r w:rsidR="00997E51" w:rsidRPr="00997E51">
        <w:rPr>
          <w:rFonts w:ascii="Times New Roman" w:eastAsia="Times New Roman" w:hAnsi="Times New Roman"/>
          <w:b/>
          <w:bCs/>
          <w:noProof/>
          <w:sz w:val="24"/>
        </w:rPr>
        <w:t>120</w:t>
      </w:r>
      <w:r w:rsidR="00997E51" w:rsidRPr="00997E51">
        <w:rPr>
          <w:rFonts w:ascii="Times New Roman" w:eastAsia="Times New Roman" w:hAnsi="Times New Roman"/>
          <w:noProof/>
          <w:sz w:val="24"/>
        </w:rPr>
        <w:t>: 19–28.</w:t>
      </w:r>
    </w:p>
    <w:p w14:paraId="217482DB"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w:t>
      </w:r>
      <w:r w:rsidRPr="00997E51">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997E51">
        <w:rPr>
          <w:rFonts w:ascii="Times New Roman" w:eastAsia="Times New Roman" w:hAnsi="Times New Roman"/>
          <w:b/>
          <w:bCs/>
          <w:noProof/>
          <w:sz w:val="24"/>
        </w:rPr>
        <w:t>8</w:t>
      </w:r>
      <w:r w:rsidRPr="00997E51">
        <w:rPr>
          <w:rFonts w:ascii="Times New Roman" w:eastAsia="Times New Roman" w:hAnsi="Times New Roman"/>
          <w:noProof/>
          <w:sz w:val="24"/>
        </w:rPr>
        <w:t>: 40.</w:t>
      </w:r>
    </w:p>
    <w:p w14:paraId="0DCCC6C1"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3</w:t>
      </w:r>
      <w:r w:rsidRPr="00997E51">
        <w:rPr>
          <w:rFonts w:ascii="Times New Roman" w:eastAsia="Times New Roman" w:hAnsi="Times New Roman"/>
          <w:noProof/>
          <w:sz w:val="24"/>
        </w:rPr>
        <w:tab/>
        <w:t xml:space="preserve">Gasparrini A, Guo Y, Hashizume M,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Mortality risk attributable to high and low ambient temperature: A multicountry observational study. </w:t>
      </w:r>
      <w:r w:rsidRPr="00997E51">
        <w:rPr>
          <w:rFonts w:ascii="Times New Roman" w:eastAsia="Times New Roman" w:hAnsi="Times New Roman"/>
          <w:i/>
          <w:iCs/>
          <w:noProof/>
          <w:sz w:val="24"/>
        </w:rPr>
        <w:t>Lancet</w:t>
      </w:r>
      <w:r w:rsidRPr="00997E51">
        <w:rPr>
          <w:rFonts w:ascii="Times New Roman" w:eastAsia="Times New Roman" w:hAnsi="Times New Roman"/>
          <w:noProof/>
          <w:sz w:val="24"/>
        </w:rPr>
        <w:t xml:space="preserve"> 2015; </w:t>
      </w:r>
      <w:r w:rsidRPr="00997E51">
        <w:rPr>
          <w:rFonts w:ascii="Times New Roman" w:eastAsia="Times New Roman" w:hAnsi="Times New Roman"/>
          <w:b/>
          <w:bCs/>
          <w:noProof/>
          <w:sz w:val="24"/>
        </w:rPr>
        <w:t>386</w:t>
      </w:r>
      <w:r w:rsidRPr="00997E51">
        <w:rPr>
          <w:rFonts w:ascii="Times New Roman" w:eastAsia="Times New Roman" w:hAnsi="Times New Roman"/>
          <w:noProof/>
          <w:sz w:val="24"/>
        </w:rPr>
        <w:t>: 369–75.</w:t>
      </w:r>
    </w:p>
    <w:p w14:paraId="03F1A0A0"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4</w:t>
      </w:r>
      <w:r w:rsidRPr="00997E51">
        <w:rPr>
          <w:rFonts w:ascii="Times New Roman" w:eastAsia="Times New Roman" w:hAnsi="Times New Roman"/>
          <w:noProof/>
          <w:sz w:val="24"/>
        </w:rPr>
        <w:tab/>
        <w:t>IPCC. IPCC special report on the impacts of global warming of 1.5 °C - Summary for policy makers. 2018. http://www.ipcc.ch/report/sr15/.</w:t>
      </w:r>
    </w:p>
    <w:p w14:paraId="67ABCAA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5</w:t>
      </w:r>
      <w:r w:rsidRPr="00997E51">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997E51">
        <w:rPr>
          <w:rFonts w:ascii="Times New Roman" w:eastAsia="Times New Roman" w:hAnsi="Times New Roman"/>
          <w:i/>
          <w:iCs/>
          <w:noProof/>
          <w:sz w:val="24"/>
        </w:rPr>
        <w:t>Nat Clim Chang</w:t>
      </w:r>
      <w:r w:rsidRPr="00997E51">
        <w:rPr>
          <w:rFonts w:ascii="Times New Roman" w:eastAsia="Times New Roman" w:hAnsi="Times New Roman"/>
          <w:noProof/>
          <w:sz w:val="24"/>
        </w:rPr>
        <w:t xml:space="preserve"> 2014; </w:t>
      </w:r>
      <w:r w:rsidRPr="00997E51">
        <w:rPr>
          <w:rFonts w:ascii="Times New Roman" w:eastAsia="Times New Roman" w:hAnsi="Times New Roman"/>
          <w:b/>
          <w:bCs/>
          <w:noProof/>
          <w:sz w:val="24"/>
        </w:rPr>
        <w:t>4</w:t>
      </w:r>
      <w:r w:rsidRPr="00997E51">
        <w:rPr>
          <w:rFonts w:ascii="Times New Roman" w:eastAsia="Times New Roman" w:hAnsi="Times New Roman"/>
          <w:noProof/>
          <w:sz w:val="24"/>
        </w:rPr>
        <w:t>: 269–73.</w:t>
      </w:r>
    </w:p>
    <w:p w14:paraId="448B43A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6</w:t>
      </w:r>
      <w:r w:rsidRPr="00997E51">
        <w:rPr>
          <w:rFonts w:ascii="Times New Roman" w:eastAsia="Times New Roman" w:hAnsi="Times New Roman"/>
          <w:noProof/>
          <w:sz w:val="24"/>
        </w:rPr>
        <w:tab/>
        <w:t xml:space="preserve">Song X, Wang S, Hu Y,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Impact of ambient temperature on morbidity and mortality: An overview of reviews. </w:t>
      </w:r>
      <w:r w:rsidRPr="00997E51">
        <w:rPr>
          <w:rFonts w:ascii="Times New Roman" w:eastAsia="Times New Roman" w:hAnsi="Times New Roman"/>
          <w:i/>
          <w:iCs/>
          <w:noProof/>
          <w:sz w:val="24"/>
        </w:rPr>
        <w:t>Sci Total Environ</w:t>
      </w:r>
      <w:r w:rsidRPr="00997E51">
        <w:rPr>
          <w:rFonts w:ascii="Times New Roman" w:eastAsia="Times New Roman" w:hAnsi="Times New Roman"/>
          <w:noProof/>
          <w:sz w:val="24"/>
        </w:rPr>
        <w:t xml:space="preserve"> 2017; </w:t>
      </w:r>
      <w:r w:rsidRPr="00997E51">
        <w:rPr>
          <w:rFonts w:ascii="Times New Roman" w:eastAsia="Times New Roman" w:hAnsi="Times New Roman"/>
          <w:b/>
          <w:bCs/>
          <w:noProof/>
          <w:sz w:val="24"/>
        </w:rPr>
        <w:t>586</w:t>
      </w:r>
      <w:r w:rsidRPr="00997E51">
        <w:rPr>
          <w:rFonts w:ascii="Times New Roman" w:eastAsia="Times New Roman" w:hAnsi="Times New Roman"/>
          <w:noProof/>
          <w:sz w:val="24"/>
        </w:rPr>
        <w:t>: 241–54.</w:t>
      </w:r>
    </w:p>
    <w:p w14:paraId="2DAF8B0E"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7</w:t>
      </w:r>
      <w:r w:rsidRPr="00997E51">
        <w:rPr>
          <w:rFonts w:ascii="Times New Roman" w:eastAsia="Times New Roman" w:hAnsi="Times New Roman"/>
          <w:noProof/>
          <w:sz w:val="24"/>
        </w:rPr>
        <w:tab/>
        <w:t xml:space="preserve">Ranson M. Crime, weather, and climate change. </w:t>
      </w:r>
      <w:r w:rsidRPr="00997E51">
        <w:rPr>
          <w:rFonts w:ascii="Times New Roman" w:eastAsia="Times New Roman" w:hAnsi="Times New Roman"/>
          <w:i/>
          <w:iCs/>
          <w:noProof/>
          <w:sz w:val="24"/>
        </w:rPr>
        <w:t>J Environ Econ Manage</w:t>
      </w:r>
      <w:r w:rsidRPr="00997E51">
        <w:rPr>
          <w:rFonts w:ascii="Times New Roman" w:eastAsia="Times New Roman" w:hAnsi="Times New Roman"/>
          <w:noProof/>
          <w:sz w:val="24"/>
        </w:rPr>
        <w:t xml:space="preserve"> 2014. DOI:10.1016/j.jeem.2013.11.008.</w:t>
      </w:r>
    </w:p>
    <w:p w14:paraId="427657B3"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8</w:t>
      </w:r>
      <w:r w:rsidRPr="00997E51">
        <w:rPr>
          <w:rFonts w:ascii="Times New Roman" w:eastAsia="Times New Roman" w:hAnsi="Times New Roman"/>
          <w:noProof/>
          <w:sz w:val="24"/>
        </w:rPr>
        <w:tab/>
        <w:t xml:space="preserve">Mares D. Climate change and levels of violence in socially disadvantaged neighborhood groups. </w:t>
      </w:r>
      <w:r w:rsidRPr="00997E51">
        <w:rPr>
          <w:rFonts w:ascii="Times New Roman" w:eastAsia="Times New Roman" w:hAnsi="Times New Roman"/>
          <w:i/>
          <w:iCs/>
          <w:noProof/>
          <w:sz w:val="24"/>
        </w:rPr>
        <w:t>J Urban Heal</w:t>
      </w:r>
      <w:r w:rsidRPr="00997E51">
        <w:rPr>
          <w:rFonts w:ascii="Times New Roman" w:eastAsia="Times New Roman" w:hAnsi="Times New Roman"/>
          <w:noProof/>
          <w:sz w:val="24"/>
        </w:rPr>
        <w:t xml:space="preserve"> 2013. DOI:10.1007/s11524-013-9791-1.</w:t>
      </w:r>
    </w:p>
    <w:p w14:paraId="510F5008"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9</w:t>
      </w:r>
      <w:r w:rsidRPr="00997E51">
        <w:rPr>
          <w:rFonts w:ascii="Times New Roman" w:eastAsia="Times New Roman" w:hAnsi="Times New Roman"/>
          <w:noProof/>
          <w:sz w:val="24"/>
        </w:rPr>
        <w:tab/>
        <w:t xml:space="preserve">Burke MB, Miguel E, Satyanath S, Dykema JA, Lobell DB. Warming increases the risk of civil war in Africa. </w:t>
      </w:r>
      <w:r w:rsidRPr="00997E51">
        <w:rPr>
          <w:rFonts w:ascii="Times New Roman" w:eastAsia="Times New Roman" w:hAnsi="Times New Roman"/>
          <w:i/>
          <w:iCs/>
          <w:noProof/>
          <w:sz w:val="24"/>
        </w:rPr>
        <w:t>Proc Natl Acad Sci</w:t>
      </w:r>
      <w:r w:rsidRPr="00997E51">
        <w:rPr>
          <w:rFonts w:ascii="Times New Roman" w:eastAsia="Times New Roman" w:hAnsi="Times New Roman"/>
          <w:noProof/>
          <w:sz w:val="24"/>
        </w:rPr>
        <w:t xml:space="preserve"> 2009. DOI:10.1073/pnas.0907998106.</w:t>
      </w:r>
    </w:p>
    <w:p w14:paraId="537E333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10</w:t>
      </w:r>
      <w:r w:rsidRPr="00997E51">
        <w:rPr>
          <w:rFonts w:ascii="Times New Roman" w:eastAsia="Times New Roman" w:hAnsi="Times New Roman"/>
          <w:noProof/>
          <w:sz w:val="24"/>
        </w:rPr>
        <w:tab/>
        <w:t xml:space="preserve">Hsiang SM, Burke M, Miguel E. Quantifying the Influence of Climate on Human Conflict. </w:t>
      </w:r>
      <w:r w:rsidRPr="00997E51">
        <w:rPr>
          <w:rFonts w:ascii="Times New Roman" w:eastAsia="Times New Roman" w:hAnsi="Times New Roman"/>
          <w:i/>
          <w:iCs/>
          <w:noProof/>
          <w:sz w:val="24"/>
        </w:rPr>
        <w:t>Science (80- )</w:t>
      </w:r>
      <w:r w:rsidRPr="00997E51">
        <w:rPr>
          <w:rFonts w:ascii="Times New Roman" w:eastAsia="Times New Roman" w:hAnsi="Times New Roman"/>
          <w:noProof/>
          <w:sz w:val="24"/>
        </w:rPr>
        <w:t xml:space="preserve"> 2013. DOI:10.1126/science.1235367.</w:t>
      </w:r>
    </w:p>
    <w:p w14:paraId="2B7FF643"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11</w:t>
      </w:r>
      <w:r w:rsidRPr="00997E51">
        <w:rPr>
          <w:rFonts w:ascii="Times New Roman" w:eastAsia="Times New Roman" w:hAnsi="Times New Roman"/>
          <w:noProof/>
          <w:sz w:val="24"/>
        </w:rPr>
        <w:tab/>
        <w:t xml:space="preserve">Hsiang SM, Meng KC, Cane MA. Civil conflicts are associated with the global climate. </w:t>
      </w:r>
      <w:r w:rsidRPr="00997E51">
        <w:rPr>
          <w:rFonts w:ascii="Times New Roman" w:eastAsia="Times New Roman" w:hAnsi="Times New Roman"/>
          <w:i/>
          <w:iCs/>
          <w:noProof/>
          <w:sz w:val="24"/>
        </w:rPr>
        <w:t>Nature</w:t>
      </w:r>
      <w:r w:rsidRPr="00997E51">
        <w:rPr>
          <w:rFonts w:ascii="Times New Roman" w:eastAsia="Times New Roman" w:hAnsi="Times New Roman"/>
          <w:noProof/>
          <w:sz w:val="24"/>
        </w:rPr>
        <w:t xml:space="preserve"> 2011. DOI:10.1038/nature10311.</w:t>
      </w:r>
    </w:p>
    <w:p w14:paraId="6717390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12</w:t>
      </w:r>
      <w:r w:rsidRPr="00997E51">
        <w:rPr>
          <w:rFonts w:ascii="Times New Roman" w:eastAsia="Times New Roman" w:hAnsi="Times New Roman"/>
          <w:noProof/>
          <w:sz w:val="24"/>
        </w:rPr>
        <w:tab/>
        <w:t xml:space="preserve">O’Loughlin J, Witmer FDW, Linke AM, Laing A, Gettelman A, Dudhia J. Climate variability and conflict risk in East Africa, 1990-2009. </w:t>
      </w:r>
      <w:r w:rsidRPr="00997E51">
        <w:rPr>
          <w:rFonts w:ascii="Times New Roman" w:eastAsia="Times New Roman" w:hAnsi="Times New Roman"/>
          <w:i/>
          <w:iCs/>
          <w:noProof/>
          <w:sz w:val="24"/>
        </w:rPr>
        <w:t>Proc Natl Acad Sci</w:t>
      </w:r>
      <w:r w:rsidRPr="00997E51">
        <w:rPr>
          <w:rFonts w:ascii="Times New Roman" w:eastAsia="Times New Roman" w:hAnsi="Times New Roman"/>
          <w:noProof/>
          <w:sz w:val="24"/>
        </w:rPr>
        <w:t xml:space="preserve"> 2012. DOI:10.1073/pnas.1205130109.</w:t>
      </w:r>
    </w:p>
    <w:p w14:paraId="00F4002A"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13</w:t>
      </w:r>
      <w:r w:rsidRPr="00997E51">
        <w:rPr>
          <w:rFonts w:ascii="Times New Roman" w:eastAsia="Times New Roman" w:hAnsi="Times New Roman"/>
          <w:noProof/>
          <w:sz w:val="24"/>
        </w:rPr>
        <w:tab/>
        <w:t xml:space="preserve">Page LA, Hajat S, Kovats RS. Relationship between daily suicide counts and temperature in England and Wales. </w:t>
      </w:r>
      <w:r w:rsidRPr="00997E51">
        <w:rPr>
          <w:rFonts w:ascii="Times New Roman" w:eastAsia="Times New Roman" w:hAnsi="Times New Roman"/>
          <w:i/>
          <w:iCs/>
          <w:noProof/>
          <w:sz w:val="24"/>
        </w:rPr>
        <w:t>Br J Psychiatry</w:t>
      </w:r>
      <w:r w:rsidRPr="00997E51">
        <w:rPr>
          <w:rFonts w:ascii="Times New Roman" w:eastAsia="Times New Roman" w:hAnsi="Times New Roman"/>
          <w:noProof/>
          <w:sz w:val="24"/>
        </w:rPr>
        <w:t xml:space="preserve"> 2007. DOI:10.1192/bjp.bp.106.031948.</w:t>
      </w:r>
    </w:p>
    <w:p w14:paraId="2BB70255"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14</w:t>
      </w:r>
      <w:r w:rsidRPr="00997E51">
        <w:rPr>
          <w:rFonts w:ascii="Times New Roman" w:eastAsia="Times New Roman" w:hAnsi="Times New Roman"/>
          <w:noProof/>
          <w:sz w:val="24"/>
        </w:rPr>
        <w:tab/>
        <w:t xml:space="preserve">Burke M, González F, Baylis P,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Higher temperatures increase suicide rates in the United States and Mexico. </w:t>
      </w:r>
      <w:r w:rsidRPr="00997E51">
        <w:rPr>
          <w:rFonts w:ascii="Times New Roman" w:eastAsia="Times New Roman" w:hAnsi="Times New Roman"/>
          <w:i/>
          <w:iCs/>
          <w:noProof/>
          <w:sz w:val="24"/>
        </w:rPr>
        <w:t>Nat Clim Chang</w:t>
      </w:r>
      <w:r w:rsidRPr="00997E51">
        <w:rPr>
          <w:rFonts w:ascii="Times New Roman" w:eastAsia="Times New Roman" w:hAnsi="Times New Roman"/>
          <w:noProof/>
          <w:sz w:val="24"/>
        </w:rPr>
        <w:t xml:space="preserve"> 2018. DOI:10.1038/s41558-018-0222-x.</w:t>
      </w:r>
    </w:p>
    <w:p w14:paraId="26E13DC4"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15</w:t>
      </w:r>
      <w:r w:rsidRPr="00997E51">
        <w:rPr>
          <w:rFonts w:ascii="Times New Roman" w:eastAsia="Times New Roman" w:hAnsi="Times New Roman"/>
          <w:noProof/>
          <w:sz w:val="24"/>
        </w:rPr>
        <w:tab/>
        <w:t xml:space="preserve">Orru H, Åström DO. Increases in external cause mortality due to high and low temperatures: evidence from northeastern Europe. </w:t>
      </w:r>
      <w:r w:rsidRPr="00997E51">
        <w:rPr>
          <w:rFonts w:ascii="Times New Roman" w:eastAsia="Times New Roman" w:hAnsi="Times New Roman"/>
          <w:i/>
          <w:iCs/>
          <w:noProof/>
          <w:sz w:val="24"/>
        </w:rPr>
        <w:t>Int J Biometeorol</w:t>
      </w:r>
      <w:r w:rsidRPr="00997E51">
        <w:rPr>
          <w:rFonts w:ascii="Times New Roman" w:eastAsia="Times New Roman" w:hAnsi="Times New Roman"/>
          <w:noProof/>
          <w:sz w:val="24"/>
        </w:rPr>
        <w:t xml:space="preserve"> 2017. DOI:10.1007/s00484-016-1270-4.</w:t>
      </w:r>
    </w:p>
    <w:p w14:paraId="2A0B40B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16</w:t>
      </w:r>
      <w:r w:rsidRPr="00997E51">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997E51">
        <w:rPr>
          <w:rFonts w:ascii="Times New Roman" w:eastAsia="Times New Roman" w:hAnsi="Times New Roman"/>
          <w:i/>
          <w:iCs/>
          <w:noProof/>
          <w:sz w:val="24"/>
        </w:rPr>
        <w:t>BMJ Open</w:t>
      </w:r>
      <w:r w:rsidRPr="00997E51">
        <w:rPr>
          <w:rFonts w:ascii="Times New Roman" w:eastAsia="Times New Roman" w:hAnsi="Times New Roman"/>
          <w:noProof/>
          <w:sz w:val="24"/>
        </w:rPr>
        <w:t xml:space="preserve"> </w:t>
      </w:r>
      <w:r w:rsidRPr="00997E51">
        <w:rPr>
          <w:rFonts w:ascii="Times New Roman" w:eastAsia="Times New Roman" w:hAnsi="Times New Roman"/>
          <w:noProof/>
          <w:sz w:val="24"/>
        </w:rPr>
        <w:lastRenderedPageBreak/>
        <w:t>2016. DOI:10.1136/bmjopen-2015-010399.</w:t>
      </w:r>
    </w:p>
    <w:p w14:paraId="0CBF5B28"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17</w:t>
      </w:r>
      <w:r w:rsidRPr="00997E51">
        <w:rPr>
          <w:rFonts w:ascii="Times New Roman" w:eastAsia="Times New Roman" w:hAnsi="Times New Roman"/>
          <w:noProof/>
          <w:sz w:val="24"/>
        </w:rPr>
        <w:tab/>
        <w:t xml:space="preserve">Hajat S, Kovats RS, Lachowycz K. Heat-related and cold-related deaths in England and Wales: Who is at risk? </w:t>
      </w:r>
      <w:r w:rsidRPr="00997E51">
        <w:rPr>
          <w:rFonts w:ascii="Times New Roman" w:eastAsia="Times New Roman" w:hAnsi="Times New Roman"/>
          <w:i/>
          <w:iCs/>
          <w:noProof/>
          <w:sz w:val="24"/>
        </w:rPr>
        <w:t>Occup Environ Med</w:t>
      </w:r>
      <w:r w:rsidRPr="00997E51">
        <w:rPr>
          <w:rFonts w:ascii="Times New Roman" w:eastAsia="Times New Roman" w:hAnsi="Times New Roman"/>
          <w:noProof/>
          <w:sz w:val="24"/>
        </w:rPr>
        <w:t xml:space="preserve"> 2007. DOI:10.1136/oem.2006.029017.</w:t>
      </w:r>
    </w:p>
    <w:p w14:paraId="2418CA1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18</w:t>
      </w:r>
      <w:r w:rsidRPr="00997E51">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997E51">
        <w:rPr>
          <w:rFonts w:ascii="Times New Roman" w:eastAsia="Times New Roman" w:hAnsi="Times New Roman"/>
          <w:i/>
          <w:iCs/>
          <w:noProof/>
          <w:sz w:val="24"/>
        </w:rPr>
        <w:t>Proc Natl Acad Sci</w:t>
      </w:r>
      <w:r w:rsidRPr="00997E51">
        <w:rPr>
          <w:rFonts w:ascii="Times New Roman" w:eastAsia="Times New Roman" w:hAnsi="Times New Roman"/>
          <w:noProof/>
          <w:sz w:val="24"/>
        </w:rPr>
        <w:t xml:space="preserve"> 2012. DOI:10.1073/pnas.1113070109.</w:t>
      </w:r>
    </w:p>
    <w:p w14:paraId="660E7BA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19</w:t>
      </w:r>
      <w:r w:rsidRPr="00997E51">
        <w:rPr>
          <w:rFonts w:ascii="Times New Roman" w:eastAsia="Times New Roman" w:hAnsi="Times New Roman"/>
          <w:noProof/>
          <w:sz w:val="24"/>
        </w:rPr>
        <w:tab/>
        <w:t xml:space="preserve">Ingram DD, Parker JD, Schenker N,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United States Census 2000 population with bridged race categories. </w:t>
      </w:r>
      <w:r w:rsidRPr="00997E51">
        <w:rPr>
          <w:rFonts w:ascii="Times New Roman" w:eastAsia="Times New Roman" w:hAnsi="Times New Roman"/>
          <w:i/>
          <w:iCs/>
          <w:noProof/>
          <w:sz w:val="24"/>
        </w:rPr>
        <w:t>Vital Health Stat 2</w:t>
      </w:r>
      <w:r w:rsidRPr="00997E51">
        <w:rPr>
          <w:rFonts w:ascii="Times New Roman" w:eastAsia="Times New Roman" w:hAnsi="Times New Roman"/>
          <w:noProof/>
          <w:sz w:val="24"/>
        </w:rPr>
        <w:t xml:space="preserve"> 2003; : 1–55.</w:t>
      </w:r>
    </w:p>
    <w:p w14:paraId="54ABD329"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20</w:t>
      </w:r>
      <w:r w:rsidRPr="00997E51">
        <w:rPr>
          <w:rFonts w:ascii="Times New Roman" w:eastAsia="Times New Roman" w:hAnsi="Times New Roman"/>
          <w:noProof/>
          <w:sz w:val="24"/>
        </w:rPr>
        <w:tab/>
        <w:t xml:space="preserve">Dee DP, Uppala SM, Simmons AJ, </w:t>
      </w:r>
      <w:r w:rsidRPr="00997E51">
        <w:rPr>
          <w:rFonts w:ascii="Times New Roman" w:eastAsia="Times New Roman" w:hAnsi="Times New Roman"/>
          <w:i/>
          <w:iCs/>
          <w:noProof/>
          <w:sz w:val="24"/>
        </w:rPr>
        <w:t>et al.</w:t>
      </w:r>
      <w:r w:rsidRPr="00997E51">
        <w:rPr>
          <w:rFonts w:ascii="Times New Roman" w:eastAsia="Times New Roman" w:hAnsi="Times New Roman"/>
          <w:noProof/>
          <w:sz w:val="24"/>
        </w:rPr>
        <w:t xml:space="preserve"> The ERA-Interim reanalysis: configuration and performance of the data assimilation system. </w:t>
      </w:r>
      <w:r w:rsidRPr="00997E51">
        <w:rPr>
          <w:rFonts w:ascii="Times New Roman" w:eastAsia="Times New Roman" w:hAnsi="Times New Roman"/>
          <w:i/>
          <w:iCs/>
          <w:noProof/>
          <w:sz w:val="24"/>
        </w:rPr>
        <w:t>Q J R Meteorol Soc</w:t>
      </w:r>
      <w:r w:rsidRPr="00997E51">
        <w:rPr>
          <w:rFonts w:ascii="Times New Roman" w:eastAsia="Times New Roman" w:hAnsi="Times New Roman"/>
          <w:noProof/>
          <w:sz w:val="24"/>
        </w:rPr>
        <w:t xml:space="preserve"> 2011; </w:t>
      </w:r>
      <w:r w:rsidRPr="00997E51">
        <w:rPr>
          <w:rFonts w:ascii="Times New Roman" w:eastAsia="Times New Roman" w:hAnsi="Times New Roman"/>
          <w:b/>
          <w:bCs/>
          <w:noProof/>
          <w:sz w:val="24"/>
        </w:rPr>
        <w:t>137</w:t>
      </w:r>
      <w:r w:rsidRPr="00997E51">
        <w:rPr>
          <w:rFonts w:ascii="Times New Roman" w:eastAsia="Times New Roman" w:hAnsi="Times New Roman"/>
          <w:noProof/>
          <w:sz w:val="24"/>
        </w:rPr>
        <w:t>: 553–97.</w:t>
      </w:r>
    </w:p>
    <w:p w14:paraId="5ED0A150"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21</w:t>
      </w:r>
      <w:r w:rsidRPr="00997E51">
        <w:rPr>
          <w:rFonts w:ascii="Times New Roman" w:eastAsia="Times New Roman" w:hAnsi="Times New Roman"/>
          <w:noProof/>
          <w:sz w:val="24"/>
        </w:rPr>
        <w:tab/>
        <w:t>Wallace JM, Hobbs P V. Atmospheric Science: An Introductory Survey: Second Edition. 2006 DOI:10.1016/C2009-0-00034-8.</w:t>
      </w:r>
    </w:p>
    <w:p w14:paraId="04C9569A"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22</w:t>
      </w:r>
      <w:r w:rsidRPr="00997E51">
        <w:rPr>
          <w:rFonts w:ascii="Times New Roman" w:eastAsia="Times New Roman" w:hAnsi="Times New Roman"/>
          <w:noProof/>
          <w:sz w:val="24"/>
        </w:rPr>
        <w:tab/>
        <w:t>Rue H, Held L. Gaussian Markov random fields. Theory and applications. 2005 DOI:10.1007/s00184-007-0162-3.</w:t>
      </w:r>
    </w:p>
    <w:p w14:paraId="3B0C11E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23</w:t>
      </w:r>
      <w:r w:rsidRPr="00997E51">
        <w:rPr>
          <w:rFonts w:ascii="Times New Roman" w:eastAsia="Times New Roman" w:hAnsi="Times New Roman"/>
          <w:noProof/>
          <w:sz w:val="24"/>
        </w:rPr>
        <w:tab/>
        <w:t xml:space="preserve">Besag J. Spatial interaction and the statistical snalysis of lattice systems. </w:t>
      </w:r>
      <w:r w:rsidRPr="00997E51">
        <w:rPr>
          <w:rFonts w:ascii="Times New Roman" w:eastAsia="Times New Roman" w:hAnsi="Times New Roman"/>
          <w:i/>
          <w:iCs/>
          <w:noProof/>
          <w:sz w:val="24"/>
        </w:rPr>
        <w:t>J R Stat Soc Ser B (Statistical Methodol</w:t>
      </w:r>
      <w:r w:rsidRPr="00997E51">
        <w:rPr>
          <w:rFonts w:ascii="Times New Roman" w:eastAsia="Times New Roman" w:hAnsi="Times New Roman"/>
          <w:noProof/>
          <w:sz w:val="24"/>
        </w:rPr>
        <w:t xml:space="preserve"> 1974. DOI:10.2307/2984812.</w:t>
      </w:r>
    </w:p>
    <w:p w14:paraId="5918DC4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24</w:t>
      </w:r>
      <w:r w:rsidRPr="00997E51">
        <w:rPr>
          <w:rFonts w:ascii="Times New Roman" w:eastAsia="Times New Roman" w:hAnsi="Times New Roman"/>
          <w:noProof/>
          <w:sz w:val="24"/>
        </w:rPr>
        <w:tab/>
        <w:t>Blangiardo M, Cameletti M, Baio G, Rue H. Spatial and spatio-temporal models with R-INLA. Spat. Spatiotemporal. Epidemiol. 2013. DOI:10.1016/j.sste.2013.07.003.</w:t>
      </w:r>
    </w:p>
    <w:p w14:paraId="29C89E6A"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25</w:t>
      </w:r>
      <w:r w:rsidRPr="00997E51">
        <w:rPr>
          <w:rFonts w:ascii="Times New Roman" w:eastAsia="Times New Roman" w:hAnsi="Times New Roman"/>
          <w:noProof/>
          <w:sz w:val="24"/>
        </w:rPr>
        <w:tab/>
        <w:t xml:space="preserve">Al-Harbi M, Yassin MF, Shams M Bin. Stochastic modeling of the impact of meteorological conditions on road traffic accidents. </w:t>
      </w:r>
      <w:r w:rsidRPr="00997E51">
        <w:rPr>
          <w:rFonts w:ascii="Times New Roman" w:eastAsia="Times New Roman" w:hAnsi="Times New Roman"/>
          <w:i/>
          <w:iCs/>
          <w:noProof/>
          <w:sz w:val="24"/>
        </w:rPr>
        <w:t>Stoch Environ Res Risk Assess</w:t>
      </w:r>
      <w:r w:rsidRPr="00997E51">
        <w:rPr>
          <w:rFonts w:ascii="Times New Roman" w:eastAsia="Times New Roman" w:hAnsi="Times New Roman"/>
          <w:noProof/>
          <w:sz w:val="24"/>
        </w:rPr>
        <w:t xml:space="preserve"> 2012. DOI:10.1007/s00477-012-0584-y.</w:t>
      </w:r>
    </w:p>
    <w:p w14:paraId="10720893"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26</w:t>
      </w:r>
      <w:r w:rsidRPr="00997E51">
        <w:rPr>
          <w:rFonts w:ascii="Times New Roman" w:eastAsia="Times New Roman" w:hAnsi="Times New Roman"/>
          <w:noProof/>
          <w:sz w:val="24"/>
        </w:rPr>
        <w:tab/>
        <w:t xml:space="preserve">Hohnsbein J, Piekarski C, Kampmann B, Noack T. Effects of heat on visual acuity. </w:t>
      </w:r>
      <w:r w:rsidRPr="00997E51">
        <w:rPr>
          <w:rFonts w:ascii="Times New Roman" w:eastAsia="Times New Roman" w:hAnsi="Times New Roman"/>
          <w:i/>
          <w:iCs/>
          <w:noProof/>
          <w:sz w:val="24"/>
        </w:rPr>
        <w:t>Ergonomics</w:t>
      </w:r>
      <w:r w:rsidRPr="00997E51">
        <w:rPr>
          <w:rFonts w:ascii="Times New Roman" w:eastAsia="Times New Roman" w:hAnsi="Times New Roman"/>
          <w:noProof/>
          <w:sz w:val="24"/>
        </w:rPr>
        <w:t xml:space="preserve"> 1984. DOI:10.1080/00140138408963605.</w:t>
      </w:r>
    </w:p>
    <w:p w14:paraId="01BFAE7F"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27</w:t>
      </w:r>
      <w:r w:rsidRPr="00997E51">
        <w:rPr>
          <w:rFonts w:ascii="Times New Roman" w:eastAsia="Times New Roman" w:hAnsi="Times New Roman"/>
          <w:noProof/>
          <w:sz w:val="24"/>
        </w:rPr>
        <w:tab/>
        <w:t xml:space="preserve">Kramarow E, Chen L-H, Hedegaard H, Warner M. Deaths From Unintentional Injury Among Adults Aged 65 and Over: United States, 2000–2013. </w:t>
      </w:r>
      <w:r w:rsidRPr="00997E51">
        <w:rPr>
          <w:rFonts w:ascii="Times New Roman" w:eastAsia="Times New Roman" w:hAnsi="Times New Roman"/>
          <w:i/>
          <w:iCs/>
          <w:noProof/>
          <w:sz w:val="24"/>
        </w:rPr>
        <w:t>Natl Cent Heal Stat Data Br</w:t>
      </w:r>
      <w:r w:rsidRPr="00997E51">
        <w:rPr>
          <w:rFonts w:ascii="Times New Roman" w:eastAsia="Times New Roman" w:hAnsi="Times New Roman"/>
          <w:noProof/>
          <w:sz w:val="24"/>
        </w:rPr>
        <w:t xml:space="preserve"> 2015.</w:t>
      </w:r>
    </w:p>
    <w:p w14:paraId="3195EF5E"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28</w:t>
      </w:r>
      <w:r w:rsidRPr="00997E51">
        <w:rPr>
          <w:rFonts w:ascii="Times New Roman" w:eastAsia="Times New Roman" w:hAnsi="Times New Roman"/>
          <w:noProof/>
          <w:sz w:val="24"/>
        </w:rPr>
        <w:tab/>
        <w:t>Stevens JA, Rudd RA. Circumstances and contributing causes of fall deaths among persons aged 65 and older: United States, 2010. J. Am. Geriatr. Soc. 2014. DOI:10.1111/jgs.12702.</w:t>
      </w:r>
    </w:p>
    <w:p w14:paraId="600CA996"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29</w:t>
      </w:r>
      <w:r w:rsidRPr="00997E51">
        <w:rPr>
          <w:rFonts w:ascii="Times New Roman" w:eastAsia="Times New Roman" w:hAnsi="Times New Roman"/>
          <w:noProof/>
          <w:sz w:val="24"/>
        </w:rPr>
        <w:tab/>
        <w:t>Ambrose AF, Paul G, Hausdorff JM. Risk factors for falls among older adults: A review of the literature. Maturitas. 2013. DOI:10.1016/j.maturitas.2013.02.009.</w:t>
      </w:r>
    </w:p>
    <w:p w14:paraId="60D2D86D" w14:textId="77777777" w:rsidR="00997E51" w:rsidRPr="00997E51" w:rsidRDefault="00997E51" w:rsidP="00997E51">
      <w:pPr>
        <w:widowControl w:val="0"/>
        <w:autoSpaceDE w:val="0"/>
        <w:autoSpaceDN w:val="0"/>
        <w:adjustRightInd w:val="0"/>
        <w:spacing w:line="240" w:lineRule="auto"/>
        <w:ind w:left="640" w:hanging="640"/>
        <w:rPr>
          <w:rFonts w:ascii="Times New Roman" w:eastAsia="Times New Roman" w:hAnsi="Times New Roman"/>
          <w:noProof/>
          <w:sz w:val="24"/>
        </w:rPr>
      </w:pPr>
      <w:r w:rsidRPr="00997E51">
        <w:rPr>
          <w:rFonts w:ascii="Times New Roman" w:eastAsia="Times New Roman" w:hAnsi="Times New Roman"/>
          <w:noProof/>
          <w:sz w:val="24"/>
        </w:rPr>
        <w:t>30</w:t>
      </w:r>
      <w:r w:rsidRPr="00997E51">
        <w:rPr>
          <w:rFonts w:ascii="Times New Roman" w:eastAsia="Times New Roman" w:hAnsi="Times New Roman"/>
          <w:noProof/>
          <w:sz w:val="24"/>
        </w:rPr>
        <w:tab/>
        <w:t xml:space="preserve">Xu J. Unintentional drowning deaths in the United States, 1999-2010. </w:t>
      </w:r>
      <w:r w:rsidRPr="00997E51">
        <w:rPr>
          <w:rFonts w:ascii="Times New Roman" w:eastAsia="Times New Roman" w:hAnsi="Times New Roman"/>
          <w:i/>
          <w:iCs/>
          <w:noProof/>
          <w:sz w:val="24"/>
        </w:rPr>
        <w:t>NCHS Data Brief</w:t>
      </w:r>
      <w:r w:rsidRPr="00997E51">
        <w:rPr>
          <w:rFonts w:ascii="Times New Roman" w:eastAsia="Times New Roman" w:hAnsi="Times New Roman"/>
          <w:noProof/>
          <w:sz w:val="24"/>
        </w:rPr>
        <w:t xml:space="preserve"> 2014.</w:t>
      </w:r>
    </w:p>
    <w:p w14:paraId="13C5ADE2" w14:textId="77777777" w:rsidR="00997E51" w:rsidRPr="00997E51" w:rsidRDefault="00997E51" w:rsidP="00997E51">
      <w:pPr>
        <w:widowControl w:val="0"/>
        <w:autoSpaceDE w:val="0"/>
        <w:autoSpaceDN w:val="0"/>
        <w:adjustRightInd w:val="0"/>
        <w:spacing w:line="240" w:lineRule="auto"/>
        <w:ind w:left="640" w:hanging="640"/>
        <w:rPr>
          <w:rFonts w:ascii="Times New Roman" w:hAnsi="Times New Roman"/>
          <w:noProof/>
          <w:sz w:val="24"/>
        </w:rPr>
      </w:pPr>
      <w:r w:rsidRPr="00997E51">
        <w:rPr>
          <w:rFonts w:ascii="Times New Roman" w:eastAsia="Times New Roman" w:hAnsi="Times New Roman"/>
          <w:noProof/>
          <w:sz w:val="24"/>
        </w:rPr>
        <w:t>31</w:t>
      </w:r>
      <w:r w:rsidRPr="00997E51">
        <w:rPr>
          <w:rFonts w:ascii="Times New Roman" w:eastAsia="Times New Roman" w:hAnsi="Times New Roman"/>
          <w:noProof/>
          <w:sz w:val="24"/>
        </w:rPr>
        <w:tab/>
        <w:t xml:space="preserve">Maystadt JF, Ecker O. Extreme weather and civil war: Does drought fuel conflict in Somalia through livestock price shocks? </w:t>
      </w:r>
      <w:r w:rsidRPr="00997E51">
        <w:rPr>
          <w:rFonts w:ascii="Times New Roman" w:eastAsia="Times New Roman" w:hAnsi="Times New Roman"/>
          <w:i/>
          <w:iCs/>
          <w:noProof/>
          <w:sz w:val="24"/>
        </w:rPr>
        <w:t>Am J Agric Econ</w:t>
      </w:r>
      <w:r w:rsidRPr="00997E51">
        <w:rPr>
          <w:rFonts w:ascii="Times New Roman" w:eastAsia="Times New Roman" w:hAnsi="Times New Roman"/>
          <w:noProof/>
          <w:sz w:val="24"/>
        </w:rPr>
        <w:t xml:space="preserve"> 2014. DOI:10.1093/ajae/aau010.</w:t>
      </w:r>
    </w:p>
    <w:p w14:paraId="14D0E6E5" w14:textId="6511FDD9" w:rsidR="009011C5" w:rsidRPr="00625138" w:rsidRDefault="00A55581" w:rsidP="00997E51">
      <w:pPr>
        <w:widowControl w:val="0"/>
        <w:autoSpaceDE w:val="0"/>
        <w:autoSpaceDN w:val="0"/>
        <w:adjustRightInd w:val="0"/>
        <w:spacing w:line="240" w:lineRule="auto"/>
        <w:ind w:left="640" w:hanging="640"/>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5FC4D8EB" w14:textId="57A0FD2C" w:rsidR="002A5534" w:rsidRDefault="003007A1" w:rsidP="002A5534">
      <w:pPr>
        <w:spacing w:after="0" w:line="480" w:lineRule="auto"/>
        <w:jc w:val="both"/>
        <w:rPr>
          <w:ins w:id="240" w:author="Parks, Robbie M" w:date="2018-10-29T14:46:00Z"/>
          <w:rFonts w:ascii="Times New Roman" w:hAnsi="Times New Roman"/>
          <w:color w:val="000000" w:themeColor="text1"/>
          <w:sz w:val="24"/>
          <w:szCs w:val="24"/>
        </w:rPr>
        <w:pPrChange w:id="241" w:author="Parks, Robbie M" w:date="2018-10-29T14:46:00Z">
          <w:pPr>
            <w:spacing w:after="0" w:line="240" w:lineRule="auto"/>
          </w:pPr>
        </w:pPrChange>
      </w:pPr>
      <w:ins w:id="242" w:author="Parks, Robbie M" w:date="2018-10-29T14:46:00Z">
        <w:r>
          <w:rPr>
            <w:rFonts w:ascii="Times New Roman" w:hAnsi="Times New Roman"/>
            <w:b/>
            <w:color w:val="000000" w:themeColor="text1"/>
            <w:sz w:val="24"/>
            <w:szCs w:val="24"/>
          </w:rPr>
          <w:lastRenderedPageBreak/>
          <w:t>Figure 1</w:t>
        </w:r>
        <w:r w:rsidR="002A5534">
          <w:rPr>
            <w:rFonts w:ascii="Times New Roman" w:hAnsi="Times New Roman"/>
            <w:b/>
            <w:color w:val="000000" w:themeColor="text1"/>
            <w:sz w:val="24"/>
            <w:szCs w:val="24"/>
          </w:rPr>
          <w:t xml:space="preserve">. </w:t>
        </w:r>
        <w:r w:rsidR="002A5534">
          <w:rPr>
            <w:rFonts w:ascii="Times New Roman" w:hAnsi="Times New Roman"/>
            <w:color w:val="000000" w:themeColor="text1"/>
            <w:sz w:val="24"/>
            <w:szCs w:val="24"/>
          </w:rPr>
          <w:t>Transforming state-month temperatures (left panel) into state-month anomalies (two right panels), using Florida and Washington in July, 1980-2016.</w:t>
        </w:r>
        <w:r w:rsidR="002A5534">
          <w:rPr>
            <w:rFonts w:ascii="Times New Roman" w:hAnsi="Times New Roman"/>
            <w:color w:val="000000" w:themeColor="text1"/>
            <w:sz w:val="24"/>
            <w:szCs w:val="24"/>
          </w:rPr>
          <w:br w:type="page"/>
        </w:r>
      </w:ins>
    </w:p>
    <w:p w14:paraId="111CEFCE" w14:textId="3C4C8EB4"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ins w:id="243" w:author="Parks, Robbie M" w:date="2018-10-29T14:46:00Z">
        <w:r w:rsidR="002A5534">
          <w:rPr>
            <w:rFonts w:ascii="Times New Roman" w:hAnsi="Times New Roman"/>
            <w:b/>
            <w:color w:val="000000" w:themeColor="text1"/>
            <w:sz w:val="24"/>
            <w:szCs w:val="24"/>
          </w:rPr>
          <w:t>2</w:t>
        </w:r>
      </w:ins>
      <w:del w:id="244" w:author="Parks, Robbie M" w:date="2018-10-29T14:46:00Z">
        <w:r w:rsidR="0019142A" w:rsidDel="002A5534">
          <w:rPr>
            <w:rFonts w:ascii="Times New Roman" w:hAnsi="Times New Roman"/>
            <w:b/>
            <w:color w:val="000000" w:themeColor="text1"/>
            <w:sz w:val="24"/>
            <w:szCs w:val="24"/>
          </w:rPr>
          <w:delText>1</w:delText>
        </w:r>
      </w:del>
      <w:r w:rsidR="0019142A">
        <w:rPr>
          <w:rFonts w:ascii="Times New Roman" w:hAnsi="Times New Roman"/>
          <w:b/>
          <w:color w:val="000000" w:themeColor="text1"/>
          <w:sz w:val="24"/>
          <w:szCs w:val="24"/>
        </w:rPr>
        <w:t>.</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21C1AFF5"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ins w:id="245" w:author="Parks, Robbie M" w:date="2018-10-29T14:46:00Z">
        <w:r w:rsidR="002A5534">
          <w:rPr>
            <w:rFonts w:ascii="Times New Roman" w:hAnsi="Times New Roman"/>
            <w:b/>
            <w:color w:val="000000" w:themeColor="text1"/>
            <w:sz w:val="24"/>
            <w:szCs w:val="24"/>
          </w:rPr>
          <w:t>3</w:t>
        </w:r>
      </w:ins>
      <w:del w:id="246" w:author="Parks, Robbie M" w:date="2018-10-29T14:46:00Z">
        <w:r w:rsidDel="002A5534">
          <w:rPr>
            <w:rFonts w:ascii="Times New Roman" w:hAnsi="Times New Roman"/>
            <w:b/>
            <w:color w:val="000000" w:themeColor="text1"/>
            <w:sz w:val="24"/>
            <w:szCs w:val="24"/>
          </w:rPr>
          <w:delText>2</w:delText>
        </w:r>
      </w:del>
      <w:r>
        <w:rPr>
          <w:rFonts w:ascii="Times New Roman" w:hAnsi="Times New Roman"/>
          <w:b/>
          <w:color w:val="000000" w:themeColor="text1"/>
          <w:sz w:val="24"/>
          <w:szCs w:val="24"/>
        </w:rPr>
        <w:t xml:space="preserve">.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486956F9" w:rsidR="004A3366" w:rsidDel="002A5534" w:rsidRDefault="002E3961" w:rsidP="00D76DF7">
      <w:pPr>
        <w:spacing w:after="0" w:line="480" w:lineRule="auto"/>
        <w:jc w:val="both"/>
        <w:rPr>
          <w:del w:id="247" w:author="Parks, Robbie M" w:date="2018-10-29T14:46:00Z"/>
          <w:rFonts w:ascii="Times New Roman" w:hAnsi="Times New Roman"/>
          <w:color w:val="000000" w:themeColor="text1"/>
          <w:sz w:val="24"/>
          <w:szCs w:val="24"/>
        </w:rPr>
      </w:pPr>
      <w:del w:id="248" w:author="Parks, Robbie M" w:date="2018-10-29T14:46:00Z">
        <w:r w:rsidDel="002A5534">
          <w:rPr>
            <w:rFonts w:ascii="Times New Roman" w:hAnsi="Times New Roman"/>
            <w:b/>
            <w:color w:val="000000" w:themeColor="text1"/>
            <w:sz w:val="24"/>
            <w:szCs w:val="24"/>
          </w:rPr>
          <w:lastRenderedPageBreak/>
          <w:delText xml:space="preserve">Figure 3. </w:delText>
        </w:r>
        <w:r w:rsidR="001C1730" w:rsidDel="002A5534">
          <w:rPr>
            <w:rFonts w:ascii="Times New Roman" w:hAnsi="Times New Roman"/>
            <w:color w:val="000000" w:themeColor="text1"/>
            <w:sz w:val="24"/>
            <w:szCs w:val="24"/>
          </w:rPr>
          <w:delText>T</w:delText>
        </w:r>
        <w:r w:rsidR="004D2342" w:rsidDel="002A5534">
          <w:rPr>
            <w:rFonts w:ascii="Times New Roman" w:hAnsi="Times New Roman"/>
            <w:color w:val="000000" w:themeColor="text1"/>
            <w:sz w:val="24"/>
            <w:szCs w:val="24"/>
          </w:rPr>
          <w:delText>ransforming state-month temperatures</w:delText>
        </w:r>
        <w:r w:rsidR="00494FE8" w:rsidDel="002A5534">
          <w:rPr>
            <w:rFonts w:ascii="Times New Roman" w:hAnsi="Times New Roman"/>
            <w:color w:val="000000" w:themeColor="text1"/>
            <w:sz w:val="24"/>
            <w:szCs w:val="24"/>
          </w:rPr>
          <w:delText xml:space="preserve"> (left panel)</w:delText>
        </w:r>
        <w:r w:rsidR="004D2342" w:rsidDel="002A5534">
          <w:rPr>
            <w:rFonts w:ascii="Times New Roman" w:hAnsi="Times New Roman"/>
            <w:color w:val="000000" w:themeColor="text1"/>
            <w:sz w:val="24"/>
            <w:szCs w:val="24"/>
          </w:rPr>
          <w:delText xml:space="preserve"> into state-month anomalies</w:delText>
        </w:r>
        <w:r w:rsidR="00494FE8" w:rsidDel="002A5534">
          <w:rPr>
            <w:rFonts w:ascii="Times New Roman" w:hAnsi="Times New Roman"/>
            <w:color w:val="000000" w:themeColor="text1"/>
            <w:sz w:val="24"/>
            <w:szCs w:val="24"/>
          </w:rPr>
          <w:delText xml:space="preserve"> (two right panels)</w:delText>
        </w:r>
        <w:r w:rsidR="004D2342" w:rsidDel="002A5534">
          <w:rPr>
            <w:rFonts w:ascii="Times New Roman" w:hAnsi="Times New Roman"/>
            <w:color w:val="000000" w:themeColor="text1"/>
            <w:sz w:val="24"/>
            <w:szCs w:val="24"/>
          </w:rPr>
          <w:delText xml:space="preserve">, using </w:delText>
        </w:r>
        <w:r w:rsidR="0003365F" w:rsidDel="002A5534">
          <w:rPr>
            <w:rFonts w:ascii="Times New Roman" w:hAnsi="Times New Roman"/>
            <w:color w:val="000000" w:themeColor="text1"/>
            <w:sz w:val="24"/>
            <w:szCs w:val="24"/>
          </w:rPr>
          <w:delText>Florida</w:delText>
        </w:r>
        <w:r w:rsidR="00494FE8" w:rsidDel="002A5534">
          <w:rPr>
            <w:rFonts w:ascii="Times New Roman" w:hAnsi="Times New Roman"/>
            <w:color w:val="000000" w:themeColor="text1"/>
            <w:sz w:val="24"/>
            <w:szCs w:val="24"/>
          </w:rPr>
          <w:delText xml:space="preserve"> </w:delText>
        </w:r>
        <w:r w:rsidR="00A869BC" w:rsidDel="002A5534">
          <w:rPr>
            <w:rFonts w:ascii="Times New Roman" w:hAnsi="Times New Roman"/>
            <w:color w:val="000000" w:themeColor="text1"/>
            <w:sz w:val="24"/>
            <w:szCs w:val="24"/>
          </w:rPr>
          <w:delText xml:space="preserve">and </w:delText>
        </w:r>
        <w:r w:rsidR="0003365F" w:rsidDel="002A5534">
          <w:rPr>
            <w:rFonts w:ascii="Times New Roman" w:hAnsi="Times New Roman"/>
            <w:color w:val="000000" w:themeColor="text1"/>
            <w:sz w:val="24"/>
            <w:szCs w:val="24"/>
          </w:rPr>
          <w:delText>Washington</w:delText>
        </w:r>
        <w:r w:rsidR="00A869BC" w:rsidDel="002A5534">
          <w:rPr>
            <w:rFonts w:ascii="Times New Roman" w:hAnsi="Times New Roman"/>
            <w:color w:val="000000" w:themeColor="text1"/>
            <w:sz w:val="24"/>
            <w:szCs w:val="24"/>
          </w:rPr>
          <w:delText xml:space="preserve"> in</w:delText>
        </w:r>
        <w:r w:rsidR="0003365F" w:rsidDel="002A5534">
          <w:rPr>
            <w:rFonts w:ascii="Times New Roman" w:hAnsi="Times New Roman"/>
            <w:color w:val="000000" w:themeColor="text1"/>
            <w:sz w:val="24"/>
            <w:szCs w:val="24"/>
          </w:rPr>
          <w:delText xml:space="preserve"> July</w:delText>
        </w:r>
        <w:r w:rsidR="0039796B" w:rsidDel="002A5534">
          <w:rPr>
            <w:rFonts w:ascii="Times New Roman" w:hAnsi="Times New Roman"/>
            <w:color w:val="000000" w:themeColor="text1"/>
            <w:sz w:val="24"/>
            <w:szCs w:val="24"/>
          </w:rPr>
          <w:delText>, 1980-2016</w:delText>
        </w:r>
        <w:r w:rsidR="00387781" w:rsidDel="002A5534">
          <w:rPr>
            <w:rFonts w:ascii="Times New Roman" w:hAnsi="Times New Roman"/>
            <w:color w:val="000000" w:themeColor="text1"/>
            <w:sz w:val="24"/>
            <w:szCs w:val="24"/>
          </w:rPr>
          <w:delText>.</w:delText>
        </w:r>
        <w:r w:rsidR="004A3366" w:rsidDel="002A5534">
          <w:rPr>
            <w:rFonts w:ascii="Times New Roman" w:hAnsi="Times New Roman"/>
            <w:color w:val="000000" w:themeColor="text1"/>
            <w:sz w:val="24"/>
            <w:szCs w:val="24"/>
          </w:rPr>
          <w:br w:type="page"/>
        </w:r>
      </w:del>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3B76B34A"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243E2C">
        <w:rPr>
          <w:rFonts w:ascii="Times New Roman" w:hAnsi="Times New Roman"/>
          <w:color w:val="000000" w:themeColor="text1"/>
          <w:sz w:val="24"/>
          <w:szCs w:val="24"/>
        </w:rPr>
        <w:t xml:space="preserve"> [[[To add]]]</w:t>
      </w:r>
      <w:r w:rsidR="00E54738">
        <w:rPr>
          <w:rFonts w:ascii="Times New Roman" w:hAnsi="Times New Roman"/>
          <w:color w:val="000000" w:themeColor="text1"/>
          <w:sz w:val="24"/>
          <w:szCs w:val="24"/>
        </w:rPr>
        <w:br w:type="page"/>
      </w:r>
    </w:p>
    <w:p w14:paraId="6C845C17" w14:textId="77777777" w:rsidR="004F7F15" w:rsidRDefault="00E54738" w:rsidP="00D76DF7">
      <w:pPr>
        <w:spacing w:line="480" w:lineRule="auto"/>
        <w:jc w:val="both"/>
        <w:rPr>
          <w:rFonts w:ascii="Times New Roman" w:hAnsi="Times New Roman"/>
          <w:color w:val="000000" w:themeColor="text1"/>
          <w:sz w:val="24"/>
          <w:szCs w:val="24"/>
        </w:rPr>
        <w:sectPr w:rsidR="004F7F15"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4F7F15"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Sex</w:t>
            </w:r>
          </w:p>
        </w:tc>
        <w:tc>
          <w:tcPr>
            <w:tcW w:w="893" w:type="dxa"/>
            <w:tcMar>
              <w:top w:w="0" w:type="dxa"/>
              <w:left w:w="75" w:type="dxa"/>
              <w:bottom w:w="0" w:type="dxa"/>
              <w:right w:w="75" w:type="dxa"/>
            </w:tcMar>
            <w:vAlign w:val="center"/>
            <w:hideMark/>
          </w:tcPr>
          <w:p w14:paraId="4DB0B18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0-4</w:t>
            </w:r>
          </w:p>
        </w:tc>
        <w:tc>
          <w:tcPr>
            <w:tcW w:w="893" w:type="dxa"/>
            <w:tcMar>
              <w:top w:w="0" w:type="dxa"/>
              <w:left w:w="75" w:type="dxa"/>
              <w:bottom w:w="0" w:type="dxa"/>
              <w:right w:w="75" w:type="dxa"/>
            </w:tcMar>
            <w:vAlign w:val="center"/>
            <w:hideMark/>
          </w:tcPr>
          <w:p w14:paraId="0E9881FC"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5-14</w:t>
            </w:r>
          </w:p>
        </w:tc>
        <w:tc>
          <w:tcPr>
            <w:tcW w:w="893" w:type="dxa"/>
            <w:tcMar>
              <w:top w:w="0" w:type="dxa"/>
              <w:left w:w="75" w:type="dxa"/>
              <w:bottom w:w="0" w:type="dxa"/>
              <w:right w:w="75" w:type="dxa"/>
            </w:tcMar>
            <w:vAlign w:val="center"/>
            <w:hideMark/>
          </w:tcPr>
          <w:p w14:paraId="0BBF5B8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15-24</w:t>
            </w:r>
          </w:p>
        </w:tc>
        <w:tc>
          <w:tcPr>
            <w:tcW w:w="893" w:type="dxa"/>
            <w:tcMar>
              <w:top w:w="0" w:type="dxa"/>
              <w:left w:w="75" w:type="dxa"/>
              <w:bottom w:w="0" w:type="dxa"/>
              <w:right w:w="75" w:type="dxa"/>
            </w:tcMar>
            <w:vAlign w:val="center"/>
            <w:hideMark/>
          </w:tcPr>
          <w:p w14:paraId="4726AEE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25-34</w:t>
            </w:r>
          </w:p>
        </w:tc>
        <w:tc>
          <w:tcPr>
            <w:tcW w:w="893" w:type="dxa"/>
            <w:tcMar>
              <w:top w:w="0" w:type="dxa"/>
              <w:left w:w="75" w:type="dxa"/>
              <w:bottom w:w="0" w:type="dxa"/>
              <w:right w:w="75" w:type="dxa"/>
            </w:tcMar>
            <w:vAlign w:val="center"/>
            <w:hideMark/>
          </w:tcPr>
          <w:p w14:paraId="321150A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35-44</w:t>
            </w:r>
          </w:p>
        </w:tc>
        <w:tc>
          <w:tcPr>
            <w:tcW w:w="893" w:type="dxa"/>
            <w:tcMar>
              <w:top w:w="0" w:type="dxa"/>
              <w:left w:w="75" w:type="dxa"/>
              <w:bottom w:w="0" w:type="dxa"/>
              <w:right w:w="75" w:type="dxa"/>
            </w:tcMar>
            <w:vAlign w:val="center"/>
            <w:hideMark/>
          </w:tcPr>
          <w:p w14:paraId="5D4FE3FE"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45-54</w:t>
            </w:r>
          </w:p>
        </w:tc>
        <w:tc>
          <w:tcPr>
            <w:tcW w:w="893" w:type="dxa"/>
            <w:tcMar>
              <w:top w:w="0" w:type="dxa"/>
              <w:left w:w="75" w:type="dxa"/>
              <w:bottom w:w="0" w:type="dxa"/>
              <w:right w:w="75" w:type="dxa"/>
            </w:tcMar>
            <w:vAlign w:val="center"/>
            <w:hideMark/>
          </w:tcPr>
          <w:p w14:paraId="5CEA727F"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55-64</w:t>
            </w:r>
          </w:p>
        </w:tc>
        <w:tc>
          <w:tcPr>
            <w:tcW w:w="893" w:type="dxa"/>
            <w:tcMar>
              <w:top w:w="0" w:type="dxa"/>
              <w:left w:w="75" w:type="dxa"/>
              <w:bottom w:w="0" w:type="dxa"/>
              <w:right w:w="75" w:type="dxa"/>
            </w:tcMar>
            <w:vAlign w:val="center"/>
            <w:hideMark/>
          </w:tcPr>
          <w:p w14:paraId="29374935"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65-74</w:t>
            </w:r>
          </w:p>
        </w:tc>
        <w:tc>
          <w:tcPr>
            <w:tcW w:w="854" w:type="dxa"/>
            <w:tcMar>
              <w:top w:w="0" w:type="dxa"/>
              <w:left w:w="75" w:type="dxa"/>
              <w:bottom w:w="0" w:type="dxa"/>
              <w:right w:w="75" w:type="dxa"/>
            </w:tcMar>
            <w:vAlign w:val="center"/>
            <w:hideMark/>
          </w:tcPr>
          <w:p w14:paraId="49002C47"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75-84</w:t>
            </w:r>
          </w:p>
        </w:tc>
        <w:tc>
          <w:tcPr>
            <w:tcW w:w="854" w:type="dxa"/>
            <w:tcMar>
              <w:top w:w="0" w:type="dxa"/>
              <w:left w:w="75" w:type="dxa"/>
              <w:bottom w:w="0" w:type="dxa"/>
              <w:right w:w="75" w:type="dxa"/>
            </w:tcMar>
            <w:vAlign w:val="center"/>
            <w:hideMark/>
          </w:tcPr>
          <w:p w14:paraId="26AF7836"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85+</w:t>
            </w:r>
          </w:p>
        </w:tc>
        <w:tc>
          <w:tcPr>
            <w:tcW w:w="893" w:type="dxa"/>
            <w:tcMar>
              <w:top w:w="0" w:type="dxa"/>
              <w:left w:w="75" w:type="dxa"/>
              <w:bottom w:w="0" w:type="dxa"/>
              <w:right w:w="75" w:type="dxa"/>
            </w:tcMar>
            <w:vAlign w:val="center"/>
            <w:hideMark/>
          </w:tcPr>
          <w:p w14:paraId="34A36FFB" w14:textId="77777777" w:rsidR="004F7F15" w:rsidRPr="00780D35" w:rsidRDefault="004F7F15" w:rsidP="004F7F15">
            <w:pPr>
              <w:spacing w:after="0" w:line="240" w:lineRule="auto"/>
              <w:rPr>
                <w:rFonts w:ascii="Times New Roman" w:eastAsiaTheme="minorHAnsi" w:hAnsi="Times New Roman"/>
                <w:b/>
                <w:szCs w:val="24"/>
                <w:lang w:eastAsia="en-GB"/>
              </w:rPr>
            </w:pPr>
            <w:r w:rsidRPr="00780D35">
              <w:rPr>
                <w:rFonts w:ascii="Times New Roman" w:eastAsiaTheme="minorHAnsi" w:hAnsi="Times New Roman"/>
                <w:b/>
                <w:bCs/>
                <w:color w:val="000000"/>
                <w:szCs w:val="23"/>
                <w:lang w:eastAsia="en-GB"/>
              </w:rPr>
              <w:t>All ages</w:t>
            </w:r>
          </w:p>
        </w:tc>
      </w:tr>
      <w:tr w:rsidR="004F7F15" w:rsidRPr="004F7F15"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780D35" w:rsidRDefault="004F7F15" w:rsidP="004F7F15">
            <w:pPr>
              <w:spacing w:after="0" w:line="240" w:lineRule="auto"/>
              <w:rPr>
                <w:rFonts w:ascii="Times New Roman" w:eastAsiaTheme="minorHAnsi" w:hAnsi="Times New Roman"/>
                <w:b/>
                <w:sz w:val="18"/>
                <w:szCs w:val="24"/>
                <w:lang w:eastAsia="en-GB"/>
              </w:rPr>
            </w:pPr>
            <w:r w:rsidRPr="00780D35">
              <w:rPr>
                <w:rFonts w:ascii="Times New Roman" w:eastAsiaTheme="minorHAnsi" w:hAnsi="Times New Roman"/>
                <w:b/>
                <w:color w:val="000000"/>
                <w:sz w:val="18"/>
                <w:szCs w:val="21"/>
                <w:lang w:eastAsia="en-GB"/>
              </w:rPr>
              <w:t>All injuries</w:t>
            </w:r>
          </w:p>
        </w:tc>
        <w:tc>
          <w:tcPr>
            <w:tcW w:w="743" w:type="dxa"/>
            <w:tcMar>
              <w:top w:w="0" w:type="dxa"/>
              <w:left w:w="75" w:type="dxa"/>
              <w:bottom w:w="0" w:type="dxa"/>
              <w:right w:w="75" w:type="dxa"/>
            </w:tcMar>
            <w:vAlign w:val="center"/>
            <w:hideMark/>
          </w:tcPr>
          <w:p w14:paraId="06D6CE06"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9AA70A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21.0)</w:t>
            </w:r>
          </w:p>
        </w:tc>
        <w:tc>
          <w:tcPr>
            <w:tcW w:w="893" w:type="dxa"/>
            <w:tcMar>
              <w:top w:w="0" w:type="dxa"/>
              <w:left w:w="75" w:type="dxa"/>
              <w:bottom w:w="0" w:type="dxa"/>
              <w:right w:w="75" w:type="dxa"/>
            </w:tcMar>
            <w:vAlign w:val="center"/>
            <w:hideMark/>
          </w:tcPr>
          <w:p w14:paraId="1AAFB0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12.0</w:t>
            </w:r>
            <w:proofErr w:type="gramEnd"/>
            <w:r w:rsidRPr="004F7F15">
              <w:rPr>
                <w:rFonts w:ascii="Times New Roman" w:eastAsiaTheme="minorHAnsi" w:hAnsi="Times New Roman"/>
                <w:color w:val="000000"/>
                <w:sz w:val="18"/>
                <w:szCs w:val="16"/>
                <w:lang w:eastAsia="en-GB"/>
              </w:rPr>
              <w:t>,  24.0)</w:t>
            </w:r>
          </w:p>
        </w:tc>
        <w:tc>
          <w:tcPr>
            <w:tcW w:w="893" w:type="dxa"/>
            <w:tcMar>
              <w:top w:w="0" w:type="dxa"/>
              <w:left w:w="75" w:type="dxa"/>
              <w:bottom w:w="0" w:type="dxa"/>
              <w:right w:w="75" w:type="dxa"/>
            </w:tcMar>
            <w:vAlign w:val="center"/>
            <w:hideMark/>
          </w:tcPr>
          <w:p w14:paraId="6100A06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177.0 </w:t>
            </w:r>
            <w:proofErr w:type="gramStart"/>
            <w:r w:rsidRPr="004F7F15">
              <w:rPr>
                <w:rFonts w:ascii="Times New Roman" w:eastAsiaTheme="minorHAnsi" w:hAnsi="Times New Roman"/>
                <w:color w:val="000000"/>
                <w:sz w:val="18"/>
                <w:szCs w:val="16"/>
                <w:lang w:eastAsia="en-GB"/>
              </w:rPr>
              <w:t>( 144.0</w:t>
            </w:r>
            <w:proofErr w:type="gramEnd"/>
            <w:r w:rsidRPr="004F7F15">
              <w:rPr>
                <w:rFonts w:ascii="Times New Roman" w:eastAsiaTheme="minorHAnsi" w:hAnsi="Times New Roman"/>
                <w:color w:val="000000"/>
                <w:sz w:val="18"/>
                <w:szCs w:val="16"/>
                <w:lang w:eastAsia="en-GB"/>
              </w:rPr>
              <w:t>, 209.0)</w:t>
            </w:r>
          </w:p>
        </w:tc>
        <w:tc>
          <w:tcPr>
            <w:tcW w:w="893" w:type="dxa"/>
            <w:tcMar>
              <w:top w:w="0" w:type="dxa"/>
              <w:left w:w="75" w:type="dxa"/>
              <w:bottom w:w="0" w:type="dxa"/>
              <w:right w:w="75" w:type="dxa"/>
            </w:tcMar>
            <w:vAlign w:val="center"/>
            <w:hideMark/>
          </w:tcPr>
          <w:p w14:paraId="70179C6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195.0 </w:t>
            </w:r>
            <w:proofErr w:type="gramStart"/>
            <w:r w:rsidRPr="004F7F15">
              <w:rPr>
                <w:rFonts w:ascii="Times New Roman" w:eastAsiaTheme="minorHAnsi" w:hAnsi="Times New Roman"/>
                <w:color w:val="000000"/>
                <w:sz w:val="18"/>
                <w:szCs w:val="16"/>
                <w:lang w:eastAsia="en-GB"/>
              </w:rPr>
              <w:t>( 159.0</w:t>
            </w:r>
            <w:proofErr w:type="gramEnd"/>
            <w:r w:rsidRPr="004F7F15">
              <w:rPr>
                <w:rFonts w:ascii="Times New Roman" w:eastAsiaTheme="minorHAnsi" w:hAnsi="Times New Roman"/>
                <w:color w:val="000000"/>
                <w:sz w:val="18"/>
                <w:szCs w:val="16"/>
                <w:lang w:eastAsia="en-GB"/>
              </w:rPr>
              <w:t>, 230.0)</w:t>
            </w:r>
          </w:p>
        </w:tc>
        <w:tc>
          <w:tcPr>
            <w:tcW w:w="893" w:type="dxa"/>
            <w:tcMar>
              <w:top w:w="0" w:type="dxa"/>
              <w:left w:w="75" w:type="dxa"/>
              <w:bottom w:w="0" w:type="dxa"/>
              <w:right w:w="75" w:type="dxa"/>
            </w:tcMar>
            <w:vAlign w:val="center"/>
            <w:hideMark/>
          </w:tcPr>
          <w:p w14:paraId="54D7688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130.0 </w:t>
            </w:r>
            <w:proofErr w:type="gramStart"/>
            <w:r w:rsidRPr="004F7F15">
              <w:rPr>
                <w:rFonts w:ascii="Times New Roman" w:eastAsiaTheme="minorHAnsi" w:hAnsi="Times New Roman"/>
                <w:color w:val="000000"/>
                <w:sz w:val="18"/>
                <w:szCs w:val="16"/>
                <w:lang w:eastAsia="en-GB"/>
              </w:rPr>
              <w:t>( 101.0</w:t>
            </w:r>
            <w:proofErr w:type="gramEnd"/>
            <w:r w:rsidRPr="004F7F15">
              <w:rPr>
                <w:rFonts w:ascii="Times New Roman" w:eastAsiaTheme="minorHAnsi" w:hAnsi="Times New Roman"/>
                <w:color w:val="000000"/>
                <w:sz w:val="18"/>
                <w:szCs w:val="16"/>
                <w:lang w:eastAsia="en-GB"/>
              </w:rPr>
              <w:t>, 160.0)</w:t>
            </w:r>
          </w:p>
        </w:tc>
        <w:tc>
          <w:tcPr>
            <w:tcW w:w="893" w:type="dxa"/>
            <w:tcMar>
              <w:top w:w="0" w:type="dxa"/>
              <w:left w:w="75" w:type="dxa"/>
              <w:bottom w:w="0" w:type="dxa"/>
              <w:right w:w="75" w:type="dxa"/>
            </w:tcMar>
            <w:vAlign w:val="center"/>
            <w:hideMark/>
          </w:tcPr>
          <w:p w14:paraId="66D269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125.0 </w:t>
            </w:r>
            <w:proofErr w:type="gramStart"/>
            <w:r w:rsidRPr="004F7F15">
              <w:rPr>
                <w:rFonts w:ascii="Times New Roman" w:eastAsiaTheme="minorHAnsi" w:hAnsi="Times New Roman"/>
                <w:color w:val="000000"/>
                <w:sz w:val="18"/>
                <w:szCs w:val="16"/>
                <w:lang w:eastAsia="en-GB"/>
              </w:rPr>
              <w:t>(  92.0</w:t>
            </w:r>
            <w:proofErr w:type="gramEnd"/>
            <w:r w:rsidRPr="004F7F15">
              <w:rPr>
                <w:rFonts w:ascii="Times New Roman" w:eastAsiaTheme="minorHAnsi" w:hAnsi="Times New Roman"/>
                <w:color w:val="000000"/>
                <w:sz w:val="18"/>
                <w:szCs w:val="16"/>
                <w:lang w:eastAsia="en-GB"/>
              </w:rPr>
              <w:t>, 158.0)</w:t>
            </w:r>
          </w:p>
        </w:tc>
        <w:tc>
          <w:tcPr>
            <w:tcW w:w="893" w:type="dxa"/>
            <w:tcMar>
              <w:top w:w="0" w:type="dxa"/>
              <w:left w:w="75" w:type="dxa"/>
              <w:bottom w:w="0" w:type="dxa"/>
              <w:right w:w="75" w:type="dxa"/>
            </w:tcMar>
            <w:vAlign w:val="center"/>
            <w:hideMark/>
          </w:tcPr>
          <w:p w14:paraId="3129E8E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133.0 </w:t>
            </w:r>
            <w:proofErr w:type="gramStart"/>
            <w:r w:rsidRPr="004F7F15">
              <w:rPr>
                <w:rFonts w:ascii="Times New Roman" w:eastAsiaTheme="minorHAnsi" w:hAnsi="Times New Roman"/>
                <w:color w:val="000000"/>
                <w:sz w:val="18"/>
                <w:szCs w:val="16"/>
                <w:lang w:eastAsia="en-GB"/>
              </w:rPr>
              <w:t>(  96.0</w:t>
            </w:r>
            <w:proofErr w:type="gramEnd"/>
            <w:r w:rsidRPr="004F7F15">
              <w:rPr>
                <w:rFonts w:ascii="Times New Roman" w:eastAsiaTheme="minorHAnsi" w:hAnsi="Times New Roman"/>
                <w:color w:val="000000"/>
                <w:sz w:val="18"/>
                <w:szCs w:val="16"/>
                <w:lang w:eastAsia="en-GB"/>
              </w:rPr>
              <w:t>, 170.0)</w:t>
            </w:r>
          </w:p>
        </w:tc>
        <w:tc>
          <w:tcPr>
            <w:tcW w:w="893" w:type="dxa"/>
            <w:tcMar>
              <w:top w:w="0" w:type="dxa"/>
              <w:left w:w="75" w:type="dxa"/>
              <w:bottom w:w="0" w:type="dxa"/>
              <w:right w:w="75" w:type="dxa"/>
            </w:tcMar>
            <w:vAlign w:val="center"/>
            <w:hideMark/>
          </w:tcPr>
          <w:p w14:paraId="2FD8A2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51.0 </w:t>
            </w:r>
            <w:proofErr w:type="gramStart"/>
            <w:r w:rsidRPr="004F7F15">
              <w:rPr>
                <w:rFonts w:ascii="Times New Roman" w:eastAsiaTheme="minorHAnsi" w:hAnsi="Times New Roman"/>
                <w:color w:val="000000"/>
                <w:sz w:val="18"/>
                <w:szCs w:val="16"/>
                <w:lang w:eastAsia="en-GB"/>
              </w:rPr>
              <w:t>(  22.0</w:t>
            </w:r>
            <w:proofErr w:type="gramEnd"/>
            <w:r w:rsidRPr="004F7F15">
              <w:rPr>
                <w:rFonts w:ascii="Times New Roman" w:eastAsiaTheme="minorHAnsi" w:hAnsi="Times New Roman"/>
                <w:color w:val="000000"/>
                <w:sz w:val="18"/>
                <w:szCs w:val="16"/>
                <w:lang w:eastAsia="en-GB"/>
              </w:rPr>
              <w:t>,  80.0)</w:t>
            </w:r>
          </w:p>
        </w:tc>
        <w:tc>
          <w:tcPr>
            <w:tcW w:w="854" w:type="dxa"/>
            <w:tcMar>
              <w:top w:w="0" w:type="dxa"/>
              <w:left w:w="75" w:type="dxa"/>
              <w:bottom w:w="0" w:type="dxa"/>
              <w:right w:w="75" w:type="dxa"/>
            </w:tcMar>
            <w:vAlign w:val="center"/>
            <w:hideMark/>
          </w:tcPr>
          <w:p w14:paraId="24F178D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2.0 ( -24.</w:t>
            </w:r>
            <w:proofErr w:type="gramStart"/>
            <w:r w:rsidRPr="004F7F15">
              <w:rPr>
                <w:rFonts w:ascii="Times New Roman" w:eastAsiaTheme="minorHAnsi" w:hAnsi="Times New Roman"/>
                <w:color w:val="000000"/>
                <w:sz w:val="18"/>
                <w:szCs w:val="16"/>
                <w:lang w:eastAsia="en-GB"/>
              </w:rPr>
              <w:t>0,  29.0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5EB4802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-32.0 ( -64.</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0.0)</w:t>
            </w:r>
          </w:p>
        </w:tc>
        <w:tc>
          <w:tcPr>
            <w:tcW w:w="893" w:type="dxa"/>
            <w:tcMar>
              <w:top w:w="0" w:type="dxa"/>
              <w:left w:w="75" w:type="dxa"/>
              <w:bottom w:w="0" w:type="dxa"/>
              <w:right w:w="75" w:type="dxa"/>
            </w:tcMar>
            <w:vAlign w:val="center"/>
            <w:hideMark/>
          </w:tcPr>
          <w:p w14:paraId="4DA63C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815.0 </w:t>
            </w:r>
            <w:proofErr w:type="gramStart"/>
            <w:r w:rsidRPr="004F7F15">
              <w:rPr>
                <w:rFonts w:ascii="Times New Roman" w:eastAsiaTheme="minorHAnsi" w:hAnsi="Times New Roman"/>
                <w:color w:val="000000"/>
                <w:sz w:val="18"/>
                <w:szCs w:val="16"/>
                <w:lang w:eastAsia="en-GB"/>
              </w:rPr>
              <w:t>( 721.0</w:t>
            </w:r>
            <w:proofErr w:type="gramEnd"/>
            <w:r w:rsidRPr="004F7F15">
              <w:rPr>
                <w:rFonts w:ascii="Times New Roman" w:eastAsiaTheme="minorHAnsi" w:hAnsi="Times New Roman"/>
                <w:color w:val="000000"/>
                <w:sz w:val="18"/>
                <w:szCs w:val="16"/>
                <w:lang w:eastAsia="en-GB"/>
              </w:rPr>
              <w:t>, 909.0)</w:t>
            </w:r>
          </w:p>
        </w:tc>
      </w:tr>
      <w:tr w:rsidR="004F7F15" w:rsidRPr="004F7F15" w14:paraId="45096C9C" w14:textId="77777777" w:rsidTr="004F7F15">
        <w:trPr>
          <w:trHeight w:val="480"/>
        </w:trPr>
        <w:tc>
          <w:tcPr>
            <w:tcW w:w="1328" w:type="dxa"/>
            <w:vMerge/>
            <w:vAlign w:val="center"/>
            <w:hideMark/>
          </w:tcPr>
          <w:p w14:paraId="544F9788"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0C75270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567239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35.0 </w:t>
            </w:r>
            <w:proofErr w:type="gramStart"/>
            <w:r w:rsidRPr="004F7F15">
              <w:rPr>
                <w:rFonts w:ascii="Times New Roman" w:eastAsiaTheme="minorHAnsi" w:hAnsi="Times New Roman"/>
                <w:color w:val="000000"/>
                <w:sz w:val="18"/>
                <w:szCs w:val="16"/>
                <w:lang w:eastAsia="en-GB"/>
              </w:rPr>
              <w:t>(  21.0</w:t>
            </w:r>
            <w:proofErr w:type="gramEnd"/>
            <w:r w:rsidRPr="004F7F15">
              <w:rPr>
                <w:rFonts w:ascii="Times New Roman" w:eastAsiaTheme="minorHAnsi" w:hAnsi="Times New Roman"/>
                <w:color w:val="000000"/>
                <w:sz w:val="18"/>
                <w:szCs w:val="16"/>
                <w:lang w:eastAsia="en-GB"/>
              </w:rPr>
              <w:t>,  49.0)</w:t>
            </w:r>
          </w:p>
        </w:tc>
        <w:tc>
          <w:tcPr>
            <w:tcW w:w="893" w:type="dxa"/>
            <w:tcMar>
              <w:top w:w="0" w:type="dxa"/>
              <w:left w:w="75" w:type="dxa"/>
              <w:bottom w:w="0" w:type="dxa"/>
              <w:right w:w="75" w:type="dxa"/>
            </w:tcMar>
            <w:vAlign w:val="center"/>
            <w:hideMark/>
          </w:tcPr>
          <w:p w14:paraId="03FB43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2.0,  36.0)</w:t>
            </w:r>
          </w:p>
        </w:tc>
        <w:tc>
          <w:tcPr>
            <w:tcW w:w="893" w:type="dxa"/>
            <w:tcMar>
              <w:top w:w="0" w:type="dxa"/>
              <w:left w:w="75" w:type="dxa"/>
              <w:bottom w:w="0" w:type="dxa"/>
              <w:right w:w="75" w:type="dxa"/>
            </w:tcMar>
            <w:vAlign w:val="center"/>
            <w:hideMark/>
          </w:tcPr>
          <w:p w14:paraId="3CA2FCC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w:t>
            </w:r>
            <w:proofErr w:type="gramStart"/>
            <w:r w:rsidRPr="004F7F15">
              <w:rPr>
                <w:rFonts w:ascii="Times New Roman" w:eastAsiaTheme="minorHAnsi" w:hAnsi="Times New Roman"/>
                <w:color w:val="000000"/>
                <w:sz w:val="18"/>
                <w:szCs w:val="16"/>
                <w:lang w:eastAsia="en-GB"/>
              </w:rPr>
              <w:t>0,  27.0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281D190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-73.</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4.0)</w:t>
            </w:r>
          </w:p>
        </w:tc>
        <w:tc>
          <w:tcPr>
            <w:tcW w:w="893" w:type="dxa"/>
            <w:tcMar>
              <w:top w:w="0" w:type="dxa"/>
              <w:left w:w="75" w:type="dxa"/>
              <w:bottom w:w="0" w:type="dxa"/>
              <w:right w:w="75" w:type="dxa"/>
            </w:tcMar>
            <w:vAlign w:val="center"/>
            <w:hideMark/>
          </w:tcPr>
          <w:p w14:paraId="7F56EE8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126.0 </w:t>
            </w:r>
            <w:proofErr w:type="gramStart"/>
            <w:r w:rsidRPr="004F7F15">
              <w:rPr>
                <w:rFonts w:ascii="Times New Roman" w:eastAsiaTheme="minorHAnsi" w:hAnsi="Times New Roman"/>
                <w:color w:val="000000"/>
                <w:sz w:val="18"/>
                <w:szCs w:val="16"/>
                <w:lang w:eastAsia="en-GB"/>
              </w:rPr>
              <w:t>(  66.0</w:t>
            </w:r>
            <w:proofErr w:type="gramEnd"/>
            <w:r w:rsidRPr="004F7F15">
              <w:rPr>
                <w:rFonts w:ascii="Times New Roman" w:eastAsiaTheme="minorHAnsi" w:hAnsi="Times New Roman"/>
                <w:color w:val="000000"/>
                <w:sz w:val="18"/>
                <w:szCs w:val="16"/>
                <w:lang w:eastAsia="en-GB"/>
              </w:rPr>
              <w:t>, 185.0)</w:t>
            </w:r>
          </w:p>
        </w:tc>
      </w:tr>
      <w:tr w:rsidR="004F7F15" w:rsidRPr="004F7F15"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6DFB59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c>
          <w:tcPr>
            <w:tcW w:w="893" w:type="dxa"/>
            <w:tcMar>
              <w:top w:w="0" w:type="dxa"/>
              <w:left w:w="75" w:type="dxa"/>
              <w:bottom w:w="0" w:type="dxa"/>
              <w:right w:w="75" w:type="dxa"/>
            </w:tcMar>
            <w:vAlign w:val="center"/>
            <w:hideMark/>
          </w:tcPr>
          <w:p w14:paraId="5EB80E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10.0</w:t>
            </w:r>
            <w:proofErr w:type="gramEnd"/>
            <w:r w:rsidRPr="004F7F15">
              <w:rPr>
                <w:rFonts w:ascii="Times New Roman" w:eastAsiaTheme="minorHAnsi" w:hAnsi="Times New Roman"/>
                <w:color w:val="000000"/>
                <w:sz w:val="18"/>
                <w:szCs w:val="16"/>
                <w:lang w:eastAsia="en-GB"/>
              </w:rPr>
              <w:t>,  20.0)</w:t>
            </w:r>
          </w:p>
        </w:tc>
        <w:tc>
          <w:tcPr>
            <w:tcW w:w="893" w:type="dxa"/>
            <w:tcMar>
              <w:top w:w="0" w:type="dxa"/>
              <w:left w:w="75" w:type="dxa"/>
              <w:bottom w:w="0" w:type="dxa"/>
              <w:right w:w="75" w:type="dxa"/>
            </w:tcMar>
            <w:vAlign w:val="center"/>
            <w:hideMark/>
          </w:tcPr>
          <w:p w14:paraId="560AC16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119.0 </w:t>
            </w:r>
            <w:proofErr w:type="gramStart"/>
            <w:r w:rsidRPr="004F7F15">
              <w:rPr>
                <w:rFonts w:ascii="Times New Roman" w:eastAsiaTheme="minorHAnsi" w:hAnsi="Times New Roman"/>
                <w:color w:val="000000"/>
                <w:sz w:val="18"/>
                <w:szCs w:val="16"/>
                <w:lang w:eastAsia="en-GB"/>
              </w:rPr>
              <w:t>( 100.0</w:t>
            </w:r>
            <w:proofErr w:type="gramEnd"/>
            <w:r w:rsidRPr="004F7F15">
              <w:rPr>
                <w:rFonts w:ascii="Times New Roman" w:eastAsiaTheme="minorHAnsi" w:hAnsi="Times New Roman"/>
                <w:color w:val="000000"/>
                <w:sz w:val="18"/>
                <w:szCs w:val="16"/>
                <w:lang w:eastAsia="en-GB"/>
              </w:rPr>
              <w:t>, 137.0)</w:t>
            </w:r>
          </w:p>
        </w:tc>
        <w:tc>
          <w:tcPr>
            <w:tcW w:w="893" w:type="dxa"/>
            <w:tcMar>
              <w:top w:w="0" w:type="dxa"/>
              <w:left w:w="75" w:type="dxa"/>
              <w:bottom w:w="0" w:type="dxa"/>
              <w:right w:w="75" w:type="dxa"/>
            </w:tcMar>
            <w:vAlign w:val="center"/>
            <w:hideMark/>
          </w:tcPr>
          <w:p w14:paraId="75AA3C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99.0 </w:t>
            </w:r>
            <w:proofErr w:type="gramStart"/>
            <w:r w:rsidRPr="004F7F15">
              <w:rPr>
                <w:rFonts w:ascii="Times New Roman" w:eastAsiaTheme="minorHAnsi" w:hAnsi="Times New Roman"/>
                <w:color w:val="000000"/>
                <w:sz w:val="18"/>
                <w:szCs w:val="16"/>
                <w:lang w:eastAsia="en-GB"/>
              </w:rPr>
              <w:t>(  78.0</w:t>
            </w:r>
            <w:proofErr w:type="gramEnd"/>
            <w:r w:rsidRPr="004F7F15">
              <w:rPr>
                <w:rFonts w:ascii="Times New Roman" w:eastAsiaTheme="minorHAnsi" w:hAnsi="Times New Roman"/>
                <w:color w:val="000000"/>
                <w:sz w:val="18"/>
                <w:szCs w:val="16"/>
                <w:lang w:eastAsia="en-GB"/>
              </w:rPr>
              <w:t>, 119.0)</w:t>
            </w:r>
          </w:p>
        </w:tc>
        <w:tc>
          <w:tcPr>
            <w:tcW w:w="893" w:type="dxa"/>
            <w:tcMar>
              <w:top w:w="0" w:type="dxa"/>
              <w:left w:w="75" w:type="dxa"/>
              <w:bottom w:w="0" w:type="dxa"/>
              <w:right w:w="75" w:type="dxa"/>
            </w:tcMar>
            <w:vAlign w:val="center"/>
            <w:hideMark/>
          </w:tcPr>
          <w:p w14:paraId="1EEC2B2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48.0</w:t>
            </w:r>
            <w:proofErr w:type="gramEnd"/>
            <w:r w:rsidRPr="004F7F15">
              <w:rPr>
                <w:rFonts w:ascii="Times New Roman" w:eastAsiaTheme="minorHAnsi" w:hAnsi="Times New Roman"/>
                <w:color w:val="000000"/>
                <w:sz w:val="18"/>
                <w:szCs w:val="16"/>
                <w:lang w:eastAsia="en-GB"/>
              </w:rPr>
              <w:t>,  82.0)</w:t>
            </w:r>
          </w:p>
        </w:tc>
        <w:tc>
          <w:tcPr>
            <w:tcW w:w="893" w:type="dxa"/>
            <w:tcMar>
              <w:top w:w="0" w:type="dxa"/>
              <w:left w:w="75" w:type="dxa"/>
              <w:bottom w:w="0" w:type="dxa"/>
              <w:right w:w="75" w:type="dxa"/>
            </w:tcMar>
            <w:vAlign w:val="center"/>
            <w:hideMark/>
          </w:tcPr>
          <w:p w14:paraId="6540D33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80.0 </w:t>
            </w:r>
            <w:proofErr w:type="gramStart"/>
            <w:r w:rsidRPr="004F7F15">
              <w:rPr>
                <w:rFonts w:ascii="Times New Roman" w:eastAsiaTheme="minorHAnsi" w:hAnsi="Times New Roman"/>
                <w:color w:val="000000"/>
                <w:sz w:val="18"/>
                <w:szCs w:val="16"/>
                <w:lang w:eastAsia="en-GB"/>
              </w:rPr>
              <w:t>(  59.0</w:t>
            </w:r>
            <w:proofErr w:type="gramEnd"/>
            <w:r w:rsidRPr="004F7F15">
              <w:rPr>
                <w:rFonts w:ascii="Times New Roman" w:eastAsiaTheme="minorHAnsi" w:hAnsi="Times New Roman"/>
                <w:color w:val="000000"/>
                <w:sz w:val="18"/>
                <w:szCs w:val="16"/>
                <w:lang w:eastAsia="en-GB"/>
              </w:rPr>
              <w:t>, 101.0)</w:t>
            </w:r>
          </w:p>
        </w:tc>
        <w:tc>
          <w:tcPr>
            <w:tcW w:w="893" w:type="dxa"/>
            <w:tcMar>
              <w:top w:w="0" w:type="dxa"/>
              <w:left w:w="75" w:type="dxa"/>
              <w:bottom w:w="0" w:type="dxa"/>
              <w:right w:w="75" w:type="dxa"/>
            </w:tcMar>
            <w:vAlign w:val="center"/>
            <w:hideMark/>
          </w:tcPr>
          <w:p w14:paraId="02F46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40.0</w:t>
            </w:r>
            <w:proofErr w:type="gramEnd"/>
            <w:r w:rsidRPr="004F7F15">
              <w:rPr>
                <w:rFonts w:ascii="Times New Roman" w:eastAsiaTheme="minorHAnsi" w:hAnsi="Times New Roman"/>
                <w:color w:val="000000"/>
                <w:sz w:val="18"/>
                <w:szCs w:val="16"/>
                <w:lang w:eastAsia="en-GB"/>
              </w:rPr>
              <w:t>,  90.0)</w:t>
            </w:r>
          </w:p>
        </w:tc>
        <w:tc>
          <w:tcPr>
            <w:tcW w:w="893" w:type="dxa"/>
            <w:tcMar>
              <w:top w:w="0" w:type="dxa"/>
              <w:left w:w="75" w:type="dxa"/>
              <w:bottom w:w="0" w:type="dxa"/>
              <w:right w:w="75" w:type="dxa"/>
            </w:tcMar>
            <w:vAlign w:val="center"/>
            <w:hideMark/>
          </w:tcPr>
          <w:p w14:paraId="75AB87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-12.0 ( -36.</w:t>
            </w:r>
            <w:proofErr w:type="gramStart"/>
            <w:r w:rsidRPr="004F7F15">
              <w:rPr>
                <w:rFonts w:ascii="Times New Roman" w:eastAsiaTheme="minorHAnsi" w:hAnsi="Times New Roman"/>
                <w:color w:val="000000"/>
                <w:sz w:val="18"/>
                <w:szCs w:val="16"/>
                <w:lang w:eastAsia="en-GB"/>
              </w:rPr>
              <w:t>0,  12.0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7BA47DB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-42.0 ( -73.0, -11.0)</w:t>
            </w:r>
          </w:p>
        </w:tc>
        <w:tc>
          <w:tcPr>
            <w:tcW w:w="893" w:type="dxa"/>
            <w:tcMar>
              <w:top w:w="0" w:type="dxa"/>
              <w:left w:w="75" w:type="dxa"/>
              <w:bottom w:w="0" w:type="dxa"/>
              <w:right w:w="75" w:type="dxa"/>
            </w:tcMar>
            <w:vAlign w:val="center"/>
            <w:hideMark/>
          </w:tcPr>
          <w:p w14:paraId="7077FF6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427.0 </w:t>
            </w:r>
            <w:proofErr w:type="gramStart"/>
            <w:r w:rsidRPr="004F7F15">
              <w:rPr>
                <w:rFonts w:ascii="Times New Roman" w:eastAsiaTheme="minorHAnsi" w:hAnsi="Times New Roman"/>
                <w:color w:val="000000"/>
                <w:sz w:val="18"/>
                <w:szCs w:val="16"/>
                <w:lang w:eastAsia="en-GB"/>
              </w:rPr>
              <w:t>( 361.0</w:t>
            </w:r>
            <w:proofErr w:type="gramEnd"/>
            <w:r w:rsidRPr="004F7F15">
              <w:rPr>
                <w:rFonts w:ascii="Times New Roman" w:eastAsiaTheme="minorHAnsi" w:hAnsi="Times New Roman"/>
                <w:color w:val="000000"/>
                <w:sz w:val="18"/>
                <w:szCs w:val="16"/>
                <w:lang w:eastAsia="en-GB"/>
              </w:rPr>
              <w:t>, 492.0)</w:t>
            </w:r>
          </w:p>
        </w:tc>
      </w:tr>
      <w:tr w:rsidR="004F7F15" w:rsidRPr="004F7F15" w14:paraId="310D5B76" w14:textId="77777777" w:rsidTr="004F7F15">
        <w:trPr>
          <w:trHeight w:val="510"/>
        </w:trPr>
        <w:tc>
          <w:tcPr>
            <w:tcW w:w="1328" w:type="dxa"/>
            <w:vMerge/>
            <w:vAlign w:val="center"/>
            <w:hideMark/>
          </w:tcPr>
          <w:p w14:paraId="6472EB7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7BF80D5"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78BE2DF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3.0,  17.0)</w:t>
            </w:r>
          </w:p>
        </w:tc>
        <w:tc>
          <w:tcPr>
            <w:tcW w:w="893" w:type="dxa"/>
            <w:tcMar>
              <w:top w:w="0" w:type="dxa"/>
              <w:left w:w="75" w:type="dxa"/>
              <w:bottom w:w="0" w:type="dxa"/>
              <w:right w:w="75" w:type="dxa"/>
            </w:tcMar>
            <w:vAlign w:val="center"/>
            <w:hideMark/>
          </w:tcPr>
          <w:p w14:paraId="3DBF8D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2.0,  14.0)</w:t>
            </w:r>
          </w:p>
        </w:tc>
        <w:tc>
          <w:tcPr>
            <w:tcW w:w="893" w:type="dxa"/>
            <w:tcMar>
              <w:top w:w="0" w:type="dxa"/>
              <w:left w:w="75" w:type="dxa"/>
              <w:bottom w:w="0" w:type="dxa"/>
              <w:right w:w="75" w:type="dxa"/>
            </w:tcMar>
            <w:vAlign w:val="center"/>
            <w:hideMark/>
          </w:tcPr>
          <w:p w14:paraId="789224D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4.0,  18.0)</w:t>
            </w:r>
          </w:p>
        </w:tc>
        <w:tc>
          <w:tcPr>
            <w:tcW w:w="893" w:type="dxa"/>
            <w:tcMar>
              <w:top w:w="0" w:type="dxa"/>
              <w:left w:w="75" w:type="dxa"/>
              <w:bottom w:w="0" w:type="dxa"/>
              <w:right w:w="75" w:type="dxa"/>
            </w:tcMar>
            <w:vAlign w:val="center"/>
            <w:hideMark/>
          </w:tcPr>
          <w:p w14:paraId="199C9AD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8.0,  16.0)</w:t>
            </w:r>
          </w:p>
        </w:tc>
        <w:tc>
          <w:tcPr>
            <w:tcW w:w="893" w:type="dxa"/>
            <w:tcMar>
              <w:top w:w="0" w:type="dxa"/>
              <w:left w:w="75" w:type="dxa"/>
              <w:bottom w:w="0" w:type="dxa"/>
              <w:right w:w="75" w:type="dxa"/>
            </w:tcMar>
            <w:vAlign w:val="center"/>
            <w:hideMark/>
          </w:tcPr>
          <w:p w14:paraId="27ECBC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5.0,  25.0)</w:t>
            </w:r>
          </w:p>
        </w:tc>
        <w:tc>
          <w:tcPr>
            <w:tcW w:w="854" w:type="dxa"/>
            <w:tcMar>
              <w:top w:w="0" w:type="dxa"/>
              <w:left w:w="75" w:type="dxa"/>
              <w:bottom w:w="0" w:type="dxa"/>
              <w:right w:w="75" w:type="dxa"/>
            </w:tcMar>
            <w:vAlign w:val="center"/>
            <w:hideMark/>
          </w:tcPr>
          <w:p w14:paraId="401827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5.0 ( -17.</w:t>
            </w:r>
            <w:proofErr w:type="gramStart"/>
            <w:r w:rsidRPr="004F7F15">
              <w:rPr>
                <w:rFonts w:ascii="Times New Roman" w:eastAsiaTheme="minorHAnsi" w:hAnsi="Times New Roman"/>
                <w:color w:val="000000"/>
                <w:sz w:val="18"/>
                <w:szCs w:val="16"/>
                <w:lang w:eastAsia="en-GB"/>
              </w:rPr>
              <w:t>0,  26.0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79A42F8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-36.0 ( -75.</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2.0)</w:t>
            </w:r>
          </w:p>
        </w:tc>
        <w:tc>
          <w:tcPr>
            <w:tcW w:w="893" w:type="dxa"/>
            <w:tcMar>
              <w:top w:w="0" w:type="dxa"/>
              <w:left w:w="75" w:type="dxa"/>
              <w:bottom w:w="0" w:type="dxa"/>
              <w:right w:w="75" w:type="dxa"/>
            </w:tcMar>
            <w:vAlign w:val="center"/>
            <w:hideMark/>
          </w:tcPr>
          <w:p w14:paraId="2AC05F1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34.0 ( -19.</w:t>
            </w:r>
            <w:proofErr w:type="gramStart"/>
            <w:r w:rsidRPr="004F7F15">
              <w:rPr>
                <w:rFonts w:ascii="Times New Roman" w:eastAsiaTheme="minorHAnsi" w:hAnsi="Times New Roman"/>
                <w:color w:val="000000"/>
                <w:sz w:val="18"/>
                <w:szCs w:val="16"/>
                <w:lang w:eastAsia="en-GB"/>
              </w:rPr>
              <w:t>0,  86.0</w:t>
            </w:r>
            <w:proofErr w:type="gramEnd"/>
            <w:r w:rsidRPr="004F7F15">
              <w:rPr>
                <w:rFonts w:ascii="Times New Roman" w:eastAsiaTheme="minorHAnsi" w:hAnsi="Times New Roman"/>
                <w:color w:val="000000"/>
                <w:sz w:val="18"/>
                <w:szCs w:val="16"/>
                <w:lang w:eastAsia="en-GB"/>
              </w:rPr>
              <w:t>)</w:t>
            </w:r>
          </w:p>
        </w:tc>
      </w:tr>
      <w:tr w:rsidR="004F7F15" w:rsidRPr="004F7F15"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Transport</w:t>
            </w:r>
          </w:p>
        </w:tc>
        <w:tc>
          <w:tcPr>
            <w:tcW w:w="743" w:type="dxa"/>
            <w:tcMar>
              <w:top w:w="0" w:type="dxa"/>
              <w:left w:w="75" w:type="dxa"/>
              <w:bottom w:w="0" w:type="dxa"/>
              <w:right w:w="75" w:type="dxa"/>
            </w:tcMar>
            <w:vAlign w:val="center"/>
            <w:hideMark/>
          </w:tcPr>
          <w:p w14:paraId="410F7874"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098CD32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76.0 </w:t>
            </w:r>
            <w:proofErr w:type="gramStart"/>
            <w:r w:rsidRPr="004F7F15">
              <w:rPr>
                <w:rFonts w:ascii="Times New Roman" w:eastAsiaTheme="minorHAnsi" w:hAnsi="Times New Roman"/>
                <w:color w:val="000000"/>
                <w:sz w:val="18"/>
                <w:szCs w:val="16"/>
                <w:lang w:eastAsia="en-GB"/>
              </w:rPr>
              <w:t>(  59.0</w:t>
            </w:r>
            <w:proofErr w:type="gramEnd"/>
            <w:r w:rsidRPr="004F7F15">
              <w:rPr>
                <w:rFonts w:ascii="Times New Roman" w:eastAsiaTheme="minorHAnsi" w:hAnsi="Times New Roman"/>
                <w:color w:val="000000"/>
                <w:sz w:val="18"/>
                <w:szCs w:val="16"/>
                <w:lang w:eastAsia="en-GB"/>
              </w:rPr>
              <w:t>,  94.0)</w:t>
            </w:r>
          </w:p>
        </w:tc>
        <w:tc>
          <w:tcPr>
            <w:tcW w:w="893" w:type="dxa"/>
            <w:tcMar>
              <w:top w:w="0" w:type="dxa"/>
              <w:left w:w="75" w:type="dxa"/>
              <w:bottom w:w="0" w:type="dxa"/>
              <w:right w:w="75" w:type="dxa"/>
            </w:tcMar>
            <w:vAlign w:val="center"/>
            <w:hideMark/>
          </w:tcPr>
          <w:p w14:paraId="6323056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71.0 </w:t>
            </w:r>
            <w:proofErr w:type="gramStart"/>
            <w:r w:rsidRPr="004F7F15">
              <w:rPr>
                <w:rFonts w:ascii="Times New Roman" w:eastAsiaTheme="minorHAnsi" w:hAnsi="Times New Roman"/>
                <w:color w:val="000000"/>
                <w:sz w:val="18"/>
                <w:szCs w:val="16"/>
                <w:lang w:eastAsia="en-GB"/>
              </w:rPr>
              <w:t>(  51.0</w:t>
            </w:r>
            <w:proofErr w:type="gramEnd"/>
            <w:r w:rsidRPr="004F7F15">
              <w:rPr>
                <w:rFonts w:ascii="Times New Roman" w:eastAsiaTheme="minorHAnsi" w:hAnsi="Times New Roman"/>
                <w:color w:val="000000"/>
                <w:sz w:val="18"/>
                <w:szCs w:val="16"/>
                <w:lang w:eastAsia="en-GB"/>
              </w:rPr>
              <w:t>,  90.0)</w:t>
            </w:r>
          </w:p>
        </w:tc>
        <w:tc>
          <w:tcPr>
            <w:tcW w:w="893" w:type="dxa"/>
            <w:tcMar>
              <w:top w:w="0" w:type="dxa"/>
              <w:left w:w="75" w:type="dxa"/>
              <w:bottom w:w="0" w:type="dxa"/>
              <w:right w:w="75" w:type="dxa"/>
            </w:tcMar>
            <w:vAlign w:val="center"/>
            <w:hideMark/>
          </w:tcPr>
          <w:p w14:paraId="5193DA4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48.0 </w:t>
            </w:r>
            <w:proofErr w:type="gramStart"/>
            <w:r w:rsidRPr="004F7F15">
              <w:rPr>
                <w:rFonts w:ascii="Times New Roman" w:eastAsiaTheme="minorHAnsi" w:hAnsi="Times New Roman"/>
                <w:color w:val="000000"/>
                <w:sz w:val="18"/>
                <w:szCs w:val="16"/>
                <w:lang w:eastAsia="en-GB"/>
              </w:rPr>
              <w:t>(  32.0</w:t>
            </w:r>
            <w:proofErr w:type="gramEnd"/>
            <w:r w:rsidRPr="004F7F15">
              <w:rPr>
                <w:rFonts w:ascii="Times New Roman" w:eastAsiaTheme="minorHAnsi" w:hAnsi="Times New Roman"/>
                <w:color w:val="000000"/>
                <w:sz w:val="18"/>
                <w:szCs w:val="16"/>
                <w:lang w:eastAsia="en-GB"/>
              </w:rPr>
              <w:t>,  64.0)</w:t>
            </w:r>
          </w:p>
        </w:tc>
        <w:tc>
          <w:tcPr>
            <w:tcW w:w="893" w:type="dxa"/>
            <w:tcMar>
              <w:top w:w="0" w:type="dxa"/>
              <w:left w:w="75" w:type="dxa"/>
              <w:bottom w:w="0" w:type="dxa"/>
              <w:right w:w="75" w:type="dxa"/>
            </w:tcMar>
            <w:vAlign w:val="center"/>
            <w:hideMark/>
          </w:tcPr>
          <w:p w14:paraId="302A7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47.0</w:t>
            </w:r>
            <w:proofErr w:type="gramEnd"/>
            <w:r w:rsidRPr="004F7F15">
              <w:rPr>
                <w:rFonts w:ascii="Times New Roman" w:eastAsiaTheme="minorHAnsi" w:hAnsi="Times New Roman"/>
                <w:color w:val="000000"/>
                <w:sz w:val="18"/>
                <w:szCs w:val="16"/>
                <w:lang w:eastAsia="en-GB"/>
              </w:rPr>
              <w:t>,  83.0)</w:t>
            </w:r>
          </w:p>
        </w:tc>
        <w:tc>
          <w:tcPr>
            <w:tcW w:w="893" w:type="dxa"/>
            <w:tcMar>
              <w:top w:w="0" w:type="dxa"/>
              <w:left w:w="75" w:type="dxa"/>
              <w:bottom w:w="0" w:type="dxa"/>
              <w:right w:w="75" w:type="dxa"/>
            </w:tcMar>
            <w:vAlign w:val="center"/>
            <w:hideMark/>
          </w:tcPr>
          <w:p w14:paraId="68EB0A7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73.0 </w:t>
            </w:r>
            <w:proofErr w:type="gramStart"/>
            <w:r w:rsidRPr="004F7F15">
              <w:rPr>
                <w:rFonts w:ascii="Times New Roman" w:eastAsiaTheme="minorHAnsi" w:hAnsi="Times New Roman"/>
                <w:color w:val="000000"/>
                <w:sz w:val="18"/>
                <w:szCs w:val="16"/>
                <w:lang w:eastAsia="en-GB"/>
              </w:rPr>
              <w:t>(  51.0</w:t>
            </w:r>
            <w:proofErr w:type="gramEnd"/>
            <w:r w:rsidRPr="004F7F15">
              <w:rPr>
                <w:rFonts w:ascii="Times New Roman" w:eastAsiaTheme="minorHAnsi" w:hAnsi="Times New Roman"/>
                <w:color w:val="000000"/>
                <w:sz w:val="18"/>
                <w:szCs w:val="16"/>
                <w:lang w:eastAsia="en-GB"/>
              </w:rPr>
              <w:t>,  94.0)</w:t>
            </w:r>
          </w:p>
        </w:tc>
        <w:tc>
          <w:tcPr>
            <w:tcW w:w="893" w:type="dxa"/>
            <w:tcMar>
              <w:top w:w="0" w:type="dxa"/>
              <w:left w:w="75" w:type="dxa"/>
              <w:bottom w:w="0" w:type="dxa"/>
              <w:right w:w="75" w:type="dxa"/>
            </w:tcMar>
            <w:vAlign w:val="center"/>
            <w:hideMark/>
          </w:tcPr>
          <w:p w14:paraId="1BFD469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4.0,  11.0)</w:t>
            </w:r>
          </w:p>
        </w:tc>
        <w:tc>
          <w:tcPr>
            <w:tcW w:w="893" w:type="dxa"/>
            <w:tcMar>
              <w:top w:w="0" w:type="dxa"/>
              <w:left w:w="75" w:type="dxa"/>
              <w:bottom w:w="0" w:type="dxa"/>
              <w:right w:w="75" w:type="dxa"/>
            </w:tcMar>
            <w:vAlign w:val="center"/>
            <w:hideMark/>
          </w:tcPr>
          <w:p w14:paraId="259004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385.0 </w:t>
            </w:r>
            <w:proofErr w:type="gramStart"/>
            <w:r w:rsidRPr="004F7F15">
              <w:rPr>
                <w:rFonts w:ascii="Times New Roman" w:eastAsiaTheme="minorHAnsi" w:hAnsi="Times New Roman"/>
                <w:color w:val="000000"/>
                <w:sz w:val="18"/>
                <w:szCs w:val="16"/>
                <w:lang w:eastAsia="en-GB"/>
              </w:rPr>
              <w:t>( 339.0</w:t>
            </w:r>
            <w:proofErr w:type="gramEnd"/>
            <w:r w:rsidRPr="004F7F15">
              <w:rPr>
                <w:rFonts w:ascii="Times New Roman" w:eastAsiaTheme="minorHAnsi" w:hAnsi="Times New Roman"/>
                <w:color w:val="000000"/>
                <w:sz w:val="18"/>
                <w:szCs w:val="16"/>
                <w:lang w:eastAsia="en-GB"/>
              </w:rPr>
              <w:t>, 431.0)</w:t>
            </w:r>
          </w:p>
        </w:tc>
      </w:tr>
      <w:tr w:rsidR="004F7F15" w:rsidRPr="004F7F15" w14:paraId="3CACDB85" w14:textId="77777777" w:rsidTr="004F7F15">
        <w:trPr>
          <w:trHeight w:val="510"/>
        </w:trPr>
        <w:tc>
          <w:tcPr>
            <w:tcW w:w="1328" w:type="dxa"/>
            <w:vMerge/>
            <w:vAlign w:val="center"/>
            <w:hideMark/>
          </w:tcPr>
          <w:p w14:paraId="62B8A3C4"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06F7D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3029D0A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1.0,   4.0)</w:t>
            </w:r>
          </w:p>
        </w:tc>
        <w:tc>
          <w:tcPr>
            <w:tcW w:w="893" w:type="dxa"/>
            <w:tcMar>
              <w:top w:w="0" w:type="dxa"/>
              <w:left w:w="75" w:type="dxa"/>
              <w:bottom w:w="0" w:type="dxa"/>
              <w:right w:w="75" w:type="dxa"/>
            </w:tcMar>
            <w:vAlign w:val="center"/>
            <w:hideMark/>
          </w:tcPr>
          <w:p w14:paraId="4F36450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6.0,  15.0)</w:t>
            </w:r>
          </w:p>
        </w:tc>
        <w:tc>
          <w:tcPr>
            <w:tcW w:w="893" w:type="dxa"/>
            <w:tcMar>
              <w:top w:w="0" w:type="dxa"/>
              <w:left w:w="75" w:type="dxa"/>
              <w:bottom w:w="0" w:type="dxa"/>
              <w:right w:w="75" w:type="dxa"/>
            </w:tcMar>
            <w:vAlign w:val="center"/>
            <w:hideMark/>
          </w:tcPr>
          <w:p w14:paraId="446348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3.0,  12.0)</w:t>
            </w:r>
          </w:p>
        </w:tc>
        <w:tc>
          <w:tcPr>
            <w:tcW w:w="893" w:type="dxa"/>
            <w:tcMar>
              <w:top w:w="0" w:type="dxa"/>
              <w:left w:w="75" w:type="dxa"/>
              <w:bottom w:w="0" w:type="dxa"/>
              <w:right w:w="75" w:type="dxa"/>
            </w:tcMar>
            <w:vAlign w:val="center"/>
            <w:hideMark/>
          </w:tcPr>
          <w:p w14:paraId="2FE564A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5.0,  15.0)</w:t>
            </w:r>
          </w:p>
        </w:tc>
        <w:tc>
          <w:tcPr>
            <w:tcW w:w="893" w:type="dxa"/>
            <w:tcMar>
              <w:top w:w="0" w:type="dxa"/>
              <w:left w:w="75" w:type="dxa"/>
              <w:bottom w:w="0" w:type="dxa"/>
              <w:right w:w="75" w:type="dxa"/>
            </w:tcMar>
            <w:vAlign w:val="center"/>
            <w:hideMark/>
          </w:tcPr>
          <w:p w14:paraId="0E5469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7.0,  12.0)</w:t>
            </w:r>
          </w:p>
        </w:tc>
        <w:tc>
          <w:tcPr>
            <w:tcW w:w="893" w:type="dxa"/>
            <w:tcMar>
              <w:top w:w="0" w:type="dxa"/>
              <w:left w:w="75" w:type="dxa"/>
              <w:bottom w:w="0" w:type="dxa"/>
              <w:right w:w="75" w:type="dxa"/>
            </w:tcMar>
            <w:vAlign w:val="center"/>
            <w:hideMark/>
          </w:tcPr>
          <w:p w14:paraId="57609B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1.0,  10.0)</w:t>
            </w:r>
          </w:p>
        </w:tc>
        <w:tc>
          <w:tcPr>
            <w:tcW w:w="893" w:type="dxa"/>
            <w:tcMar>
              <w:top w:w="0" w:type="dxa"/>
              <w:left w:w="75" w:type="dxa"/>
              <w:bottom w:w="0" w:type="dxa"/>
              <w:right w:w="75" w:type="dxa"/>
            </w:tcMar>
            <w:vAlign w:val="center"/>
            <w:hideMark/>
          </w:tcPr>
          <w:p w14:paraId="14AFF09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63.0 </w:t>
            </w:r>
            <w:proofErr w:type="gramStart"/>
            <w:r w:rsidRPr="004F7F15">
              <w:rPr>
                <w:rFonts w:ascii="Times New Roman" w:eastAsiaTheme="minorHAnsi" w:hAnsi="Times New Roman"/>
                <w:color w:val="000000"/>
                <w:sz w:val="18"/>
                <w:szCs w:val="16"/>
                <w:lang w:eastAsia="en-GB"/>
              </w:rPr>
              <w:t>(  39.0</w:t>
            </w:r>
            <w:proofErr w:type="gramEnd"/>
            <w:r w:rsidRPr="004F7F15">
              <w:rPr>
                <w:rFonts w:ascii="Times New Roman" w:eastAsiaTheme="minorHAnsi" w:hAnsi="Times New Roman"/>
                <w:color w:val="000000"/>
                <w:sz w:val="18"/>
                <w:szCs w:val="16"/>
                <w:lang w:eastAsia="en-GB"/>
              </w:rPr>
              <w:t>,  88.0)</w:t>
            </w:r>
          </w:p>
        </w:tc>
      </w:tr>
      <w:tr w:rsidR="004F7F15" w:rsidRPr="004F7F15"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Falls</w:t>
            </w:r>
          </w:p>
        </w:tc>
        <w:tc>
          <w:tcPr>
            <w:tcW w:w="743" w:type="dxa"/>
            <w:tcMar>
              <w:top w:w="0" w:type="dxa"/>
              <w:left w:w="75" w:type="dxa"/>
              <w:bottom w:w="0" w:type="dxa"/>
              <w:right w:w="75" w:type="dxa"/>
            </w:tcMar>
            <w:vAlign w:val="center"/>
            <w:hideMark/>
          </w:tcPr>
          <w:p w14:paraId="777D48F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1C64606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1.0,   6.0)</w:t>
            </w:r>
          </w:p>
        </w:tc>
        <w:tc>
          <w:tcPr>
            <w:tcW w:w="893" w:type="dxa"/>
            <w:tcMar>
              <w:top w:w="0" w:type="dxa"/>
              <w:left w:w="75" w:type="dxa"/>
              <w:bottom w:w="0" w:type="dxa"/>
              <w:right w:w="75" w:type="dxa"/>
            </w:tcMar>
            <w:vAlign w:val="center"/>
            <w:hideMark/>
          </w:tcPr>
          <w:p w14:paraId="686E26B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3.0,  11.0)</w:t>
            </w:r>
          </w:p>
        </w:tc>
        <w:tc>
          <w:tcPr>
            <w:tcW w:w="893" w:type="dxa"/>
            <w:tcMar>
              <w:top w:w="0" w:type="dxa"/>
              <w:left w:w="75" w:type="dxa"/>
              <w:bottom w:w="0" w:type="dxa"/>
              <w:right w:w="75" w:type="dxa"/>
            </w:tcMar>
            <w:vAlign w:val="center"/>
            <w:hideMark/>
          </w:tcPr>
          <w:p w14:paraId="64D121F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-16.0 ( -29.0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w:t>
            </w:r>
          </w:p>
        </w:tc>
        <w:tc>
          <w:tcPr>
            <w:tcW w:w="893" w:type="dxa"/>
            <w:tcMar>
              <w:top w:w="0" w:type="dxa"/>
              <w:left w:w="75" w:type="dxa"/>
              <w:bottom w:w="0" w:type="dxa"/>
              <w:right w:w="75" w:type="dxa"/>
            </w:tcMar>
            <w:vAlign w:val="center"/>
            <w:hideMark/>
          </w:tcPr>
          <w:p w14:paraId="4611AE0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-6.0 ( -23.</w:t>
            </w:r>
            <w:proofErr w:type="gramStart"/>
            <w:r w:rsidRPr="004F7F15">
              <w:rPr>
                <w:rFonts w:ascii="Times New Roman" w:eastAsiaTheme="minorHAnsi" w:hAnsi="Times New Roman"/>
                <w:color w:val="000000"/>
                <w:sz w:val="18"/>
                <w:szCs w:val="16"/>
                <w:lang w:eastAsia="en-GB"/>
              </w:rPr>
              <w:t>0,  11.0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2F4DB7C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-31.0 ( -53.0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9.0)</w:t>
            </w:r>
          </w:p>
        </w:tc>
        <w:tc>
          <w:tcPr>
            <w:tcW w:w="854" w:type="dxa"/>
            <w:tcMar>
              <w:top w:w="0" w:type="dxa"/>
              <w:left w:w="75" w:type="dxa"/>
              <w:bottom w:w="0" w:type="dxa"/>
              <w:right w:w="75" w:type="dxa"/>
            </w:tcMar>
            <w:vAlign w:val="center"/>
            <w:hideMark/>
          </w:tcPr>
          <w:p w14:paraId="538F3AF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-46.0 ( -76.0, -15.0)</w:t>
            </w:r>
          </w:p>
        </w:tc>
        <w:tc>
          <w:tcPr>
            <w:tcW w:w="893" w:type="dxa"/>
            <w:tcMar>
              <w:top w:w="0" w:type="dxa"/>
              <w:left w:w="75" w:type="dxa"/>
              <w:bottom w:w="0" w:type="dxa"/>
              <w:right w:w="75" w:type="dxa"/>
            </w:tcMar>
            <w:vAlign w:val="center"/>
            <w:hideMark/>
          </w:tcPr>
          <w:p w14:paraId="38D5AC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-87.0 (-130.0, -44.0)</w:t>
            </w:r>
          </w:p>
        </w:tc>
      </w:tr>
      <w:tr w:rsidR="004F7F15" w:rsidRPr="004F7F15" w14:paraId="55454E54" w14:textId="77777777" w:rsidTr="004F7F15">
        <w:trPr>
          <w:trHeight w:val="525"/>
        </w:trPr>
        <w:tc>
          <w:tcPr>
            <w:tcW w:w="1328" w:type="dxa"/>
            <w:vMerge/>
            <w:vAlign w:val="center"/>
            <w:hideMark/>
          </w:tcPr>
          <w:p w14:paraId="53FB1025"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1A73461"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66915E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93" w:type="dxa"/>
            <w:tcMar>
              <w:top w:w="0" w:type="dxa"/>
              <w:left w:w="75" w:type="dxa"/>
              <w:bottom w:w="0" w:type="dxa"/>
              <w:right w:w="75" w:type="dxa"/>
            </w:tcMar>
            <w:vAlign w:val="center"/>
            <w:hideMark/>
          </w:tcPr>
          <w:p w14:paraId="59E0D1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3.0,   4.0)</w:t>
            </w:r>
          </w:p>
        </w:tc>
        <w:tc>
          <w:tcPr>
            <w:tcW w:w="893" w:type="dxa"/>
            <w:tcMar>
              <w:top w:w="0" w:type="dxa"/>
              <w:left w:w="75" w:type="dxa"/>
              <w:bottom w:w="0" w:type="dxa"/>
              <w:right w:w="75" w:type="dxa"/>
            </w:tcMar>
            <w:vAlign w:val="center"/>
            <w:hideMark/>
          </w:tcPr>
          <w:p w14:paraId="20CF218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7.0,   8.0)</w:t>
            </w:r>
          </w:p>
        </w:tc>
        <w:tc>
          <w:tcPr>
            <w:tcW w:w="893" w:type="dxa"/>
            <w:tcMar>
              <w:top w:w="0" w:type="dxa"/>
              <w:left w:w="75" w:type="dxa"/>
              <w:bottom w:w="0" w:type="dxa"/>
              <w:right w:w="75" w:type="dxa"/>
            </w:tcMar>
            <w:vAlign w:val="center"/>
            <w:hideMark/>
          </w:tcPr>
          <w:p w14:paraId="45463D9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-16.</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9.0)</w:t>
            </w:r>
          </w:p>
        </w:tc>
        <w:tc>
          <w:tcPr>
            <w:tcW w:w="854" w:type="dxa"/>
            <w:tcMar>
              <w:top w:w="0" w:type="dxa"/>
              <w:left w:w="75" w:type="dxa"/>
              <w:bottom w:w="0" w:type="dxa"/>
              <w:right w:w="75" w:type="dxa"/>
            </w:tcMar>
            <w:vAlign w:val="center"/>
            <w:hideMark/>
          </w:tcPr>
          <w:p w14:paraId="32B4B16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-3.0 ( -23.</w:t>
            </w:r>
            <w:proofErr w:type="gramStart"/>
            <w:r w:rsidRPr="004F7F15">
              <w:rPr>
                <w:rFonts w:ascii="Times New Roman" w:eastAsiaTheme="minorHAnsi" w:hAnsi="Times New Roman"/>
                <w:color w:val="000000"/>
                <w:sz w:val="18"/>
                <w:szCs w:val="16"/>
                <w:lang w:eastAsia="en-GB"/>
              </w:rPr>
              <w:t>0,  17.0</w:t>
            </w:r>
            <w:proofErr w:type="gramEnd"/>
            <w:r w:rsidRPr="004F7F15">
              <w:rPr>
                <w:rFonts w:ascii="Times New Roman" w:eastAsiaTheme="minorHAnsi" w:hAnsi="Times New Roman"/>
                <w:color w:val="000000"/>
                <w:sz w:val="18"/>
                <w:szCs w:val="16"/>
                <w:lang w:eastAsia="en-GB"/>
              </w:rPr>
              <w:t>)</w:t>
            </w:r>
          </w:p>
        </w:tc>
        <w:tc>
          <w:tcPr>
            <w:tcW w:w="854" w:type="dxa"/>
            <w:tcMar>
              <w:top w:w="0" w:type="dxa"/>
              <w:left w:w="75" w:type="dxa"/>
              <w:bottom w:w="0" w:type="dxa"/>
              <w:right w:w="75" w:type="dxa"/>
            </w:tcMar>
            <w:vAlign w:val="center"/>
            <w:hideMark/>
          </w:tcPr>
          <w:p w14:paraId="5905979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-41.0 ( -79.0</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w:t>
            </w:r>
          </w:p>
        </w:tc>
        <w:tc>
          <w:tcPr>
            <w:tcW w:w="893" w:type="dxa"/>
            <w:tcMar>
              <w:top w:w="0" w:type="dxa"/>
              <w:left w:w="75" w:type="dxa"/>
              <w:bottom w:w="0" w:type="dxa"/>
              <w:right w:w="75" w:type="dxa"/>
            </w:tcMar>
            <w:vAlign w:val="center"/>
            <w:hideMark/>
          </w:tcPr>
          <w:p w14:paraId="4694CB3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-44.0 ( -89.</w:t>
            </w:r>
            <w:proofErr w:type="gramStart"/>
            <w:r w:rsidRPr="004F7F15">
              <w:rPr>
                <w:rFonts w:ascii="Times New Roman" w:eastAsiaTheme="minorHAnsi" w:hAnsi="Times New Roman"/>
                <w:color w:val="000000"/>
                <w:sz w:val="18"/>
                <w:szCs w:val="16"/>
                <w:lang w:eastAsia="en-GB"/>
              </w:rPr>
              <w:t xml:space="preserve">0,   </w:t>
            </w:r>
            <w:proofErr w:type="gramEnd"/>
            <w:r w:rsidRPr="004F7F15">
              <w:rPr>
                <w:rFonts w:ascii="Times New Roman" w:eastAsiaTheme="minorHAnsi" w:hAnsi="Times New Roman"/>
                <w:color w:val="000000"/>
                <w:sz w:val="18"/>
                <w:szCs w:val="16"/>
                <w:lang w:eastAsia="en-GB"/>
              </w:rPr>
              <w:t>2.0)</w:t>
            </w:r>
          </w:p>
        </w:tc>
      </w:tr>
      <w:tr w:rsidR="004F7F15" w:rsidRPr="004F7F15"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Drownings</w:t>
            </w:r>
          </w:p>
        </w:tc>
        <w:tc>
          <w:tcPr>
            <w:tcW w:w="743" w:type="dxa"/>
            <w:tcMar>
              <w:top w:w="0" w:type="dxa"/>
              <w:left w:w="75" w:type="dxa"/>
              <w:bottom w:w="0" w:type="dxa"/>
              <w:right w:w="75" w:type="dxa"/>
            </w:tcMar>
            <w:vAlign w:val="center"/>
            <w:hideMark/>
          </w:tcPr>
          <w:p w14:paraId="0CDE015E"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BE731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45.0)</w:t>
            </w:r>
          </w:p>
        </w:tc>
        <w:tc>
          <w:tcPr>
            <w:tcW w:w="893" w:type="dxa"/>
            <w:tcMar>
              <w:top w:w="0" w:type="dxa"/>
              <w:left w:w="75" w:type="dxa"/>
              <w:bottom w:w="0" w:type="dxa"/>
              <w:right w:w="75" w:type="dxa"/>
            </w:tcMar>
            <w:vAlign w:val="center"/>
            <w:hideMark/>
          </w:tcPr>
          <w:p w14:paraId="3B79D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25.0 </w:t>
            </w:r>
            <w:proofErr w:type="gramStart"/>
            <w:r w:rsidRPr="004F7F15">
              <w:rPr>
                <w:rFonts w:ascii="Times New Roman" w:eastAsiaTheme="minorHAnsi" w:hAnsi="Times New Roman"/>
                <w:color w:val="000000"/>
                <w:sz w:val="18"/>
                <w:szCs w:val="16"/>
                <w:lang w:eastAsia="en-GB"/>
              </w:rPr>
              <w:t>(  20.0</w:t>
            </w:r>
            <w:proofErr w:type="gramEnd"/>
            <w:r w:rsidRPr="004F7F15">
              <w:rPr>
                <w:rFonts w:ascii="Times New Roman" w:eastAsiaTheme="minorHAnsi" w:hAnsi="Times New Roman"/>
                <w:color w:val="000000"/>
                <w:sz w:val="18"/>
                <w:szCs w:val="16"/>
                <w:lang w:eastAsia="en-GB"/>
              </w:rPr>
              <w:t>,  29.0)</w:t>
            </w:r>
          </w:p>
        </w:tc>
        <w:tc>
          <w:tcPr>
            <w:tcW w:w="893" w:type="dxa"/>
            <w:tcMar>
              <w:top w:w="0" w:type="dxa"/>
              <w:left w:w="75" w:type="dxa"/>
              <w:bottom w:w="0" w:type="dxa"/>
              <w:right w:w="75" w:type="dxa"/>
            </w:tcMar>
            <w:vAlign w:val="center"/>
            <w:hideMark/>
          </w:tcPr>
          <w:p w14:paraId="4C8AFEFB"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c>
          <w:tcPr>
            <w:tcW w:w="893" w:type="dxa"/>
            <w:tcMar>
              <w:top w:w="0" w:type="dxa"/>
              <w:left w:w="75" w:type="dxa"/>
              <w:bottom w:w="0" w:type="dxa"/>
              <w:right w:w="75" w:type="dxa"/>
            </w:tcMar>
            <w:vAlign w:val="center"/>
            <w:hideMark/>
          </w:tcPr>
          <w:p w14:paraId="0B64CE0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93" w:type="dxa"/>
            <w:tcMar>
              <w:top w:w="0" w:type="dxa"/>
              <w:left w:w="75" w:type="dxa"/>
              <w:bottom w:w="0" w:type="dxa"/>
              <w:right w:w="75" w:type="dxa"/>
            </w:tcMar>
            <w:vAlign w:val="center"/>
            <w:hideMark/>
          </w:tcPr>
          <w:p w14:paraId="1730AF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128.0 </w:t>
            </w:r>
            <w:proofErr w:type="gramStart"/>
            <w:r w:rsidRPr="004F7F15">
              <w:rPr>
                <w:rFonts w:ascii="Times New Roman" w:eastAsiaTheme="minorHAnsi" w:hAnsi="Times New Roman"/>
                <w:color w:val="000000"/>
                <w:sz w:val="18"/>
                <w:szCs w:val="16"/>
                <w:lang w:eastAsia="en-GB"/>
              </w:rPr>
              <w:t>( 116.0</w:t>
            </w:r>
            <w:proofErr w:type="gramEnd"/>
            <w:r w:rsidRPr="004F7F15">
              <w:rPr>
                <w:rFonts w:ascii="Times New Roman" w:eastAsiaTheme="minorHAnsi" w:hAnsi="Times New Roman"/>
                <w:color w:val="000000"/>
                <w:sz w:val="18"/>
                <w:szCs w:val="16"/>
                <w:lang w:eastAsia="en-GB"/>
              </w:rPr>
              <w:t>, 141.0)</w:t>
            </w:r>
          </w:p>
        </w:tc>
      </w:tr>
      <w:tr w:rsidR="004F7F15" w:rsidRPr="004F7F15" w14:paraId="48954607" w14:textId="77777777" w:rsidTr="004F7F15">
        <w:trPr>
          <w:trHeight w:val="525"/>
        </w:trPr>
        <w:tc>
          <w:tcPr>
            <w:tcW w:w="1328" w:type="dxa"/>
            <w:vMerge/>
            <w:vAlign w:val="center"/>
            <w:hideMark/>
          </w:tcPr>
          <w:p w14:paraId="676EDE7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358794F"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1432808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33DACF4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19.0)</w:t>
            </w:r>
          </w:p>
        </w:tc>
      </w:tr>
      <w:tr w:rsidR="004F7F15" w:rsidRPr="004F7F15"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780D35" w:rsidRDefault="004F7F15" w:rsidP="004F7F15">
            <w:pPr>
              <w:spacing w:after="0" w:line="240" w:lineRule="auto"/>
              <w:rPr>
                <w:rFonts w:ascii="Times New Roman" w:eastAsiaTheme="minorHAnsi" w:hAnsi="Times New Roman"/>
                <w:sz w:val="18"/>
                <w:szCs w:val="24"/>
                <w:u w:val="single"/>
                <w:lang w:eastAsia="en-GB"/>
              </w:rPr>
            </w:pPr>
            <w:r w:rsidRPr="00780D35">
              <w:rPr>
                <w:rFonts w:ascii="Times New Roman" w:eastAsiaTheme="minorHAnsi" w:hAnsi="Times New Roman"/>
                <w:color w:val="000000"/>
                <w:sz w:val="18"/>
                <w:szCs w:val="21"/>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30342E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2.0,   4.0)</w:t>
            </w:r>
          </w:p>
        </w:tc>
        <w:tc>
          <w:tcPr>
            <w:tcW w:w="893" w:type="dxa"/>
            <w:tcMar>
              <w:top w:w="0" w:type="dxa"/>
              <w:left w:w="75" w:type="dxa"/>
              <w:bottom w:w="0" w:type="dxa"/>
              <w:right w:w="75" w:type="dxa"/>
            </w:tcMar>
            <w:vAlign w:val="center"/>
            <w:hideMark/>
          </w:tcPr>
          <w:p w14:paraId="5CF3DA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1.0,   6.0)</w:t>
            </w:r>
          </w:p>
        </w:tc>
        <w:tc>
          <w:tcPr>
            <w:tcW w:w="893" w:type="dxa"/>
            <w:tcMar>
              <w:top w:w="0" w:type="dxa"/>
              <w:left w:w="75" w:type="dxa"/>
              <w:bottom w:w="0" w:type="dxa"/>
              <w:right w:w="75" w:type="dxa"/>
            </w:tcMar>
            <w:vAlign w:val="center"/>
            <w:hideMark/>
          </w:tcPr>
          <w:p w14:paraId="122233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58.0 </w:t>
            </w:r>
            <w:proofErr w:type="gramStart"/>
            <w:r w:rsidRPr="004F7F15">
              <w:rPr>
                <w:rFonts w:ascii="Times New Roman" w:eastAsiaTheme="minorHAnsi" w:hAnsi="Times New Roman"/>
                <w:color w:val="000000"/>
                <w:sz w:val="18"/>
                <w:szCs w:val="16"/>
                <w:lang w:eastAsia="en-GB"/>
              </w:rPr>
              <w:t>(  31.0</w:t>
            </w:r>
            <w:proofErr w:type="gramEnd"/>
            <w:r w:rsidRPr="004F7F15">
              <w:rPr>
                <w:rFonts w:ascii="Times New Roman" w:eastAsiaTheme="minorHAnsi" w:hAnsi="Times New Roman"/>
                <w:color w:val="000000"/>
                <w:sz w:val="18"/>
                <w:szCs w:val="16"/>
                <w:lang w:eastAsia="en-GB"/>
              </w:rPr>
              <w:t>,  85.0)</w:t>
            </w:r>
          </w:p>
        </w:tc>
        <w:tc>
          <w:tcPr>
            <w:tcW w:w="893" w:type="dxa"/>
            <w:tcMar>
              <w:top w:w="0" w:type="dxa"/>
              <w:left w:w="75" w:type="dxa"/>
              <w:bottom w:w="0" w:type="dxa"/>
              <w:right w:w="75" w:type="dxa"/>
            </w:tcMar>
            <w:vAlign w:val="center"/>
            <w:hideMark/>
          </w:tcPr>
          <w:p w14:paraId="45207B5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96.0 </w:t>
            </w:r>
            <w:proofErr w:type="gramStart"/>
            <w:r w:rsidRPr="004F7F15">
              <w:rPr>
                <w:rFonts w:ascii="Times New Roman" w:eastAsiaTheme="minorHAnsi" w:hAnsi="Times New Roman"/>
                <w:color w:val="000000"/>
                <w:sz w:val="18"/>
                <w:szCs w:val="16"/>
                <w:lang w:eastAsia="en-GB"/>
              </w:rPr>
              <w:t>(  67.0</w:t>
            </w:r>
            <w:proofErr w:type="gramEnd"/>
            <w:r w:rsidRPr="004F7F15">
              <w:rPr>
                <w:rFonts w:ascii="Times New Roman" w:eastAsiaTheme="minorHAnsi" w:hAnsi="Times New Roman"/>
                <w:color w:val="000000"/>
                <w:sz w:val="18"/>
                <w:szCs w:val="16"/>
                <w:lang w:eastAsia="en-GB"/>
              </w:rPr>
              <w:t>, 126.0)</w:t>
            </w:r>
          </w:p>
        </w:tc>
        <w:tc>
          <w:tcPr>
            <w:tcW w:w="893" w:type="dxa"/>
            <w:tcMar>
              <w:top w:w="0" w:type="dxa"/>
              <w:left w:w="75" w:type="dxa"/>
              <w:bottom w:w="0" w:type="dxa"/>
              <w:right w:w="75" w:type="dxa"/>
            </w:tcMar>
            <w:vAlign w:val="center"/>
            <w:hideMark/>
          </w:tcPr>
          <w:p w14:paraId="0A27BD2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65.0 </w:t>
            </w:r>
            <w:proofErr w:type="gramStart"/>
            <w:r w:rsidRPr="004F7F15">
              <w:rPr>
                <w:rFonts w:ascii="Times New Roman" w:eastAsiaTheme="minorHAnsi" w:hAnsi="Times New Roman"/>
                <w:color w:val="000000"/>
                <w:sz w:val="18"/>
                <w:szCs w:val="16"/>
                <w:lang w:eastAsia="en-GB"/>
              </w:rPr>
              <w:t>(  41.0</w:t>
            </w:r>
            <w:proofErr w:type="gramEnd"/>
            <w:r w:rsidRPr="004F7F15">
              <w:rPr>
                <w:rFonts w:ascii="Times New Roman" w:eastAsiaTheme="minorHAnsi" w:hAnsi="Times New Roman"/>
                <w:color w:val="000000"/>
                <w:sz w:val="18"/>
                <w:szCs w:val="16"/>
                <w:lang w:eastAsia="en-GB"/>
              </w:rPr>
              <w:t>,  89.0)</w:t>
            </w:r>
          </w:p>
        </w:tc>
        <w:tc>
          <w:tcPr>
            <w:tcW w:w="893" w:type="dxa"/>
            <w:tcMar>
              <w:top w:w="0" w:type="dxa"/>
              <w:left w:w="75" w:type="dxa"/>
              <w:bottom w:w="0" w:type="dxa"/>
              <w:right w:w="75" w:type="dxa"/>
            </w:tcMar>
            <w:vAlign w:val="center"/>
            <w:hideMark/>
          </w:tcPr>
          <w:p w14:paraId="318F41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45.0 </w:t>
            </w:r>
            <w:proofErr w:type="gramStart"/>
            <w:r w:rsidRPr="004F7F15">
              <w:rPr>
                <w:rFonts w:ascii="Times New Roman" w:eastAsiaTheme="minorHAnsi" w:hAnsi="Times New Roman"/>
                <w:color w:val="000000"/>
                <w:sz w:val="18"/>
                <w:szCs w:val="16"/>
                <w:lang w:eastAsia="en-GB"/>
              </w:rPr>
              <w:t>(  19.0</w:t>
            </w:r>
            <w:proofErr w:type="gramEnd"/>
            <w:r w:rsidRPr="004F7F15">
              <w:rPr>
                <w:rFonts w:ascii="Times New Roman" w:eastAsiaTheme="minorHAnsi" w:hAnsi="Times New Roman"/>
                <w:color w:val="000000"/>
                <w:sz w:val="18"/>
                <w:szCs w:val="16"/>
                <w:lang w:eastAsia="en-GB"/>
              </w:rPr>
              <w:t>,  70.0)</w:t>
            </w:r>
          </w:p>
        </w:tc>
        <w:tc>
          <w:tcPr>
            <w:tcW w:w="893" w:type="dxa"/>
            <w:tcMar>
              <w:top w:w="0" w:type="dxa"/>
              <w:left w:w="75" w:type="dxa"/>
              <w:bottom w:w="0" w:type="dxa"/>
              <w:right w:w="75" w:type="dxa"/>
            </w:tcMar>
            <w:vAlign w:val="center"/>
            <w:hideMark/>
          </w:tcPr>
          <w:p w14:paraId="5FC813A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68.0 </w:t>
            </w:r>
            <w:proofErr w:type="gramStart"/>
            <w:r w:rsidRPr="004F7F15">
              <w:rPr>
                <w:rFonts w:ascii="Times New Roman" w:eastAsiaTheme="minorHAnsi" w:hAnsi="Times New Roman"/>
                <w:color w:val="000000"/>
                <w:sz w:val="18"/>
                <w:szCs w:val="16"/>
                <w:lang w:eastAsia="en-GB"/>
              </w:rPr>
              <w:t>(  41.0</w:t>
            </w:r>
            <w:proofErr w:type="gramEnd"/>
            <w:r w:rsidRPr="004F7F15">
              <w:rPr>
                <w:rFonts w:ascii="Times New Roman" w:eastAsiaTheme="minorHAnsi" w:hAnsi="Times New Roman"/>
                <w:color w:val="000000"/>
                <w:sz w:val="18"/>
                <w:szCs w:val="16"/>
                <w:lang w:eastAsia="en-GB"/>
              </w:rPr>
              <w:t>,  95.0)</w:t>
            </w:r>
          </w:p>
        </w:tc>
        <w:tc>
          <w:tcPr>
            <w:tcW w:w="893" w:type="dxa"/>
            <w:tcMar>
              <w:top w:w="0" w:type="dxa"/>
              <w:left w:w="75" w:type="dxa"/>
              <w:bottom w:w="0" w:type="dxa"/>
              <w:right w:w="75" w:type="dxa"/>
            </w:tcMar>
            <w:vAlign w:val="center"/>
            <w:hideMark/>
          </w:tcPr>
          <w:p w14:paraId="19A7368E"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28.0 </w:t>
            </w:r>
            <w:proofErr w:type="gramStart"/>
            <w:r w:rsidRPr="004F7F15">
              <w:rPr>
                <w:rFonts w:ascii="Times New Roman" w:eastAsiaTheme="minorHAnsi" w:hAnsi="Times New Roman"/>
                <w:color w:val="000000"/>
                <w:sz w:val="18"/>
                <w:szCs w:val="16"/>
                <w:lang w:eastAsia="en-GB"/>
              </w:rPr>
              <w:t>(  11.0</w:t>
            </w:r>
            <w:proofErr w:type="gramEnd"/>
            <w:r w:rsidRPr="004F7F15">
              <w:rPr>
                <w:rFonts w:ascii="Times New Roman" w:eastAsiaTheme="minorHAnsi" w:hAnsi="Times New Roman"/>
                <w:color w:val="000000"/>
                <w:sz w:val="18"/>
                <w:szCs w:val="16"/>
                <w:lang w:eastAsia="en-GB"/>
              </w:rPr>
              <w:t>,  46.0)</w:t>
            </w:r>
          </w:p>
        </w:tc>
        <w:tc>
          <w:tcPr>
            <w:tcW w:w="854" w:type="dxa"/>
            <w:tcMar>
              <w:top w:w="0" w:type="dxa"/>
              <w:left w:w="75" w:type="dxa"/>
              <w:bottom w:w="0" w:type="dxa"/>
              <w:right w:w="75" w:type="dxa"/>
            </w:tcMar>
            <w:vAlign w:val="center"/>
            <w:hideMark/>
          </w:tcPr>
          <w:p w14:paraId="3EE4983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388.0 </w:t>
            </w:r>
            <w:proofErr w:type="gramStart"/>
            <w:r w:rsidRPr="004F7F15">
              <w:rPr>
                <w:rFonts w:ascii="Times New Roman" w:eastAsiaTheme="minorHAnsi" w:hAnsi="Times New Roman"/>
                <w:color w:val="000000"/>
                <w:sz w:val="18"/>
                <w:szCs w:val="16"/>
                <w:lang w:eastAsia="en-GB"/>
              </w:rPr>
              <w:t>( 323.0</w:t>
            </w:r>
            <w:proofErr w:type="gramEnd"/>
            <w:r w:rsidRPr="004F7F15">
              <w:rPr>
                <w:rFonts w:ascii="Times New Roman" w:eastAsiaTheme="minorHAnsi" w:hAnsi="Times New Roman"/>
                <w:color w:val="000000"/>
                <w:sz w:val="18"/>
                <w:szCs w:val="16"/>
                <w:lang w:eastAsia="en-GB"/>
              </w:rPr>
              <w:t>, 451.0)</w:t>
            </w:r>
          </w:p>
        </w:tc>
      </w:tr>
      <w:tr w:rsidR="004F7F15" w:rsidRPr="004F7F15" w14:paraId="4512D1AF" w14:textId="77777777" w:rsidTr="004F7F15">
        <w:trPr>
          <w:trHeight w:val="510"/>
        </w:trPr>
        <w:tc>
          <w:tcPr>
            <w:tcW w:w="1328" w:type="dxa"/>
            <w:vMerge/>
            <w:vAlign w:val="center"/>
            <w:hideMark/>
          </w:tcPr>
          <w:p w14:paraId="53A173B3"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73E088D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07EEB91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15.0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1.0,  27.0)</w:t>
            </w:r>
          </w:p>
        </w:tc>
        <w:tc>
          <w:tcPr>
            <w:tcW w:w="893" w:type="dxa"/>
            <w:tcMar>
              <w:top w:w="0" w:type="dxa"/>
              <w:left w:w="75" w:type="dxa"/>
              <w:bottom w:w="0" w:type="dxa"/>
              <w:right w:w="75" w:type="dxa"/>
            </w:tcMar>
            <w:vAlign w:val="center"/>
            <w:hideMark/>
          </w:tcPr>
          <w:p w14:paraId="3AEBE33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2.0,  27.0)</w:t>
            </w:r>
          </w:p>
        </w:tc>
        <w:tc>
          <w:tcPr>
            <w:tcW w:w="893" w:type="dxa"/>
            <w:tcMar>
              <w:top w:w="0" w:type="dxa"/>
              <w:left w:w="75" w:type="dxa"/>
              <w:bottom w:w="0" w:type="dxa"/>
              <w:right w:w="75" w:type="dxa"/>
            </w:tcMar>
            <w:vAlign w:val="center"/>
            <w:hideMark/>
          </w:tcPr>
          <w:p w14:paraId="0677C9C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4.0,   4.0)</w:t>
            </w:r>
          </w:p>
        </w:tc>
        <w:tc>
          <w:tcPr>
            <w:tcW w:w="854" w:type="dxa"/>
            <w:tcMar>
              <w:top w:w="0" w:type="dxa"/>
              <w:left w:w="75" w:type="dxa"/>
              <w:bottom w:w="0" w:type="dxa"/>
              <w:right w:w="75" w:type="dxa"/>
            </w:tcMar>
            <w:vAlign w:val="center"/>
            <w:hideMark/>
          </w:tcPr>
          <w:p w14:paraId="2D37DD5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92.0 </w:t>
            </w:r>
            <w:proofErr w:type="gramStart"/>
            <w:r w:rsidRPr="004F7F15">
              <w:rPr>
                <w:rFonts w:ascii="Times New Roman" w:eastAsiaTheme="minorHAnsi" w:hAnsi="Times New Roman"/>
                <w:color w:val="000000"/>
                <w:sz w:val="18"/>
                <w:szCs w:val="16"/>
                <w:lang w:eastAsia="en-GB"/>
              </w:rPr>
              <w:t>(  63.0</w:t>
            </w:r>
            <w:proofErr w:type="gramEnd"/>
            <w:r w:rsidRPr="004F7F15">
              <w:rPr>
                <w:rFonts w:ascii="Times New Roman" w:eastAsiaTheme="minorHAnsi" w:hAnsi="Times New Roman"/>
                <w:color w:val="000000"/>
                <w:sz w:val="18"/>
                <w:szCs w:val="16"/>
                <w:lang w:eastAsia="en-GB"/>
              </w:rPr>
              <w:t>, 122.0)</w:t>
            </w:r>
          </w:p>
        </w:tc>
      </w:tr>
      <w:tr w:rsidR="004F7F15" w:rsidRPr="004F7F15"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Assault</w:t>
            </w:r>
          </w:p>
        </w:tc>
        <w:tc>
          <w:tcPr>
            <w:tcW w:w="743" w:type="dxa"/>
            <w:tcMar>
              <w:top w:w="0" w:type="dxa"/>
              <w:left w:w="75" w:type="dxa"/>
              <w:bottom w:w="0" w:type="dxa"/>
              <w:right w:w="75" w:type="dxa"/>
            </w:tcMar>
            <w:vAlign w:val="center"/>
            <w:hideMark/>
          </w:tcPr>
          <w:p w14:paraId="558F848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7DDC2EF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2.0,   4.0)</w:t>
            </w:r>
          </w:p>
        </w:tc>
        <w:tc>
          <w:tcPr>
            <w:tcW w:w="893" w:type="dxa"/>
            <w:tcMar>
              <w:top w:w="0" w:type="dxa"/>
              <w:left w:w="75" w:type="dxa"/>
              <w:bottom w:w="0" w:type="dxa"/>
              <w:right w:w="75" w:type="dxa"/>
            </w:tcMar>
            <w:vAlign w:val="center"/>
            <w:hideMark/>
          </w:tcPr>
          <w:p w14:paraId="0301D61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787E80E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38.0 </w:t>
            </w:r>
            <w:proofErr w:type="gramStart"/>
            <w:r w:rsidRPr="004F7F15">
              <w:rPr>
                <w:rFonts w:ascii="Times New Roman" w:eastAsiaTheme="minorHAnsi" w:hAnsi="Times New Roman"/>
                <w:color w:val="000000"/>
                <w:sz w:val="18"/>
                <w:szCs w:val="16"/>
                <w:lang w:eastAsia="en-GB"/>
              </w:rPr>
              <w:t>(  18.0</w:t>
            </w:r>
            <w:proofErr w:type="gramEnd"/>
            <w:r w:rsidRPr="004F7F15">
              <w:rPr>
                <w:rFonts w:ascii="Times New Roman" w:eastAsiaTheme="minorHAnsi" w:hAnsi="Times New Roman"/>
                <w:color w:val="000000"/>
                <w:sz w:val="18"/>
                <w:szCs w:val="16"/>
                <w:lang w:eastAsia="en-GB"/>
              </w:rPr>
              <w:t>,  58.0)</w:t>
            </w:r>
          </w:p>
        </w:tc>
        <w:tc>
          <w:tcPr>
            <w:tcW w:w="893" w:type="dxa"/>
            <w:tcMar>
              <w:top w:w="0" w:type="dxa"/>
              <w:left w:w="75" w:type="dxa"/>
              <w:bottom w:w="0" w:type="dxa"/>
              <w:right w:w="75" w:type="dxa"/>
            </w:tcMar>
            <w:vAlign w:val="center"/>
            <w:hideMark/>
          </w:tcPr>
          <w:p w14:paraId="2824DE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55.0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76.0)</w:t>
            </w:r>
          </w:p>
        </w:tc>
        <w:tc>
          <w:tcPr>
            <w:tcW w:w="893" w:type="dxa"/>
            <w:tcMar>
              <w:top w:w="0" w:type="dxa"/>
              <w:left w:w="75" w:type="dxa"/>
              <w:bottom w:w="0" w:type="dxa"/>
              <w:right w:w="75" w:type="dxa"/>
            </w:tcMar>
            <w:vAlign w:val="center"/>
            <w:hideMark/>
          </w:tcPr>
          <w:p w14:paraId="2982C78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18.0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1.0,  19.0)</w:t>
            </w:r>
          </w:p>
        </w:tc>
        <w:tc>
          <w:tcPr>
            <w:tcW w:w="893" w:type="dxa"/>
            <w:tcMar>
              <w:top w:w="0" w:type="dxa"/>
              <w:left w:w="75" w:type="dxa"/>
              <w:bottom w:w="0" w:type="dxa"/>
              <w:right w:w="75" w:type="dxa"/>
            </w:tcMar>
            <w:vAlign w:val="center"/>
            <w:hideMark/>
          </w:tcPr>
          <w:p w14:paraId="6A17E9D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2.0,   6.0)</w:t>
            </w:r>
          </w:p>
        </w:tc>
        <w:tc>
          <w:tcPr>
            <w:tcW w:w="854" w:type="dxa"/>
            <w:tcMar>
              <w:top w:w="0" w:type="dxa"/>
              <w:left w:w="75" w:type="dxa"/>
              <w:bottom w:w="0" w:type="dxa"/>
              <w:right w:w="75" w:type="dxa"/>
            </w:tcMar>
            <w:vAlign w:val="center"/>
            <w:hideMark/>
          </w:tcPr>
          <w:p w14:paraId="7981A9C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54" w:type="dxa"/>
            <w:tcMar>
              <w:top w:w="0" w:type="dxa"/>
              <w:left w:w="75" w:type="dxa"/>
              <w:bottom w:w="0" w:type="dxa"/>
              <w:right w:w="75" w:type="dxa"/>
            </w:tcMar>
            <w:vAlign w:val="center"/>
            <w:hideMark/>
          </w:tcPr>
          <w:p w14:paraId="7E5C759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135.0 </w:t>
            </w:r>
            <w:proofErr w:type="gramStart"/>
            <w:r w:rsidRPr="004F7F15">
              <w:rPr>
                <w:rFonts w:ascii="Times New Roman" w:eastAsiaTheme="minorHAnsi" w:hAnsi="Times New Roman"/>
                <w:color w:val="000000"/>
                <w:sz w:val="18"/>
                <w:szCs w:val="16"/>
                <w:lang w:eastAsia="en-GB"/>
              </w:rPr>
              <w:t>( 100.0</w:t>
            </w:r>
            <w:proofErr w:type="gramEnd"/>
            <w:r w:rsidRPr="004F7F15">
              <w:rPr>
                <w:rFonts w:ascii="Times New Roman" w:eastAsiaTheme="minorHAnsi" w:hAnsi="Times New Roman"/>
                <w:color w:val="000000"/>
                <w:sz w:val="18"/>
                <w:szCs w:val="16"/>
                <w:lang w:eastAsia="en-GB"/>
              </w:rPr>
              <w:t>, 170.0)</w:t>
            </w:r>
          </w:p>
        </w:tc>
      </w:tr>
      <w:tr w:rsidR="004F7F15" w:rsidRPr="004F7F15" w14:paraId="42BC4A87" w14:textId="77777777" w:rsidTr="004F7F15">
        <w:trPr>
          <w:trHeight w:val="478"/>
        </w:trPr>
        <w:tc>
          <w:tcPr>
            <w:tcW w:w="1328" w:type="dxa"/>
            <w:vMerge/>
            <w:vAlign w:val="center"/>
            <w:hideMark/>
          </w:tcPr>
          <w:p w14:paraId="736E55B1" w14:textId="77777777" w:rsidR="004F7F15" w:rsidRPr="00780D3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6ADA61A8"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56E15BB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4.0,   8.0)</w:t>
            </w:r>
          </w:p>
        </w:tc>
        <w:tc>
          <w:tcPr>
            <w:tcW w:w="893" w:type="dxa"/>
            <w:tcMar>
              <w:top w:w="0" w:type="dxa"/>
              <w:left w:w="75" w:type="dxa"/>
              <w:bottom w:w="0" w:type="dxa"/>
              <w:right w:w="75" w:type="dxa"/>
            </w:tcMar>
            <w:vAlign w:val="center"/>
            <w:hideMark/>
          </w:tcPr>
          <w:p w14:paraId="4303484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2.0,   6.0)</w:t>
            </w:r>
          </w:p>
        </w:tc>
        <w:tc>
          <w:tcPr>
            <w:tcW w:w="893" w:type="dxa"/>
            <w:tcMar>
              <w:top w:w="0" w:type="dxa"/>
              <w:left w:w="75" w:type="dxa"/>
              <w:bottom w:w="0" w:type="dxa"/>
              <w:right w:w="75" w:type="dxa"/>
            </w:tcMar>
            <w:vAlign w:val="center"/>
            <w:hideMark/>
          </w:tcPr>
          <w:p w14:paraId="39F6F15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54" w:type="dxa"/>
            <w:tcMar>
              <w:top w:w="0" w:type="dxa"/>
              <w:left w:w="75" w:type="dxa"/>
              <w:bottom w:w="0" w:type="dxa"/>
              <w:right w:w="75" w:type="dxa"/>
            </w:tcMar>
            <w:vAlign w:val="center"/>
            <w:hideMark/>
          </w:tcPr>
          <w:p w14:paraId="51951C7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1.0,   1.0)</w:t>
            </w:r>
          </w:p>
        </w:tc>
        <w:tc>
          <w:tcPr>
            <w:tcW w:w="854" w:type="dxa"/>
            <w:tcMar>
              <w:top w:w="0" w:type="dxa"/>
              <w:left w:w="75" w:type="dxa"/>
              <w:bottom w:w="0" w:type="dxa"/>
              <w:right w:w="75" w:type="dxa"/>
            </w:tcMar>
            <w:vAlign w:val="center"/>
            <w:hideMark/>
          </w:tcPr>
          <w:p w14:paraId="6071480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30.0 </w:t>
            </w:r>
            <w:proofErr w:type="gramStart"/>
            <w:r w:rsidRPr="004F7F15">
              <w:rPr>
                <w:rFonts w:ascii="Times New Roman" w:eastAsiaTheme="minorHAnsi" w:hAnsi="Times New Roman"/>
                <w:color w:val="000000"/>
                <w:sz w:val="18"/>
                <w:szCs w:val="16"/>
                <w:lang w:eastAsia="en-GB"/>
              </w:rPr>
              <w:t>(  18.0</w:t>
            </w:r>
            <w:proofErr w:type="gramEnd"/>
            <w:r w:rsidRPr="004F7F15">
              <w:rPr>
                <w:rFonts w:ascii="Times New Roman" w:eastAsiaTheme="minorHAnsi" w:hAnsi="Times New Roman"/>
                <w:color w:val="000000"/>
                <w:sz w:val="18"/>
                <w:szCs w:val="16"/>
                <w:lang w:eastAsia="en-GB"/>
              </w:rPr>
              <w:t>,  42.0)</w:t>
            </w:r>
          </w:p>
        </w:tc>
      </w:tr>
      <w:tr w:rsidR="004F7F15" w:rsidRPr="004F7F15"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780D35" w:rsidRDefault="004F7F15" w:rsidP="004F7F15">
            <w:pPr>
              <w:spacing w:after="0" w:line="240" w:lineRule="auto"/>
              <w:rPr>
                <w:rFonts w:ascii="Times New Roman" w:eastAsiaTheme="minorHAnsi" w:hAnsi="Times New Roman"/>
                <w:sz w:val="18"/>
                <w:szCs w:val="24"/>
                <w:lang w:eastAsia="en-GB"/>
              </w:rPr>
            </w:pPr>
            <w:r w:rsidRPr="00780D35">
              <w:rPr>
                <w:rFonts w:ascii="Times New Roman" w:eastAsiaTheme="minorHAnsi" w:hAnsi="Times New Roman"/>
                <w:color w:val="000000"/>
                <w:sz w:val="18"/>
                <w:szCs w:val="21"/>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Male</w:t>
            </w:r>
          </w:p>
        </w:tc>
        <w:tc>
          <w:tcPr>
            <w:tcW w:w="893" w:type="dxa"/>
            <w:tcMar>
              <w:top w:w="0" w:type="dxa"/>
              <w:left w:w="75" w:type="dxa"/>
              <w:bottom w:w="0" w:type="dxa"/>
              <w:right w:w="75" w:type="dxa"/>
            </w:tcMar>
            <w:vAlign w:val="center"/>
            <w:hideMark/>
          </w:tcPr>
          <w:p w14:paraId="4A6AA01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2.0,   5.0)</w:t>
            </w:r>
          </w:p>
        </w:tc>
        <w:tc>
          <w:tcPr>
            <w:tcW w:w="893" w:type="dxa"/>
            <w:tcMar>
              <w:top w:w="0" w:type="dxa"/>
              <w:left w:w="75" w:type="dxa"/>
              <w:bottom w:w="0" w:type="dxa"/>
              <w:right w:w="75" w:type="dxa"/>
            </w:tcMar>
            <w:vAlign w:val="center"/>
            <w:hideMark/>
          </w:tcPr>
          <w:p w14:paraId="11621FFF"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41.0 </w:t>
            </w:r>
            <w:proofErr w:type="gramStart"/>
            <w:r w:rsidRPr="004F7F15">
              <w:rPr>
                <w:rFonts w:ascii="Times New Roman" w:eastAsiaTheme="minorHAnsi" w:hAnsi="Times New Roman"/>
                <w:color w:val="000000"/>
                <w:sz w:val="18"/>
                <w:szCs w:val="16"/>
                <w:lang w:eastAsia="en-GB"/>
              </w:rPr>
              <w:t>(  20.0</w:t>
            </w:r>
            <w:proofErr w:type="gramEnd"/>
            <w:r w:rsidRPr="004F7F15">
              <w:rPr>
                <w:rFonts w:ascii="Times New Roman" w:eastAsiaTheme="minorHAnsi" w:hAnsi="Times New Roman"/>
                <w:color w:val="000000"/>
                <w:sz w:val="18"/>
                <w:szCs w:val="16"/>
                <w:lang w:eastAsia="en-GB"/>
              </w:rPr>
              <w:t>,  62.0)</w:t>
            </w:r>
          </w:p>
        </w:tc>
        <w:tc>
          <w:tcPr>
            <w:tcW w:w="893" w:type="dxa"/>
            <w:tcMar>
              <w:top w:w="0" w:type="dxa"/>
              <w:left w:w="75" w:type="dxa"/>
              <w:bottom w:w="0" w:type="dxa"/>
              <w:right w:w="75" w:type="dxa"/>
            </w:tcMar>
            <w:vAlign w:val="center"/>
            <w:hideMark/>
          </w:tcPr>
          <w:p w14:paraId="44E2F011"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47.0 </w:t>
            </w:r>
            <w:proofErr w:type="gramStart"/>
            <w:r w:rsidRPr="004F7F15">
              <w:rPr>
                <w:rFonts w:ascii="Times New Roman" w:eastAsiaTheme="minorHAnsi" w:hAnsi="Times New Roman"/>
                <w:color w:val="000000"/>
                <w:sz w:val="18"/>
                <w:szCs w:val="16"/>
                <w:lang w:eastAsia="en-GB"/>
              </w:rPr>
              <w:t>(  28.0</w:t>
            </w:r>
            <w:proofErr w:type="gramEnd"/>
            <w:r w:rsidRPr="004F7F15">
              <w:rPr>
                <w:rFonts w:ascii="Times New Roman" w:eastAsiaTheme="minorHAnsi" w:hAnsi="Times New Roman"/>
                <w:color w:val="000000"/>
                <w:sz w:val="18"/>
                <w:szCs w:val="16"/>
                <w:lang w:eastAsia="en-GB"/>
              </w:rPr>
              <w:t>,  67.0)</w:t>
            </w:r>
          </w:p>
        </w:tc>
        <w:tc>
          <w:tcPr>
            <w:tcW w:w="893" w:type="dxa"/>
            <w:tcMar>
              <w:top w:w="0" w:type="dxa"/>
              <w:left w:w="75" w:type="dxa"/>
              <w:bottom w:w="0" w:type="dxa"/>
              <w:right w:w="75" w:type="dxa"/>
            </w:tcMar>
            <w:vAlign w:val="center"/>
            <w:hideMark/>
          </w:tcPr>
          <w:p w14:paraId="5120999C"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36.0 </w:t>
            </w:r>
            <w:proofErr w:type="gramStart"/>
            <w:r w:rsidRPr="004F7F15">
              <w:rPr>
                <w:rFonts w:ascii="Times New Roman" w:eastAsiaTheme="minorHAnsi" w:hAnsi="Times New Roman"/>
                <w:color w:val="000000"/>
                <w:sz w:val="18"/>
                <w:szCs w:val="16"/>
                <w:lang w:eastAsia="en-GB"/>
              </w:rPr>
              <w:t>(  12.0</w:t>
            </w:r>
            <w:proofErr w:type="gramEnd"/>
            <w:r w:rsidRPr="004F7F15">
              <w:rPr>
                <w:rFonts w:ascii="Times New Roman" w:eastAsiaTheme="minorHAnsi" w:hAnsi="Times New Roman"/>
                <w:color w:val="000000"/>
                <w:sz w:val="18"/>
                <w:szCs w:val="16"/>
                <w:lang w:eastAsia="en-GB"/>
              </w:rPr>
              <w:t>,  60.0)</w:t>
            </w:r>
          </w:p>
        </w:tc>
        <w:tc>
          <w:tcPr>
            <w:tcW w:w="893" w:type="dxa"/>
            <w:tcMar>
              <w:top w:w="0" w:type="dxa"/>
              <w:left w:w="75" w:type="dxa"/>
              <w:bottom w:w="0" w:type="dxa"/>
              <w:right w:w="75" w:type="dxa"/>
            </w:tcMar>
            <w:vAlign w:val="center"/>
            <w:hideMark/>
          </w:tcPr>
          <w:p w14:paraId="6AB1E2EA"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58.0 </w:t>
            </w:r>
            <w:proofErr w:type="gramStart"/>
            <w:r w:rsidRPr="004F7F15">
              <w:rPr>
                <w:rFonts w:ascii="Times New Roman" w:eastAsiaTheme="minorHAnsi" w:hAnsi="Times New Roman"/>
                <w:color w:val="000000"/>
                <w:sz w:val="18"/>
                <w:szCs w:val="16"/>
                <w:lang w:eastAsia="en-GB"/>
              </w:rPr>
              <w:t>(  34.0</w:t>
            </w:r>
            <w:proofErr w:type="gramEnd"/>
            <w:r w:rsidRPr="004F7F15">
              <w:rPr>
                <w:rFonts w:ascii="Times New Roman" w:eastAsiaTheme="minorHAnsi" w:hAnsi="Times New Roman"/>
                <w:color w:val="000000"/>
                <w:sz w:val="18"/>
                <w:szCs w:val="16"/>
                <w:lang w:eastAsia="en-GB"/>
              </w:rPr>
              <w:t>,  84.0)</w:t>
            </w:r>
          </w:p>
        </w:tc>
        <w:tc>
          <w:tcPr>
            <w:tcW w:w="893" w:type="dxa"/>
            <w:tcMar>
              <w:top w:w="0" w:type="dxa"/>
              <w:left w:w="75" w:type="dxa"/>
              <w:bottom w:w="0" w:type="dxa"/>
              <w:right w:w="75" w:type="dxa"/>
            </w:tcMar>
            <w:vAlign w:val="center"/>
            <w:hideMark/>
          </w:tcPr>
          <w:p w14:paraId="455B24C4"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26.0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14.0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253.0 </w:t>
            </w:r>
            <w:proofErr w:type="gramStart"/>
            <w:r w:rsidRPr="004F7F15">
              <w:rPr>
                <w:rFonts w:ascii="Times New Roman" w:eastAsiaTheme="minorHAnsi" w:hAnsi="Times New Roman"/>
                <w:color w:val="000000"/>
                <w:sz w:val="18"/>
                <w:szCs w:val="16"/>
                <w:lang w:eastAsia="en-GB"/>
              </w:rPr>
              <w:t>( 200.0</w:t>
            </w:r>
            <w:proofErr w:type="gramEnd"/>
            <w:r w:rsidRPr="004F7F15">
              <w:rPr>
                <w:rFonts w:ascii="Times New Roman" w:eastAsiaTheme="minorHAnsi" w:hAnsi="Times New Roman"/>
                <w:color w:val="000000"/>
                <w:sz w:val="18"/>
                <w:szCs w:val="16"/>
                <w:lang w:eastAsia="en-GB"/>
              </w:rPr>
              <w:t>, 306.0)</w:t>
            </w:r>
          </w:p>
        </w:tc>
      </w:tr>
      <w:tr w:rsidR="004F7F15" w:rsidRPr="004F7F15" w14:paraId="6C4217F5" w14:textId="77777777" w:rsidTr="004F7F15">
        <w:trPr>
          <w:trHeight w:val="510"/>
        </w:trPr>
        <w:tc>
          <w:tcPr>
            <w:tcW w:w="1328" w:type="dxa"/>
            <w:vMerge/>
            <w:vAlign w:val="center"/>
            <w:hideMark/>
          </w:tcPr>
          <w:p w14:paraId="48D8241E" w14:textId="77777777" w:rsidR="004F7F15" w:rsidRPr="004F7F15" w:rsidRDefault="004F7F15" w:rsidP="004F7F15">
            <w:pPr>
              <w:spacing w:after="0" w:line="240" w:lineRule="auto"/>
              <w:rPr>
                <w:rFonts w:ascii="Times New Roman" w:eastAsiaTheme="minorHAnsi" w:hAnsi="Times New Roman"/>
                <w:sz w:val="18"/>
                <w:szCs w:val="24"/>
                <w:lang w:eastAsia="en-GB"/>
              </w:rPr>
            </w:pPr>
          </w:p>
        </w:tc>
        <w:tc>
          <w:tcPr>
            <w:tcW w:w="743" w:type="dxa"/>
            <w:tcMar>
              <w:top w:w="0" w:type="dxa"/>
              <w:left w:w="75" w:type="dxa"/>
              <w:bottom w:w="0" w:type="dxa"/>
              <w:right w:w="75" w:type="dxa"/>
            </w:tcMar>
            <w:vAlign w:val="center"/>
            <w:hideMark/>
          </w:tcPr>
          <w:p w14:paraId="26EE731C" w14:textId="77777777" w:rsidR="004F7F15" w:rsidRPr="004F7F15" w:rsidRDefault="004F7F15" w:rsidP="004F7F15">
            <w:pPr>
              <w:spacing w:after="0" w:line="240" w:lineRule="auto"/>
              <w:rPr>
                <w:rFonts w:ascii="Times New Roman" w:eastAsiaTheme="minorHAnsi" w:hAnsi="Times New Roman"/>
                <w:sz w:val="18"/>
                <w:szCs w:val="24"/>
                <w:lang w:eastAsia="en-GB"/>
              </w:rPr>
            </w:pPr>
            <w:r w:rsidRPr="004F7F15">
              <w:rPr>
                <w:rFonts w:ascii="Times New Roman" w:eastAsiaTheme="minorHAnsi" w:hAnsi="Times New Roman"/>
                <w:color w:val="000000"/>
                <w:sz w:val="18"/>
                <w:szCs w:val="20"/>
                <w:lang w:eastAsia="en-GB"/>
              </w:rPr>
              <w:t>Female</w:t>
            </w:r>
          </w:p>
        </w:tc>
        <w:tc>
          <w:tcPr>
            <w:tcW w:w="893" w:type="dxa"/>
            <w:tcMar>
              <w:top w:w="0" w:type="dxa"/>
              <w:left w:w="75" w:type="dxa"/>
              <w:bottom w:w="0" w:type="dxa"/>
              <w:right w:w="75" w:type="dxa"/>
            </w:tcMar>
            <w:vAlign w:val="center"/>
            <w:hideMark/>
          </w:tcPr>
          <w:p w14:paraId="24C2B55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3.0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7.0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1.0,  16.0)</w:t>
            </w:r>
          </w:p>
        </w:tc>
        <w:tc>
          <w:tcPr>
            <w:tcW w:w="893" w:type="dxa"/>
            <w:tcMar>
              <w:top w:w="0" w:type="dxa"/>
              <w:left w:w="75" w:type="dxa"/>
              <w:bottom w:w="0" w:type="dxa"/>
              <w:right w:w="75" w:type="dxa"/>
            </w:tcMar>
            <w:vAlign w:val="center"/>
            <w:hideMark/>
          </w:tcPr>
          <w:p w14:paraId="3842A25D"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12.0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4.0,  22.0)</w:t>
            </w:r>
          </w:p>
        </w:tc>
        <w:tc>
          <w:tcPr>
            <w:tcW w:w="893" w:type="dxa"/>
            <w:tcMar>
              <w:top w:w="0" w:type="dxa"/>
              <w:left w:w="75" w:type="dxa"/>
              <w:bottom w:w="0" w:type="dxa"/>
              <w:right w:w="75" w:type="dxa"/>
            </w:tcMar>
            <w:vAlign w:val="center"/>
            <w:hideMark/>
          </w:tcPr>
          <w:p w14:paraId="2EC1D686"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3.0,  25.0)</w:t>
            </w:r>
          </w:p>
        </w:tc>
        <w:tc>
          <w:tcPr>
            <w:tcW w:w="893" w:type="dxa"/>
            <w:tcMar>
              <w:top w:w="0" w:type="dxa"/>
              <w:left w:w="75" w:type="dxa"/>
              <w:bottom w:w="0" w:type="dxa"/>
              <w:right w:w="75" w:type="dxa"/>
            </w:tcMar>
            <w:vAlign w:val="center"/>
            <w:hideMark/>
          </w:tcPr>
          <w:p w14:paraId="5D4FABD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9.0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0.0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4.0,   4.0)</w:t>
            </w:r>
          </w:p>
        </w:tc>
        <w:tc>
          <w:tcPr>
            <w:tcW w:w="854" w:type="dxa"/>
            <w:tcMar>
              <w:top w:w="0" w:type="dxa"/>
              <w:left w:w="75" w:type="dxa"/>
              <w:bottom w:w="0" w:type="dxa"/>
              <w:right w:w="75" w:type="dxa"/>
            </w:tcMar>
            <w:vAlign w:val="center"/>
            <w:hideMark/>
          </w:tcPr>
          <w:p w14:paraId="5B827948"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1.0 </w:t>
            </w:r>
            <w:proofErr w:type="gramStart"/>
            <w:r w:rsidRPr="004F7F15">
              <w:rPr>
                <w:rFonts w:ascii="Times New Roman" w:eastAsiaTheme="minorHAnsi" w:hAnsi="Times New Roman"/>
                <w:color w:val="000000"/>
                <w:sz w:val="18"/>
                <w:szCs w:val="16"/>
                <w:lang w:eastAsia="en-GB"/>
              </w:rPr>
              <w:t>(  -</w:t>
            </w:r>
            <w:proofErr w:type="gramEnd"/>
            <w:r w:rsidRPr="004F7F15">
              <w:rPr>
                <w:rFonts w:ascii="Times New Roman" w:eastAsiaTheme="minorHAnsi" w:hAnsi="Times New Roman"/>
                <w:color w:val="000000"/>
                <w:sz w:val="18"/>
                <w:szCs w:val="16"/>
                <w:lang w:eastAsia="en-GB"/>
              </w:rPr>
              <w:t>1.0,   3.0)</w:t>
            </w:r>
          </w:p>
        </w:tc>
        <w:tc>
          <w:tcPr>
            <w:tcW w:w="893" w:type="dxa"/>
            <w:tcMar>
              <w:top w:w="0" w:type="dxa"/>
              <w:left w:w="75" w:type="dxa"/>
              <w:bottom w:w="0" w:type="dxa"/>
              <w:right w:w="75" w:type="dxa"/>
            </w:tcMar>
            <w:vAlign w:val="center"/>
            <w:hideMark/>
          </w:tcPr>
          <w:p w14:paraId="3773B060" w14:textId="77777777" w:rsidR="004F7F15" w:rsidRPr="004F7F15" w:rsidRDefault="004F7F15" w:rsidP="004F7F15">
            <w:pPr>
              <w:spacing w:after="0" w:line="240" w:lineRule="auto"/>
              <w:rPr>
                <w:rFonts w:ascii="Times New Roman" w:eastAsiaTheme="minorHAnsi" w:hAnsi="Times New Roman"/>
                <w:sz w:val="18"/>
                <w:szCs w:val="16"/>
                <w:lang w:eastAsia="en-GB"/>
              </w:rPr>
            </w:pPr>
            <w:r w:rsidRPr="004F7F15">
              <w:rPr>
                <w:rFonts w:ascii="Times New Roman" w:eastAsiaTheme="minorHAnsi" w:hAnsi="Times New Roman"/>
                <w:color w:val="000000"/>
                <w:sz w:val="18"/>
                <w:szCs w:val="16"/>
                <w:lang w:eastAsia="en-GB"/>
              </w:rPr>
              <w:t xml:space="preserve">62.0 </w:t>
            </w:r>
            <w:proofErr w:type="gramStart"/>
            <w:r w:rsidRPr="004F7F15">
              <w:rPr>
                <w:rFonts w:ascii="Times New Roman" w:eastAsiaTheme="minorHAnsi" w:hAnsi="Times New Roman"/>
                <w:color w:val="000000"/>
                <w:sz w:val="18"/>
                <w:szCs w:val="16"/>
                <w:lang w:eastAsia="en-GB"/>
              </w:rPr>
              <w:t>(  35.0</w:t>
            </w:r>
            <w:proofErr w:type="gramEnd"/>
            <w:r w:rsidRPr="004F7F15">
              <w:rPr>
                <w:rFonts w:ascii="Times New Roman" w:eastAsiaTheme="minorHAnsi" w:hAnsi="Times New Roman"/>
                <w:color w:val="000000"/>
                <w:sz w:val="18"/>
                <w:szCs w:val="16"/>
                <w:lang w:eastAsia="en-GB"/>
              </w:rPr>
              <w:t>,  89.0)</w:t>
            </w:r>
          </w:p>
        </w:tc>
      </w:tr>
    </w:tbl>
    <w:p w14:paraId="73AE7653" w14:textId="77777777" w:rsidR="004F7F15" w:rsidRDefault="004F7F15" w:rsidP="00D76DF7">
      <w:pPr>
        <w:spacing w:line="480" w:lineRule="auto"/>
        <w:jc w:val="both"/>
        <w:rPr>
          <w:rFonts w:ascii="Times New Roman" w:hAnsi="Times New Roman"/>
          <w:color w:val="000000" w:themeColor="text1"/>
          <w:sz w:val="24"/>
          <w:szCs w:val="24"/>
        </w:rPr>
        <w:sectPr w:rsidR="004F7F15" w:rsidSect="004F7F15">
          <w:pgSz w:w="16840" w:h="11900" w:orient="landscape"/>
          <w:pgMar w:top="1440" w:right="1440" w:bottom="1440" w:left="1440" w:header="720" w:footer="720" w:gutter="0"/>
          <w:lnNumType w:countBy="1" w:restart="continuous"/>
          <w:cols w:space="720"/>
          <w:docGrid w:linePitch="360"/>
        </w:sectPr>
      </w:pPr>
    </w:p>
    <w:p w14:paraId="19085F5E" w14:textId="489C8ECB"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r w:rsidR="006F5C3F">
        <w:rPr>
          <w:rFonts w:ascii="Times New Roman" w:hAnsi="Times New Roman"/>
          <w:color w:val="000000" w:themeColor="text1"/>
          <w:sz w:val="24"/>
          <w:szCs w:val="24"/>
        </w:rPr>
        <w:t xml:space="preserve"> [[[Will produce if you think we need this]]]</w:t>
      </w:r>
    </w:p>
    <w:sectPr w:rsidR="00D04A37" w:rsidRPr="003939B4" w:rsidSect="00C92E67">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8-10-29T11:31:00Z" w:initials="PRM">
    <w:p w14:paraId="2F9D4C30" w14:textId="6A5F2753" w:rsidR="00CA0FA0" w:rsidRDefault="00CA0FA0" w:rsidP="005B4B00">
      <w:pPr>
        <w:pStyle w:val="CommentText"/>
        <w:numPr>
          <w:ilvl w:val="0"/>
          <w:numId w:val="9"/>
        </w:numPr>
      </w:pPr>
      <w:r>
        <w:rPr>
          <w:rStyle w:val="CommentReference"/>
        </w:rPr>
        <w:annotationRef/>
      </w:r>
      <w:r>
        <w:t>Climate expected to change patterns in relation to long-term normal</w:t>
      </w:r>
    </w:p>
    <w:p w14:paraId="337884CB" w14:textId="2565D8F9" w:rsidR="00CA0FA0" w:rsidRDefault="00CA0FA0" w:rsidP="005B4B00">
      <w:pPr>
        <w:pStyle w:val="CommentText"/>
        <w:numPr>
          <w:ilvl w:val="0"/>
          <w:numId w:val="9"/>
        </w:numPr>
      </w:pPr>
      <w:r>
        <w:t>How will deviation from long-term normal affect health</w:t>
      </w:r>
    </w:p>
  </w:comment>
  <w:comment w:id="56" w:author="Ezzati, Majid" w:date="2018-10-22T19:27:00Z" w:initials="EM">
    <w:p w14:paraId="546C9098" w14:textId="2EE278C8" w:rsidR="00CA0FA0" w:rsidRDefault="00CA0FA0">
      <w:pPr>
        <w:pStyle w:val="CommentText"/>
      </w:pPr>
      <w:r>
        <w:rPr>
          <w:rStyle w:val="CommentReference"/>
        </w:rPr>
        <w:annotationRef/>
      </w:r>
      <w:r>
        <w:t>One sentence, one concept; you had 2.5 here</w:t>
      </w:r>
    </w:p>
  </w:comment>
  <w:comment w:id="58" w:author="Ezzati, Majid" w:date="2018-10-22T19:28:00Z" w:initials="EM">
    <w:p w14:paraId="2EE24539" w14:textId="4ECC2635" w:rsidR="00CA0FA0" w:rsidRDefault="00CA0FA0">
      <w:pPr>
        <w:pStyle w:val="CommentText"/>
      </w:pPr>
      <w:r>
        <w:rPr>
          <w:rStyle w:val="CommentReference"/>
        </w:rPr>
        <w:annotationRef/>
      </w:r>
      <w:r>
        <w:t>Then introduce random walk</w:t>
      </w:r>
    </w:p>
  </w:comment>
  <w:comment w:id="55" w:author="Ezzati, Majid" w:date="2018-10-22T19:32:00Z" w:initials="EM">
    <w:p w14:paraId="01EB2247" w14:textId="3990EAA8" w:rsidR="00CA0FA0" w:rsidRDefault="00CA0FA0">
      <w:pPr>
        <w:pStyle w:val="CommentText"/>
      </w:pPr>
      <w:r>
        <w:rPr>
          <w:rStyle w:val="CommentReference"/>
        </w:rPr>
        <w:annotationRef/>
      </w:r>
      <w:r>
        <w:t>The trick on trend is to state the general secular trend, the monthly secular trend and then.</w:t>
      </w:r>
    </w:p>
    <w:p w14:paraId="0786EF8C" w14:textId="1A367BC1" w:rsidR="00CA0FA0" w:rsidRDefault="00CA0FA0">
      <w:pPr>
        <w:pStyle w:val="CommentText"/>
      </w:pPr>
    </w:p>
    <w:p w14:paraId="37364E4A" w14:textId="0B0FA01D" w:rsidR="00CA0FA0" w:rsidRDefault="00CA0FA0">
      <w:pPr>
        <w:pStyle w:val="CommentText"/>
      </w:pPr>
      <w:proofErr w:type="gramStart"/>
      <w:r>
        <w:t>So</w:t>
      </w:r>
      <w:proofErr w:type="gramEnd"/>
      <w:r>
        <w:t xml:space="preserve"> we need to separate the intercept story and the trend story. To discuss</w:t>
      </w:r>
    </w:p>
  </w:comment>
  <w:comment w:id="74" w:author="Ezzati, Majid" w:date="2018-10-22T19:35:00Z" w:initials="EM">
    <w:p w14:paraId="0B814888" w14:textId="2B4C3065" w:rsidR="00CA0FA0" w:rsidRDefault="00CA0FA0">
      <w:pPr>
        <w:pStyle w:val="CommentText"/>
      </w:pPr>
      <w:r>
        <w:rPr>
          <w:rStyle w:val="CommentReference"/>
        </w:rPr>
        <w:annotationRef/>
      </w:r>
      <w:r>
        <w:t xml:space="preserve">are these the forest plots? </w:t>
      </w:r>
    </w:p>
  </w:comment>
  <w:comment w:id="75" w:author="Parks, Robbie M" w:date="2018-10-29T12:15:00Z" w:initials="PRM">
    <w:p w14:paraId="351E5D0B" w14:textId="3CA9A6C0" w:rsidR="00463A1C" w:rsidRDefault="00463A1C">
      <w:pPr>
        <w:pStyle w:val="CommentText"/>
      </w:pPr>
      <w:r>
        <w:rPr>
          <w:rStyle w:val="CommentReference"/>
        </w:rPr>
        <w:annotationRef/>
      </w:r>
      <w:r>
        <w:t>Yes</w:t>
      </w:r>
    </w:p>
  </w:comment>
  <w:comment w:id="213" w:author="Ezzati, Majid" w:date="2018-10-22T19:36:00Z" w:initials="EM">
    <w:p w14:paraId="67C56784" w14:textId="22C653D1" w:rsidR="00CA0FA0" w:rsidRDefault="00CA0FA0">
      <w:pPr>
        <w:pStyle w:val="CommentText"/>
      </w:pPr>
      <w:r>
        <w:rPr>
          <w:rStyle w:val="CommentReference"/>
        </w:rPr>
        <w:annotationRef/>
      </w:r>
      <w:r>
        <w:t>If this comes early,</w:t>
      </w:r>
      <w:r w:rsidR="00410654">
        <w:t xml:space="preserve"> it will need clarity which is </w:t>
      </w:r>
      <w:r>
        <w:t>hard to get in a ~5-line sentence. Start as the largest proportional. Then whatever else interesting/relevant</w:t>
      </w:r>
    </w:p>
  </w:comment>
  <w:comment w:id="228" w:author="Ezzati, Majid" w:date="2018-10-22T19:41:00Z" w:initials="EM">
    <w:p w14:paraId="46F11DB5" w14:textId="16CBA1F5" w:rsidR="00CA0FA0" w:rsidRDefault="00CA0FA0">
      <w:pPr>
        <w:pStyle w:val="CommentText"/>
      </w:pPr>
      <w:r>
        <w:rPr>
          <w:rStyle w:val="CommentReference"/>
        </w:rPr>
        <w:annotationRef/>
      </w:r>
      <w:r w:rsidR="008522E2">
        <w:t>To discuss the first paragraph</w:t>
      </w:r>
    </w:p>
  </w:comment>
  <w:comment w:id="230" w:author="Ezzati, Majid" w:date="2018-10-22T19:42:00Z" w:initials="EM">
    <w:p w14:paraId="55C3BC62" w14:textId="54408A33" w:rsidR="00CA0FA0" w:rsidRDefault="00CA0FA0">
      <w:pPr>
        <w:pStyle w:val="CommentText"/>
      </w:pPr>
      <w:r>
        <w:rPr>
          <w:rStyle w:val="CommentReference"/>
        </w:rPr>
        <w:annotationRef/>
      </w:r>
      <w:r>
        <w:t>I don’t think we need to get into what doesn’t cause it unless it comes up</w:t>
      </w:r>
    </w:p>
  </w:comment>
  <w:comment w:id="238" w:author="Ezzati, Majid" w:date="2018-10-22T19:47:00Z" w:initials="EM">
    <w:p w14:paraId="4EB7DE90" w14:textId="2618639E" w:rsidR="00CA0FA0" w:rsidRDefault="00CA0FA0">
      <w:pPr>
        <w:pStyle w:val="CommentText"/>
      </w:pPr>
      <w:r>
        <w:rPr>
          <w:rStyle w:val="CommentReference"/>
        </w:rPr>
        <w:annotationRef/>
      </w:r>
      <w:r>
        <w:t xml:space="preserve">But is this using the same sort of analysis in which case is not really </w:t>
      </w:r>
      <w:proofErr w:type="spellStart"/>
      <w:r>
        <w:t>supportingevidence</w:t>
      </w:r>
      <w:proofErr w:type="spellEnd"/>
    </w:p>
  </w:comment>
  <w:comment w:id="239" w:author="Ezzati, Majid" w:date="2018-10-22T19:48:00Z" w:initials="EM">
    <w:p w14:paraId="0B32E061" w14:textId="00EAA075" w:rsidR="00CA0FA0" w:rsidRDefault="00CA0FA0">
      <w:pPr>
        <w:pStyle w:val="CommentText"/>
      </w:pPr>
      <w:r>
        <w:rPr>
          <w:rStyle w:val="CommentReference"/>
        </w:rPr>
        <w:annotationRef/>
      </w:r>
      <w:r>
        <w:t>same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37884CB" w15:done="0"/>
  <w15:commentEx w15:paraId="546C9098" w15:done="0"/>
  <w15:commentEx w15:paraId="2EE24539" w15:done="0"/>
  <w15:commentEx w15:paraId="37364E4A" w15:done="0"/>
  <w15:commentEx w15:paraId="0B814888" w15:done="0"/>
  <w15:commentEx w15:paraId="351E5D0B" w15:paraIdParent="0B814888" w15:done="0"/>
  <w15:commentEx w15:paraId="67C56784" w15:done="0"/>
  <w15:commentEx w15:paraId="46F11DB5" w15:done="0"/>
  <w15:commentEx w15:paraId="55C3BC62" w15:done="0"/>
  <w15:commentEx w15:paraId="4EB7DE90" w15:done="0"/>
  <w15:commentEx w15:paraId="0B32E06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FCDAA5" w14:textId="77777777" w:rsidR="00633FAF" w:rsidRDefault="00633FAF">
      <w:pPr>
        <w:spacing w:after="0" w:line="240" w:lineRule="auto"/>
      </w:pPr>
      <w:r>
        <w:separator/>
      </w:r>
    </w:p>
  </w:endnote>
  <w:endnote w:type="continuationSeparator" w:id="0">
    <w:p w14:paraId="3F893F65" w14:textId="77777777" w:rsidR="00633FAF" w:rsidRDefault="00633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A0FA0" w:rsidRDefault="00CA0FA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A0FA0" w:rsidRDefault="00CA0FA0"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CA0FA0" w:rsidRDefault="00CA0FA0"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07D09">
      <w:rPr>
        <w:rStyle w:val="PageNumber"/>
        <w:noProof/>
      </w:rPr>
      <w:t>7</w:t>
    </w:r>
    <w:r>
      <w:rPr>
        <w:rStyle w:val="PageNumber"/>
      </w:rPr>
      <w:fldChar w:fldCharType="end"/>
    </w:r>
  </w:p>
  <w:p w14:paraId="3F8F309C" w14:textId="77777777" w:rsidR="00CA0FA0" w:rsidRDefault="00CA0FA0"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2AF2C0" w14:textId="77777777" w:rsidR="00633FAF" w:rsidRDefault="00633FAF">
      <w:pPr>
        <w:spacing w:after="0" w:line="240" w:lineRule="auto"/>
      </w:pPr>
      <w:r>
        <w:separator/>
      </w:r>
    </w:p>
  </w:footnote>
  <w:footnote w:type="continuationSeparator" w:id="0">
    <w:p w14:paraId="6EA2D300" w14:textId="77777777" w:rsidR="00633FAF" w:rsidRDefault="00633FA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1404"/>
    <w:rsid w:val="00131AE8"/>
    <w:rsid w:val="00132C6C"/>
    <w:rsid w:val="0013308F"/>
    <w:rsid w:val="001343C0"/>
    <w:rsid w:val="00136284"/>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5879"/>
    <w:rsid w:val="001876DA"/>
    <w:rsid w:val="00190108"/>
    <w:rsid w:val="001910F8"/>
    <w:rsid w:val="0019142A"/>
    <w:rsid w:val="00192959"/>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12E5"/>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4EE8"/>
    <w:rsid w:val="00266F8F"/>
    <w:rsid w:val="00267A9F"/>
    <w:rsid w:val="002736F5"/>
    <w:rsid w:val="00273FC0"/>
    <w:rsid w:val="00274FC3"/>
    <w:rsid w:val="002754D2"/>
    <w:rsid w:val="00277143"/>
    <w:rsid w:val="002773C7"/>
    <w:rsid w:val="00281454"/>
    <w:rsid w:val="002855D6"/>
    <w:rsid w:val="00285791"/>
    <w:rsid w:val="00287584"/>
    <w:rsid w:val="00290E98"/>
    <w:rsid w:val="00292A75"/>
    <w:rsid w:val="0029420D"/>
    <w:rsid w:val="00294C1D"/>
    <w:rsid w:val="00296A5E"/>
    <w:rsid w:val="00297C0C"/>
    <w:rsid w:val="002A0C66"/>
    <w:rsid w:val="002A0D68"/>
    <w:rsid w:val="002A17EC"/>
    <w:rsid w:val="002A2B94"/>
    <w:rsid w:val="002A2FF6"/>
    <w:rsid w:val="002A4698"/>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21373"/>
    <w:rsid w:val="00321590"/>
    <w:rsid w:val="00321DA9"/>
    <w:rsid w:val="0032273D"/>
    <w:rsid w:val="003231BD"/>
    <w:rsid w:val="003239BA"/>
    <w:rsid w:val="003257F8"/>
    <w:rsid w:val="00327C97"/>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4E5E"/>
    <w:rsid w:val="00365F79"/>
    <w:rsid w:val="00367067"/>
    <w:rsid w:val="00370A14"/>
    <w:rsid w:val="00373407"/>
    <w:rsid w:val="00373ACD"/>
    <w:rsid w:val="003747E1"/>
    <w:rsid w:val="0037567B"/>
    <w:rsid w:val="00376963"/>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3FAF"/>
    <w:rsid w:val="0063545F"/>
    <w:rsid w:val="006356E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FD"/>
    <w:rsid w:val="00802B74"/>
    <w:rsid w:val="00802E81"/>
    <w:rsid w:val="008071E5"/>
    <w:rsid w:val="00807267"/>
    <w:rsid w:val="00807CE5"/>
    <w:rsid w:val="00807DD4"/>
    <w:rsid w:val="0081140B"/>
    <w:rsid w:val="008125BE"/>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5AD2"/>
    <w:rsid w:val="00A860FB"/>
    <w:rsid w:val="00A869BC"/>
    <w:rsid w:val="00A87EFB"/>
    <w:rsid w:val="00A92649"/>
    <w:rsid w:val="00A92732"/>
    <w:rsid w:val="00A927F7"/>
    <w:rsid w:val="00A92D38"/>
    <w:rsid w:val="00A92E54"/>
    <w:rsid w:val="00A93465"/>
    <w:rsid w:val="00A94197"/>
    <w:rsid w:val="00A9605A"/>
    <w:rsid w:val="00AA0B3E"/>
    <w:rsid w:val="00AA1780"/>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D87"/>
    <w:rsid w:val="00B001EE"/>
    <w:rsid w:val="00B007A6"/>
    <w:rsid w:val="00B007F7"/>
    <w:rsid w:val="00B00E97"/>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486D"/>
    <w:rsid w:val="00B35131"/>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6511"/>
    <w:rsid w:val="00BA697B"/>
    <w:rsid w:val="00BA6BAA"/>
    <w:rsid w:val="00BA6CEE"/>
    <w:rsid w:val="00BA717C"/>
    <w:rsid w:val="00BA7AAF"/>
    <w:rsid w:val="00BB050A"/>
    <w:rsid w:val="00BB0E8E"/>
    <w:rsid w:val="00BB11F8"/>
    <w:rsid w:val="00BB15BD"/>
    <w:rsid w:val="00BB1DF1"/>
    <w:rsid w:val="00BB2EFB"/>
    <w:rsid w:val="00BB30EA"/>
    <w:rsid w:val="00BB3FAB"/>
    <w:rsid w:val="00BB4651"/>
    <w:rsid w:val="00BB465E"/>
    <w:rsid w:val="00BB6621"/>
    <w:rsid w:val="00BB6664"/>
    <w:rsid w:val="00BB6AF6"/>
    <w:rsid w:val="00BB739D"/>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FCD"/>
    <w:rsid w:val="00BF0B90"/>
    <w:rsid w:val="00BF1D1B"/>
    <w:rsid w:val="00BF2101"/>
    <w:rsid w:val="00BF2C86"/>
    <w:rsid w:val="00BF362D"/>
    <w:rsid w:val="00BF4F62"/>
    <w:rsid w:val="00BF599D"/>
    <w:rsid w:val="00BF7A75"/>
    <w:rsid w:val="00C00127"/>
    <w:rsid w:val="00C02149"/>
    <w:rsid w:val="00C023B9"/>
    <w:rsid w:val="00C031A2"/>
    <w:rsid w:val="00C05BF3"/>
    <w:rsid w:val="00C060D1"/>
    <w:rsid w:val="00C06CD4"/>
    <w:rsid w:val="00C07275"/>
    <w:rsid w:val="00C072F3"/>
    <w:rsid w:val="00C10593"/>
    <w:rsid w:val="00C112F9"/>
    <w:rsid w:val="00C1445B"/>
    <w:rsid w:val="00C14E6E"/>
    <w:rsid w:val="00C200FC"/>
    <w:rsid w:val="00C20DA6"/>
    <w:rsid w:val="00C2345C"/>
    <w:rsid w:val="00C248AC"/>
    <w:rsid w:val="00C25541"/>
    <w:rsid w:val="00C25AA4"/>
    <w:rsid w:val="00C27011"/>
    <w:rsid w:val="00C270D0"/>
    <w:rsid w:val="00C276B2"/>
    <w:rsid w:val="00C30799"/>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5323"/>
    <w:rsid w:val="00CC571C"/>
    <w:rsid w:val="00CC574F"/>
    <w:rsid w:val="00CC7B7E"/>
    <w:rsid w:val="00CD0710"/>
    <w:rsid w:val="00CD0A63"/>
    <w:rsid w:val="00CD1234"/>
    <w:rsid w:val="00CD1276"/>
    <w:rsid w:val="00CD1702"/>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681B"/>
    <w:rsid w:val="00D26D29"/>
    <w:rsid w:val="00D309F1"/>
    <w:rsid w:val="00D31F7F"/>
    <w:rsid w:val="00D32C6C"/>
    <w:rsid w:val="00D349E0"/>
    <w:rsid w:val="00D34A10"/>
    <w:rsid w:val="00D35FA1"/>
    <w:rsid w:val="00D3784D"/>
    <w:rsid w:val="00D37EEA"/>
    <w:rsid w:val="00D435B3"/>
    <w:rsid w:val="00D44595"/>
    <w:rsid w:val="00D44AA8"/>
    <w:rsid w:val="00D47B6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2D75"/>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B75"/>
    <w:rsid w:val="00E63EAE"/>
    <w:rsid w:val="00E63F26"/>
    <w:rsid w:val="00E6459A"/>
    <w:rsid w:val="00E6481D"/>
    <w:rsid w:val="00E65190"/>
    <w:rsid w:val="00E65B73"/>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6A2"/>
    <w:rsid w:val="00F605C3"/>
    <w:rsid w:val="00F62450"/>
    <w:rsid w:val="00F62C99"/>
    <w:rsid w:val="00F636D9"/>
    <w:rsid w:val="00F63B6B"/>
    <w:rsid w:val="00F646E8"/>
    <w:rsid w:val="00F64D54"/>
    <w:rsid w:val="00F6506E"/>
    <w:rsid w:val="00F65391"/>
    <w:rsid w:val="00F6552A"/>
    <w:rsid w:val="00F65593"/>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30FF"/>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9351D01-BAF3-0047-9B0A-495EDEBBD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24</Pages>
  <Words>23822</Words>
  <Characters>123165</Characters>
  <Application>Microsoft Macintosh Word</Application>
  <DocSecurity>0</DocSecurity>
  <Lines>4561</Lines>
  <Paragraphs>2578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114</cp:revision>
  <dcterms:created xsi:type="dcterms:W3CDTF">2018-10-29T11:25:00Z</dcterms:created>
  <dcterms:modified xsi:type="dcterms:W3CDTF">2018-10-29T14:52:00Z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