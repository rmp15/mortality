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2B28EAF8"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proofErr w:type="spellStart"/>
      <w:ins w:id="0" w:author="Parks, Robbie M" w:date="2018-12-04T16:17:00Z">
        <w:r w:rsidR="00F018AF">
          <w:rPr>
            <w:rFonts w:ascii="Times New Roman" w:hAnsi="Times New Roman"/>
            <w:color w:val="000000" w:themeColor="text1"/>
            <w:sz w:val="24"/>
            <w:szCs w:val="24"/>
            <w:lang w:val="it-IT"/>
          </w:rPr>
          <w:t>Vasilis</w:t>
        </w:r>
        <w:proofErr w:type="spellEnd"/>
        <w:r w:rsidR="00F018AF">
          <w:rPr>
            <w:rFonts w:ascii="Times New Roman" w:hAnsi="Times New Roman"/>
            <w:color w:val="000000" w:themeColor="text1"/>
            <w:sz w:val="24"/>
            <w:szCs w:val="24"/>
            <w:lang w:val="it-IT"/>
          </w:rPr>
          <w:t xml:space="preserve">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del w:id="1" w:author="Parks, Robbie M" w:date="2018-12-04T16:17:00Z">
        <w:r w:rsidR="008D1C1A" w:rsidDel="00157C23">
          <w:rPr>
            <w:rFonts w:ascii="Times New Roman" w:hAnsi="Times New Roman"/>
            <w:color w:val="000000" w:themeColor="text1"/>
            <w:sz w:val="24"/>
            <w:szCs w:val="24"/>
            <w:vertAlign w:val="superscript"/>
            <w:lang w:val="it-IT"/>
          </w:rPr>
          <w:delText>,</w:delText>
        </w:r>
      </w:del>
      <w:del w:id="2"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3" w:author="Parks, Robbie M" w:date="2018-12-05T11:54:00Z">
        <w:r w:rsidR="00E02CE3">
          <w:rPr>
            <w:rFonts w:ascii="Times New Roman" w:hAnsi="Times New Roman"/>
            <w:color w:val="000000" w:themeColor="text1"/>
            <w:sz w:val="24"/>
            <w:szCs w:val="24"/>
            <w:vertAlign w:val="superscript"/>
            <w:lang w:val="it-IT"/>
          </w:rPr>
          <w:t>3</w:t>
        </w:r>
      </w:ins>
      <w:del w:id="4"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w:t>
      </w:r>
      <w:ins w:id="5" w:author="Parks, Robbie M" w:date="2018-12-05T11:54:00Z">
        <w:r w:rsidR="00E02CE3">
          <w:rPr>
            <w:rFonts w:ascii="Times New Roman" w:hAnsi="Times New Roman"/>
            <w:color w:val="000000" w:themeColor="text1"/>
            <w:sz w:val="24"/>
            <w:szCs w:val="24"/>
            <w:vertAlign w:val="superscript"/>
            <w:lang w:val="it-IT"/>
          </w:rPr>
          <w:t>4</w:t>
        </w:r>
      </w:ins>
      <w:del w:id="6"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7"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6CE58CEE" w:rsidR="00E02CE3" w:rsidRPr="00636C9B" w:rsidRDefault="00E02CE3" w:rsidP="00D76DF7">
      <w:pPr>
        <w:spacing w:after="0" w:line="480" w:lineRule="auto"/>
        <w:jc w:val="both"/>
        <w:rPr>
          <w:rFonts w:ascii="Times New Roman" w:hAnsi="Times New Roman"/>
          <w:color w:val="000000" w:themeColor="text1"/>
          <w:sz w:val="24"/>
          <w:szCs w:val="24"/>
        </w:rPr>
      </w:pPr>
      <w:ins w:id="8"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vertAlign w:val="superscript"/>
          </w:rPr>
          <w:t xml:space="preserve"> </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4</w:t>
        </w:r>
      </w:ins>
      <w:del w:id="10"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1" w:author="Parks, Robbie M" w:date="2018-12-05T11:35:00Z"/>
          <w:rFonts w:ascii="Times New Roman" w:hAnsi="Times New Roman"/>
          <w:color w:val="000000" w:themeColor="text1"/>
          <w:sz w:val="24"/>
          <w:szCs w:val="24"/>
        </w:rPr>
      </w:pPr>
      <w:del w:id="12"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Default="0070176B" w:rsidP="00D76DF7">
      <w:pPr>
        <w:spacing w:after="0" w:line="480" w:lineRule="auto"/>
        <w:jc w:val="both"/>
        <w:rPr>
          <w:ins w:id="13" w:author="Parks, Robbie M" w:date="2018-12-05T11:35:00Z"/>
          <w:rFonts w:ascii="Times New Roman" w:hAnsi="Times New Roman"/>
          <w:color w:val="000000" w:themeColor="text1"/>
          <w:sz w:val="24"/>
          <w:szCs w:val="24"/>
        </w:rPr>
      </w:pPr>
      <w:ins w:id="14" w:author="Parks, Robbie M" w:date="2018-12-05T11:35:00Z">
        <w:r>
          <w:rPr>
            <w:rFonts w:ascii="Times New Roman" w:hAnsi="Times New Roman"/>
            <w:color w:val="000000" w:themeColor="text1"/>
            <w:sz w:val="24"/>
            <w:szCs w:val="24"/>
          </w:rPr>
          <w:t xml:space="preserve">Robbie M Parks: </w:t>
        </w:r>
        <w:r w:rsidRPr="004427B5">
          <w:rPr>
            <w:rFonts w:ascii="Times New Roman" w:hAnsi="Times New Roman"/>
            <w:color w:val="000000" w:themeColor="text1"/>
            <w:sz w:val="24"/>
            <w:szCs w:val="24"/>
            <w:rPrChange w:id="15" w:author="Parks, Robbie M" w:date="2018-12-05T11:38:00Z">
              <w:rPr>
                <w:rStyle w:val="Hyperlink"/>
                <w:rFonts w:ascii="Times New Roman" w:hAnsi="Times New Roman"/>
                <w:sz w:val="24"/>
                <w:szCs w:val="24"/>
              </w:rPr>
            </w:rPrChange>
          </w:rPr>
          <w:t>robbie.parks@imperial.ac.uk</w:t>
        </w:r>
      </w:ins>
    </w:p>
    <w:p w14:paraId="4C962F64" w14:textId="396F4D88" w:rsidR="0070176B" w:rsidRDefault="0070176B" w:rsidP="00D76DF7">
      <w:pPr>
        <w:spacing w:after="0" w:line="480" w:lineRule="auto"/>
        <w:jc w:val="both"/>
        <w:rPr>
          <w:ins w:id="16" w:author="Parks, Robbie M" w:date="2018-12-05T11:35:00Z"/>
          <w:rFonts w:ascii="Times New Roman" w:hAnsi="Times New Roman"/>
          <w:color w:val="000000" w:themeColor="text1"/>
          <w:sz w:val="24"/>
          <w:szCs w:val="24"/>
        </w:rPr>
      </w:pPr>
      <w:ins w:id="17" w:author="Parks, Robbie M" w:date="2018-12-05T11:35:00Z">
        <w:r>
          <w:rPr>
            <w:rFonts w:ascii="Times New Roman" w:hAnsi="Times New Roman"/>
            <w:color w:val="000000" w:themeColor="text1"/>
            <w:sz w:val="24"/>
            <w:szCs w:val="24"/>
          </w:rPr>
          <w:t xml:space="preserve">James E Bennett: </w:t>
        </w:r>
        <w:r w:rsidRPr="004427B5">
          <w:rPr>
            <w:rFonts w:ascii="Times New Roman" w:hAnsi="Times New Roman"/>
            <w:color w:val="000000" w:themeColor="text1"/>
            <w:sz w:val="24"/>
            <w:szCs w:val="24"/>
            <w:rPrChange w:id="18" w:author="Parks, Robbie M" w:date="2018-12-05T11:38:00Z">
              <w:rPr>
                <w:rStyle w:val="Hyperlink"/>
                <w:rFonts w:ascii="Times New Roman" w:hAnsi="Times New Roman"/>
                <w:sz w:val="24"/>
                <w:szCs w:val="24"/>
              </w:rPr>
            </w:rPrChange>
          </w:rPr>
          <w:t>j.e.bennett@imperial.ac.uk</w:t>
        </w:r>
      </w:ins>
    </w:p>
    <w:p w14:paraId="203FF641" w14:textId="1B33EED0" w:rsidR="0070176B" w:rsidRDefault="0070176B" w:rsidP="00D76DF7">
      <w:pPr>
        <w:spacing w:after="0" w:line="480" w:lineRule="auto"/>
        <w:jc w:val="both"/>
        <w:rPr>
          <w:ins w:id="19" w:author="Parks, Robbie M" w:date="2018-12-05T11:36:00Z"/>
          <w:rFonts w:ascii="Times New Roman" w:hAnsi="Times New Roman"/>
          <w:color w:val="000000" w:themeColor="text1"/>
          <w:sz w:val="24"/>
          <w:szCs w:val="24"/>
        </w:rPr>
      </w:pPr>
      <w:ins w:id="20" w:author="Parks, Robbie M" w:date="2018-12-05T11:35:00Z">
        <w:r>
          <w:rPr>
            <w:rFonts w:ascii="Times New Roman" w:hAnsi="Times New Roman"/>
            <w:color w:val="000000" w:themeColor="text1"/>
            <w:sz w:val="24"/>
            <w:szCs w:val="24"/>
          </w:rPr>
          <w:t xml:space="preserve">Vasilis </w:t>
        </w:r>
        <w:proofErr w:type="spellStart"/>
        <w:r>
          <w:rPr>
            <w:rFonts w:ascii="Times New Roman" w:hAnsi="Times New Roman"/>
            <w:color w:val="000000" w:themeColor="text1"/>
            <w:sz w:val="24"/>
            <w:szCs w:val="24"/>
          </w:rPr>
          <w:t>Kontis</w:t>
        </w:r>
        <w:proofErr w:type="spellEnd"/>
        <w:r>
          <w:rPr>
            <w:rFonts w:ascii="Times New Roman" w:hAnsi="Times New Roman"/>
            <w:color w:val="000000" w:themeColor="text1"/>
            <w:sz w:val="24"/>
            <w:szCs w:val="24"/>
          </w:rPr>
          <w:t xml:space="preserve">: </w:t>
        </w:r>
      </w:ins>
      <w:ins w:id="21" w:author="Parks, Robbie M" w:date="2018-12-05T11:36:00Z">
        <w:r w:rsidR="00DE5766" w:rsidRPr="004427B5">
          <w:rPr>
            <w:rFonts w:ascii="Times New Roman" w:hAnsi="Times New Roman"/>
            <w:color w:val="000000" w:themeColor="text1"/>
            <w:sz w:val="24"/>
            <w:szCs w:val="24"/>
            <w:rPrChange w:id="22" w:author="Parks, Robbie M" w:date="2018-12-05T11:38:00Z">
              <w:rPr>
                <w:rStyle w:val="Hyperlink"/>
                <w:rFonts w:ascii="Times New Roman" w:hAnsi="Times New Roman"/>
                <w:sz w:val="24"/>
                <w:szCs w:val="24"/>
              </w:rPr>
            </w:rPrChange>
          </w:rPr>
          <w:t>v.kontis@imperial.ac.uk</w:t>
        </w:r>
      </w:ins>
    </w:p>
    <w:p w14:paraId="28155C19" w14:textId="559BBC2B" w:rsidR="00DE5766" w:rsidRDefault="00DE5766" w:rsidP="00D76DF7">
      <w:pPr>
        <w:spacing w:after="0" w:line="480" w:lineRule="auto"/>
        <w:jc w:val="both"/>
        <w:rPr>
          <w:ins w:id="23" w:author="Parks, Robbie M" w:date="2018-12-05T11:36:00Z"/>
          <w:rFonts w:ascii="Times New Roman" w:hAnsi="Times New Roman"/>
          <w:color w:val="000000" w:themeColor="text1"/>
          <w:sz w:val="24"/>
          <w:szCs w:val="24"/>
        </w:rPr>
      </w:pPr>
      <w:ins w:id="24" w:author="Parks, Robbie M" w:date="2018-12-05T11:36:00Z">
        <w:r>
          <w:rPr>
            <w:rFonts w:ascii="Times New Roman" w:hAnsi="Times New Roman"/>
            <w:color w:val="000000" w:themeColor="text1"/>
            <w:sz w:val="24"/>
            <w:szCs w:val="24"/>
          </w:rPr>
          <w:t xml:space="preserve">Helen Tamura-Wicks: </w:t>
        </w:r>
        <w:r w:rsidRPr="004427B5">
          <w:rPr>
            <w:rFonts w:ascii="Times New Roman" w:hAnsi="Times New Roman"/>
            <w:color w:val="000000" w:themeColor="text1"/>
            <w:sz w:val="24"/>
            <w:szCs w:val="24"/>
            <w:rPrChange w:id="25" w:author="Parks, Robbie M" w:date="2018-12-05T11:38:00Z">
              <w:rPr>
                <w:rStyle w:val="Hyperlink"/>
                <w:rFonts w:ascii="Times New Roman" w:hAnsi="Times New Roman"/>
                <w:sz w:val="24"/>
                <w:szCs w:val="24"/>
              </w:rPr>
            </w:rPrChange>
          </w:rPr>
          <w:t>helen.tamura-wicks07@imperial.ac.uk</w:t>
        </w:r>
      </w:ins>
    </w:p>
    <w:p w14:paraId="122F22C8" w14:textId="05B923AD" w:rsidR="00DE5766" w:rsidRDefault="00DE5766" w:rsidP="00D76DF7">
      <w:pPr>
        <w:spacing w:after="0" w:line="480" w:lineRule="auto"/>
        <w:jc w:val="both"/>
        <w:rPr>
          <w:ins w:id="26" w:author="Parks, Robbie M" w:date="2018-12-05T11:36:00Z"/>
          <w:rFonts w:ascii="Times New Roman" w:hAnsi="Times New Roman"/>
          <w:color w:val="000000" w:themeColor="text1"/>
          <w:sz w:val="24"/>
          <w:szCs w:val="24"/>
        </w:rPr>
      </w:pPr>
      <w:ins w:id="27" w:author="Parks, Robbie M" w:date="2018-12-05T11:36:00Z">
        <w:r>
          <w:rPr>
            <w:rFonts w:ascii="Times New Roman" w:hAnsi="Times New Roman"/>
            <w:color w:val="000000" w:themeColor="text1"/>
            <w:sz w:val="24"/>
            <w:szCs w:val="24"/>
          </w:rPr>
          <w:t xml:space="preserve">Ralf Toumi: </w:t>
        </w:r>
        <w:r w:rsidRPr="004427B5">
          <w:rPr>
            <w:rFonts w:ascii="Times New Roman" w:hAnsi="Times New Roman"/>
            <w:color w:val="000000" w:themeColor="text1"/>
            <w:sz w:val="24"/>
            <w:szCs w:val="24"/>
            <w:rPrChange w:id="28" w:author="Parks, Robbie M" w:date="2018-12-05T11:38:00Z">
              <w:rPr>
                <w:rStyle w:val="Hyperlink"/>
                <w:rFonts w:ascii="Times New Roman" w:hAnsi="Times New Roman"/>
                <w:sz w:val="24"/>
                <w:szCs w:val="24"/>
              </w:rPr>
            </w:rPrChange>
          </w:rPr>
          <w:t>r.toumi@imperial.ac.uk</w:t>
        </w:r>
      </w:ins>
    </w:p>
    <w:p w14:paraId="69CD8D79" w14:textId="02A310E2" w:rsidR="00DE5766" w:rsidRDefault="00DE5766" w:rsidP="00D76DF7">
      <w:pPr>
        <w:spacing w:after="0" w:line="480" w:lineRule="auto"/>
        <w:jc w:val="both"/>
        <w:rPr>
          <w:ins w:id="29" w:author="Parks, Robbie M" w:date="2018-12-05T11:35:00Z"/>
          <w:rFonts w:ascii="Times New Roman" w:hAnsi="Times New Roman"/>
          <w:color w:val="000000" w:themeColor="text1"/>
          <w:sz w:val="24"/>
          <w:szCs w:val="24"/>
        </w:rPr>
      </w:pPr>
      <w:ins w:id="30" w:author="Parks, Robbie M" w:date="2018-12-05T11:36:00Z">
        <w:r>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1"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2"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3" w:author="Parks, Robbie M" w:date="2018-12-05T11:37:00Z"/>
          <w:rFonts w:ascii="Times New Roman" w:hAnsi="Times New Roman"/>
          <w:color w:val="000000" w:themeColor="text1"/>
          <w:sz w:val="24"/>
          <w:szCs w:val="24"/>
        </w:rPr>
      </w:pPr>
      <w:ins w:id="34"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5" w:author="Parks, Robbie M" w:date="2018-12-05T11:37:00Z"/>
          <w:rFonts w:ascii="Times New Roman" w:hAnsi="Times New Roman"/>
          <w:color w:val="000000" w:themeColor="text1"/>
          <w:sz w:val="24"/>
          <w:szCs w:val="24"/>
        </w:rPr>
      </w:pPr>
      <w:ins w:id="36"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7" w:author="Parks, Robbie M" w:date="2018-12-05T11:37:00Z"/>
          <w:rFonts w:ascii="Times New Roman" w:hAnsi="Times New Roman"/>
          <w:color w:val="000000" w:themeColor="text1"/>
          <w:sz w:val="24"/>
          <w:szCs w:val="24"/>
        </w:rPr>
      </w:pPr>
      <w:ins w:id="38"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39" w:author="Parks, Robbie M" w:date="2018-12-05T11:37:00Z"/>
          <w:rFonts w:ascii="Times New Roman" w:hAnsi="Times New Roman"/>
          <w:color w:val="000000" w:themeColor="text1"/>
          <w:sz w:val="24"/>
          <w:szCs w:val="24"/>
        </w:rPr>
      </w:pPr>
      <w:ins w:id="40"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1" w:author="Parks, Robbie M" w:date="2018-12-05T11:37:00Z"/>
          <w:rFonts w:ascii="Times New Roman" w:hAnsi="Times New Roman"/>
          <w:color w:val="000000" w:themeColor="text1"/>
          <w:sz w:val="24"/>
          <w:szCs w:val="24"/>
        </w:rPr>
      </w:pPr>
      <w:ins w:id="42"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4" w:author="Parks, Robbie M" w:date="2018-12-05T11:52:00Z"/>
          <w:rFonts w:ascii="Times New Roman" w:hAnsi="Times New Roman"/>
          <w:b/>
          <w:color w:val="000000" w:themeColor="text1"/>
          <w:sz w:val="24"/>
          <w:szCs w:val="24"/>
        </w:rPr>
      </w:pPr>
      <w:commentRangeStart w:id="45"/>
      <w:ins w:id="46" w:author="Parks, Robbie M" w:date="2018-12-05T11:38:00Z">
        <w:r>
          <w:rPr>
            <w:rFonts w:ascii="Times New Roman" w:hAnsi="Times New Roman"/>
            <w:b/>
            <w:color w:val="000000" w:themeColor="text1"/>
            <w:sz w:val="24"/>
            <w:szCs w:val="24"/>
          </w:rPr>
          <w:lastRenderedPageBreak/>
          <w:t>[[[Introduction goes here]]]</w:t>
        </w:r>
      </w:ins>
      <w:commentRangeEnd w:id="45"/>
      <w:ins w:id="47" w:author="Parks, Robbie M" w:date="2018-12-05T11:46:00Z">
        <w:r w:rsidR="00CB71ED">
          <w:rPr>
            <w:rStyle w:val="CommentReference"/>
            <w:rFonts w:asciiTheme="minorHAnsi" w:eastAsiaTheme="minorHAnsi" w:hAnsiTheme="minorHAnsi" w:cstheme="minorBidi"/>
          </w:rPr>
          <w:commentReference w:id="45"/>
        </w:r>
      </w:ins>
    </w:p>
    <w:p w14:paraId="623921C5" w14:textId="1F0FEBC8" w:rsidR="00326747" w:rsidRDefault="000B5BF9" w:rsidP="00A14690">
      <w:pPr>
        <w:spacing w:after="0" w:line="480" w:lineRule="auto"/>
        <w:jc w:val="both"/>
        <w:rPr>
          <w:ins w:id="48" w:author="Parks, Robbie M" w:date="2018-12-05T11:38:00Z"/>
          <w:rFonts w:ascii="Times New Roman" w:hAnsi="Times New Roman"/>
          <w:b/>
          <w:color w:val="000000" w:themeColor="text1"/>
          <w:sz w:val="24"/>
          <w:szCs w:val="24"/>
        </w:rPr>
      </w:pPr>
      <w:ins w:id="49" w:author="Parks, Robbie M" w:date="2018-12-05T17:54:00Z">
        <w:r>
          <w:rPr>
            <w:rFonts w:ascii="Times New Roman" w:hAnsi="Times New Roman"/>
            <w:b/>
            <w:color w:val="000000" w:themeColor="text1"/>
            <w:sz w:val="24"/>
            <w:szCs w:val="24"/>
          </w:rPr>
          <w:t>…</w:t>
        </w:r>
      </w:ins>
    </w:p>
    <w:p w14:paraId="65B95E69" w14:textId="77777777" w:rsidR="00326747" w:rsidRDefault="00326747" w:rsidP="00326747">
      <w:pPr>
        <w:spacing w:after="0" w:line="480" w:lineRule="auto"/>
        <w:jc w:val="both"/>
        <w:rPr>
          <w:ins w:id="50" w:author="Parks, Robbie M" w:date="2018-12-05T17:54:00Z"/>
          <w:rFonts w:ascii="Times New Roman" w:hAnsi="Times New Roman"/>
          <w:b/>
          <w:color w:val="000000" w:themeColor="text1"/>
          <w:sz w:val="24"/>
          <w:szCs w:val="24"/>
        </w:rPr>
      </w:pPr>
      <w:moveToRangeStart w:id="51" w:author="Parks, Robbie M" w:date="2018-12-05T11:52:00Z" w:name="move531709796"/>
      <w:moveTo w:id="52" w:author="Parks, Robbie M" w:date="2018-12-05T11:52:00Z">
        <w:r w:rsidRPr="00326747">
          <w:rPr>
            <w:rFonts w:ascii="Times New Roman" w:hAnsi="Times New Roman"/>
            <w:b/>
            <w:color w:val="000000" w:themeColor="text1"/>
            <w:sz w:val="24"/>
            <w:szCs w:val="24"/>
            <w:rPrChange w:id="53"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p w14:paraId="39FF52E2" w14:textId="136564CC" w:rsidR="000B5BF9" w:rsidRPr="00326747" w:rsidRDefault="000B5BF9" w:rsidP="00326747">
      <w:pPr>
        <w:spacing w:after="0" w:line="480" w:lineRule="auto"/>
        <w:jc w:val="both"/>
        <w:rPr>
          <w:rFonts w:ascii="Times New Roman" w:hAnsi="Times New Roman"/>
          <w:b/>
          <w:color w:val="000000" w:themeColor="text1"/>
          <w:sz w:val="24"/>
          <w:szCs w:val="24"/>
          <w:rPrChange w:id="54" w:author="Parks, Robbie M" w:date="2018-12-05T11:52:00Z">
            <w:rPr>
              <w:rFonts w:ascii="Times New Roman" w:hAnsi="Times New Roman"/>
              <w:color w:val="000000" w:themeColor="text1"/>
              <w:sz w:val="24"/>
              <w:szCs w:val="24"/>
            </w:rPr>
          </w:rPrChange>
        </w:rPr>
      </w:pPr>
      <w:ins w:id="55" w:author="Parks, Robbie M" w:date="2018-12-05T17:55:00Z">
        <w:r>
          <w:rPr>
            <w:rFonts w:ascii="Times New Roman" w:hAnsi="Times New Roman"/>
            <w:b/>
            <w:color w:val="000000" w:themeColor="text1"/>
            <w:sz w:val="24"/>
            <w:szCs w:val="24"/>
          </w:rPr>
          <w:t>…</w:t>
        </w:r>
      </w:ins>
    </w:p>
    <w:moveToRangeEnd w:id="51"/>
    <w:p w14:paraId="32EFA1B4" w14:textId="5FC9DD46" w:rsidR="000210D1" w:rsidRPr="00636C9B" w:rsidDel="009717B2" w:rsidRDefault="000210D1" w:rsidP="00D76DF7">
      <w:pPr>
        <w:spacing w:after="0" w:line="480" w:lineRule="auto"/>
        <w:jc w:val="both"/>
        <w:rPr>
          <w:del w:id="56" w:author="Parks, Robbie M" w:date="2018-12-05T11:38:00Z"/>
          <w:rFonts w:ascii="Times New Roman" w:hAnsi="Times New Roman"/>
          <w:b/>
          <w:color w:val="000000" w:themeColor="text1"/>
          <w:sz w:val="24"/>
          <w:szCs w:val="24"/>
        </w:rPr>
      </w:pPr>
      <w:del w:id="57"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8" w:author="Parks, Robbie M" w:date="2018-12-05T11:38:00Z"/>
          <w:rFonts w:ascii="Times New Roman" w:hAnsi="Times New Roman"/>
          <w:color w:val="000000" w:themeColor="text1"/>
          <w:sz w:val="24"/>
          <w:szCs w:val="24"/>
        </w:rPr>
      </w:pPr>
    </w:p>
    <w:p w14:paraId="0C064E2B" w14:textId="50B40B28" w:rsidR="00330013" w:rsidDel="007514AC" w:rsidRDefault="00561DD4" w:rsidP="00F8041D">
      <w:pPr>
        <w:spacing w:after="0" w:line="480" w:lineRule="auto"/>
        <w:jc w:val="both"/>
        <w:rPr>
          <w:del w:id="59"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60"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61" w:author="Parks, Robbie M" w:date="2018-12-04T16:38:00Z">
        <w:r w:rsidR="006E5EB6">
          <w:rPr>
            <w:rFonts w:ascii="Times New Roman" w:hAnsi="Times New Roman"/>
            <w:color w:val="000000" w:themeColor="text1"/>
            <w:sz w:val="24"/>
            <w:szCs w:val="24"/>
          </w:rPr>
          <w:fldChar w:fldCharType="end"/>
        </w:r>
      </w:ins>
      <w:ins w:id="62" w:author="Parks, Robbie M" w:date="2018-12-04T16:46:00Z">
        <w:r w:rsidR="007514AC">
          <w:rPr>
            <w:rFonts w:ascii="Times New Roman" w:hAnsi="Times New Roman"/>
            <w:color w:val="000000" w:themeColor="text1"/>
            <w:sz w:val="24"/>
            <w:szCs w:val="24"/>
          </w:rPr>
          <w:t xml:space="preserve"> </w:t>
        </w:r>
      </w:ins>
      <w:del w:id="63" w:author="Parks, Robbie M" w:date="2018-12-04T16:46:00Z">
        <w:r w:rsidR="00F8041D" w:rsidDel="007514AC">
          <w:rPr>
            <w:rFonts w:ascii="Times New Roman" w:hAnsi="Times New Roman"/>
            <w:color w:val="000000" w:themeColor="text1"/>
            <w:sz w:val="24"/>
            <w:szCs w:val="24"/>
          </w:rPr>
          <w:delText xml:space="preserve"> </w:delText>
        </w:r>
      </w:del>
    </w:p>
    <w:p w14:paraId="571F2431" w14:textId="61F708E4" w:rsidR="00A14690" w:rsidRDefault="00F8041D" w:rsidP="00A14690">
      <w:pPr>
        <w:spacing w:after="0" w:line="480" w:lineRule="auto"/>
        <w:jc w:val="both"/>
        <w:rPr>
          <w:rFonts w:ascii="Times New Roman" w:hAnsi="Times New Roman"/>
          <w:color w:val="000000" w:themeColor="text1"/>
          <w:sz w:val="24"/>
          <w:szCs w:val="24"/>
        </w:rPr>
      </w:pPr>
      <w:del w:id="64"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5"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 especially in consistent way across injury types and demographic subgroups of the population, even though death rates from various intentional and unintentional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389873F5" w:rsidR="002B11C6" w:rsidRPr="00636C9B" w:rsidDel="0090673B" w:rsidRDefault="00453AD2" w:rsidP="002B11C6">
      <w:pPr>
        <w:spacing w:after="0" w:line="480" w:lineRule="auto"/>
        <w:jc w:val="both"/>
        <w:rPr>
          <w:del w:id="66"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67" w:author="Parks, Robbie M" w:date="2018-12-04T17:07:00Z">
        <w:r w:rsidR="008A7F0C">
          <w:rPr>
            <w:rFonts w:ascii="Times New Roman" w:hAnsi="Times New Roman"/>
            <w:color w:val="000000" w:themeColor="text1"/>
            <w:sz w:val="24"/>
            <w:szCs w:val="24"/>
          </w:rPr>
          <w:t xml:space="preserve">absolute </w:t>
        </w:r>
      </w:ins>
      <w:del w:id="68" w:author="Parks, Robbie M" w:date="2018-12-04T16:22:00Z">
        <w:r w:rsidR="00202B92" w:rsidDel="0049084A">
          <w:rPr>
            <w:rFonts w:ascii="Times New Roman" w:hAnsi="Times New Roman"/>
            <w:color w:val="000000" w:themeColor="text1"/>
            <w:sz w:val="24"/>
            <w:szCs w:val="24"/>
          </w:rPr>
          <w:delText>[[[</w:delText>
        </w:r>
        <w:commentRangeStart w:id="69"/>
        <w:commentRangeStart w:id="70"/>
        <w:r w:rsidR="00202B92" w:rsidDel="0049084A">
          <w:rPr>
            <w:rFonts w:ascii="Times New Roman" w:hAnsi="Times New Roman"/>
            <w:color w:val="000000" w:themeColor="text1"/>
            <w:sz w:val="24"/>
            <w:szCs w:val="24"/>
          </w:rPr>
          <w:delText>or monthly</w:delText>
        </w:r>
        <w:commentRangeEnd w:id="69"/>
        <w:r w:rsidR="00202B92" w:rsidDel="0049084A">
          <w:rPr>
            <w:rStyle w:val="CommentReference"/>
            <w:rFonts w:asciiTheme="minorHAnsi" w:eastAsiaTheme="minorHAnsi" w:hAnsiTheme="minorHAnsi" w:cstheme="minorBidi"/>
          </w:rPr>
          <w:commentReference w:id="69"/>
        </w:r>
        <w:commentRangeEnd w:id="70"/>
        <w:r w:rsidR="003060A1" w:rsidDel="0049084A">
          <w:rPr>
            <w:rStyle w:val="CommentReference"/>
            <w:rFonts w:asciiTheme="minorHAnsi" w:eastAsiaTheme="minorHAnsi" w:hAnsiTheme="minorHAnsi" w:cstheme="minorBidi"/>
          </w:rPr>
          <w:commentReference w:id="70"/>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71" w:author="Parks, Robbie M" w:date="2018-12-04T17:32:00Z">
        <w:r w:rsidR="00BF23B1">
          <w:rPr>
            <w:rFonts w:ascii="Times New Roman" w:hAnsi="Times New Roman"/>
            <w:color w:val="000000" w:themeColor="text1"/>
            <w:sz w:val="24"/>
            <w:szCs w:val="24"/>
          </w:rPr>
          <w:t>,</w:t>
        </w:r>
      </w:ins>
      <w:del w:id="72"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3" w:author="Parks, Robbie M" w:date="2018-12-04T17:32:00Z">
        <w:r w:rsidR="00BF23B1">
          <w:rPr>
            <w:rFonts w:ascii="Times New Roman" w:hAnsi="Times New Roman"/>
            <w:color w:val="000000" w:themeColor="text1"/>
            <w:sz w:val="24"/>
            <w:szCs w:val="24"/>
          </w:rPr>
          <w:t xml:space="preserve"> with few exceptions.</w:t>
        </w:r>
      </w:ins>
      <w:ins w:id="74"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75"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76" w:author="Parks, Robbie M" w:date="2018-12-04T16:22:00Z">
        <w:r w:rsidR="00636E70" w:rsidRPr="002F6AD2" w:rsidDel="0049084A">
          <w:rPr>
            <w:rFonts w:ascii="Times New Roman" w:hAnsi="Times New Roman"/>
            <w:color w:val="000000" w:themeColor="text1"/>
            <w:sz w:val="24"/>
            <w:szCs w:val="24"/>
            <w:rPrChange w:id="77"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78"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79"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80"/>
        <w:commentRangeStart w:id="81"/>
        <w:r w:rsidR="002B11C6" w:rsidRPr="002F6AD2" w:rsidDel="0049084A">
          <w:rPr>
            <w:rFonts w:ascii="Times New Roman" w:hAnsi="Times New Roman"/>
            <w:color w:val="000000" w:themeColor="text1"/>
            <w:sz w:val="24"/>
            <w:szCs w:val="24"/>
            <w:rPrChange w:id="82" w:author="Parks, Robbie M" w:date="2018-12-04T10:58:00Z">
              <w:rPr>
                <w:rFonts w:ascii="Times New Roman" w:hAnsi="Times New Roman"/>
                <w:color w:val="000000" w:themeColor="text1"/>
                <w:sz w:val="24"/>
                <w:szCs w:val="24"/>
                <w:highlight w:val="yellow"/>
              </w:rPr>
            </w:rPrChange>
          </w:rPr>
          <w:delText>XX, YY and ZZ</w:delText>
        </w:r>
        <w:commentRangeEnd w:id="80"/>
        <w:r w:rsidR="002B11C6" w:rsidRPr="002F6AD2" w:rsidDel="0049084A">
          <w:rPr>
            <w:rStyle w:val="CommentReference"/>
            <w:rFonts w:asciiTheme="minorHAnsi" w:eastAsiaTheme="minorHAnsi" w:hAnsiTheme="minorHAnsi" w:cstheme="minorBidi"/>
            <w:rPrChange w:id="83" w:author="Parks, Robbie M" w:date="2018-12-04T10:58:00Z">
              <w:rPr>
                <w:rStyle w:val="CommentReference"/>
                <w:rFonts w:asciiTheme="minorHAnsi" w:eastAsiaTheme="minorHAnsi" w:hAnsiTheme="minorHAnsi" w:cstheme="minorBidi"/>
                <w:highlight w:val="yellow"/>
              </w:rPr>
            </w:rPrChange>
          </w:rPr>
          <w:commentReference w:id="80"/>
        </w:r>
        <w:commentRangeEnd w:id="81"/>
        <w:r w:rsidR="00EE18E4" w:rsidRPr="002F6AD2" w:rsidDel="0049084A">
          <w:rPr>
            <w:rStyle w:val="CommentReference"/>
            <w:rFonts w:asciiTheme="minorHAnsi" w:eastAsiaTheme="minorHAnsi" w:hAnsiTheme="minorHAnsi" w:cstheme="minorBidi"/>
            <w:rPrChange w:id="84" w:author="Parks, Robbie M" w:date="2018-12-04T10:58:00Z">
              <w:rPr>
                <w:rStyle w:val="CommentReference"/>
                <w:rFonts w:asciiTheme="minorHAnsi" w:eastAsiaTheme="minorHAnsi" w:hAnsiTheme="minorHAnsi" w:cstheme="minorBidi"/>
                <w:highlight w:val="yellow"/>
              </w:rPr>
            </w:rPrChange>
          </w:rPr>
          <w:commentReference w:id="81"/>
        </w:r>
        <w:r w:rsidR="002B11C6" w:rsidDel="0049084A">
          <w:rPr>
            <w:rFonts w:ascii="Times New Roman" w:hAnsi="Times New Roman"/>
            <w:color w:val="000000" w:themeColor="text1"/>
            <w:sz w:val="24"/>
            <w:szCs w:val="24"/>
          </w:rPr>
          <w:delText xml:space="preserve">. </w:delText>
        </w:r>
      </w:del>
      <w:r w:rsidR="002B11C6">
        <w:rPr>
          <w:rFonts w:ascii="Times New Roman" w:hAnsi="Times New Roman"/>
          <w:color w:val="000000" w:themeColor="text1"/>
          <w:sz w:val="24"/>
          <w:szCs w:val="24"/>
        </w:rPr>
        <w:t xml:space="preserve">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85" w:author="Parks, Robbie M" w:date="2018-12-04T17:49:00Z">
        <w:r w:rsidR="00F37C29">
          <w:rPr>
            <w:rFonts w:ascii="Times New Roman" w:hAnsi="Times New Roman"/>
            <w:color w:val="000000" w:themeColor="text1"/>
            <w:sz w:val="24"/>
            <w:szCs w:val="24"/>
          </w:rPr>
          <w:t xml:space="preserve"> </w:t>
        </w:r>
      </w:ins>
      <w:del w:id="86"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87"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88"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moveFromRangeStart w:id="89" w:author="Parks, Robbie M" w:date="2018-12-05T11:52:00Z" w:name="move531709796"/>
      <w:moveFrom w:id="90"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89"/>
    </w:p>
    <w:p w14:paraId="79B2707C" w14:textId="77777777" w:rsidR="002B11C6" w:rsidRPr="00636C9B" w:rsidDel="0090673B" w:rsidRDefault="002B11C6" w:rsidP="002B11C6">
      <w:pPr>
        <w:spacing w:after="0" w:line="480" w:lineRule="auto"/>
        <w:jc w:val="both"/>
        <w:rPr>
          <w:del w:id="91" w:author="Parks, Robbie M" w:date="2018-12-04T18:01:00Z"/>
          <w:rFonts w:ascii="Times New Roman" w:hAnsi="Times New Roman"/>
          <w:color w:val="000000" w:themeColor="text1"/>
          <w:sz w:val="24"/>
          <w:szCs w:val="24"/>
        </w:rPr>
      </w:pPr>
    </w:p>
    <w:p w14:paraId="59E5EACC" w14:textId="6C6FC0A3" w:rsidR="00252CB9" w:rsidRDefault="001810A3" w:rsidP="00252CB9">
      <w:pPr>
        <w:spacing w:after="0" w:line="480" w:lineRule="auto"/>
        <w:jc w:val="both"/>
        <w:rPr>
          <w:ins w:id="92"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w:t>
      </w:r>
      <w:r w:rsidRPr="00636C9B">
        <w:rPr>
          <w:rFonts w:ascii="Times New Roman" w:hAnsi="Times New Roman"/>
          <w:color w:val="000000" w:themeColor="text1"/>
          <w:sz w:val="24"/>
          <w:szCs w:val="24"/>
        </w:rPr>
        <w:lastRenderedPageBreak/>
        <w:t xml:space="preserve">resilience to </w:t>
      </w:r>
      <w:del w:id="93" w:author="Parks, Robbie M" w:date="2018-12-04T17:53:00Z">
        <w:r w:rsidRPr="00E5452D" w:rsidDel="00FB42D4">
          <w:rPr>
            <w:rFonts w:ascii="Times New Roman" w:hAnsi="Times New Roman"/>
            <w:color w:val="000000" w:themeColor="text1"/>
            <w:sz w:val="24"/>
            <w:szCs w:val="24"/>
            <w:highlight w:val="yellow"/>
            <w:rPrChange w:id="94"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95"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96"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97"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98" w:author="Parks, Robbie M" w:date="2018-12-05T11:52:00Z"/>
          <w:rFonts w:ascii="Times New Roman" w:hAnsi="Times New Roman"/>
          <w:color w:val="000000" w:themeColor="text1"/>
          <w:sz w:val="24"/>
          <w:szCs w:val="24"/>
        </w:rPr>
      </w:pPr>
    </w:p>
    <w:p w14:paraId="20612A69" w14:textId="15980AEE" w:rsidR="00F713D6" w:rsidDel="00EC109B" w:rsidRDefault="00D577E1" w:rsidP="006C11D1">
      <w:pPr>
        <w:spacing w:after="0" w:line="480" w:lineRule="auto"/>
        <w:jc w:val="both"/>
        <w:outlineLvl w:val="0"/>
        <w:rPr>
          <w:del w:id="99" w:author="Parks, Robbie M" w:date="2018-12-05T11:23:00Z"/>
          <w:rFonts w:ascii="Times New Roman" w:hAnsi="Times New Roman"/>
          <w:color w:val="000000" w:themeColor="text1"/>
          <w:sz w:val="24"/>
          <w:szCs w:val="24"/>
        </w:rPr>
      </w:pPr>
      <w:ins w:id="100" w:author="Parks, Robbie M" w:date="2018-12-05T13:01:00Z">
        <w:r w:rsidRPr="00636C9B">
          <w:rPr>
            <w:rFonts w:ascii="Times New Roman" w:hAnsi="Times New Roman"/>
            <w:color w:val="000000" w:themeColor="text1"/>
            <w:sz w:val="24"/>
            <w:szCs w:val="24"/>
          </w:rPr>
          <w:t xml:space="preserve">Injuries accounted for </w:t>
        </w:r>
      </w:ins>
      <w:ins w:id="101" w:author="Parks, Robbie M" w:date="2018-12-05T17:43:00Z">
        <w:r w:rsidR="00AF4729">
          <w:rPr>
            <w:rFonts w:ascii="Times New Roman" w:hAnsi="Times New Roman"/>
            <w:color w:val="000000" w:themeColor="text1"/>
            <w:sz w:val="24"/>
            <w:szCs w:val="24"/>
          </w:rPr>
          <w:t>10.7</w:t>
        </w:r>
      </w:ins>
      <w:ins w:id="102"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03" w:author="Parks, Robbie M" w:date="2018-12-05T17:44:00Z">
        <w:r w:rsidR="001B2D1F">
          <w:rPr>
            <w:rFonts w:ascii="Times New Roman" w:hAnsi="Times New Roman"/>
            <w:color w:val="000000" w:themeColor="text1"/>
            <w:sz w:val="24"/>
            <w:szCs w:val="24"/>
          </w:rPr>
          <w:t>4.7%</w:t>
        </w:r>
      </w:ins>
      <w:ins w:id="104"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ins>
      <w:ins w:id="105" w:author="Parks, Robbie M" w:date="2018-12-05T17:45:00Z">
        <w:r w:rsidR="00DF7329">
          <w:rPr>
            <w:rFonts w:ascii="Times New Roman" w:hAnsi="Times New Roman"/>
            <w:color w:val="000000" w:themeColor="text1"/>
            <w:sz w:val="24"/>
            <w:szCs w:val="24"/>
          </w:rPr>
          <w:t>9.6</w:t>
        </w:r>
      </w:ins>
      <w:ins w:id="106"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07" w:author="Parks, Robbie M" w:date="2018-12-05T17:45:00Z">
        <w:r w:rsidR="005A27A6">
          <w:rPr>
            <w:rFonts w:ascii="Times New Roman" w:hAnsi="Times New Roman"/>
            <w:color w:val="000000" w:themeColor="text1"/>
            <w:sz w:val="24"/>
            <w:szCs w:val="24"/>
          </w:rPr>
          <w:t>4.9</w:t>
        </w:r>
      </w:ins>
      <w:ins w:id="108"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109" w:author="Parks, Robbie M" w:date="2018-12-05T14:38:00Z">
        <w:r w:rsidR="00532208">
          <w:rPr>
            <w:rFonts w:ascii="Times New Roman" w:hAnsi="Times New Roman"/>
            <w:color w:val="000000" w:themeColor="text1"/>
            <w:sz w:val="24"/>
            <w:szCs w:val="24"/>
          </w:rPr>
          <w:t>The</w:t>
        </w:r>
      </w:ins>
      <w:ins w:id="110" w:author="Parks, Robbie M" w:date="2018-12-05T15:58:00Z">
        <w:r w:rsidR="00A81E2A">
          <w:rPr>
            <w:rFonts w:ascii="Times New Roman" w:hAnsi="Times New Roman"/>
            <w:color w:val="000000" w:themeColor="text1"/>
            <w:sz w:val="24"/>
            <w:szCs w:val="24"/>
          </w:rPr>
          <w:t xml:space="preserve"> age groups with the</w:t>
        </w:r>
      </w:ins>
      <w:ins w:id="111" w:author="Parks, Robbie M" w:date="2018-12-05T14:38:00Z">
        <w:r w:rsidR="00532208">
          <w:rPr>
            <w:rFonts w:ascii="Times New Roman" w:hAnsi="Times New Roman"/>
            <w:color w:val="000000" w:themeColor="text1"/>
            <w:sz w:val="24"/>
            <w:szCs w:val="24"/>
          </w:rPr>
          <w:t xml:space="preserve"> highest number of total injury deaths </w:t>
        </w:r>
      </w:ins>
      <w:ins w:id="112"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 xml:space="preserve">y </w:t>
        </w:r>
      </w:ins>
      <w:ins w:id="113" w:author="Parks, Robbie M" w:date="2018-12-05T14:38:00Z">
        <w:r w:rsidR="00532208">
          <w:rPr>
            <w:rFonts w:ascii="Times New Roman" w:hAnsi="Times New Roman"/>
            <w:color w:val="000000" w:themeColor="text1"/>
            <w:sz w:val="24"/>
            <w:szCs w:val="24"/>
          </w:rPr>
          <w:t xml:space="preserve">was in </w:t>
        </w:r>
      </w:ins>
      <w:ins w:id="114" w:author="Parks, Robbie M" w:date="2018-12-05T15:54:00Z">
        <w:r w:rsidR="00A572CE">
          <w:rPr>
            <w:rFonts w:ascii="Times New Roman" w:hAnsi="Times New Roman"/>
            <w:color w:val="000000" w:themeColor="text1"/>
            <w:sz w:val="24"/>
            <w:szCs w:val="24"/>
          </w:rPr>
          <w:t>15-24</w:t>
        </w:r>
      </w:ins>
      <w:ins w:id="115" w:author="Parks, Robbie M" w:date="2018-12-05T14:38:00Z">
        <w:r w:rsidR="00532208">
          <w:rPr>
            <w:rFonts w:ascii="Times New Roman" w:hAnsi="Times New Roman"/>
            <w:color w:val="000000" w:themeColor="text1"/>
            <w:sz w:val="24"/>
            <w:szCs w:val="24"/>
          </w:rPr>
          <w:t xml:space="preserve"> years </w:t>
        </w:r>
      </w:ins>
      <w:ins w:id="116" w:author="Parks, Robbie M" w:date="2018-12-05T15:54:00Z">
        <w:r w:rsidR="0033532E">
          <w:rPr>
            <w:rFonts w:ascii="Times New Roman" w:hAnsi="Times New Roman"/>
            <w:sz w:val="24"/>
            <w:szCs w:val="24"/>
          </w:rPr>
          <w:t>(684,051</w:t>
        </w:r>
      </w:ins>
      <w:ins w:id="117" w:author="Parks, Robbie M" w:date="2018-12-05T16:01:00Z">
        <w:r w:rsidR="00A9251F">
          <w:rPr>
            <w:rFonts w:ascii="Times New Roman" w:hAnsi="Times New Roman"/>
            <w:sz w:val="24"/>
            <w:szCs w:val="24"/>
          </w:rPr>
          <w:t xml:space="preserve"> deaths</w:t>
        </w:r>
      </w:ins>
      <w:ins w:id="118" w:author="Parks, Robbie M" w:date="2018-12-05T15:54:00Z">
        <w:r w:rsidR="0033532E">
          <w:rPr>
            <w:rFonts w:ascii="Times New Roman" w:hAnsi="Times New Roman"/>
            <w:sz w:val="24"/>
            <w:szCs w:val="24"/>
          </w:rPr>
          <w:t xml:space="preserve">) </w:t>
        </w:r>
      </w:ins>
      <w:ins w:id="119" w:author="Parks, Robbie M" w:date="2018-12-05T15:55:00Z">
        <w:r w:rsidR="00C17168">
          <w:rPr>
            <w:rFonts w:ascii="Times New Roman" w:hAnsi="Times New Roman"/>
            <w:sz w:val="24"/>
            <w:szCs w:val="24"/>
          </w:rPr>
          <w:t xml:space="preserve">for males </w:t>
        </w:r>
      </w:ins>
      <w:ins w:id="120" w:author="Parks, Robbie M" w:date="2018-12-05T14:38:00Z">
        <w:r w:rsidR="00532208">
          <w:rPr>
            <w:rFonts w:ascii="Times New Roman" w:hAnsi="Times New Roman"/>
            <w:color w:val="000000" w:themeColor="text1"/>
            <w:sz w:val="24"/>
            <w:szCs w:val="24"/>
          </w:rPr>
          <w:t xml:space="preserve">and </w:t>
        </w:r>
      </w:ins>
      <w:ins w:id="121" w:author="Parks, Robbie M" w:date="2018-12-05T15:54:00Z">
        <w:r w:rsidR="00A572CE">
          <w:rPr>
            <w:rFonts w:ascii="Times New Roman" w:hAnsi="Times New Roman"/>
            <w:color w:val="000000" w:themeColor="text1"/>
            <w:sz w:val="24"/>
            <w:szCs w:val="24"/>
          </w:rPr>
          <w:t>85+</w:t>
        </w:r>
      </w:ins>
      <w:ins w:id="122" w:author="Parks, Robbie M" w:date="2018-12-05T14:38:00Z">
        <w:r w:rsidR="00532208">
          <w:rPr>
            <w:rFonts w:ascii="Times New Roman" w:hAnsi="Times New Roman"/>
            <w:color w:val="000000" w:themeColor="text1"/>
            <w:sz w:val="24"/>
            <w:szCs w:val="24"/>
          </w:rPr>
          <w:t xml:space="preserve"> years </w:t>
        </w:r>
      </w:ins>
      <w:ins w:id="123"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24" w:author="Parks, Robbie M" w:date="2018-12-05T16:01:00Z">
        <w:r w:rsidR="00A9251F">
          <w:rPr>
            <w:rFonts w:ascii="Times New Roman" w:hAnsi="Times New Roman"/>
            <w:sz w:val="24"/>
            <w:szCs w:val="24"/>
          </w:rPr>
          <w:t xml:space="preserve"> deaths</w:t>
        </w:r>
      </w:ins>
      <w:ins w:id="125" w:author="Parks, Robbie M" w:date="2018-12-05T15:55:00Z">
        <w:r w:rsidR="00C17168">
          <w:rPr>
            <w:rFonts w:ascii="Times New Roman" w:hAnsi="Times New Roman"/>
            <w:sz w:val="24"/>
            <w:szCs w:val="24"/>
          </w:rPr>
          <w:t xml:space="preserve">) </w:t>
        </w:r>
      </w:ins>
      <w:ins w:id="126" w:author="Parks, Robbie M" w:date="2018-12-05T14:38:00Z">
        <w:r w:rsidR="00532208">
          <w:rPr>
            <w:rFonts w:ascii="Times New Roman" w:hAnsi="Times New Roman"/>
            <w:color w:val="000000" w:themeColor="text1"/>
            <w:sz w:val="24"/>
            <w:szCs w:val="24"/>
          </w:rPr>
          <w:t>for females.</w:t>
        </w:r>
      </w:ins>
    </w:p>
    <w:p w14:paraId="07657E41" w14:textId="77777777" w:rsidR="00EC109B" w:rsidRPr="00636C9B" w:rsidRDefault="00EC109B" w:rsidP="00EC109B">
      <w:pPr>
        <w:spacing w:after="0" w:line="480" w:lineRule="auto"/>
        <w:jc w:val="both"/>
        <w:rPr>
          <w:ins w:id="127"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28" w:author="Parks, Robbie M" w:date="2018-12-05T11:39:00Z"/>
          <w:rFonts w:ascii="Times New Roman" w:hAnsi="Times New Roman"/>
          <w:b/>
          <w:color w:val="000000" w:themeColor="text1"/>
          <w:sz w:val="24"/>
          <w:szCs w:val="24"/>
        </w:rPr>
      </w:pPr>
      <w:commentRangeStart w:id="129"/>
      <w:del w:id="130" w:author="Parks, Robbie M" w:date="2018-12-05T11:39:00Z">
        <w:r w:rsidRPr="00636C9B" w:rsidDel="00FA3851">
          <w:rPr>
            <w:rFonts w:ascii="Times New Roman" w:hAnsi="Times New Roman"/>
            <w:b/>
            <w:color w:val="000000" w:themeColor="text1"/>
            <w:sz w:val="24"/>
            <w:szCs w:val="24"/>
          </w:rPr>
          <w:delText>Methods</w:delText>
        </w:r>
        <w:commentRangeEnd w:id="129"/>
        <w:r w:rsidR="0065185D" w:rsidDel="00FA3851">
          <w:rPr>
            <w:rStyle w:val="CommentReference"/>
            <w:rFonts w:asciiTheme="minorHAnsi" w:eastAsiaTheme="minorHAnsi" w:hAnsiTheme="minorHAnsi" w:cstheme="minorBidi"/>
          </w:rPr>
          <w:commentReference w:id="129"/>
        </w:r>
      </w:del>
    </w:p>
    <w:p w14:paraId="317B337D" w14:textId="781E883C" w:rsidR="00E65B73" w:rsidRPr="00636C9B" w:rsidDel="00FA3851" w:rsidRDefault="00E65B73" w:rsidP="005B39FC">
      <w:pPr>
        <w:spacing w:after="0" w:line="480" w:lineRule="auto"/>
        <w:jc w:val="both"/>
        <w:rPr>
          <w:del w:id="131" w:author="Parks, Robbie M" w:date="2018-12-05T11:39:00Z"/>
          <w:rFonts w:ascii="Times New Roman" w:hAnsi="Times New Roman"/>
          <w:i/>
          <w:color w:val="000000" w:themeColor="text1"/>
          <w:sz w:val="24"/>
          <w:szCs w:val="24"/>
        </w:rPr>
      </w:pPr>
      <w:del w:id="132"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33" w:author="Ezzati, Majid" w:date="2018-11-30T12:34:00Z"/>
          <w:del w:id="134" w:author="Parks, Robbie M" w:date="2018-12-05T11:39:00Z"/>
          <w:rFonts w:ascii="Times New Roman" w:hAnsi="Times New Roman"/>
          <w:color w:val="000000" w:themeColor="text1"/>
          <w:sz w:val="24"/>
          <w:szCs w:val="24"/>
        </w:rPr>
      </w:pPr>
      <w:del w:id="135"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36" w:author="Parks, Robbie M" w:date="2018-12-05T11:21:00Z">
        <w:r w:rsidR="002B11C6" w:rsidDel="004334ED">
          <w:rPr>
            <w:rFonts w:ascii="Times New Roman" w:hAnsi="Times New Roman"/>
            <w:color w:val="000000" w:themeColor="text1"/>
            <w:sz w:val="24"/>
            <w:szCs w:val="24"/>
          </w:rPr>
          <w:delText xml:space="preserve">temperatures </w:delText>
        </w:r>
      </w:del>
      <w:del w:id="137"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38"/>
      <w:commentRangeStart w:id="139"/>
      <w:del w:id="140" w:author="Parks, Robbie M" w:date="2018-12-05T11:24:00Z">
        <w:r w:rsidR="002B11C6" w:rsidDel="00494CB7">
          <w:rPr>
            <w:rFonts w:ascii="Times New Roman" w:hAnsi="Times New Roman"/>
            <w:color w:val="000000" w:themeColor="text1"/>
            <w:sz w:val="24"/>
            <w:szCs w:val="24"/>
          </w:rPr>
          <w:delText>, referred to as anomaly hereafter</w:delText>
        </w:r>
        <w:commentRangeEnd w:id="138"/>
        <w:r w:rsidR="002B11C6" w:rsidDel="00494CB7">
          <w:rPr>
            <w:rStyle w:val="CommentReference"/>
            <w:rFonts w:asciiTheme="minorHAnsi" w:eastAsiaTheme="minorHAnsi" w:hAnsiTheme="minorHAnsi" w:cstheme="minorBidi"/>
          </w:rPr>
          <w:commentReference w:id="138"/>
        </w:r>
        <w:commentRangeEnd w:id="139"/>
        <w:r w:rsidR="00AF6B82" w:rsidDel="00494CB7">
          <w:rPr>
            <w:rStyle w:val="CommentReference"/>
            <w:rFonts w:asciiTheme="minorHAnsi" w:eastAsiaTheme="minorHAnsi" w:hAnsiTheme="minorHAnsi" w:cstheme="minorBidi"/>
          </w:rPr>
          <w:commentReference w:id="139"/>
        </w:r>
      </w:del>
      <w:del w:id="141" w:author="Parks, Robbie M" w:date="2018-12-05T11:39:00Z">
        <w:r w:rsidR="00A17E43" w:rsidDel="00FA3851">
          <w:rPr>
            <w:rFonts w:ascii="Times New Roman" w:hAnsi="Times New Roman"/>
            <w:color w:val="000000" w:themeColor="text1"/>
            <w:sz w:val="24"/>
            <w:szCs w:val="24"/>
          </w:rPr>
          <w:delText xml:space="preserve">. </w:delText>
        </w:r>
      </w:del>
      <w:del w:id="142"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43"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44"/>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44"/>
        <w:r w:rsidR="00083BC4" w:rsidDel="00EB5301">
          <w:rPr>
            <w:rStyle w:val="CommentReference"/>
            <w:rFonts w:asciiTheme="minorHAnsi" w:eastAsiaTheme="minorHAnsi" w:hAnsiTheme="minorHAnsi" w:cstheme="minorBidi"/>
          </w:rPr>
          <w:commentReference w:id="144"/>
        </w:r>
      </w:del>
      <w:ins w:id="145" w:author="Ezzati, Majid" w:date="2018-11-30T12:30:00Z">
        <w:del w:id="146" w:author="Parks, Robbie M" w:date="2018-12-05T11:18:00Z">
          <w:r w:rsidR="00083BC4" w:rsidDel="00EB5301">
            <w:rPr>
              <w:rFonts w:ascii="Times New Roman" w:hAnsi="Times New Roman"/>
              <w:color w:val="000000" w:themeColor="text1"/>
              <w:sz w:val="24"/>
              <w:szCs w:val="24"/>
            </w:rPr>
            <w:delText xml:space="preserve"> </w:delText>
          </w:r>
        </w:del>
        <w:del w:id="147" w:author="Parks, Robbie M" w:date="2018-12-05T11:39:00Z">
          <w:r w:rsidR="00083BC4" w:rsidDel="00FA3851">
            <w:rPr>
              <w:rFonts w:ascii="Times New Roman" w:hAnsi="Times New Roman"/>
              <w:color w:val="000000" w:themeColor="text1"/>
              <w:sz w:val="24"/>
              <w:szCs w:val="24"/>
            </w:rPr>
            <w:delText xml:space="preserve">To achieve this aim, </w:delText>
          </w:r>
        </w:del>
      </w:ins>
      <w:del w:id="148" w:author="Parks, Robbie M" w:date="2018-12-05T11:39:00Z">
        <w:r w:rsidR="00FF5B78" w:rsidDel="00FA3851">
          <w:rPr>
            <w:rFonts w:ascii="Times New Roman" w:hAnsi="Times New Roman"/>
            <w:color w:val="000000" w:themeColor="text1"/>
            <w:sz w:val="24"/>
            <w:szCs w:val="24"/>
          </w:rPr>
          <w:delText>W</w:delText>
        </w:r>
      </w:del>
      <w:ins w:id="149" w:author="Ezzati, Majid" w:date="2018-11-30T12:30:00Z">
        <w:del w:id="150" w:author="Parks, Robbie M" w:date="2018-12-05T11:39:00Z">
          <w:r w:rsidR="00083BC4" w:rsidDel="00FA3851">
            <w:rPr>
              <w:rFonts w:ascii="Times New Roman" w:hAnsi="Times New Roman"/>
              <w:color w:val="000000" w:themeColor="text1"/>
              <w:sz w:val="24"/>
              <w:szCs w:val="24"/>
            </w:rPr>
            <w:delText>w</w:delText>
          </w:r>
        </w:del>
      </w:ins>
      <w:del w:id="151" w:author="Parks, Robbie M" w:date="2018-12-05T11:39:00Z">
        <w:r w:rsidR="003C52FC" w:rsidDel="00FA3851">
          <w:rPr>
            <w:rFonts w:ascii="Times New Roman" w:hAnsi="Times New Roman"/>
            <w:color w:val="000000" w:themeColor="text1"/>
            <w:sz w:val="24"/>
            <w:szCs w:val="24"/>
          </w:rPr>
          <w:delText xml:space="preserve">e first defined a </w:delText>
        </w:r>
      </w:del>
      <w:ins w:id="152" w:author="Ezzati, Majid" w:date="2018-11-30T12:31:00Z">
        <w:del w:id="153" w:author="Parks, Robbie M" w:date="2018-12-05T11:39:00Z">
          <w:r w:rsidR="00083BC4" w:rsidDel="00FA3851">
            <w:rPr>
              <w:rFonts w:ascii="Times New Roman" w:hAnsi="Times New Roman"/>
              <w:color w:val="000000" w:themeColor="text1"/>
              <w:sz w:val="24"/>
              <w:szCs w:val="24"/>
            </w:rPr>
            <w:delText xml:space="preserve">measure of </w:delText>
          </w:r>
        </w:del>
      </w:ins>
      <w:del w:id="154" w:author="Parks, Robbie M" w:date="2018-12-05T11:39:00Z">
        <w:r w:rsidR="003C52FC" w:rsidDel="00FA3851">
          <w:rPr>
            <w:rFonts w:ascii="Times New Roman" w:hAnsi="Times New Roman"/>
            <w:color w:val="000000" w:themeColor="text1"/>
            <w:sz w:val="24"/>
            <w:szCs w:val="24"/>
          </w:rPr>
          <w:delText xml:space="preserve">state-month </w:delText>
        </w:r>
      </w:del>
      <w:del w:id="155" w:author="Parks, Robbie M" w:date="2018-12-05T11:21:00Z">
        <w:r w:rsidR="003C52FC" w:rsidDel="004B4687">
          <w:rPr>
            <w:rFonts w:ascii="Times New Roman" w:hAnsi="Times New Roman"/>
            <w:color w:val="000000" w:themeColor="text1"/>
            <w:sz w:val="24"/>
            <w:szCs w:val="24"/>
          </w:rPr>
          <w:delText xml:space="preserve">temperature </w:delText>
        </w:r>
      </w:del>
      <w:del w:id="156" w:author="Parks, Robbie M" w:date="2018-12-05T11:39:00Z">
        <w:r w:rsidR="003C52FC" w:rsidDel="00FA3851">
          <w:rPr>
            <w:rFonts w:ascii="Times New Roman" w:hAnsi="Times New Roman"/>
            <w:color w:val="000000" w:themeColor="text1"/>
            <w:sz w:val="24"/>
            <w:szCs w:val="24"/>
          </w:rPr>
          <w:delText>anomaly</w:delText>
        </w:r>
      </w:del>
      <w:ins w:id="157" w:author="Ezzati, Majid" w:date="2018-11-30T12:31:00Z">
        <w:del w:id="158"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59"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60" w:author="Ezzati, Majid" w:date="2018-11-30T12:31:00Z">
        <w:del w:id="161"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62" w:author="Ezzati, Majid" w:date="2018-11-30T12:32:00Z">
        <w:del w:id="163" w:author="Parks, Robbie M" w:date="2018-12-05T11:39:00Z">
          <w:r w:rsidR="00083BC4" w:rsidDel="00FA3851">
            <w:rPr>
              <w:rFonts w:ascii="Times New Roman" w:eastAsiaTheme="minorHAnsi" w:hAnsi="Times New Roman"/>
              <w:sz w:val="24"/>
              <w:szCs w:val="24"/>
              <w:lang w:eastAsia="en-GB"/>
            </w:rPr>
            <w:delText xml:space="preserve"> (Figure 1)</w:delText>
          </w:r>
        </w:del>
      </w:ins>
      <w:del w:id="164" w:author="Parks, Robbie M" w:date="2018-12-04T18:07:00Z">
        <w:r w:rsidR="003C52FC" w:rsidDel="00DB6D54">
          <w:rPr>
            <w:rFonts w:ascii="Times New Roman" w:hAnsi="Times New Roman"/>
            <w:color w:val="000000" w:themeColor="text1"/>
            <w:sz w:val="24"/>
            <w:szCs w:val="24"/>
          </w:rPr>
          <w:delText>.</w:delText>
        </w:r>
      </w:del>
      <w:ins w:id="165" w:author="Ezzati, Majid" w:date="2018-11-30T12:32:00Z">
        <w:del w:id="166" w:author="Parks, Robbie M" w:date="2018-12-04T18:07:00Z">
          <w:r w:rsidR="00083BC4" w:rsidDel="00DB6D54">
            <w:rPr>
              <w:rFonts w:ascii="Times New Roman" w:hAnsi="Times New Roman"/>
              <w:color w:val="000000" w:themeColor="text1"/>
              <w:sz w:val="24"/>
              <w:szCs w:val="24"/>
            </w:rPr>
            <w:delText xml:space="preserve"> </w:delText>
          </w:r>
        </w:del>
      </w:ins>
      <w:del w:id="167" w:author="Parks, Robbie M" w:date="2018-12-04T18:07:00Z">
        <w:r w:rsidR="003C52FC" w:rsidDel="00DB6D54">
          <w:rPr>
            <w:rFonts w:ascii="Times New Roman" w:hAnsi="Times New Roman"/>
            <w:color w:val="000000" w:themeColor="text1"/>
            <w:sz w:val="24"/>
            <w:szCs w:val="24"/>
          </w:rPr>
          <w:delText xml:space="preserve"> </w:delText>
        </w:r>
      </w:del>
      <w:del w:id="168"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69"/>
      <w:commentRangeStart w:id="170"/>
      <w:ins w:id="171" w:author="Ezzati, Majid" w:date="2018-11-30T12:43:00Z">
        <w:del w:id="172" w:author="Parks, Robbie M" w:date="2018-12-05T11:39:00Z">
          <w:r w:rsidR="003D298F" w:rsidDel="00FA3851">
            <w:rPr>
              <w:rFonts w:ascii="Times New Roman" w:hAnsi="Times New Roman"/>
              <w:color w:val="000000" w:themeColor="text1"/>
              <w:sz w:val="24"/>
              <w:szCs w:val="24"/>
            </w:rPr>
            <w:delText>Because</w:delText>
          </w:r>
        </w:del>
      </w:ins>
      <w:ins w:id="173" w:author="Ezzati, Majid" w:date="2018-11-30T12:34:00Z">
        <w:del w:id="174" w:author="Parks, Robbie M" w:date="2018-12-05T11:39:00Z">
          <w:r w:rsidR="003D298F" w:rsidDel="00FA3851">
            <w:rPr>
              <w:rFonts w:ascii="Times New Roman" w:hAnsi="Times New Roman"/>
              <w:color w:val="000000" w:themeColor="text1"/>
              <w:sz w:val="24"/>
              <w:szCs w:val="24"/>
            </w:rPr>
            <w:delText xml:space="preserve"> </w:delText>
          </w:r>
        </w:del>
      </w:ins>
      <w:ins w:id="175" w:author="Ezzati, Majid" w:date="2018-11-30T12:43:00Z">
        <w:del w:id="176" w:author="Parks, Robbie M" w:date="2018-12-05T11:39:00Z">
          <w:r w:rsidR="003D298F" w:rsidDel="00FA3851">
            <w:rPr>
              <w:rFonts w:ascii="Times New Roman" w:hAnsi="Times New Roman"/>
              <w:color w:val="000000" w:themeColor="text1"/>
              <w:sz w:val="24"/>
              <w:szCs w:val="24"/>
            </w:rPr>
            <w:delText xml:space="preserve">this definition </w:delText>
          </w:r>
        </w:del>
        <w:del w:id="177" w:author="Parks, Robbie M" w:date="2018-12-05T11:24:00Z">
          <w:r w:rsidR="003D298F" w:rsidDel="006A10FA">
            <w:rPr>
              <w:rFonts w:ascii="Times New Roman" w:hAnsi="Times New Roman"/>
              <w:color w:val="000000" w:themeColor="text1"/>
              <w:sz w:val="24"/>
              <w:szCs w:val="24"/>
            </w:rPr>
            <w:delText xml:space="preserve">removes </w:delText>
          </w:r>
        </w:del>
        <w:del w:id="178" w:author="Parks, Robbie M" w:date="2018-12-05T11:39:00Z">
          <w:r w:rsidR="003D298F" w:rsidDel="00FA3851">
            <w:rPr>
              <w:rFonts w:ascii="Times New Roman" w:hAnsi="Times New Roman"/>
              <w:color w:val="000000" w:themeColor="text1"/>
              <w:sz w:val="24"/>
              <w:szCs w:val="24"/>
            </w:rPr>
            <w:delText>long-term</w:delText>
          </w:r>
        </w:del>
      </w:ins>
      <w:ins w:id="179" w:author="Ezzati, Majid" w:date="2018-11-30T12:44:00Z">
        <w:del w:id="180"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181" w:author="Ezzati, Majid" w:date="2018-11-30T12:34:00Z">
        <w:del w:id="182"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183" w:author="Ezzati, Majid" w:date="2018-11-30T12:44:00Z">
        <w:del w:id="184" w:author="Parks, Robbie M" w:date="2018-12-05T11:39:00Z">
          <w:r w:rsidR="003D298F" w:rsidDel="00FA3851">
            <w:rPr>
              <w:rFonts w:ascii="Times New Roman" w:hAnsi="Times New Roman"/>
              <w:color w:val="000000" w:themeColor="text1"/>
              <w:sz w:val="24"/>
              <w:szCs w:val="24"/>
            </w:rPr>
            <w:delText xml:space="preserve"> in a specific month</w:delText>
          </w:r>
        </w:del>
      </w:ins>
      <w:ins w:id="185" w:author="Ezzati, Majid" w:date="2018-11-30T12:34:00Z">
        <w:del w:id="186"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69"/>
      <w:ins w:id="187" w:author="Ezzati, Majid" w:date="2018-11-30T12:44:00Z">
        <w:del w:id="188" w:author="Parks, Robbie M" w:date="2018-12-05T11:39:00Z">
          <w:r w:rsidR="003D298F" w:rsidDel="00FA3851">
            <w:rPr>
              <w:rStyle w:val="CommentReference"/>
              <w:rFonts w:asciiTheme="minorHAnsi" w:eastAsiaTheme="minorHAnsi" w:hAnsiTheme="minorHAnsi" w:cstheme="minorBidi"/>
            </w:rPr>
            <w:commentReference w:id="169"/>
          </w:r>
          <w:commentRangeEnd w:id="170"/>
          <w:r w:rsidR="003D298F" w:rsidDel="00FA3851">
            <w:rPr>
              <w:rStyle w:val="CommentReference"/>
              <w:rFonts w:asciiTheme="minorHAnsi" w:eastAsiaTheme="minorHAnsi" w:hAnsiTheme="minorHAnsi" w:cstheme="minorBidi"/>
            </w:rPr>
            <w:commentReference w:id="170"/>
          </w:r>
        </w:del>
      </w:ins>
    </w:p>
    <w:p w14:paraId="2C9A30A6" w14:textId="7948A60A" w:rsidR="003D298F" w:rsidDel="00FA3851" w:rsidRDefault="003D298F" w:rsidP="005B39FC">
      <w:pPr>
        <w:spacing w:after="0" w:line="480" w:lineRule="auto"/>
        <w:jc w:val="both"/>
        <w:rPr>
          <w:ins w:id="189" w:author="Ezzati, Majid" w:date="2018-11-30T12:32:00Z"/>
          <w:del w:id="190"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191" w:author="Parks, Robbie M" w:date="2018-12-05T11:39:00Z"/>
          <w:rFonts w:ascii="Times New Roman" w:hAnsi="Times New Roman"/>
          <w:color w:val="000000" w:themeColor="text1"/>
          <w:sz w:val="24"/>
          <w:szCs w:val="24"/>
        </w:rPr>
      </w:pPr>
      <w:del w:id="192"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193" w:author="Ezzati, Majid" w:date="2018-11-30T12:35:00Z">
        <w:del w:id="194"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195" w:author="Ezzati, Majid" w:date="2018-11-30T12:36:00Z">
        <w:del w:id="196" w:author="Parks, Robbie M" w:date="2018-12-05T11:39:00Z">
          <w:r w:rsidR="003D298F" w:rsidDel="00FA3851">
            <w:rPr>
              <w:rFonts w:ascii="Times New Roman" w:hAnsi="Times New Roman"/>
              <w:color w:val="000000" w:themeColor="text1"/>
              <w:sz w:val="24"/>
              <w:szCs w:val="24"/>
            </w:rPr>
            <w:delText>in</w:delText>
          </w:r>
        </w:del>
      </w:ins>
      <w:del w:id="197"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198" w:author="Ezzati, Majid" w:date="2018-11-30T12:44:00Z">
        <w:del w:id="199" w:author="Parks, Robbie M" w:date="2018-12-05T11:39:00Z">
          <w:r w:rsidR="003D298F" w:rsidDel="00FA3851">
            <w:rPr>
              <w:rFonts w:ascii="Times New Roman" w:hAnsi="Times New Roman"/>
              <w:color w:val="000000" w:themeColor="text1"/>
              <w:sz w:val="24"/>
              <w:szCs w:val="24"/>
            </w:rPr>
            <w:delText xml:space="preserve"> </w:delText>
          </w:r>
        </w:del>
      </w:ins>
      <w:ins w:id="200" w:author="Ezzati, Majid" w:date="2018-11-30T12:36:00Z">
        <w:del w:id="201" w:author="Parks, Robbie M" w:date="2018-12-05T11:39:00Z">
          <w:r w:rsidR="003D298F" w:rsidDel="00FA3851">
            <w:rPr>
              <w:rFonts w:ascii="Times New Roman" w:hAnsi="Times New Roman"/>
              <w:color w:val="000000" w:themeColor="text1"/>
              <w:sz w:val="24"/>
              <w:szCs w:val="24"/>
            </w:rPr>
            <w:delText>also accounted for long-term trends</w:delText>
          </w:r>
        </w:del>
      </w:ins>
      <w:del w:id="202"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203" w:author="Ezzati, Majid" w:date="2018-11-30T12:45:00Z">
        <w:del w:id="204"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205" w:author="Parks, Robbie M" w:date="2018-12-05T11:26:00Z">
          <w:r w:rsidR="003D298F" w:rsidDel="00187224">
            <w:rPr>
              <w:rFonts w:ascii="Times New Roman" w:hAnsi="Times New Roman"/>
              <w:color w:val="000000" w:themeColor="text1"/>
              <w:sz w:val="24"/>
              <w:szCs w:val="24"/>
            </w:rPr>
            <w:delText>number of</w:delText>
          </w:r>
        </w:del>
      </w:ins>
      <w:del w:id="206"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207"/>
        <w:commentRangeStart w:id="208"/>
        <w:commentRangeStart w:id="209"/>
        <w:r w:rsidR="00CE3F4F" w:rsidRPr="00636C9B" w:rsidDel="00187224">
          <w:rPr>
            <w:rFonts w:ascii="Times New Roman" w:hAnsi="Times New Roman"/>
            <w:color w:val="000000" w:themeColor="text1"/>
            <w:sz w:val="24"/>
            <w:szCs w:val="24"/>
          </w:rPr>
          <w:delText xml:space="preserve">additional </w:delText>
        </w:r>
        <w:commentRangeEnd w:id="207"/>
        <w:r w:rsidR="003D298F" w:rsidDel="00187224">
          <w:rPr>
            <w:rStyle w:val="CommentReference"/>
            <w:rFonts w:asciiTheme="minorHAnsi" w:eastAsiaTheme="minorHAnsi" w:hAnsiTheme="minorHAnsi" w:cstheme="minorBidi"/>
          </w:rPr>
          <w:commentReference w:id="207"/>
        </w:r>
        <w:commentRangeEnd w:id="208"/>
        <w:r w:rsidR="003D298F" w:rsidDel="00187224">
          <w:rPr>
            <w:rStyle w:val="CommentReference"/>
            <w:rFonts w:asciiTheme="minorHAnsi" w:eastAsiaTheme="minorHAnsi" w:hAnsiTheme="minorHAnsi" w:cstheme="minorBidi"/>
          </w:rPr>
          <w:commentReference w:id="208"/>
        </w:r>
        <w:commentRangeEnd w:id="209"/>
        <w:r w:rsidR="00625355" w:rsidDel="00187224">
          <w:rPr>
            <w:rStyle w:val="CommentReference"/>
            <w:rFonts w:asciiTheme="minorHAnsi" w:eastAsiaTheme="minorHAnsi" w:hAnsiTheme="minorHAnsi" w:cstheme="minorBidi"/>
          </w:rPr>
          <w:commentReference w:id="209"/>
        </w:r>
      </w:del>
      <w:del w:id="210"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11"/>
        <w:commentRangeStart w:id="212"/>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11"/>
        <w:r w:rsidR="003D298F" w:rsidDel="00FA3851">
          <w:rPr>
            <w:rStyle w:val="CommentReference"/>
            <w:rFonts w:asciiTheme="minorHAnsi" w:eastAsiaTheme="minorHAnsi" w:hAnsiTheme="minorHAnsi" w:cstheme="minorBidi"/>
          </w:rPr>
          <w:commentReference w:id="211"/>
        </w:r>
        <w:commentRangeEnd w:id="212"/>
        <w:r w:rsidR="00781037" w:rsidDel="00FA3851">
          <w:rPr>
            <w:rStyle w:val="CommentReference"/>
            <w:rFonts w:asciiTheme="minorHAnsi" w:eastAsiaTheme="minorHAnsi" w:hAnsiTheme="minorHAnsi" w:cstheme="minorBidi"/>
          </w:rPr>
          <w:commentReference w:id="212"/>
        </w:r>
        <w:r w:rsidR="00A311CD" w:rsidRPr="00636C9B" w:rsidDel="00FA3851">
          <w:rPr>
            <w:rFonts w:ascii="Times New Roman" w:hAnsi="Times New Roman"/>
            <w:color w:val="000000" w:themeColor="text1"/>
            <w:sz w:val="24"/>
            <w:szCs w:val="24"/>
          </w:rPr>
          <w:delText xml:space="preserve">, </w:delText>
        </w:r>
        <w:commentRangeStart w:id="213"/>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13"/>
        <w:r w:rsidR="003D298F" w:rsidDel="00FA3851">
          <w:rPr>
            <w:rStyle w:val="CommentReference"/>
            <w:rFonts w:asciiTheme="minorHAnsi" w:eastAsiaTheme="minorHAnsi" w:hAnsiTheme="minorHAnsi" w:cstheme="minorBidi"/>
          </w:rPr>
          <w:commentReference w:id="213"/>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14"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15" w:author="Parks, Robbie M" w:date="2018-12-05T11:39:00Z"/>
          <w:rFonts w:ascii="Times New Roman" w:hAnsi="Times New Roman"/>
          <w:i/>
          <w:color w:val="000000" w:themeColor="text1"/>
          <w:sz w:val="24"/>
          <w:szCs w:val="24"/>
        </w:rPr>
      </w:pPr>
      <w:del w:id="216"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17" w:author="Ezzati, Majid" w:date="2018-11-30T14:24:00Z">
        <w:del w:id="218"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19" w:author="Parks, Robbie M" w:date="2018-12-05T11:39:00Z"/>
          <w:rStyle w:val="apple-style-span"/>
          <w:rFonts w:ascii="Times New Roman" w:hAnsi="Times New Roman"/>
          <w:color w:val="000000" w:themeColor="text1"/>
          <w:sz w:val="24"/>
          <w:szCs w:val="24"/>
        </w:rPr>
      </w:pPr>
      <w:del w:id="220"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21" w:author="Ezzati, Majid" w:date="2018-11-30T14:25:00Z">
        <w:del w:id="222"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23"/>
          <w:r w:rsidR="00060054" w:rsidDel="00FA3851">
            <w:rPr>
              <w:rStyle w:val="apple-style-span"/>
              <w:rFonts w:ascii="Times New Roman" w:hAnsi="Times New Roman"/>
              <w:color w:val="000000" w:themeColor="text1"/>
              <w:sz w:val="24"/>
              <w:szCs w:val="24"/>
            </w:rPr>
            <w:delText>XX</w:delText>
          </w:r>
        </w:del>
      </w:ins>
      <w:commentRangeEnd w:id="223"/>
      <w:ins w:id="224" w:author="Ezzati, Majid" w:date="2018-11-30T14:26:00Z">
        <w:del w:id="225" w:author="Parks, Robbie M" w:date="2018-12-05T11:39:00Z">
          <w:r w:rsidR="00060054" w:rsidDel="00FA3851">
            <w:rPr>
              <w:rStyle w:val="CommentReference"/>
              <w:rFonts w:asciiTheme="minorHAnsi" w:eastAsiaTheme="minorHAnsi" w:hAnsiTheme="minorHAnsi" w:cstheme="minorBidi"/>
            </w:rPr>
            <w:commentReference w:id="223"/>
          </w:r>
        </w:del>
      </w:ins>
      <w:ins w:id="226" w:author="Ezzati, Majid" w:date="2018-11-30T14:25:00Z">
        <w:del w:id="227"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28"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29" w:author="Ezzati, Majid" w:date="2018-11-30T14:26:00Z">
        <w:del w:id="230"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31"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32"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33" w:author="Parks, Robbie M" w:date="2018-12-05T11:39:00Z"/>
          <w:rFonts w:ascii="Times New Roman" w:hAnsi="Times New Roman"/>
          <w:color w:val="000000" w:themeColor="text1"/>
          <w:sz w:val="24"/>
          <w:szCs w:val="24"/>
        </w:rPr>
      </w:pPr>
      <w:commentRangeStart w:id="234"/>
      <w:del w:id="235"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34"/>
        <w:r w:rsidR="00060054" w:rsidDel="00FA3851">
          <w:rPr>
            <w:rStyle w:val="CommentReference"/>
            <w:rFonts w:asciiTheme="minorHAnsi" w:eastAsiaTheme="minorHAnsi" w:hAnsiTheme="minorHAnsi" w:cstheme="minorBidi"/>
          </w:rPr>
          <w:commentReference w:id="234"/>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36"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37" w:author="Parks, Robbie M" w:date="2018-12-05T11:39:00Z"/>
          <w:rFonts w:ascii="Times New Roman" w:hAnsi="Times New Roman"/>
          <w:color w:val="000000" w:themeColor="text1"/>
          <w:sz w:val="24"/>
          <w:szCs w:val="24"/>
        </w:rPr>
      </w:pPr>
      <w:commentRangeStart w:id="238"/>
      <w:del w:id="239"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38"/>
        <w:r w:rsidR="0065185D" w:rsidDel="00FA3851">
          <w:rPr>
            <w:rStyle w:val="CommentReference"/>
            <w:rFonts w:asciiTheme="minorHAnsi" w:eastAsiaTheme="minorHAnsi" w:hAnsiTheme="minorHAnsi" w:cstheme="minorBidi"/>
          </w:rPr>
          <w:commentReference w:id="238"/>
        </w:r>
        <w:r w:rsidR="00885DE5" w:rsidRPr="00636C9B" w:rsidDel="00FA3851">
          <w:rPr>
            <w:rFonts w:ascii="Times New Roman" w:hAnsi="Times New Roman"/>
            <w:color w:val="000000" w:themeColor="text1"/>
            <w:sz w:val="24"/>
            <w:szCs w:val="24"/>
          </w:rPr>
          <w:delText xml:space="preserve"> </w:delText>
        </w:r>
        <w:commentRangeStart w:id="240"/>
        <w:r w:rsidDel="00FA3851">
          <w:rPr>
            <w:rFonts w:ascii="Times New Roman" w:hAnsi="Times New Roman"/>
            <w:color w:val="000000" w:themeColor="text1"/>
            <w:sz w:val="24"/>
            <w:szCs w:val="24"/>
          </w:rPr>
          <w:delText xml:space="preserve">We </w:delText>
        </w:r>
        <w:commentRangeStart w:id="241"/>
        <w:commentRangeStart w:id="242"/>
        <w:commentRangeStart w:id="243"/>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41"/>
        <w:r w:rsidDel="00FA3851">
          <w:rPr>
            <w:rStyle w:val="CommentReference"/>
            <w:rFonts w:asciiTheme="minorHAnsi" w:eastAsiaTheme="minorHAnsi" w:hAnsiTheme="minorHAnsi" w:cstheme="minorBidi"/>
          </w:rPr>
          <w:commentReference w:id="241"/>
        </w:r>
        <w:commentRangeEnd w:id="242"/>
        <w:r w:rsidR="00DD06A5" w:rsidDel="00FA3851">
          <w:rPr>
            <w:rStyle w:val="CommentReference"/>
            <w:rFonts w:asciiTheme="minorHAnsi" w:eastAsiaTheme="minorHAnsi" w:hAnsiTheme="minorHAnsi" w:cstheme="minorBidi"/>
          </w:rPr>
          <w:commentReference w:id="242"/>
        </w:r>
        <w:commentRangeEnd w:id="240"/>
        <w:commentRangeEnd w:id="243"/>
        <w:r w:rsidR="0065185D" w:rsidDel="00FA3851">
          <w:rPr>
            <w:rStyle w:val="CommentReference"/>
            <w:rFonts w:asciiTheme="minorHAnsi" w:eastAsiaTheme="minorHAnsi" w:hAnsiTheme="minorHAnsi" w:cstheme="minorBidi"/>
          </w:rPr>
          <w:commentReference w:id="243"/>
        </w:r>
        <w:r w:rsidR="0065185D" w:rsidDel="00FA3851">
          <w:rPr>
            <w:rStyle w:val="CommentReference"/>
            <w:rFonts w:asciiTheme="minorHAnsi" w:eastAsiaTheme="minorHAnsi" w:hAnsiTheme="minorHAnsi" w:cstheme="minorBidi"/>
          </w:rPr>
          <w:commentReference w:id="240"/>
        </w:r>
      </w:del>
    </w:p>
    <w:p w14:paraId="72FF36DE" w14:textId="3CD197B6" w:rsidR="00885DE5" w:rsidRPr="00636C9B" w:rsidDel="00FA3851" w:rsidRDefault="00885DE5" w:rsidP="00D76DF7">
      <w:pPr>
        <w:spacing w:after="0" w:line="480" w:lineRule="auto"/>
        <w:jc w:val="both"/>
        <w:rPr>
          <w:del w:id="244"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45" w:author="Parks, Robbie M" w:date="2018-12-05T11:39:00Z"/>
          <w:rFonts w:ascii="Times New Roman" w:hAnsi="Times New Roman"/>
          <w:i/>
          <w:color w:val="000000" w:themeColor="text1"/>
          <w:sz w:val="24"/>
          <w:szCs w:val="24"/>
        </w:rPr>
      </w:pPr>
      <w:del w:id="246"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47" w:author="Parks, Robbie M" w:date="2018-12-05T11:39:00Z"/>
          <w:rFonts w:ascii="Times New Roman" w:eastAsiaTheme="minorHAnsi" w:hAnsi="Times New Roman"/>
          <w:sz w:val="24"/>
          <w:szCs w:val="24"/>
          <w:lang w:eastAsia="en-GB"/>
        </w:rPr>
      </w:pPr>
      <w:commentRangeStart w:id="248"/>
      <w:del w:id="249"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48"/>
        <w:r w:rsidR="0065185D" w:rsidDel="00FA3851">
          <w:rPr>
            <w:rStyle w:val="CommentReference"/>
            <w:rFonts w:asciiTheme="minorHAnsi" w:eastAsiaTheme="minorHAnsi" w:hAnsiTheme="minorHAnsi" w:cstheme="minorBidi"/>
          </w:rPr>
          <w:commentReference w:id="248"/>
        </w:r>
      </w:del>
    </w:p>
    <w:p w14:paraId="2A099BC1" w14:textId="7DEA6019" w:rsidR="00B950F6" w:rsidDel="00FA3851" w:rsidRDefault="00B950F6" w:rsidP="00D76DF7">
      <w:pPr>
        <w:spacing w:after="0" w:line="480" w:lineRule="auto"/>
        <w:jc w:val="both"/>
        <w:outlineLvl w:val="0"/>
        <w:rPr>
          <w:del w:id="250"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51" w:author="Ezzati, Majid" w:date="2018-11-30T17:00:00Z"/>
          <w:del w:id="252" w:author="Parks, Robbie M" w:date="2018-12-05T11:39:00Z"/>
          <w:rFonts w:ascii="Times New Roman" w:hAnsi="Times New Roman"/>
          <w:color w:val="000000" w:themeColor="text1"/>
          <w:sz w:val="24"/>
          <w:szCs w:val="24"/>
        </w:rPr>
      </w:pPr>
      <w:del w:id="253"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54" w:author="Ezzati, Majid" w:date="2018-11-30T17:00:00Z">
        <w:del w:id="255"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56" w:author="Ezzati, Majid" w:date="2018-11-30T17:01:00Z">
        <w:del w:id="257" w:author="Parks, Robbie M" w:date="2018-12-05T11:39:00Z">
          <w:r w:rsidR="001D59EC" w:rsidDel="00FA3851">
            <w:rPr>
              <w:rFonts w:ascii="Times New Roman" w:hAnsi="Times New Roman"/>
              <w:color w:val="000000" w:themeColor="text1"/>
              <w:sz w:val="24"/>
              <w:szCs w:val="24"/>
            </w:rPr>
            <w:delText xml:space="preserve"> we subtracted the </w:delText>
          </w:r>
        </w:del>
      </w:ins>
      <w:ins w:id="258" w:author="Ezzati, Majid" w:date="2018-11-30T17:03:00Z">
        <w:del w:id="259"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60" w:author="Ezzati, Majid" w:date="2018-11-30T17:00:00Z"/>
          <w:del w:id="261"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62" w:author="Parks, Robbie M" w:date="2018-12-05T11:39:00Z"/>
          <w:rFonts w:ascii="Times New Roman" w:eastAsiaTheme="minorHAnsi" w:hAnsi="Times New Roman"/>
          <w:sz w:val="24"/>
          <w:szCs w:val="24"/>
          <w:lang w:eastAsia="en-GB"/>
        </w:rPr>
      </w:pPr>
      <w:del w:id="263" w:author="Parks, Robbie M" w:date="2018-12-05T11:39:00Z">
        <w:r w:rsidDel="00FA3851">
          <w:rPr>
            <w:rFonts w:ascii="Times New Roman" w:eastAsiaTheme="minorHAnsi" w:hAnsi="Times New Roman"/>
            <w:sz w:val="24"/>
            <w:szCs w:val="24"/>
            <w:lang w:eastAsia="en-GB"/>
          </w:rPr>
          <w:delText xml:space="preserve"> </w:delText>
        </w:r>
      </w:del>
      <w:moveFromRangeStart w:id="264" w:author="Ezzati, Majid" w:date="2018-11-30T17:00:00Z" w:name="move531360570"/>
      <w:moveFrom w:id="265" w:author="Ezzati, Majid" w:date="2018-11-30T17:00:00Z">
        <w:del w:id="266"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67"/>
          <w:commentRangeStart w:id="268"/>
          <w:r w:rsidR="00A84DE4" w:rsidDel="00FA3851">
            <w:rPr>
              <w:rFonts w:ascii="Times New Roman" w:eastAsiaTheme="minorHAnsi" w:hAnsi="Times New Roman"/>
              <w:sz w:val="24"/>
              <w:szCs w:val="24"/>
              <w:lang w:eastAsia="en-GB"/>
            </w:rPr>
            <w:delText xml:space="preserve"> </w:delText>
          </w:r>
        </w:del>
      </w:moveFrom>
      <w:moveFromRangeEnd w:id="264"/>
      <w:del w:id="269"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70"/>
        <w:commentRangeStart w:id="271"/>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70"/>
        <w:r w:rsidR="00265FDC" w:rsidDel="00FA3851">
          <w:rPr>
            <w:rStyle w:val="CommentReference"/>
            <w:rFonts w:asciiTheme="minorHAnsi" w:eastAsiaTheme="minorHAnsi" w:hAnsiTheme="minorHAnsi" w:cstheme="minorBidi"/>
          </w:rPr>
          <w:commentReference w:id="270"/>
        </w:r>
        <w:commentRangeEnd w:id="271"/>
        <w:r w:rsidR="00265FDC" w:rsidDel="00FA3851">
          <w:rPr>
            <w:rStyle w:val="CommentReference"/>
            <w:rFonts w:asciiTheme="minorHAnsi" w:eastAsiaTheme="minorHAnsi" w:hAnsiTheme="minorHAnsi" w:cstheme="minorBidi"/>
          </w:rPr>
          <w:commentReference w:id="271"/>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67"/>
        <w:r w:rsidR="001D59EC" w:rsidDel="00FA3851">
          <w:rPr>
            <w:rStyle w:val="CommentReference"/>
            <w:rFonts w:asciiTheme="minorHAnsi" w:eastAsiaTheme="minorHAnsi" w:hAnsiTheme="minorHAnsi" w:cstheme="minorBidi"/>
          </w:rPr>
          <w:commentReference w:id="267"/>
        </w:r>
        <w:commentRangeEnd w:id="268"/>
        <w:r w:rsidR="00C56F01" w:rsidDel="00FA3851">
          <w:rPr>
            <w:rStyle w:val="CommentReference"/>
            <w:rFonts w:asciiTheme="minorHAnsi" w:eastAsiaTheme="minorHAnsi" w:hAnsiTheme="minorHAnsi" w:cstheme="minorBidi"/>
          </w:rPr>
          <w:commentReference w:id="268"/>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72" w:author="Ezzati, Majid" w:date="2018-12-01T01:21:00Z">
        <w:del w:id="273" w:author="Parks, Robbie M" w:date="2018-12-05T11:39:00Z">
          <w:r w:rsidR="007E74BD" w:rsidDel="00FA3851">
            <w:rPr>
              <w:rFonts w:ascii="Times New Roman" w:eastAsiaTheme="minorHAnsi" w:hAnsi="Times New Roman"/>
              <w:sz w:val="24"/>
              <w:szCs w:val="24"/>
              <w:lang w:eastAsia="en-GB"/>
            </w:rPr>
            <w:delText>measures the extent that</w:delText>
          </w:r>
        </w:del>
      </w:ins>
      <w:del w:id="274" w:author="Parks, Robbie M" w:date="2018-12-05T11:39:00Z">
        <w:r w:rsidR="00B54E6E" w:rsidDel="00FA3851">
          <w:rPr>
            <w:rFonts w:ascii="Times New Roman" w:eastAsiaTheme="minorHAnsi" w:hAnsi="Times New Roman"/>
            <w:sz w:val="24"/>
            <w:szCs w:val="24"/>
            <w:lang w:eastAsia="en-GB"/>
          </w:rPr>
          <w:delText xml:space="preserve"> </w:delText>
        </w:r>
      </w:del>
      <w:ins w:id="275" w:author="Ezzati, Majid" w:date="2018-12-01T01:21:00Z">
        <w:del w:id="276"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77" w:author="Parks, Robbie M" w:date="2018-12-05T11:39:00Z">
        <w:r w:rsidR="00B54E6E" w:rsidDel="00FA3851">
          <w:rPr>
            <w:rFonts w:ascii="Times New Roman" w:eastAsiaTheme="minorHAnsi" w:hAnsi="Times New Roman"/>
            <w:sz w:val="24"/>
            <w:szCs w:val="24"/>
            <w:lang w:eastAsia="en-GB"/>
          </w:rPr>
          <w:delText xml:space="preserve">for </w:delText>
        </w:r>
      </w:del>
      <w:ins w:id="278" w:author="Ezzati, Majid" w:date="2018-12-01T01:21:00Z">
        <w:del w:id="279" w:author="Parks, Robbie M" w:date="2018-12-05T11:39:00Z">
          <w:r w:rsidR="007E74BD" w:rsidDel="00FA3851">
            <w:rPr>
              <w:rFonts w:ascii="Times New Roman" w:eastAsiaTheme="minorHAnsi" w:hAnsi="Times New Roman"/>
              <w:sz w:val="24"/>
              <w:szCs w:val="24"/>
              <w:lang w:eastAsia="en-GB"/>
            </w:rPr>
            <w:delText xml:space="preserve">in </w:delText>
          </w:r>
        </w:del>
      </w:ins>
      <w:del w:id="280" w:author="Parks, Robbie M" w:date="2018-12-05T11:39:00Z">
        <w:r w:rsidR="00B54E6E" w:rsidDel="00FA3851">
          <w:rPr>
            <w:rFonts w:ascii="Times New Roman" w:eastAsiaTheme="minorHAnsi" w:hAnsi="Times New Roman"/>
            <w:sz w:val="24"/>
            <w:szCs w:val="24"/>
            <w:lang w:eastAsia="en-GB"/>
          </w:rPr>
          <w:delText>a specific month</w:delText>
        </w:r>
      </w:del>
      <w:ins w:id="281" w:author="Ezzati, Majid" w:date="2018-12-01T01:21:00Z">
        <w:del w:id="282" w:author="Parks, Robbie M" w:date="2018-12-05T11:39:00Z">
          <w:r w:rsidR="007E74BD" w:rsidDel="00FA3851">
            <w:rPr>
              <w:rFonts w:ascii="Times New Roman" w:eastAsiaTheme="minorHAnsi" w:hAnsi="Times New Roman"/>
              <w:sz w:val="24"/>
              <w:szCs w:val="24"/>
              <w:lang w:eastAsia="en-GB"/>
            </w:rPr>
            <w:delText>, year and</w:delText>
          </w:r>
        </w:del>
      </w:ins>
      <w:del w:id="283"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284" w:author="Ezzati, Majid" w:date="2018-11-30T17:16:00Z">
        <w:del w:id="285"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286"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287" w:author="Ezzati, Majid" w:date="2018-11-30T17:00:00Z" w:name="move531360570"/>
      <w:moveTo w:id="288" w:author="Ezzati, Majid" w:date="2018-11-30T17:00:00Z">
        <w:del w:id="289"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290" w:author="Ezzati, Majid" w:date="2018-11-30T17:17:00Z">
        <w:del w:id="291" w:author="Parks, Robbie M" w:date="2018-12-05T11:39:00Z">
          <w:r w:rsidR="008D0988" w:rsidDel="00FA3851">
            <w:rPr>
              <w:rFonts w:ascii="Times New Roman" w:eastAsiaTheme="minorHAnsi" w:hAnsi="Times New Roman"/>
              <w:sz w:val="24"/>
              <w:szCs w:val="24"/>
              <w:lang w:eastAsia="en-GB"/>
            </w:rPr>
            <w:delText>and</w:delText>
          </w:r>
        </w:del>
      </w:ins>
      <w:moveTo w:id="292" w:author="Ezzati, Majid" w:date="2018-11-30T17:00:00Z">
        <w:del w:id="293"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287"/>
    </w:p>
    <w:p w14:paraId="5EF932C2" w14:textId="56A6531B" w:rsidR="009B0615" w:rsidDel="00FA3851" w:rsidRDefault="009B0615" w:rsidP="00D76DF7">
      <w:pPr>
        <w:spacing w:after="0" w:line="480" w:lineRule="auto"/>
        <w:jc w:val="both"/>
        <w:outlineLvl w:val="0"/>
        <w:rPr>
          <w:del w:id="294"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295" w:author="Parks, Robbie M" w:date="2018-12-05T11:39:00Z"/>
          <w:rFonts w:ascii="Times New Roman" w:hAnsi="Times New Roman"/>
          <w:sz w:val="24"/>
          <w:szCs w:val="24"/>
        </w:rPr>
      </w:pPr>
      <w:commentRangeStart w:id="296"/>
      <w:del w:id="297"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296"/>
        <w:r w:rsidR="008D0988" w:rsidDel="00FA3851">
          <w:rPr>
            <w:rStyle w:val="CommentReference"/>
            <w:rFonts w:asciiTheme="minorHAnsi" w:eastAsiaTheme="minorHAnsi" w:hAnsiTheme="minorHAnsi" w:cstheme="minorBidi"/>
          </w:rPr>
          <w:commentReference w:id="296"/>
        </w:r>
      </w:del>
    </w:p>
    <w:p w14:paraId="0A0EEB9A" w14:textId="1645BC88" w:rsidR="00C84052" w:rsidRPr="00636C9B" w:rsidDel="00FA3851" w:rsidRDefault="00C84052" w:rsidP="00D76DF7">
      <w:pPr>
        <w:spacing w:after="0" w:line="480" w:lineRule="auto"/>
        <w:jc w:val="both"/>
        <w:outlineLvl w:val="0"/>
        <w:rPr>
          <w:del w:id="298"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299" w:author="Parks, Robbie M" w:date="2018-12-05T11:39:00Z"/>
          <w:rFonts w:ascii="Times New Roman" w:hAnsi="Times New Roman"/>
          <w:i/>
          <w:color w:val="000000" w:themeColor="text1"/>
          <w:sz w:val="24"/>
          <w:szCs w:val="24"/>
        </w:rPr>
      </w:pPr>
      <w:del w:id="300"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301" w:author="Parks, Robbie M" w:date="2018-12-05T11:39:00Z"/>
          <w:rFonts w:ascii="Times New Roman" w:hAnsi="Times New Roman"/>
          <w:color w:val="000000" w:themeColor="text1"/>
          <w:sz w:val="24"/>
          <w:szCs w:val="24"/>
        </w:rPr>
      </w:pPr>
      <w:del w:id="302"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303"/>
        <w:commentRangeStart w:id="304"/>
        <w:r w:rsidR="0059454C" w:rsidDel="00FA3851">
          <w:rPr>
            <w:rFonts w:ascii="Times New Roman" w:hAnsi="Times New Roman"/>
            <w:color w:val="000000" w:themeColor="text1"/>
            <w:sz w:val="24"/>
            <w:szCs w:val="24"/>
          </w:rPr>
          <w:delText xml:space="preserve">anomalous temperature </w:delText>
        </w:r>
        <w:commentRangeEnd w:id="303"/>
        <w:r w:rsidR="004D2AEF" w:rsidDel="00FA3851">
          <w:rPr>
            <w:rStyle w:val="CommentReference"/>
            <w:rFonts w:asciiTheme="minorHAnsi" w:eastAsiaTheme="minorHAnsi" w:hAnsiTheme="minorHAnsi" w:cstheme="minorBidi"/>
          </w:rPr>
          <w:commentReference w:id="303"/>
        </w:r>
        <w:commentRangeEnd w:id="304"/>
        <w:r w:rsidR="007E74BD" w:rsidDel="00FA3851">
          <w:rPr>
            <w:rStyle w:val="CommentReference"/>
            <w:rFonts w:asciiTheme="minorHAnsi" w:eastAsiaTheme="minorHAnsi" w:hAnsiTheme="minorHAnsi" w:cstheme="minorBidi"/>
          </w:rPr>
          <w:commentReference w:id="304"/>
        </w:r>
        <w:r w:rsidR="0059454C" w:rsidDel="00FA3851">
          <w:rPr>
            <w:rFonts w:ascii="Times New Roman" w:hAnsi="Times New Roman"/>
            <w:color w:val="000000" w:themeColor="text1"/>
            <w:sz w:val="24"/>
            <w:szCs w:val="24"/>
          </w:rPr>
          <w:delText xml:space="preserve">on injury deaths rates at the state level. </w:delText>
        </w:r>
        <w:commentRangeStart w:id="305"/>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305"/>
        <w:r w:rsidR="007E74BD" w:rsidDel="00FA3851">
          <w:rPr>
            <w:rStyle w:val="CommentReference"/>
            <w:rFonts w:asciiTheme="minorHAnsi" w:eastAsiaTheme="minorHAnsi" w:hAnsiTheme="minorHAnsi" w:cstheme="minorBidi"/>
          </w:rPr>
          <w:commentReference w:id="305"/>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306" w:author="Ezzati, Majid" w:date="2018-12-01T01:23:00Z">
        <w:del w:id="307" w:author="Parks, Robbie M" w:date="2018-12-05T11:39:00Z">
          <w:r w:rsidR="007E74BD" w:rsidDel="00FA3851">
            <w:rPr>
              <w:rFonts w:ascii="Times New Roman" w:hAnsi="Times New Roman"/>
              <w:color w:val="000000" w:themeColor="text1"/>
              <w:sz w:val="24"/>
              <w:szCs w:val="24"/>
            </w:rPr>
            <w:delText xml:space="preserve">injury </w:delText>
          </w:r>
        </w:del>
      </w:ins>
      <w:del w:id="308"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309"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10" w:author="Parks, Robbie M" w:date="2018-12-05T11:39:00Z"/>
          <w:rFonts w:ascii="Times New Roman" w:hAnsi="Times New Roman"/>
          <w:color w:val="000000" w:themeColor="text1"/>
          <w:sz w:val="24"/>
          <w:szCs w:val="24"/>
        </w:rPr>
      </w:pPr>
      <w:commentRangeStart w:id="311"/>
      <w:del w:id="312"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13"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14" w:author="Parks, Robbie M" w:date="2018-12-05T11:39:00Z"/>
          <w:u w:val="none"/>
        </w:rPr>
      </w:pPr>
      <w:del w:id="315"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16"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17" w:author="Parks, Robbie M" w:date="2018-12-05T11:39:00Z"/>
          <w:rFonts w:ascii="Times New Roman" w:hAnsi="Times New Roman"/>
          <w:color w:val="000000" w:themeColor="text1"/>
          <w:sz w:val="24"/>
          <w:szCs w:val="24"/>
        </w:rPr>
      </w:pPr>
      <w:del w:id="318"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19"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20" w:author="Parks, Robbie M" w:date="2018-12-05T11:39:00Z"/>
          <w:rFonts w:ascii="Times New Roman" w:hAnsi="Times New Roman"/>
          <w:sz w:val="24"/>
          <w:szCs w:val="24"/>
        </w:rPr>
      </w:pPr>
      <w:del w:id="321"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22" w:author="Parks, Robbie M" w:date="2018-12-05T11:39:00Z"/>
          <w:rFonts w:ascii="Times New Roman" w:hAnsi="Times New Roman"/>
          <w:sz w:val="24"/>
          <w:szCs w:val="24"/>
        </w:rPr>
      </w:pPr>
      <w:del w:id="323"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24" w:author="Parks, Robbie M" w:date="2018-12-05T11:39:00Z"/>
          <w:rFonts w:ascii="Times New Roman" w:hAnsi="Times New Roman"/>
          <w:sz w:val="24"/>
          <w:szCs w:val="24"/>
        </w:rPr>
      </w:pPr>
      <w:del w:id="325"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26" w:author="Parks, Robbie M" w:date="2018-12-05T11:39:00Z"/>
          <w:rFonts w:ascii="Times New Roman" w:hAnsi="Times New Roman"/>
          <w:sz w:val="24"/>
          <w:szCs w:val="24"/>
        </w:rPr>
      </w:pPr>
      <w:del w:id="327"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28" w:author="Parks, Robbie M" w:date="2018-12-05T11:39:00Z"/>
          <w:b w:val="0"/>
        </w:rPr>
      </w:pPr>
      <w:del w:id="329"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30" w:author="Parks, Robbie M" w:date="2018-12-05T11:39:00Z"/>
        </w:rPr>
      </w:pPr>
      <w:commentRangeStart w:id="331"/>
      <w:del w:id="332"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31"/>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31"/>
        </w:r>
      </w:del>
    </w:p>
    <w:p w14:paraId="797DE730" w14:textId="704D5806" w:rsidR="000B7F6A" w:rsidRPr="00843ACB" w:rsidDel="00FA3851" w:rsidRDefault="000B7F6A" w:rsidP="00843ACB">
      <w:pPr>
        <w:spacing w:after="0" w:line="360" w:lineRule="auto"/>
        <w:jc w:val="both"/>
        <w:outlineLvl w:val="0"/>
        <w:rPr>
          <w:del w:id="333" w:author="Parks, Robbie M" w:date="2018-12-05T11:39:00Z"/>
          <w:rFonts w:ascii="Times New Roman" w:hAnsi="Times New Roman"/>
          <w:vertAlign w:val="subscript"/>
        </w:rPr>
      </w:pPr>
      <w:del w:id="334"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35"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36" w:author="Parks, Robbie M" w:date="2018-12-05T11:39:00Z"/>
          <w:rFonts w:ascii="Times New Roman" w:hAnsi="Times New Roman"/>
          <w:color w:val="000000" w:themeColor="text1"/>
          <w:sz w:val="24"/>
          <w:szCs w:val="24"/>
        </w:rPr>
      </w:pPr>
      <w:del w:id="337"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38"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39" w:author="Parks, Robbie M" w:date="2018-12-05T11:39:00Z"/>
          <w:rFonts w:ascii="Times New Roman" w:hAnsi="Times New Roman"/>
          <w:color w:val="000000" w:themeColor="text1"/>
          <w:sz w:val="24"/>
          <w:szCs w:val="24"/>
        </w:rPr>
      </w:pPr>
      <w:del w:id="340"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41"/>
        <w:commentRangeStart w:id="342"/>
        <w:commentRangeStart w:id="343"/>
        <w:r w:rsidR="007A53AC" w:rsidRPr="00636C9B" w:rsidDel="00FA3851">
          <w:rPr>
            <w:rFonts w:ascii="Times New Roman" w:hAnsi="Times New Roman"/>
            <w:color w:val="000000" w:themeColor="text1"/>
            <w:sz w:val="24"/>
            <w:szCs w:val="24"/>
          </w:rPr>
          <w:delText>January</w:delText>
        </w:r>
        <w:commentRangeEnd w:id="342"/>
        <w:r w:rsidR="00105569" w:rsidDel="00FA3851">
          <w:rPr>
            <w:rStyle w:val="CommentReference"/>
            <w:rFonts w:asciiTheme="minorHAnsi" w:eastAsiaTheme="minorHAnsi" w:hAnsiTheme="minorHAnsi" w:cstheme="minorBidi"/>
          </w:rPr>
          <w:commentReference w:id="341"/>
        </w:r>
        <w:commentRangeEnd w:id="341"/>
        <w:r w:rsidR="006C3AFE" w:rsidDel="00FA3851">
          <w:rPr>
            <w:rStyle w:val="CommentReference"/>
            <w:rFonts w:asciiTheme="minorHAnsi" w:eastAsiaTheme="minorHAnsi" w:hAnsiTheme="minorHAnsi" w:cstheme="minorBidi"/>
          </w:rPr>
          <w:commentReference w:id="342"/>
        </w:r>
        <w:commentRangeEnd w:id="343"/>
        <w:r w:rsidR="00105569" w:rsidDel="00FA3851">
          <w:rPr>
            <w:rStyle w:val="CommentReference"/>
            <w:rFonts w:asciiTheme="minorHAnsi" w:eastAsiaTheme="minorHAnsi" w:hAnsiTheme="minorHAnsi" w:cstheme="minorBidi"/>
          </w:rPr>
          <w:commentReference w:id="343"/>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44"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45" w:author="Parks, Robbie M" w:date="2018-12-05T11:39:00Z"/>
          <w:rFonts w:ascii="Times New Roman" w:hAnsi="Times New Roman"/>
          <w:color w:val="000000" w:themeColor="text1"/>
          <w:sz w:val="24"/>
          <w:szCs w:val="24"/>
        </w:rPr>
      </w:pPr>
      <w:del w:id="346"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47"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48" w:author="Parks, Robbie M" w:date="2018-12-05T11:39:00Z"/>
          <w:rFonts w:ascii="Times New Roman" w:hAnsi="Times New Roman"/>
          <w:color w:val="000000" w:themeColor="text1"/>
          <w:sz w:val="24"/>
          <w:szCs w:val="24"/>
          <w:lang w:val="en-US"/>
        </w:rPr>
      </w:pPr>
      <w:del w:id="349"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50"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51" w:author="Parks, Robbie M" w:date="2018-12-05T11:39:00Z"/>
          <w:rFonts w:ascii="Times New Roman" w:hAnsi="Times New Roman"/>
          <w:color w:val="000000" w:themeColor="text1"/>
          <w:sz w:val="24"/>
          <w:szCs w:val="24"/>
        </w:rPr>
      </w:pPr>
      <w:del w:id="352"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11"/>
        <w:r w:rsidR="007E74BD" w:rsidDel="00FA3851">
          <w:rPr>
            <w:rStyle w:val="CommentReference"/>
            <w:rFonts w:asciiTheme="minorHAnsi" w:eastAsiaTheme="minorHAnsi" w:hAnsiTheme="minorHAnsi" w:cstheme="minorBidi"/>
          </w:rPr>
          <w:commentReference w:id="311"/>
        </w:r>
      </w:del>
    </w:p>
    <w:p w14:paraId="09C62FF7" w14:textId="1952D480" w:rsidR="00360A89" w:rsidDel="00FA3851" w:rsidRDefault="00360A89" w:rsidP="00D76DF7">
      <w:pPr>
        <w:spacing w:after="0" w:line="480" w:lineRule="auto"/>
        <w:jc w:val="both"/>
        <w:outlineLvl w:val="0"/>
        <w:rPr>
          <w:del w:id="353"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54" w:author="Parks, Robbie M" w:date="2018-12-05T11:39:00Z"/>
          <w:rFonts w:ascii="Times New Roman" w:hAnsi="Times New Roman"/>
          <w:sz w:val="24"/>
          <w:szCs w:val="24"/>
        </w:rPr>
      </w:pPr>
      <w:commentRangeStart w:id="355"/>
      <w:commentRangeStart w:id="356"/>
      <w:del w:id="357"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55"/>
        <w:r w:rsidR="007E74BD" w:rsidDel="00FA3851">
          <w:rPr>
            <w:rStyle w:val="CommentReference"/>
            <w:rFonts w:asciiTheme="minorHAnsi" w:eastAsiaTheme="minorHAnsi" w:hAnsiTheme="minorHAnsi" w:cstheme="minorBidi"/>
          </w:rPr>
          <w:commentReference w:id="355"/>
        </w:r>
        <w:commentRangeEnd w:id="356"/>
        <w:r w:rsidR="007268B9" w:rsidDel="00FA3851">
          <w:rPr>
            <w:rStyle w:val="CommentReference"/>
            <w:rFonts w:asciiTheme="minorHAnsi" w:eastAsiaTheme="minorHAnsi" w:hAnsiTheme="minorHAnsi" w:cstheme="minorBidi"/>
          </w:rPr>
          <w:commentReference w:id="356"/>
        </w:r>
      </w:del>
    </w:p>
    <w:p w14:paraId="4CE11A5F" w14:textId="387FD991" w:rsidR="00953E3D" w:rsidRPr="00636C9B" w:rsidDel="00FA3851" w:rsidRDefault="00953E3D" w:rsidP="00D76DF7">
      <w:pPr>
        <w:spacing w:after="0" w:line="480" w:lineRule="auto"/>
        <w:jc w:val="both"/>
        <w:outlineLvl w:val="0"/>
        <w:rPr>
          <w:del w:id="358"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59" w:author="Parks, Robbie M" w:date="2018-12-05T11:39:00Z"/>
          <w:rFonts w:ascii="Times New Roman" w:hAnsi="Times New Roman"/>
          <w:color w:val="000000" w:themeColor="text1"/>
          <w:sz w:val="24"/>
          <w:szCs w:val="24"/>
          <w:lang w:val="en-US"/>
        </w:rPr>
      </w:pPr>
      <w:commentRangeStart w:id="360"/>
      <w:del w:id="361"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60"/>
        <w:r w:rsidR="007E74BD" w:rsidDel="00FA3851">
          <w:rPr>
            <w:rStyle w:val="CommentReference"/>
            <w:rFonts w:asciiTheme="minorHAnsi" w:eastAsiaTheme="minorHAnsi" w:hAnsiTheme="minorHAnsi" w:cstheme="minorBidi"/>
          </w:rPr>
          <w:commentReference w:id="360"/>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62"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63" w:author="Parks, Robbie M" w:date="2018-12-05T11:39:00Z"/>
          <w:rFonts w:ascii="Times New Roman" w:hAnsi="Times New Roman"/>
          <w:i/>
          <w:color w:val="000000" w:themeColor="text1"/>
          <w:sz w:val="24"/>
          <w:szCs w:val="24"/>
        </w:rPr>
      </w:pPr>
      <w:commentRangeStart w:id="364"/>
      <w:del w:id="365"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66" w:author="Parks, Robbie M" w:date="2018-12-05T11:39:00Z"/>
          <w:rFonts w:ascii="Times New Roman" w:hAnsi="Times New Roman"/>
          <w:color w:val="000000" w:themeColor="text1"/>
          <w:sz w:val="24"/>
          <w:szCs w:val="24"/>
        </w:rPr>
      </w:pPr>
      <w:del w:id="367"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68"/>
        <w:commentRangeStart w:id="369"/>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68"/>
        <w:r w:rsidR="00F319D5" w:rsidDel="00FA3851">
          <w:rPr>
            <w:rStyle w:val="CommentReference"/>
            <w:rFonts w:asciiTheme="minorHAnsi" w:eastAsiaTheme="minorHAnsi" w:hAnsiTheme="minorHAnsi" w:cstheme="minorBidi"/>
          </w:rPr>
          <w:commentReference w:id="368"/>
        </w:r>
        <w:commentRangeEnd w:id="369"/>
        <w:r w:rsidR="00C32771" w:rsidDel="00FA3851">
          <w:rPr>
            <w:rStyle w:val="CommentReference"/>
            <w:rFonts w:asciiTheme="minorHAnsi" w:eastAsiaTheme="minorHAnsi" w:hAnsiTheme="minorHAnsi" w:cstheme="minorBidi"/>
          </w:rPr>
          <w:commentReference w:id="369"/>
        </w:r>
        <w:commentRangeStart w:id="370"/>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70"/>
        <w:r w:rsidR="00F319D5" w:rsidDel="00FA3851">
          <w:rPr>
            <w:rStyle w:val="CommentReference"/>
            <w:rFonts w:asciiTheme="minorHAnsi" w:eastAsiaTheme="minorHAnsi" w:hAnsiTheme="minorHAnsi" w:cstheme="minorBidi"/>
          </w:rPr>
          <w:commentReference w:id="370"/>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71"/>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72"/>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72"/>
        <w:r w:rsidR="00116782" w:rsidDel="00FA3851">
          <w:rPr>
            <w:rStyle w:val="CommentReference"/>
            <w:rFonts w:asciiTheme="minorHAnsi" w:eastAsiaTheme="minorHAnsi" w:hAnsiTheme="minorHAnsi" w:cstheme="minorBidi"/>
          </w:rPr>
          <w:commentReference w:id="372"/>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71"/>
        <w:r w:rsidR="00F319D5" w:rsidDel="00FA3851">
          <w:rPr>
            <w:rStyle w:val="CommentReference"/>
            <w:rFonts w:asciiTheme="minorHAnsi" w:eastAsiaTheme="minorHAnsi" w:hAnsiTheme="minorHAnsi" w:cstheme="minorBidi"/>
          </w:rPr>
          <w:commentReference w:id="371"/>
        </w:r>
      </w:del>
    </w:p>
    <w:p w14:paraId="23CF8AE9" w14:textId="21189CF0" w:rsidR="006C11D1" w:rsidDel="00FA3851" w:rsidRDefault="006C11D1" w:rsidP="00004B84">
      <w:pPr>
        <w:spacing w:after="0" w:line="480" w:lineRule="auto"/>
        <w:jc w:val="both"/>
        <w:outlineLvl w:val="0"/>
        <w:rPr>
          <w:del w:id="373"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74" w:author="Parks, Robbie M" w:date="2018-12-05T11:39:00Z"/>
          <w:rFonts w:ascii="Times New Roman" w:hAnsi="Times New Roman"/>
          <w:color w:val="000000" w:themeColor="text1"/>
          <w:sz w:val="24"/>
          <w:szCs w:val="24"/>
        </w:rPr>
      </w:pPr>
      <w:del w:id="375"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64"/>
        <w:r w:rsidR="00F319D5" w:rsidDel="00FA3851">
          <w:rPr>
            <w:rStyle w:val="CommentReference"/>
            <w:rFonts w:asciiTheme="minorHAnsi" w:eastAsiaTheme="minorHAnsi" w:hAnsiTheme="minorHAnsi" w:cstheme="minorBidi"/>
          </w:rPr>
          <w:commentReference w:id="364"/>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76" w:author="Parks, Robbie M" w:date="2018-12-05T12:01:00Z"/>
          <w:rFonts w:ascii="Times New Roman" w:hAnsi="Times New Roman"/>
          <w:b/>
          <w:sz w:val="24"/>
          <w:szCs w:val="24"/>
        </w:rPr>
      </w:pPr>
      <w:commentRangeStart w:id="377"/>
      <w:commentRangeStart w:id="378"/>
      <w:del w:id="379" w:author="Parks, Robbie M" w:date="2018-12-05T12:01:00Z">
        <w:r w:rsidRPr="00636C9B" w:rsidDel="000F25B0">
          <w:rPr>
            <w:rFonts w:ascii="Times New Roman" w:hAnsi="Times New Roman"/>
            <w:b/>
            <w:sz w:val="24"/>
            <w:szCs w:val="24"/>
          </w:rPr>
          <w:delText>Results</w:delText>
        </w:r>
        <w:commentRangeEnd w:id="377"/>
        <w:r w:rsidR="00F319D5" w:rsidDel="000F25B0">
          <w:rPr>
            <w:rStyle w:val="CommentReference"/>
            <w:rFonts w:asciiTheme="minorHAnsi" w:eastAsiaTheme="minorHAnsi" w:hAnsiTheme="minorHAnsi" w:cstheme="minorBidi"/>
          </w:rPr>
          <w:commentReference w:id="377"/>
        </w:r>
        <w:commentRangeEnd w:id="378"/>
        <w:r w:rsidR="00776C9B" w:rsidDel="000F25B0">
          <w:rPr>
            <w:rStyle w:val="CommentReference"/>
            <w:rFonts w:asciiTheme="minorHAnsi" w:eastAsiaTheme="minorHAnsi" w:hAnsiTheme="minorHAnsi" w:cstheme="minorBidi"/>
          </w:rPr>
          <w:commentReference w:id="378"/>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380" w:author="Parks, Robbie M" w:date="2018-12-05T11:53:00Z">
        <w:r w:rsidR="00CD1484">
          <w:rPr>
            <w:rFonts w:ascii="Times New Roman" w:hAnsi="Times New Roman"/>
            <w:i/>
            <w:sz w:val="24"/>
            <w:szCs w:val="24"/>
          </w:rPr>
          <w:t>1</w:t>
        </w:r>
      </w:ins>
      <w:del w:id="381" w:author="Parks, Robbie M" w:date="2018-12-05T11:53:00Z">
        <w:r w:rsidRPr="00636C9B" w:rsidDel="00CD1484">
          <w:rPr>
            <w:rFonts w:ascii="Times New Roman" w:hAnsi="Times New Roman"/>
            <w:i/>
            <w:sz w:val="24"/>
            <w:szCs w:val="24"/>
          </w:rPr>
          <w:delText>2</w:delText>
        </w:r>
      </w:del>
    </w:p>
    <w:p w14:paraId="2B1F2ED1" w14:textId="2E712A0C" w:rsidR="0078091F" w:rsidRDefault="00C574BA" w:rsidP="00843ACB">
      <w:pPr>
        <w:pStyle w:val="ListParagraph"/>
        <w:numPr>
          <w:ilvl w:val="0"/>
          <w:numId w:val="10"/>
        </w:numPr>
        <w:spacing w:line="240" w:lineRule="auto"/>
        <w:jc w:val="both"/>
        <w:rPr>
          <w:ins w:id="382" w:author="Parks, Robbie M" w:date="2018-12-05T15:42:00Z"/>
          <w:rFonts w:ascii="Times New Roman" w:hAnsi="Times New Roman"/>
          <w:sz w:val="24"/>
          <w:szCs w:val="24"/>
        </w:rPr>
      </w:pPr>
      <w:ins w:id="383" w:author="Parks, Robbie M" w:date="2018-12-05T15:29:00Z">
        <w:r>
          <w:rPr>
            <w:rFonts w:ascii="Times New Roman" w:hAnsi="Times New Roman"/>
            <w:sz w:val="24"/>
            <w:szCs w:val="24"/>
          </w:rPr>
          <w:t xml:space="preserve">Transport and drownings </w:t>
        </w:r>
      </w:ins>
      <w:del w:id="384" w:author="Parks, Robbie M" w:date="2018-12-05T15:24:00Z">
        <w:r w:rsidR="0078091F" w:rsidRPr="00636C9B" w:rsidDel="00FE47A8">
          <w:rPr>
            <w:rFonts w:ascii="Times New Roman" w:hAnsi="Times New Roman"/>
            <w:sz w:val="24"/>
            <w:szCs w:val="24"/>
          </w:rPr>
          <w:delText xml:space="preserve">Some </w:delText>
        </w:r>
      </w:del>
      <w:ins w:id="385" w:author="Ezzati, Majid" w:date="2018-12-01T01:37:00Z">
        <w:del w:id="386" w:author="Parks, Robbie M" w:date="2018-12-05T15:29:00Z">
          <w:r w:rsidR="00F319D5" w:rsidDel="00C574BA">
            <w:rPr>
              <w:rFonts w:ascii="Times New Roman" w:hAnsi="Times New Roman"/>
              <w:sz w:val="24"/>
              <w:szCs w:val="24"/>
            </w:rPr>
            <w:delText xml:space="preserve">injury </w:delText>
          </w:r>
        </w:del>
      </w:ins>
      <w:del w:id="387"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388" w:author="Parks, Robbie M" w:date="2018-12-05T15:30:00Z">
        <w:r w:rsidR="0078091F" w:rsidRPr="00636C9B" w:rsidDel="00F126D2">
          <w:rPr>
            <w:rFonts w:ascii="Times New Roman" w:hAnsi="Times New Roman"/>
            <w:sz w:val="24"/>
            <w:szCs w:val="24"/>
          </w:rPr>
          <w:delText xml:space="preserve">clear </w:delText>
        </w:r>
      </w:del>
      <w:ins w:id="389" w:author="Parks, Robbie M" w:date="2018-12-05T15:30:00Z">
        <w:r>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390"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 xml:space="preserve">throughout period of study </w:t>
      </w:r>
      <w:ins w:id="391" w:author="Parks, Robbie M" w:date="2018-12-05T15:30:00Z">
        <w:r w:rsidR="00C97EBE">
          <w:rPr>
            <w:rFonts w:ascii="Times New Roman" w:hAnsi="Times New Roman"/>
            <w:sz w:val="24"/>
            <w:szCs w:val="24"/>
          </w:rPr>
          <w:t xml:space="preserve">for age-standardised death rates, </w:t>
        </w:r>
      </w:ins>
      <w:del w:id="392"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393" w:author="Parks, Robbie M" w:date="2018-12-05T15:30:00Z">
        <w:r w:rsidR="0078091F" w:rsidRPr="00636C9B" w:rsidDel="00C97EBE">
          <w:rPr>
            <w:rFonts w:ascii="Times New Roman" w:hAnsi="Times New Roman"/>
            <w:sz w:val="24"/>
            <w:szCs w:val="24"/>
          </w:rPr>
          <w:delText xml:space="preserve">peak </w:delText>
        </w:r>
      </w:del>
      <w:ins w:id="394"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395" w:author="Parks, Robbie M" w:date="2018-12-05T15:30:00Z">
        <w:r>
          <w:rPr>
            <w:rFonts w:ascii="Times New Roman" w:hAnsi="Times New Roman"/>
            <w:sz w:val="24"/>
            <w:szCs w:val="24"/>
          </w:rPr>
          <w:t xml:space="preserve"> and </w:t>
        </w:r>
        <w:r w:rsidR="00C97EBE">
          <w:rPr>
            <w:rFonts w:ascii="Times New Roman" w:hAnsi="Times New Roman"/>
            <w:sz w:val="24"/>
            <w:szCs w:val="24"/>
          </w:rPr>
          <w:t>minimum in the winter</w:t>
        </w:r>
      </w:ins>
      <w:ins w:id="396" w:author="Parks, Robbie M" w:date="2018-12-05T15:36:00Z">
        <w:r w:rsidR="009021A4">
          <w:rPr>
            <w:rFonts w:ascii="Times New Roman" w:hAnsi="Times New Roman"/>
            <w:sz w:val="24"/>
            <w:szCs w:val="24"/>
          </w:rPr>
          <w:t>, persisting over time and with overall decrease in death rates</w:t>
        </w:r>
      </w:ins>
      <w:ins w:id="397" w:author="Parks, Robbie M" w:date="2018-12-05T15:25:00Z">
        <w:r w:rsidR="00B143BB">
          <w:rPr>
            <w:rFonts w:ascii="Times New Roman" w:hAnsi="Times New Roman"/>
            <w:sz w:val="24"/>
            <w:szCs w:val="24"/>
          </w:rPr>
          <w:t>.</w:t>
        </w:r>
      </w:ins>
      <w:ins w:id="398" w:author="Parks, Robbie M" w:date="2018-12-05T15:43:00Z">
        <w:r w:rsidR="00CE1992">
          <w:rPr>
            <w:rFonts w:ascii="Times New Roman" w:hAnsi="Times New Roman"/>
            <w:sz w:val="24"/>
            <w:szCs w:val="24"/>
          </w:rPr>
          <w:t xml:space="preserve"> </w:t>
        </w:r>
        <w:r w:rsidR="00CE1992" w:rsidRPr="00052DDD">
          <w:rPr>
            <w:rFonts w:ascii="Times New Roman" w:hAnsi="Times New Roman"/>
            <w:sz w:val="24"/>
            <w:szCs w:val="24"/>
          </w:rPr>
          <w:t xml:space="preserve">Other </w:t>
        </w:r>
      </w:ins>
      <w:ins w:id="399" w:author="Parks, Robbie M" w:date="2018-12-05T17:02:00Z">
        <w:r w:rsidR="002C7C40">
          <w:rPr>
            <w:rFonts w:ascii="Times New Roman" w:hAnsi="Times New Roman"/>
            <w:sz w:val="24"/>
            <w:szCs w:val="24"/>
          </w:rPr>
          <w:t>types</w:t>
        </w:r>
      </w:ins>
      <w:ins w:id="400" w:author="Parks, Robbie M" w:date="2018-12-05T15:43:00Z">
        <w:r w:rsidR="00CE1992" w:rsidRPr="00052DDD">
          <w:rPr>
            <w:rFonts w:ascii="Times New Roman" w:hAnsi="Times New Roman"/>
            <w:sz w:val="24"/>
            <w:szCs w:val="24"/>
          </w:rPr>
          <w:t xml:space="preserve"> of </w:t>
        </w:r>
      </w:ins>
      <w:ins w:id="401" w:author="Parks, Robbie M" w:date="2018-12-05T17:02:00Z">
        <w:r w:rsidR="002C7C40">
          <w:rPr>
            <w:rFonts w:ascii="Times New Roman" w:hAnsi="Times New Roman"/>
            <w:sz w:val="24"/>
            <w:szCs w:val="24"/>
          </w:rPr>
          <w:t xml:space="preserve">injury </w:t>
        </w:r>
      </w:ins>
      <w:ins w:id="402" w:author="Parks, Robbie M" w:date="2018-12-05T15:43:00Z">
        <w:r w:rsidR="00CE1992" w:rsidRPr="00052DDD">
          <w:rPr>
            <w:rFonts w:ascii="Times New Roman" w:hAnsi="Times New Roman"/>
            <w:sz w:val="24"/>
            <w:szCs w:val="24"/>
          </w:rPr>
          <w:t xml:space="preserve">death do not </w:t>
        </w:r>
      </w:ins>
      <w:ins w:id="403" w:author="Parks, Robbie M" w:date="2018-12-05T17:02:00Z">
        <w:r w:rsidR="002C7C40">
          <w:rPr>
            <w:rFonts w:ascii="Times New Roman" w:hAnsi="Times New Roman"/>
            <w:sz w:val="24"/>
            <w:szCs w:val="24"/>
          </w:rPr>
          <w:t>exhibit</w:t>
        </w:r>
      </w:ins>
      <w:ins w:id="404" w:author="Parks, Robbie M" w:date="2018-12-05T15:43:00Z">
        <w:r w:rsidR="00CE1992" w:rsidRPr="00052DDD">
          <w:rPr>
            <w:rFonts w:ascii="Times New Roman" w:hAnsi="Times New Roman"/>
            <w:sz w:val="24"/>
            <w:szCs w:val="24"/>
          </w:rPr>
          <w:t xml:space="preserve"> seasonality</w:t>
        </w:r>
      </w:ins>
      <w:ins w:id="405" w:author="Parks, Robbie M" w:date="2018-12-05T17:02:00Z">
        <w:r w:rsidR="002C7C40">
          <w:rPr>
            <w:rFonts w:ascii="Times New Roman" w:hAnsi="Times New Roman"/>
            <w:sz w:val="24"/>
            <w:szCs w:val="24"/>
          </w:rPr>
          <w:t xml:space="preserve"> here</w:t>
        </w:r>
      </w:ins>
      <w:ins w:id="406" w:author="Parks, Robbie M" w:date="2018-12-05T16:36:00Z">
        <w:r w:rsidR="00EC109B">
          <w:rPr>
            <w:rFonts w:ascii="Times New Roman" w:hAnsi="Times New Roman"/>
            <w:sz w:val="24"/>
            <w:szCs w:val="24"/>
          </w:rPr>
          <w:t xml:space="preserve"> (Figure 1)</w:t>
        </w:r>
      </w:ins>
      <w:ins w:id="407" w:author="Parks, Robbie M" w:date="2018-12-05T15:43:00Z">
        <w:r w:rsidR="00CE1992" w:rsidRPr="00052DDD">
          <w:rPr>
            <w:rFonts w:ascii="Times New Roman" w:hAnsi="Times New Roman"/>
            <w:sz w:val="24"/>
            <w:szCs w:val="24"/>
          </w:rPr>
          <w:t>.</w:t>
        </w:r>
      </w:ins>
    </w:p>
    <w:p w14:paraId="552650E8" w14:textId="45773515" w:rsidR="000D6DA0" w:rsidRPr="000D6DA0" w:rsidRDefault="00CE1992" w:rsidP="000D6DA0">
      <w:pPr>
        <w:pStyle w:val="ListParagraph"/>
        <w:numPr>
          <w:ilvl w:val="0"/>
          <w:numId w:val="10"/>
        </w:numPr>
        <w:spacing w:line="240" w:lineRule="auto"/>
        <w:jc w:val="both"/>
        <w:rPr>
          <w:rFonts w:ascii="Times New Roman" w:hAnsi="Times New Roman"/>
          <w:sz w:val="24"/>
          <w:szCs w:val="24"/>
        </w:rPr>
      </w:pPr>
      <w:ins w:id="408" w:author="Parks, Robbie M" w:date="2018-12-05T15:42:00Z">
        <w:r>
          <w:rPr>
            <w:rFonts w:ascii="Times New Roman" w:hAnsi="Times New Roman"/>
            <w:sz w:val="24"/>
            <w:szCs w:val="24"/>
          </w:rPr>
          <w:t>S</w:t>
        </w:r>
        <w:r w:rsidR="00297879">
          <w:rPr>
            <w:rFonts w:ascii="Times New Roman" w:hAnsi="Times New Roman"/>
            <w:sz w:val="24"/>
            <w:szCs w:val="24"/>
          </w:rPr>
          <w:t xml:space="preserve">easonality </w:t>
        </w:r>
      </w:ins>
      <w:ins w:id="409" w:author="Parks, Robbie M" w:date="2018-12-05T15:43:00Z">
        <w:r>
          <w:rPr>
            <w:rFonts w:ascii="Times New Roman" w:hAnsi="Times New Roman"/>
            <w:sz w:val="24"/>
            <w:szCs w:val="24"/>
          </w:rPr>
          <w:t xml:space="preserve">evident in transport and drowning deaths </w:t>
        </w:r>
      </w:ins>
      <w:ins w:id="410" w:author="Parks, Robbie M" w:date="2018-12-05T15:42:00Z">
        <w:r w:rsidR="00297879">
          <w:rPr>
            <w:rFonts w:ascii="Times New Roman" w:hAnsi="Times New Roman"/>
            <w:sz w:val="24"/>
            <w:szCs w:val="24"/>
          </w:rPr>
          <w:t>is supported</w:t>
        </w:r>
        <w:r w:rsidR="000D6DA0"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000D6DA0" w:rsidRPr="00052DDD">
          <w:rPr>
            <w:rFonts w:ascii="Times New Roman" w:hAnsi="Times New Roman"/>
            <w:sz w:val="24"/>
            <w:szCs w:val="24"/>
          </w:rPr>
          <w:t xml:space="preserve"> seasonality persisting throughout 1980-2016.</w:t>
        </w:r>
        <w:r w:rsidR="000D6DA0" w:rsidRPr="00052DDD">
          <w:rPr>
            <w:rFonts w:ascii="Times New Roman" w:hAnsi="Times New Roman"/>
            <w:sz w:val="24"/>
            <w:szCs w:val="24"/>
          </w:rPr>
          <w:fldChar w:fldCharType="begin" w:fldLock="1"/>
        </w:r>
        <w:r w:rsidR="000D6DA0">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D6DA0" w:rsidRPr="00052DDD">
          <w:rPr>
            <w:rFonts w:ascii="Times New Roman" w:hAnsi="Times New Roman"/>
            <w:sz w:val="24"/>
            <w:szCs w:val="24"/>
          </w:rPr>
          <w:fldChar w:fldCharType="separate"/>
        </w:r>
        <w:r w:rsidR="000D6DA0" w:rsidRPr="0035337E">
          <w:rPr>
            <w:rFonts w:ascii="Times New Roman" w:hAnsi="Times New Roman"/>
            <w:noProof/>
            <w:sz w:val="24"/>
            <w:szCs w:val="24"/>
            <w:vertAlign w:val="superscript"/>
          </w:rPr>
          <w:t>7</w:t>
        </w:r>
        <w:r w:rsidR="000D6DA0" w:rsidRPr="00052DDD">
          <w:rPr>
            <w:rFonts w:ascii="Times New Roman" w:hAnsi="Times New Roman"/>
            <w:sz w:val="24"/>
            <w:szCs w:val="24"/>
          </w:rPr>
          <w:fldChar w:fldCharType="end"/>
        </w:r>
        <w:r w:rsidR="000D6DA0" w:rsidRPr="00052DDD">
          <w:rPr>
            <w:rFonts w:ascii="Times New Roman" w:hAnsi="Times New Roman"/>
            <w:sz w:val="24"/>
            <w:szCs w:val="24"/>
          </w:rPr>
          <w:t xml:space="preserve"> </w:t>
        </w:r>
      </w:ins>
    </w:p>
    <w:p w14:paraId="786C4B1D" w14:textId="08B6DF52"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11" w:author="Parks, Robbie M" w:date="2018-12-05T15:37:00Z">
        <w:r>
          <w:rPr>
            <w:rFonts w:ascii="Times New Roman" w:hAnsi="Times New Roman"/>
            <w:sz w:val="24"/>
            <w:szCs w:val="24"/>
          </w:rPr>
          <w:t>There was a d</w:t>
        </w:r>
      </w:ins>
      <w:del w:id="412"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13"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14"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15"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r w:rsidR="005D1ED5" w:rsidRPr="00636C9B">
        <w:rPr>
          <w:rFonts w:ascii="Times New Roman" w:hAnsi="Times New Roman"/>
          <w:sz w:val="24"/>
          <w:szCs w:val="24"/>
        </w:rPr>
        <w:t xml:space="preserve">from </w:t>
      </w:r>
      <w:del w:id="416" w:author="Parks, Robbie M" w:date="2018-12-05T15:38:00Z">
        <w:r w:rsidR="005D1ED5" w:rsidRPr="00636C9B" w:rsidDel="0070378A">
          <w:rPr>
            <w:rFonts w:ascii="Times New Roman" w:hAnsi="Times New Roman"/>
            <w:sz w:val="24"/>
            <w:szCs w:val="24"/>
          </w:rPr>
          <w:delText xml:space="preserve">5 </w:delText>
        </w:r>
      </w:del>
      <w:ins w:id="417"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18" w:author="Parks, Robbie M" w:date="2018-12-05T15:38:00Z">
        <w:r w:rsidR="00030C36" w:rsidRPr="00636C9B" w:rsidDel="0070378A">
          <w:rPr>
            <w:rFonts w:ascii="Times New Roman" w:hAnsi="Times New Roman"/>
            <w:sz w:val="24"/>
            <w:szCs w:val="24"/>
          </w:rPr>
          <w:delText>all</w:delText>
        </w:r>
      </w:del>
      <w:ins w:id="419"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20" w:author="Parks, Robbie M" w:date="2018-12-05T15:38:00Z">
        <w:r>
          <w:rPr>
            <w:rFonts w:ascii="Times New Roman" w:hAnsi="Times New Roman"/>
            <w:sz w:val="24"/>
            <w:szCs w:val="24"/>
          </w:rPr>
          <w:t xml:space="preserve"> (transport, drownings and assault)</w:t>
        </w:r>
      </w:ins>
      <w:del w:id="421" w:author="Parks, Robbie M" w:date="2018-12-05T15:31:00Z">
        <w:r w:rsidR="00030C36" w:rsidRPr="00636C9B" w:rsidDel="00B33284">
          <w:rPr>
            <w:rFonts w:ascii="Times New Roman" w:hAnsi="Times New Roman"/>
            <w:sz w:val="24"/>
            <w:szCs w:val="24"/>
          </w:rPr>
          <w:delText xml:space="preserve"> categories</w:delText>
        </w:r>
      </w:del>
      <w:del w:id="422" w:author="Ezzati, Majid" w:date="2018-12-01T01:37:00Z">
        <w:r w:rsidR="00030C36" w:rsidRPr="00636C9B" w:rsidDel="00F319D5">
          <w:rPr>
            <w:rFonts w:ascii="Times New Roman" w:hAnsi="Times New Roman"/>
            <w:sz w:val="24"/>
            <w:szCs w:val="24"/>
          </w:rPr>
          <w:delText xml:space="preserve">, </w:delText>
        </w:r>
      </w:del>
      <w:ins w:id="423"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24"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25" w:author="Parks, Robbie M" w:date="2018-12-05T15:38:00Z">
        <w:r>
          <w:rPr>
            <w:rFonts w:ascii="Times New Roman" w:hAnsi="Times New Roman"/>
            <w:sz w:val="24"/>
            <w:szCs w:val="24"/>
          </w:rPr>
          <w:t>.</w:t>
        </w:r>
      </w:ins>
    </w:p>
    <w:p w14:paraId="7D4AB8FA" w14:textId="6F1786C4" w:rsidR="00851793" w:rsidDel="0068732E" w:rsidRDefault="00E5064B" w:rsidP="000D6DA0">
      <w:pPr>
        <w:pStyle w:val="ListParagraph"/>
        <w:numPr>
          <w:ilvl w:val="0"/>
          <w:numId w:val="10"/>
        </w:numPr>
        <w:spacing w:line="240" w:lineRule="auto"/>
        <w:jc w:val="both"/>
        <w:rPr>
          <w:del w:id="426" w:author="Ezzati, Majid" w:date="2018-12-01T01:36:00Z"/>
          <w:rFonts w:ascii="Times New Roman" w:hAnsi="Times New Roman"/>
          <w:sz w:val="24"/>
          <w:szCs w:val="24"/>
        </w:rPr>
        <w:pPrChange w:id="427" w:author="Parks, Robbie M" w:date="2018-12-05T15:42:00Z">
          <w:pPr>
            <w:spacing w:after="0" w:line="240" w:lineRule="auto"/>
            <w:jc w:val="both"/>
            <w:outlineLvl w:val="0"/>
          </w:pPr>
        </w:pPrChange>
      </w:pPr>
      <w:ins w:id="428" w:author="Parks, Robbie M" w:date="2018-12-05T15:40:00Z">
        <w:r>
          <w:rPr>
            <w:rFonts w:ascii="Times New Roman" w:hAnsi="Times New Roman"/>
            <w:sz w:val="24"/>
            <w:szCs w:val="24"/>
          </w:rPr>
          <w:t>The largest overall</w:t>
        </w:r>
      </w:ins>
      <w:del w:id="429"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30"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31" w:author="Parks, Robbie M" w:date="2018-12-05T15:41:00Z">
        <w:r w:rsidR="00851793" w:rsidRPr="00636C9B" w:rsidDel="00F043F7">
          <w:rPr>
            <w:rFonts w:ascii="Times New Roman" w:hAnsi="Times New Roman"/>
            <w:sz w:val="24"/>
            <w:szCs w:val="24"/>
          </w:rPr>
          <w:delText xml:space="preserve">in </w:delText>
        </w:r>
      </w:del>
      <w:ins w:id="432"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 over time</w:t>
      </w:r>
      <w:r w:rsidR="004A48F3" w:rsidRPr="00636C9B">
        <w:rPr>
          <w:rFonts w:ascii="Times New Roman" w:hAnsi="Times New Roman"/>
          <w:sz w:val="24"/>
          <w:szCs w:val="24"/>
        </w:rPr>
        <w:t xml:space="preserve">, with </w:t>
      </w:r>
      <w:ins w:id="433" w:author="Parks, Robbie M" w:date="2018-12-05T15:41:00Z">
        <w:r w:rsidR="00C80B19">
          <w:rPr>
            <w:rFonts w:ascii="Times New Roman" w:hAnsi="Times New Roman"/>
            <w:sz w:val="24"/>
            <w:szCs w:val="24"/>
          </w:rPr>
          <w:t xml:space="preserve">a greater than </w:t>
        </w:r>
      </w:ins>
      <w:del w:id="434"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35"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rsidP="00843ACB">
      <w:pPr>
        <w:pStyle w:val="ListParagraph"/>
        <w:numPr>
          <w:ilvl w:val="0"/>
          <w:numId w:val="10"/>
        </w:numPr>
        <w:spacing w:line="240" w:lineRule="auto"/>
        <w:jc w:val="both"/>
        <w:rPr>
          <w:ins w:id="436" w:author="Ezzati, Majid" w:date="2018-12-01T01:36:00Z"/>
          <w:del w:id="437" w:author="Parks, Robbie M" w:date="2018-12-05T15:42:00Z"/>
          <w:rFonts w:ascii="Times New Roman" w:hAnsi="Times New Roman"/>
          <w:sz w:val="24"/>
          <w:szCs w:val="24"/>
        </w:rPr>
        <w:pPrChange w:id="438" w:author="Parks, Robbie M" w:date="2018-12-05T16:02:00Z">
          <w:pPr>
            <w:pStyle w:val="ListParagraph"/>
            <w:numPr>
              <w:numId w:val="10"/>
            </w:numPr>
            <w:spacing w:line="240" w:lineRule="auto"/>
            <w:ind w:hanging="360"/>
            <w:jc w:val="both"/>
          </w:pPr>
        </w:pPrChange>
      </w:pPr>
    </w:p>
    <w:p w14:paraId="1CC8CD9C" w14:textId="07EC9548" w:rsidR="00F319D5" w:rsidRPr="000D6DA0" w:rsidDel="000D6DA0" w:rsidRDefault="00724A04" w:rsidP="000D6DA0">
      <w:pPr>
        <w:pStyle w:val="ListParagraph"/>
        <w:numPr>
          <w:ilvl w:val="0"/>
          <w:numId w:val="10"/>
        </w:numPr>
        <w:spacing w:line="240" w:lineRule="auto"/>
        <w:jc w:val="both"/>
        <w:rPr>
          <w:ins w:id="439" w:author="Ezzati, Majid" w:date="2018-12-01T01:36:00Z"/>
          <w:del w:id="440" w:author="Parks, Robbie M" w:date="2018-12-05T15:42:00Z"/>
          <w:rFonts w:ascii="Times New Roman" w:hAnsi="Times New Roman"/>
          <w:sz w:val="24"/>
          <w:szCs w:val="24"/>
          <w:rPrChange w:id="441" w:author="Parks, Robbie M" w:date="2018-12-05T15:42:00Z">
            <w:rPr>
              <w:ins w:id="442" w:author="Ezzati, Majid" w:date="2018-12-01T01:36:00Z"/>
              <w:del w:id="443" w:author="Parks, Robbie M" w:date="2018-12-05T15:42:00Z"/>
            </w:rPr>
          </w:rPrChange>
        </w:rPr>
        <w:pPrChange w:id="444" w:author="Ezzati, Majid" w:date="2018-12-01T01:36:00Z">
          <w:pPr>
            <w:spacing w:after="0" w:line="240" w:lineRule="auto"/>
            <w:jc w:val="both"/>
            <w:outlineLvl w:val="0"/>
          </w:pPr>
        </w:pPrChange>
      </w:pPr>
      <w:commentRangeStart w:id="445"/>
      <w:del w:id="446" w:author="Parks, Robbie M" w:date="2018-12-05T15:42:00Z">
        <w:r w:rsidRPr="000D6DA0" w:rsidDel="000D6DA0">
          <w:rPr>
            <w:rFonts w:ascii="Times New Roman" w:hAnsi="Times New Roman"/>
            <w:sz w:val="24"/>
            <w:szCs w:val="24"/>
            <w:rPrChange w:id="447" w:author="Parks, Robbie M" w:date="2018-12-05T15:42:00Z">
              <w:rPr/>
            </w:rPrChange>
          </w:rPr>
          <w:delText xml:space="preserve">Seasonality has </w:delText>
        </w:r>
      </w:del>
      <w:del w:id="448" w:author="Parks, Robbie M" w:date="2018-12-04T10:54:00Z">
        <w:r w:rsidRPr="000D6DA0" w:rsidDel="00F166E7">
          <w:rPr>
            <w:rFonts w:ascii="Times New Roman" w:hAnsi="Times New Roman"/>
            <w:sz w:val="24"/>
            <w:szCs w:val="24"/>
            <w:rPrChange w:id="449" w:author="Parks, Robbie M" w:date="2018-12-05T15:42:00Z">
              <w:rPr/>
            </w:rPrChange>
          </w:rPr>
          <w:delText xml:space="preserve">visually </w:delText>
        </w:r>
      </w:del>
      <w:del w:id="450" w:author="Parks, Robbie M" w:date="2018-12-05T15:42:00Z">
        <w:r w:rsidR="00033DDF" w:rsidRPr="000D6DA0" w:rsidDel="000D6DA0">
          <w:rPr>
            <w:rFonts w:ascii="Times New Roman" w:hAnsi="Times New Roman"/>
            <w:sz w:val="24"/>
            <w:szCs w:val="24"/>
            <w:rPrChange w:id="451" w:author="Parks, Robbie M" w:date="2018-12-05T15:42:00Z">
              <w:rPr/>
            </w:rPrChange>
          </w:rPr>
          <w:delText xml:space="preserve">persisted </w:delText>
        </w:r>
        <w:r w:rsidR="00004B84" w:rsidRPr="000D6DA0" w:rsidDel="000D6DA0">
          <w:rPr>
            <w:rFonts w:ascii="Times New Roman" w:hAnsi="Times New Roman"/>
            <w:sz w:val="24"/>
            <w:szCs w:val="24"/>
            <w:rPrChange w:id="452" w:author="Parks, Robbie M" w:date="2018-12-05T15:42:00Z">
              <w:rPr/>
            </w:rPrChange>
          </w:rPr>
          <w:delText xml:space="preserve">in transport </w:delText>
        </w:r>
        <w:r w:rsidR="00824AE3" w:rsidRPr="000D6DA0" w:rsidDel="000D6DA0">
          <w:rPr>
            <w:rFonts w:ascii="Times New Roman" w:hAnsi="Times New Roman"/>
            <w:sz w:val="24"/>
            <w:szCs w:val="24"/>
            <w:rPrChange w:id="453" w:author="Parks, Robbie M" w:date="2018-12-05T15:42:00Z">
              <w:rPr/>
            </w:rPrChange>
          </w:rPr>
          <w:delText>and drownings deaths</w:delText>
        </w:r>
        <w:r w:rsidR="00645955" w:rsidRPr="000D6DA0" w:rsidDel="000D6DA0">
          <w:rPr>
            <w:rFonts w:ascii="Times New Roman" w:hAnsi="Times New Roman"/>
            <w:sz w:val="24"/>
            <w:szCs w:val="24"/>
            <w:rPrChange w:id="454"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55" w:author="Parks, Robbie M" w:date="2018-12-05T15:42:00Z">
              <w:rPr/>
            </w:rPrChange>
          </w:rPr>
          <w:delText>.</w:delText>
        </w:r>
        <w:r w:rsidR="006542C5" w:rsidRPr="000D6DA0" w:rsidDel="000D6DA0">
          <w:rPr>
            <w:rFonts w:ascii="Times New Roman" w:hAnsi="Times New Roman"/>
            <w:sz w:val="24"/>
            <w:szCs w:val="24"/>
            <w:rPrChange w:id="456" w:author="Parks, Robbie M" w:date="2018-12-05T15:42:00Z">
              <w:rPr/>
            </w:rPrChange>
          </w:rPr>
          <w:fldChar w:fldCharType="begin" w:fldLock="1"/>
        </w:r>
        <w:r w:rsidR="008C17E4" w:rsidRPr="000D6DA0" w:rsidDel="000D6DA0">
          <w:rPr>
            <w:rFonts w:ascii="Times New Roman" w:hAnsi="Times New Roman"/>
            <w:sz w:val="24"/>
            <w:szCs w:val="24"/>
            <w:rPrChange w:id="457"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58"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59" w:author="Parks, Robbie M" w:date="2018-12-05T15:42:00Z">
              <w:rPr>
                <w:noProof/>
                <w:vertAlign w:val="superscript"/>
              </w:rPr>
            </w:rPrChange>
          </w:rPr>
          <w:delText>7</w:delText>
        </w:r>
        <w:r w:rsidR="006542C5" w:rsidRPr="000D6DA0" w:rsidDel="000D6DA0">
          <w:rPr>
            <w:rFonts w:ascii="Times New Roman" w:hAnsi="Times New Roman"/>
            <w:sz w:val="24"/>
            <w:szCs w:val="24"/>
            <w:rPrChange w:id="460" w:author="Parks, Robbie M" w:date="2018-12-05T15:42:00Z">
              <w:rPr/>
            </w:rPrChange>
          </w:rPr>
          <w:fldChar w:fldCharType="end"/>
        </w:r>
        <w:r w:rsidR="00AF22B0" w:rsidRPr="000D6DA0" w:rsidDel="000D6DA0">
          <w:rPr>
            <w:rFonts w:ascii="Times New Roman" w:hAnsi="Times New Roman"/>
            <w:sz w:val="24"/>
            <w:szCs w:val="24"/>
            <w:rPrChange w:id="461" w:author="Parks, Robbie M" w:date="2018-12-05T15:42:00Z">
              <w:rPr/>
            </w:rPrChange>
          </w:rPr>
          <w:delText xml:space="preserve"> Other causes of death do not </w:delText>
        </w:r>
      </w:del>
      <w:del w:id="462" w:author="Parks, Robbie M" w:date="2018-12-05T15:41:00Z">
        <w:r w:rsidR="00AF22B0" w:rsidRPr="000D6DA0" w:rsidDel="000D6DA0">
          <w:rPr>
            <w:rFonts w:ascii="Times New Roman" w:hAnsi="Times New Roman"/>
            <w:sz w:val="24"/>
            <w:szCs w:val="24"/>
            <w:rPrChange w:id="463" w:author="Parks, Robbie M" w:date="2018-12-05T15:42:00Z">
              <w:rPr/>
            </w:rPrChange>
          </w:rPr>
          <w:delText xml:space="preserve">visually </w:delText>
        </w:r>
      </w:del>
      <w:del w:id="464" w:author="Parks, Robbie M" w:date="2018-12-05T15:42:00Z">
        <w:r w:rsidR="00AF22B0" w:rsidRPr="000D6DA0" w:rsidDel="000D6DA0">
          <w:rPr>
            <w:rFonts w:ascii="Times New Roman" w:hAnsi="Times New Roman"/>
            <w:sz w:val="24"/>
            <w:szCs w:val="24"/>
            <w:rPrChange w:id="465" w:author="Parks, Robbie M" w:date="2018-12-05T15:42:00Z">
              <w:rPr/>
            </w:rPrChange>
          </w:rPr>
          <w:delText>have a seasonality.</w:delText>
        </w:r>
        <w:commentRangeEnd w:id="445"/>
        <w:r w:rsidR="00F319D5" w:rsidDel="000D6DA0">
          <w:rPr>
            <w:rStyle w:val="CommentReference"/>
            <w:rFonts w:asciiTheme="minorHAnsi" w:eastAsiaTheme="minorHAnsi" w:hAnsiTheme="minorHAnsi" w:cstheme="minorBidi"/>
          </w:rPr>
          <w:commentReference w:id="445"/>
        </w:r>
      </w:del>
    </w:p>
    <w:p w14:paraId="23A5CF74" w14:textId="77777777" w:rsidR="00F319D5" w:rsidRDefault="00F319D5" w:rsidP="000D6DA0">
      <w:pPr>
        <w:pStyle w:val="ListParagraph"/>
        <w:numPr>
          <w:ilvl w:val="0"/>
          <w:numId w:val="10"/>
        </w:numPr>
        <w:spacing w:line="240" w:lineRule="auto"/>
        <w:jc w:val="both"/>
        <w:rPr>
          <w:ins w:id="466" w:author="Ezzati, Majid" w:date="2018-12-01T01:36:00Z"/>
        </w:rPr>
        <w:pPrChange w:id="467"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468" w:author="Parks, Robbie M" w:date="2018-12-05T11:53:00Z">
        <w:r w:rsidR="00CD1484">
          <w:rPr>
            <w:rFonts w:ascii="Times New Roman" w:hAnsi="Times New Roman"/>
            <w:i/>
            <w:sz w:val="24"/>
            <w:szCs w:val="24"/>
          </w:rPr>
          <w:t xml:space="preserve"> 2</w:t>
        </w:r>
      </w:ins>
      <w:del w:id="469"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67D79C58"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470" w:author="Ezzati, Majid" w:date="2018-12-01T01:39:00Z">
        <w:r w:rsidDel="00F319D5">
          <w:rPr>
            <w:rFonts w:ascii="Times New Roman" w:hAnsi="Times New Roman"/>
            <w:sz w:val="24"/>
            <w:szCs w:val="24"/>
          </w:rPr>
          <w:delText xml:space="preserve">key </w:delText>
        </w:r>
      </w:del>
      <w:ins w:id="471" w:author="Ezzati, Majid" w:date="2018-12-01T01:39:00Z">
        <w:del w:id="472" w:author="Parks, Robbie M" w:date="2018-12-05T15:49:00Z">
          <w:r w:rsidR="00F319D5" w:rsidDel="00841792">
            <w:rPr>
              <w:rFonts w:ascii="Times New Roman" w:hAnsi="Times New Roman"/>
              <w:sz w:val="24"/>
              <w:szCs w:val="24"/>
            </w:rPr>
            <w:delText>noticeable</w:delText>
          </w:r>
        </w:del>
      </w:ins>
      <w:ins w:id="473" w:author="Parks, Robbie M" w:date="2018-12-05T15:49:00Z">
        <w:r w:rsidR="00841792">
          <w:rPr>
            <w:rFonts w:ascii="Times New Roman" w:hAnsi="Times New Roman"/>
            <w:sz w:val="24"/>
            <w:szCs w:val="24"/>
          </w:rPr>
          <w:t>distinct</w:t>
        </w:r>
      </w:ins>
      <w:ins w:id="474" w:author="Ezzati, Majid" w:date="2018-12-01T01:39:00Z">
        <w:r w:rsidR="00F319D5">
          <w:rPr>
            <w:rFonts w:ascii="Times New Roman" w:hAnsi="Times New Roman"/>
            <w:sz w:val="24"/>
            <w:szCs w:val="24"/>
          </w:rPr>
          <w:t xml:space="preserve"> </w:t>
        </w:r>
      </w:ins>
      <w:r>
        <w:rPr>
          <w:rFonts w:ascii="Times New Roman" w:hAnsi="Times New Roman"/>
          <w:sz w:val="24"/>
          <w:szCs w:val="24"/>
        </w:rPr>
        <w:t>age</w:t>
      </w:r>
      <w:ins w:id="475" w:author="Parks, Robbie M" w:date="2018-12-05T15:49:00Z">
        <w:r w:rsidR="006455D3">
          <w:rPr>
            <w:rFonts w:ascii="Times New Roman" w:hAnsi="Times New Roman"/>
            <w:sz w:val="24"/>
            <w:szCs w:val="24"/>
          </w:rPr>
          <w:t xml:space="preserve"> group and sex</w:t>
        </w:r>
      </w:ins>
      <w:r>
        <w:rPr>
          <w:rFonts w:ascii="Times New Roman" w:hAnsi="Times New Roman"/>
          <w:sz w:val="24"/>
          <w:szCs w:val="24"/>
        </w:rPr>
        <w:t xml:space="preserve"> patterns in distribution of </w:t>
      </w:r>
      <w:ins w:id="476"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477" w:author="Parks, Robbie M" w:date="2018-12-05T16:36:00Z">
        <w:r w:rsidR="008C18AB">
          <w:rPr>
            <w:rFonts w:ascii="Times New Roman" w:hAnsi="Times New Roman"/>
            <w:sz w:val="24"/>
            <w:szCs w:val="24"/>
          </w:rPr>
          <w:t xml:space="preserve"> (Figure 2)</w:t>
        </w:r>
      </w:ins>
      <w:ins w:id="478" w:author="Parks, Robbie M" w:date="2018-12-05T15:49:00Z">
        <w:r w:rsidR="006455D3">
          <w:rPr>
            <w:rFonts w:ascii="Times New Roman" w:hAnsi="Times New Roman"/>
            <w:sz w:val="24"/>
            <w:szCs w:val="24"/>
          </w:rPr>
          <w:t>.</w:t>
        </w:r>
      </w:ins>
      <w:del w:id="479"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480"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481" w:author="Parks, Robbie M" w:date="2018-12-05T15:59:00Z">
        <w:r w:rsidR="00A81E2A">
          <w:rPr>
            <w:rFonts w:ascii="Times New Roman" w:hAnsi="Times New Roman"/>
            <w:sz w:val="24"/>
            <w:szCs w:val="24"/>
          </w:rPr>
          <w:t xml:space="preserve">(i.e., from assault and intentional self-harm) </w:t>
        </w:r>
      </w:ins>
      <w:del w:id="482" w:author="Parks, Robbie M" w:date="2018-12-05T15:53:00Z">
        <w:r w:rsidRPr="00636C9B" w:rsidDel="00DE1D37">
          <w:rPr>
            <w:rFonts w:ascii="Times New Roman" w:hAnsi="Times New Roman"/>
            <w:sz w:val="24"/>
            <w:szCs w:val="24"/>
          </w:rPr>
          <w:delText>the majority (over 50%)</w:delText>
        </w:r>
      </w:del>
      <w:ins w:id="483" w:author="Parks, Robbie M" w:date="2018-12-05T15:53:00Z">
        <w:r w:rsidR="00DE1D37">
          <w:rPr>
            <w:rFonts w:ascii="Times New Roman" w:hAnsi="Times New Roman"/>
            <w:sz w:val="24"/>
            <w:szCs w:val="24"/>
          </w:rPr>
          <w:t xml:space="preserve">make up </w:t>
        </w:r>
      </w:ins>
      <w:ins w:id="484" w:author="Parks, Robbie M" w:date="2018-12-05T16:02:00Z">
        <w:r w:rsidR="00193968">
          <w:rPr>
            <w:rFonts w:ascii="Times New Roman" w:hAnsi="Times New Roman"/>
            <w:sz w:val="24"/>
            <w:szCs w:val="24"/>
          </w:rPr>
          <w:t>most</w:t>
        </w:r>
      </w:ins>
      <w:ins w:id="485"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486"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487"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488" w:author="Parks, Robbie M" w:date="2018-12-05T15:55:00Z">
        <w:r w:rsidR="00E974B1" w:rsidRPr="00636C9B" w:rsidDel="008118D5">
          <w:rPr>
            <w:rFonts w:ascii="Times New Roman" w:hAnsi="Times New Roman"/>
            <w:sz w:val="24"/>
            <w:szCs w:val="24"/>
          </w:rPr>
          <w:delText xml:space="preserve">males </w:delText>
        </w:r>
      </w:del>
      <w:ins w:id="489"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490"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491" w:author="Parks, Robbie M" w:date="2018-12-05T15:55:00Z">
        <w:r w:rsidR="00327B75">
          <w:rPr>
            <w:rFonts w:ascii="Times New Roman" w:hAnsi="Times New Roman"/>
            <w:sz w:val="24"/>
            <w:szCs w:val="24"/>
          </w:rPr>
          <w:t>women</w:t>
        </w:r>
      </w:ins>
      <w:ins w:id="492"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493" w:author="Parks, Robbie M" w:date="2018-12-05T15:59:00Z"/>
          <w:rFonts w:ascii="Times New Roman" w:hAnsi="Times New Roman"/>
          <w:sz w:val="24"/>
          <w:szCs w:val="24"/>
        </w:rPr>
      </w:pPr>
      <w:del w:id="494" w:author="Parks, Robbie M" w:date="2018-12-05T15:53:00Z">
        <w:r w:rsidDel="00DE1D37">
          <w:rPr>
            <w:rFonts w:ascii="Times New Roman" w:hAnsi="Times New Roman"/>
            <w:sz w:val="24"/>
            <w:szCs w:val="24"/>
          </w:rPr>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495" w:author="Parks, Robbie M" w:date="2018-12-05T15:56:00Z">
        <w:r w:rsidR="001121F5" w:rsidDel="00EE54EA">
          <w:rPr>
            <w:rFonts w:ascii="Times New Roman" w:hAnsi="Times New Roman"/>
            <w:sz w:val="24"/>
            <w:szCs w:val="24"/>
          </w:rPr>
          <w:delText xml:space="preserve">with </w:delText>
        </w:r>
      </w:del>
      <w:ins w:id="496" w:author="Parks, Robbie M" w:date="2018-12-05T15:56:00Z">
        <w:r w:rsidR="00EE54EA">
          <w:rPr>
            <w:rFonts w:ascii="Times New Roman" w:hAnsi="Times New Roman"/>
            <w:sz w:val="24"/>
            <w:szCs w:val="24"/>
          </w:rPr>
          <w:t>I</w:t>
        </w:r>
      </w:ins>
      <w:del w:id="497"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498" w:author="Parks, Robbie M" w:date="2018-12-05T16:02:00Z">
        <w:r w:rsidR="002001DE" w:rsidDel="00193968">
          <w:rPr>
            <w:rFonts w:ascii="Times New Roman" w:hAnsi="Times New Roman"/>
            <w:sz w:val="24"/>
            <w:szCs w:val="24"/>
          </w:rPr>
          <w:delText xml:space="preserve"> </w:delText>
        </w:r>
      </w:del>
      <w:del w:id="499"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500" w:author="Parks, Robbie M" w:date="2018-12-05T15:56:00Z">
        <w:r w:rsidR="00D173B7">
          <w:rPr>
            <w:rFonts w:ascii="Times New Roman" w:hAnsi="Times New Roman"/>
            <w:sz w:val="24"/>
            <w:szCs w:val="24"/>
          </w:rPr>
          <w:t xml:space="preserve"> middle-aged </w:t>
        </w:r>
      </w:ins>
      <w:ins w:id="501" w:author="Parks, Robbie M" w:date="2018-12-05T15:53:00Z">
        <w:r w:rsidR="00DE1D37">
          <w:rPr>
            <w:rFonts w:ascii="Times New Roman" w:hAnsi="Times New Roman"/>
            <w:sz w:val="24"/>
            <w:szCs w:val="24"/>
          </w:rPr>
          <w:t>groups</w:t>
        </w:r>
      </w:ins>
      <w:ins w:id="502" w:author="Parks, Robbie M" w:date="2018-12-05T15:56:00Z">
        <w:r w:rsidR="00D173B7">
          <w:rPr>
            <w:rFonts w:ascii="Times New Roman" w:hAnsi="Times New Roman"/>
            <w:sz w:val="24"/>
            <w:szCs w:val="24"/>
          </w:rPr>
          <w:t xml:space="preserve"> for both men and women</w:t>
        </w:r>
      </w:ins>
      <w:ins w:id="503"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504"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505" w:author="Parks, Robbie M" w:date="2018-12-05T15:59:00Z">
        <w:r w:rsidRPr="00416CBF">
          <w:rPr>
            <w:rFonts w:ascii="Times New Roman" w:hAnsi="Times New Roman"/>
            <w:sz w:val="24"/>
            <w:szCs w:val="24"/>
          </w:rPr>
          <w:t>with t</w:t>
        </w:r>
      </w:ins>
      <w:del w:id="506"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507"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508"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509" w:author="Parks, Robbie M" w:date="2018-12-05T15:57:00Z">
        <w:r w:rsidR="002C4C73" w:rsidRPr="00416CBF" w:rsidDel="001F327F">
          <w:rPr>
            <w:rFonts w:ascii="Times New Roman" w:hAnsi="Times New Roman"/>
            <w:sz w:val="24"/>
            <w:szCs w:val="24"/>
          </w:rPr>
          <w:delText>0-44 and 55-74 years in</w:delText>
        </w:r>
      </w:del>
      <w:ins w:id="510" w:author="Parks, Robbie M" w:date="2018-12-05T15:57:00Z">
        <w:r w:rsidR="001F327F" w:rsidRPr="00416CBF">
          <w:rPr>
            <w:rFonts w:ascii="Times New Roman" w:hAnsi="Times New Roman"/>
            <w:sz w:val="24"/>
            <w:szCs w:val="24"/>
          </w:rPr>
          <w:t>f</w:t>
        </w:r>
      </w:ins>
      <w:del w:id="511"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12"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13" w:author="Parks, Robbie M" w:date="2018-12-05T15:58:00Z"/>
          <w:rFonts w:ascii="Times New Roman" w:hAnsi="Times New Roman"/>
          <w:sz w:val="24"/>
          <w:szCs w:val="24"/>
        </w:rPr>
      </w:pPr>
      <w:ins w:id="514" w:author="Parks, Robbie M" w:date="2018-12-05T16:03:00Z">
        <w:r>
          <w:rPr>
            <w:rFonts w:ascii="Times New Roman" w:hAnsi="Times New Roman"/>
            <w:sz w:val="24"/>
            <w:szCs w:val="24"/>
          </w:rPr>
          <w:t>d</w:t>
        </w:r>
      </w:ins>
      <w:del w:id="515"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16"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17"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18"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19" w:author="Parks, Robbie M" w:date="2018-12-05T15:58:00Z"/>
          <w:rFonts w:ascii="Times New Roman" w:hAnsi="Times New Roman"/>
          <w:sz w:val="24"/>
          <w:szCs w:val="24"/>
        </w:rPr>
      </w:pPr>
      <w:del w:id="520"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21" w:author="Parks, Robbie M" w:date="2018-12-05T11:53:00Z">
        <w:r w:rsidR="00CD1484">
          <w:rPr>
            <w:rFonts w:ascii="Times New Roman" w:hAnsi="Times New Roman"/>
            <w:i/>
            <w:sz w:val="24"/>
            <w:szCs w:val="24"/>
          </w:rPr>
          <w:t>3</w:t>
        </w:r>
      </w:ins>
      <w:del w:id="522" w:author="Parks, Robbie M" w:date="2018-12-05T11:53:00Z">
        <w:r w:rsidRPr="00636C9B" w:rsidDel="00CD1484">
          <w:rPr>
            <w:rFonts w:ascii="Times New Roman" w:hAnsi="Times New Roman"/>
            <w:i/>
            <w:sz w:val="24"/>
            <w:szCs w:val="24"/>
          </w:rPr>
          <w:delText>4</w:delText>
        </w:r>
      </w:del>
    </w:p>
    <w:p w14:paraId="0E0AC704" w14:textId="6B5CB62A" w:rsidR="00955652" w:rsidRPr="00636C9B" w:rsidDel="00EF44AE" w:rsidRDefault="00955652" w:rsidP="00EF44AE">
      <w:pPr>
        <w:pStyle w:val="ListParagraph"/>
        <w:numPr>
          <w:ilvl w:val="0"/>
          <w:numId w:val="10"/>
        </w:numPr>
        <w:spacing w:line="240" w:lineRule="auto"/>
        <w:jc w:val="both"/>
        <w:rPr>
          <w:del w:id="523" w:author="Ezzati, Majid" w:date="2018-12-01T01:43:00Z"/>
          <w:rFonts w:ascii="Times New Roman" w:hAnsi="Times New Roman"/>
          <w:sz w:val="24"/>
          <w:szCs w:val="24"/>
        </w:rPr>
      </w:pPr>
      <w:r w:rsidRPr="00EF44AE">
        <w:rPr>
          <w:rFonts w:ascii="Times New Roman" w:hAnsi="Times New Roman"/>
          <w:sz w:val="24"/>
          <w:szCs w:val="24"/>
        </w:rPr>
        <w:t>If the estimated associations are causal, there would be an additional 941 (</w:t>
      </w:r>
      <w:ins w:id="524" w:author="Parks, Robbie M" w:date="2018-12-05T16:22:00Z">
        <w:r w:rsidR="004E14B6">
          <w:rPr>
            <w:rFonts w:ascii="Times New Roman" w:hAnsi="Times New Roman"/>
            <w:sz w:val="24"/>
            <w:szCs w:val="24"/>
          </w:rPr>
          <w:t xml:space="preserve">95% </w:t>
        </w:r>
        <w:proofErr w:type="spellStart"/>
        <w:r w:rsidR="004E14B6">
          <w:rPr>
            <w:rFonts w:ascii="Times New Roman" w:hAnsi="Times New Roman"/>
            <w:sz w:val="24"/>
            <w:szCs w:val="24"/>
          </w:rPr>
          <w:t>CrI</w:t>
        </w:r>
        <w:proofErr w:type="spellEnd"/>
        <w:r w:rsidR="004E14B6">
          <w:rPr>
            <w:rFonts w:ascii="Times New Roman" w:hAnsi="Times New Roman"/>
            <w:sz w:val="24"/>
            <w:szCs w:val="24"/>
          </w:rPr>
          <w:t xml:space="preserve"> </w:t>
        </w:r>
      </w:ins>
      <w:r w:rsidRPr="00EF44AE">
        <w:rPr>
          <w:rFonts w:ascii="Times New Roman" w:hAnsi="Times New Roman"/>
          <w:sz w:val="24"/>
          <w:szCs w:val="24"/>
        </w:rPr>
        <w:t xml:space="preserve">831, 1053) additional injury deaths associated with </w:t>
      </w:r>
      <w:ins w:id="525"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26"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27"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28"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29"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427AF18C" w14:textId="77777777" w:rsidR="007F1267" w:rsidRDefault="007F1267" w:rsidP="006E5EB6">
      <w:pPr>
        <w:pStyle w:val="ListParagraph"/>
        <w:numPr>
          <w:ilvl w:val="0"/>
          <w:numId w:val="10"/>
        </w:numPr>
        <w:spacing w:line="240" w:lineRule="auto"/>
        <w:jc w:val="both"/>
        <w:rPr>
          <w:ins w:id="530" w:author="Parks, Robbie M" w:date="2018-12-05T16:16:00Z"/>
          <w:rFonts w:ascii="Times New Roman" w:hAnsi="Times New Roman"/>
          <w:sz w:val="24"/>
          <w:szCs w:val="24"/>
        </w:rPr>
      </w:pPr>
    </w:p>
    <w:p w14:paraId="044E5FE6" w14:textId="013516C5" w:rsidR="00955652" w:rsidRPr="007F1267" w:rsidDel="00BB1BC8" w:rsidRDefault="007F1267" w:rsidP="00843ACB">
      <w:pPr>
        <w:pStyle w:val="ListParagraph"/>
        <w:numPr>
          <w:ilvl w:val="0"/>
          <w:numId w:val="10"/>
        </w:numPr>
        <w:spacing w:line="240" w:lineRule="auto"/>
        <w:jc w:val="both"/>
        <w:rPr>
          <w:del w:id="531" w:author="Parks, Robbie M" w:date="2018-12-04T10:54:00Z"/>
          <w:rFonts w:ascii="Times New Roman" w:hAnsi="Times New Roman"/>
          <w:sz w:val="24"/>
          <w:szCs w:val="24"/>
        </w:rPr>
        <w:pPrChange w:id="532" w:author="Parks, Robbie M" w:date="2018-12-04T10:54:00Z">
          <w:pPr>
            <w:pStyle w:val="ListParagraph"/>
            <w:numPr>
              <w:numId w:val="10"/>
            </w:numPr>
            <w:spacing w:line="240" w:lineRule="auto"/>
            <w:ind w:hanging="360"/>
            <w:jc w:val="both"/>
          </w:pPr>
        </w:pPrChange>
      </w:pPr>
      <w:ins w:id="533" w:author="Parks, Robbie M" w:date="2018-12-05T16:16:00Z">
        <w:r>
          <w:rPr>
            <w:rFonts w:ascii="Times New Roman" w:hAnsi="Times New Roman"/>
            <w:sz w:val="24"/>
            <w:szCs w:val="24"/>
          </w:rPr>
          <w:t xml:space="preserve">The increase in deaths would </w:t>
        </w:r>
      </w:ins>
      <w:ins w:id="534" w:author="Parks, Robbie M" w:date="2018-12-05T16:19:00Z">
        <w:r w:rsidR="00156710">
          <w:rPr>
            <w:rFonts w:ascii="Times New Roman" w:hAnsi="Times New Roman"/>
            <w:sz w:val="24"/>
            <w:szCs w:val="24"/>
          </w:rPr>
          <w:t>mainly</w:t>
        </w:r>
      </w:ins>
      <w:ins w:id="535" w:author="Parks, Robbie M" w:date="2018-12-05T16:16:00Z">
        <w:r>
          <w:rPr>
            <w:rFonts w:ascii="Times New Roman" w:hAnsi="Times New Roman"/>
            <w:sz w:val="24"/>
            <w:szCs w:val="24"/>
          </w:rPr>
          <w:t xml:space="preserve"> come from males, with </w:t>
        </w:r>
        <w:r w:rsidRPr="00636C9B">
          <w:rPr>
            <w:rFonts w:ascii="Times New Roman" w:hAnsi="Times New Roman"/>
            <w:sz w:val="24"/>
            <w:szCs w:val="24"/>
          </w:rPr>
          <w:t xml:space="preserve">87% deaths </w:t>
        </w:r>
      </w:ins>
      <w:ins w:id="536" w:author="Parks, Robbie M" w:date="2018-12-05T16:17:00Z">
        <w:r>
          <w:rPr>
            <w:rFonts w:ascii="Times New Roman" w:hAnsi="Times New Roman"/>
            <w:sz w:val="24"/>
            <w:szCs w:val="24"/>
          </w:rPr>
          <w:t xml:space="preserve">from </w:t>
        </w:r>
      </w:ins>
      <w:ins w:id="537" w:author="Parks, Robbie M" w:date="2018-12-05T16:16:00Z">
        <w:r w:rsidRPr="00636C9B">
          <w:rPr>
            <w:rFonts w:ascii="Times New Roman" w:hAnsi="Times New Roman"/>
            <w:sz w:val="24"/>
            <w:szCs w:val="24"/>
          </w:rPr>
          <w:t xml:space="preserve">males and 13% </w:t>
        </w:r>
      </w:ins>
      <w:ins w:id="538" w:author="Parks, Robbie M" w:date="2018-12-05T16:17:00Z">
        <w:r>
          <w:rPr>
            <w:rFonts w:ascii="Times New Roman" w:hAnsi="Times New Roman"/>
            <w:sz w:val="24"/>
            <w:szCs w:val="24"/>
          </w:rPr>
          <w:t>from</w:t>
        </w:r>
      </w:ins>
      <w:ins w:id="539" w:author="Parks, Robbie M" w:date="2018-12-05T16:16:00Z">
        <w:r w:rsidRPr="00636C9B">
          <w:rPr>
            <w:rFonts w:ascii="Times New Roman" w:hAnsi="Times New Roman"/>
            <w:sz w:val="24"/>
            <w:szCs w:val="24"/>
          </w:rPr>
          <w:t xml:space="preserve"> females</w:t>
        </w:r>
      </w:ins>
      <w:ins w:id="540" w:author="Parks, Robbie M" w:date="2018-12-05T16:17:00Z">
        <w:r>
          <w:rPr>
            <w:rFonts w:ascii="Times New Roman" w:hAnsi="Times New Roman"/>
            <w:sz w:val="24"/>
            <w:szCs w:val="24"/>
          </w:rPr>
          <w:t>.</w:t>
        </w:r>
      </w:ins>
      <w:moveFromRangeStart w:id="541" w:author="Ezzati, Majid" w:date="2018-12-01T01:45:00Z" w:name="move531392073"/>
      <w:moveFrom w:id="542" w:author="Ezzati, Majid" w:date="2018-12-01T01:45:00Z">
        <w:r w:rsidR="00B21DE1" w:rsidRPr="007F1267" w:rsidDel="00EF44AE">
          <w:rPr>
            <w:rFonts w:ascii="Times New Roman" w:hAnsi="Times New Roman"/>
            <w:sz w:val="24"/>
            <w:szCs w:val="24"/>
          </w:rPr>
          <w:t>87% deaths males and 13% in females</w:t>
        </w:r>
      </w:moveFrom>
    </w:p>
    <w:p w14:paraId="7909817F" w14:textId="2D95C8BA" w:rsidR="009F4AEC" w:rsidRPr="007514AC" w:rsidDel="00BB1BC8" w:rsidRDefault="00697ADB" w:rsidP="00843ACB">
      <w:pPr>
        <w:pStyle w:val="ListParagraph"/>
        <w:numPr>
          <w:ilvl w:val="0"/>
          <w:numId w:val="10"/>
        </w:numPr>
        <w:spacing w:line="240" w:lineRule="auto"/>
        <w:jc w:val="both"/>
        <w:rPr>
          <w:del w:id="543" w:author="Parks, Robbie M" w:date="2018-12-04T10:54:00Z"/>
          <w:rFonts w:ascii="Times New Roman" w:hAnsi="Times New Roman"/>
          <w:sz w:val="24"/>
          <w:szCs w:val="24"/>
        </w:rPr>
        <w:pPrChange w:id="544" w:author="Parks, Robbie M" w:date="2018-12-04T10:54:00Z">
          <w:pPr>
            <w:pStyle w:val="ListParagraph"/>
            <w:numPr>
              <w:numId w:val="10"/>
            </w:numPr>
            <w:spacing w:line="240" w:lineRule="auto"/>
            <w:ind w:hanging="360"/>
            <w:jc w:val="both"/>
          </w:pPr>
        </w:pPrChange>
      </w:pPr>
      <w:moveFrom w:id="545"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546"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547"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541"/>
    <w:p w14:paraId="53C8AF1A" w14:textId="3D7754ED"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548" w:author="Parks, Robbie M" w:date="2018-12-05T16:15:00Z">
        <w:r w:rsidRPr="00636C9B" w:rsidDel="00D83449">
          <w:rPr>
            <w:rFonts w:ascii="Times New Roman" w:hAnsi="Times New Roman"/>
            <w:sz w:val="24"/>
            <w:szCs w:val="24"/>
          </w:rPr>
          <w:delText>461 (377, 543) unintentional injury deaths, with</w:delText>
        </w:r>
      </w:del>
      <w:ins w:id="549"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most </w:t>
      </w:r>
      <w:del w:id="550" w:author="Parks, Robbie M" w:date="2018-12-05T16:15:00Z">
        <w:r w:rsidRPr="00636C9B" w:rsidDel="00D83449">
          <w:rPr>
            <w:rFonts w:ascii="Times New Roman" w:hAnsi="Times New Roman"/>
            <w:sz w:val="24"/>
            <w:szCs w:val="24"/>
          </w:rPr>
          <w:delText xml:space="preserve">in </w:delText>
        </w:r>
      </w:del>
      <w:ins w:id="551"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552" w:author="Parks, Robbie M" w:date="2018-12-05T16:15:00Z">
        <w:r w:rsidR="007C6549">
          <w:rPr>
            <w:rFonts w:ascii="Times New Roman" w:hAnsi="Times New Roman"/>
            <w:sz w:val="24"/>
            <w:szCs w:val="24"/>
          </w:rPr>
          <w:t xml:space="preserve"> and then intentional self-harm</w:t>
        </w:r>
      </w:ins>
      <w:ins w:id="553"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554" w:author="Parks, Robbie M" w:date="2018-12-05T16:16:00Z"/>
          <w:rFonts w:ascii="Times New Roman" w:hAnsi="Times New Roman"/>
          <w:sz w:val="24"/>
          <w:szCs w:val="24"/>
        </w:rPr>
      </w:pPr>
      <w:moveFromRangeStart w:id="555" w:author="Ezzati, Majid" w:date="2018-12-01T01:44:00Z" w:name="move531391985"/>
      <w:moveFrom w:id="556" w:author="Ezzati, Majid" w:date="2018-12-01T01:44:00Z">
        <w:del w:id="557"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555"/>
      <w:del w:id="558"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559" w:author="Parks, Robbie M" w:date="2018-12-05T16:16:00Z"/>
          <w:rFonts w:ascii="Times New Roman" w:hAnsi="Times New Roman"/>
          <w:sz w:val="24"/>
          <w:szCs w:val="24"/>
        </w:rPr>
      </w:pPr>
      <w:moveToRangeStart w:id="560" w:author="Ezzati, Majid" w:date="2018-12-01T01:44:00Z" w:name="move531391985"/>
      <w:moveTo w:id="561" w:author="Ezzati, Majid" w:date="2018-12-01T01:44:00Z">
        <w:del w:id="562"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560"/>
    <w:p w14:paraId="3E2ACC04" w14:textId="198CCBFB"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563"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564"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565"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would be </w:t>
      </w:r>
      <w:del w:id="566"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567"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568"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contributed to by the reduction in falls deaths from </w:t>
      </w:r>
      <w:r w:rsidR="00697ADB">
        <w:rPr>
          <w:rFonts w:ascii="Times New Roman" w:hAnsi="Times New Roman"/>
          <w:sz w:val="24"/>
          <w:szCs w:val="24"/>
        </w:rPr>
        <w:t>middle/older ages</w:t>
      </w:r>
      <w:ins w:id="569"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570" w:author="Parks, Robbie M" w:date="2018-12-05T16:16:00Z"/>
          <w:rFonts w:ascii="Times New Roman" w:hAnsi="Times New Roman"/>
          <w:sz w:val="24"/>
          <w:szCs w:val="24"/>
        </w:rPr>
      </w:pPr>
      <w:moveToRangeStart w:id="571" w:author="Ezzati, Majid" w:date="2018-12-01T01:45:00Z" w:name="move531392073"/>
      <w:moveTo w:id="572" w:author="Ezzati, Majid" w:date="2018-12-01T01:45:00Z">
        <w:del w:id="573" w:author="Parks, Robbie M" w:date="2018-12-05T16:16:00Z">
          <w:r w:rsidRPr="00636C9B" w:rsidDel="007F1267">
            <w:rPr>
              <w:rFonts w:ascii="Times New Roman" w:hAnsi="Times New Roman"/>
              <w:sz w:val="24"/>
              <w:szCs w:val="24"/>
            </w:rPr>
            <w:delText>87% deaths males and 13% in females</w:delText>
          </w:r>
        </w:del>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574"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ins w:id="575" w:author="Parks, Robbie M" w:date="2018-12-05T16:19:00Z">
        <w:r>
          <w:rPr>
            <w:rFonts w:ascii="Times New Roman" w:hAnsi="Times New Roman"/>
            <w:sz w:val="24"/>
            <w:szCs w:val="24"/>
          </w:rPr>
          <w:lastRenderedPageBreak/>
          <w:t>There would be a ne</w:t>
        </w:r>
      </w:ins>
      <w:moveTo w:id="576" w:author="Ezzati, Majid" w:date="2018-12-01T01:45:00Z">
        <w:del w:id="577" w:author="Parks, Robbie M" w:date="2018-12-05T16:20:00Z">
          <w:r w:rsidR="00EF44AE" w:rsidDel="00156710">
            <w:rPr>
              <w:rFonts w:ascii="Times New Roman" w:hAnsi="Times New Roman"/>
              <w:sz w:val="24"/>
              <w:szCs w:val="24"/>
            </w:rPr>
            <w:delText>N</w:delText>
          </w:r>
        </w:del>
        <w:del w:id="578"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579" w:author="Parks, Robbie M" w:date="2018-12-05T16:20:00Z">
          <w:r w:rsidR="00EF44AE" w:rsidDel="006205BD">
            <w:rPr>
              <w:rFonts w:ascii="Times New Roman" w:hAnsi="Times New Roman"/>
              <w:sz w:val="24"/>
              <w:szCs w:val="24"/>
            </w:rPr>
            <w:delText>75+ years in</w:delText>
          </w:r>
        </w:del>
      </w:moveTo>
      <w:ins w:id="580" w:author="Parks, Robbie M" w:date="2018-12-05T16:20:00Z">
        <w:r w:rsidR="006205BD">
          <w:rPr>
            <w:rFonts w:ascii="Times New Roman" w:hAnsi="Times New Roman"/>
            <w:sz w:val="24"/>
            <w:szCs w:val="24"/>
          </w:rPr>
          <w:t>oldest</w:t>
        </w:r>
      </w:ins>
      <w:moveTo w:id="581" w:author="Ezzati, Majid" w:date="2018-12-01T01:45:00Z">
        <w:r w:rsidR="00EF44AE">
          <w:rPr>
            <w:rFonts w:ascii="Times New Roman" w:hAnsi="Times New Roman"/>
            <w:sz w:val="24"/>
            <w:szCs w:val="24"/>
          </w:rPr>
          <w:t xml:space="preserve"> males and </w:t>
        </w:r>
        <w:del w:id="582"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583" w:author="Parks, Robbie M" w:date="2018-12-05T16:19:00Z">
        <w:r>
          <w:rPr>
            <w:rFonts w:ascii="Times New Roman" w:hAnsi="Times New Roman"/>
            <w:sz w:val="24"/>
            <w:szCs w:val="24"/>
          </w:rPr>
          <w:t>.</w:t>
        </w:r>
      </w:ins>
    </w:p>
    <w:moveToRangeEnd w:id="571"/>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4CA4C68F" w:rsidR="00645C3A" w:rsidRPr="00843ACB" w:rsidRDefault="007D407F" w:rsidP="00843ACB">
      <w:pPr>
        <w:spacing w:line="240" w:lineRule="auto"/>
        <w:jc w:val="both"/>
        <w:rPr>
          <w:rFonts w:ascii="Times New Roman" w:hAnsi="Times New Roman"/>
          <w:sz w:val="24"/>
          <w:szCs w:val="24"/>
          <w:u w:val="single"/>
        </w:rPr>
      </w:pPr>
      <w:ins w:id="584"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ins w:id="585" w:author="Parks, Robbie M" w:date="2018-12-05T16:20:00Z">
        <w:r w:rsidR="00273234">
          <w:rPr>
            <w:rFonts w:ascii="Times New Roman" w:hAnsi="Times New Roman"/>
            <w:sz w:val="24"/>
            <w:szCs w:val="24"/>
            <w:u w:val="single"/>
          </w:rPr>
          <w:t xml:space="preserve"> in 2016 population</w:t>
        </w:r>
      </w:ins>
      <w:ins w:id="586" w:author="Parks, Robbie M" w:date="2018-12-05T17:12:00Z">
        <w:r>
          <w:rPr>
            <w:rFonts w:ascii="Times New Roman" w:hAnsi="Times New Roman"/>
            <w:sz w:val="24"/>
            <w:szCs w:val="24"/>
            <w:u w:val="single"/>
          </w:rPr>
          <w:t>]]]</w:t>
        </w:r>
      </w:ins>
    </w:p>
    <w:p w14:paraId="0556E370" w14:textId="591DE06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 xml:space="preserve">If we </w:t>
      </w:r>
      <w:del w:id="587" w:author="Parks, Robbie M" w:date="2018-12-05T16:28:00Z">
        <w:r w:rsidRPr="005E65AD" w:rsidDel="00325BC1">
          <w:rPr>
            <w:rFonts w:ascii="Times New Roman" w:hAnsi="Times New Roman"/>
            <w:sz w:val="24"/>
            <w:szCs w:val="24"/>
          </w:rPr>
          <w:delText xml:space="preserve">look </w:delText>
        </w:r>
      </w:del>
      <w:ins w:id="588" w:author="Parks, Robbie M" w:date="2018-12-05T16:28:00Z">
        <w:r w:rsidR="00325BC1">
          <w:rPr>
            <w:rFonts w:ascii="Times New Roman" w:hAnsi="Times New Roman"/>
            <w:sz w:val="24"/>
            <w:szCs w:val="24"/>
          </w:rPr>
          <w:t>analyse effect</w:t>
        </w:r>
      </w:ins>
      <w:ins w:id="589" w:author="Parks, Robbie M" w:date="2018-12-05T16:39:00Z">
        <w:r w:rsidR="00F919BB">
          <w:rPr>
            <w:rFonts w:ascii="Times New Roman" w:hAnsi="Times New Roman"/>
            <w:sz w:val="24"/>
            <w:szCs w:val="24"/>
          </w:rPr>
          <w:t>s</w:t>
        </w:r>
      </w:ins>
      <w:ins w:id="590" w:author="Parks, Robbie M" w:date="2018-12-05T16:28:00Z">
        <w:r w:rsidR="00325BC1" w:rsidRPr="005E65AD">
          <w:rPr>
            <w:rFonts w:ascii="Times New Roman" w:hAnsi="Times New Roman"/>
            <w:sz w:val="24"/>
            <w:szCs w:val="24"/>
          </w:rPr>
          <w:t xml:space="preserve"> </w:t>
        </w:r>
      </w:ins>
      <w:del w:id="591" w:author="Parks, Robbie M" w:date="2018-12-05T16:28:00Z">
        <w:r w:rsidRPr="005E65AD" w:rsidDel="00325BC1">
          <w:rPr>
            <w:rFonts w:ascii="Times New Roman" w:hAnsi="Times New Roman"/>
            <w:sz w:val="24"/>
            <w:szCs w:val="24"/>
          </w:rPr>
          <w:delText>at these as</w:delText>
        </w:r>
      </w:del>
      <w:ins w:id="592"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593"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594"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595" w:author="Parks, Robbie M" w:date="2018-12-05T16:28:00Z">
        <w:r w:rsidR="00BF73B9">
          <w:rPr>
            <w:rFonts w:ascii="Times New Roman" w:hAnsi="Times New Roman"/>
            <w:sz w:val="24"/>
            <w:szCs w:val="24"/>
          </w:rPr>
          <w:t>l</w:t>
        </w:r>
      </w:ins>
      <w:del w:id="596"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597" w:author="Parks, Robbie M" w:date="2018-12-05T16:37:00Z">
        <w:r w:rsidR="002352BB">
          <w:rPr>
            <w:rFonts w:ascii="Times New Roman" w:hAnsi="Times New Roman"/>
            <w:sz w:val="24"/>
            <w:szCs w:val="24"/>
          </w:rPr>
          <w:t xml:space="preserve"> (Figure S1).</w:t>
        </w:r>
      </w:ins>
    </w:p>
    <w:p w14:paraId="5CB22ACD" w14:textId="079C863A"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598" w:author="Parks, Robbie M" w:date="2018-12-05T16:37:00Z">
        <w:r>
          <w:rPr>
            <w:rFonts w:ascii="Times New Roman" w:hAnsi="Times New Roman"/>
            <w:sz w:val="24"/>
            <w:szCs w:val="24"/>
          </w:rPr>
          <w:t>The l</w:t>
        </w:r>
      </w:ins>
      <w:del w:id="599"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600" w:author="Parks, Robbie M" w:date="2018-12-05T16:38:00Z">
        <w:r w:rsidR="00B139EF">
          <w:rPr>
            <w:rFonts w:ascii="Times New Roman" w:hAnsi="Times New Roman"/>
            <w:sz w:val="24"/>
            <w:szCs w:val="24"/>
          </w:rPr>
          <w:t xml:space="preserve"> with </w:t>
        </w:r>
        <w:r w:rsidR="005C05AF">
          <w:rPr>
            <w:rFonts w:ascii="Times New Roman" w:hAnsi="Times New Roman"/>
            <w:sz w:val="24"/>
            <w:szCs w:val="24"/>
          </w:rPr>
          <w:t>a temperature anomaly of +</w:t>
        </w:r>
        <w:r w:rsidR="005C05AF" w:rsidRPr="00EF44AE">
          <w:rPr>
            <w:rFonts w:ascii="Times New Roman" w:hAnsi="Times New Roman"/>
            <w:sz w:val="24"/>
            <w:szCs w:val="24"/>
          </w:rPr>
          <w:t>1°</w:t>
        </w:r>
        <w:r w:rsidR="005C05AF">
          <w:rPr>
            <w:rFonts w:ascii="Times New Roman" w:hAnsi="Times New Roman"/>
            <w:sz w:val="24"/>
            <w:szCs w:val="24"/>
          </w:rPr>
          <w:t xml:space="preserve">C </w:t>
        </w:r>
      </w:ins>
      <w:del w:id="601" w:author="Parks, Robbie M" w:date="2018-12-05T16:38:00Z">
        <w:r w:rsidR="003B3A5E" w:rsidRPr="00636C9B" w:rsidDel="005C05AF">
          <w:rPr>
            <w:rFonts w:ascii="Times New Roman" w:hAnsi="Times New Roman"/>
            <w:sz w:val="24"/>
            <w:szCs w:val="24"/>
          </w:rPr>
          <w:delText xml:space="preserve"> </w:delText>
        </w:r>
      </w:del>
      <w:ins w:id="602"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603" w:author="Parks, Robbie M" w:date="2018-12-05T16:37:00Z">
        <w:r w:rsidR="00FC67DF">
          <w:rPr>
            <w:rFonts w:ascii="Times New Roman" w:hAnsi="Times New Roman"/>
            <w:sz w:val="24"/>
            <w:szCs w:val="24"/>
          </w:rPr>
          <w:t xml:space="preserve"> older men.</w:t>
        </w:r>
      </w:ins>
      <w:del w:id="604"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1798C6D4"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605"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606"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w:t>
      </w:r>
      <w:ins w:id="607" w:author="Parks, Robbie M" w:date="2018-12-05T16:37:00Z">
        <w:r w:rsidR="00F2033D">
          <w:rPr>
            <w:rFonts w:ascii="Times New Roman" w:hAnsi="Times New Roman"/>
            <w:sz w:val="24"/>
            <w:szCs w:val="24"/>
          </w:rPr>
          <w:t xml:space="preserve">associated </w:t>
        </w:r>
        <w:r w:rsidR="00F2033D" w:rsidRPr="00EF44AE">
          <w:rPr>
            <w:rFonts w:ascii="Times New Roman" w:hAnsi="Times New Roman"/>
            <w:sz w:val="24"/>
            <w:szCs w:val="24"/>
          </w:rPr>
          <w:t xml:space="preserve">with </w:t>
        </w:r>
      </w:ins>
      <w:ins w:id="608" w:author="Parks, Robbie M" w:date="2018-12-05T16:38:00Z">
        <w:r w:rsidR="005C05AF">
          <w:rPr>
            <w:rFonts w:ascii="Times New Roman" w:hAnsi="Times New Roman"/>
            <w:sz w:val="24"/>
            <w:szCs w:val="24"/>
          </w:rPr>
          <w:t xml:space="preserve">a </w:t>
        </w:r>
      </w:ins>
      <w:ins w:id="609" w:author="Parks, Robbie M" w:date="2018-12-05T16:37:00Z">
        <w:r w:rsidR="00F2033D">
          <w:rPr>
            <w:rFonts w:ascii="Times New Roman" w:hAnsi="Times New Roman"/>
            <w:sz w:val="24"/>
            <w:szCs w:val="24"/>
          </w:rPr>
          <w:t>temperature anomaly of +</w:t>
        </w:r>
        <w:r w:rsidR="00F2033D" w:rsidRPr="00EF44AE">
          <w:rPr>
            <w:rFonts w:ascii="Times New Roman" w:hAnsi="Times New Roman"/>
            <w:sz w:val="24"/>
            <w:szCs w:val="24"/>
          </w:rPr>
          <w:t xml:space="preserve">1°C </w:t>
        </w:r>
      </w:ins>
      <w:r w:rsidR="003B3A5E" w:rsidRPr="00636C9B">
        <w:rPr>
          <w:rFonts w:ascii="Times New Roman" w:hAnsi="Times New Roman"/>
          <w:sz w:val="24"/>
          <w:szCs w:val="24"/>
        </w:rPr>
        <w:t xml:space="preserve">from transport was </w:t>
      </w:r>
      <w:ins w:id="610"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611" w:author="Parks, Robbie M" w:date="2018-12-05T16:31:00Z">
        <w:r w:rsidR="001E1AA1">
          <w:rPr>
            <w:rFonts w:ascii="Times New Roman" w:hAnsi="Times New Roman"/>
            <w:sz w:val="24"/>
            <w:szCs w:val="24"/>
          </w:rPr>
          <w:t xml:space="preserve">with </w:t>
        </w:r>
      </w:ins>
      <w:ins w:id="612" w:author="Parks, Robbie M" w:date="2018-12-05T16:38:00Z">
        <w:r>
          <w:rPr>
            <w:rFonts w:ascii="Times New Roman" w:hAnsi="Times New Roman"/>
            <w:sz w:val="24"/>
            <w:szCs w:val="24"/>
          </w:rPr>
          <w:t xml:space="preserve">a </w:t>
        </w:r>
      </w:ins>
      <w:ins w:id="613"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614"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1D0EA3D8"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ins w:id="615" w:author="Parks, Robbie M" w:date="2018-12-05T16:37:00Z">
        <w:r w:rsidR="00F2033D">
          <w:rPr>
            <w:rFonts w:ascii="Times New Roman" w:hAnsi="Times New Roman"/>
            <w:sz w:val="24"/>
            <w:szCs w:val="24"/>
          </w:rPr>
          <w:t>.</w:t>
        </w:r>
      </w:ins>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7E54E32C" w:rsidR="00AC30AB" w:rsidRPr="00843ACB" w:rsidRDefault="007D407F" w:rsidP="00843ACB">
      <w:pPr>
        <w:spacing w:line="240" w:lineRule="auto"/>
        <w:jc w:val="both"/>
        <w:rPr>
          <w:rFonts w:ascii="Times New Roman" w:hAnsi="Times New Roman"/>
          <w:sz w:val="24"/>
          <w:szCs w:val="24"/>
          <w:u w:val="single"/>
        </w:rPr>
      </w:pPr>
      <w:ins w:id="616"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AC30AB" w:rsidRPr="00843ACB">
        <w:rPr>
          <w:rFonts w:ascii="Times New Roman" w:hAnsi="Times New Roman"/>
          <w:sz w:val="24"/>
          <w:szCs w:val="24"/>
          <w:u w:val="single"/>
        </w:rPr>
        <w:t xml:space="preserve">across all </w:t>
      </w:r>
      <w:ins w:id="617"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618" w:author="Parks, Robbie M" w:date="2018-12-05T17:12:00Z">
        <w:r>
          <w:rPr>
            <w:rFonts w:ascii="Times New Roman" w:hAnsi="Times New Roman"/>
            <w:sz w:val="24"/>
            <w:szCs w:val="24"/>
            <w:u w:val="single"/>
          </w:rPr>
          <w:t>]]]</w:t>
        </w:r>
      </w:ins>
      <w:del w:id="619"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620" w:author="Parks, Robbie M" w:date="2018-12-05T16:56:00Z"/>
          <w:rFonts w:ascii="Times New Roman" w:hAnsi="Times New Roman"/>
          <w:i/>
          <w:sz w:val="24"/>
          <w:szCs w:val="24"/>
          <w:rPrChange w:id="621" w:author="Parks, Robbie M" w:date="2018-12-05T16:56:00Z">
            <w:rPr>
              <w:ins w:id="622" w:author="Parks, Robbie M" w:date="2018-12-05T16:56:00Z"/>
              <w:rFonts w:ascii="Times New Roman" w:hAnsi="Times New Roman"/>
              <w:sz w:val="24"/>
              <w:szCs w:val="24"/>
            </w:rPr>
          </w:rPrChange>
        </w:rPr>
      </w:pPr>
      <w:ins w:id="623" w:author="Parks, Robbie M" w:date="2018-12-05T16:39:00Z">
        <w:r>
          <w:rPr>
            <w:rFonts w:ascii="Times New Roman" w:hAnsi="Times New Roman"/>
            <w:sz w:val="24"/>
            <w:szCs w:val="24"/>
          </w:rPr>
          <w:t>In contrast, the v</w:t>
        </w:r>
      </w:ins>
      <w:commentRangeStart w:id="624"/>
      <w:commentRangeStart w:id="625"/>
      <w:del w:id="626"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627"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624"/>
      <w:r w:rsidR="005E65AD">
        <w:rPr>
          <w:rStyle w:val="CommentReference"/>
          <w:rFonts w:asciiTheme="minorHAnsi" w:eastAsiaTheme="minorHAnsi" w:hAnsiTheme="minorHAnsi" w:cstheme="minorBidi"/>
        </w:rPr>
        <w:commentReference w:id="624"/>
      </w:r>
      <w:commentRangeEnd w:id="625"/>
      <w:ins w:id="628"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625"/>
      </w:r>
      <w:ins w:id="629" w:author="Parks, Robbie M" w:date="2018-12-05T16:30:00Z">
        <w:r w:rsidR="00E92AEA">
          <w:rPr>
            <w:rFonts w:ascii="Times New Roman" w:hAnsi="Times New Roman"/>
            <w:sz w:val="24"/>
            <w:szCs w:val="24"/>
          </w:rPr>
          <w:t>.</w:t>
        </w:r>
      </w:ins>
    </w:p>
    <w:p w14:paraId="10F7ACD2" w14:textId="77777777" w:rsidR="004F34C7" w:rsidRPr="00052DDD" w:rsidRDefault="004F34C7" w:rsidP="004F34C7">
      <w:pPr>
        <w:spacing w:after="0" w:line="240" w:lineRule="auto"/>
        <w:jc w:val="both"/>
        <w:rPr>
          <w:ins w:id="630" w:author="Parks, Robbie M" w:date="2018-12-05T16:56:00Z"/>
          <w:rFonts w:ascii="Times New Roman" w:hAnsi="Times New Roman"/>
          <w:i/>
          <w:sz w:val="24"/>
          <w:szCs w:val="24"/>
        </w:rPr>
        <w:pPrChange w:id="631" w:author="Parks, Robbie M" w:date="2018-12-05T16:56:00Z">
          <w:pPr>
            <w:spacing w:after="0" w:line="480" w:lineRule="auto"/>
            <w:jc w:val="both"/>
          </w:pPr>
        </w:pPrChange>
      </w:pPr>
      <w:ins w:id="632" w:author="Parks, Robbie M" w:date="2018-12-05T16:56:00Z">
        <w:r>
          <w:rPr>
            <w:rFonts w:ascii="Times New Roman" w:hAnsi="Times New Roman"/>
            <w:i/>
            <w:sz w:val="24"/>
            <w:szCs w:val="24"/>
          </w:rPr>
          <w:t>Sensitivity analysis</w:t>
        </w:r>
      </w:ins>
    </w:p>
    <w:p w14:paraId="08ADA6DF" w14:textId="5E79B4D5" w:rsidR="004F34C7" w:rsidRDefault="004F34C7" w:rsidP="004F34C7">
      <w:pPr>
        <w:pStyle w:val="ListParagraph"/>
        <w:numPr>
          <w:ilvl w:val="0"/>
          <w:numId w:val="7"/>
        </w:numPr>
        <w:spacing w:after="0" w:line="240" w:lineRule="auto"/>
        <w:jc w:val="both"/>
        <w:rPr>
          <w:ins w:id="633" w:author="Parks, Robbie M" w:date="2018-12-05T16:56:00Z"/>
          <w:rFonts w:ascii="Times New Roman" w:hAnsi="Times New Roman"/>
          <w:sz w:val="24"/>
          <w:szCs w:val="24"/>
        </w:rPr>
        <w:pPrChange w:id="634" w:author="Parks, Robbie M" w:date="2018-12-05T16:56:00Z">
          <w:pPr>
            <w:pStyle w:val="ListParagraph"/>
            <w:numPr>
              <w:numId w:val="7"/>
            </w:numPr>
            <w:spacing w:after="0" w:line="480" w:lineRule="auto"/>
            <w:ind w:hanging="360"/>
            <w:jc w:val="both"/>
          </w:pPr>
        </w:pPrChange>
      </w:pPr>
      <w:ins w:id="635" w:author="Parks, Robbie M" w:date="2018-12-05T16:56:00Z">
        <w:r w:rsidRPr="00052DDD">
          <w:rPr>
            <w:rFonts w:ascii="Times New Roman" w:hAnsi="Times New Roman"/>
            <w:sz w:val="24"/>
            <w:szCs w:val="24"/>
          </w:rPr>
          <w:t>In addition</w:t>
        </w:r>
      </w:ins>
      <w:ins w:id="636" w:author="Parks, Robbie M" w:date="2018-12-05T17:12:00Z">
        <w:r w:rsidR="00D52BCF">
          <w:rPr>
            <w:rFonts w:ascii="Times New Roman" w:hAnsi="Times New Roman"/>
            <w:sz w:val="24"/>
            <w:szCs w:val="24"/>
          </w:rPr>
          <w:t xml:space="preserve"> to the results presented here</w:t>
        </w:r>
      </w:ins>
      <w:ins w:id="637" w:author="Parks, Robbie M" w:date="2018-12-05T16:56:00Z">
        <w:r w:rsidRPr="00052DDD">
          <w:rPr>
            <w:rFonts w:ascii="Times New Roman" w:hAnsi="Times New Roman"/>
            <w:sz w:val="24"/>
            <w:szCs w:val="24"/>
          </w:rPr>
          <w:t xml:space="preserve">, temperature anomalies based on daily mean temperature were calculated in a similar way those for daily maximum, minimum or range of temperature. </w:t>
        </w:r>
      </w:ins>
    </w:p>
    <w:p w14:paraId="08E75D6E" w14:textId="77777777" w:rsidR="004F34C7" w:rsidRDefault="004F34C7" w:rsidP="004F34C7">
      <w:pPr>
        <w:pStyle w:val="ListParagraph"/>
        <w:numPr>
          <w:ilvl w:val="0"/>
          <w:numId w:val="7"/>
        </w:numPr>
        <w:spacing w:after="0" w:line="240" w:lineRule="auto"/>
        <w:jc w:val="both"/>
        <w:rPr>
          <w:ins w:id="638" w:author="Parks, Robbie M" w:date="2018-12-05T16:56:00Z"/>
          <w:rFonts w:ascii="Times New Roman" w:hAnsi="Times New Roman"/>
          <w:sz w:val="24"/>
          <w:szCs w:val="24"/>
        </w:rPr>
        <w:pPrChange w:id="639" w:author="Parks, Robbie M" w:date="2018-12-05T16:56:00Z">
          <w:pPr>
            <w:pStyle w:val="ListParagraph"/>
            <w:numPr>
              <w:numId w:val="7"/>
            </w:numPr>
            <w:spacing w:after="0" w:line="480" w:lineRule="auto"/>
            <w:ind w:hanging="360"/>
            <w:jc w:val="both"/>
          </w:pPr>
        </w:pPrChange>
      </w:pPr>
      <w:ins w:id="640" w:author="Parks, Robbie M" w:date="2018-12-05T16:56:00Z">
        <w:r w:rsidRPr="00052DDD">
          <w:rPr>
            <w:rFonts w:ascii="Times New Roman" w:hAnsi="Times New Roman"/>
            <w:sz w:val="24"/>
            <w:szCs w:val="24"/>
          </w:rPr>
          <w:t xml:space="preserve">However, our results for these measures were </w:t>
        </w:r>
        <w:proofErr w:type="gramStart"/>
        <w:r w:rsidRPr="00052DDD">
          <w:rPr>
            <w:rFonts w:ascii="Times New Roman" w:hAnsi="Times New Roman"/>
            <w:sz w:val="24"/>
            <w:szCs w:val="24"/>
          </w:rPr>
          <w:t>similar to</w:t>
        </w:r>
        <w:proofErr w:type="gramEnd"/>
        <w:r w:rsidRPr="00052DDD">
          <w:rPr>
            <w:rFonts w:ascii="Times New Roman" w:hAnsi="Times New Roman"/>
            <w:sz w:val="24"/>
            <w:szCs w:val="24"/>
          </w:rPr>
          <w:t xml:space="preserve"> those from daily mean and are not presented here. </w:t>
        </w:r>
      </w:ins>
    </w:p>
    <w:p w14:paraId="2EF80314" w14:textId="77777777" w:rsidR="004F34C7" w:rsidRPr="00052DDD" w:rsidRDefault="004F34C7" w:rsidP="004F34C7">
      <w:pPr>
        <w:pStyle w:val="ListParagraph"/>
        <w:numPr>
          <w:ilvl w:val="0"/>
          <w:numId w:val="7"/>
        </w:numPr>
        <w:spacing w:after="0" w:line="240" w:lineRule="auto"/>
        <w:jc w:val="both"/>
        <w:rPr>
          <w:ins w:id="641" w:author="Parks, Robbie M" w:date="2018-12-05T16:56:00Z"/>
          <w:rFonts w:ascii="Times New Roman" w:hAnsi="Times New Roman"/>
          <w:sz w:val="24"/>
          <w:szCs w:val="24"/>
        </w:rPr>
        <w:pPrChange w:id="642" w:author="Parks, Robbie M" w:date="2018-12-05T16:56:00Z">
          <w:pPr>
            <w:pStyle w:val="ListParagraph"/>
            <w:numPr>
              <w:numId w:val="7"/>
            </w:numPr>
            <w:spacing w:after="0" w:line="480" w:lineRule="auto"/>
            <w:ind w:hanging="360"/>
            <w:jc w:val="both"/>
          </w:pPr>
        </w:pPrChange>
      </w:pPr>
      <w:ins w:id="643" w:author="Parks, Robbie M" w:date="2018-12-05T16:56:00Z">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w:t>
        </w:r>
        <w:proofErr w:type="gramStart"/>
        <w:r w:rsidRPr="00052DDD">
          <w:rPr>
            <w:rFonts w:ascii="Times New Roman" w:hAnsi="Times New Roman"/>
            <w:sz w:val="24"/>
            <w:szCs w:val="24"/>
          </w:rPr>
          <w:t>similar to</w:t>
        </w:r>
        <w:proofErr w:type="gramEnd"/>
        <w:r w:rsidRPr="00052DDD">
          <w:rPr>
            <w:rFonts w:ascii="Times New Roman" w:hAnsi="Times New Roman"/>
            <w:sz w:val="24"/>
            <w:szCs w:val="24"/>
          </w:rPr>
          <w:t xml:space="preserve"> the single variable model, due to the collinearity of other measures with mean monthly temperature.</w:t>
        </w:r>
      </w:ins>
    </w:p>
    <w:p w14:paraId="7237DBC6" w14:textId="77777777" w:rsidR="004F34C7" w:rsidRPr="004F34C7" w:rsidRDefault="004F34C7" w:rsidP="004F34C7">
      <w:pPr>
        <w:spacing w:line="240" w:lineRule="auto"/>
        <w:jc w:val="both"/>
        <w:rPr>
          <w:ins w:id="644" w:author="Parks, Robbie M" w:date="2018-12-05T16:44:00Z"/>
          <w:rFonts w:ascii="Times New Roman" w:hAnsi="Times New Roman"/>
          <w:i/>
          <w:sz w:val="24"/>
          <w:szCs w:val="24"/>
          <w:rPrChange w:id="645" w:author="Parks, Robbie M" w:date="2018-12-05T16:56:00Z">
            <w:rPr>
              <w:ins w:id="646" w:author="Parks, Robbie M" w:date="2018-12-05T16:44:00Z"/>
              <w:rFonts w:ascii="Times New Roman" w:hAnsi="Times New Roman"/>
              <w:sz w:val="24"/>
              <w:szCs w:val="24"/>
            </w:rPr>
          </w:rPrChange>
        </w:rPr>
        <w:pPrChange w:id="647" w:author="Parks, Robbie M" w:date="2018-12-05T16:56:00Z">
          <w:pPr>
            <w:pStyle w:val="ListParagraph"/>
            <w:numPr>
              <w:numId w:val="10"/>
            </w:numPr>
            <w:spacing w:line="240" w:lineRule="auto"/>
            <w:ind w:hanging="360"/>
            <w:jc w:val="both"/>
          </w:pPr>
        </w:pPrChange>
      </w:pPr>
    </w:p>
    <w:p w14:paraId="31D107E6" w14:textId="77777777" w:rsidR="008C666B" w:rsidRDefault="008C666B" w:rsidP="004F34C7">
      <w:pPr>
        <w:spacing w:after="0" w:line="240" w:lineRule="auto"/>
        <w:jc w:val="both"/>
        <w:rPr>
          <w:ins w:id="648" w:author="Parks, Robbie M" w:date="2018-12-05T16:44:00Z"/>
          <w:rFonts w:ascii="Times New Roman" w:hAnsi="Times New Roman"/>
          <w:i/>
          <w:sz w:val="24"/>
          <w:szCs w:val="24"/>
        </w:rPr>
        <w:pPrChange w:id="649" w:author="Parks, Robbie M" w:date="2018-12-05T16:56:00Z">
          <w:pPr>
            <w:spacing w:after="0" w:line="480" w:lineRule="auto"/>
            <w:jc w:val="both"/>
          </w:pPr>
        </w:pPrChange>
      </w:pPr>
      <w:ins w:id="650" w:author="Parks, Robbie M" w:date="2018-12-05T16:44:00Z">
        <w:r>
          <w:rPr>
            <w:rFonts w:ascii="Times New Roman" w:hAnsi="Times New Roman"/>
            <w:i/>
            <w:sz w:val="24"/>
            <w:szCs w:val="24"/>
          </w:rPr>
          <w:t>Strengths and limitations</w:t>
        </w:r>
      </w:ins>
    </w:p>
    <w:p w14:paraId="3B28D4FA" w14:textId="60FDE13C" w:rsidR="008C666B" w:rsidRDefault="008C666B" w:rsidP="004F34C7">
      <w:pPr>
        <w:pStyle w:val="ListParagraph"/>
        <w:numPr>
          <w:ilvl w:val="0"/>
          <w:numId w:val="7"/>
        </w:numPr>
        <w:spacing w:after="0" w:line="240" w:lineRule="auto"/>
        <w:jc w:val="both"/>
        <w:rPr>
          <w:ins w:id="651" w:author="Parks, Robbie M" w:date="2018-12-05T16:54:00Z"/>
          <w:rFonts w:ascii="Times New Roman" w:hAnsi="Times New Roman"/>
          <w:sz w:val="24"/>
          <w:szCs w:val="24"/>
        </w:rPr>
        <w:pPrChange w:id="652" w:author="Parks, Robbie M" w:date="2018-12-05T16:56:00Z">
          <w:pPr>
            <w:pStyle w:val="ListParagraph"/>
            <w:numPr>
              <w:numId w:val="7"/>
            </w:numPr>
            <w:spacing w:after="0" w:line="480" w:lineRule="auto"/>
            <w:ind w:hanging="360"/>
            <w:jc w:val="both"/>
          </w:pPr>
        </w:pPrChange>
      </w:pPr>
      <w:ins w:id="653" w:author="Parks, Robbie M" w:date="2018-12-05T16:44:00Z">
        <w:r>
          <w:rPr>
            <w:rFonts w:ascii="Times New Roman" w:hAnsi="Times New Roman"/>
            <w:sz w:val="24"/>
            <w:szCs w:val="24"/>
          </w:rPr>
          <w:t xml:space="preserve">The strengths </w:t>
        </w:r>
      </w:ins>
      <w:ins w:id="654" w:author="Parks, Robbie M" w:date="2018-12-05T16:45:00Z">
        <w:r w:rsidRPr="008C666B">
          <w:rPr>
            <w:rFonts w:ascii="Times New Roman" w:hAnsi="Times New Roman"/>
            <w:sz w:val="24"/>
            <w:szCs w:val="24"/>
          </w:rPr>
          <w:t xml:space="preserve">of our study are its innovative methods of </w:t>
        </w:r>
      </w:ins>
      <w:ins w:id="655" w:author="Parks, Robbie M" w:date="2018-12-05T16:53:00Z">
        <w:r w:rsidR="00CE4492">
          <w:rPr>
            <w:rFonts w:ascii="Times New Roman" w:hAnsi="Times New Roman"/>
            <w:sz w:val="24"/>
            <w:szCs w:val="24"/>
          </w:rPr>
          <w:t>modelling</w:t>
        </w:r>
      </w:ins>
      <w:ins w:id="656" w:author="Parks, Robbie M" w:date="2018-12-05T16:45:00Z">
        <w:r>
          <w:rPr>
            <w:rFonts w:ascii="Times New Roman" w:hAnsi="Times New Roman"/>
            <w:sz w:val="24"/>
            <w:szCs w:val="24"/>
          </w:rPr>
          <w:t xml:space="preserve"> </w:t>
        </w:r>
      </w:ins>
      <w:ins w:id="657" w:author="Parks, Robbie M" w:date="2018-12-05T16:53:00Z">
        <w:r w:rsidR="00CE4492">
          <w:rPr>
            <w:rFonts w:ascii="Times New Roman" w:hAnsi="Times New Roman"/>
            <w:sz w:val="24"/>
            <w:szCs w:val="24"/>
          </w:rPr>
          <w:t>the association</w:t>
        </w:r>
      </w:ins>
      <w:ins w:id="658" w:author="Parks, Robbie M" w:date="2018-12-05T16:45:00Z">
        <w:r>
          <w:rPr>
            <w:rFonts w:ascii="Times New Roman" w:hAnsi="Times New Roman"/>
            <w:sz w:val="24"/>
            <w:szCs w:val="24"/>
          </w:rPr>
          <w:t xml:space="preserve"> of </w:t>
        </w:r>
      </w:ins>
      <w:ins w:id="659" w:author="Parks, Robbie M" w:date="2018-12-05T16:54:00Z">
        <w:r w:rsidR="00CE4492">
          <w:rPr>
            <w:rFonts w:ascii="Times New Roman" w:hAnsi="Times New Roman"/>
            <w:sz w:val="24"/>
            <w:szCs w:val="24"/>
          </w:rPr>
          <w:t xml:space="preserve">deaths from injuries with temperature </w:t>
        </w:r>
      </w:ins>
      <w:ins w:id="660" w:author="Parks, Robbie M" w:date="2018-12-05T16:45:00Z">
        <w:r w:rsidRPr="008C666B">
          <w:rPr>
            <w:rFonts w:ascii="Times New Roman" w:hAnsi="Times New Roman"/>
            <w:sz w:val="24"/>
            <w:szCs w:val="24"/>
          </w:rPr>
          <w:t xml:space="preserve">over space and time, by age group and </w:t>
        </w:r>
      </w:ins>
      <w:ins w:id="661" w:author="Parks, Robbie M" w:date="2018-12-05T16:54:00Z">
        <w:r w:rsidR="00CE4492">
          <w:rPr>
            <w:rFonts w:ascii="Times New Roman" w:hAnsi="Times New Roman"/>
            <w:sz w:val="24"/>
            <w:szCs w:val="24"/>
          </w:rPr>
          <w:t>type</w:t>
        </w:r>
      </w:ins>
      <w:ins w:id="662" w:author="Parks, Robbie M" w:date="2018-12-05T16:45:00Z">
        <w:r w:rsidRPr="008C666B">
          <w:rPr>
            <w:rFonts w:ascii="Times New Roman" w:hAnsi="Times New Roman"/>
            <w:sz w:val="24"/>
            <w:szCs w:val="24"/>
          </w:rPr>
          <w:t xml:space="preserve"> of </w:t>
        </w:r>
      </w:ins>
      <w:ins w:id="663" w:author="Parks, Robbie M" w:date="2018-12-05T16:54:00Z">
        <w:r w:rsidR="00CE4492">
          <w:rPr>
            <w:rFonts w:ascii="Times New Roman" w:hAnsi="Times New Roman"/>
            <w:sz w:val="24"/>
            <w:szCs w:val="24"/>
          </w:rPr>
          <w:t>injury</w:t>
        </w:r>
      </w:ins>
      <w:ins w:id="664" w:author="Parks, Robbie M" w:date="2018-12-05T16:45:00Z">
        <w:r w:rsidRPr="008C666B">
          <w:rPr>
            <w:rFonts w:ascii="Times New Roman" w:hAnsi="Times New Roman"/>
            <w:sz w:val="24"/>
            <w:szCs w:val="24"/>
          </w:rPr>
          <w:t xml:space="preserve">; using </w:t>
        </w:r>
      </w:ins>
      <w:ins w:id="665" w:author="Parks, Robbie M" w:date="2018-12-05T16:53:00Z">
        <w:r w:rsidR="00263D2E">
          <w:rPr>
            <w:rFonts w:ascii="Times New Roman" w:hAnsi="Times New Roman"/>
            <w:sz w:val="24"/>
            <w:szCs w:val="24"/>
          </w:rPr>
          <w:t>monthly temperature data to reflect large-scale changes in temperature, reflective of potential changes in long-term climate</w:t>
        </w:r>
      </w:ins>
      <w:ins w:id="666" w:author="Parks, Robbie M" w:date="2018-12-05T16:54:00Z">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ins>
      <w:ins w:id="667" w:author="Parks, Robbie M" w:date="2018-12-05T16:53:00Z">
        <w:r w:rsidR="00263D2E">
          <w:rPr>
            <w:rFonts w:ascii="Times New Roman" w:hAnsi="Times New Roman"/>
            <w:sz w:val="24"/>
            <w:szCs w:val="24"/>
          </w:rPr>
          <w:t>.</w:t>
        </w:r>
      </w:ins>
    </w:p>
    <w:p w14:paraId="363AC220" w14:textId="4D7AA5E1" w:rsidR="00B95386" w:rsidRPr="004F34C7" w:rsidRDefault="00E13195" w:rsidP="004F34C7">
      <w:pPr>
        <w:pStyle w:val="ListParagraph"/>
        <w:numPr>
          <w:ilvl w:val="0"/>
          <w:numId w:val="7"/>
        </w:numPr>
        <w:spacing w:after="0" w:line="240" w:lineRule="auto"/>
        <w:jc w:val="both"/>
        <w:rPr>
          <w:rFonts w:ascii="Times New Roman" w:hAnsi="Times New Roman"/>
          <w:sz w:val="24"/>
          <w:szCs w:val="24"/>
          <w:rPrChange w:id="668" w:author="Parks, Robbie M" w:date="2018-12-05T16:56:00Z">
            <w:rPr>
              <w:i/>
            </w:rPr>
          </w:rPrChange>
        </w:rPr>
        <w:pPrChange w:id="669" w:author="Parks, Robbie M" w:date="2018-12-05T16:56:00Z">
          <w:pPr>
            <w:pStyle w:val="ListParagraph"/>
            <w:numPr>
              <w:numId w:val="10"/>
            </w:numPr>
            <w:spacing w:line="240" w:lineRule="auto"/>
            <w:ind w:hanging="360"/>
            <w:jc w:val="both"/>
          </w:pPr>
        </w:pPrChange>
      </w:pPr>
      <w:ins w:id="670" w:author="Parks, Robbie M" w:date="2018-12-05T16:55:00Z">
        <w:r>
          <w:rPr>
            <w:rFonts w:ascii="Times New Roman" w:hAnsi="Times New Roman"/>
            <w:sz w:val="24"/>
            <w:szCs w:val="24"/>
          </w:rPr>
          <w:t xml:space="preserve">A limitation is that we did not investigate effects on a county scale, due to limitations in computing capacity. </w:t>
        </w:r>
      </w:ins>
      <w:del w:id="671" w:author="Parks, Robbie M" w:date="2018-12-05T16:30:00Z">
        <w:r w:rsidR="001A74D3" w:rsidRPr="004F34C7" w:rsidDel="00E92AEA">
          <w:rPr>
            <w:rFonts w:ascii="Times New Roman" w:hAnsi="Times New Roman"/>
            <w:sz w:val="24"/>
            <w:szCs w:val="24"/>
            <w:rPrChange w:id="672" w:author="Parks, Robbie M" w:date="2018-12-05T16:56:00Z">
              <w:rPr/>
            </w:rPrChange>
          </w:rPr>
          <w:delText xml:space="preserve"> (though </w:delText>
        </w:r>
        <w:r w:rsidR="00FC385E" w:rsidRPr="004F34C7" w:rsidDel="00E92AEA">
          <w:rPr>
            <w:rFonts w:ascii="Times New Roman" w:hAnsi="Times New Roman"/>
            <w:sz w:val="24"/>
            <w:szCs w:val="24"/>
            <w:rPrChange w:id="673" w:author="Parks, Robbie M" w:date="2018-12-05T16:56:00Z">
              <w:rPr/>
            </w:rPrChange>
          </w:rPr>
          <w:delText>to a lesser degree</w:delText>
        </w:r>
        <w:r w:rsidR="001A74D3" w:rsidRPr="004F34C7" w:rsidDel="00E92AEA">
          <w:rPr>
            <w:rFonts w:ascii="Times New Roman" w:hAnsi="Times New Roman"/>
            <w:sz w:val="24"/>
            <w:szCs w:val="24"/>
            <w:rPrChange w:id="674" w:author="Parks, Robbie M" w:date="2018-12-05T16:56:00Z">
              <w:rPr/>
            </w:rPrChange>
          </w:rPr>
          <w:delText>)</w:delText>
        </w:r>
      </w:del>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675" w:author="Parks, Robbie M" w:date="2018-12-05T16:43:00Z"/>
          <w:rFonts w:ascii="Times New Roman" w:hAnsi="Times New Roman"/>
          <w:b/>
          <w:sz w:val="24"/>
          <w:szCs w:val="24"/>
        </w:rPr>
      </w:pPr>
      <w:del w:id="676"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677" w:author="Parks, Robbie M" w:date="2018-12-05T16:57:00Z"/>
          <w:rFonts w:ascii="Times New Roman" w:hAnsi="Times New Roman"/>
          <w:i/>
          <w:sz w:val="24"/>
          <w:szCs w:val="24"/>
        </w:rPr>
      </w:pPr>
      <w:r w:rsidRPr="00843ACB">
        <w:rPr>
          <w:rFonts w:ascii="Times New Roman" w:hAnsi="Times New Roman"/>
          <w:i/>
          <w:sz w:val="24"/>
          <w:szCs w:val="24"/>
        </w:rPr>
        <w:t>General</w:t>
      </w:r>
      <w:ins w:id="678" w:author="Parks, Robbie M" w:date="2018-12-05T16:56:00Z">
        <w:r w:rsidR="00E13195">
          <w:rPr>
            <w:rFonts w:ascii="Times New Roman" w:hAnsi="Times New Roman"/>
            <w:i/>
            <w:sz w:val="24"/>
            <w:szCs w:val="24"/>
          </w:rPr>
          <w:t xml:space="preserve"> discussion</w:t>
        </w:r>
      </w:ins>
    </w:p>
    <w:p w14:paraId="2B72F5CE" w14:textId="445B9E5B" w:rsidR="002365A9" w:rsidRPr="002365A9" w:rsidRDefault="002365A9" w:rsidP="002365A9">
      <w:pPr>
        <w:pStyle w:val="ListParagraph"/>
        <w:numPr>
          <w:ilvl w:val="0"/>
          <w:numId w:val="10"/>
        </w:numPr>
        <w:spacing w:after="0" w:line="240" w:lineRule="auto"/>
        <w:jc w:val="both"/>
        <w:rPr>
          <w:rFonts w:ascii="Times New Roman" w:hAnsi="Times New Roman"/>
          <w:i/>
          <w:sz w:val="24"/>
          <w:szCs w:val="24"/>
          <w:rPrChange w:id="679" w:author="Parks, Robbie M" w:date="2018-12-05T16:57:00Z">
            <w:rPr/>
          </w:rPrChange>
        </w:rPr>
        <w:pPrChange w:id="680" w:author="Parks, Robbie M" w:date="2018-12-05T16:57:00Z">
          <w:pPr>
            <w:spacing w:after="0" w:line="240" w:lineRule="auto"/>
            <w:jc w:val="both"/>
          </w:pPr>
        </w:pPrChange>
      </w:pPr>
      <w:ins w:id="681" w:author="Parks, Robbie M" w:date="2018-12-05T16:57:00Z">
        <w:r>
          <w:rPr>
            <w:rFonts w:ascii="Times New Roman" w:hAnsi="Times New Roman"/>
            <w:sz w:val="24"/>
            <w:szCs w:val="24"/>
          </w:rPr>
          <w:t xml:space="preserve">We have used </w:t>
        </w:r>
      </w:ins>
      <w:ins w:id="682" w:author="Parks, Robbie M" w:date="2018-12-05T17:00:00Z">
        <w:r w:rsidR="00AA6EF0">
          <w:rPr>
            <w:rFonts w:ascii="Times New Roman" w:hAnsi="Times New Roman"/>
            <w:sz w:val="24"/>
            <w:szCs w:val="24"/>
          </w:rPr>
          <w:t>a novel Bayesian spatio-temporal model to estimate changes in deaths from injury</w:t>
        </w:r>
      </w:ins>
      <w:ins w:id="683" w:author="Parks, Robbie M" w:date="2018-12-05T17:12:00Z">
        <w:r w:rsidR="008F3D09">
          <w:rPr>
            <w:rFonts w:ascii="Times New Roman" w:hAnsi="Times New Roman"/>
            <w:sz w:val="24"/>
            <w:szCs w:val="24"/>
          </w:rPr>
          <w:t>, by age group and sex in the USA</w:t>
        </w:r>
      </w:ins>
      <w:ins w:id="684"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lastRenderedPageBreak/>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6ED609D4" w14:textId="4A38DEC8" w:rsidR="00B95A90" w:rsidRPr="00843ACB" w:rsidRDefault="008D5A41" w:rsidP="00843ACB">
      <w:pPr>
        <w:pStyle w:val="ListParagraph"/>
        <w:numPr>
          <w:ilvl w:val="0"/>
          <w:numId w:val="10"/>
        </w:numPr>
        <w:spacing w:after="0" w:line="240" w:lineRule="auto"/>
        <w:jc w:val="both"/>
        <w:rPr>
          <w:rFonts w:ascii="Times New Roman" w:hAnsi="Times New Roman"/>
          <w:sz w:val="24"/>
          <w:szCs w:val="24"/>
        </w:rPr>
      </w:pPr>
      <w:ins w:id="685" w:author="Parks, Robbie M" w:date="2018-12-05T17:13:00Z">
        <w:r>
          <w:rPr>
            <w:rFonts w:ascii="Times New Roman" w:hAnsi="Times New Roman"/>
            <w:sz w:val="24"/>
            <w:szCs w:val="24"/>
          </w:rPr>
          <w:t>The a</w:t>
        </w:r>
      </w:ins>
      <w:del w:id="686"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687" w:author="Parks, Robbie M" w:date="2018-12-05T17:13:00Z">
        <w:r w:rsidR="006B1E2F">
          <w:rPr>
            <w:rFonts w:ascii="Times New Roman" w:hAnsi="Times New Roman"/>
            <w:sz w:val="24"/>
            <w:szCs w:val="24"/>
          </w:rPr>
          <w:t>However, d</w:t>
        </w:r>
      </w:ins>
      <w:del w:id="688"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689"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690"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ins w:id="691" w:author="Parks, Robbie M" w:date="2018-12-05T17:13:00Z">
        <w:r w:rsidR="006B1E2F" w:rsidDel="006B1E2F">
          <w:rPr>
            <w:rFonts w:ascii="Times New Roman" w:hAnsi="Times New Roman"/>
            <w:sz w:val="24"/>
            <w:szCs w:val="24"/>
          </w:rPr>
          <w:t xml:space="preserve"> </w:t>
        </w:r>
      </w:ins>
      <w:del w:id="692" w:author="Parks, Robbie M" w:date="2018-12-05T17:13:00Z">
        <w:r w:rsidR="00B95A90" w:rsidDel="006B1E2F">
          <w:rPr>
            <w:rFonts w:ascii="Times New Roman" w:hAnsi="Times New Roman"/>
            <w:sz w:val="24"/>
            <w:szCs w:val="24"/>
          </w:rPr>
          <w:delText xml:space="preserve"> </w:delText>
        </w:r>
      </w:del>
      <w:del w:id="693" w:author="Parks, Robbie M" w:date="2018-12-05T17:01:00Z">
        <w:r w:rsidR="00B95A90" w:rsidDel="005864E5">
          <w:rPr>
            <w:rFonts w:ascii="Times New Roman" w:hAnsi="Times New Roman"/>
            <w:sz w:val="24"/>
            <w:szCs w:val="24"/>
          </w:rPr>
          <w:delText xml:space="preserve">also </w:delText>
        </w:r>
      </w:del>
      <w:del w:id="694" w:author="Parks, Robbie M" w:date="2018-12-05T17:13:00Z">
        <w:r w:rsidR="00B95A90" w:rsidDel="006B1E2F">
          <w:rPr>
            <w:rFonts w:ascii="Times New Roman" w:hAnsi="Times New Roman"/>
            <w:sz w:val="24"/>
            <w:szCs w:val="24"/>
          </w:rPr>
          <w:delText>in</w:delText>
        </w:r>
      </w:del>
      <w:del w:id="695"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696" w:author="Parks, Robbie M" w:date="2018-12-05T16:56:00Z">
        <w:r w:rsidR="00E13195">
          <w:rPr>
            <w:rFonts w:ascii="Times New Roman" w:hAnsi="Times New Roman"/>
            <w:i/>
            <w:sz w:val="24"/>
            <w:szCs w:val="24"/>
          </w:rPr>
          <w:t xml:space="preserve"> discussion</w:t>
        </w:r>
      </w:ins>
    </w:p>
    <w:p w14:paraId="362EB49C" w14:textId="13271880" w:rsidR="002B3894" w:rsidRDefault="006942E2" w:rsidP="00843ACB">
      <w:pPr>
        <w:pStyle w:val="ListParagraph"/>
        <w:numPr>
          <w:ilvl w:val="0"/>
          <w:numId w:val="7"/>
        </w:numPr>
        <w:spacing w:after="0" w:line="240" w:lineRule="auto"/>
        <w:jc w:val="both"/>
        <w:rPr>
          <w:ins w:id="697" w:author="Parks, Robbie M" w:date="2018-12-05T17:17:00Z"/>
          <w:rFonts w:ascii="Times New Roman" w:hAnsi="Times New Roman"/>
          <w:sz w:val="24"/>
          <w:szCs w:val="24"/>
        </w:rPr>
      </w:pPr>
      <w:ins w:id="698" w:author="Parks, Robbie M" w:date="2018-12-05T17:21:00Z">
        <w:r>
          <w:rPr>
            <w:rFonts w:ascii="Times New Roman" w:hAnsi="Times New Roman"/>
            <w:sz w:val="24"/>
            <w:szCs w:val="24"/>
          </w:rPr>
          <w:t>Research</w:t>
        </w:r>
      </w:ins>
      <w:ins w:id="699" w:author="Parks, Robbie M" w:date="2018-12-05T17:17:00Z">
        <w:r w:rsidR="006F7CFD">
          <w:rPr>
            <w:rFonts w:ascii="Times New Roman" w:hAnsi="Times New Roman"/>
            <w:sz w:val="24"/>
            <w:szCs w:val="24"/>
          </w:rPr>
          <w:t xml:space="preserve"> in Canada </w:t>
        </w:r>
      </w:ins>
      <w:ins w:id="700" w:author="Parks, Robbie M" w:date="2018-12-05T17:21:00Z">
        <w:r>
          <w:rPr>
            <w:rFonts w:ascii="Times New Roman" w:hAnsi="Times New Roman"/>
            <w:sz w:val="24"/>
            <w:szCs w:val="24"/>
          </w:rPr>
          <w:t>has</w:t>
        </w:r>
      </w:ins>
      <w:ins w:id="701" w:author="Parks, Robbie M" w:date="2018-12-05T17:17:00Z">
        <w:r w:rsidR="006F7CFD">
          <w:rPr>
            <w:rFonts w:ascii="Times New Roman" w:hAnsi="Times New Roman"/>
            <w:sz w:val="24"/>
            <w:szCs w:val="24"/>
          </w:rPr>
          <w:t xml:space="preserve"> shown that there is m</w:t>
        </w:r>
      </w:ins>
      <w:del w:id="702"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703" w:author="Parks, Robbie M" w:date="2018-12-05T17:17:00Z">
        <w:r w:rsidR="00730CB0" w:rsidDel="006F7CFD">
          <w:rPr>
            <w:rFonts w:ascii="Times New Roman" w:hAnsi="Times New Roman"/>
            <w:sz w:val="24"/>
            <w:szCs w:val="24"/>
          </w:rPr>
          <w:delText>correlated with higher temperature</w:delText>
        </w:r>
      </w:del>
      <w:ins w:id="704"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7CA96F04" w:rsidR="0047294F" w:rsidRDefault="00E17F7C" w:rsidP="00843ACB">
      <w:pPr>
        <w:pStyle w:val="ListParagraph"/>
        <w:numPr>
          <w:ilvl w:val="0"/>
          <w:numId w:val="7"/>
        </w:numPr>
        <w:spacing w:after="0" w:line="240" w:lineRule="auto"/>
        <w:jc w:val="both"/>
        <w:rPr>
          <w:ins w:id="705" w:author="Parks, Robbie M" w:date="2018-12-05T17:22:00Z"/>
          <w:rFonts w:ascii="Times New Roman" w:hAnsi="Times New Roman"/>
          <w:sz w:val="24"/>
          <w:szCs w:val="24"/>
        </w:rPr>
      </w:pPr>
      <w:r w:rsidRPr="008D4556">
        <w:rPr>
          <w:rFonts w:ascii="Times New Roman" w:hAnsi="Times New Roman"/>
          <w:sz w:val="24"/>
          <w:szCs w:val="24"/>
        </w:rPr>
        <w:t>Young</w:t>
      </w:r>
      <w:ins w:id="706"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707" w:author="Parks, Robbie M" w:date="2018-12-05T17:22:00Z">
        <w:r w:rsidR="00D52831">
          <w:rPr>
            <w:rFonts w:ascii="Times New Roman" w:hAnsi="Times New Roman"/>
            <w:sz w:val="24"/>
            <w:szCs w:val="24"/>
          </w:rPr>
          <w:t>those over 80 years</w:t>
        </w:r>
      </w:ins>
      <w:del w:id="708"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709" w:author="Parks, Robbie M" w:date="2018-12-05T17:22:00Z">
        <w:r w:rsidR="0047294F">
          <w:rPr>
            <w:rFonts w:ascii="Times New Roman" w:hAnsi="Times New Roman"/>
            <w:sz w:val="24"/>
            <w:szCs w:val="24"/>
          </w:rPr>
          <w:t xml:space="preserve"> if amount of driving increases with temperature anomaly</w:t>
        </w:r>
      </w:ins>
      <w:r w:rsidRPr="008D4556">
        <w:rPr>
          <w:rFonts w:ascii="Times New Roman" w:hAnsi="Times New Roman"/>
          <w:sz w:val="24"/>
          <w:szCs w:val="24"/>
        </w:rPr>
        <w:t xml:space="preserve"> (</w:t>
      </w:r>
      <w:r w:rsidR="004069AE">
        <w:fldChar w:fldCharType="begin"/>
      </w:r>
      <w:r w:rsidR="004069AE">
        <w:instrText xml:space="preserve"> HYPERLINK "http://www.iihs.org/iihs/topics/t/teenagers/fatalityfacts/teenagers/2016" </w:instrText>
      </w:r>
      <w:r w:rsidR="004069AE">
        <w:fldChar w:fldCharType="separate"/>
      </w:r>
      <w:r w:rsidRPr="008D4556">
        <w:rPr>
          <w:rStyle w:val="Hyperlink"/>
          <w:rFonts w:ascii="Times New Roman" w:hAnsi="Times New Roman"/>
          <w:sz w:val="24"/>
          <w:szCs w:val="24"/>
        </w:rPr>
        <w:t>link</w:t>
      </w:r>
      <w:r w:rsidR="004069AE">
        <w:rPr>
          <w:rStyle w:val="Hyperlink"/>
          <w:rFonts w:ascii="Times New Roman" w:hAnsi="Times New Roman"/>
          <w:sz w:val="24"/>
          <w:szCs w:val="24"/>
        </w:rPr>
        <w:fldChar w:fldCharType="end"/>
      </w:r>
      <w:r w:rsidRPr="008D4556">
        <w:rPr>
          <w:rFonts w:ascii="Times New Roman" w:hAnsi="Times New Roman"/>
          <w:sz w:val="24"/>
          <w:szCs w:val="24"/>
        </w:rPr>
        <w:t>)</w:t>
      </w:r>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r w:rsidR="004069AE">
        <w:fldChar w:fldCharType="begin"/>
      </w:r>
      <w:r w:rsidR="004069AE">
        <w:instrText xml:space="preserve"> HYPERLINK "http://www.iihs.org/iihs/topics/t/teenagers/fatalityfacts/teenagers/2016" </w:instrText>
      </w:r>
      <w:r w:rsidR="004069AE">
        <w:fldChar w:fldCharType="separate"/>
      </w:r>
      <w:r w:rsidRPr="00636C9B">
        <w:rPr>
          <w:rStyle w:val="Hyperlink"/>
          <w:rFonts w:ascii="Times New Roman" w:hAnsi="Times New Roman"/>
          <w:sz w:val="24"/>
          <w:szCs w:val="24"/>
        </w:rPr>
        <w:t>link</w:t>
      </w:r>
      <w:r w:rsidR="004069AE">
        <w:rPr>
          <w:rStyle w:val="Hyperlink"/>
          <w:rFonts w:ascii="Times New Roman" w:hAnsi="Times New Roman"/>
          <w:sz w:val="24"/>
          <w:szCs w:val="24"/>
        </w:rPr>
        <w:fldChar w:fldCharType="end"/>
      </w:r>
      <w:r w:rsidRPr="00636C9B">
        <w:rPr>
          <w:rFonts w:ascii="Times New Roman" w:hAnsi="Times New Roman"/>
          <w:sz w:val="24"/>
          <w:szCs w:val="24"/>
        </w:rPr>
        <w:t>)</w:t>
      </w:r>
    </w:p>
    <w:p w14:paraId="0AC5D084" w14:textId="0EFF9D25"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710" w:author="Parks, Robbie M" w:date="2018-12-05T17:17:00Z">
        <w:r>
          <w:rPr>
            <w:rFonts w:ascii="Times New Roman" w:hAnsi="Times New Roman"/>
            <w:sz w:val="24"/>
            <w:szCs w:val="24"/>
          </w:rPr>
          <w:t>Further, d</w:t>
        </w:r>
      </w:ins>
      <w:del w:id="711"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712"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713" w:author="Parks, Robbie M" w:date="2018-12-05T17:18:00Z">
        <w:r>
          <w:rPr>
            <w:rFonts w:ascii="Times New Roman" w:hAnsi="Times New Roman"/>
            <w:sz w:val="24"/>
            <w:szCs w:val="24"/>
          </w:rPr>
          <w:t xml:space="preserve"> </w:t>
        </w:r>
      </w:ins>
    </w:p>
    <w:p w14:paraId="23942E08" w14:textId="77777777" w:rsidR="009E4B56" w:rsidRPr="008D4556" w:rsidRDefault="002B3894" w:rsidP="009E4B56">
      <w:pPr>
        <w:pStyle w:val="ListParagraph"/>
        <w:numPr>
          <w:ilvl w:val="0"/>
          <w:numId w:val="7"/>
        </w:numPr>
        <w:spacing w:after="0" w:line="240" w:lineRule="auto"/>
        <w:jc w:val="both"/>
        <w:rPr>
          <w:ins w:id="714" w:author="Parks, Robbie M" w:date="2018-12-05T17:19:00Z"/>
          <w:rFonts w:ascii="Times New Roman" w:hAnsi="Times New Roman"/>
          <w:sz w:val="24"/>
          <w:szCs w:val="24"/>
        </w:rPr>
      </w:pPr>
      <w:ins w:id="715" w:author="Parks, Robbie M" w:date="2018-12-05T17:17:00Z">
        <w:r>
          <w:rPr>
            <w:rFonts w:ascii="Times New Roman" w:hAnsi="Times New Roman"/>
            <w:sz w:val="24"/>
            <w:szCs w:val="24"/>
          </w:rPr>
          <w:t>w</w:t>
        </w:r>
      </w:ins>
      <w:del w:id="716"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717" w:author="Parks, Robbie M" w:date="2018-12-05T17:19:00Z">
        <w:r w:rsidR="009E4B56">
          <w:rPr>
            <w:rFonts w:ascii="Times New Roman" w:hAnsi="Times New Roman"/>
            <w:sz w:val="24"/>
            <w:szCs w:val="24"/>
          </w:rPr>
          <w:t>If alcohol consumption increases with temperature anomaly,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718"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719" w:author="Parks, Robbie M" w:date="2018-12-05T17:19:00Z"/>
          <w:rStyle w:val="Hyperlink"/>
          <w:rFonts w:ascii="Times New Roman" w:hAnsi="Times New Roman"/>
          <w:i/>
          <w:sz w:val="24"/>
          <w:szCs w:val="24"/>
        </w:rPr>
      </w:pPr>
      <w:del w:id="720"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721"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722"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723"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724" w:author="Parks, Robbie M" w:date="2018-12-05T17:23:00Z">
        <w:r w:rsidR="007E2E1B" w:rsidRPr="00636C9B" w:rsidDel="00A850C6">
          <w:rPr>
            <w:rFonts w:ascii="Times New Roman" w:hAnsi="Times New Roman"/>
            <w:sz w:val="24"/>
            <w:szCs w:val="24"/>
          </w:rPr>
          <w:delText xml:space="preserve">could </w:delText>
        </w:r>
      </w:del>
      <w:ins w:id="725"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726"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727"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728"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729" w:author="Parks, Robbie M" w:date="2018-12-05T17:30:00Z">
        <w:r w:rsidR="009B5A29" w:rsidDel="004E0D21">
          <w:rPr>
            <w:rFonts w:ascii="Times New Roman" w:hAnsi="Times New Roman"/>
            <w:sz w:val="24"/>
            <w:szCs w:val="24"/>
          </w:rPr>
          <w:delText>weather</w:delText>
        </w:r>
      </w:del>
      <w:ins w:id="730"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731" w:author="Parks, Robbie M" w:date="2018-12-05T17:23:00Z">
        <w:r w:rsidR="009B5A29" w:rsidDel="002268D5">
          <w:rPr>
            <w:rFonts w:ascii="Times New Roman" w:hAnsi="Times New Roman"/>
            <w:sz w:val="24"/>
            <w:szCs w:val="24"/>
          </w:rPr>
          <w:delText>less of a factor</w:delText>
        </w:r>
      </w:del>
      <w:ins w:id="732"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733"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734"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735" w:author="Parks, Robbie M" w:date="2018-12-05T17:28:00Z">
        <w:r w:rsidDel="00C969BF">
          <w:rPr>
            <w:rFonts w:ascii="Times New Roman" w:hAnsi="Times New Roman"/>
            <w:sz w:val="24"/>
            <w:szCs w:val="24"/>
          </w:rPr>
          <w:delText xml:space="preserve">likely </w:delText>
        </w:r>
      </w:del>
      <w:ins w:id="736" w:author="Parks, Robbie M" w:date="2018-12-05T17:28:00Z">
        <w:r w:rsidR="00C969BF">
          <w:rPr>
            <w:rFonts w:ascii="Times New Roman" w:hAnsi="Times New Roman"/>
            <w:sz w:val="24"/>
            <w:szCs w:val="24"/>
          </w:rPr>
          <w:t>popular</w:t>
        </w:r>
        <w:r w:rsidR="00C969BF">
          <w:rPr>
            <w:rFonts w:ascii="Times New Roman" w:hAnsi="Times New Roman"/>
            <w:sz w:val="24"/>
            <w:szCs w:val="24"/>
          </w:rPr>
          <w:t xml:space="preserve"> </w:t>
        </w:r>
      </w:ins>
      <w:r>
        <w:rPr>
          <w:rFonts w:ascii="Times New Roman" w:hAnsi="Times New Roman"/>
          <w:sz w:val="24"/>
          <w:szCs w:val="24"/>
        </w:rPr>
        <w:t xml:space="preserve">in </w:t>
      </w:r>
      <w:del w:id="737"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63BE021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738" w:author="Parks, Robbie M" w:date="2018-12-05T17:24:00Z">
        <w:r w:rsidR="00F306C6">
          <w:rPr>
            <w:rFonts w:ascii="Times New Roman" w:hAnsi="Times New Roman"/>
            <w:sz w:val="24"/>
            <w:szCs w:val="24"/>
          </w:rPr>
          <w:t xml:space="preserve"> Anomalous temperature could affect the likelihood that young people </w:t>
        </w:r>
      </w:ins>
      <w:ins w:id="739" w:author="Parks, Robbie M" w:date="2018-12-05T17:25:00Z">
        <w:r w:rsidR="00F306C6">
          <w:rPr>
            <w:rFonts w:ascii="Times New Roman" w:hAnsi="Times New Roman"/>
            <w:sz w:val="24"/>
            <w:szCs w:val="24"/>
          </w:rPr>
          <w:t>swim in natural water, as those from deprived backgrounds likely not have 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740" w:author="Parks, Robbie M" w:date="2018-12-05T17:25:00Z"/>
          <w:rFonts w:ascii="Times New Roman" w:hAnsi="Times New Roman"/>
          <w:sz w:val="24"/>
          <w:szCs w:val="24"/>
        </w:rPr>
      </w:pPr>
      <w:del w:id="741"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742" w:author="Parks, Robbie M" w:date="2018-12-05T17:24:00Z"/>
          <w:rFonts w:ascii="Times New Roman" w:hAnsi="Times New Roman"/>
          <w:sz w:val="24"/>
          <w:szCs w:val="24"/>
        </w:rPr>
      </w:pPr>
      <w:del w:id="743"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744"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745" w:author="Parks, Robbie M" w:date="2018-12-05T17:27:00Z">
        <w:r>
          <w:rPr>
            <w:rFonts w:ascii="Times New Roman" w:hAnsi="Times New Roman"/>
            <w:sz w:val="24"/>
            <w:szCs w:val="24"/>
          </w:rPr>
          <w:t>There is generally m</w:t>
        </w:r>
      </w:ins>
      <w:del w:id="746"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747"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748"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749" w:author="Parks, Robbie M" w:date="2018-12-05T17:27:00Z">
        <w:r w:rsidR="00DE484C" w:rsidDel="0073193A">
          <w:rPr>
            <w:rFonts w:ascii="Times New Roman" w:hAnsi="Times New Roman"/>
            <w:sz w:val="24"/>
            <w:szCs w:val="24"/>
          </w:rPr>
          <w:delText xml:space="preserve"> </w:delText>
        </w:r>
      </w:del>
      <w:del w:id="750"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751"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752"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753" w:author="Parks, Robbie M" w:date="2018-12-05T17:27:00Z">
        <w:r>
          <w:rPr>
            <w:rFonts w:ascii="Times New Roman" w:hAnsi="Times New Roman"/>
            <w:sz w:val="24"/>
            <w:szCs w:val="24"/>
          </w:rPr>
          <w:t>, which increase</w:t>
        </w:r>
      </w:ins>
      <w:ins w:id="754" w:author="Parks, Robbie M" w:date="2018-12-05T17:30:00Z">
        <w:r w:rsidR="00CC27A3">
          <w:rPr>
            <w:rFonts w:ascii="Times New Roman" w:hAnsi="Times New Roman"/>
            <w:sz w:val="24"/>
            <w:szCs w:val="24"/>
          </w:rPr>
          <w:t>s</w:t>
        </w:r>
      </w:ins>
      <w:ins w:id="755" w:author="Parks, Robbie M" w:date="2018-12-05T17:27:00Z">
        <w:r>
          <w:rPr>
            <w:rFonts w:ascii="Times New Roman" w:hAnsi="Times New Roman"/>
            <w:sz w:val="24"/>
            <w:szCs w:val="24"/>
          </w:rPr>
          <w:t xml:space="preserve"> the </w:t>
        </w:r>
      </w:ins>
      <w:ins w:id="756" w:author="Parks, Robbie M" w:date="2018-12-05T17:30:00Z">
        <w:r w:rsidR="00CC27A3">
          <w:rPr>
            <w:rFonts w:ascii="Times New Roman" w:hAnsi="Times New Roman"/>
            <w:sz w:val="24"/>
            <w:szCs w:val="24"/>
          </w:rPr>
          <w:t>expected number</w:t>
        </w:r>
      </w:ins>
      <w:ins w:id="757" w:author="Parks, Robbie M" w:date="2018-12-05T17:27:00Z">
        <w:r>
          <w:rPr>
            <w:rFonts w:ascii="Times New Roman" w:hAnsi="Times New Roman"/>
            <w:sz w:val="24"/>
            <w:szCs w:val="24"/>
          </w:rPr>
          <w:t xml:space="preserve"> of argument</w:t>
        </w:r>
      </w:ins>
      <w:ins w:id="758" w:author="Parks, Robbie M" w:date="2018-12-05T17:30:00Z">
        <w:r w:rsidR="00CC27A3">
          <w:rPr>
            <w:rFonts w:ascii="Times New Roman" w:hAnsi="Times New Roman"/>
            <w:sz w:val="24"/>
            <w:szCs w:val="24"/>
          </w:rPr>
          <w:t>s</w:t>
        </w:r>
      </w:ins>
      <w:ins w:id="759" w:author="Parks, Robbie M" w:date="2018-12-05T17:27:00Z">
        <w:r>
          <w:rPr>
            <w:rFonts w:ascii="Times New Roman" w:hAnsi="Times New Roman"/>
            <w:sz w:val="24"/>
            <w:szCs w:val="24"/>
          </w:rPr>
          <w:t xml:space="preserve"> and conflict</w:t>
        </w:r>
      </w:ins>
      <w:ins w:id="760"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rsidP="00A27E88">
      <w:pPr>
        <w:pStyle w:val="ListParagraph"/>
        <w:numPr>
          <w:ilvl w:val="0"/>
          <w:numId w:val="7"/>
        </w:numPr>
        <w:spacing w:after="0" w:line="240" w:lineRule="auto"/>
        <w:jc w:val="both"/>
        <w:rPr>
          <w:del w:id="761" w:author="Parks, Robbie M" w:date="2018-12-05T17:27:00Z"/>
          <w:rFonts w:ascii="Times New Roman" w:hAnsi="Times New Roman"/>
          <w:sz w:val="24"/>
          <w:szCs w:val="24"/>
        </w:rPr>
        <w:pPrChange w:id="762" w:author="Parks, Robbie M" w:date="2018-12-05T17:31:00Z">
          <w:pPr>
            <w:pStyle w:val="ListParagraph"/>
            <w:numPr>
              <w:numId w:val="7"/>
            </w:numPr>
            <w:spacing w:after="0" w:line="240" w:lineRule="auto"/>
            <w:ind w:hanging="360"/>
            <w:jc w:val="both"/>
          </w:pPr>
        </w:pPrChange>
      </w:pPr>
      <w:ins w:id="763" w:author="Parks, Robbie M" w:date="2018-12-05T17:30:00Z">
        <w:r>
          <w:rPr>
            <w:rFonts w:ascii="Times New Roman" w:hAnsi="Times New Roman"/>
            <w:sz w:val="24"/>
            <w:szCs w:val="24"/>
          </w:rPr>
          <w:t xml:space="preserve">The general anger levels of humans is </w:t>
        </w:r>
      </w:ins>
      <w:ins w:id="764" w:author="Parks, Robbie M" w:date="2018-12-05T17:31:00Z">
        <w:r>
          <w:rPr>
            <w:rFonts w:ascii="Times New Roman" w:hAnsi="Times New Roman"/>
            <w:sz w:val="24"/>
            <w:szCs w:val="24"/>
          </w:rPr>
          <w:t>biologically li</w:t>
        </w:r>
      </w:ins>
      <w:del w:id="765"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53D7987B"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766"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767" w:author="Parks, Robbie M" w:date="2018-12-05T17:31:00Z">
        <w:r w:rsidR="00A27E88">
          <w:rPr>
            <w:rFonts w:ascii="Times New Roman" w:hAnsi="Times New Roman"/>
            <w:sz w:val="24"/>
            <w:szCs w:val="24"/>
          </w:rPr>
          <w:t xml:space="preserve">ed </w:t>
        </w:r>
      </w:ins>
      <w:del w:id="768" w:author="Parks, Robbie M" w:date="2018-12-05T17:31:00Z">
        <w:r w:rsidRPr="00A27E88" w:rsidDel="00A27E88">
          <w:rPr>
            <w:rFonts w:ascii="Times New Roman" w:hAnsi="Times New Roman"/>
            <w:sz w:val="24"/>
            <w:szCs w:val="24"/>
          </w:rPr>
          <w:delText xml:space="preserve"> between</w:delText>
        </w:r>
      </w:del>
      <w:ins w:id="769"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770"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771"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0D1C81">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43,44&lt;/sup&gt;"},"properties":{"noteIndex":0},"schema":"https://github.com/citation-style-language/schema/raw/master/csl-citation.json"}</w:instrText>
      </w:r>
      <w:r w:rsidRPr="00A27E88">
        <w:rPr>
          <w:rFonts w:ascii="Times New Roman" w:hAnsi="Times New Roman"/>
          <w:sz w:val="24"/>
          <w:szCs w:val="24"/>
          <w:rPrChange w:id="772" w:author="Parks, Robbie M" w:date="2018-12-05T17:31:00Z">
            <w:rPr>
              <w:rFonts w:ascii="Times New Roman" w:hAnsi="Times New Roman"/>
              <w:sz w:val="24"/>
              <w:szCs w:val="24"/>
            </w:rPr>
          </w:rPrChange>
        </w:rPr>
        <w:fldChar w:fldCharType="separate"/>
      </w:r>
      <w:r w:rsidR="000D1C81" w:rsidRPr="000D1C81">
        <w:rPr>
          <w:rFonts w:ascii="Times New Roman" w:hAnsi="Times New Roman"/>
          <w:noProof/>
          <w:sz w:val="24"/>
          <w:szCs w:val="24"/>
          <w:vertAlign w:val="superscript"/>
        </w:rPr>
        <w:t>41,42</w:t>
      </w:r>
      <w:r w:rsidRPr="00A27E88">
        <w:rPr>
          <w:rFonts w:ascii="Times New Roman" w:hAnsi="Times New Roman"/>
          <w:sz w:val="24"/>
          <w:szCs w:val="24"/>
        </w:rPr>
        <w:fldChar w:fldCharType="end"/>
      </w:r>
    </w:p>
    <w:p w14:paraId="7C705236" w14:textId="2A89D3F2" w:rsidR="00CF7A7B" w:rsidRPr="00A27E88" w:rsidRDefault="00A22685" w:rsidP="00A27E88">
      <w:pPr>
        <w:pStyle w:val="ListParagraph"/>
        <w:numPr>
          <w:ilvl w:val="0"/>
          <w:numId w:val="7"/>
        </w:numPr>
        <w:spacing w:after="0" w:line="240" w:lineRule="auto"/>
        <w:jc w:val="both"/>
        <w:rPr>
          <w:ins w:id="773" w:author="Parks, Robbie M" w:date="2018-12-05T17:27:00Z"/>
          <w:rFonts w:ascii="Times New Roman" w:hAnsi="Times New Roman"/>
          <w:sz w:val="24"/>
          <w:szCs w:val="24"/>
        </w:rPr>
      </w:pPr>
      <w:r>
        <w:rPr>
          <w:rFonts w:ascii="Times New Roman" w:hAnsi="Times New Roman"/>
          <w:sz w:val="24"/>
          <w:szCs w:val="24"/>
        </w:rPr>
        <w:t>Higher temperatures also cause</w:t>
      </w:r>
      <w:ins w:id="774"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775"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776"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41,42&lt;/sup&gt;"},"properties":{"noteIndex":0},"schema":"https://github.com/citation-style-language/schema/raw/master/csl-citation.json"}</w:instrText>
      </w:r>
      <w:ins w:id="777" w:author="Parks, Robbie M" w:date="2018-12-05T17:27:00Z">
        <w:r w:rsidR="00CF7A7B" w:rsidRPr="00A27E88">
          <w:rPr>
            <w:rFonts w:ascii="Times New Roman" w:hAnsi="Times New Roman"/>
            <w:sz w:val="24"/>
            <w:szCs w:val="24"/>
            <w:rPrChange w:id="778" w:author="Parks, Robbie M" w:date="2018-12-05T17:31:00Z">
              <w:rPr>
                <w:rFonts w:ascii="Times New Roman" w:hAnsi="Times New Roman"/>
                <w:sz w:val="24"/>
                <w:szCs w:val="24"/>
              </w:rPr>
            </w:rPrChange>
          </w:rPr>
          <w:fldChar w:fldCharType="separate"/>
        </w:r>
      </w:ins>
      <w:r w:rsidR="000D1C81" w:rsidRPr="000D1C81">
        <w:rPr>
          <w:rFonts w:ascii="Times New Roman" w:hAnsi="Times New Roman"/>
          <w:noProof/>
          <w:sz w:val="24"/>
          <w:szCs w:val="24"/>
          <w:vertAlign w:val="superscript"/>
        </w:rPr>
        <w:t>43,44</w:t>
      </w:r>
      <w:ins w:id="779" w:author="Parks, Robbie M" w:date="2018-12-05T17:27:00Z">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780" w:author="Parks, Robbie M" w:date="2018-12-05T17:28:00Z"/>
          <w:rFonts w:ascii="Times New Roman" w:hAnsi="Times New Roman"/>
          <w:sz w:val="24"/>
          <w:szCs w:val="24"/>
        </w:rPr>
      </w:pPr>
      <w:ins w:id="781"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782" w:author="Parks, Robbie M" w:date="2018-12-05T17:31:00Z">
        <w:r>
          <w:rPr>
            <w:rFonts w:ascii="Times New Roman" w:hAnsi="Times New Roman"/>
            <w:color w:val="000000" w:themeColor="text1"/>
            <w:sz w:val="24"/>
            <w:szCs w:val="24"/>
          </w:rPr>
          <w:t>t</w:t>
        </w:r>
      </w:ins>
      <w:del w:id="783"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784" w:author="Parks, Robbie M" w:date="2018-12-05T17:32:00Z">
        <w:r w:rsidR="003A470E" w:rsidRPr="003A470E" w:rsidDel="00044C7C">
          <w:rPr>
            <w:rFonts w:ascii="Times New Roman" w:hAnsi="Times New Roman"/>
            <w:color w:val="000000" w:themeColor="text1"/>
            <w:sz w:val="24"/>
            <w:szCs w:val="24"/>
          </w:rPr>
          <w:delText>indirectly examine</w:delText>
        </w:r>
      </w:del>
      <w:ins w:id="785"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786" w:author="Parks, Robbie M" w:date="2018-12-05T17:32:00Z">
        <w:r w:rsidR="003A470E" w:rsidRPr="003A470E" w:rsidDel="00044C7C">
          <w:rPr>
            <w:rFonts w:ascii="Times New Roman" w:hAnsi="Times New Roman"/>
            <w:color w:val="000000" w:themeColor="text1"/>
            <w:sz w:val="24"/>
            <w:szCs w:val="24"/>
          </w:rPr>
          <w:delText xml:space="preserve">of </w:delText>
        </w:r>
      </w:del>
      <w:ins w:id="787"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788" w:author="Parks, Robbie M" w:date="2018-12-05T17:32:00Z"/>
          <w:rFonts w:ascii="Times New Roman" w:hAnsi="Times New Roman"/>
          <w:i/>
          <w:sz w:val="24"/>
          <w:szCs w:val="24"/>
        </w:rPr>
      </w:pPr>
      <w:del w:id="789"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ins w:id="790" w:author="Parks, Robbie M" w:date="2018-12-05T16:56:00Z">
        <w:r w:rsidR="00E13195">
          <w:rPr>
            <w:rFonts w:ascii="Times New Roman" w:hAnsi="Times New Roman"/>
            <w:i/>
            <w:sz w:val="24"/>
            <w:szCs w:val="24"/>
          </w:rPr>
          <w:t xml:space="preserve"> discussion </w:t>
        </w:r>
      </w:ins>
    </w:p>
    <w:p w14:paraId="1ECADFB9" w14:textId="6C255564" w:rsidR="009B7A5F" w:rsidRDefault="009A2E6F" w:rsidP="00843ACB">
      <w:pPr>
        <w:pStyle w:val="ListParagraph"/>
        <w:numPr>
          <w:ilvl w:val="0"/>
          <w:numId w:val="7"/>
        </w:numPr>
        <w:spacing w:after="0" w:line="240" w:lineRule="auto"/>
        <w:jc w:val="both"/>
        <w:rPr>
          <w:ins w:id="791" w:author="Parks, Robbie M" w:date="2018-12-05T12:20:00Z"/>
          <w:rFonts w:ascii="Times New Roman" w:hAnsi="Times New Roman"/>
          <w:sz w:val="24"/>
          <w:szCs w:val="24"/>
        </w:rPr>
      </w:pPr>
      <w:ins w:id="792" w:author="Parks, Robbie M" w:date="2018-12-05T17:32:00Z">
        <w:r>
          <w:rPr>
            <w:rFonts w:ascii="Times New Roman" w:hAnsi="Times New Roman"/>
            <w:sz w:val="24"/>
            <w:szCs w:val="24"/>
          </w:rPr>
          <w:lastRenderedPageBreak/>
          <w:t>A recent study has also demonstrated</w:t>
        </w:r>
      </w:ins>
      <w:ins w:id="793" w:author="Parks, Robbie M" w:date="2018-12-05T17:33:00Z">
        <w:r w:rsidR="00FE0758">
          <w:rPr>
            <w:rFonts w:ascii="Times New Roman" w:hAnsi="Times New Roman"/>
            <w:sz w:val="24"/>
            <w:szCs w:val="24"/>
          </w:rPr>
          <w:t>,</w:t>
        </w:r>
        <w:r w:rsidR="00FE0758" w:rsidRPr="00FE0758">
          <w:rPr>
            <w:rFonts w:ascii="Times New Roman" w:hAnsi="Times New Roman"/>
            <w:sz w:val="24"/>
            <w:szCs w:val="24"/>
          </w:rPr>
          <w:t xml:space="preserve"> </w:t>
        </w:r>
        <w:r w:rsidR="00FE0758">
          <w:rPr>
            <w:rFonts w:ascii="Times New Roman" w:hAnsi="Times New Roman"/>
            <w:sz w:val="24"/>
            <w:szCs w:val="24"/>
          </w:rPr>
          <w:t xml:space="preserve">using </w:t>
        </w:r>
        <w:r w:rsidR="00FE0758" w:rsidRPr="00636C9B">
          <w:rPr>
            <w:rFonts w:ascii="Times New Roman" w:hAnsi="Times New Roman"/>
            <w:sz w:val="24"/>
            <w:szCs w:val="24"/>
          </w:rPr>
          <w:t>Twitter mood analysis</w:t>
        </w:r>
        <w:r w:rsidR="00FE0758">
          <w:rPr>
            <w:rFonts w:ascii="Times New Roman" w:hAnsi="Times New Roman"/>
            <w:sz w:val="24"/>
            <w:szCs w:val="24"/>
          </w:rPr>
          <w:t>, rising</w:t>
        </w:r>
      </w:ins>
      <w:del w:id="794" w:author="Parks, Robbie M" w:date="2018-12-05T17:32:00Z">
        <w:r w:rsidR="00DD39F1" w:rsidDel="009A2E6F">
          <w:rPr>
            <w:rFonts w:ascii="Times New Roman" w:hAnsi="Times New Roman"/>
            <w:sz w:val="24"/>
            <w:szCs w:val="24"/>
          </w:rPr>
          <w:delText>R</w:delText>
        </w:r>
      </w:del>
      <w:del w:id="795" w:author="Parks, Robbie M" w:date="2018-12-05T17:33:00Z">
        <w:r w:rsidR="00DD39F1" w:rsidDel="00FE0758">
          <w:rPr>
            <w:rFonts w:ascii="Times New Roman" w:hAnsi="Times New Roman"/>
            <w:sz w:val="24"/>
            <w:szCs w:val="24"/>
          </w:rPr>
          <w:delText>aised</w:delText>
        </w:r>
      </w:del>
      <w:r w:rsidR="00DD39F1">
        <w:rPr>
          <w:rFonts w:ascii="Times New Roman" w:hAnsi="Times New Roman"/>
          <w:sz w:val="24"/>
          <w:szCs w:val="24"/>
        </w:rPr>
        <w:t xml:space="preserve"> d</w:t>
      </w:r>
      <w:r w:rsidR="000A0A5E" w:rsidRPr="00636C9B">
        <w:rPr>
          <w:rFonts w:ascii="Times New Roman" w:hAnsi="Times New Roman"/>
          <w:sz w:val="24"/>
          <w:szCs w:val="24"/>
        </w:rPr>
        <w:t>epression levels associated with</w:t>
      </w:r>
      <w:r w:rsidR="00DD39F1">
        <w:rPr>
          <w:rFonts w:ascii="Times New Roman" w:hAnsi="Times New Roman"/>
          <w:sz w:val="24"/>
          <w:szCs w:val="24"/>
        </w:rPr>
        <w:t xml:space="preserve"> increasing</w:t>
      </w:r>
      <w:r w:rsidR="000A0A5E" w:rsidRPr="00636C9B">
        <w:rPr>
          <w:rFonts w:ascii="Times New Roman" w:hAnsi="Times New Roman"/>
          <w:sz w:val="24"/>
          <w:szCs w:val="24"/>
        </w:rPr>
        <w:t xml:space="preserve"> temperature</w:t>
      </w:r>
      <w:del w:id="796" w:author="Parks, Robbie M" w:date="2018-12-05T17:33:00Z">
        <w:r w:rsidR="000A0A5E" w:rsidRPr="00636C9B" w:rsidDel="00FE0758">
          <w:rPr>
            <w:rFonts w:ascii="Times New Roman" w:hAnsi="Times New Roman"/>
            <w:sz w:val="24"/>
            <w:szCs w:val="24"/>
          </w:rPr>
          <w:delText xml:space="preserve"> in Twitter mood analysis</w:delText>
        </w:r>
      </w:del>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797" w:author="Parks, Robbie M" w:date="2018-12-05T12:20:00Z"/>
          <w:rFonts w:ascii="Times New Roman" w:hAnsi="Times New Roman"/>
          <w:sz w:val="24"/>
          <w:szCs w:val="24"/>
        </w:rPr>
      </w:pPr>
    </w:p>
    <w:p w14:paraId="0F2F63B0" w14:textId="77777777" w:rsidR="0097710E" w:rsidRDefault="0097710E" w:rsidP="006647DF">
      <w:pPr>
        <w:spacing w:after="0" w:line="480" w:lineRule="auto"/>
        <w:jc w:val="both"/>
        <w:outlineLvl w:val="0"/>
        <w:rPr>
          <w:ins w:id="798" w:author="Parks, Robbie M" w:date="2018-12-05T16:44:00Z"/>
          <w:rFonts w:ascii="Times New Roman" w:hAnsi="Times New Roman"/>
          <w:sz w:val="24"/>
          <w:szCs w:val="24"/>
        </w:rPr>
        <w:pPrChange w:id="799" w:author="Parks, Robbie M" w:date="2018-12-05T12:20:00Z">
          <w:pPr>
            <w:pStyle w:val="ListParagraph"/>
            <w:numPr>
              <w:numId w:val="7"/>
            </w:numPr>
            <w:spacing w:after="0" w:line="240" w:lineRule="auto"/>
            <w:ind w:hanging="360"/>
            <w:jc w:val="both"/>
          </w:pPr>
        </w:pPrChange>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800" w:author="Parks, Robbie M" w:date="2018-12-05T11:39:00Z"/>
          <w:rFonts w:ascii="Times New Roman" w:hAnsi="Times New Roman"/>
          <w:b/>
          <w:color w:val="000000" w:themeColor="text1"/>
          <w:sz w:val="24"/>
          <w:szCs w:val="24"/>
        </w:rPr>
      </w:pPr>
      <w:ins w:id="801" w:author="Parks, Robbie M" w:date="2018-12-05T11:39:00Z">
        <w:r w:rsidRPr="00636C9B">
          <w:rPr>
            <w:rFonts w:ascii="Times New Roman" w:hAnsi="Times New Roman"/>
            <w:b/>
            <w:color w:val="000000" w:themeColor="text1"/>
            <w:sz w:val="24"/>
            <w:szCs w:val="24"/>
          </w:rPr>
          <w:t>Methods</w:t>
        </w:r>
      </w:ins>
    </w:p>
    <w:p w14:paraId="45AFF055" w14:textId="77777777" w:rsidR="00FA3851" w:rsidRPr="00636C9B" w:rsidRDefault="00FA3851" w:rsidP="00FA3851">
      <w:pPr>
        <w:spacing w:after="0" w:line="480" w:lineRule="auto"/>
        <w:jc w:val="both"/>
        <w:rPr>
          <w:ins w:id="802" w:author="Parks, Robbie M" w:date="2018-12-05T11:39:00Z"/>
          <w:rFonts w:ascii="Times New Roman" w:hAnsi="Times New Roman"/>
          <w:i/>
          <w:color w:val="000000" w:themeColor="text1"/>
          <w:sz w:val="24"/>
          <w:szCs w:val="24"/>
        </w:rPr>
      </w:pPr>
      <w:ins w:id="803"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804" w:author="Parks, Robbie M" w:date="2018-12-05T12:17:00Z"/>
          <w:rFonts w:ascii="Times New Roman" w:hAnsi="Times New Roman"/>
          <w:color w:val="000000" w:themeColor="text1"/>
          <w:sz w:val="24"/>
          <w:szCs w:val="24"/>
        </w:rPr>
      </w:pPr>
      <w:ins w:id="805"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806" w:author="Parks, Robbie M" w:date="2018-12-05T14:09:00Z">
        <w:r>
          <w:rPr>
            <w:rFonts w:ascii="Times New Roman" w:hAnsi="Times New Roman"/>
            <w:color w:val="000000" w:themeColor="text1"/>
            <w:sz w:val="24"/>
            <w:szCs w:val="24"/>
          </w:rPr>
          <w:t xml:space="preserve">commonly </w:t>
        </w:r>
      </w:ins>
      <w:ins w:id="807"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808" w:author="Parks, Robbie M" w:date="2018-12-05T11:39:00Z">
        <w:r w:rsidR="00FA3851">
          <w:rPr>
            <w:rFonts w:ascii="Times New Roman" w:hAnsi="Times New Roman"/>
            <w:color w:val="000000" w:themeColor="text1"/>
            <w:sz w:val="24"/>
            <w:szCs w:val="24"/>
          </w:rPr>
          <w:t>Our aim</w:t>
        </w:r>
      </w:ins>
      <w:ins w:id="809" w:author="Parks, Robbie M" w:date="2018-12-05T13:41:00Z">
        <w:r w:rsidR="008D6D4A">
          <w:rPr>
            <w:rFonts w:ascii="Times New Roman" w:hAnsi="Times New Roman"/>
            <w:color w:val="000000" w:themeColor="text1"/>
            <w:sz w:val="24"/>
            <w:szCs w:val="24"/>
          </w:rPr>
          <w:t>, therefore,</w:t>
        </w:r>
      </w:ins>
      <w:ins w:id="810" w:author="Parks, Robbie M" w:date="2018-12-05T11:39:00Z">
        <w:r w:rsidR="00FA3851">
          <w:rPr>
            <w:rFonts w:ascii="Times New Roman" w:hAnsi="Times New Roman"/>
            <w:color w:val="000000" w:themeColor="text1"/>
            <w:sz w:val="24"/>
            <w:szCs w:val="24"/>
          </w:rPr>
          <w:t xml:space="preserve"> was to </w:t>
        </w:r>
      </w:ins>
      <w:ins w:id="811"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812" w:author="Parks, Robbie M" w:date="2018-12-05T11:39:00Z">
        <w:r w:rsidR="00FA3851">
          <w:rPr>
            <w:rFonts w:ascii="Times New Roman" w:hAnsi="Times New Roman"/>
            <w:color w:val="000000" w:themeColor="text1"/>
            <w:sz w:val="24"/>
            <w:szCs w:val="24"/>
          </w:rPr>
          <w:t xml:space="preserve"> the </w:t>
        </w:r>
      </w:ins>
      <w:ins w:id="813" w:author="Parks, Robbie M" w:date="2018-12-05T12:12:00Z">
        <w:r w:rsidR="00A17AFD">
          <w:rPr>
            <w:rFonts w:ascii="Times New Roman" w:hAnsi="Times New Roman"/>
            <w:color w:val="000000" w:themeColor="text1"/>
            <w:sz w:val="24"/>
            <w:szCs w:val="24"/>
          </w:rPr>
          <w:t xml:space="preserve">injury </w:t>
        </w:r>
      </w:ins>
      <w:ins w:id="814" w:author="Parks, Robbie M" w:date="2018-12-05T11:39:00Z">
        <w:r w:rsidR="00FA3851">
          <w:rPr>
            <w:rFonts w:ascii="Times New Roman" w:hAnsi="Times New Roman"/>
            <w:color w:val="000000" w:themeColor="text1"/>
            <w:sz w:val="24"/>
            <w:szCs w:val="24"/>
          </w:rPr>
          <w:t>mortality impact of deviatio</w:t>
        </w:r>
        <w:bookmarkStart w:id="815" w:name="_GoBack"/>
        <w:bookmarkEnd w:id="815"/>
        <w:r w:rsidR="00FA3851">
          <w:rPr>
            <w:rFonts w:ascii="Times New Roman" w:hAnsi="Times New Roman"/>
            <w:color w:val="000000" w:themeColor="text1"/>
            <w:sz w:val="24"/>
            <w:szCs w:val="24"/>
          </w:rPr>
          <w:t>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816" w:author="Parks, Robbie M" w:date="2018-12-05T12:16:00Z">
        <w:r w:rsidR="00AD6E38">
          <w:rPr>
            <w:rFonts w:ascii="Times New Roman" w:hAnsi="Times New Roman"/>
            <w:color w:val="000000" w:themeColor="text1"/>
            <w:sz w:val="24"/>
            <w:szCs w:val="24"/>
          </w:rPr>
          <w:t xml:space="preserve"> in the contiguous USA</w:t>
        </w:r>
      </w:ins>
      <w:ins w:id="817" w:author="Parks, Robbie M" w:date="2018-12-05T12:17:00Z">
        <w:r w:rsidR="005B3B86">
          <w:rPr>
            <w:rFonts w:ascii="Times New Roman" w:hAnsi="Times New Roman"/>
            <w:color w:val="000000" w:themeColor="text1"/>
            <w:sz w:val="24"/>
            <w:szCs w:val="24"/>
          </w:rPr>
          <w:t xml:space="preserve"> (i.e., excluding Alaska and Hawaii)</w:t>
        </w:r>
      </w:ins>
      <w:ins w:id="818"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819"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820" w:author="Parks, Robbie M" w:date="2018-12-05T11:39:00Z"/>
          <w:rFonts w:ascii="Times New Roman" w:hAnsi="Times New Roman"/>
          <w:color w:val="000000" w:themeColor="text1"/>
          <w:sz w:val="24"/>
          <w:szCs w:val="24"/>
        </w:rPr>
      </w:pPr>
      <w:ins w:id="821" w:author="Parks, Robbie M" w:date="2018-12-05T11:39:00Z">
        <w:r>
          <w:rPr>
            <w:rFonts w:ascii="Times New Roman" w:hAnsi="Times New Roman"/>
            <w:color w:val="000000" w:themeColor="text1"/>
            <w:sz w:val="24"/>
            <w:szCs w:val="24"/>
          </w:rPr>
          <w:t xml:space="preserve">To achieve </w:t>
        </w:r>
      </w:ins>
      <w:ins w:id="822" w:author="Parks, Robbie M" w:date="2018-12-05T13:34:00Z">
        <w:r w:rsidR="00BB295A">
          <w:rPr>
            <w:rFonts w:ascii="Times New Roman" w:hAnsi="Times New Roman"/>
            <w:color w:val="000000" w:themeColor="text1"/>
            <w:sz w:val="24"/>
            <w:szCs w:val="24"/>
          </w:rPr>
          <w:t>our</w:t>
        </w:r>
      </w:ins>
      <w:ins w:id="823"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824" w:author="Parks, Robbie M" w:date="2018-12-05T13:25:00Z">
        <w:r w:rsidR="00792774">
          <w:rPr>
            <w:rFonts w:ascii="Times New Roman" w:hAnsi="Times New Roman"/>
            <w:color w:val="000000" w:themeColor="text1"/>
            <w:sz w:val="24"/>
            <w:szCs w:val="24"/>
          </w:rPr>
          <w:t xml:space="preserve">temperature </w:t>
        </w:r>
      </w:ins>
      <w:ins w:id="825"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826" w:author="Parks, Robbie M" w:date="2018-12-05T13:25:00Z">
        <w:r w:rsidR="00786C9A">
          <w:rPr>
            <w:rFonts w:ascii="Times New Roman" w:hAnsi="Times New Roman"/>
            <w:color w:val="000000" w:themeColor="text1"/>
            <w:sz w:val="24"/>
            <w:szCs w:val="24"/>
          </w:rPr>
          <w:t xml:space="preserve"> temperature</w:t>
        </w:r>
      </w:ins>
      <w:ins w:id="827"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828" w:author="Parks, Robbie M" w:date="2018-12-05T13:25:00Z">
        <w:r w:rsidR="00C3770F">
          <w:rPr>
            <w:rFonts w:ascii="Times New Roman" w:hAnsi="Times New Roman"/>
            <w:color w:val="000000" w:themeColor="text1"/>
            <w:sz w:val="24"/>
            <w:szCs w:val="24"/>
          </w:rPr>
          <w:t xml:space="preserve">temperature </w:t>
        </w:r>
      </w:ins>
      <w:ins w:id="829" w:author="Parks, Robbie M" w:date="2018-12-05T11:39:00Z">
        <w:r>
          <w:rPr>
            <w:rFonts w:ascii="Times New Roman" w:hAnsi="Times New Roman"/>
            <w:color w:val="000000" w:themeColor="text1"/>
            <w:sz w:val="24"/>
            <w:szCs w:val="24"/>
          </w:rPr>
          <w:t>anomalies than one with lower but more inter-annually variable</w:t>
        </w:r>
      </w:ins>
      <w:ins w:id="830" w:author="Parks, Robbie M" w:date="2018-12-05T12:54:00Z">
        <w:r w:rsidR="007D7D91">
          <w:rPr>
            <w:rFonts w:ascii="Times New Roman" w:hAnsi="Times New Roman"/>
            <w:color w:val="000000" w:themeColor="text1"/>
            <w:sz w:val="24"/>
            <w:szCs w:val="24"/>
          </w:rPr>
          <w:t xml:space="preserve"> absolute</w:t>
        </w:r>
      </w:ins>
      <w:ins w:id="831"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832"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833" w:author="Parks, Robbie M" w:date="2018-12-05T11:39:00Z"/>
          <w:rFonts w:ascii="Times New Roman" w:hAnsi="Times New Roman"/>
          <w:color w:val="000000" w:themeColor="text1"/>
          <w:sz w:val="24"/>
          <w:szCs w:val="24"/>
        </w:rPr>
      </w:pPr>
      <w:ins w:id="834" w:author="Parks, Robbie M" w:date="2018-12-05T13:24:00Z">
        <w:r>
          <w:rPr>
            <w:rFonts w:ascii="Times New Roman" w:hAnsi="Times New Roman"/>
            <w:color w:val="000000" w:themeColor="text1"/>
            <w:sz w:val="24"/>
            <w:szCs w:val="24"/>
          </w:rPr>
          <w:t xml:space="preserve">Here, </w:t>
        </w:r>
      </w:ins>
      <w:ins w:id="835"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836" w:author="Parks, Robbie M" w:date="2018-12-05T13:25:00Z">
        <w:r w:rsidR="00792774">
          <w:rPr>
            <w:rFonts w:ascii="Times New Roman" w:hAnsi="Times New Roman"/>
            <w:color w:val="000000" w:themeColor="text1"/>
            <w:sz w:val="24"/>
            <w:szCs w:val="24"/>
          </w:rPr>
          <w:t xml:space="preserve">temperature </w:t>
        </w:r>
      </w:ins>
      <w:ins w:id="837" w:author="Parks, Robbie M" w:date="2018-12-05T11:39:00Z">
        <w:r w:rsidR="00FA3851">
          <w:rPr>
            <w:rFonts w:ascii="Times New Roman" w:hAnsi="Times New Roman"/>
            <w:color w:val="000000" w:themeColor="text1"/>
            <w:sz w:val="24"/>
            <w:szCs w:val="24"/>
          </w:rPr>
          <w:t xml:space="preserve">anomaly </w:t>
        </w:r>
      </w:ins>
      <w:ins w:id="838" w:author="Parks, Robbie M" w:date="2018-12-05T13:41:00Z">
        <w:r w:rsidR="00A35D0B">
          <w:rPr>
            <w:rFonts w:ascii="Times New Roman" w:hAnsi="Times New Roman"/>
            <w:color w:val="000000" w:themeColor="text1"/>
            <w:sz w:val="24"/>
            <w:szCs w:val="24"/>
          </w:rPr>
          <w:t>using</w:t>
        </w:r>
      </w:ins>
      <w:ins w:id="839"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840" w:author="Parks, Robbie M" w:date="2018-12-05T13:42:00Z">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ins>
      <w:ins w:id="841"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842" w:author="Parks, Robbie M" w:date="2018-12-05T13:42:00Z">
        <w:r w:rsidR="00353CA6">
          <w:rPr>
            <w:rFonts w:ascii="Times New Roman" w:hAnsi="Times New Roman"/>
            <w:color w:val="000000" w:themeColor="text1"/>
            <w:sz w:val="24"/>
            <w:szCs w:val="24"/>
          </w:rPr>
          <w:t>our</w:t>
        </w:r>
      </w:ins>
      <w:ins w:id="843"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844" w:author="Parks, Robbie M" w:date="2018-12-05T12:02:00Z">
        <w:r w:rsidR="00D82A60">
          <w:rPr>
            <w:rFonts w:ascii="Times New Roman" w:hAnsi="Times New Roman"/>
            <w:color w:val="000000" w:themeColor="text1"/>
            <w:sz w:val="24"/>
            <w:szCs w:val="24"/>
          </w:rPr>
          <w:t>, state</w:t>
        </w:r>
      </w:ins>
      <w:ins w:id="845" w:author="Parks, Robbie M" w:date="2018-12-05T11:39:00Z">
        <w:r w:rsidR="00FA3851" w:rsidRPr="00636C9B">
          <w:rPr>
            <w:rFonts w:ascii="Times New Roman" w:hAnsi="Times New Roman"/>
            <w:color w:val="000000" w:themeColor="text1"/>
            <w:sz w:val="24"/>
            <w:szCs w:val="24"/>
          </w:rPr>
          <w:t xml:space="preserve"> and month, from a</w:t>
        </w:r>
      </w:ins>
      <w:ins w:id="846" w:author="Parks, Robbie M" w:date="2018-12-05T13:45:00Z">
        <w:r w:rsidR="00F779BC">
          <w:rPr>
            <w:rFonts w:ascii="Times New Roman" w:hAnsi="Times New Roman"/>
            <w:color w:val="000000" w:themeColor="text1"/>
            <w:sz w:val="24"/>
            <w:szCs w:val="24"/>
          </w:rPr>
          <w:t xml:space="preserve"> temperature</w:t>
        </w:r>
      </w:ins>
      <w:ins w:id="847"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848" w:author="Parks, Robbie M" w:date="2018-12-05T13:45:00Z">
        <w:r w:rsidR="00F779BC">
          <w:rPr>
            <w:rFonts w:ascii="Times New Roman" w:hAnsi="Times New Roman"/>
            <w:color w:val="000000" w:themeColor="text1"/>
            <w:sz w:val="24"/>
            <w:szCs w:val="24"/>
          </w:rPr>
          <w:t xml:space="preserve">of </w:t>
        </w:r>
      </w:ins>
      <w:ins w:id="849" w:author="Parks, Robbie M" w:date="2018-12-05T12:02:00Z">
        <w:r w:rsidR="00CF4C1A">
          <w:rPr>
            <w:rFonts w:ascii="Times New Roman" w:hAnsi="Times New Roman"/>
            <w:color w:val="000000" w:themeColor="text1"/>
            <w:sz w:val="24"/>
            <w:szCs w:val="24"/>
          </w:rPr>
          <w:t>+</w:t>
        </w:r>
      </w:ins>
      <w:ins w:id="850"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851"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852" w:author="Parks, Robbie M" w:date="2018-12-05T11:39:00Z"/>
          <w:rFonts w:ascii="Times New Roman" w:hAnsi="Times New Roman"/>
          <w:i/>
          <w:color w:val="000000" w:themeColor="text1"/>
          <w:sz w:val="24"/>
          <w:szCs w:val="24"/>
        </w:rPr>
      </w:pPr>
      <w:ins w:id="853" w:author="Parks, Robbie M" w:date="2018-12-05T11:39:00Z">
        <w:r>
          <w:rPr>
            <w:rFonts w:ascii="Times New Roman" w:hAnsi="Times New Roman"/>
            <w:i/>
            <w:color w:val="000000" w:themeColor="text1"/>
            <w:sz w:val="24"/>
            <w:szCs w:val="24"/>
          </w:rPr>
          <w:lastRenderedPageBreak/>
          <w:t>Data sources</w:t>
        </w:r>
      </w:ins>
    </w:p>
    <w:p w14:paraId="6AD2E7A2" w14:textId="705D54D0" w:rsidR="00B54EF3" w:rsidRDefault="00FA3851" w:rsidP="00FA3851">
      <w:pPr>
        <w:spacing w:after="0" w:line="480" w:lineRule="auto"/>
        <w:jc w:val="both"/>
        <w:rPr>
          <w:ins w:id="854" w:author="Parks, Robbie M" w:date="2018-12-05T13:06:00Z"/>
          <w:rStyle w:val="apple-style-span"/>
          <w:rFonts w:ascii="Times New Roman" w:hAnsi="Times New Roman"/>
          <w:color w:val="000000" w:themeColor="text1"/>
          <w:sz w:val="24"/>
          <w:szCs w:val="24"/>
        </w:rPr>
      </w:pPr>
      <w:ins w:id="855" w:author="Parks, Robbie M" w:date="2018-12-05T11:39:00Z">
        <w:r w:rsidRPr="00636C9B">
          <w:rPr>
            <w:rStyle w:val="apple-style-span"/>
            <w:rFonts w:ascii="Times New Roman" w:hAnsi="Times New Roman"/>
            <w:color w:val="000000" w:themeColor="text1"/>
            <w:sz w:val="24"/>
            <w:szCs w:val="24"/>
          </w:rPr>
          <w:t>We used data on deaths</w:t>
        </w:r>
      </w:ins>
      <w:ins w:id="856"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857" w:author="Parks, Robbie M" w:date="2018-12-05T13:07:00Z">
        <w:r w:rsidR="00B54EF3">
          <w:rPr>
            <w:rStyle w:val="apple-style-span"/>
            <w:rFonts w:ascii="Times New Roman" w:hAnsi="Times New Roman"/>
            <w:color w:val="000000" w:themeColor="text1"/>
            <w:sz w:val="24"/>
            <w:szCs w:val="24"/>
          </w:rPr>
          <w:t>state</w:t>
        </w:r>
      </w:ins>
      <w:ins w:id="858" w:author="Parks, Robbie M" w:date="2018-12-05T13:04:00Z">
        <w:r w:rsidR="00AD5AED">
          <w:rPr>
            <w:rStyle w:val="apple-style-span"/>
            <w:rFonts w:ascii="Times New Roman" w:hAnsi="Times New Roman"/>
            <w:color w:val="000000" w:themeColor="text1"/>
            <w:sz w:val="24"/>
            <w:szCs w:val="24"/>
          </w:rPr>
          <w:t xml:space="preserve"> of residence</w:t>
        </w:r>
      </w:ins>
      <w:ins w:id="859"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860" w:author="Parks, Robbie M" w:date="2018-12-05T13:04:00Z">
        <w:r w:rsidR="00AD5AED">
          <w:rPr>
            <w:rStyle w:val="apple-style-span"/>
            <w:rFonts w:ascii="Times New Roman" w:hAnsi="Times New Roman"/>
            <w:color w:val="000000" w:themeColor="text1"/>
            <w:sz w:val="24"/>
            <w:szCs w:val="24"/>
          </w:rPr>
          <w:t>through</w:t>
        </w:r>
      </w:ins>
      <w:ins w:id="861"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862" w:author="Parks, Robbie M" w:date="2018-12-05T13:26:00Z">
        <w:r w:rsidR="00752BA5">
          <w:rPr>
            <w:rStyle w:val="apple-style-span"/>
            <w:rFonts w:ascii="Times New Roman" w:hAnsi="Times New Roman"/>
            <w:color w:val="000000" w:themeColor="text1"/>
            <w:sz w:val="24"/>
            <w:szCs w:val="24"/>
          </w:rPr>
          <w:t>(</w:t>
        </w:r>
      </w:ins>
      <w:ins w:id="863"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864" w:author="Parks, Robbie M" w:date="2018-12-05T13:26:00Z">
        <w:r w:rsidR="00752BA5">
          <w:rPr>
            <w:rStyle w:val="apple-style-span"/>
            <w:rFonts w:ascii="Times New Roman" w:hAnsi="Times New Roman"/>
            <w:color w:val="000000" w:themeColor="text1"/>
            <w:sz w:val="24"/>
            <w:szCs w:val="24"/>
          </w:rPr>
          <w:t xml:space="preserve">) </w:t>
        </w:r>
      </w:ins>
      <w:ins w:id="865"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866" w:author="Parks, Robbie M" w:date="2018-12-05T13:07:00Z">
        <w:r w:rsidR="00B54EF3" w:rsidRPr="00636C9B">
          <w:rPr>
            <w:rFonts w:ascii="Times New Roman" w:hAnsi="Times New Roman"/>
            <w:color w:val="000000" w:themeColor="text1"/>
            <w:sz w:val="24"/>
            <w:szCs w:val="24"/>
          </w:rPr>
          <w:t>for 1990 to 2016</w:t>
        </w:r>
      </w:ins>
      <w:ins w:id="867" w:author="Parks, Robbie M" w:date="2018-12-05T13:26:00Z">
        <w:r w:rsidR="00752BA5">
          <w:rPr>
            <w:rFonts w:ascii="Times New Roman" w:hAnsi="Times New Roman"/>
            <w:color w:val="000000" w:themeColor="text1"/>
            <w:sz w:val="24"/>
            <w:szCs w:val="24"/>
          </w:rPr>
          <w:t xml:space="preserve"> (</w:t>
        </w:r>
      </w:ins>
      <w:ins w:id="868"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869" w:author="Parks, Robbie M" w:date="2018-12-05T13:26:00Z">
        <w:r w:rsidR="00752BA5">
          <w:rPr>
            <w:rFonts w:ascii="Times New Roman" w:hAnsi="Times New Roman"/>
            <w:color w:val="000000" w:themeColor="text1"/>
            <w:sz w:val="24"/>
            <w:szCs w:val="24"/>
          </w:rPr>
          <w:t>)</w:t>
        </w:r>
      </w:ins>
      <w:ins w:id="870"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871" w:author="Parks, Robbie M" w:date="2018-12-05T13:30:00Z">
        <w:r w:rsidR="00ED057C">
          <w:rPr>
            <w:rFonts w:ascii="Times New Roman" w:hAnsi="Times New Roman"/>
            <w:color w:val="000000" w:themeColor="text1"/>
            <w:sz w:val="24"/>
            <w:szCs w:val="24"/>
          </w:rPr>
          <w:t xml:space="preserve"> (</w:t>
        </w:r>
      </w:ins>
      <w:ins w:id="872"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873"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874"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875" w:author="Parks, Robbie M" w:date="2018-12-05T13:30:00Z">
        <w:r w:rsidR="00C2431E" w:rsidRPr="000421EF">
          <w:rPr>
            <w:rStyle w:val="Hyperlink"/>
            <w:rFonts w:ascii="Times New Roman" w:hAnsi="Times New Roman"/>
            <w:sz w:val="24"/>
            <w:szCs w:val="24"/>
          </w:rPr>
          <w:t>https://www.census.gov/data/tables/time-series/demo/popest/1980s-county.html)</w:t>
        </w:r>
      </w:ins>
      <w:ins w:id="876" w:author="Parks, Robbie M" w:date="2018-12-05T13:47:00Z">
        <w:r w:rsidR="00C2431E">
          <w:rPr>
            <w:rFonts w:ascii="Times New Roman" w:hAnsi="Times New Roman"/>
            <w:color w:val="000000" w:themeColor="text1"/>
            <w:sz w:val="24"/>
            <w:szCs w:val="24"/>
          </w:rPr>
          <w:fldChar w:fldCharType="end"/>
        </w:r>
      </w:ins>
      <w:ins w:id="877" w:author="Parks, Robbie M" w:date="2018-12-05T13:07:00Z">
        <w:r w:rsidR="00B54EF3" w:rsidRPr="00636C9B">
          <w:rPr>
            <w:rFonts w:ascii="Times New Roman" w:hAnsi="Times New Roman"/>
            <w:color w:val="000000" w:themeColor="text1"/>
            <w:sz w:val="24"/>
            <w:szCs w:val="24"/>
          </w:rPr>
          <w:t>.</w:t>
        </w:r>
      </w:ins>
      <w:ins w:id="878"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879" w:author="Parks, Robbie M" w:date="2018-12-05T13:06:00Z"/>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ins w:id="880" w:author="Parks, Robbie M" w:date="2018-12-05T11:39:00Z"/>
          <w:rStyle w:val="apple-style-span"/>
          <w:rFonts w:ascii="Times New Roman" w:hAnsi="Times New Roman"/>
          <w:color w:val="000000" w:themeColor="text1"/>
          <w:sz w:val="24"/>
          <w:szCs w:val="24"/>
        </w:rPr>
      </w:pPr>
      <w:ins w:id="881"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w:t>
        </w:r>
        <w:proofErr w:type="gramStart"/>
        <w:r w:rsidR="005C5A8B">
          <w:rPr>
            <w:rFonts w:ascii="Times New Roman" w:hAnsi="Times New Roman"/>
            <w:color w:val="000000" w:themeColor="text1"/>
            <w:sz w:val="24"/>
            <w:szCs w:val="24"/>
          </w:rPr>
          <w:t xml:space="preserve">according </w:t>
        </w:r>
        <w:r w:rsidRPr="00636C9B">
          <w:rPr>
            <w:rFonts w:ascii="Times New Roman" w:hAnsi="Times New Roman"/>
            <w:color w:val="000000" w:themeColor="text1"/>
            <w:sz w:val="24"/>
            <w:szCs w:val="24"/>
          </w:rPr>
          <w:t>to</w:t>
        </w:r>
        <w:proofErr w:type="gramEnd"/>
        <w:r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ins>
      <w:ins w:id="882" w:author="Parks, Robbie M" w:date="2018-12-05T17:49:00Z">
        <w:r w:rsidR="00503875">
          <w:rPr>
            <w:rStyle w:val="apple-style-span"/>
            <w:rFonts w:ascii="Times New Roman" w:hAnsi="Times New Roman"/>
            <w:color w:val="000000" w:themeColor="text1"/>
            <w:sz w:val="24"/>
            <w:szCs w:val="24"/>
          </w:rPr>
          <w:t>1,329,200</w:t>
        </w:r>
      </w:ins>
      <w:ins w:id="883" w:author="Parks, Robbie M" w:date="2018-12-05T11:39:00Z">
        <w:r>
          <w:rPr>
            <w:rStyle w:val="apple-style-span"/>
            <w:rFonts w:ascii="Times New Roman" w:hAnsi="Times New Roman"/>
            <w:color w:val="000000" w:themeColor="text1"/>
            <w:sz w:val="24"/>
            <w:szCs w:val="24"/>
          </w:rPr>
          <w:t xml:space="preserve"> deaths</w:t>
        </w:r>
      </w:ins>
      <w:ins w:id="884" w:author="Parks, Robbie M" w:date="2018-12-05T13:05:00Z">
        <w:r w:rsidR="005C5A8B">
          <w:rPr>
            <w:rStyle w:val="apple-style-span"/>
            <w:rFonts w:ascii="Times New Roman" w:hAnsi="Times New Roman"/>
            <w:color w:val="000000" w:themeColor="text1"/>
            <w:sz w:val="24"/>
            <w:szCs w:val="24"/>
          </w:rPr>
          <w:t xml:space="preserve"> or </w:t>
        </w:r>
      </w:ins>
      <w:ins w:id="885" w:author="Parks, Robbie M" w:date="2018-12-05T17:49:00Z">
        <w:r w:rsidR="00503875">
          <w:rPr>
            <w:rStyle w:val="apple-style-span"/>
            <w:rFonts w:ascii="Times New Roman" w:hAnsi="Times New Roman"/>
            <w:color w:val="000000" w:themeColor="text1"/>
            <w:sz w:val="24"/>
            <w:szCs w:val="24"/>
          </w:rPr>
          <w:t>23</w:t>
        </w:r>
      </w:ins>
      <w:ins w:id="886" w:author="Parks, Robbie M" w:date="2018-12-05T13:05:00Z">
        <w:r w:rsidR="009314BF">
          <w:rPr>
            <w:rStyle w:val="apple-style-span"/>
            <w:rFonts w:ascii="Times New Roman" w:hAnsi="Times New Roman"/>
            <w:color w:val="000000" w:themeColor="text1"/>
            <w:sz w:val="24"/>
            <w:szCs w:val="24"/>
          </w:rPr>
          <w:t xml:space="preserve">% of </w:t>
        </w:r>
      </w:ins>
      <w:ins w:id="887" w:author="Parks, Robbie M" w:date="2018-12-05T13:07:00Z">
        <w:r w:rsidR="009D20FA">
          <w:rPr>
            <w:rStyle w:val="apple-style-span"/>
            <w:rFonts w:ascii="Times New Roman" w:hAnsi="Times New Roman"/>
            <w:color w:val="000000" w:themeColor="text1"/>
            <w:sz w:val="24"/>
            <w:szCs w:val="24"/>
          </w:rPr>
          <w:t>total injury deaths</w:t>
        </w:r>
      </w:ins>
      <w:ins w:id="888"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889"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890" w:author="Parks, Robbie M" w:date="2018-12-05T11:39:00Z"/>
          <w:rFonts w:ascii="Times New Roman" w:hAnsi="Times New Roman"/>
          <w:color w:val="000000" w:themeColor="text1"/>
          <w:sz w:val="24"/>
          <w:szCs w:val="24"/>
        </w:rPr>
      </w:pPr>
    </w:p>
    <w:p w14:paraId="1C9A2BA9" w14:textId="7CE25CA8" w:rsidR="00012335" w:rsidRDefault="00FA31D5" w:rsidP="00F46237">
      <w:pPr>
        <w:spacing w:after="0" w:line="480" w:lineRule="auto"/>
        <w:jc w:val="both"/>
        <w:rPr>
          <w:ins w:id="891" w:author="Parks, Robbie M" w:date="2018-12-05T14:11:00Z"/>
          <w:rFonts w:ascii="Times New Roman" w:eastAsiaTheme="minorHAnsi" w:hAnsi="Times New Roman"/>
          <w:sz w:val="24"/>
          <w:szCs w:val="24"/>
          <w:lang w:eastAsia="en-GB"/>
        </w:rPr>
        <w:pPrChange w:id="892" w:author="Parks, Robbie M" w:date="2018-12-05T14:09:00Z">
          <w:pPr>
            <w:spacing w:after="0" w:line="480" w:lineRule="auto"/>
            <w:jc w:val="both"/>
            <w:outlineLvl w:val="0"/>
          </w:pPr>
        </w:pPrChange>
      </w:pPr>
      <w:ins w:id="893"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model with ground-b</w:t>
        </w:r>
        <w:r w:rsidR="00EC6676">
          <w:rPr>
            <w:rFonts w:ascii="Times New Roman" w:hAnsi="Times New Roman"/>
            <w:color w:val="000000" w:themeColor="text1"/>
            <w:sz w:val="24"/>
            <w:szCs w:val="24"/>
          </w:rPr>
          <w:t>ased and satellite measurements.</w:t>
        </w:r>
        <w:r w:rsidR="00EC6676"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46&lt;/sup&gt;"},"properties":{"noteIndex":0},"schema":"https://github.com/citation-style-language/schema/raw/master/csl-citation.json"}</w:instrText>
      </w:r>
      <w:ins w:id="894" w:author="Parks, Robbie M" w:date="2018-12-05T13:48:00Z">
        <w:r w:rsidR="00EC6676"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45</w:t>
      </w:r>
      <w:ins w:id="895"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896" w:author="Parks, Robbie M" w:date="2018-12-05T13:55:00Z">
        <w:r w:rsidR="00D67358">
          <w:rPr>
            <w:rFonts w:ascii="Times New Roman" w:hAnsi="Times New Roman"/>
            <w:color w:val="000000" w:themeColor="text1"/>
            <w:sz w:val="24"/>
            <w:szCs w:val="24"/>
          </w:rPr>
          <w:t>state</w:t>
        </w:r>
      </w:ins>
      <w:ins w:id="897" w:author="Parks, Robbie M" w:date="2018-12-05T13:48:00Z">
        <w:r w:rsidRPr="00FA31D5">
          <w:rPr>
            <w:rFonts w:ascii="Times New Roman" w:hAnsi="Times New Roman"/>
            <w:color w:val="000000" w:themeColor="text1"/>
            <w:sz w:val="24"/>
            <w:szCs w:val="24"/>
          </w:rPr>
          <w:t xml:space="preserve"> throughout the analysis period.</w:t>
        </w:r>
      </w:ins>
      <w:ins w:id="898" w:author="Parks, Robbie M" w:date="2018-12-05T14:09:00Z">
        <w:r w:rsidR="00F46237">
          <w:rPr>
            <w:rFonts w:ascii="Times New Roman" w:hAnsi="Times New Roman"/>
            <w:color w:val="000000" w:themeColor="text1"/>
            <w:sz w:val="24"/>
            <w:szCs w:val="24"/>
          </w:rPr>
          <w:t xml:space="preserve"> </w:t>
        </w:r>
      </w:ins>
      <w:ins w:id="899"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900" w:author="Parks, Robbie M" w:date="2018-12-05T14:10:00Z">
        <w:r w:rsidR="00F46237">
          <w:rPr>
            <w:rFonts w:ascii="Times New Roman" w:eastAsiaTheme="minorHAnsi" w:hAnsi="Times New Roman"/>
            <w:sz w:val="24"/>
            <w:szCs w:val="24"/>
            <w:lang w:eastAsia="en-GB"/>
          </w:rPr>
          <w:t>30-year</w:t>
        </w:r>
      </w:ins>
      <w:ins w:id="901" w:author="Parks, Robbie M" w:date="2018-12-05T14:11:00Z">
        <w:r w:rsidR="00CE550D">
          <w:rPr>
            <w:rFonts w:ascii="Times New Roman" w:eastAsiaTheme="minorHAnsi" w:hAnsi="Times New Roman"/>
            <w:sz w:val="24"/>
            <w:szCs w:val="24"/>
            <w:lang w:eastAsia="en-GB"/>
          </w:rPr>
          <w:t xml:space="preserve"> (long-term)</w:t>
        </w:r>
      </w:ins>
      <w:ins w:id="902" w:author="Parks, Robbie M" w:date="2018-12-05T11:39:00Z">
        <w:r w:rsidR="00FA3851">
          <w:rPr>
            <w:rFonts w:ascii="Times New Roman" w:eastAsiaTheme="minorHAnsi" w:hAnsi="Times New Roman"/>
            <w:sz w:val="24"/>
            <w:szCs w:val="24"/>
            <w:lang w:eastAsia="en-GB"/>
          </w:rPr>
          <w:t xml:space="preserve"> mean temperatures</w:t>
        </w:r>
      </w:ins>
      <w:ins w:id="903"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904" w:author="Parks, Robbie M" w:date="2018-12-05T11:39:00Z">
        <w:r w:rsidR="00FA3851">
          <w:rPr>
            <w:rFonts w:ascii="Times New Roman" w:eastAsiaTheme="minorHAnsi" w:hAnsi="Times New Roman"/>
            <w:sz w:val="24"/>
            <w:szCs w:val="24"/>
            <w:lang w:eastAsia="en-GB"/>
          </w:rPr>
          <w:t xml:space="preserve"> equivalent to </w:t>
        </w:r>
      </w:ins>
      <w:ins w:id="905" w:author="Parks, Robbie M" w:date="2018-12-05T14:10:00Z">
        <w:r w:rsidR="002407A3">
          <w:rPr>
            <w:rFonts w:ascii="Times New Roman" w:eastAsiaTheme="minorHAnsi" w:hAnsi="Times New Roman"/>
            <w:sz w:val="24"/>
            <w:szCs w:val="24"/>
            <w:lang w:eastAsia="en-GB"/>
          </w:rPr>
          <w:t>the per</w:t>
        </w:r>
      </w:ins>
      <w:ins w:id="906" w:author="Parks, Robbie M" w:date="2018-12-05T14:11:00Z">
        <w:r w:rsidR="002407A3">
          <w:rPr>
            <w:rFonts w:ascii="Times New Roman" w:eastAsiaTheme="minorHAnsi" w:hAnsi="Times New Roman"/>
            <w:sz w:val="24"/>
            <w:szCs w:val="24"/>
            <w:lang w:eastAsia="en-GB"/>
          </w:rPr>
          <w:t>i</w:t>
        </w:r>
      </w:ins>
      <w:ins w:id="907" w:author="Parks, Robbie M" w:date="2018-12-05T14:10:00Z">
        <w:r w:rsidR="002407A3">
          <w:rPr>
            <w:rFonts w:ascii="Times New Roman" w:eastAsiaTheme="minorHAnsi" w:hAnsi="Times New Roman"/>
            <w:sz w:val="24"/>
            <w:szCs w:val="24"/>
            <w:lang w:eastAsia="en-GB"/>
          </w:rPr>
          <w:t>od</w:t>
        </w:r>
      </w:ins>
      <w:ins w:id="908"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47&lt;/sup&gt;"},"properties":{"noteIndex":0},"schema":"https://github.com/citation-style-language/schema/raw/master/csl-citation.json"}</w:instrText>
      </w:r>
      <w:ins w:id="909" w:author="Parks, Robbie M" w:date="2018-12-05T11:39:00Z">
        <w:r w:rsidR="00FA3851"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46</w:t>
      </w:r>
      <w:ins w:id="910"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rsidP="00F46237">
      <w:pPr>
        <w:spacing w:after="0" w:line="480" w:lineRule="auto"/>
        <w:jc w:val="both"/>
        <w:rPr>
          <w:ins w:id="911" w:author="Parks, Robbie M" w:date="2018-12-05T14:11:00Z"/>
          <w:rFonts w:ascii="Times New Roman" w:eastAsiaTheme="minorHAnsi" w:hAnsi="Times New Roman"/>
          <w:sz w:val="24"/>
          <w:szCs w:val="24"/>
          <w:lang w:eastAsia="en-GB"/>
        </w:rPr>
        <w:pPrChange w:id="912" w:author="Parks, Robbie M" w:date="2018-12-05T14:09:00Z">
          <w:pPr>
            <w:spacing w:after="0" w:line="480" w:lineRule="auto"/>
            <w:jc w:val="both"/>
            <w:outlineLvl w:val="0"/>
          </w:pPr>
        </w:pPrChange>
      </w:pPr>
    </w:p>
    <w:p w14:paraId="20500304" w14:textId="69AF7234" w:rsidR="00FA3851" w:rsidRPr="00F46237" w:rsidRDefault="00FA3851" w:rsidP="00F46237">
      <w:pPr>
        <w:spacing w:after="0" w:line="480" w:lineRule="auto"/>
        <w:jc w:val="both"/>
        <w:rPr>
          <w:ins w:id="913" w:author="Parks, Robbie M" w:date="2018-12-05T11:39:00Z"/>
          <w:rFonts w:ascii="Times New Roman" w:hAnsi="Times New Roman"/>
          <w:color w:val="000000" w:themeColor="text1"/>
          <w:sz w:val="24"/>
          <w:szCs w:val="24"/>
          <w:rPrChange w:id="914" w:author="Parks, Robbie M" w:date="2018-12-05T14:09:00Z">
            <w:rPr>
              <w:ins w:id="915" w:author="Parks, Robbie M" w:date="2018-12-05T11:39:00Z"/>
              <w:rFonts w:ascii="Times New Roman" w:eastAsiaTheme="minorHAnsi" w:hAnsi="Times New Roman"/>
              <w:sz w:val="24"/>
              <w:szCs w:val="24"/>
              <w:lang w:eastAsia="en-GB"/>
            </w:rPr>
          </w:rPrChange>
        </w:rPr>
        <w:pPrChange w:id="916" w:author="Parks, Robbie M" w:date="2018-12-05T14:09:00Z">
          <w:pPr>
            <w:spacing w:after="0" w:line="480" w:lineRule="auto"/>
            <w:jc w:val="both"/>
            <w:outlineLvl w:val="0"/>
          </w:pPr>
        </w:pPrChange>
      </w:pPr>
      <w:ins w:id="917" w:author="Parks, Robbie M" w:date="2018-12-05T11:39:00Z">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918" w:author="Parks, Robbie M" w:date="2018-12-05T14:20:00Z">
        <w:r w:rsidR="002E29FE">
          <w:rPr>
            <w:rFonts w:ascii="Times New Roman" w:eastAsiaTheme="minorHAnsi" w:hAnsi="Times New Roman"/>
            <w:sz w:val="24"/>
            <w:szCs w:val="24"/>
            <w:lang w:eastAsia="en-GB"/>
          </w:rPr>
          <w:t>respective absolute temperature values</w:t>
        </w:r>
      </w:ins>
      <w:ins w:id="919"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920" w:author="Parks, Robbie M" w:date="2018-12-05T13:50:00Z">
        <w:r w:rsidR="008F2FA5">
          <w:rPr>
            <w:rFonts w:ascii="Times New Roman" w:eastAsiaTheme="minorHAnsi" w:hAnsi="Times New Roman"/>
            <w:sz w:val="24"/>
            <w:szCs w:val="24"/>
            <w:lang w:eastAsia="en-GB"/>
          </w:rPr>
          <w:t>4</w:t>
        </w:r>
      </w:ins>
      <w:ins w:id="921"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w:t>
        </w:r>
        <w:r>
          <w:rPr>
            <w:rFonts w:ascii="Times New Roman" w:eastAsiaTheme="minorHAnsi" w:hAnsi="Times New Roman"/>
            <w:sz w:val="24"/>
            <w:szCs w:val="24"/>
            <w:lang w:eastAsia="en-GB"/>
          </w:rPr>
          <w:lastRenderedPageBreak/>
          <w:t>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922"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923" w:author="Parks, Robbie M" w:date="2018-12-05T11:39:00Z"/>
          <w:rFonts w:ascii="Times New Roman" w:hAnsi="Times New Roman"/>
          <w:i/>
          <w:color w:val="000000" w:themeColor="text1"/>
          <w:sz w:val="24"/>
          <w:szCs w:val="24"/>
        </w:rPr>
      </w:pPr>
      <w:ins w:id="924"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925" w:author="Parks, Robbie M" w:date="2018-12-05T11:39:00Z"/>
          <w:rFonts w:ascii="Times New Roman" w:hAnsi="Times New Roman"/>
          <w:color w:val="000000" w:themeColor="text1"/>
          <w:sz w:val="24"/>
          <w:szCs w:val="24"/>
        </w:rPr>
      </w:pPr>
      <w:ins w:id="926"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927" w:author="Parks, Robbie M" w:date="2018-12-05T13:59:00Z">
        <w:r w:rsidR="00996A29">
          <w:rPr>
            <w:rFonts w:ascii="Times New Roman" w:hAnsi="Times New Roman"/>
            <w:color w:val="000000" w:themeColor="text1"/>
            <w:sz w:val="24"/>
            <w:szCs w:val="24"/>
          </w:rPr>
          <w:t>temperature anomaly</w:t>
        </w:r>
      </w:ins>
      <w:ins w:id="928"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929" w:author="Parks, Robbie M" w:date="2018-12-05T14:06:00Z">
        <w:r w:rsidR="00EC1627">
          <w:rPr>
            <w:rFonts w:ascii="Times New Roman" w:hAnsi="Times New Roman"/>
            <w:color w:val="000000" w:themeColor="text1"/>
            <w:sz w:val="24"/>
            <w:szCs w:val="24"/>
          </w:rPr>
          <w:t xml:space="preserve">. </w:t>
        </w:r>
      </w:ins>
      <w:ins w:id="930"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931"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932"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933" w:author="Parks, Robbie M" w:date="2018-12-05T11:39:00Z"/>
          <w:rFonts w:ascii="Times New Roman" w:hAnsi="Times New Roman"/>
          <w:color w:val="000000" w:themeColor="text1"/>
          <w:sz w:val="24"/>
          <w:szCs w:val="24"/>
        </w:rPr>
      </w:pPr>
    </w:p>
    <w:p w14:paraId="02511303" w14:textId="77777777" w:rsidR="00FA3851" w:rsidRDefault="00FA3851" w:rsidP="00FA3851">
      <w:pPr>
        <w:spacing w:after="0" w:line="480" w:lineRule="auto"/>
        <w:jc w:val="both"/>
        <w:outlineLvl w:val="0"/>
        <w:rPr>
          <w:ins w:id="934" w:author="Parks, Robbie M" w:date="2018-12-05T11:39:00Z"/>
          <w:rFonts w:ascii="Times New Roman" w:hAnsi="Times New Roman"/>
          <w:color w:val="000000" w:themeColor="text1"/>
          <w:sz w:val="24"/>
          <w:szCs w:val="24"/>
        </w:rPr>
      </w:pPr>
      <w:commentRangeStart w:id="935"/>
      <w:commentRangeStart w:id="936"/>
      <w:ins w:id="937"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7B530FA9" w14:textId="77777777" w:rsidR="00FA3851" w:rsidRDefault="00FA3851" w:rsidP="00FA3851">
      <w:pPr>
        <w:spacing w:after="0" w:line="480" w:lineRule="auto"/>
        <w:jc w:val="both"/>
        <w:outlineLvl w:val="0"/>
        <w:rPr>
          <w:ins w:id="938" w:author="Parks, Robbie M" w:date="2018-12-05T11:39:00Z"/>
          <w:rFonts w:ascii="Times New Roman" w:hAnsi="Times New Roman"/>
          <w:color w:val="000000" w:themeColor="text1"/>
          <w:sz w:val="24"/>
          <w:szCs w:val="24"/>
        </w:rPr>
      </w:pPr>
    </w:p>
    <w:p w14:paraId="3C8CC1BB" w14:textId="77777777" w:rsidR="00FA3851" w:rsidRDefault="00FA3851" w:rsidP="00FA3851">
      <w:pPr>
        <w:pStyle w:val="SMSubheading"/>
        <w:spacing w:line="480" w:lineRule="auto"/>
        <w:ind w:firstLine="720"/>
        <w:jc w:val="both"/>
        <w:rPr>
          <w:ins w:id="939" w:author="Parks, Robbie M" w:date="2018-12-05T11:39:00Z"/>
          <w:u w:val="none"/>
        </w:rPr>
      </w:pPr>
      <w:proofErr w:type="spellStart"/>
      <w:ins w:id="940" w:author="Parks, Robbie M" w:date="2018-12-05T11:39:00Z">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7EF0ECBC" w14:textId="77777777" w:rsidR="00FA3851" w:rsidRDefault="00FA3851" w:rsidP="00FA3851">
      <w:pPr>
        <w:spacing w:after="0" w:line="480" w:lineRule="auto"/>
        <w:jc w:val="both"/>
        <w:outlineLvl w:val="0"/>
        <w:rPr>
          <w:ins w:id="941" w:author="Parks, Robbie M" w:date="2018-12-05T11:39:00Z"/>
          <w:rFonts w:ascii="Times New Roman" w:hAnsi="Times New Roman"/>
          <w:color w:val="000000" w:themeColor="text1"/>
          <w:sz w:val="24"/>
          <w:szCs w:val="24"/>
        </w:rPr>
      </w:pPr>
    </w:p>
    <w:p w14:paraId="7BB6E546" w14:textId="77777777" w:rsidR="00FA3851" w:rsidRDefault="00FA3851" w:rsidP="00FA3851">
      <w:pPr>
        <w:spacing w:after="0" w:line="480" w:lineRule="auto"/>
        <w:jc w:val="both"/>
        <w:outlineLvl w:val="0"/>
        <w:rPr>
          <w:ins w:id="942" w:author="Parks, Robbie M" w:date="2018-12-05T11:39:00Z"/>
          <w:rFonts w:ascii="Times New Roman" w:hAnsi="Times New Roman"/>
          <w:color w:val="000000" w:themeColor="text1"/>
          <w:sz w:val="24"/>
          <w:szCs w:val="24"/>
        </w:rPr>
      </w:pPr>
      <w:ins w:id="943" w:author="Parks, Robbie M" w:date="2018-12-05T11:39:00Z">
        <w:r>
          <w:rPr>
            <w:rFonts w:ascii="Times New Roman" w:hAnsi="Times New Roman"/>
            <w:color w:val="000000" w:themeColor="text1"/>
            <w:sz w:val="24"/>
            <w:szCs w:val="24"/>
          </w:rPr>
          <w:t>In the model, log-transformed death rates were modelled as a sum of components that depend on time (month-year), location (state) of death, month of year and temperature. The mathematical representation of the model is given below:</w:t>
        </w:r>
      </w:ins>
    </w:p>
    <w:p w14:paraId="3286ADBC" w14:textId="77777777" w:rsidR="00FA3851" w:rsidRDefault="00FA3851" w:rsidP="00FA3851">
      <w:pPr>
        <w:spacing w:after="0" w:line="480" w:lineRule="auto"/>
        <w:jc w:val="both"/>
        <w:outlineLvl w:val="0"/>
        <w:rPr>
          <w:ins w:id="944" w:author="Parks, Robbie M" w:date="2018-12-05T11:39:00Z"/>
          <w:rFonts w:ascii="Times New Roman" w:hAnsi="Times New Roman"/>
          <w:color w:val="000000" w:themeColor="text1"/>
          <w:sz w:val="24"/>
          <w:szCs w:val="24"/>
        </w:rPr>
      </w:pPr>
    </w:p>
    <w:p w14:paraId="73C3D026" w14:textId="77777777" w:rsidR="00FA3851" w:rsidRPr="000250EE" w:rsidRDefault="00FA3851" w:rsidP="00FA3851">
      <w:pPr>
        <w:spacing w:after="0" w:line="360" w:lineRule="auto"/>
        <w:jc w:val="both"/>
        <w:outlineLvl w:val="0"/>
        <w:rPr>
          <w:ins w:id="945" w:author="Parks, Robbie M" w:date="2018-12-05T11:39:00Z"/>
          <w:rFonts w:ascii="Times New Roman" w:hAnsi="Times New Roman"/>
          <w:sz w:val="24"/>
          <w:szCs w:val="24"/>
        </w:rPr>
      </w:pPr>
      <w:proofErr w:type="gramStart"/>
      <w:ins w:id="946" w:author="Parks, Robbie M" w:date="2018-12-05T11:39:00Z">
        <w:r w:rsidRPr="000250EE">
          <w:rPr>
            <w:rFonts w:ascii="Times New Roman" w:hAnsi="Times New Roman"/>
            <w:sz w:val="24"/>
            <w:szCs w:val="24"/>
          </w:rPr>
          <w:t>log(</w:t>
        </w:r>
        <w:proofErr w:type="gramEnd"/>
        <w:r w:rsidRPr="000250EE">
          <w:rPr>
            <w:rFonts w:ascii="Times New Roman" w:hAnsi="Times New Roman"/>
            <w:sz w:val="24"/>
            <w:szCs w:val="24"/>
          </w:rPr>
          <w:t xml:space="preserve">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Pr="000250EE">
          <w:rPr>
            <w:rFonts w:ascii="Times New Roman" w:hAnsi="Times New Roman"/>
            <w:sz w:val="24"/>
            <w:szCs w:val="24"/>
          </w:rPr>
          <w:tab/>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·(month-year) +</w:t>
        </w:r>
      </w:ins>
    </w:p>
    <w:p w14:paraId="3A152D41" w14:textId="77777777" w:rsidR="00FA3851" w:rsidRPr="000250EE" w:rsidRDefault="00FA3851" w:rsidP="00FA3851">
      <w:pPr>
        <w:spacing w:after="0" w:line="360" w:lineRule="auto"/>
        <w:jc w:val="both"/>
        <w:outlineLvl w:val="0"/>
        <w:rPr>
          <w:ins w:id="947" w:author="Parks, Robbie M" w:date="2018-12-05T11:39:00Z"/>
          <w:rFonts w:ascii="Times New Roman" w:hAnsi="Times New Roman"/>
          <w:sz w:val="24"/>
          <w:szCs w:val="24"/>
        </w:rPr>
      </w:pPr>
      <w:ins w:id="948" w:author="Parks, Robbie M" w:date="2018-12-05T11:39:00Z">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state </w:t>
        </w:r>
        <w:r w:rsidRPr="000250EE">
          <w:rPr>
            <w:rFonts w:ascii="Times New Roman" w:hAnsi="Times New Roman"/>
            <w:sz w:val="24"/>
            <w:szCs w:val="24"/>
          </w:rPr>
          <w:t>+ β</w:t>
        </w:r>
        <w:r w:rsidRPr="000250EE">
          <w:rPr>
            <w:rFonts w:ascii="Times New Roman" w:hAnsi="Times New Roman"/>
            <w:sz w:val="24"/>
            <w:szCs w:val="24"/>
            <w:vertAlign w:val="subscript"/>
          </w:rPr>
          <w:t>state</w:t>
        </w:r>
        <w:r w:rsidRPr="000250EE">
          <w:rPr>
            <w:rFonts w:ascii="Times New Roman" w:hAnsi="Times New Roman"/>
            <w:sz w:val="24"/>
            <w:szCs w:val="24"/>
          </w:rPr>
          <w:t>·(month-year) +</w:t>
        </w:r>
      </w:ins>
    </w:p>
    <w:p w14:paraId="5975DC5F" w14:textId="77777777" w:rsidR="00FA3851" w:rsidRPr="000250EE" w:rsidRDefault="00FA3851" w:rsidP="00FA3851">
      <w:pPr>
        <w:spacing w:after="0" w:line="360" w:lineRule="auto"/>
        <w:jc w:val="both"/>
        <w:outlineLvl w:val="0"/>
        <w:rPr>
          <w:ins w:id="949" w:author="Parks, Robbie M" w:date="2018-12-05T11:39:00Z"/>
          <w:rFonts w:ascii="Times New Roman" w:hAnsi="Times New Roman"/>
          <w:sz w:val="24"/>
          <w:szCs w:val="24"/>
        </w:rPr>
      </w:pPr>
      <w:ins w:id="950"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 +</w:t>
        </w:r>
      </w:ins>
    </w:p>
    <w:p w14:paraId="19940679" w14:textId="77777777" w:rsidR="00FA3851" w:rsidRPr="000250EE" w:rsidRDefault="00FA3851" w:rsidP="00FA3851">
      <w:pPr>
        <w:spacing w:after="0" w:line="240" w:lineRule="auto"/>
        <w:jc w:val="both"/>
        <w:outlineLvl w:val="0"/>
        <w:rPr>
          <w:ins w:id="951" w:author="Parks, Robbie M" w:date="2018-12-05T11:39:00Z"/>
          <w:rFonts w:ascii="Times New Roman" w:hAnsi="Times New Roman"/>
          <w:sz w:val="24"/>
          <w:szCs w:val="24"/>
        </w:rPr>
      </w:pPr>
      <w:ins w:id="952"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Pr="000250EE">
          <w:rPr>
            <w:rFonts w:ascii="Times New Roman" w:hAnsi="Times New Roman"/>
            <w:sz w:val="24"/>
            <w:szCs w:val="24"/>
          </w:rPr>
          <w:t>+</w:t>
        </w:r>
      </w:ins>
    </w:p>
    <w:p w14:paraId="5EC92141" w14:textId="77777777" w:rsidR="00FA3851" w:rsidRPr="000250EE" w:rsidRDefault="00FA3851" w:rsidP="00FA3851">
      <w:pPr>
        <w:pStyle w:val="SMHeading"/>
        <w:jc w:val="both"/>
        <w:rPr>
          <w:ins w:id="953" w:author="Parks, Robbie M" w:date="2018-12-05T11:39:00Z"/>
          <w:b w:val="0"/>
        </w:rPr>
      </w:pPr>
      <w:ins w:id="954" w:author="Parks, Robbie M" w:date="2018-12-05T11:39:00Z">
        <w:r w:rsidRPr="000250EE">
          <w:rPr>
            <w:vertAlign w:val="subscript"/>
          </w:rPr>
          <w:lastRenderedPageBreak/>
          <w:tab/>
        </w:r>
        <w:r w:rsidRPr="000250EE">
          <w:rPr>
            <w:vertAlign w:val="subscript"/>
          </w:rPr>
          <w:tab/>
        </w:r>
        <w:r w:rsidRPr="000250EE">
          <w:rPr>
            <w:vertAlign w:val="subscript"/>
          </w:rPr>
          <w:tab/>
        </w:r>
        <w:r w:rsidRPr="000250EE">
          <w:rPr>
            <w:vertAlign w:val="subscript"/>
          </w:rPr>
          <w:tab/>
        </w:r>
        <w:proofErr w:type="spellStart"/>
        <w:r w:rsidRPr="0015113F">
          <w:t>ɛ</w:t>
        </w:r>
        <w:r w:rsidRPr="0015113F">
          <w:rPr>
            <w:vertAlign w:val="subscript"/>
          </w:rPr>
          <w:t>state</w:t>
        </w:r>
        <w:proofErr w:type="spellEnd"/>
        <w:r w:rsidRPr="0015113F">
          <w:rPr>
            <w:vertAlign w:val="subscript"/>
          </w:rPr>
          <w:t>-month-year</w:t>
        </w:r>
        <w:r w:rsidRPr="000250EE">
          <w:rPr>
            <w:b w:val="0"/>
          </w:rPr>
          <w:t xml:space="preserve"> +</w:t>
        </w:r>
      </w:ins>
    </w:p>
    <w:p w14:paraId="650D9786" w14:textId="77777777" w:rsidR="00FA3851" w:rsidRPr="0015113F" w:rsidRDefault="00FA3851" w:rsidP="00FA3851">
      <w:pPr>
        <w:pStyle w:val="SMHeading"/>
        <w:ind w:left="2160" w:firstLine="720"/>
        <w:jc w:val="both"/>
        <w:rPr>
          <w:ins w:id="955" w:author="Parks, Robbie M" w:date="2018-12-05T11:39:00Z"/>
        </w:rPr>
      </w:pPr>
      <w:proofErr w:type="spellStart"/>
      <w:ins w:id="956" w:author="Parks, Robbie M" w:date="2018-12-05T11:39:00Z">
        <w:r w:rsidRPr="000250EE">
          <w:rPr>
            <w:b w:val="0"/>
          </w:rPr>
          <w:t>γ</w:t>
        </w:r>
        <w:r w:rsidRPr="000250EE">
          <w:rPr>
            <w:b w:val="0"/>
            <w:vertAlign w:val="subscript"/>
          </w:rPr>
          <w:t>month</w:t>
        </w:r>
        <w:r w:rsidRPr="000250EE">
          <w:rPr>
            <w:b w:val="0"/>
          </w:rPr>
          <w:t>·Anomaly</w:t>
        </w:r>
        <w:r w:rsidRPr="000250EE">
          <w:rPr>
            <w:b w:val="0"/>
            <w:vertAlign w:val="subscript"/>
          </w:rPr>
          <w:t>state-month</w:t>
        </w:r>
        <w:proofErr w:type="spellEnd"/>
        <w:r w:rsidRPr="000250EE">
          <w:rPr>
            <w:b w:val="0"/>
            <w:vertAlign w:val="subscript"/>
          </w:rPr>
          <w:t xml:space="preserve"> </w:t>
        </w:r>
      </w:ins>
    </w:p>
    <w:p w14:paraId="557AD282" w14:textId="77777777" w:rsidR="00FA3851" w:rsidRPr="00843ACB" w:rsidRDefault="00FA3851" w:rsidP="00FA3851">
      <w:pPr>
        <w:spacing w:after="0" w:line="360" w:lineRule="auto"/>
        <w:jc w:val="both"/>
        <w:outlineLvl w:val="0"/>
        <w:rPr>
          <w:ins w:id="957" w:author="Parks, Robbie M" w:date="2018-12-05T11:39:00Z"/>
          <w:rFonts w:ascii="Times New Roman" w:hAnsi="Times New Roman"/>
          <w:vertAlign w:val="subscript"/>
        </w:rPr>
      </w:pPr>
      <w:ins w:id="958" w:author="Parks, Robbie M" w:date="2018-12-05T11:39:00Z">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ins>
    </w:p>
    <w:p w14:paraId="63EAB578" w14:textId="77777777" w:rsidR="00FA3851" w:rsidRPr="00C1578A" w:rsidRDefault="00FA3851" w:rsidP="00FA3851">
      <w:pPr>
        <w:spacing w:after="0" w:line="480" w:lineRule="auto"/>
        <w:jc w:val="both"/>
        <w:outlineLvl w:val="0"/>
        <w:rPr>
          <w:ins w:id="959" w:author="Parks, Robbie M" w:date="2018-12-05T11:39:00Z"/>
          <w:rFonts w:ascii="Times New Roman" w:hAnsi="Times New Roman"/>
          <w:color w:val="000000" w:themeColor="text1"/>
          <w:sz w:val="24"/>
          <w:szCs w:val="24"/>
        </w:rPr>
      </w:pPr>
    </w:p>
    <w:p w14:paraId="3E409A2E" w14:textId="77777777" w:rsidR="00FA3851" w:rsidRPr="00C1578A" w:rsidRDefault="00FA3851" w:rsidP="00FA3851">
      <w:pPr>
        <w:spacing w:after="0" w:line="480" w:lineRule="auto"/>
        <w:jc w:val="both"/>
        <w:outlineLvl w:val="0"/>
        <w:rPr>
          <w:ins w:id="960" w:author="Parks, Robbie M" w:date="2018-12-05T11:39:00Z"/>
          <w:rFonts w:ascii="Times New Roman" w:hAnsi="Times New Roman"/>
          <w:color w:val="000000" w:themeColor="text1"/>
          <w:sz w:val="24"/>
          <w:szCs w:val="24"/>
        </w:rPr>
      </w:pPr>
      <w:ins w:id="961" w:author="Parks, Robbie M" w:date="2018-12-05T11:39:00Z">
        <w:r w:rsidRPr="00843ACB">
          <w:rPr>
            <w:rFonts w:ascii="Times New Roman" w:hAnsi="Times New Roman"/>
            <w:sz w:val="24"/>
            <w:szCs w:val="24"/>
          </w:rPr>
          <w:t>The model contained terms to capture the overall level and rate of change of mortality, with α</w:t>
        </w:r>
        <w:r w:rsidRPr="00843ACB">
          <w:rPr>
            <w:rFonts w:ascii="Times New Roman" w:hAnsi="Times New Roman"/>
            <w:sz w:val="24"/>
            <w:szCs w:val="24"/>
            <w:vertAlign w:val="subscript"/>
          </w:rPr>
          <w:t>0</w:t>
        </w:r>
        <w:r w:rsidRPr="00843ACB">
          <w:rPr>
            <w:rFonts w:ascii="Times New Roman" w:hAnsi="Times New Roman"/>
            <w:sz w:val="24"/>
            <w:szCs w:val="24"/>
          </w:rPr>
          <w:t xml:space="preserve"> as the common intercept for log-transformed death rates, and β</w:t>
        </w:r>
        <w:r w:rsidRPr="00843ACB">
          <w:rPr>
            <w:rFonts w:ascii="Times New Roman" w:hAnsi="Times New Roman"/>
            <w:sz w:val="24"/>
            <w:szCs w:val="24"/>
            <w:vertAlign w:val="subscript"/>
          </w:rPr>
          <w:t>0</w:t>
        </w:r>
        <w:r w:rsidRPr="00843ACB">
          <w:rPr>
            <w:rFonts w:ascii="Times New Roman" w:hAnsi="Times New Roman"/>
            <w:sz w:val="24"/>
            <w:szCs w:val="24"/>
          </w:rPr>
          <w:t xml:space="preserve"> the common time slope.</w:t>
        </w:r>
      </w:ins>
    </w:p>
    <w:p w14:paraId="4F67AB87" w14:textId="77777777" w:rsidR="00FA3851" w:rsidRPr="00636C9B" w:rsidRDefault="00FA3851" w:rsidP="00FA3851">
      <w:pPr>
        <w:spacing w:after="0" w:line="480" w:lineRule="auto"/>
        <w:jc w:val="both"/>
        <w:outlineLvl w:val="0"/>
        <w:rPr>
          <w:ins w:id="962" w:author="Parks, Robbie M" w:date="2018-12-05T11:39:00Z"/>
          <w:rFonts w:ascii="Times New Roman" w:hAnsi="Times New Roman"/>
          <w:color w:val="000000" w:themeColor="text1"/>
          <w:sz w:val="24"/>
          <w:szCs w:val="24"/>
        </w:rPr>
      </w:pPr>
    </w:p>
    <w:p w14:paraId="572C4B8F" w14:textId="290BB3F2" w:rsidR="00FA3851" w:rsidRPr="00636C9B" w:rsidRDefault="00FA3851" w:rsidP="00FA3851">
      <w:pPr>
        <w:spacing w:after="0" w:line="480" w:lineRule="auto"/>
        <w:jc w:val="both"/>
        <w:outlineLvl w:val="0"/>
        <w:rPr>
          <w:ins w:id="963" w:author="Parks, Robbie M" w:date="2018-12-05T11:39:00Z"/>
          <w:rFonts w:ascii="Times New Roman" w:hAnsi="Times New Roman"/>
          <w:color w:val="000000" w:themeColor="text1"/>
          <w:sz w:val="24"/>
          <w:szCs w:val="24"/>
        </w:rPr>
      </w:pPr>
      <w:ins w:id="964" w:author="Parks, Robbie M" w:date="2018-12-05T11:39:00Z">
        <w:r w:rsidRPr="00636C9B">
          <w:rPr>
            <w:rFonts w:ascii="Times New Roman" w:hAnsi="Times New Roman"/>
            <w:color w:val="000000" w:themeColor="text1"/>
            <w:sz w:val="24"/>
            <w:szCs w:val="24"/>
          </w:rPr>
          <w:t xml:space="preserve">Death rates 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with α</w:t>
        </w:r>
        <w:r>
          <w:rPr>
            <w:rFonts w:ascii="Times New Roman" w:hAnsi="Times New Roman"/>
            <w:sz w:val="24"/>
            <w:szCs w:val="24"/>
            <w:vertAlign w:val="subscript"/>
          </w:rPr>
          <w:t>month</w:t>
        </w:r>
        <w:r w:rsidRPr="00F0573E">
          <w:rPr>
            <w:rFonts w:ascii="Times New Roman" w:hAnsi="Times New Roman"/>
            <w:sz w:val="24"/>
            <w:szCs w:val="24"/>
          </w:rPr>
          <w:t xml:space="preserve"> </w:t>
        </w:r>
        <w:r>
          <w:rPr>
            <w:rFonts w:ascii="Times New Roman" w:hAnsi="Times New Roman"/>
            <w:sz w:val="24"/>
            <w:szCs w:val="24"/>
          </w:rPr>
          <w:t xml:space="preserve">the month-specific </w:t>
        </w:r>
        <w:r w:rsidRPr="00F0573E">
          <w:rPr>
            <w:rFonts w:ascii="Times New Roman" w:hAnsi="Times New Roman"/>
            <w:sz w:val="24"/>
            <w:szCs w:val="24"/>
          </w:rPr>
          <w:t>intercept for log-transformed death rates, and β</w:t>
        </w:r>
        <w:r>
          <w:rPr>
            <w:rFonts w:ascii="Times New Roman" w:hAnsi="Times New Roman"/>
            <w:sz w:val="24"/>
            <w:szCs w:val="24"/>
            <w:vertAlign w:val="subscript"/>
          </w:rPr>
          <w:t>month</w:t>
        </w:r>
        <w:r w:rsidRPr="00F0573E">
          <w:rPr>
            <w:rFonts w:ascii="Times New Roman" w:hAnsi="Times New Roman"/>
            <w:sz w:val="24"/>
            <w:szCs w:val="24"/>
          </w:rPr>
          <w:t xml:space="preserve"> the </w:t>
        </w:r>
        <w:r>
          <w:rPr>
            <w:rFonts w:ascii="Times New Roman" w:hAnsi="Times New Roman"/>
            <w:sz w:val="24"/>
            <w:szCs w:val="24"/>
          </w:rPr>
          <w:t>month-specific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We used a random walk structure for neighbouring month terms</w:t>
        </w:r>
        <w:r>
          <w:rPr>
            <w:rFonts w:ascii="Times New Roman" w:hAnsi="Times New Roman"/>
            <w:color w:val="000000" w:themeColor="text1"/>
            <w:sz w:val="24"/>
            <w:szCs w:val="24"/>
          </w:rPr>
          <w:t xml:space="preserve"> in </w:t>
        </w:r>
        <w:r w:rsidRPr="00F0573E">
          <w:rPr>
            <w:rFonts w:ascii="Times New Roman" w:hAnsi="Times New Roman"/>
            <w:sz w:val="24"/>
            <w:szCs w:val="24"/>
          </w:rPr>
          <w:t>α</w:t>
        </w:r>
        <w:r>
          <w:rPr>
            <w:rFonts w:ascii="Times New Roman" w:hAnsi="Times New Roman"/>
            <w:sz w:val="24"/>
            <w:szCs w:val="24"/>
            <w:vertAlign w:val="subscript"/>
          </w:rPr>
          <w:t xml:space="preserve">month </w:t>
        </w:r>
        <w:r w:rsidRPr="00843ACB">
          <w:rPr>
            <w:rFonts w:ascii="Times New Roman" w:hAnsi="Times New Roman"/>
            <w:sz w:val="24"/>
            <w:szCs w:val="24"/>
          </w:rPr>
          <w:t xml:space="preserve">and </w:t>
        </w:r>
        <w:r w:rsidRPr="00F0573E">
          <w:rPr>
            <w:rFonts w:ascii="Times New Roman" w:hAnsi="Times New Roman"/>
            <w:sz w:val="24"/>
            <w:szCs w:val="24"/>
          </w:rPr>
          <w:t>β</w:t>
        </w:r>
        <w:r>
          <w:rPr>
            <w:rFonts w:ascii="Times New Roman" w:hAnsi="Times New Roman"/>
            <w:sz w:val="24"/>
            <w:szCs w:val="24"/>
            <w:vertAlign w:val="subscript"/>
          </w:rPr>
          <w:t>month</w:t>
        </w:r>
        <w:r w:rsidRPr="00636C9B">
          <w:rPr>
            <w:rFonts w:ascii="Times New Roman" w:hAnsi="Times New Roman"/>
            <w:color w:val="000000" w:themeColor="text1"/>
            <w:sz w:val="24"/>
            <w:szCs w:val="24"/>
          </w:rPr>
          <w:t>, 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48&lt;/sup&gt;"},"properties":{"noteIndex":0},"schema":"https://github.com/citation-style-language/schema/raw/master/csl-citation.json"}</w:instrText>
      </w:r>
      <w:ins w:id="965" w:author="Parks, Robbie M" w:date="2018-12-05T11:39:00Z">
        <w:r>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47</w:t>
      </w:r>
      <w:ins w:id="966"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967" w:author="Parks, Robbie M" w:date="2018-12-05T11:39:00Z"/>
          <w:rFonts w:ascii="Times New Roman" w:hAnsi="Times New Roman"/>
          <w:color w:val="000000" w:themeColor="text1"/>
          <w:sz w:val="24"/>
          <w:szCs w:val="24"/>
        </w:rPr>
      </w:pPr>
    </w:p>
    <w:p w14:paraId="285FD8C5" w14:textId="495E3265" w:rsidR="00FA3851" w:rsidRDefault="00FA3851" w:rsidP="00FA3851">
      <w:pPr>
        <w:spacing w:after="0" w:line="480" w:lineRule="auto"/>
        <w:jc w:val="both"/>
        <w:outlineLvl w:val="0"/>
        <w:rPr>
          <w:ins w:id="968" w:author="Parks, Robbie M" w:date="2018-12-05T11:39:00Z"/>
          <w:rFonts w:ascii="Times New Roman" w:hAnsi="Times New Roman"/>
          <w:color w:val="000000" w:themeColor="text1"/>
          <w:sz w:val="24"/>
          <w:szCs w:val="24"/>
        </w:rPr>
      </w:pPr>
      <w:ins w:id="969" w:author="Parks, Robbie M" w:date="2018-12-05T11:39:00Z">
        <w:r>
          <w:rPr>
            <w:rFonts w:ascii="Times New Roman" w:hAnsi="Times New Roman"/>
            <w:color w:val="000000" w:themeColor="text1"/>
            <w:sz w:val="24"/>
            <w:szCs w:val="24"/>
          </w:rPr>
          <w:t xml:space="preserve">We also included state random intercepts and trends for death rates to allow variation by state, </w:t>
        </w:r>
        <w:r w:rsidRPr="00F0573E">
          <w:rPr>
            <w:rFonts w:ascii="Times New Roman" w:hAnsi="Times New Roman"/>
            <w:sz w:val="24"/>
            <w:szCs w:val="24"/>
          </w:rPr>
          <w:t>with α</w:t>
        </w:r>
        <w:r>
          <w:rPr>
            <w:rFonts w:ascii="Times New Roman" w:hAnsi="Times New Roman"/>
            <w:sz w:val="24"/>
            <w:szCs w:val="24"/>
            <w:vertAlign w:val="subscript"/>
          </w:rPr>
          <w:t>state</w:t>
        </w:r>
        <w:r w:rsidRPr="00F0573E">
          <w:rPr>
            <w:rFonts w:ascii="Times New Roman" w:hAnsi="Times New Roman"/>
            <w:sz w:val="24"/>
            <w:szCs w:val="24"/>
          </w:rPr>
          <w:t xml:space="preserve"> </w:t>
        </w:r>
        <w:r>
          <w:rPr>
            <w:rFonts w:ascii="Times New Roman" w:hAnsi="Times New Roman"/>
            <w:sz w:val="24"/>
            <w:szCs w:val="24"/>
          </w:rPr>
          <w:t>the state-specific intercept</w:t>
        </w:r>
        <w:r w:rsidRPr="00F0573E">
          <w:rPr>
            <w:rFonts w:ascii="Times New Roman" w:hAnsi="Times New Roman"/>
            <w:sz w:val="24"/>
            <w:szCs w:val="24"/>
          </w:rPr>
          <w:t xml:space="preserve"> for log-transformed death rates, and β</w:t>
        </w:r>
        <w:r>
          <w:rPr>
            <w:rFonts w:ascii="Times New Roman" w:hAnsi="Times New Roman"/>
            <w:sz w:val="24"/>
            <w:szCs w:val="24"/>
            <w:vertAlign w:val="subscript"/>
          </w:rPr>
          <w:t>state</w:t>
        </w:r>
        <w:r w:rsidRPr="00F0573E">
          <w:rPr>
            <w:rFonts w:ascii="Times New Roman" w:hAnsi="Times New Roman"/>
            <w:sz w:val="24"/>
            <w:szCs w:val="24"/>
          </w:rPr>
          <w:t xml:space="preserve"> the </w:t>
        </w:r>
        <w:r>
          <w:rPr>
            <w:rFonts w:ascii="Times New Roman" w:hAnsi="Times New Roman"/>
            <w:sz w:val="24"/>
            <w:szCs w:val="24"/>
          </w:rPr>
          <w:t>state-specific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49&lt;/sup&gt;"},"properties":{"noteIndex":0},"schema":"https://github.com/citation-style-language/schema/raw/master/csl-citation.json"}</w:instrText>
      </w:r>
      <w:ins w:id="970" w:author="Parks, Robbie M" w:date="2018-12-05T11:39:00Z">
        <w:r w:rsidRPr="00636C9B">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48</w:t>
      </w:r>
      <w:ins w:id="971"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972" w:author="Parks, Robbie M" w:date="2018-12-05T11:39:00Z"/>
          <w:rFonts w:ascii="Times New Roman" w:hAnsi="Times New Roman"/>
          <w:color w:val="000000" w:themeColor="text1"/>
          <w:sz w:val="24"/>
          <w:szCs w:val="24"/>
        </w:rPr>
      </w:pPr>
    </w:p>
    <w:p w14:paraId="601470CE" w14:textId="77777777" w:rsidR="00FA3851" w:rsidRPr="00843ACB" w:rsidRDefault="00FA3851" w:rsidP="00FA3851">
      <w:pPr>
        <w:spacing w:after="0" w:line="480" w:lineRule="auto"/>
        <w:jc w:val="both"/>
        <w:outlineLvl w:val="0"/>
        <w:rPr>
          <w:ins w:id="973" w:author="Parks, Robbie M" w:date="2018-12-05T11:39:00Z"/>
          <w:rFonts w:ascii="Times New Roman" w:hAnsi="Times New Roman"/>
          <w:color w:val="000000" w:themeColor="text1"/>
          <w:sz w:val="24"/>
          <w:szCs w:val="24"/>
          <w:lang w:val="en-US"/>
        </w:rPr>
      </w:pPr>
      <w:ins w:id="974" w:author="Parks, Robbie M" w:date="2018-12-05T11:39:00Z">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Pr>
            <w:rFonts w:ascii="Times New Roman" w:hAnsi="Times New Roman"/>
            <w:sz w:val="24"/>
            <w:szCs w:val="24"/>
          </w:rPr>
          <w:t xml:space="preserve"> </w:t>
        </w:r>
        <w:r w:rsidRPr="00A46B9A">
          <w:rPr>
            <w:rFonts w:ascii="Times New Roman" w:hAnsi="Times New Roman"/>
            <w:color w:val="000000" w:themeColor="text1"/>
            <w:sz w:val="24"/>
            <w:szCs w:val="24"/>
            <w:lang w:val="en-US"/>
          </w:rPr>
          <w:t>ϵ</w:t>
        </w:r>
        <w:r>
          <w:rPr>
            <w:rFonts w:ascii="Times New Roman" w:hAnsi="Times New Roman"/>
            <w:color w:val="000000" w:themeColor="text1"/>
            <w:sz w:val="24"/>
            <w:szCs w:val="24"/>
            <w:vertAlign w:val="subscript"/>
            <w:lang w:val="en-US"/>
          </w:rPr>
          <w:t>state-month</w:t>
        </w:r>
        <w:r w:rsidRPr="00A46B9A">
          <w:rPr>
            <w:rFonts w:ascii="Times New Roman" w:hAnsi="Times New Roman"/>
            <w:color w:val="000000" w:themeColor="text1"/>
            <w:sz w:val="24"/>
            <w:szCs w:val="24"/>
            <w:vertAlign w:val="subscript"/>
            <w:lang w:val="en-US"/>
          </w:rPr>
          <w:t>-year</w:t>
        </w:r>
        <w:r>
          <w:rPr>
            <w:rFonts w:ascii="Times New Roman" w:hAnsi="Times New Roman"/>
            <w:color w:val="000000" w:themeColor="text1"/>
            <w:sz w:val="24"/>
            <w:szCs w:val="24"/>
            <w:lang w:val="en-US"/>
          </w:rPr>
          <w:t xml:space="preserve">, </w:t>
        </w:r>
        <w:r w:rsidRPr="00A46B9A">
          <w:rPr>
            <w:rFonts w:ascii="Times New Roman" w:hAnsi="Times New Roman"/>
            <w:color w:val="000000" w:themeColor="text1"/>
            <w:sz w:val="24"/>
            <w:szCs w:val="24"/>
            <w:lang w:val="en-US"/>
          </w:rPr>
          <w:t xml:space="preserve">captures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975" w:author="Parks, Robbie M" w:date="2018-12-05T11:39:00Z"/>
          <w:rFonts w:ascii="Times New Roman" w:hAnsi="Times New Roman"/>
          <w:color w:val="000000" w:themeColor="text1"/>
          <w:sz w:val="24"/>
          <w:szCs w:val="24"/>
        </w:rPr>
      </w:pPr>
    </w:p>
    <w:p w14:paraId="1352F7C4" w14:textId="77777777" w:rsidR="00FA3851" w:rsidRPr="00284EE0" w:rsidRDefault="00FA3851" w:rsidP="00FA3851">
      <w:pPr>
        <w:spacing w:after="0" w:line="480" w:lineRule="auto"/>
        <w:jc w:val="both"/>
        <w:outlineLvl w:val="0"/>
        <w:rPr>
          <w:ins w:id="976" w:author="Parks, Robbie M" w:date="2018-12-05T11:39:00Z"/>
          <w:rFonts w:ascii="Times New Roman" w:hAnsi="Times New Roman"/>
          <w:color w:val="000000" w:themeColor="text1"/>
          <w:sz w:val="24"/>
          <w:szCs w:val="24"/>
        </w:rPr>
      </w:pPr>
      <w:ins w:id="977"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w:t>
        </w:r>
        <w:proofErr w:type="spellStart"/>
        <w:r w:rsidRPr="00564890">
          <w:rPr>
            <w:rFonts w:ascii="Times New Roman" w:hAnsi="Times New Roman"/>
            <w:color w:val="000000" w:themeColor="text1"/>
            <w:sz w:val="24"/>
            <w:szCs w:val="24"/>
          </w:rPr>
          <w:t>γ</w:t>
        </w:r>
        <w:r w:rsidRPr="00277948">
          <w:rPr>
            <w:rFonts w:ascii="Times New Roman" w:hAnsi="Times New Roman"/>
            <w:color w:val="000000" w:themeColor="text1"/>
            <w:sz w:val="24"/>
            <w:szCs w:val="24"/>
            <w:vertAlign w:val="subscript"/>
          </w:rPr>
          <w:t>month·</w:t>
        </w:r>
        <w:r w:rsidRPr="00564890">
          <w:rPr>
            <w:rFonts w:ascii="Times New Roman" w:hAnsi="Times New Roman"/>
            <w:color w:val="000000" w:themeColor="text1"/>
            <w:sz w:val="24"/>
            <w:szCs w:val="24"/>
          </w:rPr>
          <w:t>Anomaly</w:t>
        </w:r>
        <w:r w:rsidRPr="00843ACB">
          <w:rPr>
            <w:rFonts w:ascii="Times New Roman" w:hAnsi="Times New Roman"/>
            <w:color w:val="000000" w:themeColor="text1"/>
            <w:sz w:val="24"/>
            <w:szCs w:val="24"/>
            <w:vertAlign w:val="subscript"/>
          </w:rPr>
          <w:t>state-month</w:t>
        </w:r>
        <w:proofErr w:type="spellEnd"/>
        <w:r>
          <w:rPr>
            <w:rFonts w:ascii="Times New Roman" w:hAnsi="Times New Roman"/>
            <w:color w:val="000000" w:themeColor="text1"/>
            <w:sz w:val="24"/>
            <w:szCs w:val="24"/>
          </w:rPr>
          <w:t>,</w:t>
        </w:r>
        <w:r w:rsidRPr="00284EE0">
          <w:rPr>
            <w:rFonts w:ascii="Times New Roman" w:hAnsi="Times New Roman"/>
            <w:color w:val="000000" w:themeColor="text1"/>
            <w:sz w:val="24"/>
            <w:szCs w:val="24"/>
          </w:rPr>
          <w:t xml:space="preserve"> </w:t>
        </w:r>
        <w:r w:rsidRPr="00843ACB">
          <w:rPr>
            <w:rFonts w:ascii="Times New Roman" w:hAnsi="Times New Roman"/>
            <w:sz w:val="24"/>
            <w:szCs w:val="24"/>
          </w:rPr>
          <w:t>with the coefficient</w:t>
        </w:r>
        <w:r>
          <w:rPr>
            <w:rFonts w:ascii="Times New Roman" w:hAnsi="Times New Roman"/>
            <w:sz w:val="24"/>
            <w:szCs w:val="24"/>
          </w:rPr>
          <w:t>s</w:t>
        </w:r>
        <w:r w:rsidRPr="00843ACB">
          <w:rPr>
            <w:rFonts w:ascii="Times New Roman" w:hAnsi="Times New Roman"/>
            <w:sz w:val="24"/>
            <w:szCs w:val="24"/>
          </w:rPr>
          <w:t xml:space="preserve"> </w:t>
        </w:r>
        <w:proofErr w:type="spellStart"/>
        <w:r w:rsidRPr="00843ACB">
          <w:rPr>
            <w:rFonts w:ascii="Times New Roman" w:hAnsi="Times New Roman"/>
            <w:sz w:val="24"/>
            <w:szCs w:val="24"/>
          </w:rPr>
          <w:t>γ</w:t>
        </w:r>
        <w:r w:rsidRPr="00277948">
          <w:rPr>
            <w:rFonts w:ascii="Times New Roman" w:hAnsi="Times New Roman"/>
            <w:sz w:val="24"/>
            <w:szCs w:val="24"/>
            <w:vertAlign w:val="subscript"/>
          </w:rPr>
          <w:t>month</w:t>
        </w:r>
        <w:proofErr w:type="spellEnd"/>
        <w:r w:rsidRPr="00843ACB">
          <w:rPr>
            <w:rFonts w:ascii="Times New Roman" w:hAnsi="Times New Roman"/>
            <w:sz w:val="24"/>
            <w:szCs w:val="24"/>
          </w:rPr>
          <w:t xml:space="preserve"> representing the logarithm of the rate ratio per 1°C increase in monthly anomaly</w:t>
        </w:r>
        <w:r>
          <w:rPr>
            <w:rFonts w:ascii="Times New Roman" w:hAnsi="Times New Roman"/>
            <w:sz w:val="24"/>
            <w:szCs w:val="24"/>
          </w:rPr>
          <w:t xml:space="preserve"> by month</w:t>
        </w:r>
        <w:r w:rsidRPr="00284EE0">
          <w:rPr>
            <w:rFonts w:ascii="Times New Roman" w:hAnsi="Times New Roman"/>
            <w:color w:val="000000" w:themeColor="text1"/>
            <w:sz w:val="24"/>
            <w:szCs w:val="24"/>
          </w:rPr>
          <w:t>. We used a cyclic random walk structure for the anomaly terms, allowing December to neighbour January.</w:t>
        </w:r>
        <w:commentRangeEnd w:id="935"/>
        <w:r>
          <w:rPr>
            <w:rStyle w:val="CommentReference"/>
            <w:rFonts w:asciiTheme="minorHAnsi" w:eastAsiaTheme="minorHAnsi" w:hAnsiTheme="minorHAnsi" w:cstheme="minorBidi"/>
          </w:rPr>
          <w:commentReference w:id="935"/>
        </w:r>
      </w:ins>
      <w:commentRangeEnd w:id="936"/>
      <w:ins w:id="978" w:author="Parks, Robbie M" w:date="2018-12-05T14:24:00Z">
        <w:r w:rsidR="0028600E">
          <w:rPr>
            <w:rStyle w:val="CommentReference"/>
            <w:rFonts w:asciiTheme="minorHAnsi" w:eastAsiaTheme="minorHAnsi" w:hAnsiTheme="minorHAnsi" w:cstheme="minorBidi"/>
          </w:rPr>
          <w:commentReference w:id="936"/>
        </w:r>
      </w:ins>
    </w:p>
    <w:p w14:paraId="0F49453D" w14:textId="77777777" w:rsidR="00FA3851" w:rsidRPr="00636C9B" w:rsidRDefault="00FA3851" w:rsidP="00FA3851">
      <w:pPr>
        <w:spacing w:after="0" w:line="480" w:lineRule="auto"/>
        <w:jc w:val="both"/>
        <w:outlineLvl w:val="0"/>
        <w:rPr>
          <w:ins w:id="979" w:author="Parks, Robbie M" w:date="2018-12-05T11:39:00Z"/>
          <w:rFonts w:ascii="Times New Roman" w:hAnsi="Times New Roman"/>
          <w:color w:val="000000" w:themeColor="text1"/>
          <w:sz w:val="24"/>
          <w:szCs w:val="24"/>
        </w:rPr>
      </w:pPr>
    </w:p>
    <w:p w14:paraId="08F1F394" w14:textId="41BA915B" w:rsidR="00FA3851" w:rsidRPr="00843ACB" w:rsidRDefault="00FA3851" w:rsidP="00FA3851">
      <w:pPr>
        <w:spacing w:after="0" w:line="480" w:lineRule="auto"/>
        <w:jc w:val="both"/>
        <w:outlineLvl w:val="0"/>
        <w:rPr>
          <w:ins w:id="980" w:author="Parks, Robbie M" w:date="2018-12-05T11:39:00Z"/>
          <w:rFonts w:ascii="Times New Roman" w:hAnsi="Times New Roman"/>
          <w:color w:val="000000" w:themeColor="text1"/>
          <w:sz w:val="24"/>
          <w:szCs w:val="24"/>
          <w:lang w:val="en-US"/>
        </w:rPr>
      </w:pPr>
      <w:ins w:id="981" w:author="Parks, Robbie M" w:date="2018-12-05T11:39:00Z">
        <w:r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rFonts w:ascii="Times New Roman" w:hAnsi="Times New Roman"/>
            <w:color w:val="000000" w:themeColor="text1"/>
            <w:sz w:val="24"/>
            <w:szCs w:val="24"/>
            <w:lang w:val="en-US"/>
          </w:rPr>
          <w:fldChar w:fldCharType="begin" w:fldLock="1"/>
        </w:r>
      </w:ins>
      <w:r w:rsidR="000D1C81">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50&lt;/sup&gt;"},"properties":{"noteIndex":0},"schema":"https://github.com/citation-style-language/schema/raw/master/csl-citation.json"}</w:instrText>
      </w:r>
      <w:ins w:id="982" w:author="Parks, Robbie M" w:date="2018-12-05T11:39:00Z">
        <w:r>
          <w:rPr>
            <w:rFonts w:ascii="Times New Roman" w:hAnsi="Times New Roman"/>
            <w:color w:val="000000" w:themeColor="text1"/>
            <w:sz w:val="24"/>
            <w:szCs w:val="24"/>
            <w:lang w:val="en-US"/>
          </w:rPr>
          <w:fldChar w:fldCharType="separate"/>
        </w:r>
      </w:ins>
      <w:r w:rsidR="000D1C81" w:rsidRPr="000D1C81">
        <w:rPr>
          <w:rFonts w:ascii="Times New Roman" w:hAnsi="Times New Roman"/>
          <w:noProof/>
          <w:color w:val="000000" w:themeColor="text1"/>
          <w:sz w:val="24"/>
          <w:szCs w:val="24"/>
          <w:vertAlign w:val="superscript"/>
          <w:lang w:val="en-US"/>
        </w:rPr>
        <w:t>49</w:t>
      </w:r>
      <w:ins w:id="983"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984" w:author="Parks, Robbie M" w:date="2018-12-05T11:39:00Z"/>
          <w:rFonts w:ascii="Times New Roman" w:hAnsi="Times New Roman"/>
          <w:color w:val="000000" w:themeColor="text1"/>
          <w:sz w:val="24"/>
          <w:szCs w:val="24"/>
        </w:rPr>
      </w:pPr>
    </w:p>
    <w:p w14:paraId="4484DC63" w14:textId="115E4393" w:rsidR="00FA3851" w:rsidRDefault="00FA3851" w:rsidP="00FA3851">
      <w:pPr>
        <w:spacing w:after="0" w:line="480" w:lineRule="auto"/>
        <w:jc w:val="both"/>
        <w:outlineLvl w:val="0"/>
        <w:rPr>
          <w:ins w:id="985" w:author="Parks, Robbie M" w:date="2018-12-05T11:39:00Z"/>
          <w:rFonts w:ascii="Times New Roman" w:hAnsi="Times New Roman"/>
          <w:color w:val="000000" w:themeColor="text1"/>
          <w:sz w:val="24"/>
          <w:szCs w:val="24"/>
        </w:rPr>
      </w:pPr>
      <w:ins w:id="986" w:author="Parks, Robbie M" w:date="2018-12-05T11:39:00Z">
        <w:r>
          <w:rPr>
            <w:rFonts w:ascii="Times New Roman" w:hAnsi="Times New Roman"/>
            <w:color w:val="000000" w:themeColor="text1"/>
            <w:sz w:val="24"/>
            <w:szCs w:val="24"/>
          </w:rPr>
          <w:t xml:space="preserve">We estimated the mortality </w:t>
        </w:r>
      </w:ins>
      <w:ins w:id="987" w:author="Parks, Robbie M" w:date="2018-12-05T14:39:00Z">
        <w:r w:rsidR="00F72656">
          <w:rPr>
            <w:rFonts w:ascii="Times New Roman" w:hAnsi="Times New Roman"/>
            <w:color w:val="000000" w:themeColor="text1"/>
            <w:sz w:val="24"/>
            <w:szCs w:val="24"/>
          </w:rPr>
          <w:t>impact</w:t>
        </w:r>
      </w:ins>
      <w:ins w:id="988" w:author="Parks, Robbie M" w:date="2018-12-05T11:39:00Z">
        <w:r>
          <w:rPr>
            <w:rFonts w:ascii="Times New Roman" w:hAnsi="Times New Roman"/>
            <w:color w:val="000000" w:themeColor="text1"/>
            <w:sz w:val="24"/>
            <w:szCs w:val="24"/>
          </w:rPr>
          <w:t xml:space="preserve"> of a year </w:t>
        </w:r>
      </w:ins>
      <w:ins w:id="989" w:author="Parks, Robbie M" w:date="2018-12-05T14:37:00Z">
        <w:r w:rsidR="006C781B">
          <w:rPr>
            <w:rFonts w:ascii="Times New Roman" w:hAnsi="Times New Roman"/>
            <w:color w:val="000000" w:themeColor="text1"/>
            <w:sz w:val="24"/>
            <w:szCs w:val="24"/>
          </w:rPr>
          <w:t>where the temperature anomaly was +</w:t>
        </w:r>
        <w:r w:rsidR="006C781B" w:rsidRPr="00843ACB">
          <w:rPr>
            <w:rFonts w:ascii="Times New Roman" w:hAnsi="Times New Roman"/>
            <w:sz w:val="24"/>
            <w:szCs w:val="24"/>
          </w:rPr>
          <w:t>1°C</w:t>
        </w:r>
        <w:r w:rsidR="006C781B">
          <w:rPr>
            <w:rFonts w:ascii="Times New Roman" w:hAnsi="Times New Roman"/>
            <w:sz w:val="24"/>
            <w:szCs w:val="24"/>
          </w:rPr>
          <w:t xml:space="preserve"> for each month</w:t>
        </w:r>
      </w:ins>
      <w:ins w:id="990" w:author="Parks, Robbie M" w:date="2018-12-05T11:39:00Z">
        <w:r>
          <w:rPr>
            <w:rStyle w:val="CommentReference"/>
            <w:rFonts w:asciiTheme="minorHAnsi" w:eastAsiaTheme="minorHAnsi" w:hAnsiTheme="minorHAnsi" w:cstheme="minorBidi"/>
          </w:rPr>
          <w:commentReference w:id="991"/>
        </w:r>
      </w:ins>
      <w:ins w:id="992" w:author="Parks, Robbie M" w:date="2018-12-05T14:40:00Z">
        <w:r w:rsidR="006F3684">
          <w:rPr>
            <w:rFonts w:ascii="Times New Roman" w:hAnsi="Times New Roman"/>
            <w:sz w:val="24"/>
            <w:szCs w:val="24"/>
          </w:rPr>
          <w:t>, using the population</w:t>
        </w:r>
      </w:ins>
      <w:ins w:id="993" w:author="Parks, Robbie M" w:date="2018-12-05T14:26:00Z">
        <w:r w:rsidR="00483C87">
          <w:rPr>
            <w:rStyle w:val="CommentReference"/>
            <w:rFonts w:asciiTheme="minorHAnsi" w:eastAsiaTheme="minorHAnsi" w:hAnsiTheme="minorHAnsi" w:cstheme="minorBidi"/>
          </w:rPr>
          <w:commentReference w:id="994"/>
        </w:r>
      </w:ins>
      <w:ins w:id="995" w:author="Parks, Robbie M" w:date="2018-12-05T14:40:00Z">
        <w:r w:rsidR="006F3684">
          <w:rPr>
            <w:rFonts w:ascii="Times New Roman" w:hAnsi="Times New Roman"/>
            <w:sz w:val="24"/>
            <w:szCs w:val="24"/>
          </w:rPr>
          <w:t xml:space="preserve"> of the last year in our period of analysis (2016)</w:t>
        </w:r>
      </w:ins>
      <w:ins w:id="996" w:author="Parks, Robbie M" w:date="2018-12-05T11:39:00Z">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51&lt;/sup&gt;"},"properties":{"noteIndex":0},"schema":"https://github.com/citation-style-language/schema/raw/master/csl-citation.json"}</w:instrText>
      </w:r>
      <w:ins w:id="997" w:author="Parks, Robbie M" w:date="2018-12-05T11:39:00Z">
        <w:r>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50</w:t>
      </w:r>
      <w:ins w:id="998" w:author="Parks, Robbie M" w:date="2018-12-05T11:39:00Z">
        <w:r>
          <w:rPr>
            <w:rFonts w:ascii="Times New Roman" w:hAnsi="Times New Roman"/>
            <w:color w:val="000000" w:themeColor="text1"/>
            <w:sz w:val="24"/>
            <w:szCs w:val="24"/>
          </w:rPr>
          <w:fldChar w:fldCharType="end"/>
        </w:r>
      </w:ins>
    </w:p>
    <w:p w14:paraId="3807A4A5" w14:textId="77777777" w:rsidR="00FA3851" w:rsidRDefault="00FA3851" w:rsidP="00FA3851">
      <w:pPr>
        <w:spacing w:after="0" w:line="480" w:lineRule="auto"/>
        <w:jc w:val="both"/>
        <w:outlineLvl w:val="0"/>
        <w:rPr>
          <w:ins w:id="999" w:author="Parks, Robbie M" w:date="2018-12-05T11:39:00Z"/>
          <w:rFonts w:ascii="Times New Roman" w:hAnsi="Times New Roman"/>
          <w:color w:val="000000" w:themeColor="text1"/>
          <w:sz w:val="24"/>
          <w:szCs w:val="24"/>
        </w:rPr>
      </w:pPr>
    </w:p>
    <w:p w14:paraId="18443040" w14:textId="77777777" w:rsidR="00FA3851" w:rsidRPr="00636C9B" w:rsidRDefault="00FA3851" w:rsidP="00FA3851">
      <w:pPr>
        <w:spacing w:after="0" w:line="480" w:lineRule="auto"/>
        <w:jc w:val="both"/>
        <w:outlineLvl w:val="0"/>
        <w:rPr>
          <w:ins w:id="1000" w:author="Parks, Robbie M" w:date="2018-12-05T11:39:00Z"/>
          <w:rFonts w:ascii="Times New Roman" w:hAnsi="Times New Roman"/>
          <w:color w:val="000000" w:themeColor="text1"/>
          <w:sz w:val="24"/>
          <w:szCs w:val="24"/>
        </w:rPr>
      </w:pPr>
      <w:ins w:id="1001"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CrIs</w:t>
        </w:r>
        <w:proofErr w:type="spellEnd"/>
        <w:r>
          <w:rPr>
            <w:rFonts w:ascii="Times New Roman" w:hAnsi="Times New Roman"/>
            <w:color w:val="000000" w:themeColor="text1"/>
            <w:sz w:val="24"/>
            <w:szCs w:val="24"/>
          </w:rPr>
          <w:t>), quoted 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Pr>
            <w:rFonts w:ascii="Times New Roman" w:hAnsi="Times New Roman"/>
            <w:color w:val="000000" w:themeColor="text1"/>
            <w:sz w:val="24"/>
            <w:szCs w:val="24"/>
          </w:rPr>
          <w:t xml:space="preserve"> in a </w:t>
        </w:r>
        <w:r w:rsidRPr="00843ACB">
          <w:rPr>
            <w:rFonts w:ascii="Times New Roman" w:hAnsi="Times New Roman"/>
            <w:color w:val="000000" w:themeColor="text1"/>
            <w:sz w:val="24"/>
            <w:szCs w:val="24"/>
          </w:rPr>
          <w:t xml:space="preserve">1°C warmer </w:t>
        </w:r>
        <w:r>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ins>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3D76E32" w14:textId="681DF39D" w:rsidR="000D1C81" w:rsidRPr="000D1C81" w:rsidRDefault="00A555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D1C81" w:rsidRPr="000D1C81">
        <w:rPr>
          <w:rFonts w:ascii="Times New Roman" w:eastAsia="Times New Roman" w:hAnsi="Times New Roman"/>
          <w:noProof/>
          <w:sz w:val="24"/>
        </w:rPr>
        <w:t>1.</w:t>
      </w:r>
      <w:r w:rsidR="000D1C81" w:rsidRPr="000D1C81">
        <w:rPr>
          <w:rFonts w:ascii="Times New Roman" w:eastAsia="Times New Roman" w:hAnsi="Times New Roman"/>
          <w:noProof/>
          <w:sz w:val="24"/>
        </w:rPr>
        <w:tab/>
        <w:t xml:space="preserve">Watts, N. </w:t>
      </w:r>
      <w:r w:rsidR="000D1C81" w:rsidRPr="000D1C81">
        <w:rPr>
          <w:rFonts w:ascii="Times New Roman" w:eastAsia="Times New Roman" w:hAnsi="Times New Roman"/>
          <w:i/>
          <w:iCs/>
          <w:noProof/>
          <w:sz w:val="24"/>
        </w:rPr>
        <w:t>et al.</w:t>
      </w:r>
      <w:r w:rsidR="000D1C81" w:rsidRPr="000D1C81">
        <w:rPr>
          <w:rFonts w:ascii="Times New Roman" w:eastAsia="Times New Roman" w:hAnsi="Times New Roman"/>
          <w:noProof/>
          <w:sz w:val="24"/>
        </w:rPr>
        <w:t xml:space="preserve"> The 2018 report of the Lancet Countdown on health and climate change: shaping health of nations for centuries to come. </w:t>
      </w:r>
      <w:r w:rsidR="000D1C81" w:rsidRPr="000D1C81">
        <w:rPr>
          <w:rFonts w:ascii="Times New Roman" w:eastAsia="Times New Roman" w:hAnsi="Times New Roman"/>
          <w:i/>
          <w:iCs/>
          <w:noProof/>
          <w:sz w:val="24"/>
        </w:rPr>
        <w:t>Lancet</w:t>
      </w:r>
      <w:r w:rsidR="000D1C81" w:rsidRPr="000D1C81">
        <w:rPr>
          <w:rFonts w:ascii="Times New Roman" w:eastAsia="Times New Roman" w:hAnsi="Times New Roman"/>
          <w:noProof/>
          <w:sz w:val="24"/>
        </w:rPr>
        <w:t xml:space="preserve"> </w:t>
      </w:r>
      <w:r w:rsidR="000D1C81" w:rsidRPr="000D1C81">
        <w:rPr>
          <w:rFonts w:ascii="Times New Roman" w:eastAsia="Times New Roman" w:hAnsi="Times New Roman"/>
          <w:b/>
          <w:bCs/>
          <w:noProof/>
          <w:sz w:val="24"/>
        </w:rPr>
        <w:t>6736,</w:t>
      </w:r>
      <w:r w:rsidR="000D1C81" w:rsidRPr="000D1C81">
        <w:rPr>
          <w:rFonts w:ascii="Times New Roman" w:eastAsia="Times New Roman" w:hAnsi="Times New Roman"/>
          <w:noProof/>
          <w:sz w:val="24"/>
        </w:rPr>
        <w:t xml:space="preserve"> 1–4 (2018).</w:t>
      </w:r>
    </w:p>
    <w:p w14:paraId="4AAB32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w:t>
      </w:r>
      <w:r w:rsidRPr="000D1C81">
        <w:rPr>
          <w:rFonts w:ascii="Times New Roman" w:eastAsia="Times New Roman" w:hAnsi="Times New Roman"/>
          <w:noProof/>
          <w:sz w:val="24"/>
        </w:rPr>
        <w:tab/>
        <w:t xml:space="preserve">McMichael, A. J., Woodruff, R. E. &amp; Hales, S. Climate change and human health: Present and future risks.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(2006). doi:10.1016/S0140-6736(06)68079-3</w:t>
      </w:r>
    </w:p>
    <w:p w14:paraId="24BA7DA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w:t>
      </w:r>
      <w:r w:rsidRPr="000D1C81">
        <w:rPr>
          <w:rFonts w:ascii="Times New Roman" w:eastAsia="Times New Roman" w:hAnsi="Times New Roman"/>
          <w:noProof/>
          <w:sz w:val="24"/>
        </w:rPr>
        <w:tab/>
        <w:t xml:space="preserve">Huang, C.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Projecting Future heat-related mortality under climate change scenarios: A systematic review. </w:t>
      </w:r>
      <w:r w:rsidRPr="000D1C81">
        <w:rPr>
          <w:rFonts w:ascii="Times New Roman" w:eastAsia="Times New Roman" w:hAnsi="Times New Roman"/>
          <w:i/>
          <w:iCs/>
          <w:noProof/>
          <w:sz w:val="24"/>
        </w:rPr>
        <w:t>Environmental Health Perspectives</w:t>
      </w:r>
      <w:r w:rsidRPr="000D1C81">
        <w:rPr>
          <w:rFonts w:ascii="Times New Roman" w:eastAsia="Times New Roman" w:hAnsi="Times New Roman"/>
          <w:noProof/>
          <w:sz w:val="24"/>
        </w:rPr>
        <w:t xml:space="preserve"> (2011). doi:10.1289/ehp.1103456</w:t>
      </w:r>
    </w:p>
    <w:p w14:paraId="217250E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Projections of temperature-related excess mortality under climate change scenarios. </w:t>
      </w:r>
      <w:r w:rsidRPr="000D1C81">
        <w:rPr>
          <w:rFonts w:ascii="Times New Roman" w:eastAsia="Times New Roman" w:hAnsi="Times New Roman"/>
          <w:i/>
          <w:iCs/>
          <w:noProof/>
          <w:sz w:val="24"/>
        </w:rPr>
        <w:t>Lancet Planet. Heal.</w:t>
      </w:r>
      <w:r w:rsidRPr="000D1C81">
        <w:rPr>
          <w:rFonts w:ascii="Times New Roman" w:eastAsia="Times New Roman" w:hAnsi="Times New Roman"/>
          <w:noProof/>
          <w:sz w:val="24"/>
        </w:rPr>
        <w:t xml:space="preserve"> (2017). doi:10.1016/S2542-5196(17)30156-0</w:t>
      </w:r>
    </w:p>
    <w:p w14:paraId="39963F0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5.</w:t>
      </w:r>
      <w:r w:rsidRPr="000D1C81">
        <w:rPr>
          <w:rFonts w:ascii="Times New Roman" w:eastAsia="Times New Roman" w:hAnsi="Times New Roman"/>
          <w:noProof/>
          <w:sz w:val="24"/>
        </w:rPr>
        <w:tab/>
        <w:t xml:space="preserve">Smith, K.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Human health: Impacts, adaptation, and co-benefits. in </w:t>
      </w:r>
      <w:r w:rsidRPr="000D1C81">
        <w:rPr>
          <w:rFonts w:ascii="Times New Roman" w:eastAsia="Times New Roman" w:hAnsi="Times New Roman"/>
          <w:i/>
          <w:iCs/>
          <w:noProof/>
          <w:sz w:val="24"/>
        </w:rPr>
        <w:t>Climate Change 2014 Impacts, Adaptation and Vulnerability: Part A: Global and Sectoral Aspects</w:t>
      </w:r>
      <w:r w:rsidRPr="000D1C81">
        <w:rPr>
          <w:rFonts w:ascii="Times New Roman" w:eastAsia="Times New Roman" w:hAnsi="Times New Roman"/>
          <w:noProof/>
          <w:sz w:val="24"/>
        </w:rPr>
        <w:t xml:space="preserve"> (2015). doi:10.1017/CBO9781107415379.016</w:t>
      </w:r>
    </w:p>
    <w:p w14:paraId="53FBCCB9"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6.</w:t>
      </w:r>
      <w:r w:rsidRPr="000D1C81">
        <w:rPr>
          <w:rFonts w:ascii="Times New Roman" w:eastAsia="Times New Roman" w:hAnsi="Times New Roman"/>
          <w:noProof/>
          <w:sz w:val="24"/>
        </w:rPr>
        <w:tab/>
        <w:t xml:space="preserve">Lozano,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(2012). doi:10.1016/S0140-6736(12)61728-0</w:t>
      </w:r>
    </w:p>
    <w:p w14:paraId="7DE9BA5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7.</w:t>
      </w:r>
      <w:r w:rsidRPr="000D1C81">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D1C81">
        <w:rPr>
          <w:rFonts w:ascii="Times New Roman" w:eastAsia="Times New Roman" w:hAnsi="Times New Roman"/>
          <w:i/>
          <w:iCs/>
          <w:noProof/>
          <w:sz w:val="24"/>
        </w:rPr>
        <w:t>Elife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7,</w:t>
      </w:r>
      <w:r w:rsidRPr="000D1C81">
        <w:rPr>
          <w:rFonts w:ascii="Times New Roman" w:eastAsia="Times New Roman" w:hAnsi="Times New Roman"/>
          <w:noProof/>
          <w:sz w:val="24"/>
        </w:rPr>
        <w:t xml:space="preserve"> (2018).</w:t>
      </w:r>
    </w:p>
    <w:p w14:paraId="0A9F3D82"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8.</w:t>
      </w:r>
      <w:r w:rsidRPr="000D1C81">
        <w:rPr>
          <w:rFonts w:ascii="Times New Roman" w:eastAsia="Times New Roman" w:hAnsi="Times New Roman"/>
          <w:noProof/>
          <w:sz w:val="24"/>
        </w:rPr>
        <w:tab/>
        <w:t xml:space="preserve">Rau, R. Seasonality in Human Mortality.  A Demographic Approach. </w:t>
      </w:r>
      <w:r w:rsidRPr="000D1C81">
        <w:rPr>
          <w:rFonts w:ascii="Times New Roman" w:eastAsia="Times New Roman" w:hAnsi="Times New Roman"/>
          <w:i/>
          <w:iCs/>
          <w:noProof/>
          <w:sz w:val="24"/>
        </w:rPr>
        <w:t>Wirtschafts- und Sozialwissenschaftlichen Fak.</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PhD,</w:t>
      </w:r>
      <w:r w:rsidRPr="000D1C81">
        <w:rPr>
          <w:rFonts w:ascii="Times New Roman" w:eastAsia="Times New Roman" w:hAnsi="Times New Roman"/>
          <w:noProof/>
          <w:sz w:val="24"/>
        </w:rPr>
        <w:t xml:space="preserve"> 361 (2004).</w:t>
      </w:r>
    </w:p>
    <w:p w14:paraId="1A074ED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9.</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Mortality risk attributable to high and low ambient temperature: A multicountry observational study.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386,</w:t>
      </w:r>
      <w:r w:rsidRPr="000D1C81">
        <w:rPr>
          <w:rFonts w:ascii="Times New Roman" w:eastAsia="Times New Roman" w:hAnsi="Times New Roman"/>
          <w:noProof/>
          <w:sz w:val="24"/>
        </w:rPr>
        <w:t xml:space="preserve"> 369–375 (2015).</w:t>
      </w:r>
    </w:p>
    <w:p w14:paraId="2569355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10.</w:t>
      </w:r>
      <w:r w:rsidRPr="000D1C81">
        <w:rPr>
          <w:rFonts w:ascii="Times New Roman" w:eastAsia="Times New Roman" w:hAnsi="Times New Roman"/>
          <w:noProof/>
          <w:sz w:val="24"/>
        </w:rPr>
        <w:tab/>
        <w:t xml:space="preserve">Ye,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Ambient temperature and morbidity: a review of epidemiological evidence. </w:t>
      </w:r>
      <w:r w:rsidRPr="000D1C81">
        <w:rPr>
          <w:rFonts w:ascii="Times New Roman" w:eastAsia="Times New Roman" w:hAnsi="Times New Roman"/>
          <w:i/>
          <w:iCs/>
          <w:noProof/>
          <w:sz w:val="24"/>
        </w:rPr>
        <w:t>Environ. Health Perspect.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120,</w:t>
      </w:r>
      <w:r w:rsidRPr="000D1C81">
        <w:rPr>
          <w:rFonts w:ascii="Times New Roman" w:eastAsia="Times New Roman" w:hAnsi="Times New Roman"/>
          <w:noProof/>
          <w:sz w:val="24"/>
        </w:rPr>
        <w:t xml:space="preserve"> 19–28 (2012).</w:t>
      </w:r>
    </w:p>
    <w:p w14:paraId="502F7E1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11.</w:t>
      </w:r>
      <w:r w:rsidRPr="000D1C81">
        <w:rPr>
          <w:rFonts w:ascii="Times New Roman" w:eastAsia="Times New Roman" w:hAnsi="Times New Roman"/>
          <w:noProof/>
          <w:sz w:val="24"/>
        </w:rPr>
        <w:tab/>
        <w:t xml:space="preserve">Basu, R. High ambient temperature and mortality: A review of epidemiologic studies from 2001 to 2008. </w:t>
      </w:r>
      <w:r w:rsidRPr="000D1C81">
        <w:rPr>
          <w:rFonts w:ascii="Times New Roman" w:eastAsia="Times New Roman" w:hAnsi="Times New Roman"/>
          <w:i/>
          <w:iCs/>
          <w:noProof/>
          <w:sz w:val="24"/>
        </w:rPr>
        <w:t>Environ. Heal. A Glob. Access Sci. Source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8,</w:t>
      </w:r>
      <w:r w:rsidRPr="000D1C81">
        <w:rPr>
          <w:rFonts w:ascii="Times New Roman" w:eastAsia="Times New Roman" w:hAnsi="Times New Roman"/>
          <w:noProof/>
          <w:sz w:val="24"/>
        </w:rPr>
        <w:t xml:space="preserve"> 40 (2009).</w:t>
      </w:r>
    </w:p>
    <w:p w14:paraId="49059A3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12.</w:t>
      </w:r>
      <w:r w:rsidRPr="000D1C81">
        <w:rPr>
          <w:rFonts w:ascii="Times New Roman" w:eastAsia="Times New Roman" w:hAnsi="Times New Roman"/>
          <w:noProof/>
          <w:sz w:val="24"/>
        </w:rPr>
        <w:tab/>
        <w:t xml:space="preserve">Shi, L., Kloog, I., Zanobetti, A., Liu, P. &amp; Schwartz, J. D. Impacts of temperature and its variability on mortality in New England.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w:t>
      </w:r>
      <w:r w:rsidRPr="000D1C81">
        <w:rPr>
          <w:rFonts w:ascii="Times New Roman" w:eastAsia="Times New Roman" w:hAnsi="Times New Roman"/>
          <w:noProof/>
          <w:sz w:val="24"/>
        </w:rPr>
        <w:t xml:space="preserve"> 988–991 (2015).</w:t>
      </w:r>
    </w:p>
    <w:p w14:paraId="76F90F1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13.</w:t>
      </w:r>
      <w:r w:rsidRPr="000D1C81">
        <w:rPr>
          <w:rFonts w:ascii="Times New Roman" w:eastAsia="Times New Roman" w:hAnsi="Times New Roman"/>
          <w:noProof/>
          <w:sz w:val="24"/>
        </w:rPr>
        <w:tab/>
        <w:t xml:space="preserve">Burke, M.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Higher temperatures increase suicide rates in the United States and Mexico.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(2018). doi:10.1038/s41558-018-0222-x</w:t>
      </w:r>
    </w:p>
    <w:p w14:paraId="4BC57FA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14.</w:t>
      </w:r>
      <w:r w:rsidRPr="000D1C81">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D1C81">
        <w:rPr>
          <w:rFonts w:ascii="Times New Roman" w:eastAsia="Times New Roman" w:hAnsi="Times New Roman"/>
          <w:i/>
          <w:iCs/>
          <w:noProof/>
          <w:sz w:val="24"/>
        </w:rPr>
        <w:t>Occup. Environ. Med.</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64,</w:t>
      </w:r>
      <w:r w:rsidRPr="000D1C81">
        <w:rPr>
          <w:rFonts w:ascii="Times New Roman" w:eastAsia="Times New Roman" w:hAnsi="Times New Roman"/>
          <w:noProof/>
          <w:sz w:val="24"/>
        </w:rPr>
        <w:t xml:space="preserve"> 827–833 (2007).</w:t>
      </w:r>
    </w:p>
    <w:p w14:paraId="72C0469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15.</w:t>
      </w:r>
      <w:r w:rsidRPr="000D1C81">
        <w:rPr>
          <w:rFonts w:ascii="Times New Roman" w:eastAsia="Times New Roman" w:hAnsi="Times New Roman"/>
          <w:noProof/>
          <w:sz w:val="24"/>
        </w:rPr>
        <w:tab/>
        <w:t xml:space="preserve">Song,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Impact of ambient temperature on morbidity and mortality: An overview of reviews. </w:t>
      </w:r>
      <w:r w:rsidRPr="000D1C81">
        <w:rPr>
          <w:rFonts w:ascii="Times New Roman" w:eastAsia="Times New Roman" w:hAnsi="Times New Roman"/>
          <w:i/>
          <w:iCs/>
          <w:noProof/>
          <w:sz w:val="24"/>
        </w:rPr>
        <w:t>Sci. Total Environ.</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586,</w:t>
      </w:r>
      <w:r w:rsidRPr="000D1C81">
        <w:rPr>
          <w:rFonts w:ascii="Times New Roman" w:eastAsia="Times New Roman" w:hAnsi="Times New Roman"/>
          <w:noProof/>
          <w:sz w:val="24"/>
        </w:rPr>
        <w:t xml:space="preserve"> 241–254 (2017).</w:t>
      </w:r>
    </w:p>
    <w:p w14:paraId="5561363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16.</w:t>
      </w:r>
      <w:r w:rsidRPr="000D1C81">
        <w:rPr>
          <w:rFonts w:ascii="Times New Roman" w:eastAsia="Times New Roman" w:hAnsi="Times New Roman"/>
          <w:noProof/>
          <w:sz w:val="24"/>
        </w:rPr>
        <w:tab/>
        <w:t xml:space="preserve">Page, L. A., Hajat, S. &amp; Kovats, R. S. Relationship between daily suicide counts and temperature in England and Wales. </w:t>
      </w:r>
      <w:r w:rsidRPr="000D1C81">
        <w:rPr>
          <w:rFonts w:ascii="Times New Roman" w:eastAsia="Times New Roman" w:hAnsi="Times New Roman"/>
          <w:i/>
          <w:iCs/>
          <w:noProof/>
          <w:sz w:val="24"/>
        </w:rPr>
        <w:t>Br. J. Psychiatry</w:t>
      </w:r>
      <w:r w:rsidRPr="000D1C81">
        <w:rPr>
          <w:rFonts w:ascii="Times New Roman" w:eastAsia="Times New Roman" w:hAnsi="Times New Roman"/>
          <w:noProof/>
          <w:sz w:val="24"/>
        </w:rPr>
        <w:t xml:space="preserve"> (2007). </w:t>
      </w:r>
      <w:r w:rsidRPr="000D1C81">
        <w:rPr>
          <w:rFonts w:ascii="Times New Roman" w:eastAsia="Times New Roman" w:hAnsi="Times New Roman"/>
          <w:noProof/>
          <w:sz w:val="24"/>
        </w:rPr>
        <w:lastRenderedPageBreak/>
        <w:t>doi:10.1192/bjp.bp.106.031948</w:t>
      </w:r>
    </w:p>
    <w:p w14:paraId="0D6AE0A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17.</w:t>
      </w:r>
      <w:r w:rsidRPr="000D1C81">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D1C81">
        <w:rPr>
          <w:rFonts w:ascii="Times New Roman" w:eastAsia="Times New Roman" w:hAnsi="Times New Roman"/>
          <w:i/>
          <w:iCs/>
          <w:noProof/>
          <w:sz w:val="24"/>
        </w:rPr>
        <w:t>Int. J. Biometeorol.</w:t>
      </w:r>
      <w:r w:rsidRPr="000D1C81">
        <w:rPr>
          <w:rFonts w:ascii="Times New Roman" w:eastAsia="Times New Roman" w:hAnsi="Times New Roman"/>
          <w:noProof/>
          <w:sz w:val="24"/>
        </w:rPr>
        <w:t xml:space="preserve"> (2017). doi:10.1007/s00484-016-1270-4</w:t>
      </w:r>
    </w:p>
    <w:p w14:paraId="5838873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18.</w:t>
      </w:r>
      <w:r w:rsidRPr="000D1C81">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D1C81">
        <w:rPr>
          <w:rFonts w:ascii="Times New Roman" w:eastAsia="Times New Roman" w:hAnsi="Times New Roman"/>
          <w:i/>
          <w:iCs/>
          <w:noProof/>
          <w:sz w:val="24"/>
        </w:rPr>
        <w:t>BMJ Open</w:t>
      </w:r>
      <w:r w:rsidRPr="000D1C81">
        <w:rPr>
          <w:rFonts w:ascii="Times New Roman" w:eastAsia="Times New Roman" w:hAnsi="Times New Roman"/>
          <w:noProof/>
          <w:sz w:val="24"/>
        </w:rPr>
        <w:t xml:space="preserve"> (2016). doi:10.1136/bmjopen-2015-010399</w:t>
      </w:r>
    </w:p>
    <w:p w14:paraId="0BA7ECB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19.</w:t>
      </w:r>
      <w:r w:rsidRPr="000D1C81">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4,</w:t>
      </w:r>
      <w:r w:rsidRPr="000D1C81">
        <w:rPr>
          <w:rFonts w:ascii="Times New Roman" w:eastAsia="Times New Roman" w:hAnsi="Times New Roman"/>
          <w:noProof/>
          <w:sz w:val="24"/>
        </w:rPr>
        <w:t xml:space="preserve"> 269–273 (2014).</w:t>
      </w:r>
    </w:p>
    <w:p w14:paraId="4431415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20.</w:t>
      </w:r>
      <w:r w:rsidRPr="000D1C81">
        <w:rPr>
          <w:rFonts w:ascii="Times New Roman" w:eastAsia="Times New Roman" w:hAnsi="Times New Roman"/>
          <w:noProof/>
          <w:sz w:val="24"/>
        </w:rPr>
        <w:tab/>
        <w:t xml:space="preserve">Ranson, M. Crime, weather, and climate change. </w:t>
      </w:r>
      <w:r w:rsidRPr="000D1C81">
        <w:rPr>
          <w:rFonts w:ascii="Times New Roman" w:eastAsia="Times New Roman" w:hAnsi="Times New Roman"/>
          <w:i/>
          <w:iCs/>
          <w:noProof/>
          <w:sz w:val="24"/>
        </w:rPr>
        <w:t>J. Environ. Econ. Manage.</w:t>
      </w:r>
      <w:r w:rsidRPr="000D1C81">
        <w:rPr>
          <w:rFonts w:ascii="Times New Roman" w:eastAsia="Times New Roman" w:hAnsi="Times New Roman"/>
          <w:noProof/>
          <w:sz w:val="24"/>
        </w:rPr>
        <w:t xml:space="preserve"> (2014). doi:10.1016/j.jeem.2013.11.008</w:t>
      </w:r>
    </w:p>
    <w:p w14:paraId="30A448B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21.</w:t>
      </w:r>
      <w:r w:rsidRPr="000D1C81">
        <w:rPr>
          <w:rFonts w:ascii="Times New Roman" w:eastAsia="Times New Roman" w:hAnsi="Times New Roman"/>
          <w:noProof/>
          <w:sz w:val="24"/>
        </w:rPr>
        <w:tab/>
        <w:t xml:space="preserve">Mares, D. Climate change and levels of violence in socially disadvantaged neighborhood groups. </w:t>
      </w:r>
      <w:r w:rsidRPr="000D1C81">
        <w:rPr>
          <w:rFonts w:ascii="Times New Roman" w:eastAsia="Times New Roman" w:hAnsi="Times New Roman"/>
          <w:i/>
          <w:iCs/>
          <w:noProof/>
          <w:sz w:val="24"/>
        </w:rPr>
        <w:t>J. Urban Heal.</w:t>
      </w:r>
      <w:r w:rsidRPr="000D1C81">
        <w:rPr>
          <w:rFonts w:ascii="Times New Roman" w:eastAsia="Times New Roman" w:hAnsi="Times New Roman"/>
          <w:noProof/>
          <w:sz w:val="24"/>
        </w:rPr>
        <w:t xml:space="preserve"> (2013). doi:10.1007/s11524-013-9791-1</w:t>
      </w:r>
    </w:p>
    <w:p w14:paraId="2985C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22.</w:t>
      </w:r>
      <w:r w:rsidRPr="000D1C81">
        <w:rPr>
          <w:rFonts w:ascii="Times New Roman" w:eastAsia="Times New Roman" w:hAnsi="Times New Roman"/>
          <w:noProof/>
          <w:sz w:val="24"/>
        </w:rPr>
        <w:tab/>
        <w:t xml:space="preserve">Burke, M. B., Miguel, E., Satyanath, S., Dykema, J. A. &amp; Lobell, D. B. Warming increases the risk of civil war in Africa.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(2009). doi:10.1073/pnas.0907998106</w:t>
      </w:r>
    </w:p>
    <w:p w14:paraId="0C3BD1B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23.</w:t>
      </w:r>
      <w:r w:rsidRPr="000D1C81">
        <w:rPr>
          <w:rFonts w:ascii="Times New Roman" w:eastAsia="Times New Roman" w:hAnsi="Times New Roman"/>
          <w:noProof/>
          <w:sz w:val="24"/>
        </w:rPr>
        <w:tab/>
        <w:t xml:space="preserve">Hsiang, S. M., Burke, M. &amp; Miguel, E. Quantifying the Influence of Climate on Human Conflict. </w:t>
      </w:r>
      <w:r w:rsidRPr="000D1C81">
        <w:rPr>
          <w:rFonts w:ascii="Times New Roman" w:eastAsia="Times New Roman" w:hAnsi="Times New Roman"/>
          <w:i/>
          <w:iCs/>
          <w:noProof/>
          <w:sz w:val="24"/>
        </w:rPr>
        <w:t>Science (80-. ).</w:t>
      </w:r>
      <w:r w:rsidRPr="000D1C81">
        <w:rPr>
          <w:rFonts w:ascii="Times New Roman" w:eastAsia="Times New Roman" w:hAnsi="Times New Roman"/>
          <w:noProof/>
          <w:sz w:val="24"/>
        </w:rPr>
        <w:t xml:space="preserve"> (2013). doi:10.1126/science.1235367</w:t>
      </w:r>
    </w:p>
    <w:p w14:paraId="6DE9B6F7"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24.</w:t>
      </w:r>
      <w:r w:rsidRPr="000D1C81">
        <w:rPr>
          <w:rFonts w:ascii="Times New Roman" w:eastAsia="Times New Roman" w:hAnsi="Times New Roman"/>
          <w:noProof/>
          <w:sz w:val="24"/>
        </w:rPr>
        <w:tab/>
        <w:t xml:space="preserve">Hsiang, S. M., Meng, K. C. &amp; Cane, M. A. Civil conflicts are associated with the global climate. </w:t>
      </w:r>
      <w:r w:rsidRPr="000D1C81">
        <w:rPr>
          <w:rFonts w:ascii="Times New Roman" w:eastAsia="Times New Roman" w:hAnsi="Times New Roman"/>
          <w:i/>
          <w:iCs/>
          <w:noProof/>
          <w:sz w:val="24"/>
        </w:rPr>
        <w:t>Nature</w:t>
      </w:r>
      <w:r w:rsidRPr="000D1C81">
        <w:rPr>
          <w:rFonts w:ascii="Times New Roman" w:eastAsia="Times New Roman" w:hAnsi="Times New Roman"/>
          <w:noProof/>
          <w:sz w:val="24"/>
        </w:rPr>
        <w:t xml:space="preserve"> (2011). doi:10.1038/nature10311</w:t>
      </w:r>
    </w:p>
    <w:p w14:paraId="3A1D1F3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25.</w:t>
      </w:r>
      <w:r w:rsidRPr="000D1C81">
        <w:rPr>
          <w:rFonts w:ascii="Times New Roman" w:eastAsia="Times New Roman" w:hAnsi="Times New Roman"/>
          <w:noProof/>
          <w:sz w:val="24"/>
        </w:rPr>
        <w:tab/>
        <w:t xml:space="preserve">O’Loughlin, J.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Climate variability and conflict risk in East Africa, 1990-2009.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(2012). doi:10.1073/pnas.1205130109</w:t>
      </w:r>
    </w:p>
    <w:p w14:paraId="0A44243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26.</w:t>
      </w:r>
      <w:r w:rsidRPr="000D1C81">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D1C81">
        <w:rPr>
          <w:rFonts w:ascii="Times New Roman" w:eastAsia="Times New Roman" w:hAnsi="Times New Roman"/>
          <w:i/>
          <w:iCs/>
          <w:noProof/>
          <w:sz w:val="24"/>
        </w:rPr>
        <w:t>Gastroenterology</w:t>
      </w:r>
      <w:r w:rsidRPr="000D1C81">
        <w:rPr>
          <w:rFonts w:ascii="Times New Roman" w:eastAsia="Times New Roman" w:hAnsi="Times New Roman"/>
          <w:noProof/>
          <w:sz w:val="24"/>
        </w:rPr>
        <w:t xml:space="preserve"> (2017).</w:t>
      </w:r>
    </w:p>
    <w:p w14:paraId="732EA05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27.</w:t>
      </w:r>
      <w:r w:rsidRPr="000D1C81">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D1C81">
        <w:rPr>
          <w:rFonts w:ascii="Times New Roman" w:eastAsia="Times New Roman" w:hAnsi="Times New Roman"/>
          <w:i/>
          <w:iCs/>
          <w:noProof/>
          <w:sz w:val="24"/>
        </w:rPr>
        <w:t>Procedia - Soc. Behav. Sci.</w:t>
      </w:r>
      <w:r w:rsidRPr="000D1C81">
        <w:rPr>
          <w:rFonts w:ascii="Times New Roman" w:eastAsia="Times New Roman" w:hAnsi="Times New Roman"/>
          <w:noProof/>
          <w:sz w:val="24"/>
        </w:rPr>
        <w:t xml:space="preserve"> (2013). doi:10.1016/j.sbspro.2013.11.143</w:t>
      </w:r>
    </w:p>
    <w:p w14:paraId="5EC9BF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28.</w:t>
      </w:r>
      <w:r w:rsidRPr="000D1C81">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D1C81">
        <w:rPr>
          <w:rFonts w:ascii="Times New Roman" w:eastAsia="Times New Roman" w:hAnsi="Times New Roman"/>
          <w:i/>
          <w:iCs/>
          <w:noProof/>
          <w:sz w:val="24"/>
        </w:rPr>
        <w:t>J. Cold Reg. Eng.</w:t>
      </w:r>
      <w:r w:rsidRPr="000D1C81">
        <w:rPr>
          <w:rFonts w:ascii="Times New Roman" w:eastAsia="Times New Roman" w:hAnsi="Times New Roman"/>
          <w:noProof/>
          <w:sz w:val="24"/>
        </w:rPr>
        <w:t xml:space="preserve"> (2016). doi:10.1061/(ASCE)CR.1943-5495.0000099</w:t>
      </w:r>
    </w:p>
    <w:p w14:paraId="7CD232C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29.</w:t>
      </w:r>
      <w:r w:rsidRPr="000D1C81">
        <w:rPr>
          <w:rFonts w:ascii="Times New Roman" w:eastAsia="Times New Roman" w:hAnsi="Times New Roman"/>
          <w:noProof/>
          <w:sz w:val="24"/>
        </w:rPr>
        <w:tab/>
        <w:t xml:space="preserve">Roh, H.-J., Datla, S. &amp; Sharma, S. Effect of snow, temperature and their interaction on highway truck traffic. </w:t>
      </w:r>
      <w:r w:rsidRPr="000D1C81">
        <w:rPr>
          <w:rFonts w:ascii="Times New Roman" w:eastAsia="Times New Roman" w:hAnsi="Times New Roman"/>
          <w:i/>
          <w:iCs/>
          <w:noProof/>
          <w:sz w:val="24"/>
        </w:rPr>
        <w:t>J. Transp. Techn.</w:t>
      </w:r>
      <w:r w:rsidRPr="000D1C81">
        <w:rPr>
          <w:rFonts w:ascii="Times New Roman" w:eastAsia="Times New Roman" w:hAnsi="Times New Roman"/>
          <w:noProof/>
          <w:sz w:val="24"/>
        </w:rPr>
        <w:t xml:space="preserve"> (2013). doi:10.4236/jtts.2013.31003</w:t>
      </w:r>
    </w:p>
    <w:p w14:paraId="26F431E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30.</w:t>
      </w:r>
      <w:r w:rsidRPr="000D1C81">
        <w:rPr>
          <w:rFonts w:ascii="Times New Roman" w:eastAsia="Times New Roman" w:hAnsi="Times New Roman"/>
          <w:noProof/>
          <w:sz w:val="24"/>
        </w:rPr>
        <w:tab/>
        <w:t xml:space="preserve">Roh, H. J., Sharma, S. &amp; Sahu, P. K. Modeling snow and cold effects for classified highway traffic volumes. </w:t>
      </w:r>
      <w:r w:rsidRPr="000D1C81">
        <w:rPr>
          <w:rFonts w:ascii="Times New Roman" w:eastAsia="Times New Roman" w:hAnsi="Times New Roman"/>
          <w:i/>
          <w:iCs/>
          <w:noProof/>
          <w:sz w:val="24"/>
        </w:rPr>
        <w:t>KSCE J. Civ. Eng.</w:t>
      </w:r>
      <w:r w:rsidRPr="000D1C81">
        <w:rPr>
          <w:rFonts w:ascii="Times New Roman" w:eastAsia="Times New Roman" w:hAnsi="Times New Roman"/>
          <w:noProof/>
          <w:sz w:val="24"/>
        </w:rPr>
        <w:t xml:space="preserve"> (2016). doi:10.1007/s12205-015-0236-0</w:t>
      </w:r>
    </w:p>
    <w:p w14:paraId="012A2FD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31.</w:t>
      </w:r>
      <w:r w:rsidRPr="000D1C81">
        <w:rPr>
          <w:rFonts w:ascii="Times New Roman" w:eastAsia="Times New Roman" w:hAnsi="Times New Roman"/>
          <w:noProof/>
          <w:sz w:val="24"/>
        </w:rPr>
        <w:tab/>
        <w:t xml:space="preserve">Daanen, H. A. M., Van De Vliert, E. &amp; Huang, X. Driving performance in cold, warm, and thermoneutral environments. </w:t>
      </w:r>
      <w:r w:rsidRPr="000D1C81">
        <w:rPr>
          <w:rFonts w:ascii="Times New Roman" w:eastAsia="Times New Roman" w:hAnsi="Times New Roman"/>
          <w:i/>
          <w:iCs/>
          <w:noProof/>
          <w:sz w:val="24"/>
        </w:rPr>
        <w:t>Appl. Ergon.</w:t>
      </w:r>
      <w:r w:rsidRPr="000D1C81">
        <w:rPr>
          <w:rFonts w:ascii="Times New Roman" w:eastAsia="Times New Roman" w:hAnsi="Times New Roman"/>
          <w:noProof/>
          <w:sz w:val="24"/>
        </w:rPr>
        <w:t xml:space="preserve"> (2003). doi:10.1016/S0003-</w:t>
      </w:r>
      <w:r w:rsidRPr="000D1C81">
        <w:rPr>
          <w:rFonts w:ascii="Times New Roman" w:eastAsia="Times New Roman" w:hAnsi="Times New Roman"/>
          <w:noProof/>
          <w:sz w:val="24"/>
        </w:rPr>
        <w:lastRenderedPageBreak/>
        <w:t>6870(03)00055-3</w:t>
      </w:r>
    </w:p>
    <w:p w14:paraId="4A79762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32.</w:t>
      </w:r>
      <w:r w:rsidRPr="000D1C81">
        <w:rPr>
          <w:rFonts w:ascii="Times New Roman" w:eastAsia="Times New Roman" w:hAnsi="Times New Roman"/>
          <w:noProof/>
          <w:sz w:val="24"/>
        </w:rPr>
        <w:tab/>
        <w:t xml:space="preserve">Zlatoper, T. J. Determinants of motor vehicle deaths in the United States: A cross-sectional analysis. </w:t>
      </w:r>
      <w:r w:rsidRPr="000D1C81">
        <w:rPr>
          <w:rFonts w:ascii="Times New Roman" w:eastAsia="Times New Roman" w:hAnsi="Times New Roman"/>
          <w:i/>
          <w:iCs/>
          <w:noProof/>
          <w:sz w:val="24"/>
        </w:rPr>
        <w:t>Accid. Anal. Prev.</w:t>
      </w:r>
      <w:r w:rsidRPr="000D1C81">
        <w:rPr>
          <w:rFonts w:ascii="Times New Roman" w:eastAsia="Times New Roman" w:hAnsi="Times New Roman"/>
          <w:noProof/>
          <w:sz w:val="24"/>
        </w:rPr>
        <w:t xml:space="preserve"> (1991). doi:10.1016/0001-4575(91)90062-A</w:t>
      </w:r>
    </w:p>
    <w:p w14:paraId="30B5F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33.</w:t>
      </w:r>
      <w:r w:rsidRPr="000D1C81">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D1C81">
        <w:rPr>
          <w:rFonts w:ascii="Times New Roman" w:eastAsia="Times New Roman" w:hAnsi="Times New Roman"/>
          <w:i/>
          <w:iCs/>
          <w:noProof/>
          <w:sz w:val="24"/>
        </w:rPr>
        <w:t>Symposium on relationships among theory, physiological correlates, and operational performance</w:t>
      </w:r>
      <w:r w:rsidRPr="000D1C81">
        <w:rPr>
          <w:rFonts w:ascii="Times New Roman" w:eastAsia="Times New Roman" w:hAnsi="Times New Roman"/>
          <w:noProof/>
          <w:sz w:val="24"/>
        </w:rPr>
        <w:t xml:space="preserve"> (1976). doi:10.1007/978-1-4684-2529-1_25</w:t>
      </w:r>
    </w:p>
    <w:p w14:paraId="4FDD41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34.</w:t>
      </w:r>
      <w:r w:rsidRPr="000D1C81">
        <w:rPr>
          <w:rFonts w:ascii="Times New Roman" w:eastAsia="Times New Roman" w:hAnsi="Times New Roman"/>
          <w:noProof/>
          <w:sz w:val="24"/>
        </w:rPr>
        <w:tab/>
        <w:t xml:space="preserve">Wyon, D. P., Wyon, I. &amp; Norin, F. Effects of moderate heat stress on driver vigilance in a moving vehicle. </w:t>
      </w:r>
      <w:r w:rsidRPr="000D1C81">
        <w:rPr>
          <w:rFonts w:ascii="Times New Roman" w:eastAsia="Times New Roman" w:hAnsi="Times New Roman"/>
          <w:i/>
          <w:iCs/>
          <w:noProof/>
          <w:sz w:val="24"/>
        </w:rPr>
        <w:t>Ergonomics</w:t>
      </w:r>
      <w:r w:rsidRPr="000D1C81">
        <w:rPr>
          <w:rFonts w:ascii="Times New Roman" w:eastAsia="Times New Roman" w:hAnsi="Times New Roman"/>
          <w:noProof/>
          <w:sz w:val="24"/>
        </w:rPr>
        <w:t xml:space="preserve"> (1996). doi:10.1080/00140139608964434</w:t>
      </w:r>
    </w:p>
    <w:p w14:paraId="7623E77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35.</w:t>
      </w:r>
      <w:r w:rsidRPr="000D1C81">
        <w:rPr>
          <w:rFonts w:ascii="Times New Roman" w:eastAsia="Times New Roman" w:hAnsi="Times New Roman"/>
          <w:noProof/>
          <w:sz w:val="24"/>
        </w:rPr>
        <w:tab/>
        <w:t xml:space="preserve">Voas, R. B., Torres, P., Romano, E. &amp; Lacey, J. H. Alcohol-Related Risk of Driver Fatalities: An Update Using 2007 Data. </w:t>
      </w:r>
      <w:r w:rsidRPr="000D1C81">
        <w:rPr>
          <w:rFonts w:ascii="Times New Roman" w:eastAsia="Times New Roman" w:hAnsi="Times New Roman"/>
          <w:i/>
          <w:iCs/>
          <w:noProof/>
          <w:sz w:val="24"/>
        </w:rPr>
        <w:t>J. Stud. Alcohol Drugs</w:t>
      </w:r>
      <w:r w:rsidRPr="000D1C81">
        <w:rPr>
          <w:rFonts w:ascii="Times New Roman" w:eastAsia="Times New Roman" w:hAnsi="Times New Roman"/>
          <w:noProof/>
          <w:sz w:val="24"/>
        </w:rPr>
        <w:t xml:space="preserve"> (2012). doi:10.15288/jsad.2012.73.341</w:t>
      </w:r>
    </w:p>
    <w:p w14:paraId="5A7467A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36.</w:t>
      </w:r>
      <w:r w:rsidRPr="000D1C81">
        <w:rPr>
          <w:rFonts w:ascii="Times New Roman" w:eastAsia="Times New Roman" w:hAnsi="Times New Roman"/>
          <w:noProof/>
          <w:sz w:val="24"/>
        </w:rPr>
        <w:tab/>
        <w:t xml:space="preserve">Ambrose, A. F., Paul, G. &amp; Hausdorff, J. M. Risk factors for falls among older adults: A review of the literature. </w:t>
      </w:r>
      <w:r w:rsidRPr="000D1C81">
        <w:rPr>
          <w:rFonts w:ascii="Times New Roman" w:eastAsia="Times New Roman" w:hAnsi="Times New Roman"/>
          <w:i/>
          <w:iCs/>
          <w:noProof/>
          <w:sz w:val="24"/>
        </w:rPr>
        <w:t>Maturitas</w:t>
      </w:r>
      <w:r w:rsidRPr="000D1C81">
        <w:rPr>
          <w:rFonts w:ascii="Times New Roman" w:eastAsia="Times New Roman" w:hAnsi="Times New Roman"/>
          <w:noProof/>
          <w:sz w:val="24"/>
        </w:rPr>
        <w:t xml:space="preserve"> (2013). doi:10.1016/j.maturitas.2013.02.009</w:t>
      </w:r>
    </w:p>
    <w:p w14:paraId="3EBA136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37.</w:t>
      </w:r>
      <w:r w:rsidRPr="000D1C81">
        <w:rPr>
          <w:rFonts w:ascii="Times New Roman" w:eastAsia="Times New Roman" w:hAnsi="Times New Roman"/>
          <w:noProof/>
          <w:sz w:val="24"/>
        </w:rPr>
        <w:tab/>
        <w:t xml:space="preserve">Kelsey, J. L.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D1C81">
        <w:rPr>
          <w:rFonts w:ascii="Times New Roman" w:eastAsia="Times New Roman" w:hAnsi="Times New Roman"/>
          <w:i/>
          <w:iCs/>
          <w:noProof/>
          <w:sz w:val="24"/>
        </w:rPr>
        <w:t>J. Am. Geriatr. Soc.</w:t>
      </w:r>
      <w:r w:rsidRPr="000D1C81">
        <w:rPr>
          <w:rFonts w:ascii="Times New Roman" w:eastAsia="Times New Roman" w:hAnsi="Times New Roman"/>
          <w:noProof/>
          <w:sz w:val="24"/>
        </w:rPr>
        <w:t xml:space="preserve"> (2010). doi:10.1111/j.1532-5415.2010.03062.x</w:t>
      </w:r>
    </w:p>
    <w:p w14:paraId="0387B2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38.</w:t>
      </w:r>
      <w:r w:rsidRPr="000D1C81">
        <w:rPr>
          <w:rFonts w:ascii="Times New Roman" w:eastAsia="Times New Roman" w:hAnsi="Times New Roman"/>
          <w:noProof/>
          <w:sz w:val="24"/>
        </w:rPr>
        <w:tab/>
        <w:t xml:space="preserve">Xu, J. Unintentional drowning deaths in the United States, 1999-2010. </w:t>
      </w:r>
      <w:r w:rsidRPr="000D1C81">
        <w:rPr>
          <w:rFonts w:ascii="Times New Roman" w:eastAsia="Times New Roman" w:hAnsi="Times New Roman"/>
          <w:i/>
          <w:iCs/>
          <w:noProof/>
          <w:sz w:val="24"/>
        </w:rPr>
        <w:t>NCHS Data Brief</w:t>
      </w:r>
      <w:r w:rsidRPr="000D1C81">
        <w:rPr>
          <w:rFonts w:ascii="Times New Roman" w:eastAsia="Times New Roman" w:hAnsi="Times New Roman"/>
          <w:noProof/>
          <w:sz w:val="24"/>
        </w:rPr>
        <w:t xml:space="preserve"> (2014).</w:t>
      </w:r>
    </w:p>
    <w:p w14:paraId="07E5643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39.</w:t>
      </w:r>
      <w:r w:rsidRPr="000D1C81">
        <w:rPr>
          <w:rFonts w:ascii="Times New Roman" w:eastAsia="Times New Roman" w:hAnsi="Times New Roman"/>
          <w:noProof/>
          <w:sz w:val="24"/>
        </w:rPr>
        <w:tab/>
        <w:t xml:space="preserve">Glaeser, E. L., Sacerdote, B. &amp; Scheinkman, J. A. Crime and social interactions. </w:t>
      </w:r>
      <w:r w:rsidRPr="000D1C81">
        <w:rPr>
          <w:rFonts w:ascii="Times New Roman" w:eastAsia="Times New Roman" w:hAnsi="Times New Roman"/>
          <w:i/>
          <w:iCs/>
          <w:noProof/>
          <w:sz w:val="24"/>
        </w:rPr>
        <w:t>Q. J. Econ.</w:t>
      </w:r>
      <w:r w:rsidRPr="000D1C81">
        <w:rPr>
          <w:rFonts w:ascii="Times New Roman" w:eastAsia="Times New Roman" w:hAnsi="Times New Roman"/>
          <w:noProof/>
          <w:sz w:val="24"/>
        </w:rPr>
        <w:t xml:space="preserve"> (1996). doi:10.2307/2946686</w:t>
      </w:r>
    </w:p>
    <w:p w14:paraId="0643222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40.</w:t>
      </w:r>
      <w:r w:rsidRPr="000D1C81">
        <w:rPr>
          <w:rFonts w:ascii="Times New Roman" w:eastAsia="Times New Roman" w:hAnsi="Times New Roman"/>
          <w:noProof/>
          <w:sz w:val="24"/>
        </w:rPr>
        <w:tab/>
        <w:t xml:space="preserve">Rotton, J. &amp; Cohn, E. G. Global warming and U.S. crime rates: An application of routine activity theory. </w:t>
      </w:r>
      <w:r w:rsidRPr="000D1C81">
        <w:rPr>
          <w:rFonts w:ascii="Times New Roman" w:eastAsia="Times New Roman" w:hAnsi="Times New Roman"/>
          <w:i/>
          <w:iCs/>
          <w:noProof/>
          <w:sz w:val="24"/>
        </w:rPr>
        <w:t>Environ. Behav.</w:t>
      </w:r>
      <w:r w:rsidRPr="000D1C81">
        <w:rPr>
          <w:rFonts w:ascii="Times New Roman" w:eastAsia="Times New Roman" w:hAnsi="Times New Roman"/>
          <w:noProof/>
          <w:sz w:val="24"/>
        </w:rPr>
        <w:t xml:space="preserve"> (2003). doi:10.1177/0013916503255565</w:t>
      </w:r>
    </w:p>
    <w:p w14:paraId="5880CE4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41.</w:t>
      </w:r>
      <w:r w:rsidRPr="000D1C81">
        <w:rPr>
          <w:rFonts w:ascii="Times New Roman" w:eastAsia="Times New Roman" w:hAnsi="Times New Roman"/>
          <w:noProof/>
          <w:sz w:val="24"/>
        </w:rPr>
        <w:tab/>
        <w:t xml:space="preserve">Anderson, C. A. Temperature and aggression: Ubiquitous effects of heat on occurrence of human violence. </w:t>
      </w:r>
      <w:r w:rsidRPr="000D1C81">
        <w:rPr>
          <w:rFonts w:ascii="Times New Roman" w:eastAsia="Times New Roman" w:hAnsi="Times New Roman"/>
          <w:i/>
          <w:iCs/>
          <w:noProof/>
          <w:sz w:val="24"/>
        </w:rPr>
        <w:t>Psychol. Bull.</w:t>
      </w:r>
      <w:r w:rsidRPr="000D1C81">
        <w:rPr>
          <w:rFonts w:ascii="Times New Roman" w:eastAsia="Times New Roman" w:hAnsi="Times New Roman"/>
          <w:noProof/>
          <w:sz w:val="24"/>
        </w:rPr>
        <w:t xml:space="preserve"> (1989). doi:10.1037/0033-2909.106.1.74</w:t>
      </w:r>
    </w:p>
    <w:p w14:paraId="60779EB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42.</w:t>
      </w:r>
      <w:r w:rsidRPr="000D1C81">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D1C81">
        <w:rPr>
          <w:rFonts w:ascii="Times New Roman" w:eastAsia="Times New Roman" w:hAnsi="Times New Roman"/>
          <w:i/>
          <w:iCs/>
          <w:noProof/>
          <w:sz w:val="24"/>
        </w:rPr>
        <w:t>J. Pers. Soc. Psychol.</w:t>
      </w:r>
      <w:r w:rsidRPr="000D1C81">
        <w:rPr>
          <w:rFonts w:ascii="Times New Roman" w:eastAsia="Times New Roman" w:hAnsi="Times New Roman"/>
          <w:noProof/>
          <w:sz w:val="24"/>
        </w:rPr>
        <w:t xml:space="preserve"> (1976). doi:10.1037/0022-3514.33.3.245</w:t>
      </w:r>
    </w:p>
    <w:p w14:paraId="6811A40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43.</w:t>
      </w:r>
      <w:r w:rsidRPr="000D1C81">
        <w:rPr>
          <w:rFonts w:ascii="Times New Roman" w:eastAsia="Times New Roman" w:hAnsi="Times New Roman"/>
          <w:noProof/>
          <w:sz w:val="24"/>
        </w:rPr>
        <w:tab/>
        <w:t xml:space="preserve">Becker, G. S. Crime and punishment: An economic approach. in </w:t>
      </w:r>
      <w:r w:rsidRPr="000D1C81">
        <w:rPr>
          <w:rFonts w:ascii="Times New Roman" w:eastAsia="Times New Roman" w:hAnsi="Times New Roman"/>
          <w:i/>
          <w:iCs/>
          <w:noProof/>
          <w:sz w:val="24"/>
        </w:rPr>
        <w:t>Economic Analysis of the Law: Selected Readings</w:t>
      </w:r>
      <w:r w:rsidRPr="000D1C81">
        <w:rPr>
          <w:rFonts w:ascii="Times New Roman" w:eastAsia="Times New Roman" w:hAnsi="Times New Roman"/>
          <w:noProof/>
          <w:sz w:val="24"/>
        </w:rPr>
        <w:t xml:space="preserve"> (2007). doi:10.1002/9780470752135.ch25</w:t>
      </w:r>
    </w:p>
    <w:p w14:paraId="07CEABE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44.</w:t>
      </w:r>
      <w:r w:rsidRPr="000D1C81">
        <w:rPr>
          <w:rFonts w:ascii="Times New Roman" w:eastAsia="Times New Roman" w:hAnsi="Times New Roman"/>
          <w:noProof/>
          <w:sz w:val="24"/>
        </w:rPr>
        <w:tab/>
        <w:t xml:space="preserve">Jacob, B., Lefgren, L. J. &amp; Moretti, E. </w:t>
      </w:r>
      <w:r w:rsidRPr="000D1C81">
        <w:rPr>
          <w:rFonts w:ascii="Times New Roman" w:eastAsia="Times New Roman" w:hAnsi="Times New Roman"/>
          <w:i/>
          <w:iCs/>
          <w:noProof/>
          <w:sz w:val="24"/>
        </w:rPr>
        <w:t>The dynamics of criminal behavior: Evidence from weather shocks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SSRN</w:t>
      </w:r>
      <w:r w:rsidRPr="000D1C81">
        <w:rPr>
          <w:rFonts w:ascii="Times New Roman" w:eastAsia="Times New Roman" w:hAnsi="Times New Roman"/>
          <w:noProof/>
          <w:sz w:val="24"/>
        </w:rPr>
        <w:t xml:space="preserve"> (2005). doi:10.2139/ssrn.647644</w:t>
      </w:r>
    </w:p>
    <w:p w14:paraId="1EA5DDC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45.</w:t>
      </w:r>
      <w:r w:rsidRPr="000D1C81">
        <w:rPr>
          <w:rFonts w:ascii="Times New Roman" w:eastAsia="Times New Roman" w:hAnsi="Times New Roman"/>
          <w:noProof/>
          <w:sz w:val="24"/>
        </w:rPr>
        <w:tab/>
        <w:t xml:space="preserve">Dee, D. P.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The ERA-Interim reanalysis: configuration and performance of the data assimilation system. </w:t>
      </w:r>
      <w:r w:rsidRPr="000D1C81">
        <w:rPr>
          <w:rFonts w:ascii="Times New Roman" w:eastAsia="Times New Roman" w:hAnsi="Times New Roman"/>
          <w:i/>
          <w:iCs/>
          <w:noProof/>
          <w:sz w:val="24"/>
        </w:rPr>
        <w:t>Q. J. R. Meteorol. Soc.</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137,</w:t>
      </w:r>
      <w:r w:rsidRPr="000D1C81">
        <w:rPr>
          <w:rFonts w:ascii="Times New Roman" w:eastAsia="Times New Roman" w:hAnsi="Times New Roman"/>
          <w:noProof/>
          <w:sz w:val="24"/>
        </w:rPr>
        <w:t xml:space="preserve"> 553–597 (2011).</w:t>
      </w:r>
    </w:p>
    <w:p w14:paraId="5C3A678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46.</w:t>
      </w:r>
      <w:r w:rsidRPr="000D1C81">
        <w:rPr>
          <w:rFonts w:ascii="Times New Roman" w:eastAsia="Times New Roman" w:hAnsi="Times New Roman"/>
          <w:noProof/>
          <w:sz w:val="24"/>
        </w:rPr>
        <w:tab/>
        <w:t xml:space="preserve">Wallace, J. M. &amp; Hobbs, P. V.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(2006). doi:10.1016/C2009-0-00034-8</w:t>
      </w:r>
    </w:p>
    <w:p w14:paraId="47A3458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47.</w:t>
      </w:r>
      <w:r w:rsidRPr="000D1C81">
        <w:rPr>
          <w:rFonts w:ascii="Times New Roman" w:eastAsia="Times New Roman" w:hAnsi="Times New Roman"/>
          <w:noProof/>
          <w:sz w:val="24"/>
        </w:rPr>
        <w:tab/>
        <w:t xml:space="preserve">Rue, H. &amp; Held, L. </w:t>
      </w:r>
      <w:r w:rsidRPr="000D1C81">
        <w:rPr>
          <w:rFonts w:ascii="Times New Roman" w:eastAsia="Times New Roman" w:hAnsi="Times New Roman"/>
          <w:i/>
          <w:iCs/>
          <w:noProof/>
          <w:sz w:val="24"/>
        </w:rPr>
        <w:t>Gaussian Markov random fields. Theory and applications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lastRenderedPageBreak/>
        <w:t>Chapman &amp; Hall</w:t>
      </w:r>
      <w:r w:rsidRPr="000D1C81">
        <w:rPr>
          <w:rFonts w:ascii="Times New Roman" w:eastAsia="Times New Roman" w:hAnsi="Times New Roman"/>
          <w:noProof/>
          <w:sz w:val="24"/>
        </w:rPr>
        <w:t xml:space="preserve"> (2005). doi:10.1007/s00184-007-0162-3</w:t>
      </w:r>
    </w:p>
    <w:p w14:paraId="5DAFBD9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48.</w:t>
      </w:r>
      <w:r w:rsidRPr="000D1C81">
        <w:rPr>
          <w:rFonts w:ascii="Times New Roman" w:eastAsia="Times New Roman" w:hAnsi="Times New Roman"/>
          <w:noProof/>
          <w:sz w:val="24"/>
        </w:rPr>
        <w:tab/>
        <w:t xml:space="preserve">Besag, J. Spatial interaction and the statistical snalysis of lattice systems. </w:t>
      </w:r>
      <w:r w:rsidRPr="000D1C81">
        <w:rPr>
          <w:rFonts w:ascii="Times New Roman" w:eastAsia="Times New Roman" w:hAnsi="Times New Roman"/>
          <w:i/>
          <w:iCs/>
          <w:noProof/>
          <w:sz w:val="24"/>
        </w:rPr>
        <w:t>J. R. Stat. Soc. Ser. B (Statistical Methodol.</w:t>
      </w:r>
      <w:r w:rsidRPr="000D1C81">
        <w:rPr>
          <w:rFonts w:ascii="Times New Roman" w:eastAsia="Times New Roman" w:hAnsi="Times New Roman"/>
          <w:noProof/>
          <w:sz w:val="24"/>
        </w:rPr>
        <w:t xml:space="preserve"> (1974). doi:10.2307/2984812</w:t>
      </w:r>
    </w:p>
    <w:p w14:paraId="3A09FAE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49.</w:t>
      </w:r>
      <w:r w:rsidRPr="000D1C81">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D1C81">
        <w:rPr>
          <w:rFonts w:ascii="Times New Roman" w:eastAsia="Times New Roman" w:hAnsi="Times New Roman"/>
          <w:i/>
          <w:iCs/>
          <w:noProof/>
          <w:sz w:val="24"/>
        </w:rPr>
        <w:t>J. R. Stat. Soc. Ser. B Stat. Methodol.</w:t>
      </w:r>
      <w:r w:rsidRPr="000D1C81">
        <w:rPr>
          <w:rFonts w:ascii="Times New Roman" w:eastAsia="Times New Roman" w:hAnsi="Times New Roman"/>
          <w:noProof/>
          <w:sz w:val="24"/>
        </w:rPr>
        <w:t xml:space="preserve"> (2009). doi:10.1111/j.1467-9868.2008.00700.x</w:t>
      </w:r>
    </w:p>
    <w:p w14:paraId="2BEAC1EA" w14:textId="77777777" w:rsidR="000D1C81" w:rsidRPr="000D1C81" w:rsidRDefault="000D1C81" w:rsidP="000D1C81">
      <w:pPr>
        <w:widowControl w:val="0"/>
        <w:autoSpaceDE w:val="0"/>
        <w:autoSpaceDN w:val="0"/>
        <w:adjustRightInd w:val="0"/>
        <w:spacing w:line="240" w:lineRule="auto"/>
        <w:ind w:left="640" w:hanging="640"/>
        <w:rPr>
          <w:rFonts w:ascii="Times New Roman" w:hAnsi="Times New Roman"/>
          <w:noProof/>
          <w:sz w:val="24"/>
        </w:rPr>
      </w:pPr>
      <w:r w:rsidRPr="000D1C81">
        <w:rPr>
          <w:rFonts w:ascii="Times New Roman" w:eastAsia="Times New Roman" w:hAnsi="Times New Roman"/>
          <w:noProof/>
          <w:sz w:val="24"/>
        </w:rPr>
        <w:t>50.</w:t>
      </w:r>
      <w:r w:rsidRPr="000D1C81">
        <w:rPr>
          <w:rFonts w:ascii="Times New Roman" w:eastAsia="Times New Roman" w:hAnsi="Times New Roman"/>
          <w:noProof/>
          <w:sz w:val="24"/>
        </w:rPr>
        <w:tab/>
        <w:t>IPCC. IPCC special report on the impacts of global warming of 1.5 °C - Summary for policy makers. (2018).</w:t>
      </w:r>
    </w:p>
    <w:p w14:paraId="14D0E6E5" w14:textId="68530A9C" w:rsidR="009011C5" w:rsidRPr="00636C9B" w:rsidRDefault="00A55581" w:rsidP="000D1C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1002" w:author="Parks, Robbie M" w:date="2018-12-05T11:53:00Z"/>
          <w:rFonts w:ascii="Times New Roman" w:hAnsi="Times New Roman"/>
          <w:color w:val="000000" w:themeColor="text1"/>
          <w:sz w:val="24"/>
          <w:szCs w:val="24"/>
        </w:rPr>
      </w:pPr>
      <w:del w:id="1003"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1004" w:author="Parks, Robbie M" w:date="2018-12-05T11:53:00Z"/>
          <w:rFonts w:ascii="Times New Roman" w:hAnsi="Times New Roman"/>
          <w:color w:val="000000" w:themeColor="text1"/>
          <w:sz w:val="24"/>
          <w:szCs w:val="24"/>
        </w:rPr>
      </w:pPr>
      <w:del w:id="1005"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1006" w:author="Parks, Robbie M" w:date="2018-12-05T12:09:00Z">
        <w:r w:rsidR="00F14942">
          <w:rPr>
            <w:rFonts w:ascii="Times New Roman" w:hAnsi="Times New Roman"/>
            <w:b/>
            <w:color w:val="000000" w:themeColor="text1"/>
            <w:sz w:val="24"/>
            <w:szCs w:val="24"/>
          </w:rPr>
          <w:t>1</w:t>
        </w:r>
      </w:ins>
      <w:del w:id="1007"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1008"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5A67F49"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09" w:author="Parks, Robbie M" w:date="2018-12-05T12:10:00Z">
        <w:r w:rsidR="00F14942">
          <w:rPr>
            <w:rFonts w:ascii="Times New Roman" w:hAnsi="Times New Roman"/>
            <w:b/>
            <w:color w:val="000000" w:themeColor="text1"/>
            <w:sz w:val="24"/>
            <w:szCs w:val="24"/>
          </w:rPr>
          <w:t>2</w:t>
        </w:r>
      </w:ins>
      <w:del w:id="1010"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1011"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1012" w:author="Parks, Robbie M" w:date="2018-12-05T14:27:00Z">
        <w:r w:rsidR="00605A3E">
          <w:rPr>
            <w:rFonts w:ascii="Times New Roman" w:hAnsi="Times New Roman"/>
            <w:color w:val="000000" w:themeColor="text1"/>
            <w:sz w:val="24"/>
            <w:szCs w:val="24"/>
          </w:rPr>
          <w:t>N</w:t>
        </w:r>
      </w:ins>
      <w:del w:id="1013"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1014"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37EC4A7A" w:rsidR="0018328F" w:rsidRPr="0018328F" w:rsidDel="00A6568C" w:rsidRDefault="004A3366" w:rsidP="0018328F">
      <w:pPr>
        <w:spacing w:after="0" w:line="480" w:lineRule="auto"/>
        <w:jc w:val="both"/>
        <w:rPr>
          <w:del w:id="1015"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16" w:author="Parks, Robbie M" w:date="2018-12-05T12:10:00Z">
        <w:r w:rsidR="00F14942">
          <w:rPr>
            <w:rFonts w:ascii="Times New Roman" w:hAnsi="Times New Roman"/>
            <w:b/>
            <w:color w:val="000000" w:themeColor="text1"/>
            <w:sz w:val="24"/>
            <w:szCs w:val="24"/>
          </w:rPr>
          <w:t>3</w:t>
        </w:r>
      </w:ins>
      <w:del w:id="1017"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1018" w:author="Parks, Robbie M" w:date="2018-12-05T14:42:00Z">
        <w:r w:rsidR="00DB74D6" w:rsidDel="00710DAA">
          <w:rPr>
            <w:rFonts w:ascii="Times New Roman" w:hAnsi="Times New Roman"/>
            <w:color w:val="000000" w:themeColor="text1"/>
            <w:sz w:val="24"/>
            <w:szCs w:val="24"/>
          </w:rPr>
          <w:delText xml:space="preserve">in </w:delText>
        </w:r>
      </w:del>
      <w:ins w:id="1019"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commentRangeStart w:id="1020"/>
      <w:commentRangeEnd w:id="1020"/>
      <w:ins w:id="1021"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ins w:id="1022" w:author="Parks, Robbie M" w:date="2018-12-05T14:32:00Z">
        <w:r w:rsidR="00A6568C">
          <w:rPr>
            <w:rFonts w:ascii="Times New Roman" w:hAnsi="Times New Roman"/>
            <w:color w:val="000000" w:themeColor="text1"/>
            <w:sz w:val="24"/>
            <w:szCs w:val="24"/>
          </w:rPr>
          <w:t>. The graph shows</w:t>
        </w:r>
      </w:ins>
      <w:del w:id="1023"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1024"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1025" w:author="Parks, Robbie M" w:date="2018-12-05T14:48:00Z">
        <w:r w:rsidR="002B5115" w:rsidDel="00A151B1">
          <w:rPr>
            <w:rFonts w:ascii="Times New Roman" w:hAnsi="Times New Roman"/>
            <w:color w:val="000000" w:themeColor="text1"/>
            <w:sz w:val="24"/>
            <w:szCs w:val="24"/>
          </w:rPr>
          <w:delText xml:space="preserve">was </w:delText>
        </w:r>
      </w:del>
      <w:ins w:id="1026"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1027" w:author="Parks, Robbie M" w:date="2018-12-05T14:32:00Z">
        <w:r w:rsidR="00A6568C">
          <w:rPr>
            <w:rFonts w:ascii="Times New Roman" w:hAnsi="Times New Roman"/>
            <w:color w:val="000000" w:themeColor="text1"/>
            <w:sz w:val="24"/>
            <w:szCs w:val="24"/>
          </w:rPr>
          <w:t xml:space="preserve"> </w:t>
        </w:r>
      </w:ins>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del w:id="1028"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1ACEE2F6" w:rsidR="00136062" w:rsidRDefault="00136062" w:rsidP="00136062">
      <w:pPr>
        <w:spacing w:after="0" w:line="480" w:lineRule="auto"/>
        <w:jc w:val="both"/>
        <w:rPr>
          <w:ins w:id="1029" w:author="Parks, Robbie M" w:date="2018-12-05T11:54:00Z"/>
          <w:rFonts w:ascii="Times New Roman" w:hAnsi="Times New Roman"/>
          <w:color w:val="000000" w:themeColor="text1"/>
          <w:sz w:val="24"/>
          <w:szCs w:val="24"/>
        </w:rPr>
      </w:pPr>
      <w:ins w:id="1030"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the entire period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xml:space="preserve">. As seen, a warmer state like Florida can have less inter-year variation in a </w:t>
        </w:r>
        <w:proofErr w:type="gramStart"/>
        <w:r>
          <w:rPr>
            <w:rFonts w:ascii="Times New Roman" w:hAnsi="Times New Roman"/>
            <w:color w:val="000000" w:themeColor="text1"/>
            <w:sz w:val="24"/>
            <w:szCs w:val="24"/>
          </w:rPr>
          <w:t>particular month</w:t>
        </w:r>
        <w:proofErr w:type="gramEnd"/>
        <w:r>
          <w:rPr>
            <w:rFonts w:ascii="Times New Roman" w:hAnsi="Times New Roman"/>
            <w:color w:val="000000" w:themeColor="text1"/>
            <w:sz w:val="24"/>
            <w:szCs w:val="24"/>
          </w:rPr>
          <w:t xml:space="preserve"> (here, July) compared with a cooler state like Washington.</w:t>
        </w:r>
      </w:ins>
    </w:p>
    <w:p w14:paraId="6CEE4CD5" w14:textId="77777777" w:rsidR="00136062" w:rsidRDefault="00136062">
      <w:pPr>
        <w:spacing w:after="0" w:line="240" w:lineRule="auto"/>
        <w:rPr>
          <w:ins w:id="1031" w:author="Parks, Robbie M" w:date="2018-12-05T11:54:00Z"/>
          <w:rFonts w:ascii="Times New Roman" w:hAnsi="Times New Roman"/>
          <w:b/>
          <w:color w:val="000000" w:themeColor="text1"/>
          <w:sz w:val="24"/>
          <w:szCs w:val="24"/>
        </w:rPr>
      </w:pPr>
      <w:ins w:id="1032" w:author="Parks, Robbie M" w:date="2018-12-05T11:54:00Z">
        <w:r>
          <w:rPr>
            <w:rFonts w:ascii="Times New Roman" w:hAnsi="Times New Roman"/>
            <w:b/>
            <w:color w:val="000000" w:themeColor="text1"/>
            <w:sz w:val="24"/>
            <w:szCs w:val="24"/>
          </w:rPr>
          <w:br w:type="page"/>
        </w:r>
      </w:ins>
    </w:p>
    <w:p w14:paraId="14ABBECE" w14:textId="0C4EB79E" w:rsidR="00E67249" w:rsidRPr="0018328F" w:rsidDel="00037523" w:rsidRDefault="00234E19" w:rsidP="00037523">
      <w:pPr>
        <w:spacing w:after="0" w:line="480" w:lineRule="auto"/>
        <w:jc w:val="both"/>
        <w:rPr>
          <w:del w:id="1033" w:author="Parks, Robbie M" w:date="2018-12-05T14: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1034"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1035" w:author="Parks, Robbie M" w:date="2018-12-05T14:48:00Z">
        <w:r w:rsidR="00A5021F">
          <w:rPr>
            <w:rFonts w:ascii="Times New Roman" w:hAnsi="Times New Roman"/>
            <w:color w:val="000000" w:themeColor="text1"/>
            <w:sz w:val="24"/>
            <w:szCs w:val="24"/>
          </w:rPr>
          <w:t>were</w:t>
        </w:r>
      </w:ins>
      <w:ins w:id="1036"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037"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038" w:author="Parks, Robbie M" w:date="2018-12-05T14:43:00Z">
        <w:r w:rsidDel="00037523">
          <w:rPr>
            <w:rFonts w:ascii="Times New Roman" w:hAnsi="Times New Roman"/>
            <w:color w:val="000000" w:themeColor="text1"/>
            <w:sz w:val="24"/>
            <w:szCs w:val="24"/>
          </w:rPr>
          <w:delText xml:space="preserve"> </w:delText>
        </w:r>
      </w:del>
      <w:del w:id="1039"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r w:rsidR="005870DD" w:rsidRPr="00636C9B">
        <w:rPr>
          <w:rFonts w:ascii="Times New Roman" w:hAnsi="Times New Roman"/>
          <w:color w:val="000000" w:themeColor="text1"/>
          <w:sz w:val="24"/>
          <w:szCs w:val="24"/>
        </w:rPr>
        <w:br w:type="page"/>
      </w:r>
    </w:p>
    <w:p w14:paraId="560CC2DB" w14:textId="6545D258"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ins w:id="1040"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041" w:author="Parks, Robbie M" w:date="2018-12-05T14:48:00Z">
        <w:r w:rsidR="00A5021F">
          <w:rPr>
            <w:rFonts w:ascii="Times New Roman" w:hAnsi="Times New Roman"/>
            <w:color w:val="000000" w:themeColor="text1"/>
            <w:sz w:val="24"/>
            <w:szCs w:val="24"/>
          </w:rPr>
          <w:t>were</w:t>
        </w:r>
      </w:ins>
      <w:ins w:id="1042"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043"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1"/>
          <w:footerReference w:type="default" r:id="rId12"/>
          <w:pgSz w:w="11900" w:h="16840"/>
          <w:pgMar w:top="1440" w:right="1440" w:bottom="1440" w:left="1440" w:header="720" w:footer="720" w:gutter="0"/>
          <w:lnNumType w:countBy="1" w:restart="newPage"/>
          <w:cols w:space="720"/>
          <w:docGrid w:linePitch="360"/>
          <w:sectPrChange w:id="1044" w:author="Parks, Robbie M" w:date="2018-12-05T11:30:00Z">
            <w:sectPr w:rsidR="00D2442C" w:rsidRPr="00843ACB" w:rsidSect="004136FE">
              <w:pgMar w:top="1440" w:right="1440" w:bottom="1440" w:left="1440" w:header="720" w:footer="720" w:gutter="0"/>
            </w:sectPr>
          </w:sectPrChange>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045"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Del="0050569D" w:rsidRDefault="007662C6" w:rsidP="00843ACB">
      <w:pPr>
        <w:spacing w:after="0" w:line="240" w:lineRule="auto"/>
        <w:jc w:val="both"/>
        <w:rPr>
          <w:del w:id="1046" w:author="Parks, Robbie M" w:date="2018-12-05T17:55:00Z"/>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5B88952C" w:rsidR="00ED78FF" w:rsidRPr="00636C9B" w:rsidRDefault="00E54738"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del w:id="1047"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048" w:author="Parks, Robbie M" w:date="2018-12-05T14:45:00Z">
        <w:r w:rsidR="00ED78FF">
          <w:rPr>
            <w:rFonts w:ascii="Times New Roman" w:hAnsi="Times New Roman"/>
            <w:color w:val="000000" w:themeColor="text1"/>
            <w:sz w:val="24"/>
            <w:szCs w:val="24"/>
          </w:rPr>
          <w:t>Additional annual injury deaths for the 2016</w:t>
        </w:r>
        <w:commentRangeStart w:id="1049"/>
        <w:commentRangeEnd w:id="1049"/>
        <w:r w:rsidR="00ED78FF">
          <w:rPr>
            <w:rFonts w:ascii="Times New Roman" w:hAnsi="Times New Roman"/>
            <w:color w:val="000000" w:themeColor="text1"/>
            <w:sz w:val="24"/>
            <w:szCs w:val="24"/>
          </w:rPr>
          <w:t xml:space="preserve"> US population. The table shows values for if temperature anomaly </w:t>
        </w:r>
      </w:ins>
      <w:ins w:id="1050" w:author="Parks, Robbie M" w:date="2018-12-05T14:48:00Z">
        <w:r w:rsidR="00EB5112">
          <w:rPr>
            <w:rFonts w:ascii="Times New Roman" w:hAnsi="Times New Roman"/>
            <w:color w:val="000000" w:themeColor="text1"/>
            <w:sz w:val="24"/>
            <w:szCs w:val="24"/>
          </w:rPr>
          <w:t>were</w:t>
        </w:r>
      </w:ins>
      <w:ins w:id="1051"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52693362" w:rsidR="00194696" w:rsidRPr="00636C9B" w:rsidDel="00E724F2" w:rsidRDefault="00845A19" w:rsidP="00D76DF7">
      <w:pPr>
        <w:spacing w:line="480" w:lineRule="auto"/>
        <w:jc w:val="both"/>
        <w:rPr>
          <w:del w:id="1052" w:author="Parks, Robbie M" w:date="2018-12-05T14:4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del w:id="1053" w:author="Parks, Robbie M" w:date="2018-12-05T14:47:00Z">
        <w:r w:rsidR="00B648FB" w:rsidRPr="00636C9B" w:rsidDel="00E724F2">
          <w:rPr>
            <w:rFonts w:ascii="Times New Roman" w:hAnsi="Times New Roman"/>
            <w:color w:val="000000" w:themeColor="text1"/>
            <w:sz w:val="24"/>
            <w:szCs w:val="24"/>
          </w:rPr>
          <w:delText>Excess risk</w:delText>
        </w:r>
        <w:r w:rsidRPr="00636C9B" w:rsidDel="00E724F2">
          <w:rPr>
            <w:rFonts w:ascii="Times New Roman" w:hAnsi="Times New Roman"/>
            <w:color w:val="000000" w:themeColor="text1"/>
            <w:sz w:val="24"/>
            <w:szCs w:val="24"/>
          </w:rPr>
          <w:delText xml:space="preserve"> with a national uniform increase of 1</w:delText>
        </w:r>
        <w:r w:rsidRPr="00636C9B" w:rsidDel="00E724F2">
          <w:rPr>
            <w:rFonts w:ascii="Arial" w:eastAsia="Times New Roman" w:hAnsi="Arial" w:cs="Arial"/>
            <w:bCs/>
            <w:color w:val="222222"/>
            <w:sz w:val="24"/>
            <w:szCs w:val="24"/>
            <w:shd w:val="clear" w:color="auto" w:fill="FFFFFF"/>
            <w:lang w:eastAsia="en-GB"/>
          </w:rPr>
          <w:delText>°</w:delText>
        </w:r>
        <w:r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rsidP="00E724F2">
      <w:pPr>
        <w:spacing w:line="480" w:lineRule="auto"/>
        <w:jc w:val="both"/>
        <w:rPr>
          <w:rFonts w:ascii="Times New Roman" w:hAnsi="Times New Roman"/>
          <w:color w:val="000000" w:themeColor="text1"/>
          <w:sz w:val="24"/>
          <w:szCs w:val="24"/>
        </w:rPr>
        <w:pPrChange w:id="1054" w:author="Parks, Robbie M" w:date="2018-12-05T14:47:00Z">
          <w:pPr>
            <w:spacing w:after="0" w:line="240" w:lineRule="auto"/>
          </w:pPr>
        </w:pPrChange>
      </w:pPr>
      <w:ins w:id="1055" w:author="Parks, Robbie M" w:date="2018-12-05T14:47:00Z">
        <w:r>
          <w:rPr>
            <w:rFonts w:ascii="Times New Roman" w:hAnsi="Times New Roman"/>
            <w:color w:val="000000" w:themeColor="text1"/>
            <w:sz w:val="24"/>
            <w:szCs w:val="24"/>
          </w:rPr>
          <w:t>Excess risk for</w:t>
        </w:r>
      </w:ins>
      <w:ins w:id="1056"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057" w:author="Parks, Robbie M" w:date="2018-12-05T14:47:00Z">
        <w:r w:rsidR="0090240D">
          <w:rPr>
            <w:rFonts w:ascii="Times New Roman" w:hAnsi="Times New Roman"/>
            <w:color w:val="000000" w:themeColor="text1"/>
            <w:sz w:val="24"/>
            <w:szCs w:val="24"/>
          </w:rPr>
          <w:t>were</w:t>
        </w:r>
      </w:ins>
      <w:ins w:id="1058"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 w:author="Parks, Robbie M" w:date="2018-12-05T11:46:00Z" w:initials="PRM">
    <w:p w14:paraId="6963F432" w14:textId="29D6FDCB" w:rsidR="00A3489B" w:rsidRDefault="00A3489B">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69" w:author="Ezzati, Majid" w:date="2018-11-30T11:54:00Z" w:initials="EM">
    <w:p w14:paraId="592377EA" w14:textId="24306A68" w:rsidR="00A3489B" w:rsidRDefault="00A3489B">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70" w:author="Parks, Robbie M" w:date="2018-12-04T10:31:00Z" w:initials="PRM">
    <w:p w14:paraId="1D8598B2" w14:textId="477D4AF4" w:rsidR="00A3489B" w:rsidRDefault="00A3489B">
      <w:pPr>
        <w:pStyle w:val="CommentText"/>
      </w:pPr>
      <w:r>
        <w:rPr>
          <w:rStyle w:val="CommentReference"/>
        </w:rPr>
        <w:annotationRef/>
      </w:r>
      <w:r>
        <w:t xml:space="preserve">The paper uses a frequentist monthly temperature model (absolute) allowing for variation by county-by-month and state-by-year </w:t>
      </w:r>
    </w:p>
  </w:comment>
  <w:comment w:id="80" w:author="Ezzati, Majid" w:date="2018-11-30T12:16:00Z" w:initials="EM">
    <w:p w14:paraId="53051316" w14:textId="14C37551" w:rsidR="00A3489B" w:rsidRDefault="00A3489B">
      <w:pPr>
        <w:pStyle w:val="CommentText"/>
      </w:pPr>
      <w:r>
        <w:rPr>
          <w:rStyle w:val="CommentReference"/>
        </w:rPr>
        <w:annotationRef/>
      </w:r>
      <w:r>
        <w:t>Light, patterns or work/school, nutrition let’s think of some very credible ones</w:t>
      </w:r>
    </w:p>
  </w:comment>
  <w:comment w:id="81" w:author="Parks, Robbie M" w:date="2018-12-03T13:54:00Z" w:initials="PRM">
    <w:p w14:paraId="6B1B048B" w14:textId="68828FD4" w:rsidR="00A3489B" w:rsidRDefault="00A3489B">
      <w:pPr>
        <w:pStyle w:val="CommentText"/>
      </w:pPr>
      <w:r>
        <w:rPr>
          <w:rStyle w:val="CommentReference"/>
        </w:rPr>
        <w:annotationRef/>
      </w:r>
      <w:r>
        <w:t>To research. Time outdoors?</w:t>
      </w:r>
    </w:p>
  </w:comment>
  <w:comment w:id="129" w:author="Ezzati, Majid" w:date="2018-11-30T14:30:00Z" w:initials="EM">
    <w:p w14:paraId="4D6E9E03" w14:textId="759C1479" w:rsidR="00A3489B" w:rsidRDefault="00A3489B">
      <w:pPr>
        <w:pStyle w:val="CommentText"/>
      </w:pPr>
      <w:r>
        <w:rPr>
          <w:rStyle w:val="CommentReference"/>
        </w:rPr>
        <w:annotationRef/>
      </w:r>
      <w:r>
        <w:t>To the extent relevant, please follow the wording of Appendix of PM paper to the letter (i.e. not similar but identical)</w:t>
      </w:r>
    </w:p>
  </w:comment>
  <w:comment w:id="138" w:author="Ezzati, Majid" w:date="2018-11-30T12:22:00Z" w:initials="EM">
    <w:p w14:paraId="6A2D75C3" w14:textId="0E0BF8BA" w:rsidR="00A3489B" w:rsidRDefault="00A3489B">
      <w:pPr>
        <w:pStyle w:val="CommentText"/>
      </w:pPr>
      <w:r>
        <w:rPr>
          <w:rStyle w:val="CommentReference"/>
        </w:rPr>
        <w:annotationRef/>
      </w:r>
      <w:r>
        <w:t>To discuss</w:t>
      </w:r>
    </w:p>
  </w:comment>
  <w:comment w:id="139" w:author="Parks, Robbie M" w:date="2018-12-05T08:16:00Z" w:initials="PRM">
    <w:p w14:paraId="76131A8B" w14:textId="6DC21123" w:rsidR="00A3489B" w:rsidRDefault="00A3489B">
      <w:pPr>
        <w:pStyle w:val="CommentText"/>
      </w:pPr>
      <w:r>
        <w:rPr>
          <w:rStyle w:val="CommentReference"/>
        </w:rPr>
        <w:annotationRef/>
      </w:r>
      <w:r>
        <w:t>To make consistent throughout the paper</w:t>
      </w:r>
    </w:p>
  </w:comment>
  <w:comment w:id="144" w:author="Ezzati, Majid" w:date="2018-11-30T12:25:00Z" w:initials="EM">
    <w:p w14:paraId="5CEE364E" w14:textId="602F3E6E" w:rsidR="00A3489B" w:rsidRDefault="00A3489B">
      <w:pPr>
        <w:pStyle w:val="CommentText"/>
      </w:pPr>
      <w:r>
        <w:rPr>
          <w:rStyle w:val="CommentReference"/>
        </w:rPr>
        <w:annotationRef/>
      </w:r>
      <w:r>
        <w:t>If relevant beyond how I have written intro, work in there</w:t>
      </w:r>
    </w:p>
  </w:comment>
  <w:comment w:id="169" w:author="Ezzati, Majid" w:date="2018-11-30T12:44:00Z" w:initials="EM">
    <w:p w14:paraId="256A7319" w14:textId="7FCE502F" w:rsidR="00A3489B" w:rsidRDefault="00A3489B">
      <w:pPr>
        <w:pStyle w:val="CommentText"/>
      </w:pPr>
      <w:r>
        <w:rPr>
          <w:rStyle w:val="CommentReference"/>
        </w:rPr>
        <w:annotationRef/>
      </w:r>
    </w:p>
  </w:comment>
  <w:comment w:id="170" w:author="Ezzati, Majid" w:date="2018-11-30T12:44:00Z" w:initials="EM">
    <w:p w14:paraId="6641516E" w14:textId="6A2238AD" w:rsidR="00A3489B" w:rsidRDefault="00A3489B">
      <w:pPr>
        <w:pStyle w:val="CommentText"/>
      </w:pPr>
      <w:r>
        <w:rPr>
          <w:rStyle w:val="CommentReference"/>
        </w:rPr>
        <w:annotationRef/>
      </w:r>
      <w:r>
        <w:t>Reword for clarity</w:t>
      </w:r>
    </w:p>
  </w:comment>
  <w:comment w:id="207" w:author="Ezzati, Majid" w:date="2018-11-30T12:46:00Z" w:initials="EM">
    <w:p w14:paraId="4FAD66D4" w14:textId="4A4EC26F" w:rsidR="00A3489B" w:rsidRDefault="00A3489B">
      <w:pPr>
        <w:pStyle w:val="CommentText"/>
      </w:pPr>
      <w:r>
        <w:rPr>
          <w:rStyle w:val="CommentReference"/>
        </w:rPr>
        <w:annotationRef/>
      </w:r>
    </w:p>
  </w:comment>
  <w:comment w:id="208" w:author="Ezzati, Majid" w:date="2018-11-30T12:46:00Z" w:initials="EM">
    <w:p w14:paraId="60D2E4B1" w14:textId="2AF55411" w:rsidR="00A3489B" w:rsidRDefault="00A3489B">
      <w:pPr>
        <w:pStyle w:val="CommentText"/>
      </w:pPr>
      <w:r>
        <w:rPr>
          <w:rStyle w:val="CommentReference"/>
        </w:rPr>
        <w:annotationRef/>
      </w:r>
      <w:r>
        <w:t>Can also be fewer? What is the right phrasing?</w:t>
      </w:r>
    </w:p>
  </w:comment>
  <w:comment w:id="209" w:author="Parks, Robbie M" w:date="2018-12-03T11:55:00Z" w:initials="PRM">
    <w:p w14:paraId="63DDE017" w14:textId="1AC9FA6A" w:rsidR="00A3489B" w:rsidRDefault="00A3489B">
      <w:pPr>
        <w:pStyle w:val="CommentText"/>
      </w:pPr>
      <w:r>
        <w:rPr>
          <w:rStyle w:val="CommentReference"/>
        </w:rPr>
        <w:annotationRef/>
      </w:r>
      <w:r>
        <w:t>Attributable change in deaths?</w:t>
      </w:r>
    </w:p>
  </w:comment>
  <w:comment w:id="211" w:author="Ezzati, Majid" w:date="2018-11-30T12:46:00Z" w:initials="EM">
    <w:p w14:paraId="1F3182CD" w14:textId="7A6B483C" w:rsidR="00A3489B" w:rsidRDefault="00A3489B">
      <w:pPr>
        <w:pStyle w:val="CommentText"/>
      </w:pPr>
      <w:r>
        <w:rPr>
          <w:rStyle w:val="CommentReference"/>
        </w:rPr>
        <w:annotationRef/>
      </w:r>
      <w:r>
        <w:t>And state? Even if we don’t show</w:t>
      </w:r>
    </w:p>
  </w:comment>
  <w:comment w:id="212" w:author="Parks, Robbie M" w:date="2018-12-03T13:55:00Z" w:initials="PRM">
    <w:p w14:paraId="00BF204F" w14:textId="681F27B1" w:rsidR="00A3489B" w:rsidRDefault="00A3489B">
      <w:pPr>
        <w:pStyle w:val="CommentText"/>
      </w:pPr>
      <w:r>
        <w:rPr>
          <w:rStyle w:val="CommentReference"/>
        </w:rPr>
        <w:annotationRef/>
      </w:r>
      <w:r>
        <w:t>Yes</w:t>
      </w:r>
    </w:p>
  </w:comment>
  <w:comment w:id="213" w:author="Ezzati, Majid" w:date="2018-11-30T12:46:00Z" w:initials="EM">
    <w:p w14:paraId="74AA52C9" w14:textId="07A86FD9" w:rsidR="00A3489B" w:rsidRDefault="00A3489B">
      <w:pPr>
        <w:pStyle w:val="CommentText"/>
      </w:pPr>
      <w:r>
        <w:rPr>
          <w:rStyle w:val="CommentReference"/>
        </w:rPr>
        <w:annotationRef/>
      </w:r>
      <w:r>
        <w:t>Discuss wording</w:t>
      </w:r>
    </w:p>
  </w:comment>
  <w:comment w:id="223" w:author="Ezzati, Majid" w:date="2018-11-30T14:26:00Z" w:initials="EM">
    <w:p w14:paraId="28A61689" w14:textId="79A7AC64" w:rsidR="00A3489B" w:rsidRDefault="00A3489B">
      <w:pPr>
        <w:pStyle w:val="CommentText"/>
      </w:pPr>
      <w:r>
        <w:rPr>
          <w:rStyle w:val="CommentReference"/>
        </w:rPr>
        <w:annotationRef/>
      </w:r>
      <w:r>
        <w:t>number</w:t>
      </w:r>
    </w:p>
  </w:comment>
  <w:comment w:id="234" w:author="Ezzati, Majid" w:date="2018-11-30T14:26:00Z" w:initials="EM">
    <w:p w14:paraId="4BEDB7B7" w14:textId="1F3345E9" w:rsidR="00A3489B" w:rsidRDefault="00A3489B">
      <w:pPr>
        <w:pStyle w:val="CommentText"/>
      </w:pPr>
      <w:r>
        <w:rPr>
          <w:rStyle w:val="CommentReference"/>
        </w:rPr>
        <w:annotationRef/>
      </w:r>
      <w:r>
        <w:t>move to results. split by sex</w:t>
      </w:r>
    </w:p>
    <w:p w14:paraId="52035BDC" w14:textId="77777777" w:rsidR="00A3489B" w:rsidRDefault="00A3489B">
      <w:pPr>
        <w:pStyle w:val="CommentText"/>
      </w:pPr>
    </w:p>
    <w:p w14:paraId="07D80E53" w14:textId="5E83D4AF" w:rsidR="00A3489B" w:rsidRDefault="00A3489B">
      <w:pPr>
        <w:pStyle w:val="CommentText"/>
      </w:pPr>
      <w:proofErr w:type="gramStart"/>
      <w:r>
        <w:t>Also</w:t>
      </w:r>
      <w:proofErr w:type="gramEnd"/>
      <w:r>
        <w:t xml:space="preserve"> say what age group (and sex) their share was highest</w:t>
      </w:r>
    </w:p>
  </w:comment>
  <w:comment w:id="238" w:author="Ezzati, Majid" w:date="2018-11-30T14:31:00Z" w:initials="EM">
    <w:p w14:paraId="47AA0E95" w14:textId="09CD9FC6" w:rsidR="00A3489B" w:rsidRDefault="00A3489B">
      <w:pPr>
        <w:pStyle w:val="CommentText"/>
      </w:pPr>
      <w:r>
        <w:rPr>
          <w:rStyle w:val="CommentReference"/>
        </w:rPr>
        <w:annotationRef/>
      </w:r>
      <w:r>
        <w:t>This is not a “data” issue</w:t>
      </w:r>
    </w:p>
    <w:p w14:paraId="36A2099B" w14:textId="77777777" w:rsidR="00A3489B" w:rsidRDefault="00A3489B">
      <w:pPr>
        <w:pStyle w:val="CommentText"/>
      </w:pPr>
    </w:p>
    <w:p w14:paraId="0423D54C" w14:textId="5504DD13" w:rsidR="00A3489B" w:rsidRDefault="00A3489B">
      <w:pPr>
        <w:pStyle w:val="CommentText"/>
      </w:pPr>
      <w:r>
        <w:t xml:space="preserve">Say at the beginning of stats methods that analyses were done separately by sex, age group etc. </w:t>
      </w:r>
    </w:p>
  </w:comment>
  <w:comment w:id="241" w:author="Bennett, James E" w:date="2018-11-29T14:44:00Z" w:initials="BJE">
    <w:p w14:paraId="3CAF6C00" w14:textId="251367E2" w:rsidR="00A3489B" w:rsidRDefault="00A3489B">
      <w:pPr>
        <w:pStyle w:val="CommentText"/>
      </w:pPr>
      <w:r>
        <w:rPr>
          <w:rStyle w:val="CommentReference"/>
        </w:rPr>
        <w:annotationRef/>
      </w:r>
      <w:r>
        <w:t>Did you need to “reverse” this calculation when estimating numbers of deaths from +1C?</w:t>
      </w:r>
    </w:p>
  </w:comment>
  <w:comment w:id="242" w:author="Parks, Robbie M" w:date="2018-11-29T23:20:00Z" w:initials="PRM">
    <w:p w14:paraId="21869A0C" w14:textId="1BDAFDF9" w:rsidR="00A3489B" w:rsidRDefault="00A3489B">
      <w:pPr>
        <w:pStyle w:val="CommentText"/>
      </w:pPr>
      <w:r>
        <w:rPr>
          <w:rStyle w:val="CommentReference"/>
        </w:rPr>
        <w:annotationRef/>
      </w:r>
      <w:r>
        <w:t>Yes</w:t>
      </w:r>
    </w:p>
  </w:comment>
  <w:comment w:id="243" w:author="Ezzati, Majid" w:date="2018-11-30T14:29:00Z" w:initials="EM">
    <w:p w14:paraId="5378CE52" w14:textId="50181B25" w:rsidR="00A3489B" w:rsidRDefault="00A3489B">
      <w:pPr>
        <w:pStyle w:val="CommentText"/>
      </w:pPr>
      <w:r>
        <w:rPr>
          <w:rStyle w:val="CommentReference"/>
        </w:rPr>
        <w:annotationRef/>
      </w:r>
      <w:r>
        <w:t>Only relevant if you do the attribution on rates; not relevant if you do it on counts. To discuss briefly</w:t>
      </w:r>
    </w:p>
  </w:comment>
  <w:comment w:id="240" w:author="Ezzati, Majid" w:date="2018-11-30T14:28:00Z" w:initials="EM">
    <w:p w14:paraId="109B9C09" w14:textId="4235DF43" w:rsidR="00A3489B" w:rsidRDefault="00A3489B">
      <w:pPr>
        <w:pStyle w:val="CommentText"/>
      </w:pPr>
      <w:r>
        <w:rPr>
          <w:rStyle w:val="CommentReference"/>
        </w:rPr>
        <w:annotationRef/>
      </w:r>
      <w:r>
        <w:t>State this as rate vs. count since you analyse rates</w:t>
      </w:r>
    </w:p>
  </w:comment>
  <w:comment w:id="248" w:author="Ezzati, Majid" w:date="2018-11-30T14:32:00Z" w:initials="EM">
    <w:p w14:paraId="674F0CF6" w14:textId="0BA30AF6" w:rsidR="00A3489B" w:rsidRDefault="00A3489B">
      <w:pPr>
        <w:pStyle w:val="CommentText"/>
      </w:pPr>
      <w:r>
        <w:rPr>
          <w:rStyle w:val="CommentReference"/>
        </w:rPr>
        <w:annotationRef/>
      </w:r>
      <w:r>
        <w:t>Use the same wording as eLife paper</w:t>
      </w:r>
    </w:p>
  </w:comment>
  <w:comment w:id="270" w:author="Bennett, James E" w:date="2018-11-29T15:00:00Z" w:initials="BJE">
    <w:p w14:paraId="2E056849" w14:textId="77777777" w:rsidR="00A3489B" w:rsidRDefault="00A3489B"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71" w:author="Parks, Robbie M" w:date="2018-11-29T23:08:00Z" w:initials="PRM">
    <w:p w14:paraId="207E839A" w14:textId="77777777" w:rsidR="00A3489B" w:rsidRDefault="00A3489B" w:rsidP="00265FDC">
      <w:pPr>
        <w:pStyle w:val="CommentText"/>
      </w:pPr>
      <w:r>
        <w:rPr>
          <w:rStyle w:val="CommentReference"/>
        </w:rPr>
        <w:annotationRef/>
      </w:r>
      <w:r>
        <w:t>Have expanded just above</w:t>
      </w:r>
    </w:p>
  </w:comment>
  <w:comment w:id="267" w:author="Ezzati, Majid" w:date="2018-11-30T17:02:00Z" w:initials="EM">
    <w:p w14:paraId="5D38400B" w14:textId="5107A394" w:rsidR="00A3489B" w:rsidRDefault="00A3489B">
      <w:pPr>
        <w:pStyle w:val="CommentText"/>
      </w:pPr>
      <w:r>
        <w:rPr>
          <w:rStyle w:val="CommentReference"/>
        </w:rPr>
        <w:annotationRef/>
      </w:r>
      <w:r>
        <w:t xml:space="preserve">This is so long that comes across as a black box. There </w:t>
      </w:r>
      <w:proofErr w:type="gramStart"/>
      <w:r>
        <w:t>really are</w:t>
      </w:r>
      <w:proofErr w:type="gramEnd"/>
      <w:r>
        <w:t xml:space="preserve"> two things here: one is for each state, having a long-term mean and the other is going from county to state by population-weighting. Each should presumably be straightforward algebra. To discuss how to simplify</w:t>
      </w:r>
    </w:p>
  </w:comment>
  <w:comment w:id="268" w:author="Parks, Robbie M" w:date="2018-12-03T11:57:00Z" w:initials="PRM">
    <w:p w14:paraId="743F5A00" w14:textId="261F2DA2" w:rsidR="00A3489B" w:rsidRDefault="00A3489B">
      <w:pPr>
        <w:pStyle w:val="CommentText"/>
      </w:pPr>
      <w:r>
        <w:rPr>
          <w:rStyle w:val="CommentReference"/>
        </w:rPr>
        <w:annotationRef/>
      </w:r>
      <w:r>
        <w:t>Go through code again to make sure you understand it</w:t>
      </w:r>
    </w:p>
  </w:comment>
  <w:comment w:id="296" w:author="Ezzati, Majid" w:date="2018-11-30T17:18:00Z" w:initials="EM">
    <w:p w14:paraId="03C3916E" w14:textId="1B575317" w:rsidR="00A3489B" w:rsidRDefault="00A3489B">
      <w:pPr>
        <w:pStyle w:val="CommentText"/>
      </w:pPr>
      <w:r>
        <w:rPr>
          <w:rStyle w:val="CommentReference"/>
        </w:rPr>
        <w:annotationRef/>
      </w:r>
      <w:r>
        <w:t>Move to discussion where we describe limitations – a limitation is that we looked at mean only</w:t>
      </w:r>
    </w:p>
  </w:comment>
  <w:comment w:id="303" w:author="Bennett, James E" w:date="2018-11-29T15:24:00Z" w:initials="BJE">
    <w:p w14:paraId="4377A92A" w14:textId="2133E833" w:rsidR="00A3489B" w:rsidRDefault="00A3489B">
      <w:pPr>
        <w:pStyle w:val="CommentText"/>
      </w:pPr>
      <w:r>
        <w:rPr>
          <w:rStyle w:val="CommentReference"/>
        </w:rPr>
        <w:annotationRef/>
      </w:r>
      <w:r>
        <w:t xml:space="preserve">For future discussion whether we need to be consistent in calling this variable </w:t>
      </w:r>
      <w:proofErr w:type="gramStart"/>
      <w:r>
        <w:t>exactly the same</w:t>
      </w:r>
      <w:proofErr w:type="gramEnd"/>
      <w:r>
        <w:t xml:space="preserve"> thing </w:t>
      </w:r>
      <w:proofErr w:type="spellStart"/>
      <w:r>
        <w:t>e.g</w:t>
      </w:r>
      <w:proofErr w:type="spellEnd"/>
      <w:r>
        <w:t xml:space="preserve"> state-month anomalous temperature, every time we refer to it?</w:t>
      </w:r>
    </w:p>
    <w:p w14:paraId="7A390E9B" w14:textId="77777777" w:rsidR="00A3489B" w:rsidRDefault="00A3489B">
      <w:pPr>
        <w:pStyle w:val="CommentText"/>
      </w:pPr>
    </w:p>
    <w:p w14:paraId="7DFBF459" w14:textId="4892B90C" w:rsidR="00A3489B" w:rsidRDefault="00A3489B" w:rsidP="00F30D74">
      <w:pPr>
        <w:pStyle w:val="BalloonText"/>
      </w:pPr>
      <w:r>
        <w:t xml:space="preserve">This might help prevent confusion. </w:t>
      </w:r>
    </w:p>
  </w:comment>
  <w:comment w:id="304" w:author="Ezzati, Majid" w:date="2018-12-01T01:22:00Z" w:initials="EM">
    <w:p w14:paraId="3BE45D49" w14:textId="31426BA2" w:rsidR="00A3489B" w:rsidRDefault="00A3489B">
      <w:pPr>
        <w:pStyle w:val="CommentText"/>
      </w:pPr>
      <w:r>
        <w:rPr>
          <w:rStyle w:val="CommentReference"/>
        </w:rPr>
        <w:annotationRef/>
      </w:r>
      <w:r>
        <w:t>I agree; let’s discuss</w:t>
      </w:r>
    </w:p>
  </w:comment>
  <w:comment w:id="305" w:author="Ezzati, Majid" w:date="2018-12-01T01:22:00Z" w:initials="EM">
    <w:p w14:paraId="0FDFFF98" w14:textId="0E4E05CD" w:rsidR="00A3489B" w:rsidRDefault="00A3489B">
      <w:pPr>
        <w:pStyle w:val="CommentText"/>
      </w:pPr>
      <w:r>
        <w:rPr>
          <w:rStyle w:val="CommentReference"/>
        </w:rPr>
        <w:annotationRef/>
      </w:r>
      <w:r>
        <w:t>Don’t get into ICD stuff after you introduce it</w:t>
      </w:r>
    </w:p>
  </w:comment>
  <w:comment w:id="331" w:author="Bennett, James E" w:date="2018-11-29T15:39:00Z" w:initials="BJE">
    <w:p w14:paraId="04D5D120" w14:textId="77777777" w:rsidR="00A3489B" w:rsidRDefault="00A3489B">
      <w:pPr>
        <w:pStyle w:val="CommentText"/>
      </w:pPr>
      <w:r>
        <w:rPr>
          <w:rStyle w:val="CommentReference"/>
        </w:rPr>
        <w:annotationRef/>
      </w:r>
      <w:r>
        <w:t>Hopefully not screwed up the equation but since gamma mentioned at end I put it at the end of the equation.</w:t>
      </w:r>
    </w:p>
    <w:p w14:paraId="60BA5411" w14:textId="23B845FD" w:rsidR="00A3489B" w:rsidRDefault="00A3489B">
      <w:pPr>
        <w:pStyle w:val="CommentText"/>
      </w:pPr>
      <w:r>
        <w:t>See my addition later – does gamma need a month subscript?</w:t>
      </w:r>
    </w:p>
  </w:comment>
  <w:comment w:id="341" w:author="Parks, Robbie M" w:date="2018-11-26T11:21:00Z" w:initials="PRM">
    <w:p w14:paraId="7D510A0E" w14:textId="77777777" w:rsidR="00A3489B" w:rsidRDefault="00A3489B">
      <w:pPr>
        <w:pStyle w:val="CommentText"/>
      </w:pPr>
      <w:r>
        <w:rPr>
          <w:rStyle w:val="CommentReference"/>
        </w:rPr>
        <w:annotationRef/>
      </w:r>
      <w:proofErr w:type="gramStart"/>
      <w:r>
        <w:t>Yes</w:t>
      </w:r>
      <w:proofErr w:type="gramEnd"/>
      <w:r>
        <w:t xml:space="preserve"> that’s my understanding. James?</w:t>
      </w:r>
    </w:p>
  </w:comment>
  <w:comment w:id="342" w:author="Ezzati, Majid" w:date="2018-11-06T06:34:00Z" w:initials="EM">
    <w:p w14:paraId="48293A76" w14:textId="79A25B44" w:rsidR="00A3489B" w:rsidRDefault="00A3489B">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343" w:author="Parks, Robbie M" w:date="2018-11-26T11:21:00Z" w:initials="PRM">
    <w:p w14:paraId="7A946B86" w14:textId="77777777" w:rsidR="00A3489B" w:rsidRDefault="00A3489B">
      <w:pPr>
        <w:pStyle w:val="CommentText"/>
      </w:pPr>
      <w:r>
        <w:rPr>
          <w:rStyle w:val="CommentReference"/>
        </w:rPr>
        <w:annotationRef/>
      </w:r>
      <w:proofErr w:type="gramStart"/>
      <w:r>
        <w:t>Yes</w:t>
      </w:r>
      <w:proofErr w:type="gramEnd"/>
      <w:r>
        <w:t xml:space="preserve"> that’s my understanding. James?</w:t>
      </w:r>
    </w:p>
    <w:p w14:paraId="0ED3E426" w14:textId="1C811FF0" w:rsidR="00A3489B" w:rsidRDefault="00A3489B">
      <w:pPr>
        <w:pStyle w:val="CommentText"/>
      </w:pPr>
      <w:r>
        <w:t>JB - Yes</w:t>
      </w:r>
    </w:p>
    <w:p w14:paraId="13F4FC21" w14:textId="6482F3E7" w:rsidR="00A3489B" w:rsidRDefault="00A3489B">
      <w:pPr>
        <w:pStyle w:val="CommentText"/>
      </w:pPr>
    </w:p>
  </w:comment>
  <w:comment w:id="311" w:author="Ezzati, Majid" w:date="2018-12-01T01:25:00Z" w:initials="EM">
    <w:p w14:paraId="7F8D8B86" w14:textId="34C51547" w:rsidR="00A3489B" w:rsidRDefault="00A3489B">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A3489B" w:rsidRDefault="00A3489B">
      <w:pPr>
        <w:pStyle w:val="CommentText"/>
      </w:pPr>
    </w:p>
    <w:p w14:paraId="432C1C20" w14:textId="0D32F548" w:rsidR="00A3489B" w:rsidRDefault="00A3489B">
      <w:pPr>
        <w:pStyle w:val="CommentText"/>
      </w:pPr>
      <w:r>
        <w:t>Discuss</w:t>
      </w:r>
    </w:p>
  </w:comment>
  <w:comment w:id="355" w:author="Ezzati, Majid" w:date="2018-12-01T01:24:00Z" w:initials="EM">
    <w:p w14:paraId="42DFE126" w14:textId="4D7BC085" w:rsidR="00A3489B" w:rsidRDefault="00A3489B">
      <w:pPr>
        <w:pStyle w:val="CommentText"/>
      </w:pPr>
      <w:r>
        <w:rPr>
          <w:rStyle w:val="CommentReference"/>
        </w:rPr>
        <w:annotationRef/>
      </w:r>
      <w:r>
        <w:t>Out of blue; what is this?</w:t>
      </w:r>
    </w:p>
  </w:comment>
  <w:comment w:id="356" w:author="Parks, Robbie M" w:date="2018-12-03T12:05:00Z" w:initials="PRM">
    <w:p w14:paraId="4859F745" w14:textId="12B51401" w:rsidR="00A3489B" w:rsidRDefault="00A3489B">
      <w:pPr>
        <w:pStyle w:val="CommentText"/>
      </w:pPr>
      <w:r>
        <w:rPr>
          <w:rStyle w:val="CommentReference"/>
        </w:rPr>
        <w:annotationRef/>
      </w:r>
      <w:r>
        <w:t>Do we need to justify this as James’s paper included it?</w:t>
      </w:r>
    </w:p>
  </w:comment>
  <w:comment w:id="360" w:author="Ezzati, Majid" w:date="2018-12-01T01:24:00Z" w:initials="EM">
    <w:p w14:paraId="49C39E06" w14:textId="18164983" w:rsidR="00A3489B" w:rsidRDefault="00A3489B">
      <w:pPr>
        <w:pStyle w:val="CommentText"/>
      </w:pPr>
      <w:r>
        <w:rPr>
          <w:rStyle w:val="CommentReference"/>
        </w:rPr>
        <w:annotationRef/>
      </w:r>
      <w:r>
        <w:t>Repeats earlier statements.</w:t>
      </w:r>
    </w:p>
  </w:comment>
  <w:comment w:id="368" w:author="Ezzati, Majid" w:date="2018-12-01T01:32:00Z" w:initials="EM">
    <w:p w14:paraId="0744C3EA" w14:textId="5D229EC5" w:rsidR="00A3489B" w:rsidRDefault="00A3489B">
      <w:pPr>
        <w:pStyle w:val="CommentText"/>
      </w:pPr>
      <w:r>
        <w:rPr>
          <w:rStyle w:val="CommentReference"/>
        </w:rPr>
        <w:annotationRef/>
      </w:r>
      <w:r>
        <w:t xml:space="preserve">Not really; we frame everything as anomaly. </w:t>
      </w:r>
      <w:proofErr w:type="gramStart"/>
      <w:r>
        <w:t>So</w:t>
      </w:r>
      <w:proofErr w:type="gramEnd"/>
      <w:r>
        <w:t xml:space="preserve"> it would be an anomalous year or something like that. Discuss </w:t>
      </w:r>
    </w:p>
  </w:comment>
  <w:comment w:id="369" w:author="Parks, Robbie M" w:date="2018-12-03T13:57:00Z" w:initials="PRM">
    <w:p w14:paraId="42DFD964" w14:textId="39727EC9" w:rsidR="00A3489B" w:rsidRDefault="00A3489B">
      <w:pPr>
        <w:pStyle w:val="CommentText"/>
      </w:pPr>
      <w:r>
        <w:rPr>
          <w:rStyle w:val="CommentReference"/>
        </w:rPr>
        <w:annotationRef/>
      </w:r>
      <w:r>
        <w:t>True I understand now so change</w:t>
      </w:r>
    </w:p>
  </w:comment>
  <w:comment w:id="370" w:author="Ezzati, Majid" w:date="2018-12-01T01:31:00Z" w:initials="EM">
    <w:p w14:paraId="4CFA6C2E" w14:textId="48FFEF29" w:rsidR="00A3489B" w:rsidRDefault="00A3489B">
      <w:pPr>
        <w:pStyle w:val="CommentText"/>
      </w:pPr>
      <w:r>
        <w:rPr>
          <w:rStyle w:val="CommentReference"/>
        </w:rPr>
        <w:annotationRef/>
      </w:r>
      <w:r>
        <w:t>Get rid of all the stuff that are not methods. Go for sharpness.  We can always do two degrees if that is the more obvious choice. discuss</w:t>
      </w:r>
    </w:p>
  </w:comment>
  <w:comment w:id="372" w:author="Bennett, James E" w:date="2018-11-29T19:15:00Z" w:initials="BJE">
    <w:p w14:paraId="4DF59636" w14:textId="47CF656A" w:rsidR="00A3489B" w:rsidRDefault="00A3489B">
      <w:pPr>
        <w:pStyle w:val="CommentText"/>
      </w:pPr>
      <w:r>
        <w:rPr>
          <w:rStyle w:val="CommentReference"/>
        </w:rPr>
        <w:annotationRef/>
      </w:r>
      <w:r>
        <w:t>See my earlier question about whether you removed the effect of length of month harmonisation?</w:t>
      </w:r>
    </w:p>
  </w:comment>
  <w:comment w:id="371" w:author="Ezzati, Majid" w:date="2018-12-01T01:32:00Z" w:initials="EM">
    <w:p w14:paraId="3060986A" w14:textId="769C6215" w:rsidR="00A3489B" w:rsidRDefault="00A3489B">
      <w:pPr>
        <w:pStyle w:val="CommentText"/>
      </w:pPr>
      <w:r>
        <w:rPr>
          <w:rStyle w:val="CommentReference"/>
        </w:rPr>
        <w:annotationRef/>
      </w:r>
      <w:r>
        <w:t>I think most of this can go</w:t>
      </w:r>
    </w:p>
  </w:comment>
  <w:comment w:id="364" w:author="Ezzati, Majid" w:date="2018-12-01T01:33:00Z" w:initials="EM">
    <w:p w14:paraId="244B4430" w14:textId="490EB85D" w:rsidR="00A3489B" w:rsidRDefault="00A3489B">
      <w:pPr>
        <w:pStyle w:val="CommentText"/>
      </w:pPr>
      <w:r>
        <w:rPr>
          <w:rStyle w:val="CommentReference"/>
        </w:rPr>
        <w:annotationRef/>
      </w:r>
      <w:r>
        <w:t>See PM paper and just get rid of heading and reduce this to a couple of sentences</w:t>
      </w:r>
    </w:p>
  </w:comment>
  <w:comment w:id="377" w:author="Ezzati, Majid" w:date="2018-12-01T01:37:00Z" w:initials="EM">
    <w:p w14:paraId="2AA5D03F" w14:textId="0970FE47" w:rsidR="00A3489B" w:rsidRDefault="00A3489B">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78" w:author="Parks, Robbie M" w:date="2018-12-04T16:16:00Z" w:initials="PRM">
    <w:p w14:paraId="1F4D9139" w14:textId="57FF578F" w:rsidR="00A3489B" w:rsidRDefault="00A3489B">
      <w:pPr>
        <w:pStyle w:val="CommentText"/>
      </w:pPr>
      <w:r>
        <w:rPr>
          <w:rStyle w:val="CommentReference"/>
        </w:rPr>
        <w:annotationRef/>
      </w:r>
      <w:r>
        <w:t>Make into full sentences, just in bullet point format.</w:t>
      </w:r>
    </w:p>
    <w:p w14:paraId="2818BC5F" w14:textId="77777777" w:rsidR="00A3489B" w:rsidRDefault="00A3489B">
      <w:pPr>
        <w:pStyle w:val="CommentText"/>
      </w:pPr>
    </w:p>
    <w:p w14:paraId="00415A3D" w14:textId="48347E66" w:rsidR="00A3489B" w:rsidRDefault="00A3489B">
      <w:pPr>
        <w:pStyle w:val="CommentText"/>
      </w:pPr>
      <w:r>
        <w:t>Point per sentence.</w:t>
      </w:r>
    </w:p>
    <w:p w14:paraId="5C0F0B61" w14:textId="50FD32A3" w:rsidR="00A3489B" w:rsidRDefault="00A3489B">
      <w:pPr>
        <w:pStyle w:val="CommentText"/>
      </w:pPr>
      <w:r>
        <w:t>Topic per paragraph.</w:t>
      </w:r>
    </w:p>
  </w:comment>
  <w:comment w:id="445" w:author="Ezzati, Majid" w:date="2018-12-01T01:38:00Z" w:initials="EM">
    <w:p w14:paraId="5F19723F" w14:textId="085094D1" w:rsidR="00A3489B" w:rsidRDefault="00A3489B">
      <w:pPr>
        <w:pStyle w:val="CommentText"/>
      </w:pPr>
      <w:r>
        <w:rPr>
          <w:rStyle w:val="CommentReference"/>
        </w:rPr>
        <w:annotationRef/>
      </w:r>
      <w:r>
        <w:t xml:space="preserve">visual is for us; don’t </w:t>
      </w:r>
      <w:proofErr w:type="gramStart"/>
      <w:r>
        <w:t>actually use</w:t>
      </w:r>
      <w:proofErr w:type="gramEnd"/>
      <w:r>
        <w:t xml:space="preserve"> the term. As above, go for sharp and clear</w:t>
      </w:r>
    </w:p>
  </w:comment>
  <w:comment w:id="624" w:author="Majid2" w:date="2018-11-06T10:54:00Z" w:initials="M">
    <w:p w14:paraId="756C8725" w14:textId="599D4EEB" w:rsidR="00A3489B" w:rsidRDefault="00A3489B">
      <w:pPr>
        <w:pStyle w:val="CommentText"/>
      </w:pPr>
      <w:r>
        <w:rPr>
          <w:rStyle w:val="CommentReference"/>
        </w:rPr>
        <w:annotationRef/>
      </w:r>
      <w:r>
        <w:t>To also discuss</w:t>
      </w:r>
    </w:p>
  </w:comment>
  <w:comment w:id="625" w:author="Parks, Robbie M" w:date="2018-12-05T16:33:00Z" w:initials="PRM">
    <w:p w14:paraId="70856907" w14:textId="78FD4360" w:rsidR="00A3489B" w:rsidRDefault="00A3489B">
      <w:pPr>
        <w:pStyle w:val="CommentText"/>
      </w:pPr>
      <w:r>
        <w:rPr>
          <w:rStyle w:val="CommentReference"/>
        </w:rPr>
        <w:annotationRef/>
      </w:r>
      <w:r>
        <w:t>I’ve left this comment in because we haven’t discussed it yet.</w:t>
      </w:r>
    </w:p>
  </w:comment>
  <w:comment w:id="935" w:author="Ezzati, Majid" w:date="2018-12-01T01:25:00Z" w:initials="EM">
    <w:p w14:paraId="63BAEB8B" w14:textId="77777777" w:rsidR="00A3489B" w:rsidRDefault="00A3489B"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A3489B" w:rsidRDefault="00A3489B" w:rsidP="00FA3851">
      <w:pPr>
        <w:pStyle w:val="CommentText"/>
      </w:pPr>
    </w:p>
    <w:p w14:paraId="1C2B82B9" w14:textId="77777777" w:rsidR="00A3489B" w:rsidRDefault="00A3489B" w:rsidP="00FA3851">
      <w:pPr>
        <w:pStyle w:val="CommentText"/>
      </w:pPr>
      <w:r>
        <w:t>Discuss</w:t>
      </w:r>
    </w:p>
  </w:comment>
  <w:comment w:id="936" w:author="Parks, Robbie M" w:date="2018-12-05T14:24:00Z" w:initials="PRM">
    <w:p w14:paraId="7AB0124E" w14:textId="20E5491D" w:rsidR="00A3489B" w:rsidRDefault="00A3489B">
      <w:pPr>
        <w:pStyle w:val="CommentText"/>
      </w:pPr>
      <w:r>
        <w:rPr>
          <w:rStyle w:val="CommentReference"/>
        </w:rPr>
        <w:annotationRef/>
      </w:r>
      <w:r>
        <w:t>Nature CC usually includes detailed methods at end of article. I’ve gone through entire methods section again and tried best to match style and logic of pollution paper.</w:t>
      </w:r>
    </w:p>
  </w:comment>
  <w:comment w:id="991" w:author="Ezzati, Majid" w:date="2018-12-01T01:31:00Z" w:initials="EM">
    <w:p w14:paraId="79C96BC6" w14:textId="77777777" w:rsidR="00A3489B" w:rsidRDefault="00A3489B" w:rsidP="00FA3851">
      <w:pPr>
        <w:pStyle w:val="CommentText"/>
      </w:pPr>
      <w:r>
        <w:rPr>
          <w:rStyle w:val="CommentReference"/>
        </w:rPr>
        <w:annotationRef/>
      </w:r>
      <w:r>
        <w:t>Get rid of all the stuff that are not methods. Go for sharpness.  We can always do two degrees if that is the more obvious choice. discuss</w:t>
      </w:r>
    </w:p>
  </w:comment>
  <w:comment w:id="994" w:author="Parks, Robbie M" w:date="2018-12-05T14:26:00Z" w:initials="PRM">
    <w:p w14:paraId="764B34DE" w14:textId="5448B623" w:rsidR="00A3489B" w:rsidRDefault="00A3489B">
      <w:pPr>
        <w:pStyle w:val="CommentText"/>
      </w:pPr>
      <w:r>
        <w:rPr>
          <w:rStyle w:val="CommentReference"/>
        </w:rPr>
        <w:annotationRef/>
      </w:r>
      <w:r>
        <w:t>I think 2 degrees is a more natural choice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5F19723F" w15:done="0"/>
  <w15:commentEx w15:paraId="756C8725" w15:done="0"/>
  <w15:commentEx w15:paraId="70856907" w15:paraIdParent="756C8725" w15:done="0"/>
  <w15:commentEx w15:paraId="1C2B82B9" w15:done="0"/>
  <w15:commentEx w15:paraId="7AB0124E" w15:paraIdParent="1C2B82B9" w15:done="0"/>
  <w15:commentEx w15:paraId="79C96BC6" w15:done="0"/>
  <w15:commentEx w15:paraId="764B34DE" w15:paraIdParent="79C96B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75C78E" w14:textId="77777777" w:rsidR="00E37C0D" w:rsidRDefault="00E37C0D">
      <w:pPr>
        <w:spacing w:after="0" w:line="240" w:lineRule="auto"/>
      </w:pPr>
      <w:r>
        <w:separator/>
      </w:r>
    </w:p>
  </w:endnote>
  <w:endnote w:type="continuationSeparator" w:id="0">
    <w:p w14:paraId="25D707F2" w14:textId="77777777" w:rsidR="00E37C0D" w:rsidRDefault="00E37C0D">
      <w:pPr>
        <w:spacing w:after="0" w:line="240" w:lineRule="auto"/>
      </w:pPr>
      <w:r>
        <w:continuationSeparator/>
      </w:r>
    </w:p>
  </w:endnote>
  <w:endnote w:type="continuationNotice" w:id="1">
    <w:p w14:paraId="6FBA260F" w14:textId="77777777" w:rsidR="00E37C0D" w:rsidRDefault="00E37C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A3489B" w:rsidRDefault="00A3489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A3489B" w:rsidRDefault="00A3489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A3489B" w:rsidRDefault="00A3489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400A4">
      <w:rPr>
        <w:rStyle w:val="PageNumber"/>
        <w:noProof/>
      </w:rPr>
      <w:t>4</w:t>
    </w:r>
    <w:r>
      <w:rPr>
        <w:rStyle w:val="PageNumber"/>
      </w:rPr>
      <w:fldChar w:fldCharType="end"/>
    </w:r>
  </w:p>
  <w:p w14:paraId="3F8F309C" w14:textId="77777777" w:rsidR="00A3489B" w:rsidRDefault="00A3489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4D573A" w14:textId="77777777" w:rsidR="00E37C0D" w:rsidRDefault="00E37C0D">
      <w:pPr>
        <w:spacing w:after="0" w:line="240" w:lineRule="auto"/>
      </w:pPr>
      <w:r>
        <w:separator/>
      </w:r>
    </w:p>
  </w:footnote>
  <w:footnote w:type="continuationSeparator" w:id="0">
    <w:p w14:paraId="32990E2B" w14:textId="77777777" w:rsidR="00E37C0D" w:rsidRDefault="00E37C0D">
      <w:pPr>
        <w:spacing w:after="0" w:line="240" w:lineRule="auto"/>
      </w:pPr>
      <w:r>
        <w:continuationSeparator/>
      </w:r>
    </w:p>
  </w:footnote>
  <w:footnote w:type="continuationNotice" w:id="1">
    <w:p w14:paraId="75976DA5" w14:textId="77777777" w:rsidR="00E37C0D" w:rsidRDefault="00E37C0D">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062"/>
    <w:rsid w:val="00136284"/>
    <w:rsid w:val="00141129"/>
    <w:rsid w:val="00141E26"/>
    <w:rsid w:val="00143E18"/>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3894"/>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75D"/>
    <w:rsid w:val="003340AF"/>
    <w:rsid w:val="00334A02"/>
    <w:rsid w:val="00334A3C"/>
    <w:rsid w:val="00334F2A"/>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0D21"/>
    <w:rsid w:val="004E14B6"/>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FA3"/>
    <w:rsid w:val="007175A1"/>
    <w:rsid w:val="007175CF"/>
    <w:rsid w:val="00720950"/>
    <w:rsid w:val="007217A9"/>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E07"/>
    <w:rsid w:val="007D0628"/>
    <w:rsid w:val="007D130C"/>
    <w:rsid w:val="007D17AC"/>
    <w:rsid w:val="007D1E78"/>
    <w:rsid w:val="007D3014"/>
    <w:rsid w:val="007D3C6D"/>
    <w:rsid w:val="007D407F"/>
    <w:rsid w:val="007D5008"/>
    <w:rsid w:val="007D5C88"/>
    <w:rsid w:val="007D732F"/>
    <w:rsid w:val="007D792D"/>
    <w:rsid w:val="007D7D91"/>
    <w:rsid w:val="007E01CF"/>
    <w:rsid w:val="007E021F"/>
    <w:rsid w:val="007E03BF"/>
    <w:rsid w:val="007E0C39"/>
    <w:rsid w:val="007E13E7"/>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A87"/>
    <w:rsid w:val="008C1094"/>
    <w:rsid w:val="008C17E4"/>
    <w:rsid w:val="008C18AB"/>
    <w:rsid w:val="008C19F6"/>
    <w:rsid w:val="008C1D95"/>
    <w:rsid w:val="008C2083"/>
    <w:rsid w:val="008C253D"/>
    <w:rsid w:val="008C3347"/>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11C5"/>
    <w:rsid w:val="00901409"/>
    <w:rsid w:val="009015A8"/>
    <w:rsid w:val="009021A4"/>
    <w:rsid w:val="0090240D"/>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EFB"/>
    <w:rsid w:val="00A905D5"/>
    <w:rsid w:val="00A91090"/>
    <w:rsid w:val="00A9251F"/>
    <w:rsid w:val="00A92649"/>
    <w:rsid w:val="00A92732"/>
    <w:rsid w:val="00A927F7"/>
    <w:rsid w:val="00A92D38"/>
    <w:rsid w:val="00A92E54"/>
    <w:rsid w:val="00A93465"/>
    <w:rsid w:val="00A94197"/>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2347"/>
    <w:rsid w:val="00B52390"/>
    <w:rsid w:val="00B53582"/>
    <w:rsid w:val="00B53ABA"/>
    <w:rsid w:val="00B542D1"/>
    <w:rsid w:val="00B54B23"/>
    <w:rsid w:val="00B54E6E"/>
    <w:rsid w:val="00B54EF3"/>
    <w:rsid w:val="00B6054D"/>
    <w:rsid w:val="00B60ACD"/>
    <w:rsid w:val="00B61232"/>
    <w:rsid w:val="00B61943"/>
    <w:rsid w:val="00B629C2"/>
    <w:rsid w:val="00B62E74"/>
    <w:rsid w:val="00B6332B"/>
    <w:rsid w:val="00B637BD"/>
    <w:rsid w:val="00B642A0"/>
    <w:rsid w:val="00B6484F"/>
    <w:rsid w:val="00B6485E"/>
    <w:rsid w:val="00B648FB"/>
    <w:rsid w:val="00B654F3"/>
    <w:rsid w:val="00B65805"/>
    <w:rsid w:val="00B65A52"/>
    <w:rsid w:val="00B66E0D"/>
    <w:rsid w:val="00B670A5"/>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2A60"/>
    <w:rsid w:val="00D83449"/>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18A0"/>
    <w:rsid w:val="00F126D2"/>
    <w:rsid w:val="00F12F85"/>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19BB"/>
    <w:rsid w:val="00F92F33"/>
    <w:rsid w:val="00F93C04"/>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1650"/>
    <w:rsid w:val="00FD1D75"/>
    <w:rsid w:val="00FD1EA9"/>
    <w:rsid w:val="00FD2234"/>
    <w:rsid w:val="00FD2F61"/>
    <w:rsid w:val="00FD616E"/>
    <w:rsid w:val="00FE0758"/>
    <w:rsid w:val="00FE079B"/>
    <w:rsid w:val="00FE1193"/>
    <w:rsid w:val="00FE15DD"/>
    <w:rsid w:val="00FE30FF"/>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BE4EB89-C989-5343-A188-283E955E655A}">
  <ds:schemaRefs>
    <ds:schemaRef ds:uri="http://schemas.openxmlformats.org/officeDocument/2006/bibliography"/>
  </ds:schemaRefs>
</ds:datastoreItem>
</file>

<file path=customXml/itemProps2.xml><?xml version="1.0" encoding="utf-8"?>
<ds:datastoreItem xmlns:ds="http://schemas.openxmlformats.org/officeDocument/2006/customXml" ds:itemID="{1A0A9512-ED22-7E4A-BC32-94F36BDD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28</Pages>
  <Words>66247</Words>
  <Characters>359059</Characters>
  <Application>Microsoft Macintosh Word</Application>
  <DocSecurity>0</DocSecurity>
  <Lines>14960</Lines>
  <Paragraphs>8339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246</cp:revision>
  <dcterms:created xsi:type="dcterms:W3CDTF">2018-12-05T08:15:00Z</dcterms:created>
  <dcterms:modified xsi:type="dcterms:W3CDTF">2018-12-05T17:58:00Z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