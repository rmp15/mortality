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1EA43F8" w:rsidR="000210D1" w:rsidRPr="00636C9B" w:rsidRDefault="00300CD8" w:rsidP="00D76DF7">
      <w:pPr>
        <w:spacing w:after="0" w:line="480" w:lineRule="auto"/>
        <w:jc w:val="both"/>
        <w:outlineLvl w:val="0"/>
        <w:rPr>
          <w:rFonts w:ascii="Times New Roman" w:hAnsi="Times New Roman"/>
          <w:b/>
          <w:color w:val="000000" w:themeColor="text1"/>
          <w:sz w:val="24"/>
          <w:szCs w:val="24"/>
        </w:rPr>
      </w:pPr>
      <w:del w:id="0" w:author="Ezzati, Majid" w:date="2018-11-06T05:57:00Z">
        <w:r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Pr="00636C9B" w:rsidDel="009545F7">
          <w:rPr>
            <w:rFonts w:ascii="Times New Roman" w:hAnsi="Times New Roman"/>
            <w:b/>
            <w:color w:val="000000" w:themeColor="text1"/>
            <w:sz w:val="24"/>
            <w:szCs w:val="24"/>
          </w:rPr>
          <w:delText xml:space="preserve"> of </w:delText>
        </w:r>
        <w:commentRangeStart w:id="1"/>
        <w:r w:rsidRPr="00636C9B" w:rsidDel="009545F7">
          <w:rPr>
            <w:rFonts w:ascii="Times New Roman" w:hAnsi="Times New Roman"/>
            <w:b/>
            <w:color w:val="000000" w:themeColor="text1"/>
            <w:sz w:val="24"/>
            <w:szCs w:val="24"/>
          </w:rPr>
          <w:delText>a</w:delText>
        </w:r>
      </w:del>
      <w:ins w:id="2" w:author="Ezzati, Majid" w:date="2018-11-06T05:57:00Z">
        <w:r w:rsidR="009545F7">
          <w:rPr>
            <w:rFonts w:ascii="Times New Roman" w:hAnsi="Times New Roman"/>
            <w:b/>
            <w:color w:val="000000" w:themeColor="text1"/>
            <w:sz w:val="24"/>
            <w:szCs w:val="24"/>
          </w:rPr>
          <w:t>A</w:t>
        </w:r>
      </w:ins>
      <w:r w:rsidRPr="00636C9B">
        <w:rPr>
          <w:rFonts w:ascii="Times New Roman" w:hAnsi="Times New Roman"/>
          <w:b/>
          <w:color w:val="000000" w:themeColor="text1"/>
          <w:sz w:val="24"/>
          <w:szCs w:val="24"/>
        </w:rPr>
        <w:t>nomalous</w:t>
      </w:r>
      <w:commentRangeEnd w:id="1"/>
      <w:r w:rsidR="00237B6F">
        <w:rPr>
          <w:rStyle w:val="CommentReference"/>
          <w:rFonts w:asciiTheme="minorHAnsi" w:eastAsiaTheme="minorHAnsi" w:hAnsiTheme="minorHAnsi" w:cstheme="minorBidi"/>
        </w:rPr>
        <w:commentReference w:id="1"/>
      </w:r>
      <w:r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xml:space="preserve">, </w:t>
      </w:r>
      <w:proofErr w:type="spellStart"/>
      <w:r w:rsidRPr="00636C9B">
        <w:rPr>
          <w:rFonts w:ascii="Times New Roman" w:hAnsi="Times New Roman"/>
          <w:color w:val="000000" w:themeColor="text1"/>
          <w:sz w:val="24"/>
          <w:szCs w:val="24"/>
          <w:lang w:val="it-IT"/>
        </w:rPr>
        <w:t>Majid</w:t>
      </w:r>
      <w:proofErr w:type="spellEnd"/>
      <w:r w:rsidRPr="00636C9B">
        <w:rPr>
          <w:rFonts w:ascii="Times New Roman" w:hAnsi="Times New Roman"/>
          <w:color w:val="000000" w:themeColor="text1"/>
          <w:sz w:val="24"/>
          <w:szCs w:val="24"/>
          <w:lang w:val="it-IT"/>
        </w:rPr>
        <w:t xml:space="preserve">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3"/>
      <w:r w:rsidRPr="00636C9B">
        <w:rPr>
          <w:rFonts w:ascii="Times New Roman" w:hAnsi="Times New Roman"/>
          <w:b/>
          <w:color w:val="000000" w:themeColor="text1"/>
          <w:sz w:val="24"/>
          <w:szCs w:val="24"/>
        </w:rPr>
        <w:lastRenderedPageBreak/>
        <w:t>Introduction</w:t>
      </w:r>
      <w:commentRangeEnd w:id="3"/>
      <w:r w:rsidR="00670E5A">
        <w:rPr>
          <w:rStyle w:val="CommentReference"/>
          <w:rFonts w:asciiTheme="minorHAnsi" w:eastAsiaTheme="minorHAnsi" w:hAnsiTheme="minorHAnsi" w:cstheme="minorBidi"/>
        </w:rPr>
        <w:commentReference w:id="3"/>
      </w:r>
    </w:p>
    <w:p w14:paraId="2AB19F72" w14:textId="0B27C733" w:rsidR="006D0B0D" w:rsidRPr="00636C9B" w:rsidRDefault="009545F7" w:rsidP="00D76DF7">
      <w:pPr>
        <w:spacing w:after="0" w:line="480" w:lineRule="auto"/>
        <w:jc w:val="both"/>
        <w:rPr>
          <w:rFonts w:ascii="Times New Roman" w:hAnsi="Times New Roman"/>
          <w:color w:val="000000" w:themeColor="text1"/>
          <w:sz w:val="24"/>
          <w:szCs w:val="24"/>
        </w:rPr>
      </w:pPr>
      <w:commentRangeStart w:id="4"/>
      <w:r>
        <w:rPr>
          <w:rFonts w:ascii="Times New Roman" w:hAnsi="Times New Roman"/>
          <w:color w:val="000000" w:themeColor="text1"/>
          <w:sz w:val="24"/>
          <w:szCs w:val="24"/>
        </w:rPr>
        <w:t>D</w:t>
      </w:r>
      <w:r w:rsidR="001E0F71" w:rsidRPr="00636C9B">
        <w:rPr>
          <w:rFonts w:ascii="Times New Roman" w:hAnsi="Times New Roman"/>
          <w:color w:val="000000" w:themeColor="text1"/>
          <w:sz w:val="24"/>
          <w:szCs w:val="24"/>
        </w:rPr>
        <w:t>eviations</w:t>
      </w:r>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averages</w:t>
      </w:r>
      <w:r w:rsidR="00D0651D" w:rsidRPr="00636C9B">
        <w:rPr>
          <w:rFonts w:ascii="Times New Roman" w:hAnsi="Times New Roman"/>
          <w:color w:val="000000" w:themeColor="text1"/>
          <w:sz w:val="24"/>
          <w:szCs w:val="24"/>
        </w:rPr>
        <w:t xml:space="preserve"> to which a society has adapted to, </w:t>
      </w:r>
      <w:r w:rsidR="002F6D34" w:rsidRPr="00636C9B">
        <w:rPr>
          <w:rFonts w:ascii="Times New Roman" w:hAnsi="Times New Roman"/>
          <w:color w:val="000000" w:themeColor="text1"/>
          <w:sz w:val="24"/>
          <w:szCs w:val="24"/>
        </w:rPr>
        <w:t xml:space="preserve">can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621C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F646E8" w:rsidRPr="00636C9B">
        <w:rPr>
          <w:rFonts w:ascii="Times New Roman" w:hAnsi="Times New Roman"/>
          <w:noProof/>
          <w:color w:val="000000" w:themeColor="text1"/>
          <w:sz w:val="24"/>
          <w:szCs w:val="24"/>
          <w:vertAlign w:val="superscript"/>
        </w:rPr>
        <w:t>1,2</w:t>
      </w:r>
      <w:r w:rsidR="00F646E8" w:rsidRPr="00636C9B">
        <w:rPr>
          <w:rFonts w:ascii="Times New Roman" w:hAnsi="Times New Roman"/>
          <w:color w:val="000000" w:themeColor="text1"/>
          <w:sz w:val="24"/>
          <w:szCs w:val="24"/>
        </w:rPr>
        <w:fldChar w:fldCharType="end"/>
      </w:r>
      <w:commentRangeEnd w:id="4"/>
      <w:r>
        <w:rPr>
          <w:rStyle w:val="CommentReference"/>
          <w:rFonts w:asciiTheme="minorHAnsi" w:eastAsiaTheme="minorHAnsi" w:hAnsiTheme="minorHAnsi" w:cstheme="minorBidi"/>
        </w:rPr>
        <w:commentReference w:id="4"/>
      </w:r>
      <w:r w:rsidR="00D0651D" w:rsidRPr="00636C9B">
        <w:rPr>
          <w:rFonts w:ascii="Times New Roman" w:hAnsi="Times New Roman"/>
          <w:color w:val="000000" w:themeColor="text1"/>
          <w:sz w:val="24"/>
          <w:szCs w:val="24"/>
        </w:rPr>
        <w:t xml:space="preserve"> </w:t>
      </w:r>
      <w:commentRangeStart w:id="5"/>
      <w:r w:rsidR="00621CCD" w:rsidRPr="00636C9B">
        <w:rPr>
          <w:rFonts w:ascii="Times New Roman" w:hAnsi="Times New Roman"/>
          <w:color w:val="000000" w:themeColor="text1"/>
          <w:sz w:val="24"/>
          <w:szCs w:val="24"/>
        </w:rPr>
        <w:fldChar w:fldCharType="begin" w:fldLock="1"/>
      </w:r>
      <w:r w:rsidR="00542862" w:rsidRPr="00636C9B">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621CCD" w:rsidRPr="00636C9B">
        <w:rPr>
          <w:rFonts w:ascii="Times New Roman" w:hAnsi="Times New Roman"/>
          <w:noProof/>
          <w:color w:val="000000" w:themeColor="text1"/>
          <w:sz w:val="24"/>
          <w:szCs w:val="24"/>
          <w:vertAlign w:val="superscript"/>
        </w:rPr>
        <w:t>3</w:t>
      </w:r>
      <w:r w:rsidR="00621CCD" w:rsidRPr="00636C9B">
        <w:rPr>
          <w:rFonts w:ascii="Times New Roman" w:hAnsi="Times New Roman"/>
          <w:color w:val="000000" w:themeColor="text1"/>
          <w:sz w:val="24"/>
          <w:szCs w:val="24"/>
        </w:rPr>
        <w:fldChar w:fldCharType="end"/>
      </w:r>
      <w:commentRangeEnd w:id="5"/>
      <w:r>
        <w:rPr>
          <w:rStyle w:val="CommentReference"/>
          <w:rFonts w:asciiTheme="minorHAnsi" w:eastAsiaTheme="minorHAnsi" w:hAnsiTheme="minorHAnsi" w:cstheme="minorBidi"/>
        </w:rPr>
        <w:commentReference w:id="5"/>
      </w:r>
      <w:r w:rsidR="001A4AD3" w:rsidRPr="00636C9B">
        <w:rPr>
          <w:rFonts w:ascii="Times New Roman" w:hAnsi="Times New Roman"/>
          <w:color w:val="000000" w:themeColor="text1"/>
          <w:sz w:val="24"/>
          <w:szCs w:val="24"/>
        </w:rPr>
        <w:t xml:space="preserve"> </w:t>
      </w:r>
      <w:r w:rsidR="008070E4">
        <w:rPr>
          <w:rFonts w:ascii="Times New Roman" w:hAnsi="Times New Roman"/>
          <w:color w:val="000000" w:themeColor="text1"/>
          <w:sz w:val="24"/>
          <w:szCs w:val="24"/>
        </w:rPr>
        <w:t>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 xml:space="preserve">is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as it is</w:t>
      </w:r>
      <w:r w:rsidR="00B01264" w:rsidRPr="00636C9B">
        <w:rPr>
          <w:rFonts w:ascii="Times New Roman" w:hAnsi="Times New Roman"/>
          <w:color w:val="000000" w:themeColor="text1"/>
          <w:sz w:val="24"/>
          <w:szCs w:val="24"/>
        </w:rPr>
        <w:t xml:space="preserve"> expected to increase the magnitude and frequency of anomalous events</w:t>
      </w:r>
      <w:r w:rsidR="0080289E">
        <w:rPr>
          <w:rFonts w:ascii="Times New Roman" w:hAnsi="Times New Roman"/>
          <w:color w:val="000000" w:themeColor="text1"/>
          <w:sz w:val="24"/>
          <w:szCs w:val="24"/>
        </w:rPr>
        <w:t>.</w:t>
      </w:r>
      <w:r w:rsidR="0080289E" w:rsidRPr="00636C9B">
        <w:rPr>
          <w:rFonts w:ascii="Times New Roman" w:hAnsi="Times New Roman"/>
          <w:color w:val="000000" w:themeColor="text1"/>
          <w:sz w:val="24"/>
          <w:szCs w:val="24"/>
        </w:rPr>
        <w:fldChar w:fldCharType="begin" w:fldLock="1"/>
      </w:r>
      <w:r w:rsidR="0080289E" w:rsidRPr="00636C9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80289E" w:rsidRPr="00636C9B">
        <w:rPr>
          <w:rFonts w:ascii="Times New Roman" w:hAnsi="Times New Roman"/>
          <w:color w:val="000000" w:themeColor="text1"/>
          <w:sz w:val="24"/>
          <w:szCs w:val="24"/>
        </w:rPr>
        <w:fldChar w:fldCharType="separate"/>
      </w:r>
      <w:r w:rsidR="0080289E" w:rsidRPr="00636C9B">
        <w:rPr>
          <w:rFonts w:ascii="Times New Roman" w:hAnsi="Times New Roman"/>
          <w:noProof/>
          <w:color w:val="000000" w:themeColor="text1"/>
          <w:sz w:val="24"/>
          <w:szCs w:val="24"/>
          <w:vertAlign w:val="superscript"/>
        </w:rPr>
        <w:t>4</w:t>
      </w:r>
      <w:r w:rsidR="0080289E" w:rsidRPr="00636C9B">
        <w:rPr>
          <w:rFonts w:ascii="Times New Roman" w:hAnsi="Times New Roman"/>
          <w:color w:val="000000" w:themeColor="text1"/>
          <w:sz w:val="24"/>
          <w:szCs w:val="24"/>
        </w:rPr>
        <w:fldChar w:fldCharType="end"/>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64079337" w14:textId="6D1263DF" w:rsidR="002339FB" w:rsidRPr="00636C9B" w:rsidRDefault="0080289E"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3239BA" w:rsidRPr="00636C9B">
        <w:rPr>
          <w:rFonts w:ascii="Times New Roman" w:hAnsi="Times New Roman"/>
          <w:color w:val="000000" w:themeColor="text1"/>
          <w:sz w:val="24"/>
          <w:szCs w:val="24"/>
        </w:rPr>
        <w:t>n understanding of vulnerability and risk of a population to anomalous temperatures</w:t>
      </w:r>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will help improve a</w:t>
      </w:r>
      <w:r w:rsidR="00B01264" w:rsidRPr="00636C9B">
        <w:rPr>
          <w:rFonts w:ascii="Times New Roman" w:hAnsi="Times New Roman"/>
          <w:color w:val="000000" w:themeColor="text1"/>
          <w:sz w:val="24"/>
          <w:szCs w:val="24"/>
        </w:rPr>
        <w:t>ny assessment of climate change</w:t>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5,6</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commentRangeStart w:id="6"/>
      <w:r w:rsidR="00BD0A0B">
        <w:rPr>
          <w:rFonts w:ascii="Times New Roman" w:hAnsi="Times New Roman"/>
          <w:color w:val="000000" w:themeColor="text1"/>
          <w:sz w:val="24"/>
          <w:szCs w:val="24"/>
        </w:rPr>
        <w:t>H</w:t>
      </w:r>
      <w:r w:rsidR="00E62AEB" w:rsidRPr="00636C9B">
        <w:rPr>
          <w:rFonts w:ascii="Times New Roman" w:hAnsi="Times New Roman"/>
          <w:color w:val="000000" w:themeColor="text1"/>
          <w:sz w:val="24"/>
          <w:szCs w:val="24"/>
        </w:rPr>
        <w:t>owever</w:t>
      </w:r>
      <w:r w:rsidR="00BD0A0B">
        <w:rPr>
          <w:rFonts w:ascii="Times New Roman" w:hAnsi="Times New Roman"/>
          <w:color w:val="000000" w:themeColor="text1"/>
          <w:sz w:val="24"/>
          <w:szCs w:val="24"/>
        </w:rPr>
        <w:t>,</w:t>
      </w:r>
      <w:r w:rsidR="00E62AEB" w:rsidRPr="00636C9B">
        <w:rPr>
          <w:rFonts w:ascii="Times New Roman" w:hAnsi="Times New Roman"/>
          <w:color w:val="000000" w:themeColor="text1"/>
          <w:sz w:val="24"/>
          <w:szCs w:val="24"/>
        </w:rPr>
        <w:t xml:space="preserve"> </w:t>
      </w:r>
      <w:r w:rsidR="00BD0A0B">
        <w:rPr>
          <w:rFonts w:ascii="Times New Roman" w:hAnsi="Times New Roman"/>
          <w:color w:val="000000" w:themeColor="text1"/>
          <w:sz w:val="24"/>
          <w:szCs w:val="24"/>
        </w:rPr>
        <w:t>t</w:t>
      </w:r>
      <w:r w:rsidR="00E07BAA" w:rsidRPr="00636C9B">
        <w:rPr>
          <w:rFonts w:ascii="Times New Roman" w:hAnsi="Times New Roman"/>
          <w:color w:val="000000" w:themeColor="text1"/>
          <w:sz w:val="24"/>
          <w:szCs w:val="24"/>
        </w:rPr>
        <w:t xml:space="preserve">he causal link </w:t>
      </w:r>
      <w:r w:rsidR="002339FB" w:rsidRPr="00636C9B">
        <w:rPr>
          <w:rFonts w:ascii="Times New Roman" w:hAnsi="Times New Roman"/>
          <w:color w:val="000000" w:themeColor="text1"/>
          <w:sz w:val="24"/>
          <w:szCs w:val="24"/>
        </w:rPr>
        <w:t xml:space="preserve">between </w:t>
      </w:r>
      <w:r w:rsidR="004F5C2E" w:rsidRPr="00636C9B">
        <w:rPr>
          <w:rFonts w:ascii="Times New Roman" w:hAnsi="Times New Roman"/>
          <w:color w:val="000000" w:themeColor="text1"/>
          <w:sz w:val="24"/>
          <w:szCs w:val="24"/>
        </w:rPr>
        <w:t>injury</w:t>
      </w:r>
      <w:r w:rsidR="002339FB" w:rsidRPr="00636C9B">
        <w:rPr>
          <w:rFonts w:ascii="Times New Roman" w:hAnsi="Times New Roman"/>
          <w:color w:val="000000" w:themeColor="text1"/>
          <w:sz w:val="24"/>
          <w:szCs w:val="24"/>
        </w:rPr>
        <w:t xml:space="preserve"> </w:t>
      </w:r>
      <w:r w:rsidR="004F5C2E" w:rsidRPr="00636C9B">
        <w:rPr>
          <w:rFonts w:ascii="Times New Roman" w:hAnsi="Times New Roman"/>
          <w:color w:val="000000" w:themeColor="text1"/>
          <w:sz w:val="24"/>
          <w:szCs w:val="24"/>
        </w:rPr>
        <w:t xml:space="preserve">deaths </w:t>
      </w:r>
      <w:r w:rsidR="002339FB" w:rsidRPr="00636C9B">
        <w:rPr>
          <w:rFonts w:ascii="Times New Roman" w:hAnsi="Times New Roman"/>
          <w:color w:val="000000" w:themeColor="text1"/>
          <w:sz w:val="24"/>
          <w:szCs w:val="24"/>
        </w:rPr>
        <w:t>and temperature</w:t>
      </w:r>
      <w:r w:rsidR="00394D30"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t xml:space="preserve"> </w:t>
      </w:r>
      <w:r w:rsidR="009A096C" w:rsidRPr="00636C9B">
        <w:rPr>
          <w:rFonts w:ascii="Times New Roman" w:hAnsi="Times New Roman"/>
          <w:color w:val="000000" w:themeColor="text1"/>
          <w:sz w:val="24"/>
          <w:szCs w:val="24"/>
        </w:rPr>
        <w:t xml:space="preserve">where the interaction </w:t>
      </w:r>
      <w:r w:rsidR="000135F4" w:rsidRPr="00636C9B">
        <w:rPr>
          <w:rFonts w:ascii="Times New Roman" w:hAnsi="Times New Roman"/>
          <w:color w:val="000000" w:themeColor="text1"/>
          <w:sz w:val="24"/>
          <w:szCs w:val="24"/>
        </w:rPr>
        <w:t xml:space="preserve">is </w:t>
      </w:r>
      <w:r w:rsidR="009A096C" w:rsidRPr="00636C9B">
        <w:rPr>
          <w:rFonts w:ascii="Times New Roman" w:hAnsi="Times New Roman"/>
          <w:color w:val="000000" w:themeColor="text1"/>
          <w:sz w:val="24"/>
          <w:szCs w:val="24"/>
        </w:rPr>
        <w:t xml:space="preserve">likely to be related </w:t>
      </w:r>
      <w:r w:rsidR="004D3C7F" w:rsidRPr="00636C9B">
        <w:rPr>
          <w:rFonts w:ascii="Times New Roman" w:hAnsi="Times New Roman"/>
          <w:color w:val="000000" w:themeColor="text1"/>
          <w:sz w:val="24"/>
          <w:szCs w:val="24"/>
        </w:rPr>
        <w:t xml:space="preserve">with </w:t>
      </w:r>
      <w:r w:rsidR="008B1AD4" w:rsidRPr="00636C9B">
        <w:rPr>
          <w:rFonts w:ascii="Times New Roman" w:hAnsi="Times New Roman"/>
          <w:color w:val="000000" w:themeColor="text1"/>
          <w:sz w:val="24"/>
          <w:szCs w:val="24"/>
        </w:rPr>
        <w:t xml:space="preserve">more </w:t>
      </w:r>
      <w:r w:rsidR="008A74DA" w:rsidRPr="00636C9B">
        <w:rPr>
          <w:rFonts w:ascii="Times New Roman" w:hAnsi="Times New Roman"/>
          <w:color w:val="000000" w:themeColor="text1"/>
          <w:sz w:val="24"/>
          <w:szCs w:val="24"/>
        </w:rPr>
        <w:t>complicated</w:t>
      </w:r>
      <w:r w:rsidR="009A096C" w:rsidRPr="00636C9B">
        <w:rPr>
          <w:rFonts w:ascii="Times New Roman" w:hAnsi="Times New Roman"/>
          <w:color w:val="000000" w:themeColor="text1"/>
          <w:sz w:val="24"/>
          <w:szCs w:val="24"/>
        </w:rPr>
        <w:t xml:space="preserve"> behaviour</w:t>
      </w:r>
      <w:r w:rsidR="00E80659" w:rsidRPr="00636C9B">
        <w:rPr>
          <w:rFonts w:ascii="Times New Roman" w:hAnsi="Times New Roman"/>
          <w:color w:val="000000" w:themeColor="text1"/>
          <w:sz w:val="24"/>
          <w:szCs w:val="24"/>
        </w:rPr>
        <w:t>al and psychological</w:t>
      </w:r>
      <w:r w:rsidR="009A096C" w:rsidRPr="00636C9B">
        <w:rPr>
          <w:rFonts w:ascii="Times New Roman" w:hAnsi="Times New Roman"/>
          <w:color w:val="000000" w:themeColor="text1"/>
          <w:sz w:val="24"/>
          <w:szCs w:val="24"/>
        </w:rPr>
        <w:t xml:space="preserve"> modulations</w:t>
      </w:r>
      <w:r w:rsidR="00E07BAA" w:rsidRPr="00636C9B">
        <w:rPr>
          <w:rFonts w:ascii="Times New Roman" w:hAnsi="Times New Roman"/>
          <w:color w:val="000000" w:themeColor="text1"/>
          <w:sz w:val="24"/>
          <w:szCs w:val="24"/>
        </w:rPr>
        <w:t>, is less well-</w:t>
      </w:r>
      <w:r w:rsidR="002773C7" w:rsidRPr="00636C9B">
        <w:rPr>
          <w:rFonts w:ascii="Times New Roman" w:hAnsi="Times New Roman"/>
          <w:color w:val="000000" w:themeColor="text1"/>
          <w:sz w:val="24"/>
          <w:szCs w:val="24"/>
        </w:rPr>
        <w:t>researched</w:t>
      </w:r>
      <w:r w:rsidR="001D6E21" w:rsidRPr="00636C9B">
        <w:rPr>
          <w:rFonts w:ascii="Times New Roman" w:hAnsi="Times New Roman"/>
          <w:color w:val="000000" w:themeColor="text1"/>
          <w:sz w:val="24"/>
          <w:szCs w:val="24"/>
        </w:rPr>
        <w:t xml:space="preserve">. There are studies which indirectly examine relationships of violent behaviour and conflict with </w:t>
      </w:r>
      <w:r w:rsidR="003F55E2" w:rsidRPr="00636C9B">
        <w:rPr>
          <w:rFonts w:ascii="Times New Roman" w:hAnsi="Times New Roman"/>
          <w:color w:val="000000" w:themeColor="text1"/>
          <w:sz w:val="24"/>
          <w:szCs w:val="24"/>
        </w:rPr>
        <w:t>climate change</w:t>
      </w:r>
      <w:r w:rsidR="001D6E21" w:rsidRPr="00636C9B">
        <w:rPr>
          <w:rFonts w:ascii="Times New Roman" w:hAnsi="Times New Roman"/>
          <w:color w:val="000000" w:themeColor="text1"/>
          <w:sz w:val="24"/>
          <w:szCs w:val="24"/>
        </w:rPr>
        <w:t>,</w:t>
      </w:r>
      <w:r w:rsidR="001D6E21" w:rsidRPr="00636C9B">
        <w:rPr>
          <w:rFonts w:ascii="Times New Roman" w:hAnsi="Times New Roman"/>
          <w:color w:val="000000" w:themeColor="text1"/>
          <w:sz w:val="24"/>
          <w:szCs w:val="24"/>
        </w:rPr>
        <w:fldChar w:fldCharType="begin" w:fldLock="1"/>
      </w:r>
      <w:r w:rsidR="003F55E2" w:rsidRPr="00636C9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sidRPr="00636C9B">
        <w:rPr>
          <w:rFonts w:ascii="MS Mincho" w:eastAsia="MS Mincho" w:hAnsi="MS Mincho" w:cs="MS Mincho"/>
          <w:color w:val="000000" w:themeColor="text1"/>
          <w:sz w:val="24"/>
          <w:szCs w:val="24"/>
        </w:rPr>
        <w:instrText>∼</w:instrText>
      </w:r>
      <w:r w:rsidR="003F55E2" w:rsidRPr="00636C9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sidRPr="00636C9B">
        <w:rPr>
          <w:rFonts w:ascii="Times New Roman" w:hAnsi="Times New Roman"/>
          <w:color w:val="000000" w:themeColor="text1"/>
          <w:sz w:val="24"/>
          <w:szCs w:val="24"/>
        </w:rPr>
        <w:fldChar w:fldCharType="separate"/>
      </w:r>
      <w:r w:rsidR="003F55E2" w:rsidRPr="00636C9B">
        <w:rPr>
          <w:rFonts w:ascii="Times New Roman" w:hAnsi="Times New Roman"/>
          <w:noProof/>
          <w:color w:val="000000" w:themeColor="text1"/>
          <w:sz w:val="24"/>
          <w:szCs w:val="24"/>
          <w:vertAlign w:val="superscript"/>
        </w:rPr>
        <w:t>7–12</w:t>
      </w:r>
      <w:r w:rsidR="001D6E21" w:rsidRPr="00636C9B">
        <w:rPr>
          <w:rFonts w:ascii="Times New Roman" w:hAnsi="Times New Roman"/>
          <w:color w:val="000000" w:themeColor="text1"/>
          <w:sz w:val="24"/>
          <w:szCs w:val="24"/>
        </w:rPr>
        <w:fldChar w:fldCharType="end"/>
      </w:r>
      <w:r w:rsidR="001D6E21"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with</w:t>
      </w:r>
      <w:r w:rsidR="00CD5FB0" w:rsidRPr="00636C9B">
        <w:rPr>
          <w:rFonts w:ascii="Times New Roman" w:hAnsi="Times New Roman"/>
          <w:color w:val="000000" w:themeColor="text1"/>
          <w:sz w:val="24"/>
          <w:szCs w:val="24"/>
        </w:rPr>
        <w:t xml:space="preserve"> only </w:t>
      </w:r>
      <w:r w:rsidR="001D6E21" w:rsidRPr="00636C9B">
        <w:rPr>
          <w:rFonts w:ascii="Times New Roman" w:hAnsi="Times New Roman"/>
          <w:color w:val="000000" w:themeColor="text1"/>
          <w:sz w:val="24"/>
          <w:szCs w:val="24"/>
        </w:rPr>
        <w:t>a</w:t>
      </w:r>
      <w:r w:rsidR="002773C7"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 xml:space="preserve">few </w:t>
      </w:r>
      <w:r w:rsidR="001D6E21" w:rsidRPr="00636C9B">
        <w:rPr>
          <w:rFonts w:ascii="Times New Roman" w:hAnsi="Times New Roman"/>
          <w:color w:val="000000" w:themeColor="text1"/>
          <w:sz w:val="24"/>
          <w:szCs w:val="24"/>
        </w:rPr>
        <w:t>linking a</w:t>
      </w:r>
      <w:r w:rsidR="00264EE8" w:rsidRPr="00636C9B">
        <w:rPr>
          <w:rFonts w:ascii="Times New Roman" w:hAnsi="Times New Roman"/>
          <w:color w:val="000000" w:themeColor="text1"/>
          <w:sz w:val="24"/>
          <w:szCs w:val="24"/>
        </w:rPr>
        <w:t>n outcome for a</w:t>
      </w:r>
      <w:r w:rsidR="00DC16D6" w:rsidRPr="00636C9B">
        <w:rPr>
          <w:rFonts w:ascii="Times New Roman" w:hAnsi="Times New Roman"/>
          <w:color w:val="000000" w:themeColor="text1"/>
          <w:sz w:val="24"/>
          <w:szCs w:val="24"/>
        </w:rPr>
        <w:t xml:space="preserve"> particular </w:t>
      </w:r>
      <w:r w:rsidR="00F52CE2" w:rsidRPr="00636C9B">
        <w:rPr>
          <w:rFonts w:ascii="Times New Roman" w:hAnsi="Times New Roman"/>
          <w:color w:val="000000" w:themeColor="text1"/>
          <w:sz w:val="24"/>
          <w:szCs w:val="24"/>
        </w:rPr>
        <w:t xml:space="preserve">category of </w:t>
      </w:r>
      <w:r w:rsidR="00264EE8" w:rsidRPr="00636C9B">
        <w:rPr>
          <w:rFonts w:ascii="Times New Roman" w:hAnsi="Times New Roman"/>
          <w:color w:val="000000" w:themeColor="text1"/>
          <w:sz w:val="24"/>
          <w:szCs w:val="24"/>
        </w:rPr>
        <w:t xml:space="preserve">injury </w:t>
      </w:r>
      <w:r w:rsidR="001D6E21" w:rsidRPr="00636C9B">
        <w:rPr>
          <w:rFonts w:ascii="Times New Roman" w:hAnsi="Times New Roman"/>
          <w:color w:val="000000" w:themeColor="text1"/>
          <w:sz w:val="24"/>
          <w:szCs w:val="24"/>
        </w:rPr>
        <w:t>with increasing temperature</w:t>
      </w:r>
      <w:r w:rsidR="009A096C" w:rsidRPr="00636C9B">
        <w:rPr>
          <w:rFonts w:ascii="Times New Roman" w:hAnsi="Times New Roman"/>
          <w:color w:val="000000" w:themeColor="text1"/>
          <w:sz w:val="24"/>
          <w:szCs w:val="24"/>
        </w:rPr>
        <w:t>.</w:t>
      </w:r>
      <w:r w:rsidR="00227D5B"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13–16</w:t>
      </w:r>
      <w:r w:rsidR="00227D5B" w:rsidRPr="00636C9B">
        <w:rPr>
          <w:rFonts w:ascii="Times New Roman" w:hAnsi="Times New Roman"/>
          <w:color w:val="000000" w:themeColor="text1"/>
          <w:sz w:val="24"/>
          <w:szCs w:val="24"/>
        </w:rPr>
        <w:fldChar w:fldCharType="end"/>
      </w:r>
      <w:commentRangeEnd w:id="6"/>
      <w:r w:rsidR="00670E5A">
        <w:rPr>
          <w:rStyle w:val="CommentReference"/>
          <w:rFonts w:asciiTheme="minorHAnsi" w:eastAsiaTheme="minorHAnsi" w:hAnsiTheme="minorHAnsi" w:cstheme="minorBidi"/>
        </w:rPr>
        <w:commentReference w:id="6"/>
      </w:r>
    </w:p>
    <w:p w14:paraId="185106AA" w14:textId="77777777" w:rsidR="002339FB" w:rsidRPr="00636C9B" w:rsidRDefault="002339FB" w:rsidP="00D76DF7">
      <w:pPr>
        <w:spacing w:after="0" w:line="480" w:lineRule="auto"/>
        <w:jc w:val="both"/>
        <w:rPr>
          <w:rFonts w:ascii="Times New Roman" w:hAnsi="Times New Roman"/>
          <w:color w:val="000000" w:themeColor="text1"/>
          <w:sz w:val="24"/>
          <w:szCs w:val="24"/>
        </w:rPr>
      </w:pPr>
    </w:p>
    <w:p w14:paraId="59E5EACC" w14:textId="758E5D57" w:rsidR="00252CB9" w:rsidRPr="00636C9B" w:rsidRDefault="00327C97" w:rsidP="00252CB9">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Distinguishing </w:t>
      </w:r>
      <w:r w:rsidR="00BD0A0B">
        <w:rPr>
          <w:rFonts w:ascii="Times New Roman" w:hAnsi="Times New Roman"/>
          <w:color w:val="000000" w:themeColor="text1"/>
          <w:sz w:val="24"/>
          <w:szCs w:val="24"/>
        </w:rPr>
        <w:t xml:space="preserve">risk </w:t>
      </w:r>
      <w:r w:rsidRPr="00636C9B">
        <w:rPr>
          <w:rFonts w:ascii="Times New Roman" w:hAnsi="Times New Roman"/>
          <w:color w:val="000000" w:themeColor="text1"/>
          <w:sz w:val="24"/>
          <w:szCs w:val="24"/>
        </w:rPr>
        <w:t>by</w:t>
      </w:r>
      <w:r w:rsidR="00252CB9" w:rsidRPr="00636C9B">
        <w:rPr>
          <w:rFonts w:ascii="Times New Roman" w:hAnsi="Times New Roman"/>
          <w:color w:val="000000" w:themeColor="text1"/>
          <w:sz w:val="24"/>
          <w:szCs w:val="24"/>
        </w:rPr>
        <w:t xml:space="preserve"> </w:t>
      </w:r>
      <w:r w:rsidR="000C6935" w:rsidRPr="00636C9B">
        <w:rPr>
          <w:rFonts w:ascii="Times New Roman" w:hAnsi="Times New Roman"/>
          <w:color w:val="000000" w:themeColor="text1"/>
          <w:sz w:val="24"/>
          <w:szCs w:val="24"/>
        </w:rPr>
        <w:t xml:space="preserve">socio-demographic </w:t>
      </w:r>
      <w:r w:rsidRPr="00636C9B">
        <w:rPr>
          <w:rFonts w:ascii="Times New Roman" w:hAnsi="Times New Roman"/>
          <w:color w:val="000000" w:themeColor="text1"/>
          <w:sz w:val="24"/>
          <w:szCs w:val="24"/>
        </w:rPr>
        <w:t>groups</w:t>
      </w:r>
      <w:r w:rsidR="00530F84" w:rsidRPr="00636C9B">
        <w:rPr>
          <w:rFonts w:ascii="Times New Roman" w:hAnsi="Times New Roman"/>
          <w:color w:val="000000" w:themeColor="text1"/>
          <w:sz w:val="24"/>
          <w:szCs w:val="24"/>
        </w:rPr>
        <w:t xml:space="preserve">, </w:t>
      </w:r>
      <w:r w:rsidR="00903C59" w:rsidRPr="00636C9B">
        <w:rPr>
          <w:rFonts w:ascii="Times New Roman" w:hAnsi="Times New Roman"/>
          <w:color w:val="000000" w:themeColor="text1"/>
          <w:sz w:val="24"/>
          <w:szCs w:val="24"/>
        </w:rPr>
        <w:t xml:space="preserve">which </w:t>
      </w:r>
      <w:r w:rsidR="000C6935" w:rsidRPr="00636C9B">
        <w:rPr>
          <w:rFonts w:ascii="Times New Roman" w:hAnsi="Times New Roman"/>
          <w:color w:val="000000" w:themeColor="text1"/>
          <w:sz w:val="24"/>
          <w:szCs w:val="24"/>
        </w:rPr>
        <w:t xml:space="preserve">potentially </w:t>
      </w:r>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r w:rsidR="00EB7B88" w:rsidRPr="00636C9B">
        <w:rPr>
          <w:rFonts w:ascii="Times New Roman" w:hAnsi="Times New Roman"/>
          <w:color w:val="000000" w:themeColor="text1"/>
          <w:sz w:val="24"/>
          <w:szCs w:val="24"/>
        </w:rPr>
        <w:t xml:space="preserve"> as well as differing compositions of injury deaths,</w:t>
      </w:r>
      <w:r w:rsidR="00C3413F" w:rsidRPr="00636C9B">
        <w:rPr>
          <w:rFonts w:ascii="Times New Roman" w:hAnsi="Times New Roman"/>
          <w:color w:val="000000" w:themeColor="text1"/>
          <w:sz w:val="24"/>
          <w:szCs w:val="24"/>
        </w:rPr>
        <w:t xml:space="preserve"> can help identify vulnerable communities within a population</w:t>
      </w:r>
      <w:r w:rsidR="00321DA9" w:rsidRPr="00636C9B">
        <w:rPr>
          <w:rFonts w:ascii="Times New Roman" w:hAnsi="Times New Roman"/>
          <w:color w:val="000000" w:themeColor="text1"/>
          <w:sz w:val="24"/>
          <w:szCs w:val="24"/>
        </w:rPr>
        <w:t xml:space="preserve">. </w:t>
      </w:r>
      <w:r w:rsidR="00321DA9" w:rsidRPr="00636C9B">
        <w:rPr>
          <w:rFonts w:ascii="Times New Roman" w:hAnsi="Times New Roman"/>
          <w:color w:val="000000" w:themeColor="text1"/>
          <w:sz w:val="24"/>
          <w:szCs w:val="24"/>
        </w:rPr>
        <w:fldChar w:fldCharType="begin" w:fldLock="1"/>
      </w:r>
      <w:r w:rsidR="00BE7F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1,2,17,18</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r w:rsidR="00B86EC8" w:rsidRPr="00636C9B">
        <w:rPr>
          <w:rFonts w:ascii="Times New Roman" w:hAnsi="Times New Roman"/>
          <w:color w:val="000000" w:themeColor="text1"/>
          <w:sz w:val="24"/>
          <w:szCs w:val="24"/>
        </w:rPr>
        <w:t>T</w:t>
      </w:r>
      <w:r w:rsidR="00287584" w:rsidRPr="00636C9B">
        <w:rPr>
          <w:rFonts w:ascii="Times New Roman" w:hAnsi="Times New Roman"/>
          <w:color w:val="000000" w:themeColor="text1"/>
          <w:sz w:val="24"/>
          <w:szCs w:val="24"/>
        </w:rPr>
        <w:t xml:space="preserve">emperature </w:t>
      </w:r>
      <w:r w:rsidR="000C36FE" w:rsidRPr="00636C9B">
        <w:rPr>
          <w:rFonts w:ascii="Times New Roman" w:hAnsi="Times New Roman"/>
          <w:color w:val="000000" w:themeColor="text1"/>
          <w:sz w:val="24"/>
          <w:szCs w:val="24"/>
        </w:rPr>
        <w:t>can</w:t>
      </w:r>
      <w:r w:rsidR="00BC7B29" w:rsidRPr="00636C9B">
        <w:rPr>
          <w:rFonts w:ascii="Times New Roman" w:hAnsi="Times New Roman"/>
          <w:color w:val="000000" w:themeColor="text1"/>
          <w:sz w:val="24"/>
          <w:szCs w:val="24"/>
        </w:rPr>
        <w:t xml:space="preserve"> potentially</w:t>
      </w:r>
      <w:r w:rsidR="00B86EC8" w:rsidRPr="00636C9B">
        <w:rPr>
          <w:rFonts w:ascii="Times New Roman" w:hAnsi="Times New Roman"/>
          <w:color w:val="000000" w:themeColor="text1"/>
          <w:sz w:val="24"/>
          <w:szCs w:val="24"/>
        </w:rPr>
        <w:t xml:space="preserve"> </w:t>
      </w:r>
      <w:r w:rsidR="00287584" w:rsidRPr="00636C9B">
        <w:rPr>
          <w:rFonts w:ascii="Times New Roman" w:hAnsi="Times New Roman"/>
          <w:color w:val="000000" w:themeColor="text1"/>
          <w:sz w:val="24"/>
          <w:szCs w:val="24"/>
        </w:rPr>
        <w:t xml:space="preserve">modify </w:t>
      </w:r>
      <w:r w:rsidR="00EB79A2" w:rsidRPr="00636C9B">
        <w:rPr>
          <w:rFonts w:ascii="Times New Roman" w:hAnsi="Times New Roman"/>
          <w:color w:val="000000" w:themeColor="text1"/>
          <w:sz w:val="24"/>
          <w:szCs w:val="24"/>
        </w:rPr>
        <w:t>risk</w:t>
      </w:r>
      <w:r w:rsidR="003E2F68" w:rsidRPr="00636C9B">
        <w:rPr>
          <w:rFonts w:ascii="Times New Roman" w:hAnsi="Times New Roman"/>
          <w:color w:val="000000" w:themeColor="text1"/>
          <w:sz w:val="24"/>
          <w:szCs w:val="24"/>
        </w:rPr>
        <w:t xml:space="preserve"> of death differently</w:t>
      </w:r>
      <w:r w:rsidR="00287584" w:rsidRPr="00636C9B">
        <w:rPr>
          <w:rFonts w:ascii="Times New Roman" w:hAnsi="Times New Roman"/>
          <w:color w:val="000000" w:themeColor="text1"/>
          <w:sz w:val="24"/>
          <w:szCs w:val="24"/>
        </w:rPr>
        <w:t xml:space="preserve"> </w:t>
      </w:r>
      <w:r w:rsidR="00EA41FA" w:rsidRPr="00636C9B">
        <w:rPr>
          <w:rFonts w:ascii="Times New Roman" w:hAnsi="Times New Roman"/>
          <w:color w:val="000000" w:themeColor="text1"/>
          <w:sz w:val="24"/>
          <w:szCs w:val="24"/>
        </w:rPr>
        <w:t>by category of injury</w:t>
      </w:r>
      <w:r w:rsidR="00C55816" w:rsidRPr="00636C9B">
        <w:rPr>
          <w:rFonts w:ascii="Times New Roman" w:hAnsi="Times New Roman"/>
          <w:color w:val="000000" w:themeColor="text1"/>
          <w:sz w:val="24"/>
          <w:szCs w:val="24"/>
        </w:rPr>
        <w:t xml:space="preserve"> within each socio-demographic group</w:t>
      </w:r>
      <w:r w:rsidR="004C67C0" w:rsidRPr="00636C9B">
        <w:rPr>
          <w:rFonts w:ascii="Times New Roman" w:hAnsi="Times New Roman"/>
          <w:color w:val="000000" w:themeColor="text1"/>
          <w:sz w:val="24"/>
          <w:szCs w:val="24"/>
        </w:rPr>
        <w:t>.</w:t>
      </w:r>
      <w:r w:rsidR="000C36FE" w:rsidRPr="00636C9B">
        <w:rPr>
          <w:rFonts w:ascii="Times New Roman" w:hAnsi="Times New Roman"/>
          <w:color w:val="000000" w:themeColor="text1"/>
          <w:sz w:val="24"/>
          <w:szCs w:val="24"/>
        </w:rPr>
        <w:t xml:space="preserve"> </w:t>
      </w:r>
      <w:proofErr w:type="gramStart"/>
      <w:r w:rsidR="00E62AEB">
        <w:rPr>
          <w:rFonts w:ascii="Times New Roman" w:hAnsi="Times New Roman"/>
          <w:color w:val="000000" w:themeColor="text1"/>
          <w:sz w:val="24"/>
          <w:szCs w:val="24"/>
        </w:rPr>
        <w:t>Therefore</w:t>
      </w:r>
      <w:proofErr w:type="gramEnd"/>
      <w:r w:rsidR="00E62AEB">
        <w:rPr>
          <w:rFonts w:ascii="Times New Roman" w:hAnsi="Times New Roman"/>
          <w:color w:val="000000" w:themeColor="text1"/>
          <w:sz w:val="24"/>
          <w:szCs w:val="24"/>
        </w:rPr>
        <w:t xml:space="preserve"> it is </w:t>
      </w:r>
      <w:r w:rsidR="000C36FE" w:rsidRPr="00636C9B">
        <w:rPr>
          <w:rFonts w:ascii="Times New Roman" w:hAnsi="Times New Roman"/>
          <w:color w:val="000000" w:themeColor="text1"/>
          <w:sz w:val="24"/>
          <w:szCs w:val="24"/>
        </w:rPr>
        <w:t xml:space="preserve">important to analyse </w:t>
      </w:r>
      <w:r w:rsidR="0006625F" w:rsidRPr="00636C9B">
        <w:rPr>
          <w:rFonts w:ascii="Times New Roman" w:hAnsi="Times New Roman"/>
          <w:color w:val="000000" w:themeColor="text1"/>
          <w:sz w:val="24"/>
          <w:szCs w:val="24"/>
        </w:rPr>
        <w:t xml:space="preserve">vulnerability </w:t>
      </w:r>
      <w:r w:rsidR="00C0356A">
        <w:rPr>
          <w:rFonts w:ascii="Times New Roman" w:hAnsi="Times New Roman"/>
          <w:color w:val="000000" w:themeColor="text1"/>
          <w:sz w:val="24"/>
          <w:szCs w:val="24"/>
        </w:rPr>
        <w:t xml:space="preserve">to anomalous temperature </w:t>
      </w:r>
      <w:r w:rsidR="0006625F" w:rsidRPr="00636C9B">
        <w:rPr>
          <w:rFonts w:ascii="Times New Roman" w:hAnsi="Times New Roman"/>
          <w:color w:val="000000" w:themeColor="text1"/>
          <w:sz w:val="24"/>
          <w:szCs w:val="24"/>
        </w:rPr>
        <w:t>by these distinct combinations</w:t>
      </w:r>
      <w:r w:rsidR="00BC1E9B" w:rsidRPr="00636C9B">
        <w:rPr>
          <w:rFonts w:ascii="Times New Roman" w:hAnsi="Times New Roman"/>
          <w:color w:val="000000" w:themeColor="text1"/>
          <w:sz w:val="24"/>
          <w:szCs w:val="24"/>
        </w:rPr>
        <w:t>.</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56BF756"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commentRangeStart w:id="7"/>
      <w:del w:id="8" w:author="Parks, Robbie M" w:date="2018-11-13T11:07:00Z">
        <w:r w:rsidR="00567A03" w:rsidDel="006838D1">
          <w:rPr>
            <w:rFonts w:ascii="Times New Roman" w:hAnsi="Times New Roman"/>
            <w:color w:val="000000" w:themeColor="text1"/>
            <w:sz w:val="24"/>
            <w:szCs w:val="24"/>
          </w:rPr>
          <w:delText>mutiple</w:delText>
        </w:r>
      </w:del>
      <w:ins w:id="9" w:author="Parks, Robbie M" w:date="2018-11-13T11:07:00Z">
        <w:r w:rsidR="006838D1">
          <w:rPr>
            <w:rFonts w:ascii="Times New Roman" w:hAnsi="Times New Roman"/>
            <w:color w:val="000000" w:themeColor="text1"/>
            <w:sz w:val="24"/>
            <w:szCs w:val="24"/>
          </w:rPr>
          <w:t>multiple</w:t>
        </w:r>
      </w:ins>
      <w:bookmarkStart w:id="10" w:name="_GoBack"/>
      <w:bookmarkEnd w:id="10"/>
      <w:r w:rsidR="00E62AE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c</w:t>
      </w:r>
      <w:commentRangeEnd w:id="7"/>
      <w:r w:rsidR="00B950F6">
        <w:rPr>
          <w:rStyle w:val="CommentReference"/>
          <w:rFonts w:asciiTheme="minorHAnsi" w:eastAsiaTheme="minorHAnsi" w:hAnsiTheme="minorHAnsi" w:cstheme="minorBidi"/>
        </w:rPr>
        <w:commentReference w:id="7"/>
      </w:r>
      <w:r w:rsidR="00F713D6" w:rsidRPr="00636C9B">
        <w:rPr>
          <w:rFonts w:ascii="Times New Roman" w:hAnsi="Times New Roman"/>
          <w:color w:val="000000" w:themeColor="text1"/>
          <w:sz w:val="24"/>
          <w:szCs w:val="24"/>
        </w:rPr>
        <w:t>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4178A95E" w14:textId="6C5BC3FB" w:rsidR="00E65B73" w:rsidRPr="00636C9B" w:rsidRDefault="00921D87" w:rsidP="005B39FC">
      <w:pPr>
        <w:spacing w:after="0" w:line="480" w:lineRule="auto"/>
        <w:jc w:val="both"/>
        <w:rPr>
          <w:rFonts w:ascii="Times New Roman" w:hAnsi="Times New Roman"/>
          <w:color w:val="000000" w:themeColor="text1"/>
          <w:sz w:val="24"/>
          <w:szCs w:val="24"/>
        </w:rPr>
      </w:pPr>
      <w:commentRangeStart w:id="11"/>
      <w:r w:rsidRPr="00636C9B">
        <w:rPr>
          <w:rFonts w:ascii="Times New Roman" w:hAnsi="Times New Roman"/>
          <w:color w:val="000000" w:themeColor="text1"/>
          <w:sz w:val="24"/>
          <w:szCs w:val="24"/>
        </w:rPr>
        <w:t xml:space="preserve">We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r w:rsidR="00C0356A">
        <w:rPr>
          <w:rFonts w:ascii="Times New Roman" w:hAnsi="Times New Roman"/>
          <w:color w:val="000000" w:themeColor="text1"/>
          <w:sz w:val="24"/>
          <w:szCs w:val="24"/>
        </w:rPr>
        <w:t xml:space="preserve">(i.e., excluding Alaska and Hawaii) </w:t>
      </w:r>
      <w:r w:rsidR="00085A4E" w:rsidRPr="00636C9B">
        <w:rPr>
          <w:rFonts w:ascii="Times New Roman" w:hAnsi="Times New Roman"/>
          <w:color w:val="000000" w:themeColor="text1"/>
          <w:sz w:val="24"/>
          <w:szCs w:val="24"/>
        </w:rPr>
        <w:t>from 1980 to 2016</w:t>
      </w:r>
      <w:r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r w:rsidR="006F0E88" w:rsidRPr="00636C9B">
        <w:rPr>
          <w:rFonts w:ascii="Times New Roman" w:hAnsi="Times New Roman"/>
          <w:color w:val="000000" w:themeColor="text1"/>
          <w:sz w:val="24"/>
          <w:szCs w:val="24"/>
        </w:rPr>
        <w:t xml:space="preserve">then </w:t>
      </w:r>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by category 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1"/>
      <w:r w:rsidR="00B950F6">
        <w:rPr>
          <w:rStyle w:val="CommentReference"/>
          <w:rFonts w:asciiTheme="minorHAnsi" w:eastAsiaTheme="minorHAnsi" w:hAnsiTheme="minorHAnsi" w:cstheme="minorBidi"/>
        </w:rPr>
        <w:commentReference w:id="11"/>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1DB0D957" w14:textId="554C8991"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 xml:space="preserve">was coded </w:t>
      </w:r>
      <w:proofErr w:type="gramStart"/>
      <w:r w:rsidR="008539F0" w:rsidRPr="00636C9B">
        <w:rPr>
          <w:rFonts w:ascii="Times New Roman" w:hAnsi="Times New Roman"/>
          <w:color w:val="000000" w:themeColor="text1"/>
          <w:sz w:val="24"/>
          <w:szCs w:val="24"/>
        </w:rPr>
        <w:t>according to</w:t>
      </w:r>
      <w:proofErr w:type="gramEnd"/>
      <w:r w:rsidR="008539F0" w:rsidRPr="00636C9B">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were </w:t>
      </w:r>
      <w:commentRangeStart w:id="12"/>
      <w:r w:rsidR="00100327" w:rsidRPr="00636C9B">
        <w:rPr>
          <w:rStyle w:val="apple-style-span"/>
          <w:rFonts w:ascii="Times New Roman" w:hAnsi="Times New Roman"/>
          <w:color w:val="000000" w:themeColor="text1"/>
          <w:sz w:val="24"/>
          <w:szCs w:val="24"/>
        </w:rPr>
        <w:t>classe</w:t>
      </w:r>
      <w:r w:rsidR="00D22A57" w:rsidRPr="00636C9B">
        <w:rPr>
          <w:rStyle w:val="apple-style-span"/>
          <w:rFonts w:ascii="Times New Roman" w:hAnsi="Times New Roman"/>
          <w:color w:val="000000" w:themeColor="text1"/>
          <w:sz w:val="24"/>
          <w:szCs w:val="24"/>
        </w:rPr>
        <w:t>d</w:t>
      </w:r>
      <w:commentRangeEnd w:id="12"/>
      <w:r w:rsidR="00B950F6">
        <w:rPr>
          <w:rStyle w:val="CommentReference"/>
          <w:rFonts w:asciiTheme="minorHAnsi" w:eastAsiaTheme="minorHAnsi" w:hAnsiTheme="minorHAnsi" w:cstheme="minorBidi"/>
        </w:rPr>
        <w:commentReference w:id="12"/>
      </w:r>
      <w:r w:rsidR="00D22A57" w:rsidRPr="00636C9B">
        <w:rPr>
          <w:rStyle w:val="apple-style-span"/>
          <w:rFonts w:ascii="Times New Roman" w:hAnsi="Times New Roman"/>
          <w:color w:val="000000" w:themeColor="text1"/>
          <w:sz w:val="24"/>
          <w:szCs w:val="24"/>
        </w:rPr>
        <w:t xml:space="preserve"> into one of five categories:</w:t>
      </w:r>
      <w:commentRangeStart w:id="13"/>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 and i</w:t>
      </w:r>
      <w:r w:rsidR="00100327" w:rsidRPr="00636C9B">
        <w:rPr>
          <w:rStyle w:val="apple-style-span"/>
          <w:rFonts w:ascii="Times New Roman" w:hAnsi="Times New Roman"/>
          <w:color w:val="000000" w:themeColor="text1"/>
          <w:sz w:val="24"/>
          <w:szCs w:val="24"/>
        </w:rPr>
        <w:t xml:space="preserve">ntentional self-harm. </w:t>
      </w:r>
      <w:commentRangeEnd w:id="13"/>
      <w:r w:rsidR="00B950F6">
        <w:rPr>
          <w:rStyle w:val="CommentReference"/>
          <w:rFonts w:asciiTheme="minorHAnsi" w:eastAsiaTheme="minorHAnsi" w:hAnsiTheme="minorHAnsi" w:cstheme="minorBidi"/>
        </w:rPr>
        <w:commentReference w:id="13"/>
      </w:r>
      <w:r w:rsidR="00987F8E" w:rsidRPr="00636C9B">
        <w:rPr>
          <w:rFonts w:ascii="Times New Roman" w:hAnsi="Times New Roman"/>
          <w:color w:val="000000" w:themeColor="text1"/>
          <w:sz w:val="24"/>
          <w:szCs w:val="24"/>
        </w:rPr>
        <w:t xml:space="preserve">Injuries accounted for 8% of all deaths in the USA in 1980 and 7.3% in 2016. </w:t>
      </w:r>
      <w:r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Pr="00636C9B">
        <w:rPr>
          <w:rFonts w:ascii="Times New Roman" w:hAnsi="Times New Roman"/>
          <w:color w:val="000000" w:themeColor="text1"/>
          <w:sz w:val="24"/>
          <w:szCs w:val="24"/>
        </w:rPr>
        <w:t xml:space="preserve"> and from the US </w:t>
      </w:r>
      <w:r w:rsidRPr="00636C9B">
        <w:rPr>
          <w:rFonts w:ascii="Times New Roman" w:hAnsi="Times New Roman"/>
          <w:color w:val="000000" w:themeColor="text1"/>
          <w:sz w:val="24"/>
          <w:szCs w:val="24"/>
        </w:rPr>
        <w:lastRenderedPageBreak/>
        <w:t>Census Bureau prior to 1990.</w:t>
      </w:r>
      <w:r w:rsidR="002554A9"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19</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51105A96"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220930" w:rsidRPr="00636C9B">
        <w:rPr>
          <w:rFonts w:ascii="Times New Roman" w:hAnsi="Times New Roman"/>
          <w:color w:val="000000" w:themeColor="text1"/>
          <w:sz w:val="24"/>
          <w:szCs w:val="24"/>
        </w:rPr>
        <w:t>category</w:t>
      </w:r>
      <w:r w:rsidR="008433DD" w:rsidRPr="00636C9B">
        <w:rPr>
          <w:rFonts w:ascii="Times New Roman" w:hAnsi="Times New Roman"/>
          <w:color w:val="000000" w:themeColor="text1"/>
          <w:sz w:val="24"/>
          <w:szCs w:val="24"/>
        </w:rPr>
        <w:t xml:space="preserve"> 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6440FC46"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321DA9" w:rsidRPr="00636C9B">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321DA9" w:rsidRPr="00636C9B">
        <w:rPr>
          <w:rFonts w:ascii="Times New Roman" w:eastAsiaTheme="minorHAnsi" w:hAnsi="Times New Roman"/>
          <w:noProof/>
          <w:sz w:val="24"/>
          <w:szCs w:val="24"/>
          <w:vertAlign w:val="superscript"/>
          <w:lang w:eastAsia="en-GB"/>
        </w:rPr>
        <w:t>20</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791DF6D4" w:rsidR="00C845EF" w:rsidRPr="00636C9B" w:rsidRDefault="00BB3FAB" w:rsidP="00D76DF7">
      <w:pPr>
        <w:spacing w:after="0" w:line="480" w:lineRule="auto"/>
        <w:jc w:val="both"/>
        <w:outlineLvl w:val="0"/>
        <w:rPr>
          <w:rFonts w:ascii="Times New Roman" w:eastAsiaTheme="minorHAnsi" w:hAnsi="Times New Roman"/>
          <w:sz w:val="24"/>
          <w:szCs w:val="24"/>
          <w:lang w:eastAsia="en-GB"/>
        </w:rPr>
      </w:pPr>
      <w:commentRangeStart w:id="14"/>
      <w:r w:rsidRPr="00636C9B">
        <w:rPr>
          <w:rFonts w:ascii="Times New Roman" w:eastAsiaTheme="minorHAnsi" w:hAnsi="Times New Roman"/>
          <w:sz w:val="24"/>
          <w:szCs w:val="24"/>
          <w:lang w:eastAsia="en-GB"/>
        </w:rPr>
        <w:t xml:space="preserve">We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r w:rsidR="00B80D4C" w:rsidRPr="00636C9B">
        <w:rPr>
          <w:rFonts w:ascii="Times New Roman" w:eastAsiaTheme="minorHAnsi" w:hAnsi="Times New Roman"/>
          <w:sz w:val="24"/>
          <w:szCs w:val="24"/>
          <w:lang w:eastAsia="en-GB"/>
        </w:rPr>
        <w:t xml:space="preserve"> by month and state during a climate-scale </w:t>
      </w:r>
      <w:r w:rsidR="00F76044" w:rsidRPr="00636C9B">
        <w:rPr>
          <w:rFonts w:ascii="Times New Roman" w:eastAsiaTheme="minorHAnsi" w:hAnsi="Times New Roman"/>
          <w:sz w:val="24"/>
          <w:szCs w:val="24"/>
          <w:lang w:eastAsia="en-GB"/>
        </w:rPr>
        <w:t>period of time</w:t>
      </w:r>
      <w:r w:rsidR="00B80D4C" w:rsidRPr="00636C9B">
        <w:rPr>
          <w:rFonts w:ascii="Times New Roman" w:eastAsiaTheme="minorHAnsi" w:hAnsi="Times New Roman"/>
          <w:sz w:val="24"/>
          <w:szCs w:val="24"/>
          <w:lang w:eastAsia="en-GB"/>
        </w:rPr>
        <w:t xml:space="preserve"> (here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47A51" w:rsidRPr="00636C9B">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997E51" w:rsidRPr="00636C9B">
        <w:rPr>
          <w:rFonts w:ascii="Times New Roman" w:eastAsiaTheme="minorHAnsi" w:hAnsi="Times New Roman"/>
          <w:noProof/>
          <w:sz w:val="24"/>
          <w:szCs w:val="24"/>
          <w:vertAlign w:val="superscript"/>
          <w:lang w:eastAsia="en-GB"/>
        </w:rPr>
        <w:t>21</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14"/>
      <w:r w:rsidR="00B950F6">
        <w:rPr>
          <w:rStyle w:val="CommentReference"/>
          <w:rFonts w:asciiTheme="minorHAnsi" w:eastAsiaTheme="minorHAnsi" w:hAnsiTheme="minorHAnsi" w:cstheme="minorBidi"/>
        </w:rPr>
        <w:commentReference w:id="14"/>
      </w:r>
      <w:r w:rsidR="00514A85" w:rsidRPr="00636C9B">
        <w:rPr>
          <w:rFonts w:ascii="Times New Roman" w:hAnsi="Times New Roman"/>
          <w:color w:val="000000" w:themeColor="text1"/>
          <w:sz w:val="24"/>
          <w:szCs w:val="24"/>
        </w:rPr>
        <w:t>T</w:t>
      </w:r>
      <w:commentRangeStart w:id="15"/>
      <w:r w:rsidR="00514A85" w:rsidRPr="00636C9B">
        <w:rPr>
          <w:rFonts w:ascii="Times New Roman" w:hAnsi="Times New Roman"/>
          <w:color w:val="000000" w:themeColor="text1"/>
          <w:sz w:val="24"/>
          <w:szCs w:val="24"/>
        </w:rPr>
        <w:t>h</w:t>
      </w:r>
      <w:r w:rsidR="008844BD" w:rsidRPr="00636C9B">
        <w:rPr>
          <w:rFonts w:ascii="Times New Roman" w:hAnsi="Times New Roman"/>
          <w:color w:val="000000" w:themeColor="text1"/>
          <w:sz w:val="24"/>
          <w:szCs w:val="24"/>
        </w:rPr>
        <w:t>is</w:t>
      </w:r>
      <w:r w:rsidR="00514A85" w:rsidRPr="00636C9B">
        <w:rPr>
          <w:rFonts w:ascii="Times New Roman" w:hAnsi="Times New Roman"/>
          <w:color w:val="000000" w:themeColor="text1"/>
          <w:sz w:val="24"/>
          <w:szCs w:val="24"/>
        </w:rPr>
        <w:t xml:space="preserve"> long-term mean temperature represents the local adaptation temperature </w:t>
      </w:r>
      <w:r w:rsidR="00CF3383" w:rsidRPr="00636C9B">
        <w:rPr>
          <w:rFonts w:ascii="Times New Roman" w:hAnsi="Times New Roman"/>
          <w:color w:val="000000" w:themeColor="text1"/>
          <w:sz w:val="24"/>
          <w:szCs w:val="24"/>
        </w:rPr>
        <w:t>for</w:t>
      </w:r>
      <w:r w:rsidR="00514A85" w:rsidRPr="00636C9B">
        <w:rPr>
          <w:rFonts w:ascii="Times New Roman" w:hAnsi="Times New Roman"/>
          <w:color w:val="000000" w:themeColor="text1"/>
          <w:sz w:val="24"/>
          <w:szCs w:val="24"/>
        </w:rPr>
        <w:t xml:space="preserve"> each state in each month.</w:t>
      </w:r>
      <w:commentRangeEnd w:id="15"/>
      <w:r w:rsidR="00B950F6">
        <w:rPr>
          <w:rStyle w:val="CommentReference"/>
          <w:rFonts w:asciiTheme="minorHAnsi" w:eastAsiaTheme="minorHAnsi" w:hAnsiTheme="minorHAnsi" w:cstheme="minorBidi"/>
        </w:rPr>
        <w:commentReference w:id="15"/>
      </w:r>
      <w:r w:rsidR="00B80D4C" w:rsidRPr="00636C9B">
        <w:rPr>
          <w:rFonts w:ascii="Times New Roman" w:eastAsiaTheme="minorHAnsi" w:hAnsi="Times New Roman"/>
          <w:sz w:val="24"/>
          <w:szCs w:val="24"/>
          <w:lang w:eastAsia="en-GB"/>
        </w:rPr>
        <w:t xml:space="preserve"> </w:t>
      </w:r>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16" w:author="Ezzati, Majid" w:date="2018-11-06T07:00:00Z">
        <w:r w:rsidR="00C84052">
          <w:rPr>
            <w:rFonts w:ascii="Times New Roman" w:eastAsiaTheme="minorHAnsi" w:hAnsi="Times New Roman"/>
            <w:sz w:val="24"/>
            <w:szCs w:val="24"/>
            <w:lang w:eastAsia="en-GB"/>
          </w:rPr>
          <w:t xml:space="preserve"> [[[to give an intuition of what this is: is a specific month in a specific year in a specific state warmer/cooler than what people experience]]]</w:t>
        </w:r>
      </w:ins>
    </w:p>
    <w:p w14:paraId="5EF932C2" w14:textId="69B1DF7D" w:rsidR="009B0615" w:rsidRDefault="009B0615" w:rsidP="00D76DF7">
      <w:pPr>
        <w:spacing w:after="0" w:line="480" w:lineRule="auto"/>
        <w:jc w:val="both"/>
        <w:outlineLvl w:val="0"/>
        <w:rPr>
          <w:ins w:id="17" w:author="Ezzati, Majid" w:date="2018-11-06T07:00:00Z"/>
          <w:rFonts w:ascii="Times New Roman" w:hAnsi="Times New Roman"/>
          <w:sz w:val="24"/>
          <w:szCs w:val="24"/>
        </w:rPr>
      </w:pPr>
    </w:p>
    <w:p w14:paraId="67D7BFE2" w14:textId="6E7FB952" w:rsidR="00C84052" w:rsidRDefault="00C84052" w:rsidP="00D76DF7">
      <w:pPr>
        <w:spacing w:after="0" w:line="480" w:lineRule="auto"/>
        <w:jc w:val="both"/>
        <w:outlineLvl w:val="0"/>
        <w:rPr>
          <w:ins w:id="18" w:author="Ezzati, Majid" w:date="2018-11-06T07:00:00Z"/>
          <w:rFonts w:ascii="Times New Roman" w:hAnsi="Times New Roman"/>
          <w:sz w:val="24"/>
          <w:szCs w:val="24"/>
        </w:rPr>
      </w:pPr>
      <w:ins w:id="19" w:author="Ezzati, Majid" w:date="2018-11-06T07:00:00Z">
        <w:r>
          <w:rPr>
            <w:rFonts w:ascii="Times New Roman" w:hAnsi="Times New Roman"/>
            <w:sz w:val="24"/>
            <w:szCs w:val="24"/>
          </w:rPr>
          <w:lastRenderedPageBreak/>
          <w:t xml:space="preserve">[[[we should discuss where to say that we tried other variables like number of cold days etc. to </w:t>
        </w:r>
        <w:proofErr w:type="spellStart"/>
        <w:r>
          <w:rPr>
            <w:rFonts w:ascii="Times New Roman" w:hAnsi="Times New Roman"/>
            <w:sz w:val="24"/>
            <w:szCs w:val="24"/>
          </w:rPr>
          <w:t>d</w:t>
        </w:r>
      </w:ins>
      <w:ins w:id="20" w:author="Ezzati, Majid" w:date="2018-11-06T07:01:00Z">
        <w:r>
          <w:rPr>
            <w:rFonts w:ascii="Times New Roman" w:hAnsi="Times New Roman"/>
            <w:sz w:val="24"/>
            <w:szCs w:val="24"/>
          </w:rPr>
          <w:t>sicuss</w:t>
        </w:r>
        <w:proofErr w:type="spellEnd"/>
        <w:r>
          <w:rPr>
            <w:rFonts w:ascii="Times New Roman" w:hAnsi="Times New Roman"/>
            <w:sz w:val="24"/>
            <w:szCs w:val="24"/>
          </w:rPr>
          <w:t xml:space="preserve"> before any attempt to write]]]</w:t>
        </w:r>
      </w:ins>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4BB5B194" w:rsidR="009F41F2" w:rsidRPr="00636C9B" w:rsidRDefault="003075B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Bayesian spatiotemporal model</w:t>
      </w:r>
    </w:p>
    <w:p w14:paraId="1B282DB5" w14:textId="08AD74C2" w:rsidR="007C6648" w:rsidRPr="00636C9B" w:rsidRDefault="00AB4E6A" w:rsidP="00D76DF7">
      <w:pPr>
        <w:spacing w:after="0" w:line="480" w:lineRule="auto"/>
        <w:jc w:val="both"/>
        <w:outlineLvl w:val="0"/>
        <w:rPr>
          <w:rFonts w:ascii="Times New Roman" w:hAnsi="Times New Roman"/>
          <w:color w:val="000000" w:themeColor="text1"/>
          <w:sz w:val="24"/>
          <w:szCs w:val="24"/>
        </w:rPr>
      </w:pPr>
      <w:commentRangeStart w:id="21"/>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developed a Bayesian spatiotemporal model that was formulated to incorporate features of deaths rates in </w:t>
      </w:r>
      <w:commentRangeStart w:id="22"/>
      <w:r w:rsidR="00B050CA" w:rsidRPr="00636C9B">
        <w:rPr>
          <w:rFonts w:ascii="Times New Roman" w:hAnsi="Times New Roman"/>
          <w:color w:val="000000" w:themeColor="text1"/>
          <w:sz w:val="24"/>
          <w:szCs w:val="24"/>
        </w:rPr>
        <w:t xml:space="preserve">relation to </w:t>
      </w:r>
      <w:del w:id="23" w:author="Ezzati, Majid" w:date="2018-11-06T06:28:00Z">
        <w:r w:rsidR="00B050CA" w:rsidRPr="00636C9B" w:rsidDel="00B950F6">
          <w:rPr>
            <w:rFonts w:ascii="Times New Roman" w:hAnsi="Times New Roman"/>
            <w:color w:val="000000" w:themeColor="text1"/>
            <w:sz w:val="24"/>
            <w:szCs w:val="24"/>
          </w:rPr>
          <w:delText xml:space="preserve">state </w:delText>
        </w:r>
      </w:del>
      <w:ins w:id="24" w:author="Ezzati, Majid" w:date="2018-11-06T06:28:00Z">
        <w:r w:rsidR="00B950F6">
          <w:rPr>
            <w:rFonts w:ascii="Times New Roman" w:hAnsi="Times New Roman"/>
            <w:color w:val="000000" w:themeColor="text1"/>
            <w:sz w:val="24"/>
            <w:szCs w:val="24"/>
          </w:rPr>
          <w:t>place</w:t>
        </w:r>
        <w:r w:rsidR="00B950F6"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of residence,</w:t>
      </w:r>
      <w:commentRangeEnd w:id="22"/>
      <w:r w:rsidR="00B950F6">
        <w:rPr>
          <w:rStyle w:val="CommentReference"/>
          <w:rFonts w:asciiTheme="minorHAnsi" w:eastAsiaTheme="minorHAnsi" w:hAnsiTheme="minorHAnsi" w:cstheme="minorBidi"/>
        </w:rPr>
        <w:commentReference w:id="22"/>
      </w:r>
      <w:r w:rsidR="00B050CA" w:rsidRPr="00636C9B">
        <w:rPr>
          <w:rFonts w:ascii="Times New Roman" w:hAnsi="Times New Roman"/>
          <w:color w:val="000000" w:themeColor="text1"/>
          <w:sz w:val="24"/>
          <w:szCs w:val="24"/>
        </w:rPr>
        <w:t xml:space="preserve"> month of the year, and temperature anomaly, over space and time</w:t>
      </w:r>
      <w:r w:rsidR="00AF664C" w:rsidRPr="00636C9B">
        <w:rPr>
          <w:rFonts w:ascii="Times New Roman" w:hAnsi="Times New Roman"/>
          <w:color w:val="000000" w:themeColor="text1"/>
          <w:sz w:val="24"/>
          <w:szCs w:val="24"/>
        </w:rPr>
        <w:t>.</w:t>
      </w:r>
      <w:r w:rsidR="0054215F" w:rsidRPr="00636C9B">
        <w:rPr>
          <w:rFonts w:ascii="Times New Roman" w:hAnsi="Times New Roman"/>
          <w:color w:val="000000" w:themeColor="text1"/>
          <w:sz w:val="24"/>
          <w:szCs w:val="24"/>
        </w:rPr>
        <w:t xml:space="preserve"> </w:t>
      </w:r>
      <w:commentRangeEnd w:id="21"/>
      <w:r w:rsidR="00B950F6">
        <w:rPr>
          <w:rStyle w:val="CommentReference"/>
          <w:rFonts w:asciiTheme="minorHAnsi" w:eastAsiaTheme="minorHAnsi" w:hAnsiTheme="minorHAnsi" w:cstheme="minorBidi"/>
        </w:rPr>
        <w:commentReference w:id="21"/>
      </w:r>
      <w:r w:rsidR="005C2298" w:rsidRPr="00636C9B">
        <w:rPr>
          <w:rFonts w:ascii="Times New Roman" w:hAnsi="Times New Roman"/>
          <w:color w:val="000000" w:themeColor="text1"/>
          <w:sz w:val="24"/>
          <w:szCs w:val="24"/>
        </w:rPr>
        <w:t>The m</w:t>
      </w:r>
      <w:r w:rsidR="00A6523E" w:rsidRPr="00636C9B">
        <w:rPr>
          <w:rFonts w:ascii="Times New Roman" w:hAnsi="Times New Roman"/>
          <w:color w:val="000000" w:themeColor="text1"/>
          <w:sz w:val="24"/>
          <w:szCs w:val="24"/>
        </w:rPr>
        <w:t>od</w:t>
      </w:r>
      <w:r w:rsidR="00DF44C4" w:rsidRPr="00636C9B">
        <w:rPr>
          <w:rFonts w:ascii="Times New Roman" w:hAnsi="Times New Roman"/>
          <w:color w:val="000000" w:themeColor="text1"/>
          <w:sz w:val="24"/>
          <w:szCs w:val="24"/>
        </w:rPr>
        <w:t>el specification is provided</w:t>
      </w:r>
      <w:r w:rsidR="004A11D9" w:rsidRPr="00636C9B">
        <w:rPr>
          <w:rFonts w:ascii="Times New Roman" w:hAnsi="Times New Roman"/>
          <w:color w:val="000000" w:themeColor="text1"/>
          <w:sz w:val="24"/>
          <w:szCs w:val="24"/>
        </w:rPr>
        <w:t xml:space="preserve"> fully in </w:t>
      </w:r>
      <w:r w:rsidR="00871CFE" w:rsidRPr="00636C9B">
        <w:rPr>
          <w:rFonts w:ascii="Times New Roman" w:hAnsi="Times New Roman"/>
          <w:color w:val="000000" w:themeColor="text1"/>
          <w:sz w:val="24"/>
          <w:szCs w:val="24"/>
        </w:rPr>
        <w:t>Supplementary Materials</w:t>
      </w:r>
      <w:r w:rsidR="003E1EF4" w:rsidRPr="00636C9B">
        <w:rPr>
          <w:rFonts w:ascii="Times New Roman" w:hAnsi="Times New Roman"/>
          <w:color w:val="000000" w:themeColor="text1"/>
          <w:sz w:val="24"/>
          <w:szCs w:val="24"/>
        </w:rPr>
        <w:t>.</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56553109"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25" w:author="Ezzati, Majid" w:date="2018-11-06T06:35:00Z" w:name="move529249459"/>
      <w:commentRangeStart w:id="26"/>
      <w:moveTo w:id="27" w:author="Ezzati, Majid" w:date="2018-11-06T06:35:00Z">
        <w:r>
          <w:rPr>
            <w:rFonts w:ascii="Times New Roman" w:hAnsi="Times New Roman"/>
            <w:color w:val="000000" w:themeColor="text1"/>
            <w:sz w:val="24"/>
            <w:szCs w:val="24"/>
          </w:rPr>
          <w:t>W</w:t>
        </w:r>
        <w:r w:rsidRPr="00636C9B">
          <w:rPr>
            <w:rFonts w:ascii="Times New Roman" w:hAnsi="Times New Roman"/>
            <w:color w:val="000000" w:themeColor="text1"/>
            <w:sz w:val="24"/>
            <w:szCs w:val="24"/>
          </w:rPr>
          <w:t>e modelled time trends of log-transformed death rates using the linear terms described above along with smoothly varying non-linear terms,</w:t>
        </w:r>
        <w:r>
          <w:rPr>
            <w:rFonts w:ascii="Times New Roman" w:hAnsi="Times New Roman"/>
            <w:color w:val="000000" w:themeColor="text1"/>
            <w:sz w:val="24"/>
            <w:szCs w:val="24"/>
          </w:rPr>
          <w:t xml:space="preserve"> to capture non-linear trends.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This was </w:t>
        </w:r>
        <w:r w:rsidRPr="00636C9B">
          <w:rPr>
            <w:rFonts w:ascii="Times New Roman" w:hAnsi="Times New Roman"/>
            <w:color w:val="000000" w:themeColor="text1"/>
            <w:sz w:val="24"/>
            <w:szCs w:val="24"/>
          </w:rPr>
          <w:t>specified with a random walk term</w:t>
        </w:r>
        <w:r>
          <w:rPr>
            <w:rFonts w:ascii="Times New Roman" w:hAnsi="Times New Roman"/>
            <w:color w:val="000000" w:themeColor="text1"/>
            <w:sz w:val="24"/>
            <w:szCs w:val="24"/>
          </w:rPr>
          <w:t xml:space="preserve">. </w:t>
        </w:r>
      </w:moveTo>
      <w:moveToRangeEnd w:id="25"/>
      <w:commentRangeEnd w:id="26"/>
      <w:r>
        <w:rPr>
          <w:rStyle w:val="CommentReference"/>
          <w:rFonts w:asciiTheme="minorHAnsi" w:eastAsiaTheme="minorHAnsi" w:hAnsiTheme="minorHAnsi" w:cstheme="minorBidi"/>
        </w:rPr>
        <w:commentReference w:id="26"/>
      </w:r>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28"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 xml:space="preserve">neighbouring months </w:t>
      </w:r>
      <w:del w:id="29"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22</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30" w:author="Ezzati, Majid" w:date="2018-11-06T06:31:00Z">
        <w:r>
          <w:rPr>
            <w:rFonts w:ascii="Times New Roman" w:hAnsi="Times New Roman"/>
            <w:color w:val="000000" w:themeColor="text1"/>
            <w:sz w:val="24"/>
            <w:szCs w:val="24"/>
          </w:rPr>
          <w:t xml:space="preserve">systematically </w:t>
        </w:r>
      </w:ins>
      <w:del w:id="31" w:author="Ezzati, Majid" w:date="2018-11-06T06:30:00Z">
        <w:r w:rsidR="005B25ED" w:rsidRPr="00636C9B" w:rsidDel="006C3AFE">
          <w:rPr>
            <w:rFonts w:ascii="Times New Roman" w:hAnsi="Times New Roman"/>
            <w:color w:val="000000" w:themeColor="text1"/>
            <w:sz w:val="24"/>
            <w:szCs w:val="24"/>
          </w:rPr>
          <w:delText>possess</w:delText>
        </w:r>
        <w:r w:rsidR="00CC019A" w:rsidRPr="00636C9B" w:rsidDel="006C3AFE">
          <w:rPr>
            <w:rFonts w:ascii="Times New Roman" w:hAnsi="Times New Roman"/>
            <w:color w:val="000000" w:themeColor="text1"/>
            <w:sz w:val="24"/>
            <w:szCs w:val="24"/>
          </w:rPr>
          <w:delText xml:space="preserve"> </w:delText>
        </w:r>
      </w:del>
      <w:ins w:id="32"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del w:id="33"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del w:id="34" w:author="Ezzati, Majid" w:date="2018-11-06T06:34:00Z">
        <w:r w:rsidR="00813355" w:rsidRPr="00636C9B" w:rsidDel="006C3AFE">
          <w:rPr>
            <w:rFonts w:ascii="Times New Roman" w:hAnsi="Times New Roman"/>
            <w:color w:val="000000" w:themeColor="text1"/>
            <w:sz w:val="24"/>
            <w:szCs w:val="24"/>
          </w:rPr>
          <w:delText>.</w:delText>
        </w:r>
      </w:del>
      <w:ins w:id="35" w:author="Ezzati, Majid" w:date="2018-11-06T06:34:00Z">
        <w:r>
          <w:rPr>
            <w:rFonts w:ascii="Times New Roman" w:hAnsi="Times New Roman"/>
            <w:color w:val="000000" w:themeColor="text1"/>
            <w:sz w:val="24"/>
            <w:szCs w:val="24"/>
          </w:rPr>
          <w:t>,</w:t>
        </w:r>
      </w:ins>
      <w:r w:rsidR="00813355" w:rsidRPr="00636C9B">
        <w:rPr>
          <w:rFonts w:ascii="Times New Roman" w:hAnsi="Times New Roman"/>
          <w:color w:val="000000" w:themeColor="text1"/>
          <w:sz w:val="24"/>
          <w:szCs w:val="24"/>
        </w:rPr>
        <w:fldChar w:fldCharType="begin" w:fldLock="1"/>
      </w:r>
      <w:r w:rsidR="00813355" w:rsidRPr="00636C9B">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813355" w:rsidRPr="00636C9B">
        <w:rPr>
          <w:rFonts w:ascii="Times New Roman" w:hAnsi="Times New Roman"/>
          <w:noProof/>
          <w:color w:val="000000" w:themeColor="text1"/>
          <w:sz w:val="24"/>
          <w:szCs w:val="24"/>
          <w:vertAlign w:val="superscript"/>
        </w:rPr>
        <w:t>23</w:t>
      </w:r>
      <w:r w:rsidR="00813355" w:rsidRPr="00636C9B">
        <w:rPr>
          <w:rFonts w:ascii="Times New Roman" w:hAnsi="Times New Roman"/>
          <w:color w:val="000000" w:themeColor="text1"/>
          <w:sz w:val="24"/>
          <w:szCs w:val="24"/>
        </w:rPr>
        <w:fldChar w:fldCharType="end"/>
      </w:r>
      <w:del w:id="36" w:author="Ezzati, Majid" w:date="2018-11-06T06:31:00Z">
        <w:r w:rsidR="00813355" w:rsidRPr="00636C9B" w:rsidDel="006C3AFE">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del w:id="37"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38" w:author="Ezzati, Majid" w:date="2018-11-06T06:34:00Z">
        <w:r>
          <w:rPr>
            <w:rFonts w:ascii="Times New Roman" w:hAnsi="Times New Roman"/>
            <w:color w:val="000000" w:themeColor="text1"/>
            <w:sz w:val="24"/>
            <w:szCs w:val="24"/>
          </w:rPr>
          <w:t>with</w:t>
        </w:r>
      </w:ins>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xml:space="preserve">, </w:t>
      </w:r>
      <w:del w:id="39"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40"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41"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42"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43"/>
      <w:r w:rsidR="007A53AC" w:rsidRPr="00636C9B">
        <w:rPr>
          <w:rFonts w:ascii="Times New Roman" w:hAnsi="Times New Roman"/>
          <w:color w:val="000000" w:themeColor="text1"/>
          <w:sz w:val="24"/>
          <w:szCs w:val="24"/>
        </w:rPr>
        <w:t>January</w:t>
      </w:r>
      <w:commentRangeEnd w:id="43"/>
      <w:r>
        <w:rPr>
          <w:rStyle w:val="CommentReference"/>
          <w:rFonts w:asciiTheme="minorHAnsi" w:eastAsiaTheme="minorHAnsi" w:hAnsiTheme="minorHAnsi" w:cstheme="minorBidi"/>
        </w:rPr>
        <w:commentReference w:id="43"/>
      </w:r>
      <w:r w:rsidR="00CC47CE" w:rsidRPr="00636C9B">
        <w:rPr>
          <w:rFonts w:ascii="Times New Roman" w:hAnsi="Times New Roman"/>
          <w:color w:val="000000" w:themeColor="text1"/>
          <w:sz w:val="24"/>
          <w:szCs w:val="24"/>
        </w:rPr>
        <w:t>.</w:t>
      </w:r>
      <w:del w:id="44"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00F67536" w:rsidR="007C1278" w:rsidRPr="00636C9B"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allowed for </w:t>
      </w:r>
      <w:commentRangeStart w:id="45"/>
      <w:r>
        <w:rPr>
          <w:rFonts w:ascii="Times New Roman" w:hAnsi="Times New Roman"/>
          <w:color w:val="000000" w:themeColor="text1"/>
          <w:sz w:val="24"/>
          <w:szCs w:val="24"/>
        </w:rPr>
        <w:t xml:space="preserve">levels and trends </w:t>
      </w:r>
      <w:commentRangeEnd w:id="45"/>
      <w:r w:rsidR="006C3AFE">
        <w:rPr>
          <w:rStyle w:val="CommentReference"/>
          <w:rFonts w:asciiTheme="minorHAnsi" w:eastAsiaTheme="minorHAnsi" w:hAnsiTheme="minorHAnsi" w:cstheme="minorBidi"/>
        </w:rPr>
        <w:commentReference w:id="45"/>
      </w:r>
      <w:r>
        <w:rPr>
          <w:rFonts w:ascii="Times New Roman" w:hAnsi="Times New Roman"/>
          <w:color w:val="000000" w:themeColor="text1"/>
          <w:sz w:val="24"/>
          <w:szCs w:val="24"/>
        </w:rPr>
        <w:t>in death rates to vary by state</w:t>
      </w:r>
      <w:del w:id="46"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47"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48"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24</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49"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636C9B" w:rsidRDefault="00141129" w:rsidP="00D76DF7">
      <w:pPr>
        <w:spacing w:after="0" w:line="480" w:lineRule="auto"/>
        <w:jc w:val="both"/>
        <w:outlineLvl w:val="0"/>
        <w:rPr>
          <w:rFonts w:ascii="Times New Roman" w:hAnsi="Times New Roman"/>
          <w:color w:val="000000" w:themeColor="text1"/>
          <w:sz w:val="24"/>
          <w:szCs w:val="24"/>
        </w:rPr>
      </w:pPr>
      <w:moveFromRangeStart w:id="50" w:author="Ezzati, Majid" w:date="2018-11-06T06:35:00Z" w:name="move529249459"/>
      <w:moveFrom w:id="51" w:author="Ezzati, Majid" w:date="2018-11-06T06:35:00Z">
        <w:r w:rsidDel="006C3AFE">
          <w:rPr>
            <w:rFonts w:ascii="Times New Roman" w:hAnsi="Times New Roman"/>
            <w:color w:val="000000" w:themeColor="text1"/>
            <w:sz w:val="24"/>
            <w:szCs w:val="24"/>
          </w:rPr>
          <w:t>W</w:t>
        </w:r>
        <w:r w:rsidR="00317BE3" w:rsidRPr="00636C9B"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Del="006C3AFE">
          <w:rPr>
            <w:rFonts w:ascii="Times New Roman" w:hAnsi="Times New Roman"/>
            <w:color w:val="000000" w:themeColor="text1"/>
            <w:sz w:val="24"/>
            <w:szCs w:val="24"/>
          </w:rPr>
          <w:t xml:space="preserve"> to capture non-linear trends.</w:t>
        </w:r>
        <w:r w:rsidR="00317BE3" w:rsidRPr="00636C9B" w:rsidDel="006C3AFE">
          <w:rPr>
            <w:rFonts w:ascii="Times New Roman" w:hAnsi="Times New Roman"/>
            <w:color w:val="000000" w:themeColor="text1"/>
            <w:sz w:val="24"/>
            <w:szCs w:val="24"/>
          </w:rPr>
          <w:t xml:space="preserve"> </w:t>
        </w:r>
        <w:r w:rsidR="008F3258" w:rsidDel="006C3AFE">
          <w:rPr>
            <w:rFonts w:ascii="Times New Roman" w:hAnsi="Times New Roman"/>
            <w:color w:val="000000" w:themeColor="text1"/>
            <w:sz w:val="24"/>
            <w:szCs w:val="24"/>
          </w:rPr>
          <w:t xml:space="preserve"> </w:t>
        </w:r>
        <w:r w:rsidR="00DA6133" w:rsidDel="006C3AFE">
          <w:rPr>
            <w:rFonts w:ascii="Times New Roman" w:hAnsi="Times New Roman"/>
            <w:color w:val="000000" w:themeColor="text1"/>
            <w:sz w:val="24"/>
            <w:szCs w:val="24"/>
          </w:rPr>
          <w:t xml:space="preserve">This was </w:t>
        </w:r>
        <w:r w:rsidR="00317BE3" w:rsidRPr="00636C9B" w:rsidDel="006C3AFE">
          <w:rPr>
            <w:rFonts w:ascii="Times New Roman" w:hAnsi="Times New Roman"/>
            <w:color w:val="000000" w:themeColor="text1"/>
            <w:sz w:val="24"/>
            <w:szCs w:val="24"/>
          </w:rPr>
          <w:t>specified with a random walk term</w:t>
        </w:r>
        <w:r w:rsidR="00DA6133" w:rsidDel="006C3AFE">
          <w:rPr>
            <w:rFonts w:ascii="Times New Roman" w:hAnsi="Times New Roman"/>
            <w:color w:val="000000" w:themeColor="text1"/>
            <w:sz w:val="24"/>
            <w:szCs w:val="24"/>
          </w:rPr>
          <w:t xml:space="preserve">. </w:t>
        </w:r>
      </w:moveFrom>
      <w:moveFromRangeEnd w:id="50"/>
      <w:commentRangeStart w:id="52"/>
      <w:del w:id="53" w:author="Ezzati, Majid" w:date="2018-11-06T06:38:00Z">
        <w:r w:rsidR="00DA6133" w:rsidDel="006C3AFE">
          <w:rPr>
            <w:rFonts w:ascii="Times New Roman" w:hAnsi="Times New Roman"/>
            <w:color w:val="000000" w:themeColor="text1"/>
            <w:sz w:val="24"/>
            <w:szCs w:val="24"/>
          </w:rPr>
          <w:delText xml:space="preserve">Any additional non-linearity was captured by </w:delText>
        </w:r>
        <w:r w:rsidR="00317BE3" w:rsidRPr="00636C9B" w:rsidDel="006C3AFE">
          <w:rPr>
            <w:rFonts w:ascii="Times New Roman" w:hAnsi="Times New Roman"/>
            <w:color w:val="000000" w:themeColor="text1"/>
            <w:sz w:val="24"/>
            <w:szCs w:val="24"/>
          </w:rPr>
          <w:delText>an overdispersion term</w:delText>
        </w:r>
        <w:r w:rsidR="008F3258" w:rsidDel="006C3AFE">
          <w:rPr>
            <w:rFonts w:ascii="Times New Roman" w:hAnsi="Times New Roman"/>
            <w:color w:val="000000" w:themeColor="text1"/>
            <w:sz w:val="24"/>
            <w:szCs w:val="24"/>
          </w:rPr>
          <w:delText>.</w:delText>
        </w:r>
        <w:commentRangeEnd w:id="52"/>
        <w:r w:rsidR="006C3AFE" w:rsidDel="006C3AFE">
          <w:rPr>
            <w:rStyle w:val="CommentReference"/>
            <w:rFonts w:asciiTheme="minorHAnsi" w:eastAsiaTheme="minorHAnsi" w:hAnsiTheme="minorHAnsi" w:cstheme="minorBidi"/>
          </w:rPr>
          <w:commentReference w:id="52"/>
        </w:r>
      </w:del>
    </w:p>
    <w:p w14:paraId="55A5A2EC" w14:textId="77777777" w:rsidR="001E2DDB" w:rsidRPr="00636C9B" w:rsidRDefault="001E2DDB" w:rsidP="00D76DF7">
      <w:pPr>
        <w:spacing w:after="0" w:line="480" w:lineRule="auto"/>
        <w:jc w:val="both"/>
        <w:outlineLvl w:val="0"/>
        <w:rPr>
          <w:rFonts w:ascii="Times New Roman" w:hAnsi="Times New Roman"/>
          <w:color w:val="000000" w:themeColor="text1"/>
          <w:sz w:val="24"/>
          <w:szCs w:val="24"/>
        </w:rPr>
      </w:pPr>
    </w:p>
    <w:p w14:paraId="58FF04F5" w14:textId="4890569B" w:rsidR="001E2DDB" w:rsidRPr="00636C9B" w:rsidRDefault="00592D17" w:rsidP="00D76DF7">
      <w:pPr>
        <w:spacing w:after="0" w:line="480" w:lineRule="auto"/>
        <w:jc w:val="both"/>
        <w:outlineLvl w:val="0"/>
        <w:rPr>
          <w:rFonts w:ascii="Times New Roman" w:hAnsi="Times New Roman"/>
          <w:color w:val="000000" w:themeColor="text1"/>
          <w:sz w:val="24"/>
          <w:szCs w:val="24"/>
        </w:rPr>
      </w:pPr>
      <w:commentRangeStart w:id="54"/>
      <w:r w:rsidRPr="00636C9B">
        <w:rPr>
          <w:rFonts w:ascii="Times New Roman" w:hAnsi="Times New Roman"/>
          <w:color w:val="000000" w:themeColor="text1"/>
          <w:sz w:val="24"/>
          <w:szCs w:val="24"/>
        </w:rPr>
        <w:lastRenderedPageBreak/>
        <w:t xml:space="preserve">Finally, </w:t>
      </w:r>
      <w:ins w:id="55" w:author="Ezzati, Majid" w:date="2018-11-06T06:56:00Z">
        <w:r w:rsidR="00B66E0D">
          <w:rPr>
            <w:rFonts w:ascii="Times New Roman" w:hAnsi="Times New Roman"/>
            <w:color w:val="000000" w:themeColor="text1"/>
            <w:sz w:val="24"/>
            <w:szCs w:val="24"/>
          </w:rPr>
          <w:t xml:space="preserve">the model included a term that represents </w:t>
        </w:r>
      </w:ins>
      <w:del w:id="56" w:author="Ezzati, Majid" w:date="2018-11-06T06:56:00Z">
        <w:r w:rsidRPr="00636C9B" w:rsidDel="00B66E0D">
          <w:rPr>
            <w:rFonts w:ascii="Times New Roman" w:hAnsi="Times New Roman"/>
            <w:color w:val="000000" w:themeColor="text1"/>
            <w:sz w:val="24"/>
            <w:szCs w:val="24"/>
          </w:rPr>
          <w:delText xml:space="preserve">we </w:delText>
        </w:r>
        <w:r w:rsidR="001E2DDB" w:rsidRPr="00636C9B" w:rsidDel="00B66E0D">
          <w:rPr>
            <w:rFonts w:ascii="Times New Roman" w:hAnsi="Times New Roman"/>
            <w:color w:val="000000" w:themeColor="text1"/>
            <w:sz w:val="24"/>
            <w:szCs w:val="24"/>
          </w:rPr>
          <w:delText xml:space="preserve">included </w:delText>
        </w:r>
        <w:r w:rsidR="00D95BCB" w:rsidRPr="00636C9B" w:rsidDel="00B66E0D">
          <w:rPr>
            <w:rFonts w:ascii="Times New Roman" w:hAnsi="Times New Roman"/>
            <w:color w:val="000000" w:themeColor="text1"/>
            <w:sz w:val="24"/>
            <w:szCs w:val="24"/>
          </w:rPr>
          <w:delText>month</w:delText>
        </w:r>
        <w:r w:rsidR="00510CB5" w:rsidDel="00B66E0D">
          <w:rPr>
            <w:rFonts w:ascii="Times New Roman" w:hAnsi="Times New Roman"/>
            <w:color w:val="000000" w:themeColor="text1"/>
            <w:sz w:val="24"/>
            <w:szCs w:val="24"/>
          </w:rPr>
          <w:delText xml:space="preserve">ly </w:delText>
        </w:r>
        <w:r w:rsidR="001E2DDB" w:rsidRPr="00636C9B" w:rsidDel="00B66E0D">
          <w:rPr>
            <w:rFonts w:ascii="Times New Roman" w:hAnsi="Times New Roman"/>
            <w:color w:val="000000" w:themeColor="text1"/>
            <w:sz w:val="24"/>
            <w:szCs w:val="24"/>
          </w:rPr>
          <w:delText>anomaly term</w:delText>
        </w:r>
        <w:r w:rsidR="00241289" w:rsidDel="00B66E0D">
          <w:rPr>
            <w:rFonts w:ascii="Times New Roman" w:hAnsi="Times New Roman"/>
            <w:color w:val="000000" w:themeColor="text1"/>
            <w:sz w:val="24"/>
            <w:szCs w:val="24"/>
          </w:rPr>
          <w:delText>s</w:delText>
        </w:r>
        <w:r w:rsidR="00D95BCB" w:rsidRPr="00636C9B" w:rsidDel="00B66E0D">
          <w:rPr>
            <w:rFonts w:ascii="Times New Roman" w:hAnsi="Times New Roman"/>
            <w:color w:val="000000" w:themeColor="text1"/>
            <w:sz w:val="24"/>
            <w:szCs w:val="24"/>
          </w:rPr>
          <w:delText xml:space="preserve"> </w:delText>
        </w:r>
        <w:r w:rsidR="001E2DDB" w:rsidRPr="00636C9B" w:rsidDel="00B66E0D">
          <w:rPr>
            <w:rFonts w:ascii="Times New Roman" w:hAnsi="Times New Roman"/>
            <w:color w:val="000000" w:themeColor="text1"/>
            <w:sz w:val="24"/>
            <w:szCs w:val="24"/>
          </w:rPr>
          <w:delText xml:space="preserve">to infer </w:delText>
        </w:r>
      </w:del>
      <w:r w:rsidR="00D95BCB" w:rsidRPr="00636C9B">
        <w:rPr>
          <w:rFonts w:ascii="Times New Roman" w:hAnsi="Times New Roman"/>
          <w:color w:val="000000" w:themeColor="text1"/>
          <w:sz w:val="24"/>
          <w:szCs w:val="24"/>
        </w:rPr>
        <w:t>the effect</w:t>
      </w:r>
      <w:r w:rsidR="00B80D4C" w:rsidRPr="00636C9B">
        <w:rPr>
          <w:rFonts w:ascii="Times New Roman" w:hAnsi="Times New Roman"/>
          <w:color w:val="000000" w:themeColor="text1"/>
          <w:sz w:val="24"/>
          <w:szCs w:val="24"/>
        </w:rPr>
        <w:t xml:space="preserve"> of </w:t>
      </w:r>
      <w:del w:id="57" w:author="Ezzati, Majid" w:date="2018-11-06T06:56:00Z">
        <w:r w:rsidR="00B80D4C" w:rsidRPr="00636C9B" w:rsidDel="00B66E0D">
          <w:rPr>
            <w:rFonts w:ascii="Times New Roman" w:hAnsi="Times New Roman"/>
            <w:color w:val="000000" w:themeColor="text1"/>
            <w:sz w:val="24"/>
            <w:szCs w:val="24"/>
          </w:rPr>
          <w:delText>temperature’s deviation from a long-term m</w:delText>
        </w:r>
        <w:r w:rsidR="004455F1" w:rsidRPr="00636C9B" w:rsidDel="00B66E0D">
          <w:rPr>
            <w:rFonts w:ascii="Times New Roman" w:hAnsi="Times New Roman"/>
            <w:color w:val="000000" w:themeColor="text1"/>
            <w:sz w:val="24"/>
            <w:szCs w:val="24"/>
          </w:rPr>
          <w:delText>ean</w:delText>
        </w:r>
      </w:del>
      <w:ins w:id="58" w:author="Ezzati, Majid" w:date="2018-11-06T06:56:00Z">
        <w:r w:rsidR="00B66E0D">
          <w:rPr>
            <w:rFonts w:ascii="Times New Roman" w:hAnsi="Times New Roman"/>
            <w:color w:val="000000" w:themeColor="text1"/>
            <w:sz w:val="24"/>
            <w:szCs w:val="24"/>
          </w:rPr>
          <w:t xml:space="preserve">the above-defined temperature </w:t>
        </w:r>
      </w:ins>
      <w:ins w:id="59" w:author="Ezzati, Majid" w:date="2018-11-06T06:57:00Z">
        <w:r w:rsidR="00B66E0D">
          <w:rPr>
            <w:rFonts w:ascii="Times New Roman" w:hAnsi="Times New Roman"/>
            <w:color w:val="000000" w:themeColor="text1"/>
            <w:sz w:val="24"/>
            <w:szCs w:val="24"/>
          </w:rPr>
          <w:t>anomaly</w:t>
        </w:r>
      </w:ins>
      <w:ins w:id="60" w:author="Ezzati, Majid" w:date="2018-11-06T06:56:00Z">
        <w:r w:rsidR="00B66E0D">
          <w:rPr>
            <w:rFonts w:ascii="Times New Roman" w:hAnsi="Times New Roman"/>
            <w:color w:val="000000" w:themeColor="text1"/>
            <w:sz w:val="24"/>
            <w:szCs w:val="24"/>
          </w:rPr>
          <w:t xml:space="preserve"> </w:t>
        </w:r>
      </w:ins>
      <w:ins w:id="61" w:author="Ezzati, Majid" w:date="2018-11-06T06:57:00Z">
        <w:r w:rsidR="00B66E0D">
          <w:rPr>
            <w:rFonts w:ascii="Times New Roman" w:hAnsi="Times New Roman"/>
            <w:color w:val="000000" w:themeColor="text1"/>
            <w:sz w:val="24"/>
            <w:szCs w:val="24"/>
          </w:rPr>
          <w:t>for each month</w:t>
        </w:r>
      </w:ins>
      <w:r w:rsidR="001E2DDB" w:rsidRPr="00636C9B">
        <w:rPr>
          <w:rFonts w:ascii="Times New Roman" w:hAnsi="Times New Roman"/>
          <w:color w:val="000000" w:themeColor="text1"/>
          <w:sz w:val="24"/>
          <w:szCs w:val="24"/>
        </w:rPr>
        <w:t>.</w:t>
      </w:r>
      <w:r w:rsidR="008008CC" w:rsidRPr="00636C9B">
        <w:rPr>
          <w:rFonts w:ascii="Times New Roman" w:hAnsi="Times New Roman"/>
          <w:color w:val="000000" w:themeColor="text1"/>
          <w:sz w:val="24"/>
          <w:szCs w:val="24"/>
        </w:rPr>
        <w:t xml:space="preserve"> </w:t>
      </w:r>
      <w:ins w:id="62" w:author="Ezzati, Majid" w:date="2018-11-06T06:57:00Z">
        <w:r w:rsidR="00B66E0D">
          <w:rPr>
            <w:rFonts w:ascii="Times New Roman" w:hAnsi="Times New Roman"/>
            <w:color w:val="000000" w:themeColor="text1"/>
            <w:sz w:val="24"/>
            <w:szCs w:val="24"/>
          </w:rPr>
          <w:t>[[[the coefficient represents the logarithm of rate ratio. We also allo</w:t>
        </w:r>
      </w:ins>
      <w:ins w:id="63" w:author="Ezzati, Majid" w:date="2018-11-06T06:58:00Z">
        <w:r w:rsidR="00B66E0D">
          <w:rPr>
            <w:rFonts w:ascii="Times New Roman" w:hAnsi="Times New Roman"/>
            <w:color w:val="000000" w:themeColor="text1"/>
            <w:sz w:val="24"/>
            <w:szCs w:val="24"/>
          </w:rPr>
          <w:t>wed this effect to vary smoothly over month</w:t>
        </w:r>
      </w:ins>
      <w:ins w:id="64" w:author="Ezzati, Majid" w:date="2018-11-06T06:57:00Z">
        <w:r w:rsidR="00B66E0D">
          <w:rPr>
            <w:rFonts w:ascii="Times New Roman" w:hAnsi="Times New Roman"/>
            <w:color w:val="000000" w:themeColor="text1"/>
            <w:sz w:val="24"/>
            <w:szCs w:val="24"/>
          </w:rPr>
          <w:t xml:space="preserve">]]] </w:t>
        </w:r>
      </w:ins>
      <w:r w:rsidR="00D95BCB" w:rsidRPr="00636C9B">
        <w:rPr>
          <w:rFonts w:ascii="Times New Roman" w:hAnsi="Times New Roman"/>
          <w:color w:val="000000" w:themeColor="text1"/>
          <w:sz w:val="24"/>
          <w:szCs w:val="24"/>
        </w:rPr>
        <w:t xml:space="preserve">We used a </w:t>
      </w:r>
      <w:r w:rsidR="00B31D70" w:rsidRPr="00636C9B">
        <w:rPr>
          <w:rFonts w:ascii="Times New Roman" w:hAnsi="Times New Roman"/>
          <w:color w:val="000000" w:themeColor="text1"/>
          <w:sz w:val="24"/>
          <w:szCs w:val="24"/>
        </w:rPr>
        <w:t xml:space="preserve">cyclic </w:t>
      </w:r>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r w:rsidR="00B31D70" w:rsidRPr="00636C9B">
        <w:rPr>
          <w:rFonts w:ascii="Times New Roman" w:hAnsi="Times New Roman"/>
          <w:color w:val="000000" w:themeColor="text1"/>
          <w:sz w:val="24"/>
          <w:szCs w:val="24"/>
        </w:rPr>
        <w:t xml:space="preserve">, </w:t>
      </w:r>
      <w:r w:rsidR="004A5D7D" w:rsidRPr="00636C9B">
        <w:rPr>
          <w:rFonts w:ascii="Times New Roman" w:hAnsi="Times New Roman"/>
          <w:color w:val="000000" w:themeColor="text1"/>
          <w:sz w:val="24"/>
          <w:szCs w:val="24"/>
        </w:rPr>
        <w:t>allowing December to neighbour January.</w:t>
      </w:r>
      <w:commentRangeEnd w:id="54"/>
      <w:r w:rsidR="00B66E0D">
        <w:rPr>
          <w:rStyle w:val="CommentReference"/>
          <w:rFonts w:asciiTheme="minorHAnsi" w:eastAsiaTheme="minorHAnsi" w:hAnsiTheme="minorHAnsi" w:cstheme="minorBidi"/>
        </w:rPr>
        <w:commentReference w:id="54"/>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4F52C000" w14:textId="0DA08774" w:rsidR="00860F96" w:rsidRPr="00636C9B" w:rsidRDefault="00520742" w:rsidP="00860F96">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del w:id="65"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66"/>
      <w:r w:rsidRPr="00636C9B">
        <w:rPr>
          <w:rFonts w:ascii="Times New Roman" w:hAnsi="Times New Roman"/>
          <w:color w:val="000000" w:themeColor="text1"/>
          <w:sz w:val="24"/>
          <w:szCs w:val="24"/>
        </w:rPr>
        <w:t>injury category</w:t>
      </w:r>
      <w:commentRangeEnd w:id="66"/>
      <w:r w:rsidR="00B66E0D">
        <w:rPr>
          <w:rStyle w:val="CommentReference"/>
          <w:rFonts w:asciiTheme="minorHAnsi" w:eastAsiaTheme="minorHAnsi" w:hAnsiTheme="minorHAnsi" w:cstheme="minorBidi"/>
        </w:rPr>
        <w:commentReference w:id="66"/>
      </w:r>
      <w:r w:rsidRPr="00636C9B">
        <w:rPr>
          <w:rFonts w:ascii="Times New Roman" w:hAnsi="Times New Roman"/>
          <w:color w:val="000000" w:themeColor="text1"/>
          <w:sz w:val="24"/>
          <w:szCs w:val="24"/>
        </w:rPr>
        <w:t xml:space="preserve">, age group, and sex. </w:t>
      </w:r>
      <w:r w:rsidR="00360A89" w:rsidRPr="00636C9B">
        <w:rPr>
          <w:rFonts w:ascii="Times New Roman" w:hAnsi="Times New Roman"/>
          <w:color w:val="000000" w:themeColor="text1"/>
          <w:sz w:val="24"/>
          <w:szCs w:val="24"/>
        </w:rPr>
        <w:t xml:space="preserve">We </w:t>
      </w:r>
      <w:commentRangeStart w:id="67"/>
      <w:r w:rsidR="0072641F" w:rsidRPr="00636C9B">
        <w:rPr>
          <w:rFonts w:ascii="Times New Roman" w:hAnsi="Times New Roman"/>
          <w:color w:val="000000" w:themeColor="text1"/>
          <w:sz w:val="24"/>
          <w:szCs w:val="24"/>
        </w:rPr>
        <w:t>performed the Bayesian inference</w:t>
      </w:r>
      <w:commentRangeEnd w:id="67"/>
      <w:r w:rsidR="00B66E0D">
        <w:rPr>
          <w:rStyle w:val="CommentReference"/>
          <w:rFonts w:asciiTheme="minorHAnsi" w:eastAsiaTheme="minorHAnsi" w:hAnsiTheme="minorHAnsi" w:cstheme="minorBidi"/>
        </w:rPr>
        <w:commentReference w:id="67"/>
      </w:r>
      <w:r w:rsidR="00360A89" w:rsidRPr="00636C9B">
        <w:rPr>
          <w:rFonts w:ascii="Times New Roman" w:hAnsi="Times New Roman"/>
          <w:color w:val="000000" w:themeColor="text1"/>
          <w:sz w:val="24"/>
          <w:szCs w:val="24"/>
        </w:rPr>
        <w:t xml:space="preserve"> using Integrated Nested Laplace A</w:t>
      </w:r>
      <w:r w:rsidR="0072641F" w:rsidRPr="00636C9B">
        <w:rPr>
          <w:rFonts w:ascii="Times New Roman" w:hAnsi="Times New Roman"/>
          <w:color w:val="000000" w:themeColor="text1"/>
          <w:sz w:val="24"/>
          <w:szCs w:val="24"/>
        </w:rPr>
        <w:t>pproximation (INLA)</w:t>
      </w:r>
      <w:r w:rsidR="00464B7F" w:rsidRPr="00636C9B">
        <w:rPr>
          <w:rFonts w:ascii="Times New Roman" w:hAnsi="Times New Roman"/>
          <w:color w:val="000000" w:themeColor="text1"/>
          <w:sz w:val="24"/>
          <w:szCs w:val="24"/>
        </w:rPr>
        <w:t>,</w:t>
      </w:r>
      <w:r w:rsidR="0072641F"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 xml:space="preserve">using the R-INLA in </w:t>
      </w:r>
      <w:r w:rsidR="00464B7F" w:rsidRPr="00636C9B">
        <w:rPr>
          <w:rFonts w:ascii="Times New Roman" w:hAnsi="Times New Roman"/>
          <w:color w:val="000000" w:themeColor="text1"/>
          <w:sz w:val="24"/>
          <w:szCs w:val="24"/>
        </w:rPr>
        <w:t xml:space="preserve">statistical program </w:t>
      </w:r>
      <w:r w:rsidR="00860F96" w:rsidRPr="00636C9B">
        <w:rPr>
          <w:rFonts w:ascii="Times New Roman" w:hAnsi="Times New Roman"/>
          <w:color w:val="000000" w:themeColor="text1"/>
          <w:sz w:val="24"/>
          <w:szCs w:val="24"/>
        </w:rPr>
        <w:t>R.</w:t>
      </w:r>
      <w:r w:rsidR="00464B7F"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instrText>
      </w:r>
      <w:r w:rsidR="00464B7F"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25</w:t>
      </w:r>
      <w:r w:rsidR="00464B7F" w:rsidRPr="00636C9B">
        <w:rPr>
          <w:rFonts w:ascii="Times New Roman" w:hAnsi="Times New Roman"/>
          <w:color w:val="000000" w:themeColor="text1"/>
          <w:sz w:val="24"/>
          <w:szCs w:val="24"/>
        </w:rPr>
        <w:fldChar w:fldCharType="end"/>
      </w:r>
      <w:r w:rsidR="00860F96" w:rsidRPr="00636C9B">
        <w:rPr>
          <w:rFonts w:ascii="Times New Roman" w:hAnsi="Times New Roman"/>
          <w:color w:val="000000" w:themeColor="text1"/>
          <w:sz w:val="24"/>
          <w:szCs w:val="24"/>
        </w:rPr>
        <w:t xml:space="preserve"> We </w:t>
      </w:r>
      <w:commentRangeStart w:id="68"/>
      <w:r w:rsidR="00860F96" w:rsidRPr="00636C9B">
        <w:rPr>
          <w:rFonts w:ascii="Times New Roman" w:hAnsi="Times New Roman"/>
          <w:color w:val="000000" w:themeColor="text1"/>
          <w:sz w:val="24"/>
          <w:szCs w:val="24"/>
        </w:rPr>
        <w:t>collected</w:t>
      </w:r>
      <w:commentRangeEnd w:id="68"/>
      <w:r w:rsidR="00B66E0D">
        <w:rPr>
          <w:rStyle w:val="CommentReference"/>
          <w:rFonts w:asciiTheme="minorHAnsi" w:eastAsiaTheme="minorHAnsi" w:hAnsiTheme="minorHAnsi" w:cstheme="minorBidi"/>
        </w:rPr>
        <w:commentReference w:id="68"/>
      </w:r>
      <w:r w:rsidR="00860F96" w:rsidRPr="00636C9B">
        <w:rPr>
          <w:rFonts w:ascii="Times New Roman" w:hAnsi="Times New Roman"/>
          <w:color w:val="000000" w:themeColor="text1"/>
          <w:sz w:val="24"/>
          <w:szCs w:val="24"/>
        </w:rPr>
        <w:t xml:space="preserve"> </w:t>
      </w:r>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 xml:space="preserve">The reported 95% credible intervals are </w:t>
      </w:r>
      <w:del w:id="69" w:author="Ezzati, Majid" w:date="2018-11-06T06:59:00Z">
        <w:r w:rsidR="001734E9" w:rsidRPr="00636C9B" w:rsidDel="00B66E0D">
          <w:rPr>
            <w:rFonts w:ascii="Times New Roman" w:hAnsi="Times New Roman"/>
            <w:color w:val="000000" w:themeColor="text1"/>
            <w:sz w:val="24"/>
            <w:szCs w:val="24"/>
          </w:rPr>
          <w:delText xml:space="preserve">given by </w:delText>
        </w:r>
      </w:del>
      <w:r w:rsidR="001734E9" w:rsidRPr="00636C9B">
        <w:rPr>
          <w:rFonts w:ascii="Times New Roman" w:hAnsi="Times New Roman"/>
          <w:color w:val="000000" w:themeColor="text1"/>
          <w:sz w:val="24"/>
          <w:szCs w:val="24"/>
        </w:rPr>
        <w:t>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EF47A16" w14:textId="15ED2E78" w:rsidR="005259CD" w:rsidRPr="00636C9B" w:rsidRDefault="00782C8F" w:rsidP="005259CD">
      <w:pPr>
        <w:spacing w:after="0" w:line="480" w:lineRule="auto"/>
        <w:jc w:val="both"/>
        <w:outlineLvl w:val="0"/>
        <w:rPr>
          <w:rFonts w:ascii="Times New Roman" w:hAnsi="Times New Roman"/>
          <w:color w:val="000000" w:themeColor="text1"/>
          <w:sz w:val="24"/>
          <w:szCs w:val="24"/>
        </w:rPr>
      </w:pPr>
      <w:commentRangeStart w:id="70"/>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71"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70"/>
      <w:r w:rsidR="00B66E0D">
        <w:rPr>
          <w:rStyle w:val="CommentReference"/>
          <w:rFonts w:asciiTheme="minorHAnsi" w:eastAsiaTheme="minorHAnsi" w:hAnsiTheme="minorHAnsi" w:cstheme="minorBidi"/>
        </w:rPr>
        <w:commentReference w:id="70"/>
      </w:r>
      <w:commentRangeStart w:id="72"/>
      <w:r w:rsidR="0082437F" w:rsidRPr="00636C9B">
        <w:rPr>
          <w:rFonts w:ascii="Times New Roman" w:hAnsi="Times New Roman"/>
          <w:color w:val="000000" w:themeColor="text1"/>
          <w:sz w:val="24"/>
          <w:szCs w:val="24"/>
        </w:rPr>
        <w:t xml:space="preserve">For these </w:t>
      </w:r>
      <w:proofErr w:type="gramStart"/>
      <w:r w:rsidR="0082437F" w:rsidRPr="00636C9B">
        <w:rPr>
          <w:rFonts w:ascii="Times New Roman" w:hAnsi="Times New Roman"/>
          <w:color w:val="000000" w:themeColor="text1"/>
          <w:sz w:val="24"/>
          <w:szCs w:val="24"/>
        </w:rPr>
        <w:t>calculations</w:t>
      </w:r>
      <w:proofErr w:type="gramEnd"/>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352D62" w:rsidRPr="00636C9B">
        <w:rPr>
          <w:rFonts w:ascii="Times New Roman" w:hAnsi="Times New Roman"/>
          <w:color w:val="000000" w:themeColor="text1"/>
          <w:sz w:val="24"/>
          <w:szCs w:val="24"/>
        </w:rPr>
        <w:t>category 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72"/>
      <w:r w:rsidR="008A218F">
        <w:rPr>
          <w:rStyle w:val="CommentReference"/>
          <w:rFonts w:asciiTheme="minorHAnsi" w:eastAsiaTheme="minorHAnsi" w:hAnsiTheme="minorHAnsi" w:cstheme="minorBidi"/>
        </w:rPr>
        <w:commentReference w:id="72"/>
      </w:r>
      <w:r w:rsidR="00EB2987" w:rsidRPr="00636C9B">
        <w:rPr>
          <w:rFonts w:ascii="Times New Roman" w:hAnsi="Times New Roman"/>
          <w:color w:val="000000" w:themeColor="text1"/>
          <w:sz w:val="24"/>
          <w:szCs w:val="24"/>
        </w:rPr>
        <w:t xml:space="preserve"> </w:t>
      </w:r>
      <w:commentRangeStart w:id="73"/>
      <w:commentRangeStart w:id="74"/>
      <w:r w:rsidR="00EB2987" w:rsidRPr="00636C9B">
        <w:rPr>
          <w:rFonts w:ascii="Times New Roman" w:hAnsi="Times New Roman"/>
          <w:color w:val="000000" w:themeColor="text1"/>
          <w:sz w:val="24"/>
          <w:szCs w:val="24"/>
        </w:rPr>
        <w:t xml:space="preserve">We also divided the additional expected deaths by </w:t>
      </w:r>
      <w:proofErr w:type="spellStart"/>
      <w:r w:rsidR="00EB2987" w:rsidRPr="00636C9B">
        <w:rPr>
          <w:rFonts w:ascii="Times New Roman" w:hAnsi="Times New Roman"/>
          <w:color w:val="000000" w:themeColor="text1"/>
          <w:sz w:val="24"/>
          <w:szCs w:val="24"/>
        </w:rPr>
        <w:t>t</w:t>
      </w:r>
      <w:ins w:id="75" w:author="Majid2" w:date="2018-11-06T10:24:00Z">
        <w:r w:rsidR="0078091F">
          <w:rPr>
            <w:rFonts w:ascii="Times New Roman" w:hAnsi="Times New Roman"/>
            <w:color w:val="000000" w:themeColor="text1"/>
            <w:sz w:val="24"/>
            <w:szCs w:val="24"/>
          </w:rPr>
          <w:t>as</w:t>
        </w:r>
      </w:ins>
      <w:r w:rsidR="00EB2987" w:rsidRPr="00636C9B">
        <w:rPr>
          <w:rFonts w:ascii="Times New Roman" w:hAnsi="Times New Roman"/>
          <w:color w:val="000000" w:themeColor="text1"/>
          <w:sz w:val="24"/>
          <w:szCs w:val="24"/>
        </w:rPr>
        <w:t>he</w:t>
      </w:r>
      <w:proofErr w:type="spellEnd"/>
      <w:r w:rsidR="00EB2987" w:rsidRPr="00636C9B">
        <w:rPr>
          <w:rFonts w:ascii="Times New Roman" w:hAnsi="Times New Roman"/>
          <w:color w:val="000000" w:themeColor="text1"/>
          <w:sz w:val="24"/>
          <w:szCs w:val="24"/>
        </w:rPr>
        <w:t xml:space="preserv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ex and injury category</w:t>
      </w:r>
      <w:r w:rsidR="0060531B" w:rsidRPr="00636C9B">
        <w:rPr>
          <w:rFonts w:ascii="Times New Roman" w:hAnsi="Times New Roman"/>
          <w:color w:val="000000" w:themeColor="text1"/>
          <w:sz w:val="24"/>
          <w:szCs w:val="24"/>
        </w:rPr>
        <w:t>.</w:t>
      </w:r>
      <w:commentRangeEnd w:id="73"/>
      <w:r w:rsidR="0082437F" w:rsidRPr="00636C9B">
        <w:rPr>
          <w:rStyle w:val="CommentReference"/>
          <w:rFonts w:asciiTheme="minorHAnsi" w:eastAsiaTheme="minorHAnsi" w:hAnsiTheme="minorHAnsi" w:cstheme="minorBidi"/>
          <w:sz w:val="24"/>
          <w:szCs w:val="24"/>
        </w:rPr>
        <w:commentReference w:id="73"/>
      </w:r>
      <w:commentRangeEnd w:id="74"/>
      <w:r w:rsidR="00463A1C" w:rsidRPr="00636C9B">
        <w:rPr>
          <w:rStyle w:val="CommentReference"/>
          <w:rFonts w:asciiTheme="minorHAnsi" w:eastAsiaTheme="minorHAnsi" w:hAnsiTheme="minorHAnsi" w:cstheme="minorBidi"/>
          <w:sz w:val="24"/>
          <w:szCs w:val="24"/>
        </w:rPr>
        <w:commentReference w:id="74"/>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78091F">
      <w:pPr>
        <w:pStyle w:val="ListParagraph"/>
        <w:numPr>
          <w:ilvl w:val="0"/>
          <w:numId w:val="10"/>
        </w:numPr>
        <w:spacing w:line="240" w:lineRule="auto"/>
        <w:rPr>
          <w:rFonts w:ascii="Times New Roman" w:hAnsi="Times New Roman"/>
          <w:sz w:val="24"/>
          <w:szCs w:val="24"/>
        </w:rPr>
      </w:pPr>
      <w:moveToRangeStart w:id="76" w:author="Majid2" w:date="2018-11-06T10:23:00Z" w:name="move529263166"/>
      <w:moveTo w:id="77"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76"/>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commentRangeStart w:id="78"/>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78"/>
      <w:r w:rsidR="0078091F">
        <w:rPr>
          <w:rStyle w:val="CommentReference"/>
          <w:rFonts w:asciiTheme="minorHAnsi" w:eastAsiaTheme="minorHAnsi" w:hAnsiTheme="minorHAnsi" w:cstheme="minorBidi"/>
        </w:rPr>
        <w:commentReference w:id="78"/>
      </w:r>
    </w:p>
    <w:p w14:paraId="790003F8" w14:textId="25864559" w:rsidR="002C5217" w:rsidRPr="00636C9B" w:rsidDel="0078091F" w:rsidRDefault="00851793" w:rsidP="00CC6021">
      <w:pPr>
        <w:pStyle w:val="ListParagraph"/>
        <w:numPr>
          <w:ilvl w:val="0"/>
          <w:numId w:val="10"/>
        </w:numPr>
        <w:spacing w:line="240" w:lineRule="auto"/>
        <w:rPr>
          <w:rFonts w:ascii="Times New Roman" w:hAnsi="Times New Roman"/>
          <w:sz w:val="24"/>
          <w:szCs w:val="24"/>
        </w:rPr>
      </w:pPr>
      <w:moveFromRangeStart w:id="79" w:author="Majid2" w:date="2018-11-06T10:23:00Z" w:name="move529263166"/>
      <w:moveFrom w:id="80" w:author="Majid2" w:date="2018-11-06T10:23:00Z">
        <w:r w:rsidRPr="00636C9B" w:rsidDel="0078091F">
          <w:rPr>
            <w:rFonts w:ascii="Times New Roman" w:hAnsi="Times New Roman"/>
            <w:sz w:val="24"/>
            <w:szCs w:val="24"/>
          </w:rPr>
          <w:lastRenderedPageBreak/>
          <w:t xml:space="preserve">Some categories exhibit </w:t>
        </w:r>
        <w:r w:rsidR="00E142C7" w:rsidRPr="00636C9B" w:rsidDel="0078091F">
          <w:rPr>
            <w:rFonts w:ascii="Times New Roman" w:hAnsi="Times New Roman"/>
            <w:sz w:val="24"/>
            <w:szCs w:val="24"/>
          </w:rPr>
          <w:t xml:space="preserve">clear </w:t>
        </w:r>
        <w:r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79"/>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81"/>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81"/>
      <w:r w:rsidR="0078091F">
        <w:rPr>
          <w:rStyle w:val="CommentReference"/>
          <w:rFonts w:asciiTheme="minorHAnsi" w:eastAsiaTheme="minorHAnsi" w:hAnsiTheme="minorHAnsi" w:cstheme="minorBidi"/>
        </w:rPr>
        <w:commentReference w:id="81"/>
      </w:r>
    </w:p>
    <w:p w14:paraId="628FA14F" w14:textId="06B77E9A" w:rsidR="0078091F" w:rsidRDefault="00795C52" w:rsidP="00CC6021">
      <w:pPr>
        <w:pStyle w:val="ListParagraph"/>
        <w:numPr>
          <w:ilvl w:val="0"/>
          <w:numId w:val="10"/>
        </w:numPr>
        <w:spacing w:line="240" w:lineRule="auto"/>
        <w:rPr>
          <w:ins w:id="82" w:author="Majid2" w:date="2018-11-06T10:26:00Z"/>
          <w:rFonts w:ascii="Times New Roman" w:hAnsi="Times New Roman"/>
          <w:sz w:val="24"/>
          <w:szCs w:val="24"/>
        </w:rPr>
      </w:pPr>
      <w:ins w:id="83" w:author="Majid2" w:date="2018-11-06T10:34:00Z">
        <w:r>
          <w:rPr>
            <w:rFonts w:ascii="Times New Roman" w:hAnsi="Times New Roman"/>
            <w:sz w:val="24"/>
            <w:szCs w:val="24"/>
          </w:rPr>
          <w:t xml:space="preserve">There are key age patterns in distribution of deaths among injury types/categories/whatever it is called </w:t>
        </w:r>
      </w:ins>
    </w:p>
    <w:p w14:paraId="1A4DF19F" w14:textId="3EB20B94" w:rsidR="00797D2E" w:rsidRPr="00636C9B" w:rsidRDefault="005A7068"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75 and over years in both males and females dominated by deaths from falls</w:t>
      </w:r>
    </w:p>
    <w:p w14:paraId="43C9851C" w14:textId="3EA7C4DD" w:rsidR="004F7B5D" w:rsidRPr="00636C9B" w:rsidRDefault="0011649A"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84" w:author="Majid2" w:date="2018-11-06T10:32:00Z">
        <w:r w:rsidR="00795C52">
          <w:rPr>
            <w:rFonts w:ascii="Times New Roman" w:hAnsi="Times New Roman"/>
            <w:sz w:val="24"/>
            <w:szCs w:val="24"/>
          </w:rPr>
          <w:t xml:space="preserve"> [[[? Say </w:t>
        </w:r>
      </w:ins>
      <w:ins w:id="85" w:author="Majid2" w:date="2018-11-06T10:33:00Z">
        <w:r w:rsidR="00795C52">
          <w:rPr>
            <w:rFonts w:ascii="Times New Roman" w:hAnsi="Times New Roman"/>
            <w:sz w:val="24"/>
            <w:szCs w:val="24"/>
          </w:rPr>
          <w:t>especially self-harm if that is the case]]]</w:t>
        </w:r>
      </w:ins>
      <w:r w:rsidRPr="00636C9B">
        <w:rPr>
          <w:rFonts w:ascii="Times New Roman" w:hAnsi="Times New Roman"/>
          <w:sz w:val="24"/>
          <w:szCs w:val="24"/>
        </w:rPr>
        <w:t xml:space="preserve"> the majority (over 50%) in </w:t>
      </w:r>
      <w:commentRangeStart w:id="86"/>
      <w:r w:rsidR="00E974B1" w:rsidRPr="00636C9B">
        <w:rPr>
          <w:rFonts w:ascii="Times New Roman" w:hAnsi="Times New Roman"/>
          <w:sz w:val="24"/>
          <w:szCs w:val="24"/>
        </w:rPr>
        <w:t xml:space="preserve">15 to </w:t>
      </w:r>
      <w:proofErr w:type="gramStart"/>
      <w:r w:rsidRPr="00636C9B">
        <w:rPr>
          <w:rFonts w:ascii="Times New Roman" w:hAnsi="Times New Roman"/>
          <w:sz w:val="24"/>
          <w:szCs w:val="24"/>
        </w:rPr>
        <w:t>64 year-old</w:t>
      </w:r>
      <w:proofErr w:type="gramEnd"/>
      <w:r w:rsidR="00E974B1" w:rsidRPr="00636C9B">
        <w:rPr>
          <w:rFonts w:ascii="Times New Roman" w:hAnsi="Times New Roman"/>
          <w:sz w:val="24"/>
          <w:szCs w:val="24"/>
        </w:rPr>
        <w:t xml:space="preserve"> males and 25 to </w:t>
      </w:r>
      <w:r w:rsidRPr="00636C9B">
        <w:rPr>
          <w:rFonts w:ascii="Times New Roman" w:hAnsi="Times New Roman"/>
          <w:sz w:val="24"/>
          <w:szCs w:val="24"/>
        </w:rPr>
        <w:t>54 year-old female</w:t>
      </w:r>
      <w:del w:id="87" w:author="Majid2" w:date="2018-11-06T10:29:00Z">
        <w:r w:rsidRPr="00636C9B" w:rsidDel="00795C52">
          <w:rPr>
            <w:rFonts w:ascii="Times New Roman" w:hAnsi="Times New Roman"/>
            <w:sz w:val="24"/>
            <w:szCs w:val="24"/>
          </w:rPr>
          <w:delText>s</w:delText>
        </w:r>
      </w:del>
    </w:p>
    <w:p w14:paraId="4E18095F" w14:textId="376C9219" w:rsidR="00A12752" w:rsidRPr="00636C9B" w:rsidRDefault="00A12752"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Transport deaths largest single cause in </w:t>
      </w:r>
      <w:proofErr w:type="gramStart"/>
      <w:r w:rsidRPr="00636C9B">
        <w:rPr>
          <w:rFonts w:ascii="Times New Roman" w:hAnsi="Times New Roman"/>
          <w:sz w:val="24"/>
          <w:szCs w:val="24"/>
        </w:rPr>
        <w:t>5-24 year-old</w:t>
      </w:r>
      <w:proofErr w:type="gramEnd"/>
      <w:r w:rsidRPr="00636C9B">
        <w:rPr>
          <w:rFonts w:ascii="Times New Roman" w:hAnsi="Times New Roman"/>
          <w:sz w:val="24"/>
          <w:szCs w:val="24"/>
        </w:rPr>
        <w:t xml:space="preserve"> males and 5-24 year-old females</w:t>
      </w:r>
      <w:commentRangeEnd w:id="86"/>
      <w:r w:rsidR="00795C52">
        <w:rPr>
          <w:rStyle w:val="CommentReference"/>
          <w:rFonts w:asciiTheme="minorHAnsi" w:eastAsiaTheme="minorHAnsi" w:hAnsiTheme="minorHAnsi" w:cstheme="minorBidi"/>
        </w:rPr>
        <w:commentReference w:id="86"/>
      </w:r>
    </w:p>
    <w:p w14:paraId="4BCE30ED" w14:textId="12EB7618" w:rsidR="00F01639" w:rsidRPr="00636C9B" w:rsidRDefault="00A77F87" w:rsidP="00CC6021">
      <w:pPr>
        <w:pStyle w:val="ListParagraph"/>
        <w:numPr>
          <w:ilvl w:val="0"/>
          <w:numId w:val="10"/>
        </w:numPr>
        <w:spacing w:line="240" w:lineRule="auto"/>
        <w:rPr>
          <w:rFonts w:ascii="Times New Roman" w:hAnsi="Times New Roman"/>
          <w:sz w:val="24"/>
          <w:szCs w:val="24"/>
        </w:rPr>
      </w:pPr>
      <w:commentRangeStart w:id="88"/>
      <w:r w:rsidRPr="00636C9B">
        <w:rPr>
          <w:rFonts w:ascii="Times New Roman" w:hAnsi="Times New Roman"/>
          <w:sz w:val="24"/>
          <w:szCs w:val="24"/>
        </w:rPr>
        <w:t xml:space="preserve">Intentional self-harm </w:t>
      </w:r>
      <w:r w:rsidR="00281454" w:rsidRPr="00636C9B">
        <w:rPr>
          <w:rFonts w:ascii="Times New Roman" w:hAnsi="Times New Roman"/>
          <w:sz w:val="24"/>
          <w:szCs w:val="24"/>
        </w:rPr>
        <w:t xml:space="preserve">largest single cause </w:t>
      </w:r>
      <w:r w:rsidR="00D309F1" w:rsidRPr="00636C9B">
        <w:rPr>
          <w:rFonts w:ascii="Times New Roman" w:hAnsi="Times New Roman"/>
          <w:sz w:val="24"/>
          <w:szCs w:val="24"/>
        </w:rPr>
        <w:t xml:space="preserve">in </w:t>
      </w:r>
      <w:proofErr w:type="gramStart"/>
      <w:r w:rsidR="00D309F1" w:rsidRPr="00636C9B">
        <w:rPr>
          <w:rFonts w:ascii="Times New Roman" w:hAnsi="Times New Roman"/>
          <w:sz w:val="24"/>
          <w:szCs w:val="24"/>
        </w:rPr>
        <w:t>25-74 year-old</w:t>
      </w:r>
      <w:proofErr w:type="gramEnd"/>
      <w:r w:rsidR="00D309F1" w:rsidRPr="00636C9B">
        <w:rPr>
          <w:rFonts w:ascii="Times New Roman" w:hAnsi="Times New Roman"/>
          <w:sz w:val="24"/>
          <w:szCs w:val="24"/>
        </w:rPr>
        <w:t xml:space="preserve"> males and 35-64 year-old females</w:t>
      </w:r>
      <w:commentRangeEnd w:id="88"/>
      <w:r w:rsidR="00795C52">
        <w:rPr>
          <w:rStyle w:val="CommentReference"/>
          <w:rFonts w:asciiTheme="minorHAnsi" w:eastAsiaTheme="minorHAnsi" w:hAnsiTheme="minorHAnsi" w:cstheme="minorBidi"/>
        </w:rPr>
        <w:commentReference w:id="88"/>
      </w:r>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89"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4151D7F6" w14:textId="25413209" w:rsidR="00697ADB" w:rsidRPr="00636C9B" w:rsidDel="00697ADB" w:rsidRDefault="00697ADB" w:rsidP="00697ADB">
      <w:pPr>
        <w:pStyle w:val="ListParagraph"/>
        <w:numPr>
          <w:ilvl w:val="0"/>
          <w:numId w:val="10"/>
        </w:numPr>
        <w:spacing w:line="240" w:lineRule="auto"/>
        <w:rPr>
          <w:del w:id="90" w:author="Majid2" w:date="2018-11-06T10:39:00Z"/>
          <w:rFonts w:ascii="Times New Roman" w:hAnsi="Times New Roman"/>
          <w:sz w:val="24"/>
          <w:szCs w:val="24"/>
        </w:rPr>
      </w:pPr>
      <w:moveToRangeStart w:id="91" w:author="Majid2" w:date="2018-11-06T10:38:00Z" w:name="move529264051"/>
      <w:moveTo w:id="92"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93" w:author="Majid2" w:date="2018-11-06T10:38:00Z">
        <w:r w:rsidRPr="00697ADB">
          <w:rPr>
            <w:rFonts w:ascii="Times New Roman" w:hAnsi="Times New Roman"/>
            <w:sz w:val="24"/>
            <w:szCs w:val="24"/>
          </w:rPr>
          <w:t>. [[[point out the reduction in older ages]]]</w:t>
        </w:r>
      </w:ins>
    </w:p>
    <w:moveToRangeEnd w:id="91"/>
    <w:p w14:paraId="03E85AB7" w14:textId="40D889C9" w:rsidR="00697ADB" w:rsidRPr="00697ADB" w:rsidDel="00697ADB" w:rsidRDefault="00697ADB" w:rsidP="00697ADB">
      <w:pPr>
        <w:pStyle w:val="ListParagraph"/>
        <w:numPr>
          <w:ilvl w:val="0"/>
          <w:numId w:val="10"/>
        </w:numPr>
        <w:spacing w:line="240" w:lineRule="auto"/>
        <w:rPr>
          <w:del w:id="94"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636C9B" w:rsidDel="00697ADB" w:rsidRDefault="00B21DE1" w:rsidP="00AA22B2">
      <w:pPr>
        <w:pStyle w:val="ListParagraph"/>
        <w:numPr>
          <w:ilvl w:val="0"/>
          <w:numId w:val="10"/>
        </w:numPr>
        <w:spacing w:line="240" w:lineRule="auto"/>
        <w:rPr>
          <w:rFonts w:ascii="Times New Roman" w:hAnsi="Times New Roman"/>
          <w:sz w:val="24"/>
          <w:szCs w:val="24"/>
        </w:rPr>
      </w:pPr>
      <w:moveFromRangeStart w:id="95" w:author="Majid2" w:date="2018-11-06T10:38:00Z" w:name="move529264051"/>
      <w:moveFrom w:id="96" w:author="Majid2" w:date="2018-11-06T10:38:00Z">
        <w:r w:rsidRPr="00636C9B" w:rsidDel="00697ADB">
          <w:rPr>
            <w:rFonts w:ascii="Times New Roman" w:hAnsi="Times New Roman"/>
            <w:sz w:val="24"/>
            <w:szCs w:val="24"/>
          </w:rPr>
          <w:t>Additional deaths mostly concentrated in adolescent to middle-aged males from 15-64 years, with 81% of all additional deaths th</w:t>
        </w:r>
        <w:r w:rsidR="00BC291C" w:rsidRPr="00636C9B" w:rsidDel="00697ADB">
          <w:rPr>
            <w:rFonts w:ascii="Times New Roman" w:hAnsi="Times New Roman"/>
            <w:sz w:val="24"/>
            <w:szCs w:val="24"/>
          </w:rPr>
          <w:t>e</w:t>
        </w:r>
        <w:r w:rsidRPr="00636C9B" w:rsidDel="00697ADB">
          <w:rPr>
            <w:rFonts w:ascii="Times New Roman" w:hAnsi="Times New Roman"/>
            <w:sz w:val="24"/>
            <w:szCs w:val="24"/>
          </w:rPr>
          <w:t>re</w:t>
        </w:r>
      </w:moveFrom>
    </w:p>
    <w:moveFromRangeEnd w:id="95"/>
    <w:p w14:paraId="2DF7451F" w14:textId="12B6C1C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single increase in an injury category for males and females alike would be in transport deaths with an increase of 385 (339,431) for males and 63 (39,88) for females</w:t>
      </w:r>
    </w:p>
    <w:p w14:paraId="3E2ACC04" w14:textId="1732CE9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category of injury to exhibit a decrease in number of deaths would be fall deaths, with -87 (-130, -44) fewer male deaths and -44 (-89,2) fewer female deaths, largely contributed to by the reduction in falls deaths from </w:t>
      </w:r>
      <w:del w:id="97" w:author="Majid2" w:date="2018-11-06T10:42:00Z">
        <w:r w:rsidRPr="00636C9B" w:rsidDel="00697ADB">
          <w:rPr>
            <w:rFonts w:ascii="Times New Roman" w:hAnsi="Times New Roman"/>
            <w:sz w:val="24"/>
            <w:szCs w:val="24"/>
          </w:rPr>
          <w:delText>males 55 years and over and females 65 years and over</w:delText>
        </w:r>
      </w:del>
      <w:ins w:id="98"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2D37C4A3" w:rsidR="00645C3A" w:rsidRDefault="00AC30AB" w:rsidP="00AA22B2">
      <w:pPr>
        <w:spacing w:line="240" w:lineRule="auto"/>
        <w:rPr>
          <w:ins w:id="99" w:author="Majid2" w:date="2018-11-06T10:49:00Z"/>
          <w:rFonts w:ascii="Times New Roman" w:hAnsi="Times New Roman"/>
          <w:sz w:val="24"/>
          <w:szCs w:val="24"/>
        </w:rPr>
      </w:pPr>
      <w:r w:rsidRPr="00636C9B">
        <w:rPr>
          <w:rFonts w:ascii="Times New Roman" w:hAnsi="Times New Roman"/>
          <w:sz w:val="24"/>
          <w:szCs w:val="24"/>
        </w:rPr>
        <w:t>[[[All r</w:t>
      </w:r>
      <w:r w:rsidR="00645C3A" w:rsidRPr="00636C9B">
        <w:rPr>
          <w:rFonts w:ascii="Times New Roman" w:hAnsi="Times New Roman"/>
          <w:sz w:val="24"/>
          <w:szCs w:val="24"/>
        </w:rPr>
        <w:t>esults for 1°C additional warming across all months</w:t>
      </w:r>
      <w:r w:rsidRPr="00636C9B">
        <w:rPr>
          <w:rFonts w:ascii="Times New Roman" w:hAnsi="Times New Roman"/>
          <w:sz w:val="24"/>
          <w:szCs w:val="24"/>
        </w:rPr>
        <w:t>]]]</w:t>
      </w:r>
    </w:p>
    <w:p w14:paraId="0556E370" w14:textId="23C7D7DF" w:rsidR="005E65AD" w:rsidRPr="00636C9B" w:rsidRDefault="005E65AD" w:rsidP="00AA22B2">
      <w:pPr>
        <w:spacing w:line="240" w:lineRule="auto"/>
        <w:rPr>
          <w:rFonts w:ascii="Times New Roman" w:hAnsi="Times New Roman"/>
          <w:sz w:val="24"/>
          <w:szCs w:val="24"/>
        </w:rPr>
      </w:pPr>
      <w:ins w:id="100" w:author="Majid2" w:date="2018-11-06T10:49:00Z">
        <w:r w:rsidRPr="005E65AD">
          <w:rPr>
            <w:rFonts w:ascii="Times New Roman" w:hAnsi="Times New Roman"/>
            <w:sz w:val="24"/>
            <w:szCs w:val="24"/>
          </w:rPr>
          <w:t>If we look at these as percent increase, then</w:t>
        </w:r>
      </w:ins>
    </w:p>
    <w:p w14:paraId="44AFB3FC" w14:textId="2A979409"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101"/>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p>
    <w:p w14:paraId="5CB22ACD" w14:textId="53FD7B89"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w:t>
      </w:r>
      <w:proofErr w:type="gramStart"/>
      <w:r w:rsidRPr="00636C9B">
        <w:rPr>
          <w:rFonts w:ascii="Times New Roman" w:hAnsi="Times New Roman"/>
          <w:sz w:val="24"/>
          <w:szCs w:val="24"/>
        </w:rPr>
        <w:t>%,-</w:t>
      </w:r>
      <w:proofErr w:type="gramEnd"/>
      <w:r w:rsidRPr="00636C9B">
        <w:rPr>
          <w:rFonts w:ascii="Times New Roman" w:hAnsi="Times New Roman"/>
          <w:sz w:val="24"/>
          <w:szCs w:val="24"/>
        </w:rPr>
        <w:t>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153E7E8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in falls for both males and females went from positive to negative from younger to older age groups respectively.</w:t>
      </w:r>
    </w:p>
    <w:p w14:paraId="58F885D9"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larger excess risk </w:t>
      </w:r>
      <w:r w:rsidR="003A52B4" w:rsidRPr="00636C9B">
        <w:rPr>
          <w:rFonts w:ascii="Times New Roman" w:hAnsi="Times New Roman"/>
          <w:sz w:val="24"/>
          <w:szCs w:val="24"/>
        </w:rPr>
        <w:t>for drowning in younger males than elsewhere</w:t>
      </w:r>
    </w:p>
    <w:p w14:paraId="44D09776"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females peaked in risk between 5 and 14 years at 4.1% (2.2%, 6.1%)</w:t>
      </w:r>
    </w:p>
    <w:p w14:paraId="256C0CA2" w14:textId="0964EC7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 </w:t>
      </w:r>
      <w:r w:rsidR="00012A43" w:rsidRPr="00636C9B">
        <w:rPr>
          <w:rFonts w:ascii="Times New Roman" w:hAnsi="Times New Roman"/>
          <w:sz w:val="24"/>
          <w:szCs w:val="24"/>
        </w:rPr>
        <w:t>Excess risk from assault and intentional self-harm was comparable across sexes and ages above 5</w:t>
      </w:r>
      <w:commentRangeEnd w:id="101"/>
      <w:r w:rsidR="005E65AD">
        <w:rPr>
          <w:rStyle w:val="CommentReference"/>
          <w:rFonts w:asciiTheme="minorHAnsi" w:eastAsiaTheme="minorHAnsi" w:hAnsiTheme="minorHAnsi" w:cstheme="minorBidi"/>
        </w:rPr>
        <w:commentReference w:id="101"/>
      </w:r>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52ADB44" w:rsidR="00AC30AB" w:rsidRPr="00636C9B" w:rsidRDefault="00AC30AB" w:rsidP="00AA22B2">
      <w:pPr>
        <w:spacing w:line="240" w:lineRule="auto"/>
        <w:rPr>
          <w:rFonts w:ascii="Times New Roman" w:hAnsi="Times New Roman"/>
          <w:sz w:val="24"/>
          <w:szCs w:val="24"/>
        </w:rPr>
      </w:pPr>
      <w:r w:rsidRPr="00636C9B">
        <w:rPr>
          <w:rFonts w:ascii="Times New Roman" w:hAnsi="Times New Roman"/>
          <w:sz w:val="24"/>
          <w:szCs w:val="24"/>
        </w:rPr>
        <w:t>[[[All results for 1°C additional warming across all months]]]</w:t>
      </w:r>
    </w:p>
    <w:p w14:paraId="363AC220" w14:textId="2921783D"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102"/>
      <w:r w:rsidRPr="00636C9B">
        <w:rPr>
          <w:rFonts w:ascii="Times New Roman" w:hAnsi="Times New Roman"/>
          <w:sz w:val="24"/>
          <w:szCs w:val="24"/>
        </w:rPr>
        <w:lastRenderedPageBreak/>
        <w:t>Variation in excess risk over month was less evident in all injury categories apart from drownings, which demonstrated a large peak in the summer for both males and females</w:t>
      </w:r>
      <w:commentRangeEnd w:id="102"/>
      <w:r w:rsidR="005E65AD">
        <w:rPr>
          <w:rStyle w:val="CommentReference"/>
          <w:rFonts w:asciiTheme="minorHAnsi" w:eastAsiaTheme="minorHAnsi" w:hAnsiTheme="minorHAnsi" w:cstheme="minorBidi"/>
        </w:rPr>
        <w:commentReference w:id="102"/>
      </w:r>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2EEE5EBC" w14:textId="22B74663" w:rsidR="00090A3A" w:rsidRPr="00636C9B" w:rsidRDefault="00090A3A" w:rsidP="00D76DF7">
      <w:pPr>
        <w:spacing w:after="0" w:line="480" w:lineRule="auto"/>
        <w:jc w:val="both"/>
        <w:rPr>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B17AA3" w:rsidRPr="00636C9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914974" w:rsidRPr="00636C9B">
        <w:rPr>
          <w:rFonts w:ascii="Times New Roman" w:hAnsi="Times New Roman"/>
          <w:noProof/>
          <w:sz w:val="24"/>
          <w:szCs w:val="24"/>
          <w:vertAlign w:val="superscript"/>
        </w:rPr>
        <w:t>5</w:t>
      </w:r>
      <w:r w:rsidR="00914974" w:rsidRPr="00636C9B">
        <w:rPr>
          <w:rFonts w:ascii="Times New Roman" w:hAnsi="Times New Roman"/>
          <w:sz w:val="24"/>
          <w:szCs w:val="24"/>
        </w:rPr>
        <w:fldChar w:fldCharType="end"/>
      </w:r>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r w:rsidRPr="00636C9B">
        <w:rPr>
          <w:rFonts w:ascii="Times New Roman" w:hAnsi="Times New Roman"/>
          <w:i/>
          <w:sz w:val="24"/>
          <w:szCs w:val="24"/>
        </w:rPr>
        <w:t>Transport</w:t>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103"/>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proofErr w:type="gramStart"/>
      <w:r w:rsidRPr="00636C9B">
        <w:rPr>
          <w:rFonts w:ascii="Times New Roman" w:hAnsi="Times New Roman"/>
          <w:sz w:val="24"/>
          <w:szCs w:val="24"/>
        </w:rPr>
        <w:t>Also</w:t>
      </w:r>
      <w:proofErr w:type="gramEnd"/>
      <w:r w:rsidRPr="00636C9B">
        <w:rPr>
          <w:rFonts w:ascii="Times New Roman" w:hAnsi="Times New Roman"/>
          <w:sz w:val="24"/>
          <w:szCs w:val="24"/>
        </w:rPr>
        <w:t xml:space="preserve">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3D0349C8"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26&lt;/sup&gt;","plainTextFormattedCitation":"26","previouslyFormattedCitation":"&lt;sup&gt;26&lt;/sup&gt;"},"properties":{"noteIndex":0},"schema":"https://github.com/citation-style-language/schema/raw/master/csl-citation.json"}</w:instrText>
      </w:r>
      <w:r w:rsidR="000765B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26</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{"citationItems":[{"id":"ITEM-1","itemData":{"DOI":"10.1080/00140138408963605","ISSN":"13665847","abstract":"\"</w:instrText>
      </w:r>
      <w:r w:rsidR="001B365D" w:rsidRPr="00636C9B">
        <w:rPr>
          <w:rFonts w:ascii="Times New Roman" w:hAnsi="Times New Roman" w:hint="eastAsia"/>
          <w:sz w:val="24"/>
          <w:szCs w:val="24"/>
        </w:rPr>
        <w:instrText>視力に及ぼす熱の影響</w:instrText>
      </w:r>
      <w:r w:rsidR="001B365D" w:rsidRPr="00636C9B">
        <w:rPr>
          <w:rFonts w:ascii="Times New Roman" w:hAnsi="Times New Roman"/>
          <w:sz w:val="24"/>
          <w:szCs w:val="24"/>
        </w:rPr>
        <w:instrText xml:space="preserve">  </w:instrText>
      </w:r>
      <w:r w:rsidR="001B365D" w:rsidRPr="00636C9B">
        <w:rPr>
          <w:rFonts w:ascii="Times New Roman" w:hAnsi="Times New Roman" w:hint="eastAsia"/>
          <w:sz w:val="24"/>
          <w:szCs w:val="24"/>
        </w:rPr>
        <w:instrText xml:space="preserve">　</w:instrText>
      </w:r>
      <w:r w:rsidR="001B365D" w:rsidRPr="00636C9B">
        <w:rPr>
          <w:rFonts w:ascii="Times New Roman" w:hAnsi="Times New Roman"/>
          <w:sz w:val="24"/>
          <w:szCs w:val="24"/>
        </w:rPr>
        <w:instrText>9</w:instrText>
      </w:r>
      <w:r w:rsidR="001B365D" w:rsidRPr="00636C9B">
        <w:rPr>
          <w:rFonts w:ascii="Times New Roman" w:hAnsi="Times New Roman" w:hint="eastAsia"/>
          <w:sz w:val="24"/>
          <w:szCs w:val="24"/>
        </w:rPr>
        <w:instrText>名の被験者の視力を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つの条件下でランドルト環を用いて測定した。</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つの条件とは（</w:instrText>
      </w:r>
      <w:r w:rsidR="001B365D" w:rsidRPr="00636C9B">
        <w:rPr>
          <w:rFonts w:ascii="Times New Roman" w:hAnsi="Times New Roman"/>
          <w:sz w:val="24"/>
          <w:szCs w:val="24"/>
        </w:rPr>
        <w:instrText>1</w:instrText>
      </w:r>
      <w:r w:rsidR="001B365D" w:rsidRPr="00636C9B">
        <w:rPr>
          <w:rFonts w:ascii="Times New Roman" w:hAnsi="Times New Roman" w:hint="eastAsia"/>
          <w:sz w:val="24"/>
          <w:szCs w:val="24"/>
        </w:rPr>
        <w:instrText>）熱的中立のコントロール、（</w:instrText>
      </w:r>
      <w:r w:rsidR="001B365D" w:rsidRPr="00636C9B">
        <w:rPr>
          <w:rFonts w:ascii="Times New Roman" w:hAnsi="Times New Roman"/>
          <w:sz w:val="24"/>
          <w:szCs w:val="24"/>
        </w:rPr>
        <w:instrText>2</w:instrText>
      </w:r>
      <w:r w:rsidR="001B365D" w:rsidRPr="00636C9B">
        <w:rPr>
          <w:rFonts w:ascii="Times New Roman" w:hAnsi="Times New Roman" w:hint="eastAsia"/>
          <w:sz w:val="24"/>
          <w:szCs w:val="24"/>
        </w:rPr>
        <w:instrText>）温暖湿潤、（</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）高温乾燥の環境で、各条件とも被験者を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時間放置した。背景照度は</w:instrText>
      </w:r>
      <w:r w:rsidR="001B365D" w:rsidRPr="00636C9B">
        <w:rPr>
          <w:rFonts w:ascii="Times New Roman" w:hAnsi="Times New Roman"/>
          <w:sz w:val="24"/>
          <w:szCs w:val="24"/>
        </w:rPr>
        <w:instrText>450</w:instrText>
      </w:r>
      <w:r w:rsidR="001B365D" w:rsidRPr="00636C9B">
        <w:rPr>
          <w:rFonts w:ascii="Times New Roman" w:hAnsi="Times New Roman" w:hint="eastAsia"/>
          <w:sz w:val="24"/>
          <w:szCs w:val="24"/>
        </w:rPr>
        <w:instrText>と</w:instrText>
      </w:r>
      <w:r w:rsidR="001B365D" w:rsidRPr="00636C9B">
        <w:rPr>
          <w:rFonts w:ascii="Times New Roman" w:hAnsi="Times New Roman"/>
          <w:sz w:val="24"/>
          <w:szCs w:val="24"/>
        </w:rPr>
        <w:instrText>5cd/m2</w:instrText>
      </w:r>
      <w:r w:rsidR="001B365D" w:rsidRPr="00636C9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1B365D" w:rsidRPr="00636C9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27&lt;/sup&gt;","plainTextFormattedCitation":"27","previouslyFormattedCitation":"&lt;sup&gt;27&lt;/sup&gt;"},"properties":{"noteIndex":0},"schema":"https://github.com/citation-style-language/schema/raw/master/csl-citation.json"}</w:instrText>
      </w:r>
      <w:r w:rsidR="00176D1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27</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w:t>
      </w:r>
      <w:proofErr w:type="spellStart"/>
      <w:r w:rsidR="00406F06" w:rsidRPr="00636C9B">
        <w:rPr>
          <w:rFonts w:ascii="Times New Roman" w:hAnsi="Times New Roman"/>
          <w:sz w:val="24"/>
          <w:szCs w:val="24"/>
        </w:rPr>
        <w:t>cogfx</w:t>
      </w:r>
      <w:proofErr w:type="spellEnd"/>
      <w:r w:rsidR="00406F06" w:rsidRPr="00636C9B">
        <w:rPr>
          <w:rFonts w:ascii="Times New Roman" w:hAnsi="Times New Roman"/>
          <w:sz w:val="24"/>
          <w:szCs w:val="24"/>
        </w:rPr>
        <w:t xml:space="preserve">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103"/>
      <w:r w:rsidR="005E65AD">
        <w:rPr>
          <w:rStyle w:val="CommentReference"/>
          <w:rFonts w:asciiTheme="minorHAnsi" w:eastAsiaTheme="minorHAnsi" w:hAnsiTheme="minorHAnsi" w:cstheme="minorBidi"/>
        </w:rPr>
        <w:commentReference w:id="103"/>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0D308613"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B152A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B152A1" w:rsidRPr="00636C9B">
        <w:rPr>
          <w:rFonts w:ascii="Times New Roman" w:hAnsi="Times New Roman"/>
          <w:sz w:val="24"/>
          <w:szCs w:val="24"/>
        </w:rPr>
        <w:fldChar w:fldCharType="end"/>
      </w:r>
    </w:p>
    <w:p w14:paraId="40B33F0D" w14:textId="5474AE29"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223D8A"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29&lt;/sup&gt;","plainTextFormattedCitation":"29","previouslyFormattedCitation":"&lt;sup&gt;29&lt;/sup&gt;"},"properties":{"noteIndex":0},"schema":"https://github.com/citation-style-language/schema/raw/master/csl-citation.json"}</w:instrText>
      </w:r>
      <w:r w:rsidR="00BE68D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29</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12189C80"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p>
    <w:p w14:paraId="71818B0F" w14:textId="59D561D1"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D21DED"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D21DED" w:rsidRPr="00636C9B">
        <w:rPr>
          <w:rFonts w:ascii="Times New Roman" w:hAnsi="Times New Roman"/>
          <w:sz w:val="24"/>
          <w:szCs w:val="24"/>
        </w:rPr>
        <w:fldChar w:fldCharType="end"/>
      </w:r>
    </w:p>
    <w:p w14:paraId="1C1D54B7" w14:textId="06BDB7AC"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137E1F7B"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0663B0"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7F84FD6"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69676FEE" w14:textId="5750A553"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0B5788A7" w14:textId="7BFB2AFB"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398FCB1D" w14:textId="5968DD57"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47C30B21" w14:textId="0B90C12B"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16666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4AA7C8EB"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lastRenderedPageBreak/>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B365D" w:rsidRPr="00636C9B">
        <w:rPr>
          <w:rFonts w:ascii="MS Mincho" w:eastAsia="MS Mincho" w:hAnsi="MS Mincho" w:cs="MS Mincho"/>
          <w:sz w:val="24"/>
          <w:szCs w:val="24"/>
        </w:rPr>
        <w:instrText>∼</w:instrText>
      </w:r>
      <w:r w:rsidR="001B365D" w:rsidRPr="00636C9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12,32&lt;/sup&gt;","plainTextFormattedCitation":"9–12,32","previouslyFormattedCitation":"&lt;sup&gt;9–12,32&lt;/sup&gt;"},"properties":{"noteIndex":0},"schema":"https://github.com/citation-style-language/schema/raw/master/csl-citation.json"}</w:instrText>
      </w:r>
      <w:r w:rsidR="00FA5998"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9–12,32</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83248F5"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14&lt;/sup&gt;","plainTextFormattedCitation":"14"},"properties":{"noteIndex":0},"schema":"https://github.com/citation-style-language/schema/raw/master/csl-citation.json"}</w:instrText>
      </w:r>
      <w:r w:rsidR="001B365D" w:rsidRPr="00636C9B">
        <w:rPr>
          <w:rFonts w:ascii="Times New Roman" w:hAnsi="Times New Roman"/>
          <w:sz w:val="24"/>
          <w:szCs w:val="24"/>
        </w:rPr>
        <w:fldChar w:fldCharType="separate"/>
      </w:r>
      <w:r w:rsidR="001B365D" w:rsidRPr="00636C9B">
        <w:rPr>
          <w:rFonts w:ascii="Times New Roman" w:hAnsi="Times New Roman"/>
          <w:noProof/>
          <w:sz w:val="24"/>
          <w:szCs w:val="24"/>
          <w:vertAlign w:val="superscript"/>
        </w:rPr>
        <w:t>14</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621641C" w14:textId="52A1B2F8" w:rsidR="001B365D" w:rsidRPr="00636C9B" w:rsidRDefault="00A55581" w:rsidP="00DA17A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B365D" w:rsidRPr="00636C9B">
        <w:rPr>
          <w:rFonts w:ascii="Times New Roman" w:eastAsia="Times New Roman" w:hAnsi="Times New Roman"/>
          <w:noProof/>
          <w:sz w:val="24"/>
          <w:szCs w:val="24"/>
        </w:rPr>
        <w:t>1</w:t>
      </w:r>
      <w:r w:rsidR="001B365D" w:rsidRPr="00636C9B">
        <w:rPr>
          <w:rFonts w:ascii="Times New Roman" w:eastAsia="Times New Roman" w:hAnsi="Times New Roman"/>
          <w:noProof/>
          <w:sz w:val="24"/>
          <w:szCs w:val="24"/>
        </w:rPr>
        <w:tab/>
        <w:t xml:space="preserve">Ye X, Wolff R, Yu W, Vaneckova P, Pan X, Tong S. Ambient temperature and morbidity: a review of epidemiological evidence. </w:t>
      </w:r>
      <w:r w:rsidR="001B365D" w:rsidRPr="00636C9B">
        <w:rPr>
          <w:rFonts w:ascii="Times New Roman" w:eastAsia="Times New Roman" w:hAnsi="Times New Roman"/>
          <w:i/>
          <w:iCs/>
          <w:noProof/>
          <w:sz w:val="24"/>
          <w:szCs w:val="24"/>
        </w:rPr>
        <w:t>Environ Health Perspect</w:t>
      </w:r>
      <w:r w:rsidR="001B365D" w:rsidRPr="00636C9B">
        <w:rPr>
          <w:rFonts w:ascii="Times New Roman" w:eastAsia="Times New Roman" w:hAnsi="Times New Roman"/>
          <w:noProof/>
          <w:sz w:val="24"/>
          <w:szCs w:val="24"/>
        </w:rPr>
        <w:t xml:space="preserve"> 2012; </w:t>
      </w:r>
      <w:r w:rsidR="001B365D" w:rsidRPr="00636C9B">
        <w:rPr>
          <w:rFonts w:ascii="Times New Roman" w:eastAsia="Times New Roman" w:hAnsi="Times New Roman"/>
          <w:b/>
          <w:bCs/>
          <w:noProof/>
          <w:sz w:val="24"/>
          <w:szCs w:val="24"/>
        </w:rPr>
        <w:t>120</w:t>
      </w:r>
      <w:r w:rsidR="001B365D" w:rsidRPr="00636C9B">
        <w:rPr>
          <w:rFonts w:ascii="Times New Roman" w:eastAsia="Times New Roman" w:hAnsi="Times New Roman"/>
          <w:noProof/>
          <w:sz w:val="24"/>
          <w:szCs w:val="24"/>
        </w:rPr>
        <w:t>: 19–28.</w:t>
      </w:r>
    </w:p>
    <w:p w14:paraId="4A0A3CB8"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w:t>
      </w:r>
      <w:r w:rsidRPr="00636C9B">
        <w:rPr>
          <w:rFonts w:ascii="Times New Roman" w:eastAsia="Times New Roman" w:hAnsi="Times New Roman"/>
          <w:noProof/>
          <w:sz w:val="24"/>
          <w:szCs w:val="24"/>
        </w:rPr>
        <w:tab/>
        <w:t xml:space="preserve">Basu R. High ambient temperature and mortality: A review of epidemiologic studies from 2001 to 2008. Environ. Heal. A Glob. Access Sci. Source. 2009; </w:t>
      </w:r>
      <w:r w:rsidRPr="00636C9B">
        <w:rPr>
          <w:rFonts w:ascii="Times New Roman" w:eastAsia="Times New Roman" w:hAnsi="Times New Roman"/>
          <w:b/>
          <w:bCs/>
          <w:noProof/>
          <w:sz w:val="24"/>
          <w:szCs w:val="24"/>
        </w:rPr>
        <w:t>8</w:t>
      </w:r>
      <w:r w:rsidRPr="00636C9B">
        <w:rPr>
          <w:rFonts w:ascii="Times New Roman" w:eastAsia="Times New Roman" w:hAnsi="Times New Roman"/>
          <w:noProof/>
          <w:sz w:val="24"/>
          <w:szCs w:val="24"/>
        </w:rPr>
        <w:t>: 40.</w:t>
      </w:r>
    </w:p>
    <w:p w14:paraId="05C841AE"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w:t>
      </w:r>
      <w:r w:rsidRPr="00636C9B">
        <w:rPr>
          <w:rFonts w:ascii="Times New Roman" w:eastAsia="Times New Roman" w:hAnsi="Times New Roman"/>
          <w:noProof/>
          <w:sz w:val="24"/>
          <w:szCs w:val="24"/>
        </w:rPr>
        <w:tab/>
        <w:t xml:space="preserve">Gasparrini A, Guo Y, Hashizume M,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Mortality risk attributable to high and low ambient temperature: A multicountry observational study. </w:t>
      </w:r>
      <w:r w:rsidRPr="00636C9B">
        <w:rPr>
          <w:rFonts w:ascii="Times New Roman" w:eastAsia="Times New Roman" w:hAnsi="Times New Roman"/>
          <w:i/>
          <w:iCs/>
          <w:noProof/>
          <w:sz w:val="24"/>
          <w:szCs w:val="24"/>
        </w:rPr>
        <w:t>Lancet</w:t>
      </w:r>
      <w:r w:rsidRPr="00636C9B">
        <w:rPr>
          <w:rFonts w:ascii="Times New Roman" w:eastAsia="Times New Roman" w:hAnsi="Times New Roman"/>
          <w:noProof/>
          <w:sz w:val="24"/>
          <w:szCs w:val="24"/>
        </w:rPr>
        <w:t xml:space="preserve"> 2015; </w:t>
      </w:r>
      <w:r w:rsidRPr="00636C9B">
        <w:rPr>
          <w:rFonts w:ascii="Times New Roman" w:eastAsia="Times New Roman" w:hAnsi="Times New Roman"/>
          <w:b/>
          <w:bCs/>
          <w:noProof/>
          <w:sz w:val="24"/>
          <w:szCs w:val="24"/>
        </w:rPr>
        <w:t>386</w:t>
      </w:r>
      <w:r w:rsidRPr="00636C9B">
        <w:rPr>
          <w:rFonts w:ascii="Times New Roman" w:eastAsia="Times New Roman" w:hAnsi="Times New Roman"/>
          <w:noProof/>
          <w:sz w:val="24"/>
          <w:szCs w:val="24"/>
        </w:rPr>
        <w:t>: 369–75.</w:t>
      </w:r>
    </w:p>
    <w:p w14:paraId="6E8C53B9"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4</w:t>
      </w:r>
      <w:r w:rsidRPr="00636C9B">
        <w:rPr>
          <w:rFonts w:ascii="Times New Roman" w:eastAsia="Times New Roman" w:hAnsi="Times New Roman"/>
          <w:noProof/>
          <w:sz w:val="24"/>
          <w:szCs w:val="24"/>
        </w:rPr>
        <w:tab/>
        <w:t>IPCC. IPCC special report on the impacts of global warming of 1.5 °C - Summary for policy makers. 2018. http://www.ipcc.ch/report/sr15/.</w:t>
      </w:r>
    </w:p>
    <w:p w14:paraId="1874E429" w14:textId="77777777" w:rsidR="001B365D" w:rsidRPr="00636C9B" w:rsidRDefault="001B365D" w:rsidP="00334A3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5</w:t>
      </w:r>
      <w:r w:rsidRPr="00636C9B">
        <w:rPr>
          <w:rFonts w:ascii="Times New Roman" w:eastAsia="Times New Roman" w:hAnsi="Times New Roman"/>
          <w:noProof/>
          <w:sz w:val="24"/>
          <w:szCs w:val="24"/>
        </w:rPr>
        <w:tab/>
        <w:t xml:space="preserve">Bennett JE, Blangiardo M, Fecht D, Elliott P, Ezzati M. Vulnerability to the mortality effects of warm temperature in the districts of England and Wales.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2014; </w:t>
      </w:r>
      <w:r w:rsidRPr="00636C9B">
        <w:rPr>
          <w:rFonts w:ascii="Times New Roman" w:eastAsia="Times New Roman" w:hAnsi="Times New Roman"/>
          <w:b/>
          <w:bCs/>
          <w:noProof/>
          <w:sz w:val="24"/>
          <w:szCs w:val="24"/>
        </w:rPr>
        <w:t>4</w:t>
      </w:r>
      <w:r w:rsidRPr="00636C9B">
        <w:rPr>
          <w:rFonts w:ascii="Times New Roman" w:eastAsia="Times New Roman" w:hAnsi="Times New Roman"/>
          <w:noProof/>
          <w:sz w:val="24"/>
          <w:szCs w:val="24"/>
        </w:rPr>
        <w:t>: 269–73.</w:t>
      </w:r>
    </w:p>
    <w:p w14:paraId="5761A76D"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6</w:t>
      </w:r>
      <w:r w:rsidRPr="00636C9B">
        <w:rPr>
          <w:rFonts w:ascii="Times New Roman" w:eastAsia="Times New Roman" w:hAnsi="Times New Roman"/>
          <w:noProof/>
          <w:sz w:val="24"/>
          <w:szCs w:val="24"/>
        </w:rPr>
        <w:tab/>
        <w:t xml:space="preserve">Song X, Wang S, Hu Y,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Impact of ambient temperature on morbidity and mortality: An overview of reviews. </w:t>
      </w:r>
      <w:r w:rsidRPr="00636C9B">
        <w:rPr>
          <w:rFonts w:ascii="Times New Roman" w:eastAsia="Times New Roman" w:hAnsi="Times New Roman"/>
          <w:i/>
          <w:iCs/>
          <w:noProof/>
          <w:sz w:val="24"/>
          <w:szCs w:val="24"/>
        </w:rPr>
        <w:t>Sci Total Environ</w:t>
      </w:r>
      <w:r w:rsidRPr="00636C9B">
        <w:rPr>
          <w:rFonts w:ascii="Times New Roman" w:eastAsia="Times New Roman" w:hAnsi="Times New Roman"/>
          <w:noProof/>
          <w:sz w:val="24"/>
          <w:szCs w:val="24"/>
        </w:rPr>
        <w:t xml:space="preserve"> 2017; </w:t>
      </w:r>
      <w:r w:rsidRPr="00636C9B">
        <w:rPr>
          <w:rFonts w:ascii="Times New Roman" w:eastAsia="Times New Roman" w:hAnsi="Times New Roman"/>
          <w:b/>
          <w:bCs/>
          <w:noProof/>
          <w:sz w:val="24"/>
          <w:szCs w:val="24"/>
        </w:rPr>
        <w:t>586</w:t>
      </w:r>
      <w:r w:rsidRPr="00636C9B">
        <w:rPr>
          <w:rFonts w:ascii="Times New Roman" w:eastAsia="Times New Roman" w:hAnsi="Times New Roman"/>
          <w:noProof/>
          <w:sz w:val="24"/>
          <w:szCs w:val="24"/>
        </w:rPr>
        <w:t>: 241–54.</w:t>
      </w:r>
    </w:p>
    <w:p w14:paraId="5860D2B8"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7</w:t>
      </w:r>
      <w:r w:rsidRPr="00636C9B">
        <w:rPr>
          <w:rFonts w:ascii="Times New Roman" w:eastAsia="Times New Roman" w:hAnsi="Times New Roman"/>
          <w:noProof/>
          <w:sz w:val="24"/>
          <w:szCs w:val="24"/>
        </w:rPr>
        <w:tab/>
        <w:t xml:space="preserve">Ranson M. Crime, weather, and climate change. </w:t>
      </w:r>
      <w:r w:rsidRPr="00636C9B">
        <w:rPr>
          <w:rFonts w:ascii="Times New Roman" w:eastAsia="Times New Roman" w:hAnsi="Times New Roman"/>
          <w:i/>
          <w:iCs/>
          <w:noProof/>
          <w:sz w:val="24"/>
          <w:szCs w:val="24"/>
        </w:rPr>
        <w:t>J Environ Econ Manage</w:t>
      </w:r>
      <w:r w:rsidRPr="00636C9B">
        <w:rPr>
          <w:rFonts w:ascii="Times New Roman" w:eastAsia="Times New Roman" w:hAnsi="Times New Roman"/>
          <w:noProof/>
          <w:sz w:val="24"/>
          <w:szCs w:val="24"/>
        </w:rPr>
        <w:t xml:space="preserve"> 2014. DOI:10.1016/j.jeem.2013.11.008.</w:t>
      </w:r>
    </w:p>
    <w:p w14:paraId="1580B9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8</w:t>
      </w:r>
      <w:r w:rsidRPr="00636C9B">
        <w:rPr>
          <w:rFonts w:ascii="Times New Roman" w:eastAsia="Times New Roman" w:hAnsi="Times New Roman"/>
          <w:noProof/>
          <w:sz w:val="24"/>
          <w:szCs w:val="24"/>
        </w:rPr>
        <w:tab/>
        <w:t xml:space="preserve">Mares D. Climate change and levels of violence in socially disadvantaged neighborhood groups. </w:t>
      </w:r>
      <w:r w:rsidRPr="00636C9B">
        <w:rPr>
          <w:rFonts w:ascii="Times New Roman" w:eastAsia="Times New Roman" w:hAnsi="Times New Roman"/>
          <w:i/>
          <w:iCs/>
          <w:noProof/>
          <w:sz w:val="24"/>
          <w:szCs w:val="24"/>
        </w:rPr>
        <w:t>J Urban Heal</w:t>
      </w:r>
      <w:r w:rsidRPr="00636C9B">
        <w:rPr>
          <w:rFonts w:ascii="Times New Roman" w:eastAsia="Times New Roman" w:hAnsi="Times New Roman"/>
          <w:noProof/>
          <w:sz w:val="24"/>
          <w:szCs w:val="24"/>
        </w:rPr>
        <w:t xml:space="preserve"> 2013. DOI:10.1007/s11524-013-9791-1.</w:t>
      </w:r>
    </w:p>
    <w:p w14:paraId="0660241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9</w:t>
      </w:r>
      <w:r w:rsidRPr="00636C9B">
        <w:rPr>
          <w:rFonts w:ascii="Times New Roman" w:eastAsia="Times New Roman" w:hAnsi="Times New Roman"/>
          <w:noProof/>
          <w:sz w:val="24"/>
          <w:szCs w:val="24"/>
        </w:rPr>
        <w:tab/>
        <w:t xml:space="preserve">Burke MB, Miguel E, Satyanath S, Dykema JA, Lobell DB. Warming increases the risk of civil war in Africa.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2009. DOI:10.1073/pnas.0907998106.</w:t>
      </w:r>
    </w:p>
    <w:p w14:paraId="3154BAE7"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10</w:t>
      </w:r>
      <w:r w:rsidRPr="00636C9B">
        <w:rPr>
          <w:rFonts w:ascii="Times New Roman" w:eastAsia="Times New Roman" w:hAnsi="Times New Roman"/>
          <w:noProof/>
          <w:sz w:val="24"/>
          <w:szCs w:val="24"/>
        </w:rPr>
        <w:tab/>
        <w:t xml:space="preserve">Hsiang SM, Burke M, Miguel E. Quantifying the Influence of Climate on Human Conflict. </w:t>
      </w:r>
      <w:r w:rsidRPr="00636C9B">
        <w:rPr>
          <w:rFonts w:ascii="Times New Roman" w:eastAsia="Times New Roman" w:hAnsi="Times New Roman"/>
          <w:i/>
          <w:iCs/>
          <w:noProof/>
          <w:sz w:val="24"/>
          <w:szCs w:val="24"/>
        </w:rPr>
        <w:t>Science (80- )</w:t>
      </w:r>
      <w:r w:rsidRPr="00636C9B">
        <w:rPr>
          <w:rFonts w:ascii="Times New Roman" w:eastAsia="Times New Roman" w:hAnsi="Times New Roman"/>
          <w:noProof/>
          <w:sz w:val="24"/>
          <w:szCs w:val="24"/>
        </w:rPr>
        <w:t xml:space="preserve"> 2013. DOI:10.1126/science.1235367.</w:t>
      </w:r>
    </w:p>
    <w:p w14:paraId="1A930D22"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11</w:t>
      </w:r>
      <w:r w:rsidRPr="00636C9B">
        <w:rPr>
          <w:rFonts w:ascii="Times New Roman" w:eastAsia="Times New Roman" w:hAnsi="Times New Roman"/>
          <w:noProof/>
          <w:sz w:val="24"/>
          <w:szCs w:val="24"/>
        </w:rPr>
        <w:tab/>
        <w:t xml:space="preserve">Hsiang SM, Meng KC, Cane MA. Civil conflicts are associated with the global climate. </w:t>
      </w:r>
      <w:r w:rsidRPr="00636C9B">
        <w:rPr>
          <w:rFonts w:ascii="Times New Roman" w:eastAsia="Times New Roman" w:hAnsi="Times New Roman"/>
          <w:i/>
          <w:iCs/>
          <w:noProof/>
          <w:sz w:val="24"/>
          <w:szCs w:val="24"/>
        </w:rPr>
        <w:t>Nature</w:t>
      </w:r>
      <w:r w:rsidRPr="00636C9B">
        <w:rPr>
          <w:rFonts w:ascii="Times New Roman" w:eastAsia="Times New Roman" w:hAnsi="Times New Roman"/>
          <w:noProof/>
          <w:sz w:val="24"/>
          <w:szCs w:val="24"/>
        </w:rPr>
        <w:t xml:space="preserve"> 2011. DOI:10.1038/nature10311.</w:t>
      </w:r>
    </w:p>
    <w:p w14:paraId="166B83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12</w:t>
      </w:r>
      <w:r w:rsidRPr="00636C9B">
        <w:rPr>
          <w:rFonts w:ascii="Times New Roman" w:eastAsia="Times New Roman" w:hAnsi="Times New Roman"/>
          <w:noProof/>
          <w:sz w:val="24"/>
          <w:szCs w:val="24"/>
        </w:rPr>
        <w:tab/>
        <w:t xml:space="preserve">O’Loughlin J, Witmer FDW, Linke AM, Laing A, Gettelman A, Dudhia J. Climate variability and conflict risk in East Africa, 1990-2009.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DOI:10.1073/pnas.1205130109.</w:t>
      </w:r>
    </w:p>
    <w:p w14:paraId="359A0D4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13</w:t>
      </w:r>
      <w:r w:rsidRPr="00636C9B">
        <w:rPr>
          <w:rFonts w:ascii="Times New Roman" w:eastAsia="Times New Roman" w:hAnsi="Times New Roman"/>
          <w:noProof/>
          <w:sz w:val="24"/>
          <w:szCs w:val="24"/>
        </w:rPr>
        <w:tab/>
        <w:t xml:space="preserve">Page LA, Hajat S, Kovats RS. Relationship between daily suicide counts and temperature in England and Wales. </w:t>
      </w:r>
      <w:r w:rsidRPr="00636C9B">
        <w:rPr>
          <w:rFonts w:ascii="Times New Roman" w:eastAsia="Times New Roman" w:hAnsi="Times New Roman"/>
          <w:i/>
          <w:iCs/>
          <w:noProof/>
          <w:sz w:val="24"/>
          <w:szCs w:val="24"/>
        </w:rPr>
        <w:t>Br J Psychiatry</w:t>
      </w:r>
      <w:r w:rsidRPr="00636C9B">
        <w:rPr>
          <w:rFonts w:ascii="Times New Roman" w:eastAsia="Times New Roman" w:hAnsi="Times New Roman"/>
          <w:noProof/>
          <w:sz w:val="24"/>
          <w:szCs w:val="24"/>
        </w:rPr>
        <w:t xml:space="preserve"> 2007. DOI:10.1192/bjp.bp.106.031948.</w:t>
      </w:r>
    </w:p>
    <w:p w14:paraId="71FC158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14</w:t>
      </w:r>
      <w:r w:rsidRPr="00636C9B">
        <w:rPr>
          <w:rFonts w:ascii="Times New Roman" w:eastAsia="Times New Roman" w:hAnsi="Times New Roman"/>
          <w:noProof/>
          <w:sz w:val="24"/>
          <w:szCs w:val="24"/>
        </w:rPr>
        <w:tab/>
        <w:t xml:space="preserve">Burke M, González F, Baylis P,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Higher temperatures increase suicide rates in the United States and Mexico.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2018. DOI:10.1038/s41558-018-0222-x.</w:t>
      </w:r>
    </w:p>
    <w:p w14:paraId="6ED22F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15</w:t>
      </w:r>
      <w:r w:rsidRPr="00636C9B">
        <w:rPr>
          <w:rFonts w:ascii="Times New Roman" w:eastAsia="Times New Roman" w:hAnsi="Times New Roman"/>
          <w:noProof/>
          <w:sz w:val="24"/>
          <w:szCs w:val="24"/>
        </w:rPr>
        <w:tab/>
        <w:t xml:space="preserve">Orru H, Åström DO. Increases in external cause mortality due to high and low temperatures: evidence from northeastern Europe. </w:t>
      </w:r>
      <w:r w:rsidRPr="00636C9B">
        <w:rPr>
          <w:rFonts w:ascii="Times New Roman" w:eastAsia="Times New Roman" w:hAnsi="Times New Roman"/>
          <w:i/>
          <w:iCs/>
          <w:noProof/>
          <w:sz w:val="24"/>
          <w:szCs w:val="24"/>
        </w:rPr>
        <w:t>Int J Biometeorol</w:t>
      </w:r>
      <w:r w:rsidRPr="00636C9B">
        <w:rPr>
          <w:rFonts w:ascii="Times New Roman" w:eastAsia="Times New Roman" w:hAnsi="Times New Roman"/>
          <w:noProof/>
          <w:sz w:val="24"/>
          <w:szCs w:val="24"/>
        </w:rPr>
        <w:t xml:space="preserve"> 2017. DOI:10.1007/s00484-016-1270-4.</w:t>
      </w:r>
    </w:p>
    <w:p w14:paraId="107C386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16</w:t>
      </w:r>
      <w:r w:rsidRPr="00636C9B">
        <w:rPr>
          <w:rFonts w:ascii="Times New Roman" w:eastAsia="Times New Roman" w:hAnsi="Times New Roman"/>
          <w:noProof/>
          <w:sz w:val="24"/>
          <w:szCs w:val="24"/>
        </w:rPr>
        <w:tab/>
        <w:t xml:space="preserve">Kampe EOI, Kovats S, Hajat S. Impact of high ambient temperature on unintentional injuries in high-income countries: A narrative systematic literature review. </w:t>
      </w:r>
      <w:r w:rsidRPr="00636C9B">
        <w:rPr>
          <w:rFonts w:ascii="Times New Roman" w:eastAsia="Times New Roman" w:hAnsi="Times New Roman"/>
          <w:i/>
          <w:iCs/>
          <w:noProof/>
          <w:sz w:val="24"/>
          <w:szCs w:val="24"/>
        </w:rPr>
        <w:t>BMJ Open</w:t>
      </w:r>
      <w:r w:rsidRPr="00636C9B">
        <w:rPr>
          <w:rFonts w:ascii="Times New Roman" w:eastAsia="Times New Roman" w:hAnsi="Times New Roman"/>
          <w:noProof/>
          <w:sz w:val="24"/>
          <w:szCs w:val="24"/>
        </w:rPr>
        <w:t xml:space="preserve"> </w:t>
      </w:r>
      <w:r w:rsidRPr="00636C9B">
        <w:rPr>
          <w:rFonts w:ascii="Times New Roman" w:eastAsia="Times New Roman" w:hAnsi="Times New Roman"/>
          <w:noProof/>
          <w:sz w:val="24"/>
          <w:szCs w:val="24"/>
        </w:rPr>
        <w:lastRenderedPageBreak/>
        <w:t>2016. DOI:10.1136/bmjopen-2015-010399.</w:t>
      </w:r>
    </w:p>
    <w:p w14:paraId="088C633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17</w:t>
      </w:r>
      <w:r w:rsidRPr="00636C9B">
        <w:rPr>
          <w:rFonts w:ascii="Times New Roman" w:eastAsia="Times New Roman" w:hAnsi="Times New Roman"/>
          <w:noProof/>
          <w:sz w:val="24"/>
          <w:szCs w:val="24"/>
        </w:rPr>
        <w:tab/>
        <w:t xml:space="preserve">Hajat S, Kovats RS, Lachowycz K. Heat-related and cold-related deaths in England and Wales: Who is at risk? </w:t>
      </w:r>
      <w:r w:rsidRPr="00636C9B">
        <w:rPr>
          <w:rFonts w:ascii="Times New Roman" w:eastAsia="Times New Roman" w:hAnsi="Times New Roman"/>
          <w:i/>
          <w:iCs/>
          <w:noProof/>
          <w:sz w:val="24"/>
          <w:szCs w:val="24"/>
        </w:rPr>
        <w:t>Occup Environ Med</w:t>
      </w:r>
      <w:r w:rsidRPr="00636C9B">
        <w:rPr>
          <w:rFonts w:ascii="Times New Roman" w:eastAsia="Times New Roman" w:hAnsi="Times New Roman"/>
          <w:noProof/>
          <w:sz w:val="24"/>
          <w:szCs w:val="24"/>
        </w:rPr>
        <w:t xml:space="preserve"> 2007. DOI:10.1136/oem.2006.029017.</w:t>
      </w:r>
    </w:p>
    <w:p w14:paraId="0CC71DBC"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18</w:t>
      </w:r>
      <w:r w:rsidRPr="00636C9B">
        <w:rPr>
          <w:rFonts w:ascii="Times New Roman" w:eastAsia="Times New Roman" w:hAnsi="Times New Roman"/>
          <w:noProof/>
          <w:sz w:val="24"/>
          <w:szCs w:val="24"/>
        </w:rPr>
        <w:tab/>
        <w:t xml:space="preserve">Zanobetti A, O’Neill MS, Gronlund CJ, Schwartz JD. Summer temperature variability and long-term survival among elderly people with chronic disease.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DOI:10.1073/pnas.1113070109.</w:t>
      </w:r>
    </w:p>
    <w:p w14:paraId="4DCC6639"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19</w:t>
      </w:r>
      <w:r w:rsidRPr="00636C9B">
        <w:rPr>
          <w:rFonts w:ascii="Times New Roman" w:eastAsia="Times New Roman" w:hAnsi="Times New Roman"/>
          <w:noProof/>
          <w:sz w:val="24"/>
          <w:szCs w:val="24"/>
        </w:rPr>
        <w:tab/>
        <w:t xml:space="preserve">Ingram DD, Parker JD, Schenker N,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United States Census 2000 population with bridged race categories. </w:t>
      </w:r>
      <w:r w:rsidRPr="00636C9B">
        <w:rPr>
          <w:rFonts w:ascii="Times New Roman" w:eastAsia="Times New Roman" w:hAnsi="Times New Roman"/>
          <w:i/>
          <w:iCs/>
          <w:noProof/>
          <w:sz w:val="24"/>
          <w:szCs w:val="24"/>
        </w:rPr>
        <w:t>Vital Health Stat 2</w:t>
      </w:r>
      <w:r w:rsidRPr="00636C9B">
        <w:rPr>
          <w:rFonts w:ascii="Times New Roman" w:eastAsia="Times New Roman" w:hAnsi="Times New Roman"/>
          <w:noProof/>
          <w:sz w:val="24"/>
          <w:szCs w:val="24"/>
        </w:rPr>
        <w:t xml:space="preserve"> 2003; : 1–55.</w:t>
      </w:r>
    </w:p>
    <w:p w14:paraId="357A8A00"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20</w:t>
      </w:r>
      <w:r w:rsidRPr="00636C9B">
        <w:rPr>
          <w:rFonts w:ascii="Times New Roman" w:eastAsia="Times New Roman" w:hAnsi="Times New Roman"/>
          <w:noProof/>
          <w:sz w:val="24"/>
          <w:szCs w:val="24"/>
        </w:rPr>
        <w:tab/>
        <w:t xml:space="preserve">Dee DP, Uppala SM, Simmons AJ,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The ERA-Interim reanalysis: configuration and performance of the data assimilation system. </w:t>
      </w:r>
      <w:r w:rsidRPr="00636C9B">
        <w:rPr>
          <w:rFonts w:ascii="Times New Roman" w:eastAsia="Times New Roman" w:hAnsi="Times New Roman"/>
          <w:i/>
          <w:iCs/>
          <w:noProof/>
          <w:sz w:val="24"/>
          <w:szCs w:val="24"/>
        </w:rPr>
        <w:t>Q J R Meteorol Soc</w:t>
      </w:r>
      <w:r w:rsidRPr="00636C9B">
        <w:rPr>
          <w:rFonts w:ascii="Times New Roman" w:eastAsia="Times New Roman" w:hAnsi="Times New Roman"/>
          <w:noProof/>
          <w:sz w:val="24"/>
          <w:szCs w:val="24"/>
        </w:rPr>
        <w:t xml:space="preserve"> 2011; </w:t>
      </w:r>
      <w:r w:rsidRPr="00636C9B">
        <w:rPr>
          <w:rFonts w:ascii="Times New Roman" w:eastAsia="Times New Roman" w:hAnsi="Times New Roman"/>
          <w:b/>
          <w:bCs/>
          <w:noProof/>
          <w:sz w:val="24"/>
          <w:szCs w:val="24"/>
        </w:rPr>
        <w:t>137</w:t>
      </w:r>
      <w:r w:rsidRPr="00636C9B">
        <w:rPr>
          <w:rFonts w:ascii="Times New Roman" w:eastAsia="Times New Roman" w:hAnsi="Times New Roman"/>
          <w:noProof/>
          <w:sz w:val="24"/>
          <w:szCs w:val="24"/>
        </w:rPr>
        <w:t>: 553–97.</w:t>
      </w:r>
    </w:p>
    <w:p w14:paraId="390CEE0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21</w:t>
      </w:r>
      <w:r w:rsidRPr="00636C9B">
        <w:rPr>
          <w:rFonts w:ascii="Times New Roman" w:eastAsia="Times New Roman" w:hAnsi="Times New Roman"/>
          <w:noProof/>
          <w:sz w:val="24"/>
          <w:szCs w:val="24"/>
        </w:rPr>
        <w:tab/>
        <w:t>Wallace JM, Hobbs P V. Atmospheric Science: An Introductory Survey: Second Edition. 2006 DOI:10.1016/C2009-0-00034-8.</w:t>
      </w:r>
    </w:p>
    <w:p w14:paraId="4015509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22</w:t>
      </w:r>
      <w:r w:rsidRPr="00636C9B">
        <w:rPr>
          <w:rFonts w:ascii="Times New Roman" w:eastAsia="Times New Roman" w:hAnsi="Times New Roman"/>
          <w:noProof/>
          <w:sz w:val="24"/>
          <w:szCs w:val="24"/>
        </w:rPr>
        <w:tab/>
        <w:t xml:space="preserve">Parks RM, Bennett JE, Foreman KJ, Toumi R, Ezzati M. National and regional seasonal dynamics of all-cause and cause-specific mortality in the USA from 1980 to 2016. </w:t>
      </w:r>
      <w:r w:rsidRPr="00636C9B">
        <w:rPr>
          <w:rFonts w:ascii="Times New Roman" w:eastAsia="Times New Roman" w:hAnsi="Times New Roman"/>
          <w:i/>
          <w:iCs/>
          <w:noProof/>
          <w:sz w:val="24"/>
          <w:szCs w:val="24"/>
        </w:rPr>
        <w:t>Elife</w:t>
      </w:r>
      <w:r w:rsidRPr="00636C9B">
        <w:rPr>
          <w:rFonts w:ascii="Times New Roman" w:eastAsia="Times New Roman" w:hAnsi="Times New Roman"/>
          <w:noProof/>
          <w:sz w:val="24"/>
          <w:szCs w:val="24"/>
        </w:rPr>
        <w:t xml:space="preserve"> 2018; </w:t>
      </w:r>
      <w:r w:rsidRPr="00636C9B">
        <w:rPr>
          <w:rFonts w:ascii="Times New Roman" w:eastAsia="Times New Roman" w:hAnsi="Times New Roman"/>
          <w:b/>
          <w:bCs/>
          <w:noProof/>
          <w:sz w:val="24"/>
          <w:szCs w:val="24"/>
        </w:rPr>
        <w:t>7</w:t>
      </w:r>
      <w:r w:rsidRPr="00636C9B">
        <w:rPr>
          <w:rFonts w:ascii="Times New Roman" w:eastAsia="Times New Roman" w:hAnsi="Times New Roman"/>
          <w:noProof/>
          <w:sz w:val="24"/>
          <w:szCs w:val="24"/>
        </w:rPr>
        <w:t>. DOI:10.7554/eLife.35500.</w:t>
      </w:r>
    </w:p>
    <w:p w14:paraId="0CC0E7C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23</w:t>
      </w:r>
      <w:r w:rsidRPr="00636C9B">
        <w:rPr>
          <w:rFonts w:ascii="Times New Roman" w:eastAsia="Times New Roman" w:hAnsi="Times New Roman"/>
          <w:noProof/>
          <w:sz w:val="24"/>
          <w:szCs w:val="24"/>
        </w:rPr>
        <w:tab/>
        <w:t>Rue H, Held L. Gaussian Markov random fields. Theory and applications. 2005 DOI:10.1007/s00184-007-0162-3.</w:t>
      </w:r>
    </w:p>
    <w:p w14:paraId="5F89797D"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24</w:t>
      </w:r>
      <w:r w:rsidRPr="00636C9B">
        <w:rPr>
          <w:rFonts w:ascii="Times New Roman" w:eastAsia="Times New Roman" w:hAnsi="Times New Roman"/>
          <w:noProof/>
          <w:sz w:val="24"/>
          <w:szCs w:val="24"/>
        </w:rPr>
        <w:tab/>
        <w:t xml:space="preserve">Besag J. Spatial interaction and the statistical snalysis of lattice systems. </w:t>
      </w:r>
      <w:r w:rsidRPr="00636C9B">
        <w:rPr>
          <w:rFonts w:ascii="Times New Roman" w:eastAsia="Times New Roman" w:hAnsi="Times New Roman"/>
          <w:i/>
          <w:iCs/>
          <w:noProof/>
          <w:sz w:val="24"/>
          <w:szCs w:val="24"/>
        </w:rPr>
        <w:t>J R Stat Soc Ser B (Statistical Methodol</w:t>
      </w:r>
      <w:r w:rsidRPr="00636C9B">
        <w:rPr>
          <w:rFonts w:ascii="Times New Roman" w:eastAsia="Times New Roman" w:hAnsi="Times New Roman"/>
          <w:noProof/>
          <w:sz w:val="24"/>
          <w:szCs w:val="24"/>
        </w:rPr>
        <w:t xml:space="preserve"> 1974. DOI:10.2307/2984812.</w:t>
      </w:r>
    </w:p>
    <w:p w14:paraId="38069E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25</w:t>
      </w:r>
      <w:r w:rsidRPr="00636C9B">
        <w:rPr>
          <w:rFonts w:ascii="Times New Roman" w:eastAsia="Times New Roman" w:hAnsi="Times New Roman"/>
          <w:noProof/>
          <w:sz w:val="24"/>
          <w:szCs w:val="24"/>
        </w:rPr>
        <w:tab/>
        <w:t>Blangiardo M, Cameletti M, Baio G, Rue H. Spatial and spatio-temporal models with R-INLA. Spat. Spatiotemporal. Epidemiol. 2013. DOI:10.1016/j.sste.2013.07.003.</w:t>
      </w:r>
    </w:p>
    <w:p w14:paraId="70F4E84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26</w:t>
      </w:r>
      <w:r w:rsidRPr="00636C9B">
        <w:rPr>
          <w:rFonts w:ascii="Times New Roman" w:eastAsia="Times New Roman" w:hAnsi="Times New Roman"/>
          <w:noProof/>
          <w:sz w:val="24"/>
          <w:szCs w:val="24"/>
        </w:rPr>
        <w:tab/>
        <w:t xml:space="preserve">Al-Harbi M, Yassin MF, Shams M Bin. Stochastic modeling of the impact of meteorological conditions on road traffic accidents. </w:t>
      </w:r>
      <w:r w:rsidRPr="00636C9B">
        <w:rPr>
          <w:rFonts w:ascii="Times New Roman" w:eastAsia="Times New Roman" w:hAnsi="Times New Roman"/>
          <w:i/>
          <w:iCs/>
          <w:noProof/>
          <w:sz w:val="24"/>
          <w:szCs w:val="24"/>
        </w:rPr>
        <w:t>Stoch Environ Res Risk Assess</w:t>
      </w:r>
      <w:r w:rsidRPr="00636C9B">
        <w:rPr>
          <w:rFonts w:ascii="Times New Roman" w:eastAsia="Times New Roman" w:hAnsi="Times New Roman"/>
          <w:noProof/>
          <w:sz w:val="24"/>
          <w:szCs w:val="24"/>
        </w:rPr>
        <w:t xml:space="preserve"> 2012. DOI:10.1007/s00477-012-0584-y.</w:t>
      </w:r>
    </w:p>
    <w:p w14:paraId="7E7F33D1"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27</w:t>
      </w:r>
      <w:r w:rsidRPr="00636C9B">
        <w:rPr>
          <w:rFonts w:ascii="Times New Roman" w:eastAsia="Times New Roman" w:hAnsi="Times New Roman"/>
          <w:noProof/>
          <w:sz w:val="24"/>
          <w:szCs w:val="24"/>
        </w:rPr>
        <w:tab/>
        <w:t xml:space="preserve">Hohnsbein J, Piekarski C, Kampmann B, Noack T. Effects of heat on visual acuity. </w:t>
      </w:r>
      <w:r w:rsidRPr="00636C9B">
        <w:rPr>
          <w:rFonts w:ascii="Times New Roman" w:eastAsia="Times New Roman" w:hAnsi="Times New Roman"/>
          <w:i/>
          <w:iCs/>
          <w:noProof/>
          <w:sz w:val="24"/>
          <w:szCs w:val="24"/>
        </w:rPr>
        <w:t>Ergonomics</w:t>
      </w:r>
      <w:r w:rsidRPr="00636C9B">
        <w:rPr>
          <w:rFonts w:ascii="Times New Roman" w:eastAsia="Times New Roman" w:hAnsi="Times New Roman"/>
          <w:noProof/>
          <w:sz w:val="24"/>
          <w:szCs w:val="24"/>
        </w:rPr>
        <w:t xml:space="preserve"> 1984. DOI:10.1080/00140138408963605.</w:t>
      </w:r>
    </w:p>
    <w:p w14:paraId="70F3E54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28</w:t>
      </w:r>
      <w:r w:rsidRPr="00636C9B">
        <w:rPr>
          <w:rFonts w:ascii="Times New Roman" w:eastAsia="Times New Roman" w:hAnsi="Times New Roman"/>
          <w:noProof/>
          <w:sz w:val="24"/>
          <w:szCs w:val="24"/>
        </w:rPr>
        <w:tab/>
        <w:t xml:space="preserve">Kramarow E, Chen L-H, Hedegaard H, Warner M. Deaths From Unintentional Injury Among Adults Aged 65 and Over: United States, 2000–2013. </w:t>
      </w:r>
      <w:r w:rsidRPr="00636C9B">
        <w:rPr>
          <w:rFonts w:ascii="Times New Roman" w:eastAsia="Times New Roman" w:hAnsi="Times New Roman"/>
          <w:i/>
          <w:iCs/>
          <w:noProof/>
          <w:sz w:val="24"/>
          <w:szCs w:val="24"/>
        </w:rPr>
        <w:t>Natl Cent Heal Stat Data Br</w:t>
      </w:r>
      <w:r w:rsidRPr="00636C9B">
        <w:rPr>
          <w:rFonts w:ascii="Times New Roman" w:eastAsia="Times New Roman" w:hAnsi="Times New Roman"/>
          <w:noProof/>
          <w:sz w:val="24"/>
          <w:szCs w:val="24"/>
        </w:rPr>
        <w:t xml:space="preserve"> 2015.</w:t>
      </w:r>
    </w:p>
    <w:p w14:paraId="57AF43C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29</w:t>
      </w:r>
      <w:r w:rsidRPr="00636C9B">
        <w:rPr>
          <w:rFonts w:ascii="Times New Roman" w:eastAsia="Times New Roman" w:hAnsi="Times New Roman"/>
          <w:noProof/>
          <w:sz w:val="24"/>
          <w:szCs w:val="24"/>
        </w:rPr>
        <w:tab/>
        <w:t>Stevens JA, Rudd RA. Circumstances and contributing causes of fall deaths among persons aged 65 and older: United States, 2010. J. Am. Geriatr. Soc. 2014. DOI:10.1111/jgs.12702.</w:t>
      </w:r>
    </w:p>
    <w:p w14:paraId="79C8470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30</w:t>
      </w:r>
      <w:r w:rsidRPr="00636C9B">
        <w:rPr>
          <w:rFonts w:ascii="Times New Roman" w:eastAsia="Times New Roman" w:hAnsi="Times New Roman"/>
          <w:noProof/>
          <w:sz w:val="24"/>
          <w:szCs w:val="24"/>
        </w:rPr>
        <w:tab/>
        <w:t>Ambrose AF, Paul G, Hausdorff JM. Risk factors for falls among older adults: A review of the literature. Maturitas. 2013. DOI:10.1016/j.maturitas.2013.02.009.</w:t>
      </w:r>
    </w:p>
    <w:p w14:paraId="13594BDB"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31</w:t>
      </w:r>
      <w:r w:rsidRPr="00636C9B">
        <w:rPr>
          <w:rFonts w:ascii="Times New Roman" w:eastAsia="Times New Roman" w:hAnsi="Times New Roman"/>
          <w:noProof/>
          <w:sz w:val="24"/>
          <w:szCs w:val="24"/>
        </w:rPr>
        <w:tab/>
        <w:t xml:space="preserve">Xu J. Unintentional drowning deaths in the United States, 1999-2010. </w:t>
      </w:r>
      <w:r w:rsidRPr="00636C9B">
        <w:rPr>
          <w:rFonts w:ascii="Times New Roman" w:eastAsia="Times New Roman" w:hAnsi="Times New Roman"/>
          <w:i/>
          <w:iCs/>
          <w:noProof/>
          <w:sz w:val="24"/>
          <w:szCs w:val="24"/>
        </w:rPr>
        <w:t>NCHS Data Brief</w:t>
      </w:r>
      <w:r w:rsidRPr="00636C9B">
        <w:rPr>
          <w:rFonts w:ascii="Times New Roman" w:eastAsia="Times New Roman" w:hAnsi="Times New Roman"/>
          <w:noProof/>
          <w:sz w:val="24"/>
          <w:szCs w:val="24"/>
        </w:rPr>
        <w:t xml:space="preserve"> 2014.</w:t>
      </w:r>
    </w:p>
    <w:p w14:paraId="63BFDD82" w14:textId="77777777" w:rsidR="001B365D" w:rsidRPr="00636C9B" w:rsidRDefault="001B365D">
      <w:pPr>
        <w:widowControl w:val="0"/>
        <w:autoSpaceDE w:val="0"/>
        <w:autoSpaceDN w:val="0"/>
        <w:adjustRightInd w:val="0"/>
        <w:spacing w:line="240" w:lineRule="auto"/>
        <w:ind w:left="640" w:hanging="640"/>
        <w:rPr>
          <w:rFonts w:ascii="Times New Roman" w:hAnsi="Times New Roman"/>
          <w:noProof/>
          <w:sz w:val="24"/>
          <w:szCs w:val="24"/>
        </w:rPr>
      </w:pPr>
      <w:r w:rsidRPr="00636C9B">
        <w:rPr>
          <w:rFonts w:ascii="Times New Roman" w:eastAsia="Times New Roman" w:hAnsi="Times New Roman"/>
          <w:noProof/>
          <w:sz w:val="24"/>
          <w:szCs w:val="24"/>
        </w:rPr>
        <w:t>32</w:t>
      </w:r>
      <w:r w:rsidRPr="00636C9B">
        <w:rPr>
          <w:rFonts w:ascii="Times New Roman" w:eastAsia="Times New Roman" w:hAnsi="Times New Roman"/>
          <w:noProof/>
          <w:sz w:val="24"/>
          <w:szCs w:val="24"/>
        </w:rPr>
        <w:tab/>
        <w:t xml:space="preserve">Maystadt JF, Ecker O. Extreme weather and civil war: Does drought fuel conflict in </w:t>
      </w:r>
      <w:r w:rsidRPr="00636C9B">
        <w:rPr>
          <w:rFonts w:ascii="Times New Roman" w:eastAsia="Times New Roman" w:hAnsi="Times New Roman"/>
          <w:noProof/>
          <w:sz w:val="24"/>
          <w:szCs w:val="24"/>
        </w:rPr>
        <w:lastRenderedPageBreak/>
        <w:t xml:space="preserve">Somalia through livestock price shocks? </w:t>
      </w:r>
      <w:r w:rsidRPr="00636C9B">
        <w:rPr>
          <w:rFonts w:ascii="Times New Roman" w:eastAsia="Times New Roman" w:hAnsi="Times New Roman"/>
          <w:i/>
          <w:iCs/>
          <w:noProof/>
          <w:sz w:val="24"/>
          <w:szCs w:val="24"/>
        </w:rPr>
        <w:t>Am J Agric Econ</w:t>
      </w:r>
      <w:r w:rsidRPr="00636C9B">
        <w:rPr>
          <w:rFonts w:ascii="Times New Roman" w:eastAsia="Times New Roman" w:hAnsi="Times New Roman"/>
          <w:noProof/>
          <w:sz w:val="24"/>
          <w:szCs w:val="24"/>
        </w:rPr>
        <w:t xml:space="preserve"> 2014. DOI:10.1093/ajae/aau010.</w:t>
      </w:r>
    </w:p>
    <w:p w14:paraId="14D0E6E5" w14:textId="0C258931" w:rsidR="009011C5" w:rsidRPr="00636C9B" w:rsidRDefault="00A555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5A19DEB9" w:rsidR="00AA16D4" w:rsidRDefault="003007A1" w:rsidP="005D73D0">
      <w:pPr>
        <w:spacing w:after="0" w:line="480" w:lineRule="auto"/>
        <w:jc w:val="both"/>
        <w:rPr>
          <w:ins w:id="104" w:author="Ezzati, Majid" w:date="2018-11-06T07:11: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105"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106"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107"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108"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109"/>
      <w:r w:rsidR="00AA16D4">
        <w:rPr>
          <w:rFonts w:ascii="Times New Roman" w:hAnsi="Times New Roman"/>
          <w:color w:val="000000" w:themeColor="text1"/>
          <w:sz w:val="24"/>
          <w:szCs w:val="24"/>
        </w:rPr>
        <w:t>alies</w:t>
      </w:r>
      <w:ins w:id="110" w:author="Ezzati, Majid" w:date="2018-11-06T07:09:00Z">
        <w:r w:rsidR="008A218F">
          <w:rPr>
            <w:rFonts w:ascii="Times New Roman" w:hAnsi="Times New Roman"/>
            <w:color w:val="000000" w:themeColor="text1"/>
            <w:sz w:val="24"/>
            <w:szCs w:val="24"/>
          </w:rPr>
          <w:t xml:space="preserve">. The graph shows how </w:t>
        </w:r>
      </w:ins>
      <w:ins w:id="111" w:author="Ezzati, Majid" w:date="2018-11-06T07:10:00Z">
        <w:r w:rsidR="008A218F">
          <w:rPr>
            <w:rFonts w:ascii="Times New Roman" w:hAnsi="Times New Roman"/>
            <w:color w:val="000000" w:themeColor="text1"/>
            <w:sz w:val="24"/>
            <w:szCs w:val="24"/>
          </w:rPr>
          <w:t>monthly temperatures</w:t>
        </w:r>
      </w:ins>
      <w:ins w:id="112" w:author="Ezzati, Majid" w:date="2018-11-06T07:09:00Z">
        <w:r w:rsidR="008A218F" w:rsidRPr="00636C9B">
          <w:rPr>
            <w:rFonts w:ascii="Times New Roman" w:hAnsi="Times New Roman"/>
            <w:color w:val="000000" w:themeColor="text1"/>
            <w:sz w:val="24"/>
            <w:szCs w:val="24"/>
          </w:rPr>
          <w:t xml:space="preserve"> </w:t>
        </w:r>
      </w:ins>
      <w:ins w:id="113" w:author="Ezzati, Majid" w:date="2018-11-06T07:10:00Z">
        <w:r w:rsidR="008A218F">
          <w:rPr>
            <w:rFonts w:ascii="Times New Roman" w:hAnsi="Times New Roman"/>
            <w:color w:val="000000" w:themeColor="text1"/>
            <w:sz w:val="24"/>
            <w:szCs w:val="24"/>
          </w:rPr>
          <w:t>in two examples states (XX and XX) for the entire period</w:t>
        </w:r>
      </w:ins>
      <w:del w:id="114"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115" w:author="Ezzati, Majid" w:date="2018-11-06T07:10:00Z">
        <w:r w:rsidR="008A218F">
          <w:rPr>
            <w:rFonts w:ascii="Times New Roman" w:hAnsi="Times New Roman"/>
            <w:color w:val="000000" w:themeColor="text1"/>
            <w:sz w:val="24"/>
            <w:szCs w:val="24"/>
          </w:rPr>
          <w:t>are used to calculate XXXX</w:t>
        </w:r>
      </w:ins>
      <w:del w:id="116" w:author="Ezzati, Majid" w:date="2018-11-06T07:11:00Z">
        <w:r w:rsidR="00AA16D4" w:rsidDel="008A218F">
          <w:rPr>
            <w:rFonts w:ascii="Times New Roman" w:hAnsi="Times New Roman"/>
            <w:color w:val="000000" w:themeColor="text1"/>
            <w:sz w:val="24"/>
            <w:szCs w:val="24"/>
          </w:rPr>
          <w:delText>mean</w:delText>
        </w:r>
      </w:del>
      <w:r w:rsidR="00AA16D4">
        <w:rPr>
          <w:rFonts w:ascii="Times New Roman" w:hAnsi="Times New Roman"/>
          <w:color w:val="000000" w:themeColor="text1"/>
          <w:sz w:val="24"/>
          <w:szCs w:val="24"/>
        </w:rPr>
        <w:t xml:space="preserve">. </w:t>
      </w:r>
      <w:r w:rsidR="002A5534" w:rsidRPr="00636C9B">
        <w:rPr>
          <w:rFonts w:ascii="Times New Roman" w:hAnsi="Times New Roman"/>
          <w:color w:val="000000" w:themeColor="text1"/>
          <w:sz w:val="24"/>
          <w:szCs w:val="24"/>
        </w:rPr>
        <w:t>(left panel)</w:t>
      </w:r>
      <w:r w:rsidR="00AA16D4">
        <w:rPr>
          <w:rFonts w:ascii="Times New Roman" w:hAnsi="Times New Roman"/>
          <w:color w:val="000000" w:themeColor="text1"/>
          <w:sz w:val="24"/>
          <w:szCs w:val="24"/>
        </w:rPr>
        <w:t xml:space="preserve"> July 1980-2016 temperatures for Florida (red) and Washington (blue).</w:t>
      </w:r>
      <w:r w:rsidR="002A5534" w:rsidRPr="00636C9B">
        <w:rPr>
          <w:rFonts w:ascii="Times New Roman" w:hAnsi="Times New Roman"/>
          <w:color w:val="000000" w:themeColor="text1"/>
          <w:sz w:val="24"/>
          <w:szCs w:val="24"/>
        </w:rPr>
        <w:t xml:space="preserve"> (two right panels), </w:t>
      </w:r>
      <w:r w:rsidR="00AA16D4">
        <w:rPr>
          <w:rFonts w:ascii="Times New Roman" w:hAnsi="Times New Roman"/>
          <w:color w:val="000000" w:themeColor="text1"/>
          <w:sz w:val="24"/>
          <w:szCs w:val="24"/>
        </w:rPr>
        <w:t>July 1980-2016 temperature anomalies for Florida (red) and Washington (blue).</w:t>
      </w:r>
      <w:r w:rsidR="00AA16D4" w:rsidRPr="00636C9B">
        <w:rPr>
          <w:rFonts w:ascii="Times New Roman" w:hAnsi="Times New Roman"/>
          <w:color w:val="000000" w:themeColor="text1"/>
          <w:sz w:val="24"/>
          <w:szCs w:val="24"/>
        </w:rPr>
        <w:t xml:space="preserve"> </w:t>
      </w:r>
      <w:commentRangeEnd w:id="109"/>
      <w:r w:rsidR="008A218F">
        <w:rPr>
          <w:rStyle w:val="CommentReference"/>
          <w:rFonts w:asciiTheme="minorHAnsi" w:eastAsiaTheme="minorHAnsi" w:hAnsiTheme="minorHAnsi" w:cstheme="minorBidi"/>
        </w:rPr>
        <w:commentReference w:id="109"/>
      </w:r>
    </w:p>
    <w:p w14:paraId="2D8244E3" w14:textId="30C8DB40" w:rsidR="008A218F" w:rsidRDefault="008A218F" w:rsidP="005D73D0">
      <w:pPr>
        <w:spacing w:after="0" w:line="480" w:lineRule="auto"/>
        <w:jc w:val="both"/>
        <w:rPr>
          <w:ins w:id="117" w:author="Ezzati, Majid" w:date="2018-11-06T07:11:00Z"/>
          <w:rFonts w:ascii="Times New Roman" w:hAnsi="Times New Roman"/>
          <w:color w:val="000000" w:themeColor="text1"/>
          <w:sz w:val="24"/>
          <w:szCs w:val="24"/>
        </w:rPr>
      </w:pPr>
    </w:p>
    <w:p w14:paraId="248FEF28" w14:textId="4B64D937" w:rsidR="008A218F" w:rsidRDefault="008A218F" w:rsidP="005D73D0">
      <w:pPr>
        <w:spacing w:after="0" w:line="480" w:lineRule="auto"/>
        <w:jc w:val="both"/>
        <w:rPr>
          <w:rFonts w:ascii="Times New Roman" w:hAnsi="Times New Roman"/>
          <w:color w:val="000000" w:themeColor="text1"/>
          <w:sz w:val="24"/>
          <w:szCs w:val="24"/>
        </w:rPr>
      </w:pPr>
      <w:ins w:id="118" w:author="Ezzati, Majid" w:date="2018-11-06T07:11:00Z">
        <w:r>
          <w:rPr>
            <w:rFonts w:ascii="Times New Roman" w:hAnsi="Times New Roman"/>
            <w:color w:val="000000" w:themeColor="text1"/>
            <w:sz w:val="24"/>
            <w:szCs w:val="24"/>
          </w:rPr>
          <w:t xml:space="preserve">As seen, [[[a warmer state may have less anomaly </w:t>
        </w:r>
        <w:proofErr w:type="spellStart"/>
        <w:r>
          <w:rPr>
            <w:rFonts w:ascii="Times New Roman" w:hAnsi="Times New Roman"/>
            <w:color w:val="000000" w:themeColor="text1"/>
            <w:sz w:val="24"/>
            <w:szCs w:val="24"/>
          </w:rPr>
          <w:t>etc</w:t>
        </w:r>
        <w:proofErr w:type="spellEnd"/>
        <w:r>
          <w:rPr>
            <w:rFonts w:ascii="Times New Roman" w:hAnsi="Times New Roman"/>
            <w:color w:val="000000" w:themeColor="text1"/>
            <w:sz w:val="24"/>
            <w:szCs w:val="24"/>
          </w:rPr>
          <w:t>]]]</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0A621545"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119" w:author="Ezzati, Majid" w:date="2018-11-06T07:14:00Z">
        <w:r w:rsidR="006C049E" w:rsidRPr="00636C9B" w:rsidDel="008A218F">
          <w:rPr>
            <w:rFonts w:ascii="Times New Roman" w:hAnsi="Times New Roman"/>
            <w:color w:val="000000" w:themeColor="text1"/>
            <w:sz w:val="24"/>
            <w:szCs w:val="24"/>
          </w:rPr>
          <w:delText>Age</w:delText>
        </w:r>
      </w:del>
      <w:ins w:id="120"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121" w:author="Ezzati, Majid" w:date="2018-11-06T07:14:00Z">
        <w:r w:rsidR="006C049E" w:rsidRPr="00636C9B" w:rsidDel="008A218F">
          <w:rPr>
            <w:rFonts w:ascii="Times New Roman" w:hAnsi="Times New Roman"/>
            <w:color w:val="000000" w:themeColor="text1"/>
            <w:sz w:val="24"/>
            <w:szCs w:val="24"/>
          </w:rPr>
          <w:delText xml:space="preserve">Standardised </w:delText>
        </w:r>
      </w:del>
      <w:ins w:id="122"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123" w:author="Ezzati, Majid" w:date="2018-11-06T07:14:00Z">
        <w:r w:rsidR="006C049E" w:rsidRPr="00636C9B" w:rsidDel="008A218F">
          <w:rPr>
            <w:rFonts w:ascii="Times New Roman" w:hAnsi="Times New Roman"/>
            <w:color w:val="000000" w:themeColor="text1"/>
            <w:sz w:val="24"/>
            <w:szCs w:val="24"/>
          </w:rPr>
          <w:delText xml:space="preserve">Death </w:delText>
        </w:r>
      </w:del>
      <w:ins w:id="124"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125" w:author="Ezzati, Majid" w:date="2018-11-06T07:14:00Z">
        <w:r w:rsidR="006C049E" w:rsidRPr="00636C9B" w:rsidDel="008A218F">
          <w:rPr>
            <w:rFonts w:ascii="Times New Roman" w:hAnsi="Times New Roman"/>
            <w:color w:val="000000" w:themeColor="text1"/>
            <w:sz w:val="24"/>
            <w:szCs w:val="24"/>
          </w:rPr>
          <w:delText xml:space="preserve">Rates </w:delText>
        </w:r>
      </w:del>
      <w:ins w:id="126"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127"/>
      <w:del w:id="128" w:author="Ezzati, Majid" w:date="2018-11-06T07:14:00Z">
        <w:r w:rsidR="006C049E" w:rsidRPr="00636C9B" w:rsidDel="008A218F">
          <w:rPr>
            <w:rFonts w:ascii="Times New Roman" w:hAnsi="Times New Roman"/>
            <w:color w:val="000000" w:themeColor="text1"/>
            <w:sz w:val="24"/>
            <w:szCs w:val="24"/>
          </w:rPr>
          <w:delText>(ASDRs)</w:delText>
        </w:r>
      </w:del>
      <w:commentRangeEnd w:id="127"/>
      <w:r w:rsidR="008A218F">
        <w:rPr>
          <w:rStyle w:val="CommentReference"/>
          <w:rFonts w:asciiTheme="minorHAnsi" w:eastAsiaTheme="minorHAnsi" w:hAnsiTheme="minorHAnsi" w:cstheme="minorBidi"/>
        </w:rPr>
        <w:commentReference w:id="127"/>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6C049E" w:rsidRPr="008A218F">
        <w:rPr>
          <w:rFonts w:ascii="Times New Roman" w:hAnsi="Times New Roman"/>
          <w:color w:val="000000" w:themeColor="text1"/>
          <w:sz w:val="24"/>
          <w:szCs w:val="24"/>
          <w:highlight w:val="yellow"/>
          <w:rPrChange w:id="129" w:author="Ezzati, Majid" w:date="2018-11-06T07:14:00Z">
            <w:rPr>
              <w:rFonts w:ascii="Times New Roman" w:hAnsi="Times New Roman"/>
              <w:color w:val="000000" w:themeColor="text1"/>
              <w:sz w:val="24"/>
              <w:szCs w:val="24"/>
            </w:rPr>
          </w:rPrChange>
        </w:rPr>
        <w:t>category</w:t>
      </w:r>
      <w:r w:rsidR="006C58FE">
        <w:rPr>
          <w:rFonts w:ascii="Times New Roman" w:hAnsi="Times New Roman"/>
          <w:color w:val="000000" w:themeColor="text1"/>
          <w:sz w:val="24"/>
          <w:szCs w:val="24"/>
        </w:rPr>
        <w:t xml:space="preserve"> of</w:t>
      </w:r>
      <w:r w:rsidR="006C049E" w:rsidRPr="00636C9B">
        <w:rPr>
          <w:rFonts w:ascii="Times New Roman" w:hAnsi="Times New Roman"/>
          <w:color w:val="000000" w:themeColor="text1"/>
          <w:sz w:val="24"/>
          <w:szCs w:val="24"/>
        </w:rPr>
        <w:t xml:space="preserve"> injury</w:t>
      </w:r>
      <w:del w:id="130"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5476ACFD"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category of unintentional </w:t>
      </w:r>
      <w:del w:id="131"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r w:rsidR="00BA15DC" w:rsidRPr="00636C9B">
        <w:rPr>
          <w:rFonts w:ascii="Times New Roman" w:hAnsi="Times New Roman"/>
          <w:color w:val="000000" w:themeColor="text1"/>
          <w:sz w:val="24"/>
          <w:szCs w:val="24"/>
        </w:rPr>
        <w:t xml:space="preserve"> and intentional </w:t>
      </w:r>
      <w:del w:id="132"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 in the </w:t>
      </w:r>
      <w:r w:rsidR="008621C2">
        <w:rPr>
          <w:rFonts w:ascii="Times New Roman" w:hAnsi="Times New Roman"/>
          <w:color w:val="000000" w:themeColor="text1"/>
          <w:sz w:val="24"/>
          <w:szCs w:val="24"/>
        </w:rPr>
        <w:t xml:space="preserve">contiguous </w:t>
      </w:r>
      <w:r w:rsidR="00BA15DC" w:rsidRPr="00636C9B">
        <w:rPr>
          <w:rFonts w:ascii="Times New Roman" w:hAnsi="Times New Roman"/>
          <w:color w:val="000000" w:themeColor="text1"/>
          <w:sz w:val="24"/>
          <w:szCs w:val="24"/>
        </w:rPr>
        <w:t>USA</w:t>
      </w:r>
      <w:r w:rsidR="008621C2">
        <w:rPr>
          <w:rFonts w:ascii="Times New Roman" w:hAnsi="Times New Roman"/>
          <w:color w:val="000000" w:themeColor="text1"/>
          <w:sz w:val="24"/>
          <w:szCs w:val="24"/>
        </w:rPr>
        <w:t>,</w:t>
      </w:r>
      <w:r w:rsidR="00BA15DC" w:rsidRPr="00636C9B">
        <w:rPr>
          <w:rFonts w:ascii="Times New Roman" w:hAnsi="Times New Roman"/>
          <w:color w:val="000000" w:themeColor="text1"/>
          <w:sz w:val="24"/>
          <w:szCs w:val="24"/>
        </w:rPr>
        <w:t xml:space="preserve"> </w:t>
      </w:r>
      <w:ins w:id="133" w:author="Ezzati, Majid" w:date="2018-11-06T07:16:00Z">
        <w:r w:rsidR="008A218F">
          <w:rPr>
            <w:rFonts w:ascii="Times New Roman" w:hAnsi="Times New Roman"/>
            <w:color w:val="000000" w:themeColor="text1"/>
            <w:sz w:val="24"/>
            <w:szCs w:val="24"/>
          </w:rPr>
          <w:t xml:space="preserve">by </w:t>
        </w:r>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 xml:space="preserve">and sex, for </w:t>
      </w:r>
      <w:commentRangeStart w:id="134"/>
      <w:r w:rsidR="00BA15DC" w:rsidRPr="00636C9B">
        <w:rPr>
          <w:rFonts w:ascii="Times New Roman" w:hAnsi="Times New Roman"/>
          <w:color w:val="000000" w:themeColor="text1"/>
          <w:sz w:val="24"/>
          <w:szCs w:val="24"/>
        </w:rPr>
        <w:t>2012-2016</w:t>
      </w:r>
      <w:commentRangeEnd w:id="134"/>
      <w:r w:rsidR="008A218F">
        <w:rPr>
          <w:rStyle w:val="CommentReference"/>
          <w:rFonts w:asciiTheme="minorHAnsi" w:eastAsiaTheme="minorHAnsi" w:hAnsiTheme="minorHAnsi" w:cstheme="minorBidi"/>
        </w:rPr>
        <w:commentReference w:id="134"/>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27BE4B15" w14:textId="1BA86BAB" w:rsidR="008621C2" w:rsidRDefault="004A3366"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135"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136" w:author="Ezzati, Majid" w:date="2018-11-06T07:17:00Z">
        <w:r w:rsidR="008621C2" w:rsidDel="008A218F">
          <w:rPr>
            <w:rFonts w:ascii="Times New Roman" w:hAnsi="Times New Roman"/>
            <w:color w:val="000000" w:themeColor="text1"/>
            <w:sz w:val="24"/>
            <w:szCs w:val="24"/>
          </w:rPr>
          <w:delText>Estimated a</w:delText>
        </w:r>
      </w:del>
      <w:ins w:id="137"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commentRangeStart w:id="138"/>
      <w:del w:id="139"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138"/>
      <w:r w:rsidR="008A218F">
        <w:rPr>
          <w:rStyle w:val="CommentReference"/>
          <w:rFonts w:asciiTheme="minorHAnsi" w:eastAsiaTheme="minorHAnsi" w:hAnsiTheme="minorHAnsi" w:cstheme="minorBidi"/>
        </w:rPr>
        <w:commentReference w:id="138"/>
      </w:r>
      <w:r w:rsidR="008621C2">
        <w:rPr>
          <w:rFonts w:ascii="Times New Roman" w:hAnsi="Times New Roman"/>
          <w:color w:val="000000" w:themeColor="text1"/>
          <w:sz w:val="24"/>
          <w:szCs w:val="24"/>
        </w:rPr>
        <w:t xml:space="preserve">, </w:t>
      </w:r>
      <w:commentRangeStart w:id="140"/>
      <w:r w:rsidR="008621C2">
        <w:rPr>
          <w:rFonts w:ascii="Times New Roman" w:hAnsi="Times New Roman"/>
          <w:color w:val="000000" w:themeColor="text1"/>
          <w:sz w:val="24"/>
          <w:szCs w:val="24"/>
        </w:rPr>
        <w:t>if temperatures were 1c above the 1980-2009 mean for every month and state</w:t>
      </w:r>
      <w:commentRangeEnd w:id="140"/>
      <w:r w:rsidR="008A218F">
        <w:rPr>
          <w:rStyle w:val="CommentReference"/>
          <w:rFonts w:asciiTheme="minorHAnsi" w:eastAsiaTheme="minorHAnsi" w:hAnsiTheme="minorHAnsi" w:cstheme="minorBidi"/>
        </w:rPr>
        <w:commentReference w:id="140"/>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by sex, category of injury and age group (top) and month (bottom). Black dots represent net changes</w:t>
      </w:r>
      <w:r w:rsidR="005F3F6E">
        <w:rPr>
          <w:rFonts w:ascii="Times New Roman" w:hAnsi="Times New Roman"/>
          <w:color w:val="000000" w:themeColor="text1"/>
          <w:sz w:val="24"/>
          <w:szCs w:val="24"/>
        </w:rPr>
        <w:t xml:space="preserve"> in deaths per </w:t>
      </w:r>
      <w:commentRangeStart w:id="141"/>
      <w:r w:rsidR="005F3F6E">
        <w:rPr>
          <w:rFonts w:ascii="Times New Roman" w:hAnsi="Times New Roman"/>
          <w:color w:val="000000" w:themeColor="text1"/>
          <w:sz w:val="24"/>
          <w:szCs w:val="24"/>
        </w:rPr>
        <w:t>grouping</w:t>
      </w:r>
      <w:commentRangeEnd w:id="141"/>
      <w:r w:rsidR="00D61C8B">
        <w:rPr>
          <w:rStyle w:val="CommentReference"/>
          <w:rFonts w:asciiTheme="minorHAnsi" w:eastAsiaTheme="minorHAnsi" w:hAnsiTheme="minorHAnsi" w:cstheme="minorBidi"/>
        </w:rPr>
        <w:commentReference w:id="141"/>
      </w:r>
      <w:r w:rsidR="009A0CFD" w:rsidRPr="00636C9B">
        <w:rPr>
          <w:rFonts w:ascii="Times New Roman" w:hAnsi="Times New Roman"/>
          <w:color w:val="000000" w:themeColor="text1"/>
          <w:sz w:val="24"/>
          <w:szCs w:val="24"/>
        </w:rPr>
        <w:t>.</w:t>
      </w:r>
    </w:p>
    <w:p w14:paraId="1FAF867F" w14:textId="77777777" w:rsidR="008621C2" w:rsidRDefault="008621C2" w:rsidP="00D76DF7">
      <w:pPr>
        <w:spacing w:after="0" w:line="480" w:lineRule="auto"/>
        <w:jc w:val="both"/>
        <w:rPr>
          <w:rFonts w:ascii="Times New Roman" w:hAnsi="Times New Roman"/>
          <w:color w:val="000000" w:themeColor="text1"/>
          <w:sz w:val="24"/>
          <w:szCs w:val="24"/>
        </w:rPr>
      </w:pPr>
      <w:commentRangeStart w:id="142"/>
    </w:p>
    <w:p w14:paraId="7CD7214A" w14:textId="77777777" w:rsidR="008621C2" w:rsidRDefault="008621C2" w:rsidP="00D76DF7">
      <w:pPr>
        <w:spacing w:after="0" w:line="480" w:lineRule="auto"/>
        <w:jc w:val="both"/>
        <w:rPr>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61651429" w:rsidR="00280E5B" w:rsidRDefault="00234E19" w:rsidP="005870DD">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relative risk if temperatures were 1c above the 1980-2009 mean for every month and </w:t>
      </w:r>
      <w:proofErr w:type="gramStart"/>
      <w:r w:rsidR="008621C2">
        <w:rPr>
          <w:rFonts w:ascii="Times New Roman" w:hAnsi="Times New Roman"/>
          <w:color w:val="000000" w:themeColor="text1"/>
          <w:sz w:val="24"/>
          <w:szCs w:val="24"/>
        </w:rPr>
        <w:t>state.</w:t>
      </w:r>
      <w:r w:rsidR="00280E5B">
        <w:rPr>
          <w:rFonts w:ascii="Times New Roman" w:hAnsi="Times New Roman"/>
          <w:color w:val="000000" w:themeColor="text1"/>
          <w:sz w:val="24"/>
          <w:szCs w:val="24"/>
        </w:rPr>
        <w:t>.</w:t>
      </w:r>
      <w:proofErr w:type="gramEnd"/>
      <w:r w:rsidR="00280E5B">
        <w:rPr>
          <w:rFonts w:ascii="Times New Roman" w:hAnsi="Times New Roman"/>
          <w:color w:val="000000" w:themeColor="text1"/>
          <w:sz w:val="24"/>
          <w:szCs w:val="24"/>
        </w:rPr>
        <w:t xml:space="preserve"> They are broken </w:t>
      </w:r>
      <w:proofErr w:type="gramStart"/>
      <w:r w:rsidR="00280E5B">
        <w:rPr>
          <w:rFonts w:ascii="Times New Roman" w:hAnsi="Times New Roman"/>
          <w:color w:val="000000" w:themeColor="text1"/>
          <w:sz w:val="24"/>
          <w:szCs w:val="24"/>
        </w:rPr>
        <w:t xml:space="preserve">down </w:t>
      </w:r>
      <w:r w:rsidR="00AE077A" w:rsidRPr="00636C9B">
        <w:rPr>
          <w:rFonts w:ascii="Times New Roman" w:hAnsi="Times New Roman"/>
          <w:color w:val="000000" w:themeColor="text1"/>
          <w:sz w:val="24"/>
          <w:szCs w:val="24"/>
        </w:rPr>
        <w:t>,</w:t>
      </w:r>
      <w:proofErr w:type="gramEnd"/>
      <w:r w:rsidR="00AE077A" w:rsidRPr="00636C9B">
        <w:rPr>
          <w:rFonts w:ascii="Times New Roman" w:hAnsi="Times New Roman"/>
          <w:color w:val="000000" w:themeColor="text1"/>
          <w:sz w:val="24"/>
          <w:szCs w:val="24"/>
        </w:rPr>
        <w:t xml:space="preserve"> by category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185EAF57"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r w:rsidR="008621C2">
        <w:rPr>
          <w:rFonts w:ascii="Times New Roman" w:hAnsi="Times New Roman"/>
          <w:color w:val="000000" w:themeColor="text1"/>
          <w:sz w:val="24"/>
          <w:szCs w:val="24"/>
        </w:rPr>
        <w:t>Excess relative risk if temperatures were 1c above the 1980-2009 mean for every month and state.</w:t>
      </w:r>
      <w:r w:rsidRPr="00636C9B">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category of injury, month and sex.</w:t>
      </w:r>
      <w:r w:rsidR="00B4508B" w:rsidRPr="00636C9B">
        <w:rPr>
          <w:rFonts w:ascii="Times New Roman" w:hAnsi="Times New Roman"/>
          <w:color w:val="000000" w:themeColor="text1"/>
          <w:sz w:val="24"/>
          <w:szCs w:val="24"/>
        </w:rPr>
        <w:br w:type="page"/>
      </w:r>
      <w:commentRangeEnd w:id="142"/>
      <w:r w:rsidR="006C74C1">
        <w:rPr>
          <w:rStyle w:val="CommentReference"/>
          <w:rFonts w:asciiTheme="minorHAnsi" w:eastAsiaTheme="minorHAnsi" w:hAnsiTheme="minorHAnsi" w:cstheme="minorBidi"/>
        </w:rPr>
        <w:commentReference w:id="142"/>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3B76B34A"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ICD-9 and ICD-10 medical cause of death codes by category 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77777777"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C above long-term monthly state mean, for deaths from all injuries by sex, age group, and category 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77777777"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 above long-term monthly state mean, for deaths from all injuries by sex, age group, and category 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roofErr w:type="spellStart"/>
            <w:r w:rsidRPr="00182A4C">
              <w:rPr>
                <w:rFonts w:eastAsia="Times New Roman"/>
                <w:color w:val="000000"/>
                <w:sz w:val="18"/>
                <w:szCs w:val="18"/>
                <w:lang w:eastAsia="en-GB"/>
              </w:rPr>
              <w:t>NaN</w:t>
            </w:r>
            <w:proofErr w:type="spellEnd"/>
            <w:r w:rsidRPr="00182A4C">
              <w:rPr>
                <w:rFonts w:eastAsia="Times New Roman"/>
                <w:color w:val="000000"/>
                <w:sz w:val="18"/>
                <w:szCs w:val="18"/>
                <w:lang w:eastAsia="en-GB"/>
              </w:rPr>
              <w:t xml:space="preserve"> </w:t>
            </w:r>
            <w:proofErr w:type="gramStart"/>
            <w:r w:rsidRPr="00182A4C">
              <w:rPr>
                <w:rFonts w:eastAsia="Times New Roman"/>
                <w:color w:val="000000"/>
                <w:sz w:val="18"/>
                <w:szCs w:val="18"/>
                <w:lang w:eastAsia="en-GB"/>
              </w:rPr>
              <w:t xml:space="preserve">(  </w:t>
            </w:r>
            <w:proofErr w:type="spellStart"/>
            <w:r w:rsidRPr="00182A4C">
              <w:rPr>
                <w:rFonts w:eastAsia="Times New Roman"/>
                <w:color w:val="000000"/>
                <w:sz w:val="18"/>
                <w:szCs w:val="18"/>
                <w:lang w:eastAsia="en-GB"/>
              </w:rPr>
              <w:t>NaN</w:t>
            </w:r>
            <w:proofErr w:type="spellEnd"/>
            <w:proofErr w:type="gramEnd"/>
            <w:r w:rsidRPr="00182A4C">
              <w:rPr>
                <w:rFonts w:eastAsia="Times New Roman"/>
                <w:color w:val="000000"/>
                <w:sz w:val="18"/>
                <w:szCs w:val="18"/>
                <w:lang w:eastAsia="en-GB"/>
              </w:rPr>
              <w:t xml:space="preserve">,  </w:t>
            </w:r>
            <w:proofErr w:type="spellStart"/>
            <w:r w:rsidRPr="00182A4C">
              <w:rPr>
                <w:rFonts w:eastAsia="Times New Roman"/>
                <w:color w:val="000000"/>
                <w:sz w:val="18"/>
                <w:szCs w:val="18"/>
                <w:lang w:eastAsia="en-GB"/>
              </w:rPr>
              <w:t>NaN</w:t>
            </w:r>
            <w:proofErr w:type="spellEnd"/>
            <w:r w:rsidRPr="00182A4C">
              <w:rPr>
                <w:rFonts w:eastAsia="Times New Roman"/>
                <w:color w:val="000000"/>
                <w:sz w:val="18"/>
                <w:szCs w:val="18"/>
                <w:lang w:eastAsia="en-GB"/>
              </w:rPr>
              <w:t>)</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roofErr w:type="spellStart"/>
            <w:r w:rsidRPr="00182A4C">
              <w:rPr>
                <w:rFonts w:eastAsia="Times New Roman"/>
                <w:color w:val="000000"/>
                <w:sz w:val="18"/>
                <w:szCs w:val="18"/>
                <w:lang w:eastAsia="en-GB"/>
              </w:rPr>
              <w:t>NaN</w:t>
            </w:r>
            <w:proofErr w:type="spellEnd"/>
            <w:r w:rsidRPr="00182A4C">
              <w:rPr>
                <w:rFonts w:eastAsia="Times New Roman"/>
                <w:color w:val="000000"/>
                <w:sz w:val="18"/>
                <w:szCs w:val="18"/>
                <w:lang w:eastAsia="en-GB"/>
              </w:rPr>
              <w:t xml:space="preserve"> </w:t>
            </w:r>
            <w:proofErr w:type="gramStart"/>
            <w:r w:rsidRPr="00182A4C">
              <w:rPr>
                <w:rFonts w:eastAsia="Times New Roman"/>
                <w:color w:val="000000"/>
                <w:sz w:val="18"/>
                <w:szCs w:val="18"/>
                <w:lang w:eastAsia="en-GB"/>
              </w:rPr>
              <w:t xml:space="preserve">(  </w:t>
            </w:r>
            <w:proofErr w:type="spellStart"/>
            <w:r w:rsidRPr="00182A4C">
              <w:rPr>
                <w:rFonts w:eastAsia="Times New Roman"/>
                <w:color w:val="000000"/>
                <w:sz w:val="18"/>
                <w:szCs w:val="18"/>
                <w:lang w:eastAsia="en-GB"/>
              </w:rPr>
              <w:t>NaN</w:t>
            </w:r>
            <w:proofErr w:type="spellEnd"/>
            <w:proofErr w:type="gramEnd"/>
            <w:r w:rsidRPr="00182A4C">
              <w:rPr>
                <w:rFonts w:eastAsia="Times New Roman"/>
                <w:color w:val="000000"/>
                <w:sz w:val="18"/>
                <w:szCs w:val="18"/>
                <w:lang w:eastAsia="en-GB"/>
              </w:rPr>
              <w:t xml:space="preserve">,  </w:t>
            </w:r>
            <w:proofErr w:type="spellStart"/>
            <w:r w:rsidRPr="00182A4C">
              <w:rPr>
                <w:rFonts w:eastAsia="Times New Roman"/>
                <w:color w:val="000000"/>
                <w:sz w:val="18"/>
                <w:szCs w:val="18"/>
                <w:lang w:eastAsia="en-GB"/>
              </w:rPr>
              <w:t>NaN</w:t>
            </w:r>
            <w:proofErr w:type="spellEnd"/>
            <w:r w:rsidRPr="00182A4C">
              <w:rPr>
                <w:rFonts w:eastAsia="Times New Roman"/>
                <w:color w:val="000000"/>
                <w:sz w:val="18"/>
                <w:szCs w:val="18"/>
                <w:lang w:eastAsia="en-GB"/>
              </w:rPr>
              <w:t>)</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Ezzati, Majid" w:date="2018-11-05T22:29:00Z" w:initials="EM">
    <w:p w14:paraId="403D184C" w14:textId="09F99BE9" w:rsidR="0078091F" w:rsidRDefault="0078091F">
      <w:pPr>
        <w:pStyle w:val="CommentText"/>
      </w:pPr>
      <w:r>
        <w:rPr>
          <w:rStyle w:val="CommentReference"/>
        </w:rPr>
        <w:annotationRef/>
      </w:r>
      <w:r>
        <w:t>Let’s discuss wording possibilities</w:t>
      </w:r>
    </w:p>
  </w:comment>
  <w:comment w:id="3" w:author="Ezzati, Majid" w:date="2018-11-06T06:13:00Z" w:initials="EM">
    <w:p w14:paraId="2F75B5A4" w14:textId="1F535BB8" w:rsidR="0078091F" w:rsidRDefault="0078091F">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4" w:author="Ezzati, Majid" w:date="2018-11-06T05:58:00Z" w:initials="EM">
    <w:p w14:paraId="2AB653CB" w14:textId="51EA618F" w:rsidR="0078091F" w:rsidRDefault="0078091F">
      <w:pPr>
        <w:pStyle w:val="CommentText"/>
      </w:pPr>
      <w:r>
        <w:rPr>
          <w:rStyle w:val="CommentReference"/>
        </w:rPr>
        <w:annotationRef/>
      </w:r>
      <w:r>
        <w:t>Start from the beginning</w:t>
      </w:r>
    </w:p>
    <w:p w14:paraId="27AD8E88" w14:textId="43ADCE32" w:rsidR="0078091F" w:rsidRDefault="0078091F">
      <w:pPr>
        <w:pStyle w:val="CommentText"/>
      </w:pPr>
    </w:p>
    <w:p w14:paraId="7DCC38CA" w14:textId="09FD47E6" w:rsidR="0078091F" w:rsidRDefault="0078091F">
      <w:pPr>
        <w:pStyle w:val="CommentText"/>
      </w:pPr>
      <w:r>
        <w:t>We adapt to long-term weather patterns. Deviations can affect our health</w:t>
      </w:r>
    </w:p>
  </w:comment>
  <w:comment w:id="5" w:author="Ezzati, Majid" w:date="2018-11-06T05:58:00Z" w:initials="EM">
    <w:p w14:paraId="034B7E9D" w14:textId="7FA018F1" w:rsidR="0078091F" w:rsidRDefault="0078091F">
      <w:pPr>
        <w:pStyle w:val="CommentText"/>
      </w:pPr>
      <w:r>
        <w:rPr>
          <w:rStyle w:val="CommentReference"/>
        </w:rPr>
        <w:annotationRef/>
      </w:r>
      <w:r>
        <w:t>Unclear. Work into the last one</w:t>
      </w:r>
    </w:p>
  </w:comment>
  <w:comment w:id="6" w:author="Ezzati, Majid" w:date="2018-11-06T06:14:00Z" w:initials="EM">
    <w:p w14:paraId="342C9D34" w14:textId="7EAA7F45" w:rsidR="0078091F" w:rsidRDefault="0078091F">
      <w:pPr>
        <w:pStyle w:val="CommentText"/>
      </w:pPr>
      <w:r>
        <w:rPr>
          <w:rStyle w:val="CommentReference"/>
        </w:rPr>
        <w:annotationRef/>
      </w:r>
      <w:r>
        <w:t xml:space="preserve">These are not </w:t>
      </w:r>
      <w:proofErr w:type="gramStart"/>
      <w:r>
        <w:t>really intro</w:t>
      </w:r>
      <w:proofErr w:type="gramEnd"/>
      <w:r>
        <w:t xml:space="preserve">; intro is not a place for literature review. </w:t>
      </w:r>
    </w:p>
    <w:p w14:paraId="6DE18342" w14:textId="0D5CB370" w:rsidR="0078091F" w:rsidRDefault="0078091F">
      <w:pPr>
        <w:pStyle w:val="CommentText"/>
      </w:pPr>
    </w:p>
    <w:p w14:paraId="385C7C7F" w14:textId="5BC74CED" w:rsidR="0078091F" w:rsidRDefault="0078091F">
      <w:pPr>
        <w:pStyle w:val="CommentText"/>
      </w:pPr>
      <w:r>
        <w:t>But don’t change the intro until we discuss the logic</w:t>
      </w:r>
    </w:p>
  </w:comment>
  <w:comment w:id="7" w:author="Ezzati, Majid" w:date="2018-11-06T06:18:00Z" w:initials="EM">
    <w:p w14:paraId="34E4DA66" w14:textId="25A8847A" w:rsidR="0078091F" w:rsidRDefault="0078091F">
      <w:pPr>
        <w:pStyle w:val="CommentText"/>
      </w:pPr>
      <w:r>
        <w:rPr>
          <w:rStyle w:val="CommentReference"/>
        </w:rPr>
        <w:annotationRef/>
      </w:r>
      <w:r>
        <w:t>Spellcheck in each version</w:t>
      </w:r>
    </w:p>
  </w:comment>
  <w:comment w:id="11" w:author="Ezzati, Majid" w:date="2018-11-06T06:18:00Z" w:initials="EM">
    <w:p w14:paraId="1938203B" w14:textId="44B4F951" w:rsidR="0078091F" w:rsidRDefault="0078091F">
      <w:pPr>
        <w:pStyle w:val="CommentText"/>
      </w:pPr>
      <w:r>
        <w:rPr>
          <w:rStyle w:val="CommentReference"/>
        </w:rPr>
        <w:annotationRef/>
      </w:r>
      <w:r>
        <w:t>Discuss what goes in here</w:t>
      </w:r>
    </w:p>
    <w:p w14:paraId="6DCD752F" w14:textId="43D4137F" w:rsidR="0078091F" w:rsidRDefault="0078091F">
      <w:pPr>
        <w:pStyle w:val="CommentText"/>
      </w:pPr>
    </w:p>
    <w:p w14:paraId="39FCD6B0" w14:textId="1D0B3462" w:rsidR="0078091F" w:rsidRDefault="0078091F">
      <w:pPr>
        <w:pStyle w:val="CommentText"/>
      </w:pPr>
      <w:r>
        <w:t xml:space="preserve">What our aim was </w:t>
      </w:r>
    </w:p>
    <w:p w14:paraId="51E5485A" w14:textId="07C4C825" w:rsidR="0078091F" w:rsidRDefault="0078091F">
      <w:pPr>
        <w:pStyle w:val="CommentText"/>
      </w:pPr>
      <w:r>
        <w:t>Then what we did</w:t>
      </w:r>
    </w:p>
    <w:p w14:paraId="233EEDAA" w14:textId="67365CC6" w:rsidR="0078091F" w:rsidRDefault="0078091F">
      <w:pPr>
        <w:pStyle w:val="CommentText"/>
      </w:pPr>
    </w:p>
    <w:p w14:paraId="2B920ADF" w14:textId="02A279EB" w:rsidR="0078091F" w:rsidRDefault="0078091F">
      <w:pPr>
        <w:pStyle w:val="CommentText"/>
      </w:pPr>
      <w:r>
        <w:t>First defined a measure of anomaly (versus absolute temperature)</w:t>
      </w:r>
    </w:p>
    <w:p w14:paraId="2E2BCD91" w14:textId="77777777" w:rsidR="0078091F" w:rsidRDefault="0078091F">
      <w:pPr>
        <w:pStyle w:val="CommentText"/>
      </w:pPr>
    </w:p>
  </w:comment>
  <w:comment w:id="12" w:author="Ezzati, Majid" w:date="2018-11-06T06:20:00Z" w:initials="EM">
    <w:p w14:paraId="3E168734" w14:textId="50F33433" w:rsidR="0078091F" w:rsidRDefault="0078091F">
      <w:pPr>
        <w:pStyle w:val="CommentText"/>
      </w:pPr>
      <w:r>
        <w:rPr>
          <w:rStyle w:val="CommentReference"/>
        </w:rPr>
        <w:annotationRef/>
      </w:r>
      <w:r>
        <w:t>???</w:t>
      </w:r>
    </w:p>
  </w:comment>
  <w:comment w:id="13" w:author="Ezzati, Majid" w:date="2018-11-06T06:21:00Z" w:initials="EM">
    <w:p w14:paraId="45EFD5AD" w14:textId="4AD882B0" w:rsidR="0078091F" w:rsidRDefault="0078091F">
      <w:pPr>
        <w:pStyle w:val="CommentText"/>
      </w:pPr>
      <w:r>
        <w:rPr>
          <w:rStyle w:val="CommentReference"/>
        </w:rPr>
        <w:annotationRef/>
      </w:r>
      <w:r>
        <w:t xml:space="preserve">There must also be </w:t>
      </w:r>
      <w:proofErr w:type="spellStart"/>
      <w:r>
        <w:t>an “other</w:t>
      </w:r>
      <w:proofErr w:type="spellEnd"/>
      <w:r>
        <w:t>” even if we don’t use it</w:t>
      </w:r>
    </w:p>
  </w:comment>
  <w:comment w:id="14" w:author="Ezzati, Majid" w:date="2018-11-06T06:23:00Z" w:initials="EM">
    <w:p w14:paraId="15D57AA0" w14:textId="5D5769D4" w:rsidR="0078091F" w:rsidRDefault="0078091F">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78091F" w:rsidRDefault="0078091F">
      <w:pPr>
        <w:pStyle w:val="CommentText"/>
      </w:pPr>
    </w:p>
    <w:p w14:paraId="1EB6AA64" w14:textId="68BA8F86" w:rsidR="0078091F" w:rsidRDefault="0078091F">
      <w:pPr>
        <w:pStyle w:val="CommentText"/>
      </w:pPr>
      <w:r>
        <w:t>More generally, avoid jargon or showing off technical language of physics/stats/epi</w:t>
      </w:r>
    </w:p>
  </w:comment>
  <w:comment w:id="15" w:author="Ezzati, Majid" w:date="2018-11-06T06:26:00Z" w:initials="EM">
    <w:p w14:paraId="369D4055" w14:textId="6BE6345B" w:rsidR="0078091F" w:rsidRDefault="0078091F">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78091F" w:rsidRDefault="0078091F">
      <w:pPr>
        <w:pStyle w:val="CommentText"/>
      </w:pPr>
    </w:p>
    <w:p w14:paraId="716863B5" w14:textId="15A4CDB1" w:rsidR="0078091F" w:rsidRDefault="0078091F">
      <w:pPr>
        <w:pStyle w:val="CommentText"/>
      </w:pPr>
      <w:r>
        <w:t>Give people your logic not your mechanics and do so in clear ways</w:t>
      </w:r>
    </w:p>
  </w:comment>
  <w:comment w:id="22" w:author="Ezzati, Majid" w:date="2018-11-06T06:28:00Z" w:initials="EM">
    <w:p w14:paraId="4B0E15A7" w14:textId="5E088CBD" w:rsidR="0078091F" w:rsidRDefault="0078091F">
      <w:pPr>
        <w:pStyle w:val="CommentText"/>
      </w:pPr>
      <w:r>
        <w:rPr>
          <w:rStyle w:val="CommentReference"/>
        </w:rPr>
        <w:annotationRef/>
      </w:r>
      <w:r>
        <w:t>Unclear what in relation to place of residence means</w:t>
      </w:r>
    </w:p>
  </w:comment>
  <w:comment w:id="21" w:author="Ezzati, Majid" w:date="2018-11-06T06:28:00Z" w:initials="EM">
    <w:p w14:paraId="4C8140BB" w14:textId="0835C13D" w:rsidR="0078091F" w:rsidRDefault="0078091F">
      <w:pPr>
        <w:pStyle w:val="CommentText"/>
      </w:pPr>
      <w:r>
        <w:rPr>
          <w:rStyle w:val="CommentReference"/>
        </w:rPr>
        <w:annotationRef/>
      </w:r>
      <w:r>
        <w:t xml:space="preserve">Use </w:t>
      </w:r>
      <w:proofErr w:type="gramStart"/>
      <w:r>
        <w:t>wording</w:t>
      </w:r>
      <w:proofErr w:type="gramEnd"/>
      <w:r>
        <w:t xml:space="preserve"> I have now used in PM paper. Here we do ~causal inference and not prediction</w:t>
      </w:r>
    </w:p>
  </w:comment>
  <w:comment w:id="26" w:author="Ezzati, Majid" w:date="2018-11-06T06:35:00Z" w:initials="EM">
    <w:p w14:paraId="191E0A2D" w14:textId="434231D4" w:rsidR="0078091F" w:rsidRDefault="0078091F">
      <w:pPr>
        <w:pStyle w:val="CommentText"/>
      </w:pPr>
      <w:r>
        <w:rPr>
          <w:rStyle w:val="CommentReference"/>
        </w:rPr>
        <w:annotationRef/>
      </w:r>
      <w:r>
        <w:t xml:space="preserve">The </w:t>
      </w:r>
      <w:proofErr w:type="gramStart"/>
      <w:r>
        <w:t>two time</w:t>
      </w:r>
      <w:proofErr w:type="gramEnd"/>
      <w:r>
        <w:t xml:space="preserve"> components to be together</w:t>
      </w:r>
    </w:p>
    <w:p w14:paraId="5D7E7658" w14:textId="202D504E" w:rsidR="0078091F" w:rsidRDefault="0078091F">
      <w:pPr>
        <w:pStyle w:val="CommentText"/>
      </w:pPr>
    </w:p>
    <w:p w14:paraId="056E752A" w14:textId="45FD5535" w:rsidR="0078091F" w:rsidRDefault="0078091F">
      <w:pPr>
        <w:pStyle w:val="CommentText"/>
      </w:pPr>
      <w:r>
        <w:t>Should more of a logic be stated here</w:t>
      </w:r>
    </w:p>
    <w:p w14:paraId="4DD8F18F" w14:textId="0C446C60" w:rsidR="0078091F" w:rsidRDefault="0078091F">
      <w:pPr>
        <w:pStyle w:val="CommentText"/>
      </w:pPr>
    </w:p>
    <w:p w14:paraId="37FE4F0E" w14:textId="720316D2" w:rsidR="0078091F" w:rsidRDefault="0078091F">
      <w:pPr>
        <w:pStyle w:val="CommentText"/>
      </w:pPr>
      <w:proofErr w:type="gramStart"/>
      <w:r>
        <w:t>There  is</w:t>
      </w:r>
      <w:proofErr w:type="gramEnd"/>
      <w:r>
        <w:t xml:space="preserve"> a long term trend and there is a systematic monthly pattern</w:t>
      </w:r>
    </w:p>
    <w:p w14:paraId="7B8F5884" w14:textId="15B4F4F4" w:rsidR="0078091F" w:rsidRDefault="0078091F">
      <w:pPr>
        <w:pStyle w:val="CommentText"/>
      </w:pPr>
      <w:r>
        <w:t>Then give what is in this paragraph now</w:t>
      </w:r>
    </w:p>
    <w:p w14:paraId="3F1C943D" w14:textId="1B50AFE2" w:rsidR="0078091F" w:rsidRDefault="0078091F">
      <w:pPr>
        <w:pStyle w:val="CommentText"/>
      </w:pPr>
    </w:p>
    <w:p w14:paraId="01782003" w14:textId="2EFBA886" w:rsidR="0078091F" w:rsidRDefault="0078091F">
      <w:pPr>
        <w:pStyle w:val="CommentText"/>
      </w:pPr>
    </w:p>
  </w:comment>
  <w:comment w:id="43" w:author="Ezzati, Majid" w:date="2018-11-06T06:34:00Z" w:initials="EM">
    <w:p w14:paraId="48293A76" w14:textId="79A25B44" w:rsidR="0078091F" w:rsidRDefault="0078091F">
      <w:pPr>
        <w:pStyle w:val="CommentText"/>
      </w:pPr>
      <w:r>
        <w:rPr>
          <w:rStyle w:val="CommentReference"/>
        </w:rPr>
        <w:annotationRef/>
      </w:r>
      <w:r>
        <w:t>To discuss with James: so is it the remaining variation, above and beyond long-term trend and systematic monthly change that informs the role of temperature anomaly (</w:t>
      </w:r>
      <w:proofErr w:type="gramStart"/>
      <w:r>
        <w:t>in reality they</w:t>
      </w:r>
      <w:proofErr w:type="gramEnd"/>
      <w:r>
        <w:t xml:space="preserve"> trade off but this is an approximation)</w:t>
      </w:r>
    </w:p>
  </w:comment>
  <w:comment w:id="45" w:author="Ezzati, Majid" w:date="2018-11-06T06:39:00Z" w:initials="EM">
    <w:p w14:paraId="5423DF21" w14:textId="3E452628" w:rsidR="0078091F" w:rsidRDefault="0078091F">
      <w:pPr>
        <w:pStyle w:val="CommentText"/>
      </w:pPr>
      <w:r>
        <w:rPr>
          <w:rStyle w:val="CommentReference"/>
        </w:rPr>
        <w:annotationRef/>
      </w:r>
      <w:r>
        <w:t xml:space="preserve">Vague given all the time terms above now. Which trend </w:t>
      </w:r>
    </w:p>
  </w:comment>
  <w:comment w:id="52" w:author="Ezzati, Majid" w:date="2018-11-06T06:38:00Z" w:initials="EM">
    <w:p w14:paraId="42E5810B" w14:textId="4706A8CE" w:rsidR="0078091F" w:rsidRDefault="0078091F">
      <w:pPr>
        <w:pStyle w:val="CommentText"/>
      </w:pPr>
      <w:r>
        <w:rPr>
          <w:rStyle w:val="CommentReference"/>
        </w:rPr>
        <w:annotationRef/>
      </w:r>
      <w:r>
        <w:t>I don’t think this non-linearity. It is everything else. And I don’t think it should stay here; it should go where detailed description given</w:t>
      </w:r>
    </w:p>
  </w:comment>
  <w:comment w:id="54" w:author="Ezzati, Majid" w:date="2018-11-06T06:56:00Z" w:initials="EM">
    <w:p w14:paraId="6D296B72" w14:textId="197756FD" w:rsidR="0078091F" w:rsidRDefault="0078091F">
      <w:pPr>
        <w:pStyle w:val="CommentText"/>
      </w:pPr>
      <w:r>
        <w:rPr>
          <w:rStyle w:val="CommentReference"/>
        </w:rPr>
        <w:annotationRef/>
      </w:r>
      <w:r>
        <w:t>This is the key component</w:t>
      </w:r>
    </w:p>
  </w:comment>
  <w:comment w:id="66" w:author="Ezzati, Majid" w:date="2018-11-06T06:58:00Z" w:initials="EM">
    <w:p w14:paraId="4A5B04E6" w14:textId="39FD4F8E" w:rsidR="0078091F" w:rsidRDefault="0078091F">
      <w:pPr>
        <w:pStyle w:val="CommentText"/>
      </w:pPr>
      <w:r>
        <w:rPr>
          <w:rStyle w:val="CommentReference"/>
        </w:rPr>
        <w:annotationRef/>
      </w:r>
      <w:r>
        <w:t>Can we have a more reader friendly term like type of injury or class of injury</w:t>
      </w:r>
    </w:p>
  </w:comment>
  <w:comment w:id="67" w:author="Ezzati, Majid" w:date="2018-11-06T06:59:00Z" w:initials="EM">
    <w:p w14:paraId="527CF713" w14:textId="31DEF30D" w:rsidR="0078091F" w:rsidRDefault="0078091F">
      <w:pPr>
        <w:pStyle w:val="CommentText"/>
      </w:pPr>
      <w:r>
        <w:rPr>
          <w:rStyle w:val="CommentReference"/>
        </w:rPr>
        <w:annotationRef/>
      </w:r>
      <w:r>
        <w:t>Fitted the model??</w:t>
      </w:r>
    </w:p>
  </w:comment>
  <w:comment w:id="68" w:author="Ezzati, Majid" w:date="2018-11-06T06:59:00Z" w:initials="EM">
    <w:p w14:paraId="2F1A0960" w14:textId="13C50478" w:rsidR="0078091F" w:rsidRDefault="0078091F">
      <w:pPr>
        <w:pStyle w:val="CommentText"/>
      </w:pPr>
      <w:r>
        <w:rPr>
          <w:rStyle w:val="CommentReference"/>
        </w:rPr>
        <w:annotationRef/>
      </w:r>
      <w:r>
        <w:t>Sounds like you are standing with a bucket of basket collecting but fine if this is what people use</w:t>
      </w:r>
    </w:p>
  </w:comment>
  <w:comment w:id="70" w:author="Ezzati, Majid" w:date="2018-11-06T07:00:00Z" w:initials="EM">
    <w:p w14:paraId="15D2C47D" w14:textId="72BCD14B" w:rsidR="0078091F" w:rsidRDefault="0078091F">
      <w:pPr>
        <w:pStyle w:val="CommentText"/>
      </w:pPr>
      <w:r>
        <w:rPr>
          <w:rStyle w:val="CommentReference"/>
        </w:rPr>
        <w:annotationRef/>
      </w:r>
      <w:r>
        <w:t>To say why this counterfactual but to discuss before writing.</w:t>
      </w:r>
    </w:p>
  </w:comment>
  <w:comment w:id="72" w:author="Ezzati, Majid" w:date="2018-11-06T07:06:00Z" w:initials="EM">
    <w:p w14:paraId="29E49B50" w14:textId="1F1EEFBB" w:rsidR="0078091F" w:rsidRDefault="0078091F">
      <w:pPr>
        <w:pStyle w:val="CommentText"/>
      </w:pPr>
      <w:r>
        <w:rPr>
          <w:rStyle w:val="CommentReference"/>
        </w:rPr>
        <w:annotationRef/>
      </w:r>
      <w:r>
        <w:t>Not sure I understand. To discuss rewriting based on PM paper but leave as is until we discuss</w:t>
      </w:r>
    </w:p>
  </w:comment>
  <w:comment w:id="73" w:author="Ezzati, Majid" w:date="2018-10-22T19:35:00Z" w:initials="EM">
    <w:p w14:paraId="0B814888" w14:textId="2B4C3065" w:rsidR="0078091F" w:rsidRDefault="0078091F">
      <w:pPr>
        <w:pStyle w:val="CommentText"/>
      </w:pPr>
      <w:r>
        <w:rPr>
          <w:rStyle w:val="CommentReference"/>
        </w:rPr>
        <w:annotationRef/>
      </w:r>
      <w:r>
        <w:t xml:space="preserve">are these the forest plots? </w:t>
      </w:r>
    </w:p>
  </w:comment>
  <w:comment w:id="74" w:author="Parks, Robbie M" w:date="2018-10-29T12:15:00Z" w:initials="PRM">
    <w:p w14:paraId="351E5D0B" w14:textId="3CA9A6C0" w:rsidR="0078091F" w:rsidRDefault="0078091F">
      <w:pPr>
        <w:pStyle w:val="CommentText"/>
      </w:pPr>
      <w:r>
        <w:rPr>
          <w:rStyle w:val="CommentReference"/>
        </w:rPr>
        <w:annotationRef/>
      </w:r>
      <w:r>
        <w:t>Yes</w:t>
      </w:r>
    </w:p>
  </w:comment>
  <w:comment w:id="78" w:author="Majid2" w:date="2018-11-06T10:25:00Z" w:initials="M">
    <w:p w14:paraId="45E26AF2" w14:textId="61140875" w:rsidR="0078091F" w:rsidRDefault="0078091F">
      <w:pPr>
        <w:pStyle w:val="CommentText"/>
      </w:pPr>
      <w:r>
        <w:rPr>
          <w:rStyle w:val="CommentReference"/>
        </w:rPr>
        <w:annotationRef/>
      </w:r>
      <w:r>
        <w:t xml:space="preserve">A bullet on whether seasonality has (visually) persisted or weakened as levels have gone down </w:t>
      </w:r>
    </w:p>
  </w:comment>
  <w:comment w:id="81" w:author="Majid2" w:date="2018-11-06T10:29:00Z" w:initials="M">
    <w:p w14:paraId="4250C762" w14:textId="3316156C" w:rsidR="0078091F" w:rsidRDefault="0078091F">
      <w:pPr>
        <w:pStyle w:val="CommentText"/>
      </w:pPr>
      <w:r>
        <w:rPr>
          <w:rStyle w:val="CommentReference"/>
        </w:rPr>
        <w:annotationRef/>
      </w:r>
      <w:r>
        <w:t>To discuss</w:t>
      </w:r>
      <w:r w:rsidR="00795C52">
        <w:t xml:space="preserve"> if we should also do another two panels here that show number of deaths – discuss with James something like the countdown bar chart</w:t>
      </w:r>
    </w:p>
  </w:comment>
  <w:comment w:id="86" w:author="Majid2" w:date="2018-11-06T10:36:00Z" w:initials="M">
    <w:p w14:paraId="443F72F1" w14:textId="4A76DFCD" w:rsidR="00795C52" w:rsidRDefault="00795C52">
      <w:pPr>
        <w:pStyle w:val="CommentText"/>
      </w:pPr>
      <w:r>
        <w:rPr>
          <w:rStyle w:val="CommentReference"/>
        </w:rPr>
        <w:annotationRef/>
      </w:r>
      <w:r>
        <w:t xml:space="preserve">There is overlap in age groups between this and preceding bullet; best to remove </w:t>
      </w:r>
    </w:p>
  </w:comment>
  <w:comment w:id="88" w:author="Majid2" w:date="2018-11-06T10:36:00Z" w:initials="M">
    <w:p w14:paraId="3A21F006" w14:textId="4AAB088B" w:rsidR="00795C52" w:rsidRDefault="00795C52">
      <w:pPr>
        <w:pStyle w:val="CommentText"/>
      </w:pPr>
      <w:r>
        <w:rPr>
          <w:rStyle w:val="CommentReference"/>
        </w:rPr>
        <w:annotationRef/>
      </w:r>
      <w:r>
        <w:t>Combine with the intentional bullet – see note above</w:t>
      </w:r>
    </w:p>
  </w:comment>
  <w:comment w:id="101" w:author="Majid2" w:date="2018-11-06T10:52:00Z" w:initials="M">
    <w:p w14:paraId="3A9CE3C3" w14:textId="1341C336" w:rsidR="005E65AD" w:rsidRDefault="005E65AD">
      <w:pPr>
        <w:pStyle w:val="CommentText"/>
      </w:pPr>
      <w:r>
        <w:rPr>
          <w:rStyle w:val="CommentReference"/>
        </w:rPr>
        <w:annotationRef/>
      </w:r>
      <w:r>
        <w:t xml:space="preserve">Too much and too numerical. Just give the headlines for a supplementary figure. Perhaps discuss before attempting </w:t>
      </w:r>
    </w:p>
  </w:comment>
  <w:comment w:id="102" w:author="Majid2" w:date="2018-11-06T10:54:00Z" w:initials="M">
    <w:p w14:paraId="756C8725" w14:textId="248E7D3F" w:rsidR="005E65AD" w:rsidRDefault="005E65AD">
      <w:pPr>
        <w:pStyle w:val="CommentText"/>
      </w:pPr>
      <w:r>
        <w:rPr>
          <w:rStyle w:val="CommentReference"/>
        </w:rPr>
        <w:annotationRef/>
      </w:r>
      <w:r>
        <w:t xml:space="preserve">To also </w:t>
      </w:r>
      <w:proofErr w:type="spellStart"/>
      <w:r>
        <w:t>discsuss</w:t>
      </w:r>
      <w:proofErr w:type="spellEnd"/>
    </w:p>
  </w:comment>
  <w:comment w:id="103" w:author="Majid2" w:date="2018-11-06T10:59:00Z" w:initials="M">
    <w:p w14:paraId="5FF9511A" w14:textId="2B0ACFF6" w:rsidR="005E65AD" w:rsidRDefault="005E65AD">
      <w:pPr>
        <w:pStyle w:val="CommentText"/>
      </w:pPr>
      <w:r>
        <w:rPr>
          <w:rStyle w:val="CommentReference"/>
        </w:rPr>
        <w:annotationRef/>
      </w:r>
      <w:r>
        <w:t>To discuss which of these relevant – there is something that makes crashes high/low and something that changes it with temperature; they are not necessarily the same</w:t>
      </w:r>
      <w:r w:rsidR="00073C2A">
        <w:t xml:space="preserve">.  Same with </w:t>
      </w:r>
      <w:proofErr w:type="gramStart"/>
      <w:r w:rsidR="00073C2A">
        <w:t>all of</w:t>
      </w:r>
      <w:proofErr w:type="gramEnd"/>
      <w:r w:rsidR="00073C2A">
        <w:t xml:space="preserve"> the ones below</w:t>
      </w:r>
    </w:p>
  </w:comment>
  <w:comment w:id="109" w:author="Ezzati, Majid" w:date="2018-11-06T07:11:00Z" w:initials="EM">
    <w:p w14:paraId="1AB4113B" w14:textId="21D55A1D" w:rsidR="0078091F" w:rsidRDefault="0078091F">
      <w:pPr>
        <w:pStyle w:val="CommentText"/>
      </w:pPr>
      <w:r>
        <w:rPr>
          <w:rStyle w:val="CommentReference"/>
        </w:rPr>
        <w:annotationRef/>
      </w:r>
      <w:r>
        <w:t>Say it clearly</w:t>
      </w:r>
    </w:p>
  </w:comment>
  <w:comment w:id="127" w:author="Ezzati, Majid" w:date="2018-11-06T07:14:00Z" w:initials="EM">
    <w:p w14:paraId="06789800" w14:textId="305DD88E" w:rsidR="0078091F" w:rsidRDefault="0078091F">
      <w:pPr>
        <w:pStyle w:val="CommentText"/>
      </w:pPr>
      <w:r>
        <w:rPr>
          <w:rStyle w:val="CommentReference"/>
        </w:rPr>
        <w:annotationRef/>
      </w:r>
      <w:r>
        <w:t>Not needed; use the actual name</w:t>
      </w:r>
    </w:p>
  </w:comment>
  <w:comment w:id="134" w:author="Ezzati, Majid" w:date="2018-11-06T07:16:00Z" w:initials="EM">
    <w:p w14:paraId="3BE8691F" w14:textId="7AC00AE0" w:rsidR="0078091F" w:rsidRDefault="0078091F">
      <w:pPr>
        <w:pStyle w:val="CommentText"/>
      </w:pPr>
      <w:r>
        <w:rPr>
          <w:rStyle w:val="CommentReference"/>
        </w:rPr>
        <w:annotationRef/>
      </w:r>
      <w:r>
        <w:t>To discuss if we should show for the entire period</w:t>
      </w:r>
    </w:p>
  </w:comment>
  <w:comment w:id="138" w:author="Ezzati, Majid" w:date="2018-11-06T07:17:00Z" w:initials="EM">
    <w:p w14:paraId="2E56708E" w14:textId="674D6454" w:rsidR="0078091F" w:rsidRDefault="0078091F">
      <w:pPr>
        <w:pStyle w:val="CommentText"/>
      </w:pPr>
      <w:r>
        <w:rPr>
          <w:rStyle w:val="CommentReference"/>
        </w:rPr>
        <w:annotationRef/>
      </w:r>
      <w:r>
        <w:t xml:space="preserve">Keep your captions sharp and simple; give all the qualifications after. The graph shows </w:t>
      </w:r>
      <w:proofErr w:type="spellStart"/>
      <w:r>
        <w:t>XXXXx</w:t>
      </w:r>
      <w:proofErr w:type="spellEnd"/>
    </w:p>
  </w:comment>
  <w:comment w:id="140" w:author="Ezzati, Majid" w:date="2018-11-06T07:18:00Z" w:initials="EM">
    <w:p w14:paraId="0F9E36B2" w14:textId="098B625D" w:rsidR="0078091F" w:rsidRDefault="0078091F">
      <w:pPr>
        <w:pStyle w:val="CommentText"/>
      </w:pPr>
      <w:r>
        <w:rPr>
          <w:rStyle w:val="CommentReference"/>
        </w:rPr>
        <w:annotationRef/>
      </w:r>
      <w:r>
        <w:t xml:space="preserve">Complex and hard to follow. Look at PM figure captions and go for clarity/simplicity/readability. </w:t>
      </w:r>
    </w:p>
  </w:comment>
  <w:comment w:id="141" w:author="Ezzati, Majid" w:date="2018-11-06T07:19:00Z" w:initials="EM">
    <w:p w14:paraId="37EB3C4F" w14:textId="484040F0" w:rsidR="0078091F" w:rsidRDefault="0078091F">
      <w:pPr>
        <w:pStyle w:val="CommentText"/>
      </w:pPr>
      <w:r>
        <w:rPr>
          <w:rStyle w:val="CommentReference"/>
        </w:rPr>
        <w:annotationRef/>
      </w:r>
      <w:r>
        <w:t>???? for each set of bars or ….</w:t>
      </w:r>
    </w:p>
  </w:comment>
  <w:comment w:id="142" w:author="Ezzati, Majid" w:date="2018-11-06T07:20:00Z" w:initials="EM">
    <w:p w14:paraId="5D72B834" w14:textId="17D406D3" w:rsidR="0078091F" w:rsidRDefault="0078091F">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7DCC38CA" w15:done="0"/>
  <w15:commentEx w15:paraId="034B7E9D" w15:done="0"/>
  <w15:commentEx w15:paraId="385C7C7F" w15:done="0"/>
  <w15:commentEx w15:paraId="34E4DA66" w15:done="0"/>
  <w15:commentEx w15:paraId="2E2BCD91" w15:done="0"/>
  <w15:commentEx w15:paraId="3E168734" w15:done="0"/>
  <w15:commentEx w15:paraId="45EFD5AD" w15:done="0"/>
  <w15:commentEx w15:paraId="1EB6AA64" w15:done="0"/>
  <w15:commentEx w15:paraId="716863B5" w15:done="0"/>
  <w15:commentEx w15:paraId="4B0E15A7" w15:done="0"/>
  <w15:commentEx w15:paraId="4C8140BB" w15:done="0"/>
  <w15:commentEx w15:paraId="01782003" w15:done="0"/>
  <w15:commentEx w15:paraId="48293A76" w15:done="0"/>
  <w15:commentEx w15:paraId="5423DF21" w15:done="0"/>
  <w15:commentEx w15:paraId="42E5810B"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351E5D0B" w15:paraIdParent="0B814888" w15:done="0"/>
  <w15:commentEx w15:paraId="45E26AF2" w15:done="0"/>
  <w15:commentEx w15:paraId="4250C762" w15:done="0"/>
  <w15:commentEx w15:paraId="443F72F1" w15:done="0"/>
  <w15:commentEx w15:paraId="3A21F006" w15:done="0"/>
  <w15:commentEx w15:paraId="3A9CE3C3" w15:done="0"/>
  <w15:commentEx w15:paraId="756C8725" w15:done="0"/>
  <w15:commentEx w15:paraId="5FF9511A" w15:done="0"/>
  <w15:commentEx w15:paraId="1AB4113B" w15:done="0"/>
  <w15:commentEx w15:paraId="06789800" w15:done="0"/>
  <w15:commentEx w15:paraId="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A4ED2F" w14:textId="77777777" w:rsidR="006A19AB" w:rsidRDefault="006A19AB">
      <w:pPr>
        <w:spacing w:after="0" w:line="240" w:lineRule="auto"/>
      </w:pPr>
      <w:r>
        <w:separator/>
      </w:r>
    </w:p>
  </w:endnote>
  <w:endnote w:type="continuationSeparator" w:id="0">
    <w:p w14:paraId="61048D60" w14:textId="77777777" w:rsidR="006A19AB" w:rsidRDefault="006A1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8091F" w:rsidRDefault="0078091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78091F" w:rsidRDefault="0078091F"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78091F" w:rsidRDefault="0078091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838D1">
      <w:rPr>
        <w:rStyle w:val="PageNumber"/>
        <w:noProof/>
      </w:rPr>
      <w:t>25</w:t>
    </w:r>
    <w:r>
      <w:rPr>
        <w:rStyle w:val="PageNumber"/>
      </w:rPr>
      <w:fldChar w:fldCharType="end"/>
    </w:r>
  </w:p>
  <w:p w14:paraId="3F8F309C" w14:textId="77777777" w:rsidR="0078091F" w:rsidRDefault="0078091F"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11CA02" w14:textId="77777777" w:rsidR="006A19AB" w:rsidRDefault="006A19AB">
      <w:pPr>
        <w:spacing w:after="0" w:line="240" w:lineRule="auto"/>
      </w:pPr>
      <w:r>
        <w:separator/>
      </w:r>
    </w:p>
  </w:footnote>
  <w:footnote w:type="continuationSeparator" w:id="0">
    <w:p w14:paraId="7378CAE7" w14:textId="77777777" w:rsidR="006A19AB" w:rsidRDefault="006A19AB">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46B"/>
    <w:rsid w:val="00004888"/>
    <w:rsid w:val="00004F5B"/>
    <w:rsid w:val="00005365"/>
    <w:rsid w:val="000060C8"/>
    <w:rsid w:val="00011D62"/>
    <w:rsid w:val="00012A43"/>
    <w:rsid w:val="00012A91"/>
    <w:rsid w:val="00012E7D"/>
    <w:rsid w:val="00012FB9"/>
    <w:rsid w:val="000135F4"/>
    <w:rsid w:val="0001432A"/>
    <w:rsid w:val="00015AFF"/>
    <w:rsid w:val="00016713"/>
    <w:rsid w:val="000210D1"/>
    <w:rsid w:val="0002178B"/>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4630"/>
    <w:rsid w:val="00044D40"/>
    <w:rsid w:val="00045CC4"/>
    <w:rsid w:val="00046D2C"/>
    <w:rsid w:val="00047A51"/>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3C2A"/>
    <w:rsid w:val="000752A7"/>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0A5E"/>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581C"/>
    <w:rsid w:val="001063E9"/>
    <w:rsid w:val="00110568"/>
    <w:rsid w:val="00111694"/>
    <w:rsid w:val="00113FD5"/>
    <w:rsid w:val="00115F35"/>
    <w:rsid w:val="0011649A"/>
    <w:rsid w:val="001171AC"/>
    <w:rsid w:val="00120F44"/>
    <w:rsid w:val="00122769"/>
    <w:rsid w:val="00123D04"/>
    <w:rsid w:val="00124496"/>
    <w:rsid w:val="00124F13"/>
    <w:rsid w:val="001266B6"/>
    <w:rsid w:val="001273EA"/>
    <w:rsid w:val="00130C47"/>
    <w:rsid w:val="00130EA5"/>
    <w:rsid w:val="00131404"/>
    <w:rsid w:val="00131AE8"/>
    <w:rsid w:val="00132C6C"/>
    <w:rsid w:val="0013308F"/>
    <w:rsid w:val="001343C0"/>
    <w:rsid w:val="00136284"/>
    <w:rsid w:val="00141129"/>
    <w:rsid w:val="00141E26"/>
    <w:rsid w:val="00143E18"/>
    <w:rsid w:val="00145784"/>
    <w:rsid w:val="00145E04"/>
    <w:rsid w:val="00146A44"/>
    <w:rsid w:val="00146E70"/>
    <w:rsid w:val="001505CF"/>
    <w:rsid w:val="00151901"/>
    <w:rsid w:val="00152658"/>
    <w:rsid w:val="00152F5E"/>
    <w:rsid w:val="00156958"/>
    <w:rsid w:val="00156FC7"/>
    <w:rsid w:val="00160AE2"/>
    <w:rsid w:val="00161E98"/>
    <w:rsid w:val="00162988"/>
    <w:rsid w:val="0016379A"/>
    <w:rsid w:val="00165B58"/>
    <w:rsid w:val="0016666B"/>
    <w:rsid w:val="001668BC"/>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2A4C"/>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B6F"/>
    <w:rsid w:val="00237CD0"/>
    <w:rsid w:val="0024077D"/>
    <w:rsid w:val="00240A26"/>
    <w:rsid w:val="00241289"/>
    <w:rsid w:val="002412E5"/>
    <w:rsid w:val="002414E9"/>
    <w:rsid w:val="0024198F"/>
    <w:rsid w:val="00242F17"/>
    <w:rsid w:val="00243549"/>
    <w:rsid w:val="00243E2C"/>
    <w:rsid w:val="002452E3"/>
    <w:rsid w:val="0024593C"/>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A9F"/>
    <w:rsid w:val="002736F5"/>
    <w:rsid w:val="00273FC0"/>
    <w:rsid w:val="00274FC3"/>
    <w:rsid w:val="002754D2"/>
    <w:rsid w:val="00277143"/>
    <w:rsid w:val="002773C7"/>
    <w:rsid w:val="00280E5B"/>
    <w:rsid w:val="00281454"/>
    <w:rsid w:val="00283C48"/>
    <w:rsid w:val="002855D6"/>
    <w:rsid w:val="00285791"/>
    <w:rsid w:val="00287584"/>
    <w:rsid w:val="00290E98"/>
    <w:rsid w:val="00292A75"/>
    <w:rsid w:val="0029420D"/>
    <w:rsid w:val="00294C1D"/>
    <w:rsid w:val="0029545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2BF"/>
    <w:rsid w:val="002B7F08"/>
    <w:rsid w:val="002C2D96"/>
    <w:rsid w:val="002C4371"/>
    <w:rsid w:val="002C5217"/>
    <w:rsid w:val="002C5765"/>
    <w:rsid w:val="002C5BFE"/>
    <w:rsid w:val="002C7D8D"/>
    <w:rsid w:val="002D1682"/>
    <w:rsid w:val="002D1F5C"/>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F68"/>
    <w:rsid w:val="002F4658"/>
    <w:rsid w:val="002F49F5"/>
    <w:rsid w:val="002F4A6E"/>
    <w:rsid w:val="002F4DC5"/>
    <w:rsid w:val="002F6A0C"/>
    <w:rsid w:val="002F6D34"/>
    <w:rsid w:val="002F7093"/>
    <w:rsid w:val="002F753E"/>
    <w:rsid w:val="003007A1"/>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17BE3"/>
    <w:rsid w:val="00321373"/>
    <w:rsid w:val="00321590"/>
    <w:rsid w:val="00321DA9"/>
    <w:rsid w:val="0032273D"/>
    <w:rsid w:val="003231BD"/>
    <w:rsid w:val="003239BA"/>
    <w:rsid w:val="003257F8"/>
    <w:rsid w:val="00327C97"/>
    <w:rsid w:val="003301C2"/>
    <w:rsid w:val="0033375D"/>
    <w:rsid w:val="00334A3C"/>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22D7"/>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3062"/>
    <w:rsid w:val="00416A32"/>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3A1C"/>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4077"/>
    <w:rsid w:val="004A48F3"/>
    <w:rsid w:val="004A5074"/>
    <w:rsid w:val="004A5369"/>
    <w:rsid w:val="004A5D7D"/>
    <w:rsid w:val="004B031E"/>
    <w:rsid w:val="004B16A0"/>
    <w:rsid w:val="004B2C0D"/>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CB5"/>
    <w:rsid w:val="00510FD2"/>
    <w:rsid w:val="0051105A"/>
    <w:rsid w:val="0051175E"/>
    <w:rsid w:val="0051208B"/>
    <w:rsid w:val="005130C5"/>
    <w:rsid w:val="00514A85"/>
    <w:rsid w:val="00516469"/>
    <w:rsid w:val="00516C02"/>
    <w:rsid w:val="005179F4"/>
    <w:rsid w:val="00517A53"/>
    <w:rsid w:val="00520742"/>
    <w:rsid w:val="0052102A"/>
    <w:rsid w:val="00521EEA"/>
    <w:rsid w:val="00523C75"/>
    <w:rsid w:val="005259CD"/>
    <w:rsid w:val="00530793"/>
    <w:rsid w:val="00530F84"/>
    <w:rsid w:val="00534095"/>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67A03"/>
    <w:rsid w:val="00571673"/>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5156"/>
    <w:rsid w:val="005B69E7"/>
    <w:rsid w:val="005B71EA"/>
    <w:rsid w:val="005B744E"/>
    <w:rsid w:val="005B771B"/>
    <w:rsid w:val="005C2298"/>
    <w:rsid w:val="005C41BF"/>
    <w:rsid w:val="005C42CF"/>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5AD"/>
    <w:rsid w:val="005E69CF"/>
    <w:rsid w:val="005E7132"/>
    <w:rsid w:val="005E752C"/>
    <w:rsid w:val="005F12EF"/>
    <w:rsid w:val="005F2A56"/>
    <w:rsid w:val="005F2B9B"/>
    <w:rsid w:val="005F2F3B"/>
    <w:rsid w:val="005F3783"/>
    <w:rsid w:val="005F37D8"/>
    <w:rsid w:val="005F3838"/>
    <w:rsid w:val="005F3F6E"/>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6C9B"/>
    <w:rsid w:val="00637323"/>
    <w:rsid w:val="00637860"/>
    <w:rsid w:val="00641AF0"/>
    <w:rsid w:val="00643BB4"/>
    <w:rsid w:val="00644452"/>
    <w:rsid w:val="0064457B"/>
    <w:rsid w:val="00645C3A"/>
    <w:rsid w:val="0064674D"/>
    <w:rsid w:val="00647252"/>
    <w:rsid w:val="00650B40"/>
    <w:rsid w:val="00651062"/>
    <w:rsid w:val="00651564"/>
    <w:rsid w:val="00651FB2"/>
    <w:rsid w:val="00652AC7"/>
    <w:rsid w:val="00654669"/>
    <w:rsid w:val="00655358"/>
    <w:rsid w:val="00657CEE"/>
    <w:rsid w:val="00661B1E"/>
    <w:rsid w:val="00661BB4"/>
    <w:rsid w:val="00662D9A"/>
    <w:rsid w:val="006633AD"/>
    <w:rsid w:val="00664921"/>
    <w:rsid w:val="00665BF4"/>
    <w:rsid w:val="00670CE3"/>
    <w:rsid w:val="00670E5A"/>
    <w:rsid w:val="00670EC7"/>
    <w:rsid w:val="00671DC6"/>
    <w:rsid w:val="00671E7D"/>
    <w:rsid w:val="00673042"/>
    <w:rsid w:val="00675F82"/>
    <w:rsid w:val="0067689E"/>
    <w:rsid w:val="00680088"/>
    <w:rsid w:val="0068134B"/>
    <w:rsid w:val="00681F09"/>
    <w:rsid w:val="006824BA"/>
    <w:rsid w:val="00682E67"/>
    <w:rsid w:val="00682EB0"/>
    <w:rsid w:val="006838D1"/>
    <w:rsid w:val="00685383"/>
    <w:rsid w:val="006854A4"/>
    <w:rsid w:val="00686509"/>
    <w:rsid w:val="006929D9"/>
    <w:rsid w:val="00692D95"/>
    <w:rsid w:val="00692E8C"/>
    <w:rsid w:val="006934E5"/>
    <w:rsid w:val="00694955"/>
    <w:rsid w:val="006965AD"/>
    <w:rsid w:val="00696668"/>
    <w:rsid w:val="00696DE6"/>
    <w:rsid w:val="0069733D"/>
    <w:rsid w:val="00697ADB"/>
    <w:rsid w:val="006A059D"/>
    <w:rsid w:val="006A09FB"/>
    <w:rsid w:val="006A0A4C"/>
    <w:rsid w:val="006A1340"/>
    <w:rsid w:val="006A19AB"/>
    <w:rsid w:val="006A1F9B"/>
    <w:rsid w:val="006A4710"/>
    <w:rsid w:val="006A473F"/>
    <w:rsid w:val="006A5B04"/>
    <w:rsid w:val="006B09B0"/>
    <w:rsid w:val="006B5B17"/>
    <w:rsid w:val="006C022C"/>
    <w:rsid w:val="006C0235"/>
    <w:rsid w:val="006C049E"/>
    <w:rsid w:val="006C19F5"/>
    <w:rsid w:val="006C1DBA"/>
    <w:rsid w:val="006C30B0"/>
    <w:rsid w:val="006C3AFE"/>
    <w:rsid w:val="006C43A4"/>
    <w:rsid w:val="006C4D3F"/>
    <w:rsid w:val="006C50E6"/>
    <w:rsid w:val="006C518A"/>
    <w:rsid w:val="006C5870"/>
    <w:rsid w:val="006C58FE"/>
    <w:rsid w:val="006C74C1"/>
    <w:rsid w:val="006D0B0D"/>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18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2754A"/>
    <w:rsid w:val="00727E9B"/>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91F"/>
    <w:rsid w:val="00780D35"/>
    <w:rsid w:val="007816AA"/>
    <w:rsid w:val="00782319"/>
    <w:rsid w:val="00782C8F"/>
    <w:rsid w:val="007836E6"/>
    <w:rsid w:val="00784530"/>
    <w:rsid w:val="00785965"/>
    <w:rsid w:val="00785C4C"/>
    <w:rsid w:val="007862FA"/>
    <w:rsid w:val="00786405"/>
    <w:rsid w:val="00787227"/>
    <w:rsid w:val="007902A9"/>
    <w:rsid w:val="00791079"/>
    <w:rsid w:val="00792201"/>
    <w:rsid w:val="00795C52"/>
    <w:rsid w:val="00795E96"/>
    <w:rsid w:val="00796152"/>
    <w:rsid w:val="00797CAA"/>
    <w:rsid w:val="00797D2E"/>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5A19"/>
    <w:rsid w:val="00846033"/>
    <w:rsid w:val="0084714F"/>
    <w:rsid w:val="008474C9"/>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4BD"/>
    <w:rsid w:val="00884DB1"/>
    <w:rsid w:val="0088535B"/>
    <w:rsid w:val="00885DE5"/>
    <w:rsid w:val="00891E4E"/>
    <w:rsid w:val="00894665"/>
    <w:rsid w:val="00896670"/>
    <w:rsid w:val="0089667E"/>
    <w:rsid w:val="00897847"/>
    <w:rsid w:val="008979DD"/>
    <w:rsid w:val="00897C3E"/>
    <w:rsid w:val="008A167D"/>
    <w:rsid w:val="008A218F"/>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58"/>
    <w:rsid w:val="008F32CB"/>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2430"/>
    <w:rsid w:val="00942708"/>
    <w:rsid w:val="0094330D"/>
    <w:rsid w:val="00943F70"/>
    <w:rsid w:val="009457A0"/>
    <w:rsid w:val="00947DBC"/>
    <w:rsid w:val="00947F4D"/>
    <w:rsid w:val="00950EDB"/>
    <w:rsid w:val="00950FA9"/>
    <w:rsid w:val="00952D9C"/>
    <w:rsid w:val="009542B2"/>
    <w:rsid w:val="0095438D"/>
    <w:rsid w:val="009545F7"/>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87F8E"/>
    <w:rsid w:val="00990906"/>
    <w:rsid w:val="009917CE"/>
    <w:rsid w:val="00991C6F"/>
    <w:rsid w:val="00991C78"/>
    <w:rsid w:val="00993E8C"/>
    <w:rsid w:val="00995292"/>
    <w:rsid w:val="009952E8"/>
    <w:rsid w:val="00995DC6"/>
    <w:rsid w:val="0099753F"/>
    <w:rsid w:val="00997E51"/>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2E74"/>
    <w:rsid w:val="009B30D5"/>
    <w:rsid w:val="009B4781"/>
    <w:rsid w:val="009B5576"/>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05CD2"/>
    <w:rsid w:val="00A10491"/>
    <w:rsid w:val="00A106AC"/>
    <w:rsid w:val="00A10B0F"/>
    <w:rsid w:val="00A1135E"/>
    <w:rsid w:val="00A12752"/>
    <w:rsid w:val="00A13D22"/>
    <w:rsid w:val="00A16AC7"/>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77F87"/>
    <w:rsid w:val="00A82F83"/>
    <w:rsid w:val="00A83200"/>
    <w:rsid w:val="00A834C0"/>
    <w:rsid w:val="00A8418C"/>
    <w:rsid w:val="00A85AD2"/>
    <w:rsid w:val="00A860FB"/>
    <w:rsid w:val="00A869BC"/>
    <w:rsid w:val="00A87EFB"/>
    <w:rsid w:val="00A92649"/>
    <w:rsid w:val="00A92732"/>
    <w:rsid w:val="00A927F7"/>
    <w:rsid w:val="00A92D38"/>
    <w:rsid w:val="00A92E54"/>
    <w:rsid w:val="00A93465"/>
    <w:rsid w:val="00A94197"/>
    <w:rsid w:val="00A9605A"/>
    <w:rsid w:val="00AA0B3E"/>
    <w:rsid w:val="00AA16D4"/>
    <w:rsid w:val="00AA1780"/>
    <w:rsid w:val="00AA22B2"/>
    <w:rsid w:val="00AA2345"/>
    <w:rsid w:val="00AA353E"/>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C0065"/>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77A"/>
    <w:rsid w:val="00AE3126"/>
    <w:rsid w:val="00AE4643"/>
    <w:rsid w:val="00AE5B81"/>
    <w:rsid w:val="00AE5FBB"/>
    <w:rsid w:val="00AE66F2"/>
    <w:rsid w:val="00AE7643"/>
    <w:rsid w:val="00AF0B65"/>
    <w:rsid w:val="00AF0F6F"/>
    <w:rsid w:val="00AF191B"/>
    <w:rsid w:val="00AF2479"/>
    <w:rsid w:val="00AF3AE1"/>
    <w:rsid w:val="00AF5B75"/>
    <w:rsid w:val="00AF664C"/>
    <w:rsid w:val="00AF7BAB"/>
    <w:rsid w:val="00AF7D87"/>
    <w:rsid w:val="00B001EE"/>
    <w:rsid w:val="00B007A6"/>
    <w:rsid w:val="00B007F7"/>
    <w:rsid w:val="00B00E97"/>
    <w:rsid w:val="00B01264"/>
    <w:rsid w:val="00B01DD4"/>
    <w:rsid w:val="00B01E96"/>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88E"/>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37BD"/>
    <w:rsid w:val="00B6485E"/>
    <w:rsid w:val="00B648FB"/>
    <w:rsid w:val="00B654F3"/>
    <w:rsid w:val="00B66E0D"/>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0F6"/>
    <w:rsid w:val="00B95386"/>
    <w:rsid w:val="00B95EDC"/>
    <w:rsid w:val="00B96BA7"/>
    <w:rsid w:val="00B97049"/>
    <w:rsid w:val="00BA156D"/>
    <w:rsid w:val="00BA15DC"/>
    <w:rsid w:val="00BA1AAB"/>
    <w:rsid w:val="00BA1EA5"/>
    <w:rsid w:val="00BA2C5F"/>
    <w:rsid w:val="00BA3409"/>
    <w:rsid w:val="00BA6511"/>
    <w:rsid w:val="00BA697B"/>
    <w:rsid w:val="00BA6BAA"/>
    <w:rsid w:val="00BA6CEE"/>
    <w:rsid w:val="00BA717C"/>
    <w:rsid w:val="00BA7AAF"/>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9CA"/>
    <w:rsid w:val="00BC64C6"/>
    <w:rsid w:val="00BC6569"/>
    <w:rsid w:val="00BC6B2F"/>
    <w:rsid w:val="00BC7092"/>
    <w:rsid w:val="00BC7B29"/>
    <w:rsid w:val="00BC7CC1"/>
    <w:rsid w:val="00BD0A0B"/>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CD9"/>
    <w:rsid w:val="00BE7FCD"/>
    <w:rsid w:val="00BF0B90"/>
    <w:rsid w:val="00BF1D1B"/>
    <w:rsid w:val="00BF2101"/>
    <w:rsid w:val="00BF2C86"/>
    <w:rsid w:val="00BF362D"/>
    <w:rsid w:val="00BF4F62"/>
    <w:rsid w:val="00BF599D"/>
    <w:rsid w:val="00BF7A75"/>
    <w:rsid w:val="00C00127"/>
    <w:rsid w:val="00C02149"/>
    <w:rsid w:val="00C023B9"/>
    <w:rsid w:val="00C031A2"/>
    <w:rsid w:val="00C0356A"/>
    <w:rsid w:val="00C05BF3"/>
    <w:rsid w:val="00C060D1"/>
    <w:rsid w:val="00C06CD4"/>
    <w:rsid w:val="00C07275"/>
    <w:rsid w:val="00C072F3"/>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40BA"/>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29B2"/>
    <w:rsid w:val="00C8324B"/>
    <w:rsid w:val="00C83454"/>
    <w:rsid w:val="00C8394A"/>
    <w:rsid w:val="00C83C83"/>
    <w:rsid w:val="00C84052"/>
    <w:rsid w:val="00C844E2"/>
    <w:rsid w:val="00C845EF"/>
    <w:rsid w:val="00C85C3F"/>
    <w:rsid w:val="00C86276"/>
    <w:rsid w:val="00C8683B"/>
    <w:rsid w:val="00C86BC6"/>
    <w:rsid w:val="00C8708D"/>
    <w:rsid w:val="00C918AA"/>
    <w:rsid w:val="00C92E67"/>
    <w:rsid w:val="00C93B13"/>
    <w:rsid w:val="00C95829"/>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133"/>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4B04"/>
    <w:rsid w:val="00DC6193"/>
    <w:rsid w:val="00DC662B"/>
    <w:rsid w:val="00DC7020"/>
    <w:rsid w:val="00DD2E2F"/>
    <w:rsid w:val="00DD303A"/>
    <w:rsid w:val="00DD3CAB"/>
    <w:rsid w:val="00DD3F33"/>
    <w:rsid w:val="00DD5199"/>
    <w:rsid w:val="00DD5A3A"/>
    <w:rsid w:val="00DD5A48"/>
    <w:rsid w:val="00DD61A0"/>
    <w:rsid w:val="00DD7CE7"/>
    <w:rsid w:val="00DE1306"/>
    <w:rsid w:val="00DE47D6"/>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20E63"/>
    <w:rsid w:val="00E22191"/>
    <w:rsid w:val="00E22C3E"/>
    <w:rsid w:val="00E252C8"/>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231C"/>
    <w:rsid w:val="00E62AEB"/>
    <w:rsid w:val="00E62B75"/>
    <w:rsid w:val="00E63EAE"/>
    <w:rsid w:val="00E63F26"/>
    <w:rsid w:val="00E6459A"/>
    <w:rsid w:val="00E6481D"/>
    <w:rsid w:val="00E65190"/>
    <w:rsid w:val="00E65B73"/>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4B1"/>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11"/>
    <w:rsid w:val="00ED0AAC"/>
    <w:rsid w:val="00ED27AF"/>
    <w:rsid w:val="00ED27C3"/>
    <w:rsid w:val="00ED3EB5"/>
    <w:rsid w:val="00ED4579"/>
    <w:rsid w:val="00ED6525"/>
    <w:rsid w:val="00ED673A"/>
    <w:rsid w:val="00ED6CCE"/>
    <w:rsid w:val="00ED7C0F"/>
    <w:rsid w:val="00EE0CA6"/>
    <w:rsid w:val="00EE14D8"/>
    <w:rsid w:val="00EE3B3A"/>
    <w:rsid w:val="00EE41FE"/>
    <w:rsid w:val="00EE5F55"/>
    <w:rsid w:val="00EE6B7E"/>
    <w:rsid w:val="00EE6FFE"/>
    <w:rsid w:val="00EE7C1C"/>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146"/>
    <w:rsid w:val="00F566A2"/>
    <w:rsid w:val="00F605C3"/>
    <w:rsid w:val="00F62450"/>
    <w:rsid w:val="00F62C99"/>
    <w:rsid w:val="00F636D9"/>
    <w:rsid w:val="00F63B6B"/>
    <w:rsid w:val="00F646E8"/>
    <w:rsid w:val="00F64D54"/>
    <w:rsid w:val="00F6506E"/>
    <w:rsid w:val="00F65391"/>
    <w:rsid w:val="00F6552A"/>
    <w:rsid w:val="00F65593"/>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74A1113-5714-F442-99D9-2A0111FE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25</Pages>
  <Words>21542</Words>
  <Characters>122793</Characters>
  <Application>Microsoft Macintosh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13</cp:revision>
  <dcterms:created xsi:type="dcterms:W3CDTF">2018-11-02T09:10:00Z</dcterms:created>
  <dcterms:modified xsi:type="dcterms:W3CDTF">2018-11-13T16:07:00Z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