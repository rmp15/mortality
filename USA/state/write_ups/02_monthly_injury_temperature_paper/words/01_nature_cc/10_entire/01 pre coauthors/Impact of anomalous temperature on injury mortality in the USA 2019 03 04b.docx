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5AF865D3"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14854">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w:t>
      </w:r>
      <w:r w:rsidR="00914854">
        <w:rPr>
          <w:color w:val="000000" w:themeColor="text1"/>
        </w:rPr>
        <w:t xml:space="preserve">which means that temperature may play a role in their pathogenesis. </w:t>
      </w:r>
      <w:r w:rsidR="00D03B30">
        <w:rPr>
          <w:color w:val="000000" w:themeColor="text1"/>
        </w:rPr>
        <w:t xml:space="preserve">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63B5D320"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of female injury deaths were in those aged 15 years and older</w:t>
      </w:r>
      <w:r w:rsidR="00914854">
        <w:rPr>
          <w:color w:val="000000" w:themeColor="text1"/>
        </w:rPr>
        <w:t>, and over half</w:t>
      </w:r>
      <w:r w:rsidR="00D812B2">
        <w:rPr>
          <w:color w:val="000000" w:themeColor="text1"/>
        </w:rPr>
        <w:t xml:space="preserve"> </w:t>
      </w:r>
      <w:r w:rsidR="00914854">
        <w:rPr>
          <w:color w:val="000000" w:themeColor="text1"/>
        </w:rPr>
        <w:t>(</w:t>
      </w:r>
      <w:r w:rsidR="00EA51F2">
        <w:rPr>
          <w:color w:val="000000" w:themeColor="text1"/>
        </w:rPr>
        <w:t>52.6%</w:t>
      </w:r>
      <w:r w:rsidR="00914854">
        <w:rPr>
          <w:color w:val="000000" w:themeColor="text1"/>
        </w:rPr>
        <w:t>)</w:t>
      </w:r>
      <w:r w:rsidR="00EA51F2">
        <w:rPr>
          <w:color w:val="000000" w:themeColor="text1"/>
        </w:rPr>
        <w:t xml:space="preserve"> of male injury deaths were in those aged 15-44 years</w:t>
      </w:r>
      <w:r w:rsidR="00914854">
        <w:rPr>
          <w:color w:val="000000" w:themeColor="text1"/>
        </w:rPr>
        <w:t xml:space="preserve"> (Figure 1)</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FF74AC">
        <w:rPr>
          <w:color w:val="000000" w:themeColor="text1"/>
        </w:rPr>
        <w:t xml:space="preserve">, along with the age groups in </w:t>
      </w:r>
      <w:proofErr w:type="gramStart"/>
      <w:r w:rsidR="00FF74AC">
        <w:rPr>
          <w:color w:val="000000" w:themeColor="text1"/>
        </w:rPr>
        <w:t xml:space="preserve">between, </w:t>
      </w:r>
      <w:r w:rsidR="009F41EF">
        <w:rPr>
          <w:color w:val="000000" w:themeColor="text1"/>
        </w:rPr>
        <w:t xml:space="preserve"> </w:t>
      </w:r>
      <w:r w:rsidR="002521A6">
        <w:rPr>
          <w:color w:val="000000" w:themeColor="text1"/>
        </w:rPr>
        <w:t>having</w:t>
      </w:r>
      <w:proofErr w:type="gramEnd"/>
      <w:r w:rsidR="009F41EF">
        <w:rPr>
          <w:color w:val="000000" w:themeColor="text1"/>
        </w:rPr>
        <w:t xml:space="preserve"> </w:t>
      </w:r>
      <w:r w:rsidR="00FF74AC">
        <w:rPr>
          <w:color w:val="000000" w:themeColor="text1"/>
        </w:rPr>
        <w:t>similar</w:t>
      </w:r>
      <w:r w:rsidR="009F41EF">
        <w:rPr>
          <w:color w:val="000000" w:themeColor="text1"/>
        </w:rPr>
        <w:t xml:space="preserve"> number</w:t>
      </w:r>
      <w:r w:rsidR="00FF74AC">
        <w:rPr>
          <w:color w:val="000000" w:themeColor="text1"/>
        </w:rPr>
        <w:t>s</w:t>
      </w:r>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 xml:space="preserve">have clear seasonal </w:t>
      </w:r>
      <w:commentRangeStart w:id="0"/>
      <w:commentRangeStart w:id="1"/>
      <w:r w:rsidR="00B326E6">
        <w:t>patterns</w:t>
      </w:r>
      <w:commentRangeEnd w:id="0"/>
      <w:r w:rsidR="00914854">
        <w:rPr>
          <w:rStyle w:val="CommentReference"/>
          <w:rFonts w:asciiTheme="minorHAnsi" w:hAnsiTheme="minorHAnsi" w:cstheme="minorBidi"/>
          <w:lang w:eastAsia="en-US"/>
        </w:rPr>
        <w:commentReference w:id="0"/>
      </w:r>
      <w:commentRangeEnd w:id="1"/>
      <w:r w:rsidR="00BD77C1">
        <w:rPr>
          <w:rStyle w:val="CommentReference"/>
          <w:rFonts w:asciiTheme="minorHAnsi" w:hAnsiTheme="minorHAnsi" w:cstheme="minorBidi"/>
          <w:lang w:eastAsia="en-US"/>
        </w:rPr>
        <w:commentReference w:id="1"/>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7BA90D1B"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FE7D88">
        <w:rPr>
          <w:color w:val="000000" w:themeColor="text1"/>
        </w:rPr>
        <w:t>Average size of</w:t>
      </w:r>
      <w:r w:rsidR="00B935B0">
        <w:rPr>
          <w:color w:val="000000" w:themeColor="text1"/>
        </w:rPr>
        <w:t xml:space="preserve"> anomaly</w:t>
      </w:r>
      <w:r w:rsidR="004615D2">
        <w:rPr>
          <w:color w:val="000000" w:themeColor="text1"/>
        </w:rPr>
        <w:t xml:space="preserve"> over the study period (1980-2016)</w:t>
      </w:r>
      <w:r w:rsidR="00CE0FD5">
        <w:rPr>
          <w:color w:val="000000" w:themeColor="text1"/>
        </w:rPr>
        <w:t xml:space="preserve">, a measure of how variable </w:t>
      </w:r>
      <w:r w:rsidR="004615D2">
        <w:rPr>
          <w:color w:val="000000" w:themeColor="text1"/>
        </w:rPr>
        <w:t xml:space="preserve">temperatures </w:t>
      </w:r>
      <w:r w:rsidR="00CE0FD5">
        <w:rPr>
          <w:color w:val="000000" w:themeColor="text1"/>
        </w:rPr>
        <w:t>are around the</w:t>
      </w:r>
      <w:r w:rsidR="004615D2">
        <w:rPr>
          <w:color w:val="000000" w:themeColor="text1"/>
        </w:rPr>
        <w:t>ir</w:t>
      </w:r>
      <w:r w:rsidR="00CE0FD5">
        <w:rPr>
          <w:color w:val="000000" w:themeColor="text1"/>
        </w:rPr>
        <w:t xml:space="preserve"> central </w:t>
      </w:r>
      <w:r w:rsidR="004615D2">
        <w:rPr>
          <w:color w:val="000000" w:themeColor="text1"/>
        </w:rPr>
        <w:t xml:space="preserve">state-month </w:t>
      </w:r>
      <w:r w:rsidR="00CE0FD5">
        <w:rPr>
          <w:color w:val="000000" w:themeColor="text1"/>
        </w:rPr>
        <w:t xml:space="preserve">long-term norm, </w:t>
      </w:r>
      <w:r w:rsidR="001B2FBD">
        <w:rPr>
          <w:color w:val="000000" w:themeColor="text1"/>
        </w:rPr>
        <w:t>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(Figure 4). The</w:t>
      </w:r>
      <w:r w:rsidR="00CE0FD5">
        <w:rPr>
          <w:color w:val="000000" w:themeColor="text1"/>
        </w:rPr>
        <w:t xml:space="preserve"> average</w:t>
      </w:r>
      <w:r w:rsidR="001B2FBD">
        <w:rPr>
          <w:color w:val="000000" w:themeColor="text1"/>
        </w:rPr>
        <w:t xml:space="preserve"> </w:t>
      </w:r>
      <w:r w:rsidR="00BA23B7">
        <w:rPr>
          <w:color w:val="000000" w:themeColor="text1"/>
        </w:rPr>
        <w:t>size of</w:t>
      </w:r>
      <w:r w:rsidR="00623763">
        <w:rPr>
          <w:color w:val="000000" w:themeColor="text1"/>
        </w:rPr>
        <w:t xml:space="preserve"> </w:t>
      </w:r>
      <w:r w:rsidR="001B2FBD">
        <w:rPr>
          <w:color w:val="000000" w:themeColor="text1"/>
        </w:rPr>
        <w:t>anomaly</w:t>
      </w:r>
      <w:r w:rsidR="00CE0FD5">
        <w:rPr>
          <w:color w:val="000000" w:themeColor="text1"/>
        </w:rPr>
        <w:t xml:space="preserve"> </w:t>
      </w:r>
      <w:r w:rsidR="000B6108">
        <w:rPr>
          <w:color w:val="000000" w:themeColor="text1"/>
        </w:rPr>
        <w:t>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 xml:space="preserve">across all </w:t>
      </w:r>
      <w:r w:rsidR="001B2FBD">
        <w:rPr>
          <w:bCs/>
          <w:color w:val="000000" w:themeColor="text1"/>
        </w:rPr>
        <w:lastRenderedPageBreak/>
        <w:t>states and months</w:t>
      </w:r>
      <w:r w:rsidR="005E0005">
        <w:rPr>
          <w:bCs/>
          <w:color w:val="000000" w:themeColor="text1"/>
        </w:rPr>
        <w:t xml:space="preserve">, with </w:t>
      </w:r>
      <w:r w:rsidR="00FF46E2">
        <w:rPr>
          <w:bCs/>
          <w:color w:val="000000" w:themeColor="text1"/>
        </w:rPr>
        <w:t>27</w:t>
      </w:r>
      <w:r w:rsidR="005E0005">
        <w:rPr>
          <w:bCs/>
          <w:color w:val="000000" w:themeColor="text1"/>
        </w:rPr>
        <w:t>% less than 1</w:t>
      </w:r>
      <w:r w:rsidR="005E0005" w:rsidRPr="00843ACB">
        <w:rPr>
          <w:bCs/>
          <w:color w:val="000000" w:themeColor="text1"/>
        </w:rPr>
        <w:t>°</w:t>
      </w:r>
      <w:r w:rsidR="005E0005">
        <w:rPr>
          <w:bCs/>
          <w:color w:val="000000" w:themeColor="text1"/>
        </w:rPr>
        <w:t xml:space="preserve">C </w:t>
      </w:r>
      <w:r w:rsidR="00CE0FD5">
        <w:rPr>
          <w:bCs/>
          <w:color w:val="000000" w:themeColor="text1"/>
        </w:rPr>
        <w:t>and</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w:t>
      </w:r>
      <w:r w:rsidR="004615D2">
        <w:rPr>
          <w:color w:val="000000" w:themeColor="text1"/>
        </w:rPr>
        <w:t xml:space="preserve"> </w:t>
      </w:r>
      <w:commentRangeStart w:id="2"/>
      <w:r w:rsidR="004615D2">
        <w:rPr>
          <w:color w:val="000000" w:themeColor="text1"/>
        </w:rPr>
        <w:t xml:space="preserve">Temperature anomalies were largest in January and </w:t>
      </w:r>
      <w:del w:id="3" w:author="Robbie Parks" w:date="2019-03-04T16:01:00Z">
        <w:r w:rsidR="004615D2" w:rsidDel="00DF5E45">
          <w:rPr>
            <w:color w:val="000000" w:themeColor="text1"/>
          </w:rPr>
          <w:delText xml:space="preserve">February </w:delText>
        </w:r>
      </w:del>
      <w:ins w:id="4" w:author="Robbie Parks" w:date="2019-03-04T16:01:00Z">
        <w:r w:rsidR="00DF5E45">
          <w:rPr>
            <w:color w:val="000000" w:themeColor="text1"/>
          </w:rPr>
          <w:t>December</w:t>
        </w:r>
        <w:r w:rsidR="00DF5E45">
          <w:rPr>
            <w:color w:val="000000" w:themeColor="text1"/>
          </w:rPr>
          <w:t xml:space="preserve"> </w:t>
        </w:r>
      </w:ins>
      <w:r w:rsidR="004615D2">
        <w:rPr>
          <w:color w:val="000000" w:themeColor="text1"/>
        </w:rPr>
        <w:t>and smallest</w:t>
      </w:r>
      <w:del w:id="5" w:author="Robbie Parks" w:date="2019-03-04T16:01:00Z">
        <w:r w:rsidR="004615D2" w:rsidDel="00DF5E45">
          <w:rPr>
            <w:color w:val="000000" w:themeColor="text1"/>
          </w:rPr>
          <w:delText xml:space="preserve"> </w:delText>
        </w:r>
      </w:del>
      <w:ins w:id="6" w:author="Robbie Parks" w:date="2019-03-04T16:01:00Z">
        <w:r w:rsidR="00DF5E45">
          <w:rPr>
            <w:color w:val="000000" w:themeColor="text1"/>
          </w:rPr>
          <w:t xml:space="preserve"> in August and September</w:t>
        </w:r>
      </w:ins>
      <w:del w:id="7" w:author="Robbie Parks" w:date="2019-03-04T16:01:00Z">
        <w:r w:rsidR="004615D2" w:rsidDel="00DF5E45">
          <w:rPr>
            <w:color w:val="000000" w:themeColor="text1"/>
          </w:rPr>
          <w:delText>in [[[August? Also either July or Sept???]]]</w:delText>
        </w:r>
      </w:del>
      <w:r w:rsidR="004615D2">
        <w:rPr>
          <w:color w:val="000000" w:themeColor="text1"/>
        </w:rPr>
        <w:t>. They were larger in northern and central states than in southern and coastal ones.</w:t>
      </w:r>
      <w:commentRangeEnd w:id="2"/>
      <w:r w:rsidR="004615D2">
        <w:rPr>
          <w:rStyle w:val="CommentReference"/>
          <w:rFonts w:asciiTheme="minorHAnsi" w:hAnsiTheme="minorHAnsi" w:cstheme="minorBidi"/>
          <w:lang w:eastAsia="en-US"/>
        </w:rPr>
        <w:commentReference w:id="2"/>
      </w:r>
    </w:p>
    <w:p w14:paraId="3C30D97C" w14:textId="77777777" w:rsidR="00EA612C" w:rsidRDefault="00EA612C" w:rsidP="00FF023E">
      <w:pPr>
        <w:spacing w:line="480" w:lineRule="auto"/>
        <w:jc w:val="both"/>
        <w:rPr>
          <w:color w:val="000000" w:themeColor="text1"/>
        </w:rPr>
      </w:pPr>
    </w:p>
    <w:p w14:paraId="177FB3F2" w14:textId="6D692302"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w:t>
      </w:r>
      <w:r w:rsidR="00F07194">
        <w:rPr>
          <w:color w:val="000000" w:themeColor="text1"/>
        </w:rPr>
        <w:t xml:space="preserve">through state-, month- and state-month-specific random intercepts, </w:t>
      </w:r>
      <w:r>
        <w:rPr>
          <w:color w:val="000000" w:themeColor="text1"/>
        </w:rPr>
        <w:t>and for their long-term trends</w:t>
      </w:r>
      <w:r w:rsidR="00F07194">
        <w:rPr>
          <w:color w:val="000000" w:themeColor="text1"/>
        </w:rPr>
        <w:t>.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9C421E1"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xml:space="preserve">; the </w:t>
      </w:r>
      <w:r>
        <w:lastRenderedPageBreak/>
        <w:t>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proofErr w:type="gramStart"/>
      <w:r>
        <w:t>25-34 year old</w:t>
      </w:r>
      <w:proofErr w:type="gramEnd"/>
      <w:r>
        <w:t xml:space="preserve">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lastRenderedPageBreak/>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who are more 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2FA100E8"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r w:rsidR="00506ECB">
        <w:t>hypothesised</w:t>
      </w:r>
      <w:r w:rsidR="0071031A">
        <w:t xml:space="preserve"> </w:t>
      </w:r>
      <w:r w:rsidR="00914C43">
        <w:t>as</w:t>
      </w:r>
      <w:r w:rsidR="0071031A">
        <w:t xml:space="preserve"> associated</w:t>
      </w:r>
      <w:r w:rsidR="00506ECB">
        <w:t xml:space="preserve">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7B660C">
        <w:t>Nonetheless</w:t>
      </w:r>
      <w:r w:rsidR="00DB43E9">
        <w:t xml:space="preserve">,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Pr="00794D7E" w:rsidRDefault="00701866" w:rsidP="00FF023E">
      <w:pPr>
        <w:spacing w:line="480" w:lineRule="auto"/>
        <w:jc w:val="both"/>
      </w:pPr>
    </w:p>
    <w:p w14:paraId="0612ADBF" w14:textId="394D1AE9"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 xml:space="preserve">re </w:t>
      </w:r>
      <w:r w:rsidR="009A29F9">
        <w:t>o</w:t>
      </w:r>
      <w:r w:rsidR="000931BC">
        <w:t>f</w:t>
      </w:r>
      <w:r w:rsidR="00701866">
        <w:t xml:space="preserve"> temperature anomaly internalises long-term historical experience </w:t>
      </w:r>
      <w:r w:rsidR="000931BC">
        <w:t xml:space="preserve">of each </w:t>
      </w:r>
      <w:proofErr w:type="gramStart"/>
      <w:r w:rsidR="000931BC">
        <w:t>state</w:t>
      </w:r>
      <w:r w:rsidR="00701866">
        <w:t>, and</w:t>
      </w:r>
      <w:proofErr w:type="gramEnd"/>
      <w:r w:rsidR="00701866">
        <w:t xml:space="preserve">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2F7A44">
        <w:t xml:space="preserve">large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w:t>
      </w:r>
      <w:r w:rsidR="00701866">
        <w:lastRenderedPageBreak/>
        <w:t xml:space="preserve">although it is unlikely that </w:t>
      </w:r>
      <w:r w:rsidR="00BE5F0E">
        <w:t>such</w:t>
      </w:r>
      <w:r w:rsidR="00701866">
        <w:t xml:space="preserve"> factors will have the same anomalies</w:t>
      </w:r>
      <w:r w:rsidR="00DD294E">
        <w:t xml:space="preserve"> as temperature,</w:t>
      </w:r>
      <w:r w:rsidR="00701866">
        <w:t xml:space="preserve"> even if their average space and time patterns are the same. </w:t>
      </w:r>
    </w:p>
    <w:p w14:paraId="2069734E" w14:textId="77777777" w:rsidR="006652B3" w:rsidRPr="00F24740" w:rsidRDefault="006652B3" w:rsidP="00FF023E">
      <w:pPr>
        <w:spacing w:line="480" w:lineRule="auto"/>
        <w:jc w:val="both"/>
      </w:pPr>
    </w:p>
    <w:p w14:paraId="647C6E17" w14:textId="03D5BDC5" w:rsidR="00F76D4F" w:rsidRPr="00254463" w:rsidRDefault="00735673" w:rsidP="00FF023E">
      <w:pPr>
        <w:spacing w:line="480" w:lineRule="auto"/>
        <w:jc w:val="both"/>
      </w:pPr>
      <w:r w:rsidRPr="00254463">
        <w:t xml:space="preserve">Our work </w:t>
      </w:r>
      <w:r>
        <w:t xml:space="preserve">highlights how deaths from injuries </w:t>
      </w:r>
      <w:r w:rsidR="00DD294E">
        <w:t xml:space="preserve">are not only currently susceptible to temperature anomalies but </w:t>
      </w:r>
      <w:r w:rsidR="00580B4F">
        <w:t xml:space="preserve">could </w:t>
      </w:r>
      <w:r w:rsidR="00DD294E">
        <w:t xml:space="preserve">also </w:t>
      </w:r>
      <w:r w:rsidR="00580B4F">
        <w:t>be modified</w:t>
      </w:r>
      <w:r>
        <w:t xml:space="preserve"> </w:t>
      </w:r>
      <w:r w:rsidR="00877EDF">
        <w:t>by</w:t>
      </w:r>
      <w:r>
        <w:t xml:space="preserve"> rising temperatures </w:t>
      </w:r>
      <w:r w:rsidR="00716FDD">
        <w:t>resulting from</w:t>
      </w:r>
      <w:r>
        <w:t xml:space="preserve"> 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DD294E">
        <w:t>some groups</w:t>
      </w:r>
      <w:r w:rsidR="00A74766">
        <w:t>, especially men in young to middle-ages</w:t>
      </w:r>
      <w:r w:rsidR="00DD294E">
        <w:t>,</w:t>
      </w:r>
      <w:r w:rsidR="00A74766">
        <w:t xml:space="preserve"> will experience </w:t>
      </w:r>
      <w:r w:rsidR="00DD294E">
        <w:t>larger</w:t>
      </w:r>
      <w:r w:rsidR="00A74766">
        <w:t xml:space="preserve"> impacts. </w:t>
      </w:r>
      <w:proofErr w:type="gramStart"/>
      <w:r w:rsidR="00584490">
        <w:t>Therefore</w:t>
      </w:r>
      <w:proofErr w:type="gramEnd"/>
      <w:r w:rsidR="00584490">
        <w:t xml:space="preserve"> a combination of public health interventions that broadly target injuries in these groups – for example </w:t>
      </w:r>
      <w:r w:rsidR="00C3189F">
        <w:t xml:space="preserve">targeted messaging for younger males on the risks of </w:t>
      </w:r>
      <w:r w:rsidR="00DD294E">
        <w:t xml:space="preserve">transport injury in </w:t>
      </w:r>
      <w:r w:rsidR="00C3189F">
        <w:t xml:space="preserve">high temperature </w:t>
      </w:r>
      <w:r w:rsidR="00DD294E">
        <w:t>conditions</w:t>
      </w:r>
      <w:r w:rsidR="00C3189F">
        <w:t xml:space="preserve">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 xml:space="preserve">10-year age groups from 5 </w:t>
      </w:r>
      <w:r>
        <w:rPr>
          <w:color w:val="000000" w:themeColor="text1"/>
        </w:rPr>
        <w:lastRenderedPageBreak/>
        <w:t>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22D6DC09" w14:textId="77777777" w:rsidR="00545B98" w:rsidRDefault="00FA3851" w:rsidP="00FF023E">
      <w:pPr>
        <w:spacing w:line="480" w:lineRule="auto"/>
        <w:jc w:val="both"/>
        <w:outlineLvl w:val="0"/>
        <w:rPr>
          <w:ins w:id="8" w:author="Robbie Parks" w:date="2019-03-04T16:02:00Z"/>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ins w:id="9" w:author="Robbie Parks" w:date="2019-03-04T16:02:00Z">
        <w:r w:rsidR="00545B98">
          <w:rPr>
            <w:color w:val="000000" w:themeColor="text1"/>
          </w:rPr>
          <w:t>:</w:t>
        </w:r>
      </w:ins>
    </w:p>
    <w:p w14:paraId="6C598146" w14:textId="77777777" w:rsidR="00545B98" w:rsidRDefault="00545B98" w:rsidP="00545B98">
      <w:pPr>
        <w:jc w:val="both"/>
        <w:outlineLvl w:val="0"/>
        <w:rPr>
          <w:ins w:id="10" w:author="Robbie Parks" w:date="2019-03-04T16:02:00Z"/>
          <w:color w:val="000000" w:themeColor="text1"/>
        </w:rPr>
        <w:pPrChange w:id="11" w:author="Robbie Parks" w:date="2019-03-04T16:02:00Z">
          <w:pPr>
            <w:spacing w:line="480" w:lineRule="auto"/>
            <w:jc w:val="both"/>
            <w:outlineLvl w:val="0"/>
          </w:pPr>
        </w:pPrChange>
      </w:pPr>
    </w:p>
    <w:p w14:paraId="696C8E76" w14:textId="7C4F460D" w:rsidR="00545B98" w:rsidRDefault="00FB0DAB" w:rsidP="00545B98">
      <w:pPr>
        <w:jc w:val="both"/>
        <w:outlineLvl w:val="0"/>
        <w:rPr>
          <w:ins w:id="12" w:author="Robbie Parks" w:date="2019-03-04T16:02:00Z"/>
          <w:color w:val="000000" w:themeColor="text1"/>
        </w:rPr>
        <w:pPrChange w:id="13" w:author="Robbie Parks" w:date="2019-03-04T16:02:00Z">
          <w:pPr>
            <w:spacing w:line="480" w:lineRule="auto"/>
            <w:jc w:val="both"/>
            <w:outlineLvl w:val="0"/>
          </w:pPr>
        </w:pPrChange>
      </w:pPr>
      <m:oMathPara>
        <m:oMath>
          <m:sSub>
            <m:sSubPr>
              <m:ctrlPr>
                <w:ins w:id="14" w:author="Robbie Parks" w:date="2019-03-04T16:03:00Z">
                  <w:rPr>
                    <w:rFonts w:ascii="Cambria Math" w:hAnsi="Cambria Math"/>
                    <w:i/>
                    <w:color w:val="000000" w:themeColor="text1"/>
                  </w:rPr>
                </w:ins>
              </m:ctrlPr>
            </m:sSubPr>
            <m:e>
              <m:r>
                <w:ins w:id="15" w:author="Robbie Parks" w:date="2019-03-04T16:03:00Z">
                  <w:rPr>
                    <w:rFonts w:ascii="Cambria Math" w:hAnsi="Cambria Math"/>
                    <w:color w:val="000000" w:themeColor="text1"/>
                  </w:rPr>
                  <m:t>deaths</m:t>
                </w:ins>
              </m:r>
            </m:e>
            <m:sub>
              <m:r>
                <w:ins w:id="16" w:author="Robbie Parks" w:date="2019-03-04T16:03:00Z">
                  <w:rPr>
                    <w:rFonts w:ascii="Cambria Math" w:hAnsi="Cambria Math"/>
                    <w:color w:val="000000" w:themeColor="text1"/>
                  </w:rPr>
                  <m:t>state-year</m:t>
                </w:ins>
              </m:r>
            </m:sub>
          </m:sSub>
          <m:r>
            <w:ins w:id="17" w:author="Robbie Parks" w:date="2019-03-04T16:03:00Z">
              <w:rPr>
                <w:rFonts w:ascii="Cambria Math" w:hAnsi="Cambria Math"/>
                <w:color w:val="000000" w:themeColor="text1"/>
              </w:rPr>
              <m:t xml:space="preserve"> ~ Poisson(</m:t>
            </w:ins>
          </m:r>
          <m:sSub>
            <m:sSubPr>
              <m:ctrlPr>
                <w:ins w:id="18" w:author="Robbie Parks" w:date="2019-03-04T16:04:00Z">
                  <w:rPr>
                    <w:rFonts w:ascii="Cambria Math" w:hAnsi="Cambria Math"/>
                    <w:i/>
                    <w:color w:val="000000" w:themeColor="text1"/>
                  </w:rPr>
                </w:ins>
              </m:ctrlPr>
            </m:sSubPr>
            <m:e>
              <m:r>
                <w:ins w:id="19" w:author="Robbie Parks" w:date="2019-03-04T16:04:00Z">
                  <w:rPr>
                    <w:rFonts w:ascii="Cambria Math" w:hAnsi="Cambria Math"/>
                    <w:color w:val="000000" w:themeColor="text1"/>
                  </w:rPr>
                  <m:t>death rate</m:t>
                </w:ins>
              </m:r>
            </m:e>
            <m:sub>
              <m:r>
                <w:ins w:id="20" w:author="Robbie Parks" w:date="2019-03-04T16:04:00Z">
                  <w:rPr>
                    <w:rFonts w:ascii="Cambria Math" w:hAnsi="Cambria Math"/>
                    <w:color w:val="000000" w:themeColor="text1"/>
                  </w:rPr>
                  <m:t>state-year</m:t>
                </w:ins>
              </m:r>
            </m:sub>
          </m:sSub>
          <m:r>
            <w:ins w:id="21" w:author="Robbie Parks" w:date="2019-03-04T16:03:00Z">
              <w:rPr>
                <w:rFonts w:ascii="Cambria Math" w:hAnsi="Cambria Math"/>
                <w:color w:val="000000" w:themeColor="text1"/>
              </w:rPr>
              <m:t xml:space="preserve"> . </m:t>
            </w:ins>
          </m:r>
          <m:sSub>
            <m:sSubPr>
              <m:ctrlPr>
                <w:ins w:id="22" w:author="Robbie Parks" w:date="2019-03-04T16:05:00Z">
                  <w:rPr>
                    <w:rFonts w:ascii="Cambria Math" w:hAnsi="Cambria Math"/>
                    <w:i/>
                    <w:color w:val="000000" w:themeColor="text1"/>
                  </w:rPr>
                </w:ins>
              </m:ctrlPr>
            </m:sSubPr>
            <m:e>
              <m:r>
                <w:ins w:id="23" w:author="Robbie Parks" w:date="2019-03-04T16:05:00Z">
                  <w:rPr>
                    <w:rFonts w:ascii="Cambria Math" w:hAnsi="Cambria Math"/>
                    <w:color w:val="000000" w:themeColor="text1"/>
                  </w:rPr>
                  <m:t>population</m:t>
                </w:ins>
              </m:r>
            </m:e>
            <m:sub>
              <m:r>
                <w:ins w:id="24" w:author="Robbie Parks" w:date="2019-03-04T16:05:00Z">
                  <w:rPr>
                    <w:rFonts w:ascii="Cambria Math" w:hAnsi="Cambria Math"/>
                    <w:color w:val="000000" w:themeColor="text1"/>
                  </w:rPr>
                  <m:t>state-year</m:t>
                </w:ins>
              </m:r>
            </m:sub>
          </m:sSub>
          <m:r>
            <w:ins w:id="25" w:author="Robbie Parks" w:date="2019-03-04T16:03:00Z">
              <w:rPr>
                <w:rFonts w:ascii="Cambria Math" w:hAnsi="Cambria Math"/>
                <w:color w:val="000000" w:themeColor="text1"/>
              </w:rPr>
              <m:t>)</m:t>
            </w:ins>
          </m:r>
        </m:oMath>
      </m:oMathPara>
    </w:p>
    <w:p w14:paraId="148F0566" w14:textId="77777777" w:rsidR="00545B98" w:rsidRDefault="00545B98" w:rsidP="00FF023E">
      <w:pPr>
        <w:spacing w:line="480" w:lineRule="auto"/>
        <w:jc w:val="both"/>
        <w:outlineLvl w:val="0"/>
        <w:rPr>
          <w:ins w:id="26" w:author="Robbie Parks" w:date="2019-03-04T16:02:00Z"/>
          <w:color w:val="000000" w:themeColor="text1"/>
        </w:rPr>
      </w:pPr>
    </w:p>
    <w:p w14:paraId="63B0437A" w14:textId="77777777" w:rsidR="002577C0" w:rsidRDefault="0036676F" w:rsidP="00FF023E">
      <w:pPr>
        <w:spacing w:line="480" w:lineRule="auto"/>
        <w:jc w:val="both"/>
        <w:outlineLvl w:val="0"/>
        <w:rPr>
          <w:ins w:id="27" w:author="Robbie Parks" w:date="2019-03-04T16:05:00Z"/>
          <w:color w:val="000000" w:themeColor="text1"/>
        </w:rPr>
      </w:pPr>
      <w:del w:id="28" w:author="Robbie Parks" w:date="2019-03-04T16:02:00Z">
        <w:r w:rsidDel="00545B98">
          <w:rPr>
            <w:color w:val="000000" w:themeColor="text1"/>
          </w:rPr>
          <w:delText>,</w:delText>
        </w:r>
      </w:del>
      <w:del w:id="29" w:author="Robbie Parks" w:date="2019-03-04T16:05:00Z">
        <w:r w:rsidR="00772FB1" w:rsidDel="00FB0DAB">
          <w:rPr>
            <w:color w:val="000000" w:themeColor="text1"/>
          </w:rPr>
          <w:delText xml:space="preserve"> </w:delText>
        </w:r>
      </w:del>
      <w:r w:rsidR="00772FB1">
        <w:rPr>
          <w:color w:val="000000" w:themeColor="text1"/>
        </w:rPr>
        <w:t xml:space="preserve">with </w:t>
      </w:r>
      <w:r w:rsidR="00FA3851">
        <w:rPr>
          <w:color w:val="000000" w:themeColor="text1"/>
        </w:rPr>
        <w:t>log-transformed death rates modelled as a sum of components that depend on location (state) of death, month of year</w:t>
      </w:r>
      <w:r w:rsidR="00901447">
        <w:rPr>
          <w:color w:val="000000" w:themeColor="text1"/>
        </w:rPr>
        <w:t>,</w:t>
      </w:r>
      <w:r w:rsidR="00FA3851">
        <w:rPr>
          <w:color w:val="000000" w:themeColor="text1"/>
        </w:rPr>
        <w:t xml:space="preserve"> </w:t>
      </w:r>
      <w:r w:rsidR="00901447">
        <w:rPr>
          <w:color w:val="000000" w:themeColor="text1"/>
        </w:rPr>
        <w:t xml:space="preserve">overall time (month and year) and </w:t>
      </w:r>
      <w:r w:rsidR="00FA3851">
        <w:rPr>
          <w:color w:val="000000" w:themeColor="text1"/>
        </w:rPr>
        <w:t>temperature</w:t>
      </w:r>
      <w:ins w:id="30" w:author="Robbie Parks" w:date="2019-03-04T16:05:00Z">
        <w:r w:rsidR="002577C0">
          <w:rPr>
            <w:color w:val="000000" w:themeColor="text1"/>
          </w:rPr>
          <w:t xml:space="preserve"> anomaly:</w:t>
        </w:r>
      </w:ins>
    </w:p>
    <w:p w14:paraId="03D6F30E" w14:textId="77777777" w:rsidR="002577C0" w:rsidRDefault="002577C0" w:rsidP="002577C0">
      <w:pPr>
        <w:jc w:val="both"/>
        <w:outlineLvl w:val="0"/>
        <w:rPr>
          <w:ins w:id="31" w:author="Robbie Parks" w:date="2019-03-04T16:05:00Z"/>
          <w:color w:val="000000" w:themeColor="text1"/>
        </w:rPr>
        <w:pPrChange w:id="32" w:author="Robbie Parks" w:date="2019-03-04T16:05:00Z">
          <w:pPr>
            <w:spacing w:line="480" w:lineRule="auto"/>
            <w:jc w:val="both"/>
            <w:outlineLvl w:val="0"/>
          </w:pPr>
        </w:pPrChange>
      </w:pPr>
    </w:p>
    <w:commentRangeStart w:id="33"/>
    <w:p w14:paraId="12FF6372" w14:textId="28D8BF33" w:rsidR="002577C0" w:rsidRPr="004249B2" w:rsidRDefault="00C7700C" w:rsidP="002577C0">
      <w:pPr>
        <w:jc w:val="both"/>
        <w:outlineLvl w:val="0"/>
        <w:rPr>
          <w:ins w:id="34" w:author="Robbie Parks" w:date="2019-03-04T16:05:00Z"/>
          <w:color w:val="000000" w:themeColor="text1"/>
        </w:rPr>
        <w:pPrChange w:id="35" w:author="Robbie Parks" w:date="2019-03-04T16:05:00Z">
          <w:pPr>
            <w:spacing w:line="480" w:lineRule="auto"/>
            <w:jc w:val="both"/>
            <w:outlineLvl w:val="0"/>
          </w:pPr>
        </w:pPrChange>
      </w:pPr>
      <m:oMathPara>
        <m:oMathParaPr>
          <m:jc m:val="center"/>
        </m:oMathParaPr>
        <m:oMath>
          <m:func>
            <m:funcPr>
              <m:ctrlPr>
                <w:rPr>
                  <w:rFonts w:ascii="Cambria Math" w:hAnsi="Cambria Math"/>
                  <w:i/>
                  <w:color w:val="000000" w:themeColor="text1"/>
                  <w:rPrChange w:id="36" w:author="Robbie Parks" w:date="2019-03-04T16:06:00Z">
                    <w:rPr>
                      <w:rFonts w:ascii="Cambria Math" w:hAnsi="Cambria Math"/>
                      <w:color w:val="000000" w:themeColor="text1"/>
                    </w:rPr>
                  </w:rPrChange>
                </w:rPr>
              </m:ctrlPr>
            </m:funcPr>
            <m:fName>
              <m:r>
                <m:rPr>
                  <m:sty m:val="p"/>
                </m:rPr>
                <w:rPr>
                  <w:rFonts w:ascii="Cambria Math" w:hAnsi="Cambria Math"/>
                  <w:color w:val="000000" w:themeColor="text1"/>
                </w:rPr>
                <m:t>log</m:t>
              </m:r>
            </m:fName>
            <m:e>
              <m:d>
                <m:dPr>
                  <m:ctrlPr>
                    <w:ins w:id="37" w:author="Robbie Parks" w:date="2019-03-04T16:06:00Z">
                      <w:rPr>
                        <w:rFonts w:ascii="Cambria Math" w:hAnsi="Cambria Math"/>
                        <w:i/>
                        <w:color w:val="000000" w:themeColor="text1"/>
                        <w:rPrChange w:id="38" w:author="Robbie Parks" w:date="2019-03-04T16:06:00Z">
                          <w:rPr>
                            <w:rFonts w:ascii="Cambria Math" w:hAnsi="Cambria Math"/>
                            <w:i/>
                            <w:color w:val="000000" w:themeColor="text1"/>
                          </w:rPr>
                        </w:rPrChange>
                      </w:rPr>
                    </w:ins>
                  </m:ctrlPr>
                </m:dPr>
                <m:e>
                  <m:sSub>
                    <m:sSubPr>
                      <m:ctrlPr>
                        <w:ins w:id="39" w:author="Robbie Parks" w:date="2019-03-04T16:08:00Z">
                          <w:rPr>
                            <w:rFonts w:ascii="Cambria Math" w:hAnsi="Cambria Math"/>
                            <w:i/>
                            <w:color w:val="000000" w:themeColor="text1"/>
                          </w:rPr>
                        </w:ins>
                      </m:ctrlPr>
                    </m:sSubPr>
                    <m:e>
                      <m:r>
                        <w:ins w:id="40" w:author="Robbie Parks" w:date="2019-03-04T16:08:00Z">
                          <w:rPr>
                            <w:rFonts w:ascii="Cambria Math" w:hAnsi="Cambria Math"/>
                            <w:color w:val="000000" w:themeColor="text1"/>
                          </w:rPr>
                          <m:t>death rate</m:t>
                        </w:ins>
                      </m:r>
                    </m:e>
                    <m:sub>
                      <m:r>
                        <w:ins w:id="41" w:author="Robbie Parks" w:date="2019-03-04T16:08:00Z">
                          <w:rPr>
                            <w:rFonts w:ascii="Cambria Math" w:hAnsi="Cambria Math"/>
                            <w:color w:val="000000" w:themeColor="text1"/>
                          </w:rPr>
                          <m:t>state-year</m:t>
                        </w:ins>
                      </m:r>
                    </m:sub>
                  </m:sSub>
                  <m:r>
                    <w:ins w:id="42" w:author="Robbie Parks" w:date="2019-03-04T16:08:00Z">
                      <w:rPr>
                        <w:rFonts w:ascii="Cambria Math" w:hAnsi="Cambria Math"/>
                        <w:color w:val="000000" w:themeColor="text1"/>
                      </w:rPr>
                      <m:t xml:space="preserve"> </m:t>
                    </w:ins>
                  </m:r>
                </m:e>
              </m:d>
            </m:e>
          </m:func>
          <m:r>
            <w:ins w:id="43" w:author="Robbie Parks" w:date="2019-03-04T16:06:00Z">
              <w:rPr>
                <w:rFonts w:ascii="Cambria Math" w:hAnsi="Cambria Math"/>
                <w:color w:val="000000" w:themeColor="text1"/>
              </w:rPr>
              <m:t xml:space="preserve">= </m:t>
            </w:ins>
          </m:r>
          <m:r>
            <w:ins w:id="44" w:author="Robbie Parks" w:date="2019-03-04T16:07:00Z">
              <w:rPr>
                <w:rFonts w:ascii="Cambria Math" w:hAnsi="Cambria Math"/>
                <w:color w:val="000000" w:themeColor="text1"/>
              </w:rPr>
              <w:br/>
            </w:ins>
          </m:r>
        </m:oMath>
        <m:oMath>
          <m:sSub>
            <m:sSubPr>
              <m:ctrlPr>
                <w:ins w:id="45" w:author="Robbie Parks" w:date="2019-03-04T16:08:00Z">
                  <w:rPr>
                    <w:rFonts w:ascii="Cambria Math" w:hAnsi="Cambria Math"/>
                    <w:i/>
                  </w:rPr>
                </w:ins>
              </m:ctrlPr>
            </m:sSubPr>
            <m:e>
              <m:r>
                <w:ins w:id="46" w:author="Robbie Parks" w:date="2019-03-04T16:08:00Z">
                  <w:rPr>
                    <w:rFonts w:ascii="Cambria Math" w:hAnsi="Cambria Math"/>
                  </w:rPr>
                  <m:t>α</m:t>
                </w:ins>
              </m:r>
            </m:e>
            <m:sub>
              <m:r>
                <w:ins w:id="47" w:author="Robbie Parks" w:date="2019-03-04T16:08:00Z">
                  <w:rPr>
                    <w:rFonts w:ascii="Cambria Math" w:hAnsi="Cambria Math"/>
                  </w:rPr>
                  <m:t>0</m:t>
                </w:ins>
              </m:r>
            </m:sub>
          </m:sSub>
          <m:r>
            <w:ins w:id="48" w:author="Robbie Parks" w:date="2019-03-04T16:08:00Z">
              <w:rPr>
                <w:rFonts w:ascii="Cambria Math" w:hAnsi="Cambria Math"/>
                <w:vertAlign w:val="subscript"/>
              </w:rPr>
              <m:t xml:space="preserve"> </m:t>
            </w:ins>
          </m:r>
          <m:r>
            <w:ins w:id="49" w:author="Robbie Parks" w:date="2019-03-04T16:08:00Z">
              <w:rPr>
                <w:rFonts w:ascii="Cambria Math" w:hAnsi="Cambria Math"/>
              </w:rPr>
              <m:t xml:space="preserve">+ </m:t>
            </w:ins>
          </m:r>
          <m:sSub>
            <m:sSubPr>
              <m:ctrlPr>
                <w:ins w:id="50" w:author="Robbie Parks" w:date="2019-03-04T16:08:00Z">
                  <w:rPr>
                    <w:rFonts w:ascii="Cambria Math" w:hAnsi="Cambria Math"/>
                    <w:i/>
                  </w:rPr>
                </w:ins>
              </m:ctrlPr>
            </m:sSubPr>
            <m:e>
              <m:r>
                <w:ins w:id="51" w:author="Robbie Parks" w:date="2019-03-04T16:08:00Z">
                  <w:rPr>
                    <w:rFonts w:ascii="Cambria Math" w:hAnsi="Cambria Math"/>
                  </w:rPr>
                  <m:t>β</m:t>
                </w:ins>
              </m:r>
            </m:e>
            <m:sub>
              <m:r>
                <w:ins w:id="52" w:author="Robbie Parks" w:date="2019-03-04T16:08:00Z">
                  <w:rPr>
                    <w:rFonts w:ascii="Cambria Math" w:hAnsi="Cambria Math"/>
                  </w:rPr>
                  <m:t>0</m:t>
                </w:ins>
              </m:r>
            </m:sub>
          </m:sSub>
          <m:r>
            <w:ins w:id="53" w:author="Robbie Parks" w:date="2019-03-04T16:08:00Z">
              <w:rPr>
                <w:rFonts w:ascii="Cambria Math" w:hAnsi="Cambria Math"/>
              </w:rPr>
              <m:t>·</m:t>
            </w:ins>
          </m:r>
          <m:d>
            <m:dPr>
              <m:ctrlPr>
                <w:ins w:id="54" w:author="Robbie Parks" w:date="2019-03-04T16:08:00Z">
                  <w:rPr>
                    <w:rFonts w:ascii="Cambria Math" w:hAnsi="Cambria Math"/>
                    <w:i/>
                  </w:rPr>
                </w:ins>
              </m:ctrlPr>
            </m:dPr>
            <m:e>
              <m:r>
                <w:ins w:id="55" w:author="Robbie Parks" w:date="2019-03-04T16:08:00Z">
                  <w:rPr>
                    <w:rFonts w:ascii="Cambria Math" w:hAnsi="Cambria Math"/>
                  </w:rPr>
                  <m:t>month</m:t>
                </w:ins>
              </m:r>
              <m:r>
                <w:ins w:id="56" w:author="Robbie Parks" w:date="2019-03-04T16:16:00Z">
                  <w:rPr>
                    <w:rFonts w:ascii="Cambria Math" w:hAnsi="Cambria Math"/>
                    <w:color w:val="000000" w:themeColor="text1"/>
                  </w:rPr>
                  <m:t>-</m:t>
                </w:ins>
              </m:r>
              <m:r>
                <w:ins w:id="57" w:author="Robbie Parks" w:date="2019-03-04T16:08:00Z">
                  <w:rPr>
                    <w:rFonts w:ascii="Cambria Math" w:hAnsi="Cambria Math"/>
                  </w:rPr>
                  <m:t>year</m:t>
                </w:ins>
              </m:r>
            </m:e>
          </m:d>
          <m:r>
            <w:ins w:id="58" w:author="Robbie Parks" w:date="2019-03-04T16:08:00Z">
              <m:rPr>
                <m:sty m:val="p"/>
              </m:rPr>
              <w:rPr>
                <w:rFonts w:ascii="Cambria Math" w:hAnsi="Cambria Math"/>
              </w:rPr>
              <m:t>+</m:t>
            </w:ins>
          </m:r>
          <m:r>
            <w:ins w:id="59" w:author="Robbie Parks" w:date="2019-03-04T16:07:00Z">
              <w:rPr>
                <w:rFonts w:ascii="Cambria Math" w:hAnsi="Cambria Math"/>
                <w:color w:val="000000" w:themeColor="text1"/>
              </w:rPr>
              <w:br/>
            </w:ins>
          </m:r>
        </m:oMath>
        <m:oMath>
          <m:sSub>
            <m:sSubPr>
              <m:ctrlPr>
                <w:ins w:id="60" w:author="Robbie Parks" w:date="2019-03-04T16:08:00Z">
                  <w:rPr>
                    <w:rFonts w:ascii="Cambria Math" w:hAnsi="Cambria Math"/>
                    <w:i/>
                  </w:rPr>
                </w:ins>
              </m:ctrlPr>
            </m:sSubPr>
            <m:e>
              <m:r>
                <w:ins w:id="61" w:author="Robbie Parks" w:date="2019-03-04T16:08:00Z">
                  <w:rPr>
                    <w:rFonts w:ascii="Cambria Math" w:hAnsi="Cambria Math"/>
                  </w:rPr>
                  <m:t>α</m:t>
                </w:ins>
              </m:r>
            </m:e>
            <m:sub>
              <m:r>
                <w:ins w:id="62" w:author="Robbie Parks" w:date="2019-03-04T16:08:00Z">
                  <w:rPr>
                    <w:rFonts w:ascii="Cambria Math" w:hAnsi="Cambria Math"/>
                  </w:rPr>
                  <m:t>state</m:t>
                </w:ins>
              </m:r>
            </m:sub>
          </m:sSub>
          <m:r>
            <w:ins w:id="63" w:author="Robbie Parks" w:date="2019-03-04T16:08:00Z">
              <w:rPr>
                <w:rFonts w:ascii="Cambria Math" w:hAnsi="Cambria Math"/>
                <w:vertAlign w:val="subscript"/>
              </w:rPr>
              <m:t xml:space="preserve"> </m:t>
            </w:ins>
          </m:r>
          <m:r>
            <w:ins w:id="64" w:author="Robbie Parks" w:date="2019-03-04T16:08:00Z">
              <w:rPr>
                <w:rFonts w:ascii="Cambria Math" w:hAnsi="Cambria Math"/>
              </w:rPr>
              <m:t xml:space="preserve">+ </m:t>
            </w:ins>
          </m:r>
          <m:sSub>
            <m:sSubPr>
              <m:ctrlPr>
                <w:ins w:id="65" w:author="Robbie Parks" w:date="2019-03-04T16:08:00Z">
                  <w:rPr>
                    <w:rFonts w:ascii="Cambria Math" w:hAnsi="Cambria Math"/>
                    <w:i/>
                  </w:rPr>
                </w:ins>
              </m:ctrlPr>
            </m:sSubPr>
            <m:e>
              <m:r>
                <w:ins w:id="66" w:author="Robbie Parks" w:date="2019-03-04T16:08:00Z">
                  <w:rPr>
                    <w:rFonts w:ascii="Cambria Math" w:hAnsi="Cambria Math"/>
                  </w:rPr>
                  <m:t>β</m:t>
                </w:ins>
              </m:r>
            </m:e>
            <m:sub>
              <m:r>
                <w:ins w:id="67" w:author="Robbie Parks" w:date="2019-03-04T16:08:00Z">
                  <w:rPr>
                    <w:rFonts w:ascii="Cambria Math" w:hAnsi="Cambria Math"/>
                  </w:rPr>
                  <m:t>state</m:t>
                </w:ins>
              </m:r>
            </m:sub>
          </m:sSub>
          <m:r>
            <w:ins w:id="68" w:author="Robbie Parks" w:date="2019-03-04T16:08:00Z">
              <w:rPr>
                <w:rFonts w:ascii="Cambria Math" w:hAnsi="Cambria Math"/>
              </w:rPr>
              <m:t>·</m:t>
            </w:ins>
          </m:r>
          <m:d>
            <m:dPr>
              <m:ctrlPr>
                <w:ins w:id="69" w:author="Robbie Parks" w:date="2019-03-04T16:08:00Z">
                  <w:rPr>
                    <w:rFonts w:ascii="Cambria Math" w:hAnsi="Cambria Math"/>
                    <w:i/>
                  </w:rPr>
                </w:ins>
              </m:ctrlPr>
            </m:dPr>
            <m:e>
              <m:r>
                <w:ins w:id="70" w:author="Robbie Parks" w:date="2019-03-04T16:08:00Z">
                  <w:rPr>
                    <w:rFonts w:ascii="Cambria Math" w:hAnsi="Cambria Math"/>
                  </w:rPr>
                  <m:t>month-year</m:t>
                </w:ins>
              </m:r>
            </m:e>
          </m:d>
          <m:r>
            <w:ins w:id="71" w:author="Robbie Parks" w:date="2019-03-04T16:08:00Z">
              <m:rPr>
                <m:sty m:val="p"/>
              </m:rPr>
              <w:rPr>
                <w:rFonts w:ascii="Cambria Math" w:hAnsi="Cambria Math"/>
              </w:rPr>
              <m:t>+</m:t>
            </w:ins>
          </m:r>
          <m:r>
            <w:ins w:id="72" w:author="Robbie Parks" w:date="2019-03-04T16:07:00Z">
              <w:rPr>
                <w:rFonts w:ascii="Cambria Math" w:hAnsi="Cambria Math"/>
                <w:color w:val="000000" w:themeColor="text1"/>
              </w:rPr>
              <w:br/>
            </w:ins>
          </m:r>
        </m:oMath>
        <m:oMath>
          <m:sSub>
            <m:sSubPr>
              <m:ctrlPr>
                <w:ins w:id="73" w:author="Robbie Parks" w:date="2019-03-04T16:09:00Z">
                  <w:rPr>
                    <w:rFonts w:ascii="Cambria Math" w:hAnsi="Cambria Math"/>
                    <w:i/>
                  </w:rPr>
                </w:ins>
              </m:ctrlPr>
            </m:sSubPr>
            <m:e>
              <m:r>
                <w:ins w:id="74" w:author="Robbie Parks" w:date="2019-03-04T16:09:00Z">
                  <w:rPr>
                    <w:rFonts w:ascii="Cambria Math" w:hAnsi="Cambria Math"/>
                  </w:rPr>
                  <m:t>α</m:t>
                </w:ins>
              </m:r>
            </m:e>
            <m:sub>
              <m:r>
                <w:ins w:id="75" w:author="Robbie Parks" w:date="2019-03-04T16:09:00Z">
                  <w:rPr>
                    <w:rFonts w:ascii="Cambria Math" w:hAnsi="Cambria Math"/>
                  </w:rPr>
                  <m:t>month</m:t>
                </w:ins>
              </m:r>
            </m:sub>
          </m:sSub>
          <m:r>
            <w:ins w:id="76" w:author="Robbie Parks" w:date="2019-03-04T16:09:00Z">
              <w:rPr>
                <w:rFonts w:ascii="Cambria Math" w:hAnsi="Cambria Math"/>
                <w:vertAlign w:val="subscript"/>
              </w:rPr>
              <m:t xml:space="preserve"> </m:t>
            </w:ins>
          </m:r>
          <m:r>
            <w:ins w:id="77" w:author="Robbie Parks" w:date="2019-03-04T16:09:00Z">
              <w:rPr>
                <w:rFonts w:ascii="Cambria Math" w:hAnsi="Cambria Math"/>
              </w:rPr>
              <m:t xml:space="preserve">+ </m:t>
            </w:ins>
          </m:r>
          <m:sSub>
            <m:sSubPr>
              <m:ctrlPr>
                <w:ins w:id="78" w:author="Robbie Parks" w:date="2019-03-04T16:09:00Z">
                  <w:rPr>
                    <w:rFonts w:ascii="Cambria Math" w:hAnsi="Cambria Math"/>
                    <w:i/>
                  </w:rPr>
                </w:ins>
              </m:ctrlPr>
            </m:sSubPr>
            <m:e>
              <m:r>
                <w:ins w:id="79" w:author="Robbie Parks" w:date="2019-03-04T16:09:00Z">
                  <w:rPr>
                    <w:rFonts w:ascii="Cambria Math" w:hAnsi="Cambria Math"/>
                  </w:rPr>
                  <m:t>β</m:t>
                </w:ins>
              </m:r>
            </m:e>
            <m:sub>
              <m:r>
                <w:ins w:id="80" w:author="Robbie Parks" w:date="2019-03-04T16:09:00Z">
                  <w:rPr>
                    <w:rFonts w:ascii="Cambria Math" w:hAnsi="Cambria Math"/>
                  </w:rPr>
                  <m:t>month</m:t>
                </w:ins>
              </m:r>
            </m:sub>
          </m:sSub>
          <m:r>
            <w:ins w:id="81" w:author="Robbie Parks" w:date="2019-03-04T16:09:00Z">
              <w:rPr>
                <w:rFonts w:ascii="Cambria Math" w:hAnsi="Cambria Math"/>
              </w:rPr>
              <m:t>·</m:t>
            </w:ins>
          </m:r>
          <m:d>
            <m:dPr>
              <m:ctrlPr>
                <w:ins w:id="82" w:author="Robbie Parks" w:date="2019-03-04T16:09:00Z">
                  <w:rPr>
                    <w:rFonts w:ascii="Cambria Math" w:hAnsi="Cambria Math"/>
                    <w:i/>
                  </w:rPr>
                </w:ins>
              </m:ctrlPr>
            </m:dPr>
            <m:e>
              <m:r>
                <w:ins w:id="83" w:author="Robbie Parks" w:date="2019-03-04T16:09:00Z">
                  <w:rPr>
                    <w:rFonts w:ascii="Cambria Math" w:hAnsi="Cambria Math"/>
                  </w:rPr>
                  <m:t>month-year</m:t>
                </w:ins>
              </m:r>
            </m:e>
          </m:d>
          <m:r>
            <w:ins w:id="84" w:author="Robbie Parks" w:date="2019-03-04T16:09:00Z">
              <m:rPr>
                <m:sty m:val="p"/>
              </m:rPr>
              <w:rPr>
                <w:rFonts w:ascii="Cambria Math" w:hAnsi="Cambria Math"/>
              </w:rPr>
              <m:t>+</m:t>
            </w:ins>
          </m:r>
          <m:r>
            <w:ins w:id="85" w:author="Robbie Parks" w:date="2019-03-04T16:07:00Z">
              <w:rPr>
                <w:rFonts w:ascii="Cambria Math" w:hAnsi="Cambria Math"/>
                <w:color w:val="000000" w:themeColor="text1"/>
              </w:rPr>
              <w:br/>
            </w:ins>
          </m:r>
        </m:oMath>
        <m:oMath>
          <m:sSub>
            <m:sSubPr>
              <m:ctrlPr>
                <w:ins w:id="86" w:author="Robbie Parks" w:date="2019-03-04T16:13:00Z">
                  <w:rPr>
                    <w:rFonts w:ascii="Cambria Math" w:hAnsi="Cambria Math"/>
                    <w:i/>
                    <w:color w:val="000000" w:themeColor="text1"/>
                  </w:rPr>
                </w:ins>
              </m:ctrlPr>
            </m:sSubPr>
            <m:e>
              <m:r>
                <w:ins w:id="87" w:author="Robbie Parks" w:date="2019-03-04T16:13:00Z">
                  <w:rPr>
                    <w:rFonts w:ascii="Cambria Math" w:hAnsi="Cambria Math"/>
                    <w:color w:val="000000" w:themeColor="text1"/>
                  </w:rPr>
                  <m:t>ζ</m:t>
                </w:ins>
              </m:r>
            </m:e>
            <m:sub>
              <m:r>
                <w:ins w:id="88" w:author="Robbie Parks" w:date="2019-03-04T16:13:00Z">
                  <w:rPr>
                    <w:rFonts w:ascii="Cambria Math" w:hAnsi="Cambria Math"/>
                    <w:color w:val="000000" w:themeColor="text1"/>
                  </w:rPr>
                  <m:t>state-month</m:t>
                </w:ins>
              </m:r>
            </m:sub>
          </m:sSub>
          <m:r>
            <w:ins w:id="89" w:author="Robbie Parks" w:date="2019-03-04T16:09:00Z">
              <w:rPr>
                <w:rFonts w:ascii="Cambria Math" w:hAnsi="Cambria Math"/>
                <w:color w:val="000000" w:themeColor="text1"/>
              </w:rPr>
              <m:t xml:space="preserve">+ </m:t>
            </w:ins>
          </m:r>
          <m:r>
            <w:ins w:id="90" w:author="Robbie Parks" w:date="2019-03-04T16:07:00Z">
              <w:rPr>
                <w:rFonts w:ascii="Cambria Math" w:hAnsi="Cambria Math"/>
                <w:color w:val="000000" w:themeColor="text1"/>
              </w:rPr>
              <w:br/>
            </w:ins>
          </m:r>
        </m:oMath>
        <m:oMath>
          <m:sSub>
            <m:sSubPr>
              <m:ctrlPr>
                <w:ins w:id="91" w:author="Robbie Parks" w:date="2019-03-04T16:10:00Z">
                  <w:rPr>
                    <w:rFonts w:ascii="Cambria Math" w:hAnsi="Cambria Math"/>
                    <w:i/>
                  </w:rPr>
                </w:ins>
              </m:ctrlPr>
            </m:sSubPr>
            <m:e>
              <m:r>
                <w:ins w:id="92" w:author="Robbie Parks" w:date="2019-03-04T16:10:00Z">
                  <w:rPr>
                    <w:rFonts w:ascii="Cambria Math" w:hAnsi="Cambria Math"/>
                  </w:rPr>
                  <m:t>ν</m:t>
                </w:ins>
              </m:r>
            </m:e>
            <m:sub>
              <m:r>
                <w:ins w:id="93" w:author="Robbie Parks" w:date="2019-03-04T16:10:00Z">
                  <w:rPr>
                    <w:rFonts w:ascii="Cambria Math" w:hAnsi="Cambria Math"/>
                  </w:rPr>
                  <m:t>month-year</m:t>
                </w:ins>
              </m:r>
            </m:sub>
          </m:sSub>
          <m:r>
            <w:ins w:id="94" w:author="Robbie Parks" w:date="2019-03-04T16:09:00Z">
              <m:rPr>
                <m:sty m:val="p"/>
              </m:rPr>
              <w:rPr>
                <w:rFonts w:ascii="Cambria Math" w:hAnsi="Cambria Math"/>
                <w:vertAlign w:val="subscript"/>
              </w:rPr>
              <m:t xml:space="preserve"> </m:t>
            </w:ins>
          </m:r>
          <m:r>
            <w:ins w:id="95" w:author="Robbie Parks" w:date="2019-03-04T16:09:00Z">
              <m:rPr>
                <m:sty m:val="p"/>
              </m:rPr>
              <w:rPr>
                <w:rFonts w:ascii="Cambria Math" w:hAnsi="Cambria Math"/>
              </w:rPr>
              <m:t>+</m:t>
            </w:ins>
          </m:r>
          <m:r>
            <w:ins w:id="96" w:author="Robbie Parks" w:date="2019-03-04T16:07:00Z">
              <w:rPr>
                <w:rFonts w:ascii="Cambria Math" w:hAnsi="Cambria Math"/>
                <w:color w:val="000000" w:themeColor="text1"/>
              </w:rPr>
              <w:br/>
            </w:ins>
          </m:r>
        </m:oMath>
        <m:oMath>
          <m:sSub>
            <m:sSubPr>
              <m:ctrlPr>
                <w:ins w:id="97" w:author="Robbie Parks" w:date="2019-03-04T16:10:00Z">
                  <w:rPr>
                    <w:rFonts w:ascii="Cambria Math" w:hAnsi="Cambria Math"/>
                    <w:i/>
                  </w:rPr>
                </w:ins>
              </m:ctrlPr>
            </m:sSubPr>
            <m:e>
              <m:r>
                <w:ins w:id="98" w:author="Robbie Parks" w:date="2019-03-04T16:10:00Z">
                  <w:rPr>
                    <w:rFonts w:ascii="Cambria Math" w:hAnsi="Cambria Math"/>
                  </w:rPr>
                  <m:t>ɛ</m:t>
                </w:ins>
              </m:r>
            </m:e>
            <m:sub>
              <m:r>
                <w:ins w:id="99" w:author="Robbie Parks" w:date="2019-03-04T16:10:00Z">
                  <w:rPr>
                    <w:rFonts w:ascii="Cambria Math" w:hAnsi="Cambria Math"/>
                    <w:vertAlign w:val="subscript"/>
                  </w:rPr>
                  <m:t>state-</m:t>
                </w:ins>
              </m:r>
              <m:r>
                <w:ins w:id="100" w:author="Robbie Parks" w:date="2019-03-04T16:10:00Z">
                  <w:rPr>
                    <w:rFonts w:ascii="Cambria Math" w:hAnsi="Cambria Math"/>
                    <w:vertAlign w:val="subscript"/>
                  </w:rPr>
                  <m:t>month-year</m:t>
                </w:ins>
              </m:r>
            </m:sub>
          </m:sSub>
          <m:r>
            <w:ins w:id="101" w:author="Robbie Parks" w:date="2019-03-04T16:10:00Z">
              <w:rPr>
                <w:rFonts w:ascii="Cambria Math" w:hAnsi="Cambria Math"/>
                <w:color w:val="000000" w:themeColor="text1"/>
              </w:rPr>
              <m:t>+</m:t>
            </w:ins>
          </m:r>
          <m:r>
            <w:ins w:id="102" w:author="Robbie Parks" w:date="2019-03-04T16:10:00Z">
              <w:rPr>
                <w:rFonts w:ascii="Cambria Math" w:hAnsi="Cambria Math"/>
                <w:color w:val="000000" w:themeColor="text1"/>
              </w:rPr>
              <w:br/>
            </w:ins>
          </m:r>
        </m:oMath>
        <w:bookmarkStart w:id="103" w:name="OLE_LINK1"/>
        <w:bookmarkStart w:id="104" w:name="OLE_LINK2"/>
        <m:oMath>
          <m:sSub>
            <m:sSubPr>
              <m:ctrlPr>
                <w:ins w:id="105" w:author="Robbie Parks" w:date="2019-03-04T16:12:00Z">
                  <w:rPr>
                    <w:rFonts w:ascii="Cambria Math" w:hAnsi="Cambria Math"/>
                    <w:sz w:val="22"/>
                    <w:szCs w:val="22"/>
                  </w:rPr>
                </w:ins>
              </m:ctrlPr>
            </m:sSubPr>
            <m:e>
              <m:r>
                <w:ins w:id="106" w:author="Robbie Parks" w:date="2019-03-04T16:12:00Z">
                  <m:rPr>
                    <m:sty m:val="p"/>
                  </m:rPr>
                  <w:rPr>
                    <w:rFonts w:ascii="Cambria Math" w:hAnsi="Cambria Math"/>
                    <w:sz w:val="22"/>
                    <w:szCs w:val="22"/>
                  </w:rPr>
                  <m:t>γ</m:t>
                </w:ins>
              </m:r>
            </m:e>
            <m:sub>
              <m:r>
                <w:ins w:id="107" w:author="Robbie Parks" w:date="2019-03-04T16:12:00Z">
                  <w:rPr>
                    <w:rFonts w:ascii="Cambria Math" w:hAnsi="Cambria Math"/>
                    <w:sz w:val="22"/>
                    <w:szCs w:val="22"/>
                  </w:rPr>
                  <m:t>month</m:t>
                </w:ins>
              </m:r>
            </m:sub>
          </m:sSub>
          <m:r>
            <w:ins w:id="108" w:author="Robbie Parks" w:date="2019-03-04T16:11:00Z">
              <m:rPr>
                <m:sty m:val="p"/>
              </m:rPr>
              <w:rPr>
                <w:rFonts w:ascii="Cambria Math" w:hAnsi="Cambria Math"/>
                <w:sz w:val="22"/>
                <w:szCs w:val="22"/>
              </w:rPr>
              <m:t>·</m:t>
            </w:ins>
          </m:r>
          <m:sSub>
            <m:sSubPr>
              <m:ctrlPr>
                <w:ins w:id="109" w:author="Robbie Parks" w:date="2019-03-04T16:11:00Z">
                  <w:rPr>
                    <w:rFonts w:ascii="Cambria Math" w:hAnsi="Cambria Math"/>
                    <w:i/>
                    <w:sz w:val="22"/>
                    <w:szCs w:val="22"/>
                    <w:rPrChange w:id="110" w:author="Robbie Parks" w:date="2019-03-04T16:12:00Z">
                      <w:rPr>
                        <w:rFonts w:ascii="Cambria Math" w:hAnsi="Cambria Math"/>
                        <w:sz w:val="22"/>
                        <w:szCs w:val="22"/>
                      </w:rPr>
                    </w:rPrChange>
                  </w:rPr>
                </w:ins>
              </m:ctrlPr>
            </m:sSubPr>
            <m:e>
              <m:r>
                <w:ins w:id="111" w:author="Robbie Parks" w:date="2019-03-04T16:11:00Z">
                  <w:rPr>
                    <w:rFonts w:ascii="Cambria Math" w:hAnsi="Cambria Math"/>
                    <w:sz w:val="22"/>
                    <w:szCs w:val="22"/>
                    <w:rPrChange w:id="112" w:author="Robbie Parks" w:date="2019-03-04T16:12:00Z">
                      <w:rPr>
                        <w:rFonts w:ascii="Cambria Math" w:hAnsi="Cambria Math"/>
                        <w:sz w:val="22"/>
                        <w:szCs w:val="22"/>
                      </w:rPr>
                    </w:rPrChange>
                  </w:rPr>
                  <m:t>Anomaly</m:t>
                </w:ins>
              </m:r>
            </m:e>
            <m:sub>
              <m:r>
                <w:ins w:id="113" w:author="Robbie Parks" w:date="2019-03-04T16:11:00Z">
                  <w:rPr>
                    <w:rFonts w:ascii="Cambria Math" w:hAnsi="Cambria Math"/>
                    <w:sz w:val="22"/>
                    <w:szCs w:val="22"/>
                    <w:vertAlign w:val="subscript"/>
                    <w:rPrChange w:id="114" w:author="Robbie Parks" w:date="2019-03-04T16:12:00Z">
                      <w:rPr>
                        <w:rFonts w:ascii="Cambria Math" w:hAnsi="Cambria Math"/>
                        <w:sz w:val="22"/>
                        <w:szCs w:val="22"/>
                        <w:vertAlign w:val="subscript"/>
                      </w:rPr>
                    </w:rPrChange>
                  </w:rPr>
                  <m:t>state-month</m:t>
                </w:ins>
              </m:r>
            </m:sub>
          </m:sSub>
          <m:r>
            <w:ins w:id="115" w:author="Robbie Parks" w:date="2019-03-04T16:11:00Z">
              <m:rPr>
                <m:sty m:val="p"/>
              </m:rPr>
              <w:rPr>
                <w:rFonts w:ascii="Cambria Math" w:hAnsi="Cambria Math"/>
                <w:sz w:val="22"/>
                <w:szCs w:val="22"/>
                <w:vertAlign w:val="subscript"/>
              </w:rPr>
              <m:t xml:space="preserve"> </m:t>
            </w:ins>
          </m:r>
          <w:bookmarkEnd w:id="103"/>
          <w:bookmarkEnd w:id="104"/>
          <w:commentRangeEnd w:id="33"/>
          <m:r>
            <w:ins w:id="116" w:author="Robbie Parks" w:date="2019-03-04T16:17:00Z">
              <m:rPr>
                <m:sty m:val="p"/>
              </m:rPr>
              <w:rPr>
                <w:rStyle w:val="CommentReference"/>
                <w:rFonts w:asciiTheme="minorHAnsi" w:hAnsiTheme="minorHAnsi" w:cstheme="minorBidi"/>
                <w:lang w:eastAsia="en-US"/>
              </w:rPr>
              <w:commentReference w:id="33"/>
            </w:ins>
          </m:r>
        </m:oMath>
      </m:oMathPara>
    </w:p>
    <w:p w14:paraId="79462DB7" w14:textId="10CB8454" w:rsidR="00E71FEB" w:rsidRDefault="00E71FEB" w:rsidP="00B67A10">
      <w:pPr>
        <w:jc w:val="both"/>
        <w:outlineLvl w:val="0"/>
        <w:rPr>
          <w:ins w:id="117" w:author="Robbie Parks" w:date="2019-03-04T16:17:00Z"/>
          <w:color w:val="000000" w:themeColor="text1"/>
        </w:rPr>
      </w:pPr>
    </w:p>
    <w:p w14:paraId="54CEB8D7" w14:textId="77777777" w:rsidR="004C46D0" w:rsidRDefault="00FA3851" w:rsidP="00FF023E">
      <w:pPr>
        <w:spacing w:line="480" w:lineRule="auto"/>
        <w:jc w:val="both"/>
        <w:outlineLvl w:val="0"/>
        <w:rPr>
          <w:ins w:id="118" w:author="Robbie Parks" w:date="2019-03-04T16:18:00Z"/>
        </w:rPr>
      </w:pPr>
      <w:del w:id="119" w:author="Robbie Parks" w:date="2019-03-04T16:05:00Z">
        <w:r w:rsidDel="002577C0">
          <w:rPr>
            <w:color w:val="000000" w:themeColor="text1"/>
          </w:rPr>
          <w:delText xml:space="preserve">. </w:delText>
        </w:r>
      </w:del>
      <w:del w:id="120" w:author="Robbie Parks" w:date="2019-03-04T16:18:00Z">
        <w:r w:rsidR="0091010B" w:rsidDel="004C46D0">
          <w:rPr>
            <w:color w:val="000000" w:themeColor="text1"/>
          </w:rPr>
          <w:delText xml:space="preserve">Full </w:delText>
        </w:r>
        <w:r w:rsidR="0036676F" w:rsidDel="004C46D0">
          <w:rPr>
            <w:color w:val="000000" w:themeColor="text1"/>
          </w:rPr>
          <w:delText xml:space="preserve">technical </w:delText>
        </w:r>
        <w:r w:rsidR="0091010B" w:rsidDel="004C46D0">
          <w:rPr>
            <w:color w:val="000000" w:themeColor="text1"/>
          </w:rPr>
          <w:delText xml:space="preserve">details of the model are </w:delText>
        </w:r>
        <w:r w:rsidR="0036676F" w:rsidDel="004C46D0">
          <w:rPr>
            <w:color w:val="000000" w:themeColor="text1"/>
          </w:rPr>
          <w:delText xml:space="preserve">presented </w:delText>
        </w:r>
        <w:r w:rsidR="0091010B" w:rsidDel="004C46D0">
          <w:rPr>
            <w:color w:val="000000" w:themeColor="text1"/>
          </w:rPr>
          <w:delText>in Supplementary Information.</w:delText>
        </w:r>
        <w:r w:rsidR="0036676F" w:rsidDel="004C46D0">
          <w:rPr>
            <w:color w:val="000000" w:themeColor="text1"/>
          </w:rPr>
          <w:delText xml:space="preserve"> In summary, </w:delText>
        </w:r>
      </w:del>
    </w:p>
    <w:p w14:paraId="572C4B8F" w14:textId="7098A082" w:rsidR="00FA3851" w:rsidRPr="004C46D0" w:rsidRDefault="004C46D0" w:rsidP="00FF023E">
      <w:pPr>
        <w:spacing w:line="480" w:lineRule="auto"/>
        <w:jc w:val="both"/>
        <w:outlineLvl w:val="0"/>
        <w:rPr>
          <w:rPrChange w:id="121" w:author="Robbie Parks" w:date="2019-03-04T16:18:00Z">
            <w:rPr>
              <w:color w:val="000000" w:themeColor="text1"/>
            </w:rPr>
          </w:rPrChange>
        </w:rPr>
      </w:pPr>
      <w:ins w:id="122" w:author="Robbie Parks" w:date="2019-03-04T16:18:00Z">
        <w:r>
          <w:t>T</w:t>
        </w:r>
      </w:ins>
      <w:del w:id="123" w:author="Robbie Parks" w:date="2019-03-04T16:18:00Z">
        <w:r w:rsidR="0036676F" w:rsidDel="004C46D0">
          <w:delText>t</w:delText>
        </w:r>
      </w:del>
      <w:r w:rsidR="00FA3851" w:rsidRPr="00843ACB">
        <w:t xml:space="preserve">he </w:t>
      </w:r>
      <w:proofErr w:type="gramStart"/>
      <w:r w:rsidR="00FA3851" w:rsidRPr="00843ACB">
        <w:t>model</w:t>
      </w:r>
      <w:proofErr w:type="gramEnd"/>
      <w:r w:rsidR="00FA3851" w:rsidRPr="00843ACB">
        <w:t xml:space="preserve"> contained terms </w:t>
      </w:r>
      <w:r w:rsidR="0036676F">
        <w:t>that represent</w:t>
      </w:r>
      <w:r w:rsidR="00FA3851" w:rsidRPr="00843ACB">
        <w:t xml:space="preserve"> the overall level and </w:t>
      </w:r>
      <w:r w:rsidR="00513D22">
        <w:t>trend</w:t>
      </w:r>
      <w:r w:rsidR="00FA3851" w:rsidRPr="00843ACB">
        <w:t xml:space="preserve"> </w:t>
      </w:r>
      <w:r w:rsidR="00513D22">
        <w:t>in</w:t>
      </w:r>
      <w:r w:rsidR="00FA3851" w:rsidRPr="00843ACB">
        <w:t xml:space="preserve"> mortality</w:t>
      </w:r>
      <w:ins w:id="124" w:author="Robbie Parks" w:date="2019-03-04T16:18:00Z">
        <w:r w:rsidR="004D22DB">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004D22DB">
          <w:rPr>
            <w:rFonts w:eastAsiaTheme="minorEastAsia"/>
          </w:rPr>
          <w:t xml:space="preserve"> </w:t>
        </w:r>
      </w:ins>
      <w:ins w:id="125" w:author="Robbie Parks" w:date="2019-03-04T16:19:00Z">
        <w:r w:rsidR="004D22DB">
          <w:rPr>
            <w:rFonts w:eastAsiaTheme="minorEastAsia"/>
          </w:rPr>
          <w:t xml:space="preserve">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4D22DB">
          <w:rPr>
            <w:rFonts w:eastAsiaTheme="minorEastAsia"/>
          </w:rPr>
          <w:t xml:space="preserve"> the common time slope</w:t>
        </w:r>
      </w:ins>
      <w:r w:rsidR="00FA3851" w:rsidRPr="00843ACB">
        <w:t>.</w:t>
      </w:r>
      <w:r w:rsidR="0014098E">
        <w:rPr>
          <w:color w:val="000000" w:themeColor="text1"/>
        </w:rPr>
        <w:t xml:space="preserve"> </w:t>
      </w:r>
      <w:r w:rsidR="00FA3851" w:rsidRPr="00636C9B">
        <w:rPr>
          <w:color w:val="000000" w:themeColor="text1"/>
        </w:rPr>
        <w:t xml:space="preserve">Death rates </w:t>
      </w:r>
      <w:r w:rsidR="0014098E">
        <w:rPr>
          <w:color w:val="000000" w:themeColor="text1"/>
        </w:rPr>
        <w:t xml:space="preserve">also </w:t>
      </w:r>
      <w:r w:rsidR="00FA3851" w:rsidRPr="00636C9B">
        <w:rPr>
          <w:color w:val="000000" w:themeColor="text1"/>
        </w:rPr>
        <w:t xml:space="preserve">vary by month, </w:t>
      </w:r>
      <w:r w:rsidR="007C4825">
        <w:rPr>
          <w:color w:val="000000" w:themeColor="text1"/>
        </w:rPr>
        <w:t xml:space="preserve">which may be partly related to temperature and partly due to other factors, </w:t>
      </w:r>
      <w:r w:rsidR="00FA3851" w:rsidRPr="00636C9B">
        <w:rPr>
          <w:color w:val="000000" w:themeColor="text1"/>
        </w:rPr>
        <w:t xml:space="preserve">and </w:t>
      </w:r>
      <w:r w:rsidR="00FA3851">
        <w:rPr>
          <w:color w:val="000000" w:themeColor="text1"/>
        </w:rPr>
        <w:t xml:space="preserve">tend to </w:t>
      </w:r>
      <w:r w:rsidR="001F1B90">
        <w:rPr>
          <w:color w:val="000000" w:themeColor="text1"/>
        </w:rPr>
        <w:t xml:space="preserve">do so </w:t>
      </w:r>
      <w:r w:rsidR="00FA3851">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00FA3851" w:rsidRPr="00636C9B">
        <w:rPr>
          <w:color w:val="000000" w:themeColor="text1"/>
        </w:rPr>
        <w:t>months.</w:t>
      </w:r>
      <w:r w:rsidR="00FA3851"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00FA3851" w:rsidRPr="00636C9B">
        <w:rPr>
          <w:color w:val="000000" w:themeColor="text1"/>
        </w:rPr>
        <w:fldChar w:fldCharType="separate"/>
      </w:r>
      <w:r w:rsidR="00C450F3" w:rsidRPr="00C450F3">
        <w:rPr>
          <w:noProof/>
          <w:color w:val="000000" w:themeColor="text1"/>
          <w:vertAlign w:val="superscript"/>
        </w:rPr>
        <w:t>10</w:t>
      </w:r>
      <w:r w:rsidR="00FA3851" w:rsidRPr="00636C9B">
        <w:rPr>
          <w:color w:val="000000" w:themeColor="text1"/>
        </w:rPr>
        <w:fldChar w:fldCharType="end"/>
      </w:r>
      <w:r w:rsidR="00FA3851" w:rsidRPr="00636C9B">
        <w:rPr>
          <w:color w:val="000000" w:themeColor="text1"/>
        </w:rPr>
        <w:t xml:space="preserve"> Therefore</w:t>
      </w:r>
      <w:r w:rsidR="007C4825">
        <w:rPr>
          <w:color w:val="000000" w:themeColor="text1"/>
        </w:rPr>
        <w:t>,</w:t>
      </w:r>
      <w:r w:rsidR="00646A5C">
        <w:rPr>
          <w:color w:val="000000" w:themeColor="text1"/>
        </w:rPr>
        <w:t xml:space="preserve"> </w:t>
      </w:r>
      <w:r w:rsidR="00FA3851" w:rsidRPr="00636C9B">
        <w:rPr>
          <w:color w:val="000000" w:themeColor="text1"/>
        </w:rPr>
        <w:t xml:space="preserve">we allowed each month of the year to </w:t>
      </w:r>
      <w:r w:rsidR="00FA3851">
        <w:rPr>
          <w:color w:val="000000" w:themeColor="text1"/>
        </w:rPr>
        <w:t>systematically have</w:t>
      </w:r>
      <w:r w:rsidR="00FA3851" w:rsidRPr="00636C9B">
        <w:rPr>
          <w:color w:val="000000" w:themeColor="text1"/>
        </w:rPr>
        <w:t xml:space="preserve"> a different mortality level</w:t>
      </w:r>
      <w:r w:rsidR="00FA3851">
        <w:rPr>
          <w:color w:val="000000" w:themeColor="text1"/>
        </w:rPr>
        <w:t xml:space="preserve"> and trend, </w:t>
      </w:r>
      <w:del w:id="126" w:author="Robbie Parks" w:date="2019-03-04T16:20:00Z">
        <w:r w:rsidR="00FA3851" w:rsidRPr="00F0573E" w:rsidDel="00305981">
          <w:delText xml:space="preserve">with </w:delText>
        </w:r>
        <w:r w:rsidR="00FA3851" w:rsidDel="00305981">
          <w:delText xml:space="preserve">month-specific </w:delText>
        </w:r>
        <w:r w:rsidR="00FA3851" w:rsidRPr="00F0573E" w:rsidDel="00305981">
          <w:delText>intercept</w:delText>
        </w:r>
        <w:r w:rsidR="00133FDE" w:rsidDel="00305981">
          <w:delText>s</w:delText>
        </w:r>
        <w:r w:rsidR="00FA3851" w:rsidRPr="00F0573E" w:rsidDel="00305981">
          <w:delText xml:space="preserve"> </w:delText>
        </w:r>
        <w:r w:rsidR="00133FDE" w:rsidDel="00305981">
          <w:delText xml:space="preserve">and slopes </w:delText>
        </w:r>
        <w:r w:rsidR="00FA3851" w:rsidRPr="00F0573E" w:rsidDel="00305981">
          <w:delText>for log-transformed death rates</w:delText>
        </w:r>
      </w:del>
      <w:ins w:id="127" w:author="Robbie Parks" w:date="2019-03-04T16:20:00Z">
        <w:r w:rsidR="00305981">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8C71DE">
          <w:rPr>
            <w:rFonts w:eastAsiaTheme="minorEastAsia"/>
          </w:rPr>
          <w:t xml:space="preserve"> the month-specific intercept </w:t>
        </w:r>
      </w:ins>
      <w:ins w:id="128" w:author="Robbie Parks" w:date="2019-03-04T16:23:00Z">
        <w:r w:rsidR="008C71DE">
          <w:rPr>
            <w:rFonts w:eastAsiaTheme="minorEastAsia"/>
          </w:rPr>
          <w:t xml:space="preserve">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8C71DE">
          <w:rPr>
            <w:rFonts w:eastAsiaTheme="minorEastAsia"/>
          </w:rPr>
          <w:t xml:space="preserve"> the month-specific time slope</w:t>
        </w:r>
      </w:ins>
      <w:bookmarkStart w:id="129" w:name="_GoBack"/>
      <w:bookmarkEnd w:id="129"/>
      <w:r w:rsidR="00FA3851"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00FA3851" w:rsidRPr="00636C9B">
        <w:rPr>
          <w:color w:val="000000" w:themeColor="text1"/>
        </w:rPr>
        <w:t>month terms</w:t>
      </w:r>
      <w:r w:rsidR="008916F4">
        <w:rPr>
          <w:color w:val="000000" w:themeColor="text1"/>
        </w:rPr>
        <w:t xml:space="preserve">, </w:t>
      </w:r>
      <w:r w:rsidR="00FA3851" w:rsidRPr="00636C9B">
        <w:rPr>
          <w:color w:val="000000" w:themeColor="text1"/>
        </w:rPr>
        <w:t>widely used to characterise smoothly varying associations</w:t>
      </w:r>
      <w:r w:rsidR="00FA3851">
        <w:t>.</w:t>
      </w:r>
      <w:r w:rsidR="00FA3851">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FA3851">
        <w:fldChar w:fldCharType="separate"/>
      </w:r>
      <w:r w:rsidR="00C450F3" w:rsidRPr="00C450F3">
        <w:rPr>
          <w:noProof/>
          <w:vertAlign w:val="superscript"/>
        </w:rPr>
        <w:t>41</w:t>
      </w:r>
      <w:r w:rsidR="00FA3851">
        <w:fldChar w:fldCharType="end"/>
      </w:r>
      <w:r w:rsidR="00FA3851" w:rsidRPr="00636C9B">
        <w:rPr>
          <w:color w:val="000000" w:themeColor="text1"/>
        </w:rPr>
        <w:t xml:space="preserve"> </w:t>
      </w:r>
      <w:r w:rsidR="00FA3851">
        <w:rPr>
          <w:color w:val="000000" w:themeColor="text1"/>
        </w:rPr>
        <w:t>The random walk had a</w:t>
      </w:r>
      <w:r w:rsidR="00FA3851" w:rsidRPr="00636C9B">
        <w:rPr>
          <w:color w:val="000000" w:themeColor="text1"/>
        </w:rPr>
        <w:t xml:space="preserve"> cyclic structure, </w:t>
      </w:r>
      <w:r w:rsidR="00FA3851">
        <w:rPr>
          <w:color w:val="000000" w:themeColor="text1"/>
        </w:rPr>
        <w:t>so that</w:t>
      </w:r>
      <w:r w:rsidR="00FA3851"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00FA3851"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799FC245"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 xml:space="preserve">deviations of each state from national </w:t>
      </w:r>
      <w:proofErr w:type="gramStart"/>
      <w:r w:rsidR="00222C76" w:rsidRPr="00D92F3C">
        <w:rPr>
          <w:color w:val="000000" w:themeColor="text1"/>
        </w:rPr>
        <w:t>value</w:t>
      </w:r>
      <w:r w:rsidR="001F1B90">
        <w:rPr>
          <w:color w:val="000000" w:themeColor="text1"/>
        </w:rPr>
        <w:t>s</w:t>
      </w:r>
      <w:r w:rsidR="007C4825">
        <w:rPr>
          <w:color w:val="000000" w:themeColor="text1"/>
        </w:rPr>
        <w:t>, and</w:t>
      </w:r>
      <w:proofErr w:type="gramEnd"/>
      <w:r w:rsidRPr="00C7759C">
        <w:rPr>
          <w:color w:val="000000" w:themeColor="text1"/>
        </w:rPr>
        <w:t xml:space="preserve">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 xml:space="preserve">those </w:t>
      </w:r>
      <w:r w:rsidRPr="00636C9B">
        <w:rPr>
          <w:color w:val="000000" w:themeColor="text1"/>
        </w:rPr>
        <w:lastRenderedPageBreak/>
        <w:t>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0016407E">
        <w:t>was</w:t>
      </w:r>
      <w:r w:rsidR="0016407E" w:rsidRPr="00F0573E">
        <w:t xml:space="preserve"> </w:t>
      </w:r>
      <w:r w:rsidRPr="00F0573E">
        <w:t xml:space="preserve">captured by a first-order </w:t>
      </w:r>
      <w:r w:rsidR="002C4E2F">
        <w:t xml:space="preserve">national </w:t>
      </w:r>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sidR="007C4825">
        <w:rPr>
          <w:rStyle w:val="CommentReference"/>
          <w:rFonts w:asciiTheme="minorHAnsi" w:hAnsiTheme="minorHAnsi" w:cstheme="minorBidi"/>
          <w:lang w:eastAsia="en-US"/>
        </w:rPr>
        <w:commentReference w:id="130"/>
      </w:r>
    </w:p>
    <w:p w14:paraId="0B388BAC" w14:textId="77777777" w:rsidR="00FA3851" w:rsidRPr="00636C9B" w:rsidRDefault="00FA3851" w:rsidP="00FF023E">
      <w:pPr>
        <w:spacing w:line="480" w:lineRule="auto"/>
        <w:jc w:val="both"/>
        <w:outlineLvl w:val="0"/>
        <w:rPr>
          <w:color w:val="000000" w:themeColor="text1"/>
        </w:rPr>
      </w:pPr>
    </w:p>
    <w:p w14:paraId="25521542" w14:textId="26D54B4C"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r w:rsidR="007C4825" w:rsidRPr="007C4825">
        <w:rPr>
          <w:color w:val="000000" w:themeColor="text1"/>
          <w:lang w:val="en-US"/>
        </w:rPr>
        <w:t xml:space="preserve"> </w:t>
      </w:r>
      <w:r w:rsidR="007C4825">
        <w:rPr>
          <w:color w:val="000000" w:themeColor="text1"/>
          <w:lang w:val="en-US"/>
        </w:rPr>
        <w:t xml:space="preserve">An </w:t>
      </w:r>
      <w:r w:rsidR="007C4825" w:rsidRPr="00A46B9A">
        <w:rPr>
          <w:color w:val="000000" w:themeColor="text1"/>
          <w:lang w:val="en-US"/>
        </w:rPr>
        <w:t>over-dispersion ter</w:t>
      </w:r>
      <w:r w:rsidR="007C4825">
        <w:rPr>
          <w:color w:val="000000" w:themeColor="text1"/>
          <w:lang w:val="en-US"/>
        </w:rPr>
        <w:t>m captured</w:t>
      </w:r>
      <w:r w:rsidR="007C4825" w:rsidRPr="00A46B9A">
        <w:rPr>
          <w:color w:val="000000" w:themeColor="text1"/>
          <w:lang w:val="en-US"/>
        </w:rPr>
        <w:t xml:space="preserve"> the variation unaccounted for by other terms in the model, modelled as </w:t>
      </w:r>
      <w:proofErr w:type="gramStart"/>
      <w:r w:rsidR="007C4825" w:rsidRPr="00A46B9A">
        <w:rPr>
          <w:i/>
          <w:color w:val="000000" w:themeColor="text1"/>
          <w:lang w:val="en-US"/>
        </w:rPr>
        <w:t>N</w:t>
      </w:r>
      <w:r w:rsidR="007C4825" w:rsidRPr="00A46B9A">
        <w:rPr>
          <w:color w:val="000000" w:themeColor="text1"/>
          <w:lang w:val="en-US"/>
        </w:rPr>
        <w:t>(</w:t>
      </w:r>
      <w:proofErr w:type="gramEnd"/>
      <w:r w:rsidR="007C4825"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C4825" w:rsidRPr="00A46B9A">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5FFAB620"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7C4825">
        <w:rPr>
          <w:color w:val="000000" w:themeColor="text1"/>
        </w:rPr>
        <w:t>For this calculation</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commentRangeStart w:id="131"/>
      <w:r>
        <w:rPr>
          <w:i/>
          <w:color w:val="000000" w:themeColor="text1"/>
        </w:rPr>
        <w:t>Sensitivity analysis</w:t>
      </w:r>
      <w:commentRangeEnd w:id="131"/>
      <w:r w:rsidR="001E00D8">
        <w:rPr>
          <w:rStyle w:val="CommentReference"/>
          <w:rFonts w:asciiTheme="minorHAnsi" w:hAnsiTheme="minorHAnsi" w:cstheme="minorBidi"/>
          <w:lang w:eastAsia="en-US"/>
        </w:rPr>
        <w:commentReference w:id="131"/>
      </w:r>
    </w:p>
    <w:p w14:paraId="71A1733B" w14:textId="43647379" w:rsidR="003E1C82" w:rsidRPr="003E1C82" w:rsidRDefault="003E1C82" w:rsidP="00D92F3C">
      <w:pPr>
        <w:spacing w:line="480" w:lineRule="auto"/>
        <w:jc w:val="both"/>
        <w:rPr>
          <w:i/>
          <w:color w:val="000000" w:themeColor="text1"/>
        </w:rPr>
      </w:pPr>
      <w:r w:rsidRPr="00EF44EF">
        <w:lastRenderedPageBreak/>
        <w:t xml:space="preserve">We conducted sensitivity analyses to </w:t>
      </w:r>
      <w:r w:rsidR="001E00D8">
        <w:t>assess how much our results depended on</w:t>
      </w:r>
      <w:r w:rsidRPr="00EF44EF">
        <w:t xml:space="preserve">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commentRangeStart w:id="132"/>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350EAC">
        <w:t>2</w:t>
      </w:r>
      <w:r w:rsidR="00D7462B">
        <w:t>)</w:t>
      </w:r>
      <w:r w:rsidRPr="00EF44EF">
        <w:t>.</w:t>
      </w:r>
      <w:commentRangeEnd w:id="132"/>
      <w:r w:rsidR="001E00D8">
        <w:rPr>
          <w:rStyle w:val="CommentReference"/>
          <w:rFonts w:asciiTheme="minorHAnsi" w:hAnsiTheme="minorHAnsi" w:cstheme="minorBidi"/>
          <w:lang w:eastAsia="en-US"/>
        </w:rPr>
        <w:commentReference w:id="132"/>
      </w:r>
      <w:r w:rsidRPr="00EF44EF">
        <w:t xml:space="preserve"> </w:t>
      </w:r>
      <w:commentRangeStart w:id="133"/>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w:t>
      </w:r>
      <w:r w:rsidRPr="00052DDD">
        <w:t>standard deviation</w:t>
      </w:r>
      <w:r w:rsidR="001E00D8">
        <w:t xml:space="preserve"> of daily temperatures [[[as a measure of variability etc etc]]], and</w:t>
      </w:r>
      <w:r w:rsidR="00FA3C30">
        <w:t xml:space="preserve"> </w:t>
      </w:r>
      <w:proofErr w:type="gramStart"/>
      <w:r w:rsidR="00970E3F">
        <w:t>four  measures</w:t>
      </w:r>
      <w:proofErr w:type="gramEnd"/>
      <w:r w:rsidR="00970E3F">
        <w:t xml:space="preserve"> of</w:t>
      </w:r>
      <w:r w:rsidR="00970E3F" w:rsidRPr="00052DDD">
        <w:t xml:space="preserve"> </w:t>
      </w:r>
      <w:r w:rsidRPr="00052DDD">
        <w:t>heat wave</w:t>
      </w:r>
      <w:r w:rsidR="00970E3F">
        <w:t>:</w:t>
      </w:r>
      <w:r w:rsidRPr="00052DDD">
        <w:t xml:space="preserve"> number of days in a month above </w:t>
      </w:r>
      <w:commentRangeStart w:id="134"/>
      <w:r w:rsidRPr="00052DDD">
        <w:t>the 90</w:t>
      </w:r>
      <w:r w:rsidRPr="00052DDD">
        <w:rPr>
          <w:vertAlign w:val="superscript"/>
        </w:rPr>
        <w:t>th</w:t>
      </w:r>
      <w:r w:rsidRPr="00052DDD">
        <w:t xml:space="preserve"> percentile </w:t>
      </w:r>
      <w:commentRangeEnd w:id="134"/>
      <w:r w:rsidR="001E00D8">
        <w:rPr>
          <w:rStyle w:val="CommentReference"/>
          <w:rFonts w:asciiTheme="minorHAnsi" w:hAnsiTheme="minorHAnsi" w:cstheme="minorBidi"/>
          <w:lang w:eastAsia="en-US"/>
        </w:rPr>
        <w:commentReference w:id="134"/>
      </w:r>
      <w:r w:rsidRPr="00052DDD">
        <w:t>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C22EC3">
        <w:t xml:space="preserve"> </w:t>
      </w:r>
      <w:r w:rsidR="00970E3F">
        <w:t>and number of three-day episodes above these thresholds</w:t>
      </w:r>
      <w:r w:rsidR="00FA3C30">
        <w:t>.</w:t>
      </w:r>
      <w:r w:rsidRPr="00052DDD">
        <w:t xml:space="preserve"> </w:t>
      </w:r>
      <w:commentRangeStart w:id="135"/>
      <w:r w:rsidR="00FA3C30">
        <w:t>T</w:t>
      </w:r>
      <w:commentRangeEnd w:id="133"/>
      <w:r w:rsidR="001E00D8">
        <w:rPr>
          <w:rStyle w:val="CommentReference"/>
          <w:rFonts w:asciiTheme="minorHAnsi" w:hAnsiTheme="minorHAnsi" w:cstheme="minorBidi"/>
          <w:lang w:eastAsia="en-US"/>
        </w:rPr>
        <w:commentReference w:id="133"/>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commentRangeEnd w:id="135"/>
      <w:r w:rsidR="001E00D8">
        <w:rPr>
          <w:rStyle w:val="CommentReference"/>
          <w:rFonts w:asciiTheme="minorHAnsi" w:hAnsiTheme="minorHAnsi" w:cstheme="minorBidi"/>
          <w:lang w:eastAsia="en-US"/>
        </w:rPr>
        <w:commentReference w:id="135"/>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 xml:space="preserve">Competing </w:t>
      </w:r>
      <w:proofErr w:type="gramStart"/>
      <w:r>
        <w:rPr>
          <w:b/>
        </w:rPr>
        <w:t>interests</w:t>
      </w:r>
      <w:proofErr w:type="gramEnd"/>
      <w:r>
        <w:rPr>
          <w:b/>
        </w:rPr>
        <w:t xml:space="preserve">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136"/>
      <w:r w:rsidRPr="00636C9B">
        <w:rPr>
          <w:b/>
        </w:rPr>
        <w:lastRenderedPageBreak/>
        <w:t>References</w:t>
      </w:r>
      <w:commentRangeEnd w:id="136"/>
      <w:r w:rsidR="00973A0F">
        <w:rPr>
          <w:rStyle w:val="CommentReference"/>
          <w:rFonts w:asciiTheme="minorHAnsi" w:hAnsiTheme="minorHAnsi" w:cstheme="minorBidi"/>
          <w:lang w:eastAsia="en-US"/>
        </w:rPr>
        <w:commentReference w:id="136"/>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17D40571" w:rsidR="008D2737" w:rsidRPr="007B037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sidR="009B1BC0">
        <w:rPr>
          <w:color w:val="000000" w:themeColor="text1"/>
        </w:rPr>
        <w:t>Average size of</w:t>
      </w:r>
      <w:r w:rsidR="00A063B8">
        <w:rPr>
          <w:color w:val="000000" w:themeColor="text1"/>
        </w:rPr>
        <w:t xml:space="preserve"> temperature</w:t>
      </w:r>
      <w:r w:rsidR="009B1BC0">
        <w:rPr>
          <w:color w:val="000000" w:themeColor="text1"/>
        </w:rPr>
        <w:t xml:space="preserve"> </w:t>
      </w:r>
      <w:r>
        <w:rPr>
          <w:color w:val="000000" w:themeColor="text1"/>
        </w:rPr>
        <w:t>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115FFF0D" w:rsidR="008D2946" w:rsidRPr="007B037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7B037B"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1T09:18:00Z" w:initials="EM">
    <w:p w14:paraId="5625B45D" w14:textId="0916380D" w:rsidR="00914854" w:rsidRDefault="00914854">
      <w:pPr>
        <w:pStyle w:val="CommentText"/>
      </w:pPr>
      <w:r>
        <w:rPr>
          <w:rStyle w:val="CommentReference"/>
        </w:rPr>
        <w:annotationRef/>
      </w:r>
      <w:r>
        <w:t>Did we do injury subtypes in e-Life? If so and if consistent with this sentence cite here; if not consistent, discuss briefly</w:t>
      </w:r>
    </w:p>
  </w:comment>
  <w:comment w:id="1" w:author="Robbie Parks" w:date="2019-03-04T16:01:00Z" w:initials="RP">
    <w:p w14:paraId="4C9661D2" w14:textId="2AA417F2" w:rsidR="00BD77C1" w:rsidRDefault="00BD77C1">
      <w:pPr>
        <w:pStyle w:val="CommentText"/>
      </w:pPr>
      <w:r>
        <w:rPr>
          <w:rStyle w:val="CommentReference"/>
        </w:rPr>
        <w:annotationRef/>
      </w:r>
      <w:r>
        <w:t>We subdivided only by intentional and unintentional injuries</w:t>
      </w:r>
    </w:p>
  </w:comment>
  <w:comment w:id="2" w:author="Ezzati, Majid" w:date="2019-03-01T09:32:00Z" w:initials="EM">
    <w:p w14:paraId="6ACBC200" w14:textId="0E91B5DF" w:rsidR="004615D2" w:rsidRDefault="004615D2">
      <w:pPr>
        <w:pStyle w:val="CommentText"/>
      </w:pPr>
      <w:r>
        <w:rPr>
          <w:rStyle w:val="CommentReference"/>
        </w:rPr>
        <w:annotationRef/>
      </w:r>
      <w:r>
        <w:t>Reword as needed to be correct but stay simple</w:t>
      </w:r>
    </w:p>
  </w:comment>
  <w:comment w:id="33" w:author="Robbie Parks" w:date="2019-03-04T16:17:00Z" w:initials="RP">
    <w:p w14:paraId="52EF320E" w14:textId="28E1E91B" w:rsidR="00982015" w:rsidRDefault="00982015">
      <w:pPr>
        <w:pStyle w:val="CommentText"/>
      </w:pPr>
      <w:r>
        <w:rPr>
          <w:rStyle w:val="CommentReference"/>
        </w:rPr>
        <w:annotationRef/>
      </w:r>
      <w:r>
        <w:t>It isn’t straightforward at all to get this aligned in equation form, so I have centred it for clarity.</w:t>
      </w:r>
    </w:p>
  </w:comment>
  <w:comment w:id="130" w:author="Ezzati, Majid" w:date="2019-03-01T09:54:00Z" w:initials="EM">
    <w:p w14:paraId="2A818819" w14:textId="397EA4C9" w:rsidR="007C4825" w:rsidRDefault="007C4825">
      <w:pPr>
        <w:pStyle w:val="CommentText"/>
      </w:pPr>
      <w:r>
        <w:rPr>
          <w:rStyle w:val="CommentReference"/>
        </w:rPr>
        <w:annotationRef/>
      </w:r>
      <w:r>
        <w:t>Wasn’t there also a state-month intercept?</w:t>
      </w:r>
    </w:p>
  </w:comment>
  <w:comment w:id="131" w:author="Ezzati, Majid" w:date="2019-03-01T10:19:00Z" w:initials="EM">
    <w:p w14:paraId="7E6C4490" w14:textId="402ECBFC" w:rsidR="001E00D8" w:rsidRDefault="001E00D8">
      <w:pPr>
        <w:pStyle w:val="CommentText"/>
      </w:pPr>
      <w:r>
        <w:rPr>
          <w:rStyle w:val="CommentReference"/>
        </w:rPr>
        <w:annotationRef/>
      </w:r>
      <w:r>
        <w:t>This section is hard to follow. Go for clarity</w:t>
      </w:r>
    </w:p>
  </w:comment>
  <w:comment w:id="132" w:author="Ezzati, Majid" w:date="2019-03-01T10:16:00Z" w:initials="EM">
    <w:p w14:paraId="137B24E2" w14:textId="28FE3E44" w:rsidR="001E00D8" w:rsidRDefault="001E00D8">
      <w:pPr>
        <w:pStyle w:val="CommentText"/>
      </w:pPr>
      <w:r>
        <w:rPr>
          <w:rStyle w:val="CommentReference"/>
        </w:rPr>
        <w:annotationRef/>
      </w:r>
      <w:r>
        <w:t>So what?</w:t>
      </w:r>
    </w:p>
    <w:p w14:paraId="4AC8EFBD" w14:textId="77777777" w:rsidR="001E00D8" w:rsidRDefault="001E00D8">
      <w:pPr>
        <w:pStyle w:val="CommentText"/>
      </w:pPr>
    </w:p>
    <w:p w14:paraId="4996F84E" w14:textId="18D1C0ED" w:rsidR="001E00D8" w:rsidRDefault="001E00D8">
      <w:pPr>
        <w:pStyle w:val="CommentText"/>
      </w:pPr>
      <w:r>
        <w:t>Did we run models?  If not, to discuss how to write so-what</w:t>
      </w:r>
    </w:p>
  </w:comment>
  <w:comment w:id="134" w:author="Ezzati, Majid" w:date="2019-03-01T10:20:00Z" w:initials="EM">
    <w:p w14:paraId="5E082254" w14:textId="14DE929D" w:rsidR="001E00D8" w:rsidRDefault="001E00D8">
      <w:pPr>
        <w:pStyle w:val="CommentText"/>
      </w:pPr>
      <w:r>
        <w:rPr>
          <w:rStyle w:val="CommentReference"/>
        </w:rPr>
        <w:annotationRef/>
      </w:r>
      <w:r>
        <w:t>Of …</w:t>
      </w:r>
    </w:p>
  </w:comment>
  <w:comment w:id="133" w:author="Ezzati, Majid" w:date="2019-03-01T10:20:00Z" w:initials="EM">
    <w:p w14:paraId="6315914A" w14:textId="477069B7" w:rsidR="001E00D8" w:rsidRDefault="001E00D8">
      <w:pPr>
        <w:pStyle w:val="CommentText"/>
      </w:pPr>
      <w:r>
        <w:rPr>
          <w:rStyle w:val="CommentReference"/>
        </w:rPr>
        <w:annotationRef/>
      </w:r>
      <w:r>
        <w:t>Hard to follow. Consider bulleting but see how it follows then</w:t>
      </w:r>
    </w:p>
  </w:comment>
  <w:comment w:id="135" w:author="Ezzati, Majid" w:date="2019-03-01T10:21:00Z" w:initials="EM">
    <w:p w14:paraId="70F9E127" w14:textId="144E6B25" w:rsidR="001E00D8" w:rsidRDefault="001E00D8">
      <w:pPr>
        <w:pStyle w:val="CommentText"/>
      </w:pPr>
      <w:r>
        <w:rPr>
          <w:rStyle w:val="CommentReference"/>
        </w:rPr>
        <w:annotationRef/>
      </w:r>
      <w:r>
        <w:t xml:space="preserve">Did we get this </w:t>
      </w:r>
      <w:proofErr w:type="gramStart"/>
      <w:r>
        <w:t>far</w:t>
      </w:r>
      <w:proofErr w:type="gramEnd"/>
      <w:r>
        <w:t xml:space="preserve"> or did we stop at coefficients. Discuss how to write based on what we found</w:t>
      </w:r>
    </w:p>
  </w:comment>
  <w:comment w:id="136" w:author="Ezzati, Majid" w:date="2019-03-01T10:22:00Z" w:initials="EM">
    <w:p w14:paraId="1DB7BB71" w14:textId="0358FA17" w:rsidR="00973A0F" w:rsidRDefault="00973A0F">
      <w:pPr>
        <w:pStyle w:val="CommentText"/>
      </w:pPr>
      <w:r>
        <w:rPr>
          <w:rStyle w:val="CommentReference"/>
        </w:rPr>
        <w:annotationRef/>
      </w:r>
      <w:proofErr w:type="spellStart"/>
      <w:r>
        <w:t>Left+right</w:t>
      </w:r>
      <w:proofErr w:type="spellEnd"/>
      <w:r>
        <w:t xml:space="preserve"> justify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625B45D" w15:done="0"/>
  <w15:commentEx w15:paraId="4C9661D2" w15:paraIdParent="5625B45D" w15:done="0"/>
  <w15:commentEx w15:paraId="6ACBC200" w15:done="0"/>
  <w15:commentEx w15:paraId="52EF320E" w15:done="0"/>
  <w15:commentEx w15:paraId="2A818819" w15:done="0"/>
  <w15:commentEx w15:paraId="7E6C4490" w15:done="0"/>
  <w15:commentEx w15:paraId="4996F84E" w15:done="0"/>
  <w15:commentEx w15:paraId="5E082254" w15:done="0"/>
  <w15:commentEx w15:paraId="6315914A" w15:done="0"/>
  <w15:commentEx w15:paraId="70F9E127" w15:done="0"/>
  <w15:commentEx w15:paraId="1DB7BB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625B45D" w16cid:durableId="2027C92D"/>
  <w16cid:commentId w16cid:paraId="4C9661D2" w16cid:durableId="2027CA76"/>
  <w16cid:commentId w16cid:paraId="6ACBC200" w16cid:durableId="2027C92E"/>
  <w16cid:commentId w16cid:paraId="52EF320E" w16cid:durableId="2027CE1A"/>
  <w16cid:commentId w16cid:paraId="7E6C4490" w16cid:durableId="2027C934"/>
  <w16cid:commentId w16cid:paraId="4996F84E" w16cid:durableId="2027C935"/>
  <w16cid:commentId w16cid:paraId="5E082254" w16cid:durableId="2027C936"/>
  <w16cid:commentId w16cid:paraId="6315914A" w16cid:durableId="2027C937"/>
  <w16cid:commentId w16cid:paraId="70F9E127" w16cid:durableId="2027C938"/>
  <w16cid:commentId w16cid:paraId="1DB7BB71" w16cid:durableId="2027C9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4260A" w14:textId="77777777" w:rsidR="00B4702C" w:rsidRDefault="00B4702C">
      <w:r>
        <w:separator/>
      </w:r>
    </w:p>
  </w:endnote>
  <w:endnote w:type="continuationSeparator" w:id="0">
    <w:p w14:paraId="7B5CF996" w14:textId="77777777" w:rsidR="00B4702C" w:rsidRDefault="00B4702C">
      <w:r>
        <w:continuationSeparator/>
      </w:r>
    </w:p>
  </w:endnote>
  <w:endnote w:type="continuationNotice" w:id="1">
    <w:p w14:paraId="014BF961" w14:textId="77777777" w:rsidR="00B4702C" w:rsidRDefault="00B470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1F71A94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73A0F">
      <w:rPr>
        <w:rStyle w:val="PageNumber"/>
        <w:noProof/>
      </w:rPr>
      <w:t>13</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EAA86" w14:textId="77777777" w:rsidR="00B4702C" w:rsidRDefault="00B4702C">
      <w:r>
        <w:separator/>
      </w:r>
    </w:p>
  </w:footnote>
  <w:footnote w:type="continuationSeparator" w:id="0">
    <w:p w14:paraId="7A9277E4" w14:textId="77777777" w:rsidR="00B4702C" w:rsidRDefault="00B4702C">
      <w:r>
        <w:continuationSeparator/>
      </w:r>
    </w:p>
  </w:footnote>
  <w:footnote w:type="continuationNotice" w:id="1">
    <w:p w14:paraId="21C96589" w14:textId="77777777" w:rsidR="00B4702C" w:rsidRDefault="00B470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101"/>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01C"/>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5E6"/>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0D8"/>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34B"/>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83A"/>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7C0"/>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26F"/>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0DE"/>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2F7A44"/>
    <w:rsid w:val="003007A1"/>
    <w:rsid w:val="00300CD8"/>
    <w:rsid w:val="003015D6"/>
    <w:rsid w:val="003017A9"/>
    <w:rsid w:val="003018AC"/>
    <w:rsid w:val="0030298B"/>
    <w:rsid w:val="003030BF"/>
    <w:rsid w:val="00303180"/>
    <w:rsid w:val="00304262"/>
    <w:rsid w:val="00305856"/>
    <w:rsid w:val="0030587D"/>
    <w:rsid w:val="00305981"/>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5F2"/>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CE7"/>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49B2"/>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5D2"/>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46D0"/>
    <w:rsid w:val="004C67C0"/>
    <w:rsid w:val="004C6917"/>
    <w:rsid w:val="004C7EE7"/>
    <w:rsid w:val="004D0498"/>
    <w:rsid w:val="004D0817"/>
    <w:rsid w:val="004D1163"/>
    <w:rsid w:val="004D134D"/>
    <w:rsid w:val="004D14C7"/>
    <w:rsid w:val="004D157A"/>
    <w:rsid w:val="004D201B"/>
    <w:rsid w:val="004D22D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1F23"/>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18C1"/>
    <w:rsid w:val="0054202E"/>
    <w:rsid w:val="0054215F"/>
    <w:rsid w:val="005424BC"/>
    <w:rsid w:val="00542702"/>
    <w:rsid w:val="00542862"/>
    <w:rsid w:val="00542DD5"/>
    <w:rsid w:val="005436F9"/>
    <w:rsid w:val="00543F50"/>
    <w:rsid w:val="005450E2"/>
    <w:rsid w:val="00545B98"/>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1ADC"/>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1D3"/>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4D7E"/>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37B"/>
    <w:rsid w:val="007B0511"/>
    <w:rsid w:val="007B0B98"/>
    <w:rsid w:val="007B0D48"/>
    <w:rsid w:val="007B1A7D"/>
    <w:rsid w:val="007B210B"/>
    <w:rsid w:val="007B37C7"/>
    <w:rsid w:val="007B5129"/>
    <w:rsid w:val="007B5299"/>
    <w:rsid w:val="007B5D29"/>
    <w:rsid w:val="007B6420"/>
    <w:rsid w:val="007B660C"/>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825"/>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0A78"/>
    <w:rsid w:val="00831062"/>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822"/>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1DE"/>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854"/>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677B"/>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78"/>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3A0F"/>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015"/>
    <w:rsid w:val="00982B81"/>
    <w:rsid w:val="00983055"/>
    <w:rsid w:val="0098314E"/>
    <w:rsid w:val="00983C6F"/>
    <w:rsid w:val="00983CEE"/>
    <w:rsid w:val="009841A2"/>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68D1"/>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9F7A76"/>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E2F"/>
    <w:rsid w:val="00A86F92"/>
    <w:rsid w:val="00A87833"/>
    <w:rsid w:val="00A8795D"/>
    <w:rsid w:val="00A87EFB"/>
    <w:rsid w:val="00A905D5"/>
    <w:rsid w:val="00A91090"/>
    <w:rsid w:val="00A9251F"/>
    <w:rsid w:val="00A92649"/>
    <w:rsid w:val="00A92732"/>
    <w:rsid w:val="00A927F7"/>
    <w:rsid w:val="00A928A2"/>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3D76"/>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05D"/>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2C"/>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67A10"/>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6F43"/>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D77C1"/>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473"/>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00C"/>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94E"/>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5E45"/>
    <w:rsid w:val="00DF6A9B"/>
    <w:rsid w:val="00DF7329"/>
    <w:rsid w:val="00DF782D"/>
    <w:rsid w:val="00DF7A3C"/>
    <w:rsid w:val="00DF7CAC"/>
    <w:rsid w:val="00E00482"/>
    <w:rsid w:val="00E00663"/>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C06"/>
    <w:rsid w:val="00E30DAE"/>
    <w:rsid w:val="00E30F42"/>
    <w:rsid w:val="00E31070"/>
    <w:rsid w:val="00E3109E"/>
    <w:rsid w:val="00E31122"/>
    <w:rsid w:val="00E31C65"/>
    <w:rsid w:val="00E32605"/>
    <w:rsid w:val="00E32C16"/>
    <w:rsid w:val="00E332CB"/>
    <w:rsid w:val="00E337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1FEB"/>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3F"/>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194"/>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C70"/>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2D9"/>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0DAB"/>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 w:type="character" w:styleId="PlaceholderText">
    <w:name w:val="Placeholder Text"/>
    <w:basedOn w:val="DefaultParagraphFont"/>
    <w:uiPriority w:val="99"/>
    <w:semiHidden/>
    <w:rsid w:val="00E337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76710822">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36762BA-8888-8343-A146-CB97E2FBFF78}">
  <ds:schemaRefs>
    <ds:schemaRef ds:uri="http://schemas.openxmlformats.org/officeDocument/2006/bibliography"/>
  </ds:schemaRefs>
</ds:datastoreItem>
</file>

<file path=customXml/itemProps2.xml><?xml version="1.0" encoding="utf-8"?>
<ds:datastoreItem xmlns:ds="http://schemas.openxmlformats.org/officeDocument/2006/customXml" ds:itemID="{422E1EB9-421B-9C4A-A9E3-7B17B9F7B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29963</Words>
  <Characters>170790</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37</cp:revision>
  <cp:lastPrinted>2019-01-21T19:46:00Z</cp:lastPrinted>
  <dcterms:created xsi:type="dcterms:W3CDTF">2019-03-04T15:56:00Z</dcterms:created>
  <dcterms:modified xsi:type="dcterms:W3CDTF">2019-03-04T16:23:00Z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