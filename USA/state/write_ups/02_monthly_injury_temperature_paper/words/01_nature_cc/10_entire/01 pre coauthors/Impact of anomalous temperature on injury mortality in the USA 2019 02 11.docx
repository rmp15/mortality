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bookmarkStart w:id="0" w:name="_GoBack"/>
      <w:bookmarkEnd w:id="0"/>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0952DA59"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ins w:id="1" w:author="Ezzati, Majid" w:date="2019-02-09T21:30:00Z">
        <w:r w:rsidR="00ED1FD3">
          <w:rPr>
            <w:color w:val="000000" w:themeColor="text1"/>
          </w:rPr>
          <w:t xml:space="preserve"> which means that temperature may play a role in their pathogenesis</w:t>
        </w:r>
      </w:ins>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del w:id="2" w:author="Ezzati, Majid" w:date="2019-02-09T21:31:00Z">
        <w:r w:rsidR="00D03B30" w:rsidDel="00ED1FD3">
          <w:rPr>
            <w:color w:val="000000" w:themeColor="text1"/>
          </w:rPr>
          <w:delText>provide comprehensive evidence on</w:delText>
        </w:r>
      </w:del>
      <w:ins w:id="3" w:author="Ezzati, Majid" w:date="2019-02-09T21:31:00Z">
        <w:r w:rsidR="00ED1FD3">
          <w:rPr>
            <w:color w:val="000000" w:themeColor="text1"/>
          </w:rPr>
          <w:t>evaluate</w:t>
        </w:r>
      </w:ins>
      <w:r w:rsidR="00D03B30">
        <w:rPr>
          <w:color w:val="000000" w:themeColor="text1"/>
        </w:rPr>
        <w:t xml:space="preserve"> how deaths from</w:t>
      </w:r>
      <w:ins w:id="4" w:author="Ezzati, Majid" w:date="2019-02-09T21:31:00Z">
        <w:r w:rsidR="00ED1FD3">
          <w:rPr>
            <w:color w:val="000000" w:themeColor="text1"/>
          </w:rPr>
          <w:t xml:space="preserve"> various</w:t>
        </w:r>
      </w:ins>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ins w:id="5" w:author="Ezzati, Majid" w:date="2019-02-09T21:58:00Z">
        <w:r w:rsidR="005B238E">
          <w:rPr>
            <w:color w:val="000000" w:themeColor="text1"/>
          </w:rPr>
          <w:t xml:space="preserve"> in a national study</w:t>
        </w:r>
      </w:ins>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3592FCBC" w:rsidR="00EC109B" w:rsidRDefault="00262BFD" w:rsidP="00FF023E">
      <w:pPr>
        <w:spacing w:line="480" w:lineRule="auto"/>
        <w:jc w:val="both"/>
        <w:rPr>
          <w:color w:val="000000" w:themeColor="text1"/>
        </w:rPr>
      </w:pPr>
      <w:r w:rsidRPr="00262BFD">
        <w:rPr>
          <w:color w:val="000000" w:themeColor="text1"/>
        </w:rPr>
        <w:t xml:space="preserve">We used </w:t>
      </w:r>
      <w:ins w:id="6" w:author="Ezzati, Majid" w:date="2019-02-09T22:03:00Z">
        <w:r w:rsidR="00416A54" w:rsidRPr="00262BFD">
          <w:rPr>
            <w:color w:val="000000" w:themeColor="text1"/>
          </w:rPr>
          <w:t xml:space="preserve">vital registration </w:t>
        </w:r>
      </w:ins>
      <w:r w:rsidRPr="00262BFD">
        <w:rPr>
          <w:color w:val="000000" w:themeColor="text1"/>
        </w:rPr>
        <w:t>data on</w:t>
      </w:r>
      <w:ins w:id="7" w:author="Ezzati, Majid" w:date="2019-02-09T21:58:00Z">
        <w:r w:rsidR="005B238E">
          <w:rPr>
            <w:color w:val="000000" w:themeColor="text1"/>
          </w:rPr>
          <w:t xml:space="preserve"> all</w:t>
        </w:r>
      </w:ins>
      <w:r w:rsidRPr="00262BFD">
        <w:rPr>
          <w:color w:val="000000" w:themeColor="text1"/>
        </w:rPr>
        <w:t xml:space="preserve"> deaths</w:t>
      </w:r>
      <w:ins w:id="8" w:author="Ezzati, Majid" w:date="2019-02-09T21:58:00Z">
        <w:r w:rsidR="005B238E">
          <w:rPr>
            <w:color w:val="000000" w:themeColor="text1"/>
          </w:rPr>
          <w:t xml:space="preserve"> in the USA</w:t>
        </w:r>
      </w:ins>
      <w:ins w:id="9" w:author="Ezzati, Majid" w:date="2019-02-09T22:02:00Z">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ins>
      <w:r w:rsidRPr="00262BFD">
        <w:rPr>
          <w:color w:val="000000" w:themeColor="text1"/>
        </w:rPr>
        <w:t xml:space="preserve"> </w:t>
      </w:r>
      <w:ins w:id="10" w:author="Ezzati, Majid" w:date="2019-02-09T22:02:00Z">
        <w:r w:rsidR="00416A54">
          <w:rPr>
            <w:color w:val="000000" w:themeColor="text1"/>
          </w:rPr>
          <w:t>with information on</w:t>
        </w:r>
        <w:r w:rsidR="00416A54" w:rsidRPr="00262BFD">
          <w:rPr>
            <w:color w:val="000000" w:themeColor="text1"/>
          </w:rPr>
          <w:t xml:space="preserve"> </w:t>
        </w:r>
      </w:ins>
      <w:del w:id="11" w:author="Ezzati, Majid" w:date="2019-02-09T22:02:00Z">
        <w:r w:rsidRPr="00262BFD" w:rsidDel="00416A54">
          <w:rPr>
            <w:color w:val="000000" w:themeColor="text1"/>
          </w:rPr>
          <w:delText xml:space="preserve">by </w:delText>
        </w:r>
      </w:del>
      <w:r w:rsidRPr="00262BFD">
        <w:rPr>
          <w:color w:val="000000" w:themeColor="text1"/>
        </w:rPr>
        <w:t>sex, age</w:t>
      </w:r>
      <w:ins w:id="12" w:author="Ezzati, Majid" w:date="2019-02-09T22:02:00Z">
        <w:r w:rsidR="00416A54">
          <w:rPr>
            <w:color w:val="000000" w:themeColor="text1"/>
          </w:rPr>
          <w:t xml:space="preserve"> at death</w:t>
        </w:r>
      </w:ins>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del w:id="13" w:author="Ezzati, Majid" w:date="2019-02-09T22:03:00Z">
        <w:r w:rsidRPr="00262BFD" w:rsidDel="00416A54">
          <w:rPr>
            <w:color w:val="000000" w:themeColor="text1"/>
          </w:rPr>
          <w:delText xml:space="preserve"> vital registration through the National Centre for Health Statistics (NCHS)</w:delText>
        </w:r>
      </w:del>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ins w:id="14" w:author="Robbie Parks" w:date="2019-01-23T13:29:00Z">
        <w:r w:rsidR="00EA51F2">
          <w:rPr>
            <w:color w:val="000000" w:themeColor="text1"/>
          </w:rPr>
          <w:t xml:space="preserve">52.6% of male injury deaths were in those aged 15-44 years. (Figure 1) </w:t>
        </w:r>
      </w:ins>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del w:id="15" w:author="Robbie Parks" w:date="2019-01-23T13:29:00Z">
        <w:r w:rsidR="00F53433" w:rsidDel="00EA51F2">
          <w:rPr>
            <w:color w:val="000000" w:themeColor="text1"/>
          </w:rPr>
          <w:delText xml:space="preserve"> (Figure </w:delText>
        </w:r>
        <w:r w:rsidR="001B6F2C" w:rsidRPr="009D33F9" w:rsidDel="00EA51F2">
          <w:rPr>
            <w:color w:val="000000" w:themeColor="text1"/>
          </w:rPr>
          <w:delText>1</w:delText>
        </w:r>
        <w:r w:rsidR="00F53433" w:rsidDel="00EA51F2">
          <w:rPr>
            <w:color w:val="000000" w:themeColor="text1"/>
          </w:rPr>
          <w:delText>)</w:delText>
        </w:r>
        <w:r w:rsidR="002521A6" w:rsidDel="00EA51F2">
          <w:rPr>
            <w:color w:val="000000" w:themeColor="text1"/>
          </w:rPr>
          <w:delText xml:space="preserve">. </w:delText>
        </w:r>
        <w:r w:rsidR="00B2545E" w:rsidDel="00EA51F2">
          <w:rPr>
            <w:color w:val="000000" w:themeColor="text1"/>
          </w:rPr>
          <w:delText>52.6</w:delText>
        </w:r>
        <w:r w:rsidR="009F41EF" w:rsidDel="00EA51F2">
          <w:rPr>
            <w:color w:val="000000" w:themeColor="text1"/>
          </w:rPr>
          <w:delText xml:space="preserve">% of </w:delText>
        </w:r>
        <w:r w:rsidR="0056104E" w:rsidDel="00EA51F2">
          <w:rPr>
            <w:color w:val="000000" w:themeColor="text1"/>
          </w:rPr>
          <w:delText xml:space="preserve">male </w:delText>
        </w:r>
        <w:r w:rsidR="009F41EF" w:rsidDel="00EA51F2">
          <w:rPr>
            <w:color w:val="000000" w:themeColor="text1"/>
          </w:rPr>
          <w:delText xml:space="preserve">injury deaths </w:delText>
        </w:r>
        <w:r w:rsidR="0056104E" w:rsidDel="00EA51F2">
          <w:rPr>
            <w:color w:val="000000" w:themeColor="text1"/>
          </w:rPr>
          <w:delText xml:space="preserve">were </w:delText>
        </w:r>
        <w:r w:rsidR="009F41EF" w:rsidDel="00EA51F2">
          <w:rPr>
            <w:color w:val="000000" w:themeColor="text1"/>
          </w:rPr>
          <w:delText>in those aged 15-44 years</w:delText>
        </w:r>
      </w:del>
      <w:r w:rsidR="009F41EF">
        <w:rPr>
          <w:color w:val="000000" w:themeColor="text1"/>
        </w:rPr>
        <w:t xml:space="preserve">. </w:t>
      </w:r>
      <w:ins w:id="16" w:author="Robbie Parks" w:date="2019-01-23T13:29:00Z">
        <w:r w:rsidR="00DF2E9F">
          <w:rPr>
            <w:color w:val="000000" w:themeColor="text1"/>
          </w:rPr>
          <w:t>In contrast with males, t</w:t>
        </w:r>
      </w:ins>
      <w:del w:id="17" w:author="Robbie Parks" w:date="2019-01-23T13:29:00Z">
        <w:r w:rsidR="009F41EF" w:rsidDel="00DF2E9F">
          <w:rPr>
            <w:color w:val="000000" w:themeColor="text1"/>
          </w:rPr>
          <w:delText>T</w:delText>
        </w:r>
      </w:del>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ins w:id="18" w:author="Robbie Parks" w:date="2019-01-23T13:53:00Z">
        <w:r w:rsidR="00AD69A5">
          <w:rPr>
            <w:color w:val="000000" w:themeColor="text1"/>
          </w:rPr>
          <w:t xml:space="preserve">injury </w:t>
        </w:r>
      </w:ins>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76F4F62D" w:rsidR="00F34EC4" w:rsidRDefault="0006548B" w:rsidP="00FF023E">
      <w:pPr>
        <w:spacing w:line="480" w:lineRule="auto"/>
        <w:jc w:val="both"/>
      </w:pPr>
      <w:ins w:id="19" w:author="Robbie Parks" w:date="2019-01-23T13:30:00Z">
        <w:r>
          <w:rPr>
            <w:color w:val="000000" w:themeColor="text1"/>
          </w:rPr>
          <w:t>Transport-related injuries, falls, drowning</w:t>
        </w:r>
      </w:ins>
      <w:ins w:id="20" w:author="Robbie Parks" w:date="2019-01-23T16:45:00Z">
        <w:r w:rsidR="00AC0633">
          <w:rPr>
            <w:color w:val="000000" w:themeColor="text1"/>
          </w:rPr>
          <w:t>s</w:t>
        </w:r>
      </w:ins>
      <w:ins w:id="21" w:author="Robbie Parks" w:date="2019-01-23T13:30:00Z">
        <w:r>
          <w:rPr>
            <w:color w:val="000000" w:themeColor="text1"/>
          </w:rPr>
          <w:t xml:space="preserve">, assault, and intentional self-harm accounted for </w:t>
        </w:r>
      </w:ins>
      <w:r w:rsidR="00F53433">
        <w:rPr>
          <w:color w:val="000000" w:themeColor="text1"/>
        </w:rPr>
        <w:t>79.0% of injury deaths in males and 72.1% in</w:t>
      </w:r>
      <w:ins w:id="22" w:author="Robbie Parks" w:date="2019-01-23T13:30:00Z">
        <w:r>
          <w:rPr>
            <w:color w:val="000000" w:themeColor="text1"/>
          </w:rPr>
          <w:t xml:space="preserve"> females. </w:t>
        </w:r>
      </w:ins>
      <w:del w:id="23" w:author="Robbie Parks" w:date="2019-01-23T13:30:00Z">
        <w:r w:rsidR="00F53433" w:rsidDel="0006548B">
          <w:rPr>
            <w:color w:val="000000" w:themeColor="text1"/>
          </w:rPr>
          <w:delText xml:space="preserve"> females were from transport injuries, falls, drowning, assault, and intentional self-harm, and t</w:delText>
        </w:r>
      </w:del>
      <w:ins w:id="24" w:author="Robbie Parks" w:date="2019-01-23T13:30:00Z">
        <w:r>
          <w:rPr>
            <w:color w:val="000000" w:themeColor="text1"/>
          </w:rPr>
          <w:t>T</w:t>
        </w:r>
      </w:ins>
      <w:r w:rsidR="00F53433">
        <w:rPr>
          <w:color w:val="000000" w:themeColor="text1"/>
        </w:rPr>
        <w:t xml:space="preserve">he remainder </w:t>
      </w:r>
      <w:ins w:id="25" w:author="Robbie Parks" w:date="2019-01-23T13:30:00Z">
        <w:r>
          <w:rPr>
            <w:color w:val="000000" w:themeColor="text1"/>
          </w:rPr>
          <w:t xml:space="preserve">were </w:t>
        </w:r>
      </w:ins>
      <w:r w:rsidR="00F53433">
        <w:rPr>
          <w:color w:val="000000" w:themeColor="text1"/>
        </w:rPr>
        <w:t xml:space="preserve">from a heterogeneous group of “other </w:t>
      </w:r>
      <w:ins w:id="26" w:author="Robbie Parks" w:date="2019-01-24T16:17:00Z">
        <w:r w:rsidR="008525D1">
          <w:rPr>
            <w:color w:val="000000" w:themeColor="text1"/>
          </w:rPr>
          <w:t xml:space="preserve">unintentional </w:t>
        </w:r>
      </w:ins>
      <w:r w:rsidR="00F53433">
        <w:rPr>
          <w:color w:val="000000" w:themeColor="text1"/>
        </w:rPr>
        <w:t xml:space="preserve">injuries” (Figure </w:t>
      </w:r>
      <w:r w:rsidR="00CB4D3C" w:rsidRPr="00214145">
        <w:rPr>
          <w:color w:val="000000" w:themeColor="text1"/>
        </w:rPr>
        <w:t>1</w:t>
      </w:r>
      <w:r w:rsidR="00F53433">
        <w:rPr>
          <w:color w:val="000000" w:themeColor="text1"/>
        </w:rPr>
        <w:t>)</w:t>
      </w:r>
      <w:ins w:id="27" w:author="Robbie Parks" w:date="2019-01-24T15:43:00Z">
        <w:r w:rsidR="00807EFC">
          <w:rPr>
            <w:color w:val="000000" w:themeColor="text1"/>
          </w:rPr>
          <w:t xml:space="preserve">, within which </w:t>
        </w:r>
      </w:ins>
      <w:del w:id="28" w:author="Robbie Parks" w:date="2019-01-24T15:43:00Z">
        <w:r w:rsidR="00F53433" w:rsidDel="00807EFC">
          <w:rPr>
            <w:color w:val="000000" w:themeColor="text1"/>
          </w:rPr>
          <w:delText>.</w:delText>
        </w:r>
      </w:del>
      <w:ins w:id="29" w:author="Robbie Parks" w:date="2019-01-24T15:43:00Z">
        <w:r w:rsidR="00807EFC">
          <w:t>t</w:t>
        </w:r>
      </w:ins>
      <w:del w:id="30" w:author="Robbie Parks" w:date="2019-01-24T15:43:00Z">
        <w:r w:rsidR="00F53433" w:rsidRPr="00636C9B" w:rsidDel="00807EFC">
          <w:rPr>
            <w:color w:val="000000" w:themeColor="text1"/>
          </w:rPr>
          <w:delText xml:space="preserve"> </w:delText>
        </w:r>
        <w:r w:rsidR="004D784E" w:rsidRPr="00091E0C" w:rsidDel="00807EFC">
          <w:delText>T</w:delText>
        </w:r>
      </w:del>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del w:id="31" w:author="Robbie Parks" w:date="2019-01-22T15:46:00Z">
        <w:r w:rsidR="00F53433" w:rsidRPr="00091E0C" w:rsidDel="00B33191">
          <w:delText xml:space="preserve"> </w:delText>
        </w:r>
        <w:r w:rsidR="004D784E" w:rsidRPr="00091E0C" w:rsidDel="00B33191">
          <w:delText xml:space="preserve">(Figure </w:delText>
        </w:r>
        <w:r w:rsidR="00CB4D3C" w:rsidDel="00B33191">
          <w:delText>1</w:delText>
        </w:r>
        <w:r w:rsidR="004D784E" w:rsidRPr="00091E0C" w:rsidDel="00B33191">
          <w:delText>)</w:delText>
        </w:r>
      </w:del>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ins w:id="32" w:author="Robbie Parks" w:date="2019-01-23T13:31:00Z">
        <w:r w:rsidR="00CC2C8F">
          <w:t xml:space="preserve"> of age</w:t>
        </w:r>
      </w:ins>
      <w:r w:rsidR="00F53433">
        <w:t xml:space="preserve">, more men died of </w:t>
      </w:r>
      <w:ins w:id="33" w:author="Robbie Parks" w:date="2019-01-22T15:46:00Z">
        <w:r w:rsidR="00B33191">
          <w:t xml:space="preserve">intentional </w:t>
        </w:r>
      </w:ins>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65CEA97F" w:rsidR="0078091F" w:rsidRDefault="00F653F3" w:rsidP="00FF023E">
      <w:pPr>
        <w:spacing w:line="480" w:lineRule="auto"/>
        <w:jc w:val="both"/>
      </w:pPr>
      <w:r w:rsidRPr="003017A9">
        <w:t xml:space="preserve">There was a decline in </w:t>
      </w:r>
      <w:ins w:id="34" w:author="Robbie Parks" w:date="2019-01-23T13:31:00Z">
        <w:r w:rsidR="00056DE5">
          <w:t xml:space="preserve">age-standardised death rates of </w:t>
        </w:r>
      </w:ins>
      <w:r w:rsidRPr="003017A9">
        <w:t>three out of five</w:t>
      </w:r>
      <w:r w:rsidR="00B326E6">
        <w:t xml:space="preserve"> major</w:t>
      </w:r>
      <w:r w:rsidRPr="003017A9">
        <w:t xml:space="preserve"> </w:t>
      </w:r>
      <w:del w:id="35" w:author="Ezzati, Majid" w:date="2019-01-18T06:47:00Z">
        <w:r w:rsidRPr="003017A9" w:rsidDel="00FF023E">
          <w:delText xml:space="preserve">types of </w:delText>
        </w:r>
      </w:del>
      <w:r w:rsidRPr="003017A9">
        <w:t>injur</w:t>
      </w:r>
      <w:ins w:id="36" w:author="Ezzati, Majid" w:date="2019-01-18T06:47:00Z">
        <w:r w:rsidR="00FF023E">
          <w:t>ies</w:t>
        </w:r>
      </w:ins>
      <w:del w:id="37" w:author="Ezzati, Majid" w:date="2019-01-18T06:47:00Z">
        <w:r w:rsidRPr="003017A9" w:rsidDel="00FF023E">
          <w:delText>y</w:delText>
        </w:r>
      </w:del>
      <w:r w:rsidRPr="003017A9">
        <w:t xml:space="preserve"> (transport, drownings and assault) </w:t>
      </w:r>
      <w:r w:rsidR="00B326E6">
        <w:t>from 1980 to 2016</w:t>
      </w:r>
      <w:ins w:id="38" w:author="Robbie Parks" w:date="2019-01-22T11:50:00Z">
        <w:r w:rsidR="0087293C">
          <w:t xml:space="preserve"> (Figure 2)</w:t>
        </w:r>
      </w:ins>
      <w:r w:rsidR="00B326E6">
        <w:t>. I</w:t>
      </w:r>
      <w:r w:rsidRPr="003017A9">
        <w:t>n contrast</w:t>
      </w:r>
      <w:r w:rsidR="003221FD">
        <w:t>,</w:t>
      </w:r>
      <w:r w:rsidRPr="003017A9">
        <w:t xml:space="preserve"> deaths from falls </w:t>
      </w:r>
      <w:r w:rsidR="00B326E6" w:rsidRPr="003017A9">
        <w:t>increas</w:t>
      </w:r>
      <w:r w:rsidR="00B326E6">
        <w:t>ed</w:t>
      </w:r>
      <w:r w:rsidR="00B326E6" w:rsidRPr="003017A9">
        <w:t xml:space="preserve"> </w:t>
      </w:r>
      <w:r w:rsidRPr="003017A9">
        <w:t xml:space="preserve">over time </w:t>
      </w:r>
      <w:del w:id="39" w:author="Robbie Parks" w:date="2019-01-24T15:43:00Z">
        <w:r w:rsidRPr="003017A9" w:rsidDel="002D4CC9">
          <w:delText xml:space="preserve">and </w:delText>
        </w:r>
      </w:del>
      <w:ins w:id="40" w:author="Robbie Parks" w:date="2019-01-24T15:43:00Z">
        <w:r w:rsidR="002D4CC9">
          <w:t>while</w:t>
        </w:r>
        <w:r w:rsidR="002D4CC9" w:rsidRPr="003017A9">
          <w:t xml:space="preserve"> </w:t>
        </w:r>
      </w:ins>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41" w:author="Ezzati, Majid" w:date="2019-01-18T06:47:00Z">
        <w:r w:rsidR="00B326E6" w:rsidDel="00FF023E">
          <w:delText xml:space="preserve">its </w:delText>
        </w:r>
      </w:del>
      <w:r w:rsidRPr="003017A9">
        <w:t>1980 levels</w:t>
      </w:r>
      <w:del w:id="42"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77777777"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ins w:id="43" w:author="Ezzati, Majid" w:date="2019-02-09T21:32:00Z">
        <w:r>
          <w:rPr>
            <w:color w:val="000000" w:themeColor="text1"/>
          </w:rPr>
          <w:t>, including seasonal weather patterns,</w:t>
        </w:r>
      </w:ins>
      <w:r w:rsidRPr="00AA564D">
        <w:rPr>
          <w:color w:val="000000" w:themeColor="text1"/>
        </w:rPr>
        <w:t xml:space="preserve"> </w:t>
      </w:r>
      <w:del w:id="44" w:author="Ezzati, Majid" w:date="2019-02-09T21:32:00Z">
        <w:r w:rsidDel="00ED1FD3">
          <w:rPr>
            <w:color w:val="000000" w:themeColor="text1"/>
          </w:rPr>
          <w:delText xml:space="preserve">exposure </w:delText>
        </w:r>
      </w:del>
      <w:r w:rsidRPr="00AA564D">
        <w:rPr>
          <w:color w:val="000000" w:themeColor="text1"/>
        </w:rPr>
        <w:t>co</w:t>
      </w:r>
      <w:r>
        <w:rPr>
          <w:color w:val="000000" w:themeColor="text1"/>
        </w:rPr>
        <w:t xml:space="preserve">mpared to long-term norms, and hence </w:t>
      </w:r>
      <w:del w:id="45" w:author="Ezzati, Majid" w:date="2019-02-09T21:32:00Z">
        <w:r w:rsidDel="00ED1FD3">
          <w:rPr>
            <w:color w:val="000000" w:themeColor="text1"/>
          </w:rPr>
          <w:delText xml:space="preserve">change seasonal weather patterns, which </w:delText>
        </w:r>
      </w:del>
      <w:r>
        <w:rPr>
          <w:color w:val="000000" w:themeColor="text1"/>
        </w:rPr>
        <w:t xml:space="preserve">can disrupt long-term adaptation. To </w:t>
      </w:r>
      <w:del w:id="46" w:author="Ezzati, Majid" w:date="2019-02-09T21:36:00Z">
        <w:r w:rsidDel="006D1D5D">
          <w:rPr>
            <w:color w:val="000000" w:themeColor="text1"/>
          </w:rPr>
          <w:delText>overcome this gap</w:delText>
        </w:r>
      </w:del>
      <w:ins w:id="47" w:author="Ezzati, Majid" w:date="2019-02-09T21:36:00Z">
        <w:r>
          <w:rPr>
            <w:color w:val="000000" w:themeColor="text1"/>
          </w:rPr>
          <w:t>mimic the conditions that may arise with global climate change</w:t>
        </w:r>
      </w:ins>
      <w:r>
        <w:rPr>
          <w:color w:val="000000" w:themeColor="text1"/>
        </w:rPr>
        <w:t xml:space="preserve">, </w:t>
      </w:r>
      <w:del w:id="48" w:author="Ezzati, Majid" w:date="2019-01-18T06:53:00Z">
        <w:r w:rsidDel="00CF68D0">
          <w:rPr>
            <w:color w:val="000000" w:themeColor="text1"/>
          </w:rPr>
          <w:delText xml:space="preserve">requires </w:delText>
        </w:r>
      </w:del>
      <w:ins w:id="49" w:author="Ezzati, Majid" w:date="2019-01-18T06:53:00Z">
        <w:r>
          <w:rPr>
            <w:color w:val="000000" w:themeColor="text1"/>
          </w:rPr>
          <w:t xml:space="preserve">we used </w:t>
        </w:r>
      </w:ins>
      <w:r>
        <w:rPr>
          <w:color w:val="000000" w:themeColor="text1"/>
        </w:rPr>
        <w:t>data on</w:t>
      </w:r>
      <w:r w:rsidRPr="002B11C6">
        <w:rPr>
          <w:color w:val="000000" w:themeColor="text1"/>
        </w:rPr>
        <w:t xml:space="preserve"> temperature and health</w:t>
      </w:r>
      <w:r>
        <w:rPr>
          <w:color w:val="000000" w:themeColor="text1"/>
        </w:rPr>
        <w:t xml:space="preserve"> </w:t>
      </w:r>
      <w:del w:id="50" w:author="Ezzati, Majid" w:date="2019-02-09T21:35:00Z">
        <w:r w:rsidDel="00ED1FD3">
          <w:rPr>
            <w:color w:val="000000" w:themeColor="text1"/>
          </w:rPr>
          <w:delText>in the USA</w:delText>
        </w:r>
        <w:r w:rsidRPr="002B11C6" w:rsidDel="00ED1FD3">
          <w:rPr>
            <w:color w:val="000000" w:themeColor="text1"/>
          </w:rPr>
          <w:delText xml:space="preserve"> </w:delText>
        </w:r>
      </w:del>
      <w:r w:rsidRPr="002B11C6">
        <w:rPr>
          <w:color w:val="000000" w:themeColor="text1"/>
        </w:rPr>
        <w:t>in a large number of places</w:t>
      </w:r>
      <w:ins w:id="51" w:author="Ezzati, Majid" w:date="2019-02-09T21:35:00Z">
        <w:r w:rsidRPr="00ED1FD3">
          <w:rPr>
            <w:color w:val="000000" w:themeColor="text1"/>
          </w:rPr>
          <w:t xml:space="preserve"> </w:t>
        </w:r>
        <w:r>
          <w:rPr>
            <w:color w:val="000000" w:themeColor="text1"/>
          </w:rPr>
          <w:t>throughout the USA,</w:t>
        </w:r>
      </w:ins>
      <w:r w:rsidRPr="002B11C6">
        <w:rPr>
          <w:color w:val="000000" w:themeColor="text1"/>
        </w:rPr>
        <w:t xml:space="preserve"> over a long period of time, and </w:t>
      </w:r>
      <w:r>
        <w:rPr>
          <w:color w:val="000000" w:themeColor="text1"/>
        </w:rPr>
        <w:t xml:space="preserve">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52" w:author="Ezzati, Majid" w:date="2019-02-09T21:36:00Z">
        <w:r w:rsidDel="00ED1FD3">
          <w:rPr>
            <w:color w:val="000000" w:themeColor="text1"/>
          </w:rPr>
          <w:delText>, with details of data and methods provided in Methods section</w:delText>
        </w:r>
      </w:del>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4261BE98" w14:textId="26988554" w:rsidR="00971EAC" w:rsidRDefault="00BF3738" w:rsidP="00FF023E">
      <w:pPr>
        <w:spacing w:line="480" w:lineRule="auto"/>
        <w:jc w:val="both"/>
        <w:rPr>
          <w:ins w:id="53" w:author="Ezzati, Majid" w:date="2019-01-18T21:06:00Z"/>
          <w:color w:val="000000" w:themeColor="text1"/>
        </w:rPr>
      </w:pPr>
      <w:r>
        <w:rPr>
          <w:color w:val="000000" w:themeColor="text1"/>
        </w:rPr>
        <w:t>We quantified</w:t>
      </w:r>
      <w:r w:rsidR="00D03B30">
        <w:rPr>
          <w:color w:val="000000" w:themeColor="text1"/>
        </w:rPr>
        <w:t xml:space="preserve"> the impact of deviation of temperature</w:t>
      </w:r>
      <w:ins w:id="54" w:author="Robbie Parks" w:date="2019-01-23T13:33:00Z">
        <w:r w:rsidR="007D7797">
          <w:rPr>
            <w:color w:val="000000" w:themeColor="text1"/>
          </w:rPr>
          <w:t xml:space="preserve"> </w:t>
        </w:r>
      </w:ins>
      <w:del w:id="55" w:author="Robbie Parks" w:date="2019-01-22T16:41:00Z">
        <w:r w:rsidR="00D03B30" w:rsidDel="001A4D79">
          <w:rPr>
            <w:color w:val="000000" w:themeColor="text1"/>
          </w:rPr>
          <w:delText xml:space="preserve"> </w:delText>
        </w:r>
      </w:del>
      <w:r w:rsidR="00D03B30">
        <w:rPr>
          <w:color w:val="000000" w:themeColor="text1"/>
        </w:rPr>
        <w:t xml:space="preserve">from long-term local </w:t>
      </w:r>
      <w:del w:id="56" w:author="Robbie Parks" w:date="2019-01-22T16:50:00Z">
        <w:r w:rsidR="00D03B30" w:rsidDel="001C6BC0">
          <w:rPr>
            <w:color w:val="000000" w:themeColor="text1"/>
          </w:rPr>
          <w:delText xml:space="preserve">averages </w:delText>
        </w:r>
      </w:del>
      <w:ins w:id="57" w:author="Robbie Parks" w:date="2019-01-22T16:50:00Z">
        <w:r w:rsidR="001C6BC0">
          <w:rPr>
            <w:color w:val="000000" w:themeColor="text1"/>
          </w:rPr>
          <w:t>norms</w:t>
        </w:r>
      </w:ins>
      <w:ins w:id="58" w:author="Robbie Parks" w:date="2019-01-23T13:34:00Z">
        <w:r w:rsidR="007D7797">
          <w:rPr>
            <w:color w:val="000000" w:themeColor="text1"/>
          </w:rPr>
          <w:t>, projected under climate change,</w:t>
        </w:r>
        <w:r w:rsidR="007D7797">
          <w:rPr>
            <w:color w:val="000000" w:themeColor="text1"/>
          </w:rPr>
          <w:fldChar w:fldCharType="begin" w:fldLock="1"/>
        </w:r>
      </w:ins>
      <w:r w:rsidR="002F078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ins w:id="59" w:author="Robbie Parks" w:date="2019-01-23T13:34:00Z">
        <w:r w:rsidR="007D7797">
          <w:rPr>
            <w:color w:val="000000" w:themeColor="text1"/>
          </w:rPr>
          <w:fldChar w:fldCharType="separate"/>
        </w:r>
      </w:ins>
      <w:r w:rsidR="00C450F3" w:rsidRPr="00C450F3">
        <w:rPr>
          <w:noProof/>
          <w:color w:val="000000" w:themeColor="text1"/>
          <w:vertAlign w:val="superscript"/>
        </w:rPr>
        <w:t>16</w:t>
      </w:r>
      <w:ins w:id="60" w:author="Robbie Parks" w:date="2019-01-23T13:34:00Z">
        <w:r w:rsidR="007D7797">
          <w:rPr>
            <w:color w:val="000000" w:themeColor="text1"/>
          </w:rPr>
          <w:fldChar w:fldCharType="end"/>
        </w:r>
        <w:r w:rsidR="007D7797">
          <w:rPr>
            <w:color w:val="000000" w:themeColor="text1"/>
          </w:rPr>
          <w:t xml:space="preserve"> </w:t>
        </w:r>
      </w:ins>
      <w:del w:id="61" w:author="Robbie Parks" w:date="2019-01-23T13:34:00Z">
        <w:r w:rsidR="00D03B30" w:rsidDel="007D7797">
          <w:rPr>
            <w:color w:val="000000" w:themeColor="text1"/>
          </w:rPr>
          <w:delText>to which populations have</w:delText>
        </w:r>
        <w:r w:rsidR="00D03B30" w:rsidRPr="003757BC" w:rsidDel="007D7797">
          <w:rPr>
            <w:color w:val="000000" w:themeColor="text1"/>
          </w:rPr>
          <w:delText xml:space="preserve"> </w:delText>
        </w:r>
        <w:r w:rsidR="00D03B30" w:rsidDel="007D7797">
          <w:rPr>
            <w:color w:val="000000" w:themeColor="text1"/>
          </w:rPr>
          <w:delText xml:space="preserve">acclimatised </w:delText>
        </w:r>
      </w:del>
      <w:r w:rsidR="00D03B30">
        <w:rPr>
          <w:color w:val="000000" w:themeColor="text1"/>
        </w:rPr>
        <w:t>on injury mortality</w:t>
      </w:r>
      <w:ins w:id="62" w:author="Ezzati, Majid" w:date="2019-01-18T06:58:00Z">
        <w:del w:id="63" w:author="Robbie Parks" w:date="2019-01-22T16:42:00Z">
          <w:r w:rsidR="00A26C87" w:rsidDel="004668EB">
            <w:rPr>
              <w:color w:val="000000" w:themeColor="text1"/>
            </w:rPr>
            <w:delText>, as climate change is expected to do</w:delText>
          </w:r>
        </w:del>
      </w:ins>
      <w:r w:rsidR="00D03B30">
        <w:rPr>
          <w:color w:val="000000" w:themeColor="text1"/>
        </w:rPr>
        <w:t xml:space="preserve">. </w:t>
      </w:r>
      <w:del w:id="64"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65" w:author="Ezzati, Majid" w:date="2019-01-18T06:57:00Z">
        <w:r w:rsidR="00D03B30" w:rsidDel="00A26C87">
          <w:rPr>
            <w:color w:val="000000" w:themeColor="text1"/>
          </w:rPr>
          <w:delText>to characterise</w:delText>
        </w:r>
      </w:del>
      <w:ins w:id="66"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 xml:space="preserve">long-term </w:t>
      </w:r>
      <w:ins w:id="67" w:author="Robbie Parks" w:date="2019-01-22T16:50:00Z">
        <w:r w:rsidR="00A52D34">
          <w:t xml:space="preserve">norm </w:t>
        </w:r>
      </w:ins>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 xml:space="preserve">then analysed the association of monthly injury death rates with anomalous </w:t>
      </w:r>
      <w:r w:rsidR="00D03B30">
        <w:rPr>
          <w:color w:val="000000" w:themeColor="text1"/>
        </w:rPr>
        <w:lastRenderedPageBreak/>
        <w:t>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68" w:author="Ezzati, Majid" w:date="2019-01-18T21:06:00Z"/>
          <w:color w:val="000000" w:themeColor="text1"/>
        </w:rPr>
      </w:pPr>
    </w:p>
    <w:p w14:paraId="52915CCE" w14:textId="5990E6ED" w:rsidR="00D03B30" w:rsidRPr="00083BC4" w:rsidDel="00971EAC" w:rsidRDefault="00D03B30" w:rsidP="00FF023E">
      <w:pPr>
        <w:spacing w:line="480" w:lineRule="auto"/>
        <w:jc w:val="both"/>
        <w:rPr>
          <w:del w:id="69" w:author="Ezzati, Majid" w:date="2019-01-18T21:06:00Z"/>
          <w:color w:val="000000" w:themeColor="text1"/>
        </w:rPr>
      </w:pPr>
      <w:r w:rsidRPr="00636C9B">
        <w:rPr>
          <w:color w:val="000000" w:themeColor="text1"/>
        </w:rPr>
        <w:t xml:space="preserve">We used the </w:t>
      </w:r>
      <w:r>
        <w:rPr>
          <w:color w:val="000000" w:themeColor="text1"/>
        </w:rPr>
        <w:t>resultant risk estimates</w:t>
      </w:r>
      <w:ins w:id="70" w:author="Microsoft Office User" w:date="2019-01-21T11:32:00Z">
        <w:r w:rsidR="0095118B">
          <w:rPr>
            <w:color w:val="000000" w:themeColor="text1"/>
          </w:rPr>
          <w:t xml:space="preserve"> (Supplementary Figure 1)</w:t>
        </w:r>
      </w:ins>
      <w:r>
        <w:rPr>
          <w:color w:val="000000" w:themeColor="text1"/>
        </w:rPr>
        <w:t xml:space="preserve"> to calculate </w:t>
      </w:r>
      <w:del w:id="71" w:author="Robbie Parks" w:date="2019-01-23T15:54:00Z">
        <w:r w:rsidDel="00153BED">
          <w:rPr>
            <w:color w:val="000000" w:themeColor="text1"/>
          </w:rPr>
          <w:delText xml:space="preserve">change </w:delText>
        </w:r>
      </w:del>
      <w:ins w:id="72" w:author="Robbie Parks" w:date="2019-01-23T15:54:00Z">
        <w:r w:rsidR="00153BED">
          <w:rPr>
            <w:color w:val="000000" w:themeColor="text1"/>
          </w:rPr>
          <w:t>additional</w:t>
        </w:r>
      </w:ins>
      <w:del w:id="73" w:author="Robbie Parks" w:date="2019-01-23T15:54:00Z">
        <w:r w:rsidDel="00153BED">
          <w:rPr>
            <w:color w:val="000000" w:themeColor="text1"/>
          </w:rPr>
          <w:delText>in</w:delText>
        </w:r>
      </w:del>
      <w:r>
        <w:rPr>
          <w:color w:val="000000" w:themeColor="text1"/>
        </w:rPr>
        <w:t xml:space="preserve"> </w:t>
      </w:r>
      <w:r w:rsidRPr="00636C9B">
        <w:rPr>
          <w:color w:val="000000" w:themeColor="text1"/>
        </w:rPr>
        <w:t>deaths</w:t>
      </w:r>
      <w:ins w:id="74" w:author="Robbie Parks" w:date="2019-01-23T13:39:00Z">
        <w:r w:rsidR="0082487B">
          <w:rPr>
            <w:color w:val="000000" w:themeColor="text1"/>
          </w:rPr>
          <w:t xml:space="preserve"> in a year in which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ins>
      <w:del w:id="75" w:author="Robbie Parks" w:date="2019-01-23T13:39:00Z">
        <w:r w:rsidDel="0082487B">
          <w:rPr>
            <w:color w:val="000000" w:themeColor="text1"/>
          </w:rPr>
          <w:delText>,</w:delText>
        </w:r>
        <w:r w:rsidRPr="00636C9B" w:rsidDel="0082487B">
          <w:rPr>
            <w:color w:val="000000" w:themeColor="text1"/>
          </w:rPr>
          <w:delText xml:space="preserve"> </w:delText>
        </w:r>
      </w:del>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del w:id="76" w:author="Robbie Parks" w:date="2019-01-23T15:38:00Z">
        <w:r w:rsidRPr="00636C9B" w:rsidDel="00E56B94">
          <w:rPr>
            <w:color w:val="000000" w:themeColor="text1"/>
          </w:rPr>
          <w:delText>,</w:delText>
        </w:r>
        <w:r w:rsidDel="00E56B94">
          <w:rPr>
            <w:color w:val="000000" w:themeColor="text1"/>
          </w:rPr>
          <w:delText xml:space="preserve"> </w:delText>
        </w:r>
      </w:del>
      <w:del w:id="77" w:author="Robbie Parks" w:date="2019-01-23T13:39:00Z">
        <w:r w:rsidDel="0082487B">
          <w:rPr>
            <w:color w:val="000000" w:themeColor="text1"/>
          </w:rPr>
          <w:delText>in a year in which each month in each state were +</w:delText>
        </w:r>
        <w:r w:rsidRPr="00636C9B" w:rsidDel="0082487B">
          <w:rPr>
            <w:color w:val="000000" w:themeColor="text1"/>
          </w:rPr>
          <w:delText>1</w:delText>
        </w:r>
        <w:r w:rsidRPr="00636C9B" w:rsidDel="0082487B">
          <w:rPr>
            <w:rFonts w:ascii="Arial" w:eastAsia="Times New Roman" w:hAnsi="Arial" w:cs="Arial"/>
            <w:bCs/>
            <w:color w:val="222222"/>
            <w:shd w:val="clear" w:color="auto" w:fill="FFFFFF"/>
          </w:rPr>
          <w:delText>°</w:delText>
        </w:r>
        <w:r w:rsidRPr="00636C9B" w:rsidDel="0082487B">
          <w:rPr>
            <w:color w:val="000000" w:themeColor="text1"/>
          </w:rPr>
          <w:delText>C</w:delText>
        </w:r>
        <w:r w:rsidDel="0082487B">
          <w:rPr>
            <w:color w:val="000000" w:themeColor="text1"/>
          </w:rPr>
          <w:delText xml:space="preserve"> above its long-term norm</w:delText>
        </w:r>
      </w:del>
      <w:del w:id="78" w:author="Robbie Parks" w:date="2019-01-22T12:07:00Z">
        <w:r w:rsidDel="00CB2273">
          <w:rPr>
            <w:color w:val="000000" w:themeColor="text1"/>
          </w:rPr>
          <w:delText>al</w:delText>
        </w:r>
      </w:del>
      <w:r w:rsidRPr="00636C9B">
        <w:rPr>
          <w:color w:val="000000" w:themeColor="text1"/>
        </w:rPr>
        <w:t>.</w:t>
      </w:r>
    </w:p>
    <w:p w14:paraId="2DA23D8D" w14:textId="3525E522" w:rsidR="00D03B30" w:rsidDel="00971EAC" w:rsidRDefault="00D03B30" w:rsidP="00FF023E">
      <w:pPr>
        <w:spacing w:line="480" w:lineRule="auto"/>
        <w:jc w:val="both"/>
        <w:rPr>
          <w:del w:id="79" w:author="Ezzati, Majid" w:date="2019-01-18T21:06:00Z"/>
          <w:color w:val="000000" w:themeColor="text1"/>
        </w:rPr>
      </w:pPr>
    </w:p>
    <w:p w14:paraId="2E1A277C" w14:textId="3BE6506A" w:rsidR="00C60C27" w:rsidDel="00C82383" w:rsidRDefault="00BF3738" w:rsidP="00971EAC">
      <w:pPr>
        <w:spacing w:line="480" w:lineRule="auto"/>
        <w:jc w:val="both"/>
        <w:rPr>
          <w:del w:id="80" w:author="Ezzati, Majid" w:date="2019-01-18T21:14:00Z"/>
        </w:rPr>
      </w:pPr>
      <w:del w:id="81"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82" w:author="Ezzati, Majid" w:date="2019-01-18T21:06:00Z">
        <w:r w:rsidR="00971EAC">
          <w:t xml:space="preserve"> Based on these calculat</w:t>
        </w:r>
      </w:ins>
      <w:ins w:id="83" w:author="Robbie Parks" w:date="2019-01-22T11:51:00Z">
        <w:r w:rsidR="00FC4049">
          <w:t>ions</w:t>
        </w:r>
      </w:ins>
      <w:ins w:id="84" w:author="Ezzati, Majid" w:date="2019-01-18T21:06:00Z">
        <w:del w:id="85" w:author="Robbie Parks" w:date="2019-01-22T11:51:00Z">
          <w:r w:rsidR="00971EAC" w:rsidDel="00FC4049">
            <w:delText>es</w:delText>
          </w:r>
        </w:del>
        <w:r w:rsidR="00971EAC">
          <w:t>,</w:t>
        </w:r>
      </w:ins>
      <w:r w:rsidR="00955652" w:rsidRPr="004326BD">
        <w:t xml:space="preserve"> there would be an </w:t>
      </w:r>
      <w:ins w:id="86" w:author="Ezzati, Majid" w:date="2019-01-18T21:06:00Z">
        <w:r w:rsidR="00971EAC">
          <w:t xml:space="preserve">estimated </w:t>
        </w:r>
      </w:ins>
      <w:del w:id="87" w:author="Ezzati, Majid" w:date="2019-01-18T21:06:00Z">
        <w:r w:rsidR="00955652" w:rsidRPr="004326BD" w:rsidDel="00971EAC">
          <w:delText xml:space="preserve">additional </w:delText>
        </w:r>
      </w:del>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ins w:id="88" w:author="Ezzati, Majid" w:date="2019-01-18T21:06:00Z">
        <w:r w:rsidR="00971EAC">
          <w:t xml:space="preserve">excess </w:t>
        </w:r>
      </w:ins>
      <w:r w:rsidR="00955652" w:rsidRPr="00C60C27">
        <w:t xml:space="preserve">injury deaths </w:t>
      </w:r>
      <w:r>
        <w:t xml:space="preserve">in a warm </w:t>
      </w:r>
      <w:del w:id="89" w:author="Robbie Parks" w:date="2019-01-23T15:39:00Z">
        <w:r w:rsidDel="009953BB">
          <w:delText>year</w:delText>
        </w:r>
      </w:del>
      <w:ins w:id="90" w:author="Robbie Parks" w:date="2019-01-23T15:39:00Z">
        <w:r w:rsidR="009953BB">
          <w:t>20</w:t>
        </w:r>
        <w:r w:rsidR="00F805E8">
          <w:t>16</w:t>
        </w:r>
      </w:ins>
      <w:r w:rsidR="006D7FD3" w:rsidRPr="00C60C27">
        <w:t>,</w:t>
      </w:r>
      <w:r w:rsidR="00955652" w:rsidRPr="00C60C27">
        <w:t xml:space="preserve"> </w:t>
      </w:r>
      <w:r>
        <w:t>equ</w:t>
      </w:r>
      <w:ins w:id="91" w:author="Ezzati, Majid" w:date="2019-01-18T21:07:00Z">
        <w:r w:rsidR="00971EAC">
          <w:t>ivalent</w:t>
        </w:r>
      </w:ins>
      <w:del w:id="92"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del w:id="93" w:author="Robbie Parks" w:date="2019-01-23T15:39:00Z">
        <w:r w:rsidR="00955652" w:rsidRPr="004326BD" w:rsidDel="00F805E8">
          <w:delText>2016</w:delText>
        </w:r>
        <w:r w:rsidR="00107AA8" w:rsidRPr="004326BD" w:rsidDel="00F805E8">
          <w:delText xml:space="preserve"> </w:delText>
        </w:r>
      </w:del>
      <w:ins w:id="94" w:author="Robbie Parks" w:date="2019-01-23T15:39:00Z">
        <w:r w:rsidR="00F805E8">
          <w:t>that year</w:t>
        </w:r>
        <w:r w:rsidR="00F805E8" w:rsidRPr="004326BD">
          <w:t xml:space="preserve"> </w:t>
        </w:r>
      </w:ins>
      <w:r w:rsidR="00107AA8" w:rsidRPr="004326BD">
        <w:t>(</w:t>
      </w:r>
      <w:r w:rsidR="00107AA8" w:rsidRPr="00C60C27">
        <w:t xml:space="preserve">Figure </w:t>
      </w:r>
      <w:r w:rsidR="00B44620" w:rsidRPr="00214145">
        <w:t>4</w:t>
      </w:r>
      <w:r w:rsidR="00107AA8" w:rsidRPr="00C60C27">
        <w:t>)</w:t>
      </w:r>
      <w:r w:rsidR="00955652" w:rsidRPr="00C60C27">
        <w:t>.</w:t>
      </w:r>
      <w:ins w:id="95" w:author="Ezzati, Majid" w:date="2019-01-18T21:05:00Z">
        <w:r w:rsidR="00971EAC" w:rsidRPr="00971EAC">
          <w:t xml:space="preserve"> </w:t>
        </w:r>
      </w:ins>
      <w:ins w:id="96" w:author="Ezzati, Majid" w:date="2019-01-18T21:07:00Z">
        <w:r w:rsidR="00971EAC">
          <w:t xml:space="preserve">Deaths from </w:t>
        </w:r>
      </w:ins>
      <w:ins w:id="97" w:author="Ezzati, Majid" w:date="2019-01-18T21:11:00Z">
        <w:r w:rsidR="00C82383">
          <w:t xml:space="preserve">drowning, transport injuries, </w:t>
        </w:r>
        <w:del w:id="98" w:author="Microsoft Office User" w:date="2019-01-21T11:33:00Z">
          <w:r w:rsidR="00C82383" w:rsidDel="002669C7">
            <w:delText>violence</w:delText>
          </w:r>
        </w:del>
      </w:ins>
      <w:ins w:id="99" w:author="Microsoft Office User" w:date="2019-01-21T11:33:00Z">
        <w:r w:rsidR="002669C7">
          <w:t>assault</w:t>
        </w:r>
      </w:ins>
      <w:ins w:id="100" w:author="Ezzati, Majid" w:date="2019-01-18T21:11:00Z">
        <w:r w:rsidR="00C82383">
          <w:t xml:space="preserve"> and</w:t>
        </w:r>
        <w:del w:id="101" w:author="Robbie Parks" w:date="2019-01-22T16:43:00Z">
          <w:r w:rsidR="00C82383" w:rsidDel="00F76EDC">
            <w:delText xml:space="preserve"> </w:delText>
          </w:r>
        </w:del>
      </w:ins>
      <w:ins w:id="102" w:author="Microsoft Office User" w:date="2019-01-21T11:33:00Z">
        <w:r w:rsidR="002669C7">
          <w:t xml:space="preserve"> intentional </w:t>
        </w:r>
      </w:ins>
      <w:ins w:id="103" w:author="Ezzati, Majid" w:date="2019-01-18T21:11:00Z">
        <w:r w:rsidR="00C82383">
          <w:t>self-harm</w:t>
        </w:r>
      </w:ins>
      <w:ins w:id="104" w:author="Ezzati, Majid" w:date="2019-01-18T21:07:00Z">
        <w:r w:rsidR="00971EAC">
          <w:t xml:space="preserve"> </w:t>
        </w:r>
        <w:del w:id="105" w:author="Robbie Parks" w:date="2019-01-23T15:39:00Z">
          <w:r w:rsidR="00971EAC" w:rsidDel="00DD2223">
            <w:delText>are</w:delText>
          </w:r>
        </w:del>
      </w:ins>
      <w:ins w:id="106" w:author="Robbie Parks" w:date="2019-01-23T15:39:00Z">
        <w:r w:rsidR="00DD2223">
          <w:t>would be</w:t>
        </w:r>
      </w:ins>
      <w:ins w:id="107" w:author="Ezzati, Majid" w:date="2019-01-18T21:07:00Z">
        <w:r w:rsidR="00971EAC">
          <w:t xml:space="preserve"> predicted to increase, partly offset by a decline in </w:t>
        </w:r>
      </w:ins>
      <w:moveToRangeStart w:id="108" w:author="Ezzati, Majid" w:date="2019-01-18T21:05:00Z" w:name="move535608841"/>
      <w:moveTo w:id="109" w:author="Ezzati, Majid" w:date="2019-01-18T21:05:00Z">
        <w:del w:id="110" w:author="Ezzati, Majid" w:date="2019-01-18T21:07:00Z">
          <w:r w:rsidR="00971EAC" w:rsidDel="00971EAC">
            <w:delText>Only</w:delText>
          </w:r>
          <w:r w:rsidR="00971EAC" w:rsidRPr="003017A9" w:rsidDel="00971EAC">
            <w:delText xml:space="preserve"> </w:delText>
          </w:r>
        </w:del>
        <w:r w:rsidR="00971EAC" w:rsidRPr="003017A9">
          <w:t>deaths from falls</w:t>
        </w:r>
      </w:moveTo>
      <w:ins w:id="111" w:author="Roscoe, Charlotte J" w:date="2019-01-23T14:20:00Z">
        <w:r w:rsidR="003221FD">
          <w:t xml:space="preserve">, </w:t>
        </w:r>
      </w:ins>
      <w:moveTo w:id="112" w:author="Ezzati, Majid" w:date="2019-01-18T21:05:00Z">
        <w:del w:id="113" w:author="Ezzati, Majid" w:date="2019-01-18T21:08:00Z">
          <w:r w:rsidR="00971EAC" w:rsidDel="00971EAC">
            <w:delText xml:space="preserve"> would experience a decrease in deaths</w:delText>
          </w:r>
        </w:del>
        <w:del w:id="114" w:author="Robbie Parks" w:date="2019-01-23T16:45:00Z">
          <w:r w:rsidR="00971EAC" w:rsidRPr="003017A9" w:rsidDel="00A55970">
            <w:delText>,</w:delText>
          </w:r>
        </w:del>
        <w:r w:rsidR="00971EAC" w:rsidRPr="003017A9">
          <w:t xml:space="preserve"> </w:t>
        </w:r>
        <w:del w:id="115" w:author="Ezzati, Majid" w:date="2019-01-18T21:08:00Z">
          <w:r w:rsidR="00971EAC" w:rsidRPr="003017A9" w:rsidDel="00971EAC">
            <w:delText>largely as a result of the reduction in falls deaths from</w:delText>
          </w:r>
        </w:del>
      </w:moveTo>
      <w:ins w:id="116" w:author="Ezzati, Majid" w:date="2019-01-18T21:08:00Z">
        <w:r w:rsidR="00971EAC">
          <w:t>mostly those in</w:t>
        </w:r>
      </w:ins>
      <w:moveTo w:id="117" w:author="Ezzati, Majid" w:date="2019-01-18T21:05:00Z">
        <w:r w:rsidR="00971EAC" w:rsidRPr="003017A9">
          <w:t xml:space="preserve"> middle and older ages</w:t>
        </w:r>
      </w:moveTo>
      <w:ins w:id="118" w:author="Ezzati, Majid" w:date="2019-01-18T21:08:00Z">
        <w:r w:rsidR="00971EAC">
          <w:t xml:space="preserve"> and in winter months</w:t>
        </w:r>
      </w:ins>
      <w:moveTo w:id="119"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108"/>
      <w:r w:rsidR="001349B6" w:rsidRPr="00C60C27">
        <w:t xml:space="preserve"> </w:t>
      </w:r>
      <w:moveToRangeStart w:id="120" w:author="Ezzati, Majid" w:date="2019-01-18T07:01:00Z" w:name="move535558215"/>
      <w:commentRangeStart w:id="121"/>
      <w:commentRangeStart w:id="122"/>
      <w:moveTo w:id="123" w:author="Ezzati, Majid" w:date="2019-01-18T07:01:00Z">
        <w:r w:rsidR="00A26C87" w:rsidRPr="003017A9">
          <w:t xml:space="preserve">Most </w:t>
        </w:r>
        <w:del w:id="124" w:author="Ezzati, Majid" w:date="2019-01-18T07:02:00Z">
          <w:r w:rsidR="00A26C87" w:rsidRPr="003017A9" w:rsidDel="00A26C87">
            <w:delText>additional</w:delText>
          </w:r>
        </w:del>
      </w:moveTo>
      <w:ins w:id="125" w:author="Ezzati, Majid" w:date="2019-01-18T07:02:00Z">
        <w:r w:rsidR="00A26C87">
          <w:t>excess</w:t>
        </w:r>
      </w:ins>
      <w:moveTo w:id="126" w:author="Ezzati, Majid" w:date="2019-01-18T07:01:00Z">
        <w:r w:rsidR="00A26C87" w:rsidRPr="003017A9">
          <w:t xml:space="preserve"> deaths </w:t>
        </w:r>
        <w:del w:id="127"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128" w:author="Ezzati, Majid" w:date="2019-01-18T07:01:00Z">
        <w:r w:rsidR="00A26C87">
          <w:t xml:space="preserve"> injuries,</w:t>
        </w:r>
      </w:ins>
      <w:moveTo w:id="129" w:author="Ezzati, Majid" w:date="2019-01-18T07:01:00Z">
        <w:r w:rsidR="00A26C87" w:rsidRPr="003017A9">
          <w:t xml:space="preserve"> followed by </w:t>
        </w:r>
      </w:moveTo>
      <w:ins w:id="130" w:author="Robbie Parks" w:date="2019-01-22T11:51:00Z">
        <w:r w:rsidR="009D01D0">
          <w:t xml:space="preserve">intentional </w:t>
        </w:r>
      </w:ins>
      <w:commentRangeStart w:id="131"/>
      <w:moveTo w:id="132" w:author="Ezzati, Majid" w:date="2019-01-18T07:01:00Z">
        <w:del w:id="133" w:author="Ezzati, Majid" w:date="2019-01-18T21:12:00Z">
          <w:r w:rsidR="00A26C87" w:rsidRPr="003017A9" w:rsidDel="00C82383">
            <w:delText xml:space="preserve">intentional </w:delText>
          </w:r>
        </w:del>
      </w:moveTo>
      <w:commentRangeEnd w:id="131"/>
      <w:r w:rsidR="00C82383">
        <w:rPr>
          <w:rStyle w:val="CommentReference"/>
          <w:rFonts w:asciiTheme="minorHAnsi" w:hAnsiTheme="minorHAnsi" w:cstheme="minorBidi"/>
          <w:lang w:eastAsia="en-US"/>
        </w:rPr>
        <w:commentReference w:id="131"/>
      </w:r>
      <w:moveTo w:id="134" w:author="Ezzati, Majid" w:date="2019-01-18T07:01:00Z">
        <w:r w:rsidR="00A26C87" w:rsidRPr="003017A9">
          <w:t>self-harm.</w:t>
        </w:r>
      </w:moveTo>
      <w:moveToRangeEnd w:id="120"/>
      <w:commentRangeEnd w:id="121"/>
      <w:r w:rsidR="00A26C87">
        <w:rPr>
          <w:rStyle w:val="CommentReference"/>
          <w:rFonts w:asciiTheme="minorHAnsi" w:hAnsiTheme="minorHAnsi" w:cstheme="minorBidi"/>
          <w:lang w:eastAsia="en-US"/>
        </w:rPr>
        <w:commentReference w:id="121"/>
      </w:r>
      <w:commentRangeEnd w:id="122"/>
      <w:r w:rsidR="005E6AEA">
        <w:rPr>
          <w:rStyle w:val="CommentReference"/>
          <w:rFonts w:asciiTheme="minorHAnsi" w:hAnsiTheme="minorHAnsi" w:cstheme="minorBidi"/>
          <w:lang w:eastAsia="en-US"/>
        </w:rPr>
        <w:commentReference w:id="122"/>
      </w:r>
      <w:del w:id="135" w:author="Ezzati, Majid" w:date="2019-01-18T06:59:00Z">
        <w:r w:rsidR="00D014BD" w:rsidDel="00A26C87">
          <w:delText xml:space="preserve">By gender, </w:delText>
        </w:r>
      </w:del>
      <w:ins w:id="136" w:author="Ezzati, Majid" w:date="2019-01-18T07:01:00Z">
        <w:r w:rsidR="00A26C87">
          <w:t xml:space="preserve"> </w:t>
        </w:r>
      </w:ins>
      <w:r w:rsidR="001349B6" w:rsidRPr="003017A9">
        <w:t xml:space="preserve">87% of </w:t>
      </w:r>
      <w:del w:id="137" w:author="Ezzati, Majid" w:date="2019-01-18T07:03:00Z">
        <w:r w:rsidR="001349B6" w:rsidRPr="003017A9" w:rsidDel="00A26C87">
          <w:delText xml:space="preserve">additional </w:delText>
        </w:r>
      </w:del>
      <w:ins w:id="138"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139"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140" w:author="Ezzati, Majid" w:date="2019-01-18T07:03:00Z">
        <w:r w:rsidR="00A26C87">
          <w:t xml:space="preserve"> excess deaths among males</w:t>
        </w:r>
      </w:ins>
      <w:r w:rsidR="001349B6" w:rsidRPr="003017A9">
        <w:t xml:space="preserve"> </w:t>
      </w:r>
      <w:del w:id="141"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142" w:author="Ezzati, Majid" w:date="2019-01-18T07:03:00Z">
        <w:r w:rsidR="00A26C87">
          <w:t>would occur in those aged</w:t>
        </w:r>
      </w:ins>
      <w:r w:rsidR="001349B6" w:rsidRPr="003017A9">
        <w:t xml:space="preserve"> </w:t>
      </w:r>
      <w:r w:rsidR="00C91B02" w:rsidRPr="003017A9">
        <w:t>15-64 years</w:t>
      </w:r>
      <w:ins w:id="143" w:author="Ezzati, Majid" w:date="2019-01-18T07:04:00Z">
        <w:r w:rsidR="007033D5">
          <w:t xml:space="preserve">, mostly due to </w:t>
        </w:r>
      </w:ins>
      <w:ins w:id="144" w:author="Robbie Parks" w:date="2019-01-23T13:39:00Z">
        <w:r w:rsidR="00877B47">
          <w:t xml:space="preserve">the </w:t>
        </w:r>
      </w:ins>
      <w:ins w:id="145" w:author="Ezzati, Majid" w:date="2019-01-18T07:04:00Z">
        <w:r w:rsidR="007033D5">
          <w:t>age gradient of transport injuries</w:t>
        </w:r>
      </w:ins>
      <w:r w:rsidR="004326BD" w:rsidRPr="003017A9">
        <w:t xml:space="preserve">. </w:t>
      </w:r>
      <w:moveFromRangeStart w:id="146" w:author="Ezzati, Majid" w:date="2019-01-18T07:01:00Z" w:name="move535558215"/>
      <w:moveFrom w:id="147"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148" w:author="Microsoft Office User" w:date="2019-01-21T11:37:00Z">
          <w:r w:rsidR="007C6549" w:rsidRPr="003017A9" w:rsidDel="00A82D80">
            <w:delText>arm</w:delText>
          </w:r>
          <w:r w:rsidR="00AA004B" w:rsidRPr="003017A9" w:rsidDel="00A82D80">
            <w:delText>.</w:delText>
          </w:r>
        </w:del>
      </w:moveFrom>
      <w:moveFromRangeEnd w:id="146"/>
      <w:ins w:id="149" w:author="Ezzati, Majid" w:date="2019-01-18T21:14:00Z">
        <w:del w:id="150"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151" w:author="Microsoft Office User" w:date="2019-01-21T11:37:00Z"/>
        </w:rPr>
      </w:pPr>
    </w:p>
    <w:p w14:paraId="24D7051E" w14:textId="5C09FC72" w:rsidR="00C21FFF" w:rsidRDefault="00B17F42" w:rsidP="00FF023E">
      <w:pPr>
        <w:spacing w:line="480" w:lineRule="auto"/>
        <w:jc w:val="both"/>
      </w:pPr>
      <w:moveFromRangeStart w:id="152" w:author="Ezzati, Majid" w:date="2019-01-18T21:05:00Z" w:name="move535608841"/>
      <w:moveFrom w:id="153"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152"/>
      <w:del w:id="154"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155" w:author="Ezzati, Majid" w:date="2019-01-18T21:13:00Z">
        <w:r w:rsidR="00C82383">
          <w:t xml:space="preserve">In those aged </w:t>
        </w:r>
        <w:del w:id="156" w:author="Robbie Parks" w:date="2019-01-21T17:37:00Z">
          <w:r w:rsidR="00C82383" w:rsidDel="00901890">
            <w:delText>XX</w:delText>
          </w:r>
        </w:del>
      </w:ins>
      <w:ins w:id="157" w:author="Robbie Parks" w:date="2019-01-21T17:37:00Z">
        <w:r w:rsidR="00901890">
          <w:t xml:space="preserve">85 </w:t>
        </w:r>
      </w:ins>
      <w:ins w:id="158" w:author="Ezzati, Majid" w:date="2019-01-18T21:13:00Z">
        <w:del w:id="159" w:author="Robbie Parks" w:date="2019-01-21T17:37:00Z">
          <w:r w:rsidR="00C82383" w:rsidDel="00901890">
            <w:delText xml:space="preserve"> </w:delText>
          </w:r>
        </w:del>
        <w:r w:rsidR="00C82383">
          <w:t>years and above, there would be a predicted decline in injury deaths, due t</w:t>
        </w:r>
      </w:ins>
      <w:ins w:id="160" w:author="Ezzati, Majid" w:date="2019-01-18T21:14:00Z">
        <w:r w:rsidR="00C82383">
          <w:t>o the predicted reduction in deaths from falls</w:t>
        </w:r>
      </w:ins>
      <w:r w:rsidR="00156710" w:rsidRPr="003017A9">
        <w:t>.</w:t>
      </w:r>
      <w:r w:rsidR="00E440F0">
        <w:t xml:space="preserve"> </w:t>
      </w:r>
      <w:del w:id="161"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62"/>
      <w:del w:id="163" w:author="Ezzati, Majid" w:date="2019-01-18T21:14:00Z">
        <w:r w:rsidR="00E440F0" w:rsidDel="00C82383">
          <w:delText>The association with additional transport deaths by is largely independent of season.</w:delText>
        </w:r>
      </w:del>
      <w:commentRangeEnd w:id="162"/>
      <w:r w:rsidR="00C82383">
        <w:rPr>
          <w:rStyle w:val="CommentReference"/>
          <w:rFonts w:asciiTheme="minorHAnsi" w:hAnsiTheme="minorHAnsi" w:cstheme="minorBidi"/>
          <w:lang w:eastAsia="en-US"/>
        </w:rPr>
        <w:commentReference w:id="162"/>
      </w:r>
    </w:p>
    <w:p w14:paraId="5384350F" w14:textId="77777777" w:rsidR="00C21FFF" w:rsidRPr="00EF44EF" w:rsidRDefault="00C21FFF" w:rsidP="00FF023E">
      <w:pPr>
        <w:spacing w:line="480" w:lineRule="auto"/>
        <w:jc w:val="both"/>
      </w:pPr>
    </w:p>
    <w:p w14:paraId="52769223" w14:textId="6826B209"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64" w:author="Ezzati, Majid" w:date="2019-01-18T21:15:00Z">
        <w:r w:rsidR="00C82383">
          <w:t xml:space="preserve">predicted </w:t>
        </w:r>
      </w:ins>
      <w:del w:id="165"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66" w:author="Ezzati, Majid" w:date="2019-01-18T21:15:00Z">
        <w:r w:rsidR="00C82383">
          <w:t xml:space="preserve">in deaths in a warm year </w:t>
        </w:r>
      </w:ins>
      <w:del w:id="167" w:author="Ezzati, Majid" w:date="2019-01-18T21:16:00Z">
        <w:r w:rsidR="00AC1365" w:rsidDel="00C82383">
          <w:delText>would be</w:delText>
        </w:r>
      </w:del>
      <w:ins w:id="168" w:author="Ezzati, Majid" w:date="2019-01-18T21:16:00Z">
        <w:r w:rsidR="00C82383">
          <w:t>was that</w:t>
        </w:r>
      </w:ins>
      <w:r w:rsidR="00AC1365">
        <w:t xml:space="preserve"> </w:t>
      </w:r>
      <w:del w:id="169" w:author="Ezzati, Majid" w:date="2019-01-18T21:17:00Z">
        <w:r w:rsidR="00A83200" w:rsidRPr="00D06095" w:rsidDel="00C82383">
          <w:delText xml:space="preserve">for </w:delText>
        </w:r>
      </w:del>
      <w:ins w:id="170" w:author="Ezzati, Majid" w:date="2019-01-18T21:17:00Z">
        <w:r w:rsidR="00C82383">
          <w:t xml:space="preserve">of </w:t>
        </w:r>
      </w:ins>
      <w:r w:rsidR="00A83200" w:rsidRPr="00D06095">
        <w:t>drownings</w:t>
      </w:r>
      <w:ins w:id="171" w:author="Ezzati, Majid" w:date="2019-01-18T21:17:00Z">
        <w:r w:rsidR="00C82383">
          <w:t>, 8.3% (7.3</w:t>
        </w:r>
      </w:ins>
      <w:ins w:id="172" w:author="Robbie Parks" w:date="2019-01-24T15:44:00Z">
        <w:r w:rsidR="00E549EB">
          <w:t xml:space="preserve">, </w:t>
        </w:r>
      </w:ins>
      <w:ins w:id="173" w:author="Ezzati, Majid" w:date="2019-01-18T21:17:00Z">
        <w:del w:id="174" w:author="Robbie Parks" w:date="2019-01-24T15:44:00Z">
          <w:r w:rsidR="00C82383" w:rsidDel="00E549EB">
            <w:delText>-</w:delText>
          </w:r>
        </w:del>
        <w:r w:rsidR="00C82383" w:rsidRPr="00D06095">
          <w:t>9.3)</w:t>
        </w:r>
        <w:r w:rsidR="00C82383">
          <w:t>,</w:t>
        </w:r>
      </w:ins>
      <w:r w:rsidR="00A83200" w:rsidRPr="00D06095">
        <w:t xml:space="preserve"> in men aged </w:t>
      </w:r>
      <w:del w:id="175" w:author="Ezzati, Majid" w:date="2019-01-18T21:17:00Z">
        <w:r w:rsidR="00A83200" w:rsidRPr="00D06095" w:rsidDel="00C82383">
          <w:delText xml:space="preserve">between </w:delText>
        </w:r>
      </w:del>
      <w:r w:rsidR="00A83200" w:rsidRPr="00D06095">
        <w:t>15</w:t>
      </w:r>
      <w:ins w:id="176" w:author="Ezzati, Majid" w:date="2019-01-18T21:17:00Z">
        <w:r w:rsidR="00C82383">
          <w:t>-</w:t>
        </w:r>
      </w:ins>
      <w:del w:id="177" w:author="Ezzati, Majid" w:date="2019-01-18T21:17:00Z">
        <w:r w:rsidR="00A83200" w:rsidRPr="00D06095" w:rsidDel="00C82383">
          <w:delText xml:space="preserve"> and </w:delText>
        </w:r>
      </w:del>
      <w:r w:rsidR="00A83200" w:rsidRPr="00D06095">
        <w:t xml:space="preserve">24 years at </w:t>
      </w:r>
      <w:del w:id="178"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79" w:author="Microsoft Office User" w:date="2019-01-21T14:35:00Z">
        <w:r w:rsidR="00E31C65">
          <w:t xml:space="preserve">Supplementary </w:t>
        </w:r>
      </w:ins>
      <w:r w:rsidR="002352BB" w:rsidRPr="00D06095">
        <w:t xml:space="preserve">Figure </w:t>
      </w:r>
      <w:del w:id="180" w:author="Microsoft Office User" w:date="2019-01-21T14:35:00Z">
        <w:r w:rsidR="002352BB" w:rsidRPr="00D06095" w:rsidDel="00E31C65">
          <w:delText>S</w:delText>
        </w:r>
      </w:del>
      <w:r w:rsidR="002352BB" w:rsidRPr="00D06095">
        <w:t>1)</w:t>
      </w:r>
      <w:r w:rsidR="00520AA6" w:rsidRPr="00D06095">
        <w:t xml:space="preserve"> and the smallest </w:t>
      </w:r>
      <w:del w:id="181" w:author="Ezzati, Majid" w:date="2019-01-18T21:18:00Z">
        <w:r w:rsidR="00520AA6" w:rsidRPr="00D06095" w:rsidDel="00C82383">
          <w:delText xml:space="preserve">for </w:delText>
        </w:r>
      </w:del>
      <w:ins w:id="182" w:author="Ezzati, Majid" w:date="2019-01-18T21:18:00Z">
        <w:r w:rsidR="00C82383">
          <w:t>that of</w:t>
        </w:r>
        <w:r w:rsidR="00C82383" w:rsidRPr="00D06095">
          <w:t xml:space="preserve"> </w:t>
        </w:r>
      </w:ins>
      <w:del w:id="183" w:author="Ezzati, Majid" w:date="2019-01-18T21:18:00Z">
        <w:r w:rsidR="00520AA6" w:rsidRPr="00D06095" w:rsidDel="00C82383">
          <w:delText>intentional injuries (</w:delText>
        </w:r>
      </w:del>
      <w:r w:rsidR="00520AA6" w:rsidRPr="00D06095">
        <w:t xml:space="preserve">assault and </w:t>
      </w:r>
      <w:ins w:id="184" w:author="Robbie Parks" w:date="2019-01-22T15:47:00Z">
        <w:r w:rsidR="00B33191">
          <w:t xml:space="preserve">intentional </w:t>
        </w:r>
      </w:ins>
      <w:r w:rsidR="00520AA6" w:rsidRPr="00D06095">
        <w:t>self-harm</w:t>
      </w:r>
      <w:del w:id="185" w:author="Ezzati, Majid" w:date="2019-01-18T21:18:00Z">
        <w:r w:rsidR="00520AA6" w:rsidRPr="00D06095" w:rsidDel="00C82383">
          <w:delText>)</w:delText>
        </w:r>
      </w:del>
      <w:r w:rsidR="00520AA6" w:rsidRPr="00D06095">
        <w:t xml:space="preserve"> </w:t>
      </w:r>
      <w:del w:id="186" w:author="Ezzati, Majid" w:date="2019-01-18T21:18:00Z">
        <w:r w:rsidR="00520AA6" w:rsidRPr="00D06095" w:rsidDel="00C82383">
          <w:delText xml:space="preserve">across ages </w:delText>
        </w:r>
      </w:del>
      <w:r w:rsidR="00520AA6" w:rsidRPr="00D06095">
        <w:t>(less than 2%</w:t>
      </w:r>
      <w:ins w:id="187" w:author="Ezzati, Majid" w:date="2019-01-18T21:18:00Z">
        <w:r w:rsidR="00C82383">
          <w:t xml:space="preserve"> in all age and sex groups</w:t>
        </w:r>
      </w:ins>
      <w:r w:rsidR="00520AA6" w:rsidRPr="00D06095">
        <w:t>)</w:t>
      </w:r>
      <w:r w:rsidR="002352BB" w:rsidRPr="00D06095">
        <w:t>.</w:t>
      </w:r>
      <w:r w:rsidR="004B6DA1" w:rsidRPr="00D06095">
        <w:t xml:space="preserve"> </w:t>
      </w:r>
      <w:ins w:id="188" w:author="Microsoft Office User" w:date="2019-01-21T14:34:00Z">
        <w:r w:rsidR="00F47C92">
          <w:t>Ther</w:t>
        </w:r>
      </w:ins>
      <w:ins w:id="189" w:author="Microsoft Office User" w:date="2019-01-21T14:35:00Z">
        <w:r w:rsidR="00F47C92">
          <w:t xml:space="preserve">e was a larger </w:t>
        </w:r>
      </w:ins>
      <w:del w:id="190" w:author="Microsoft Office User" w:date="2019-01-21T14:35:00Z">
        <w:r w:rsidR="004B6DA1" w:rsidRPr="00D06095" w:rsidDel="00F47C92">
          <w:delText>T</w:delText>
        </w:r>
        <w:r w:rsidR="00B642A0" w:rsidRPr="003017A9" w:rsidDel="00F47C92">
          <w:delText>he</w:delText>
        </w:r>
      </w:del>
      <w:ins w:id="191" w:author="Ezzati, Majid" w:date="2019-01-18T21:18:00Z">
        <w:del w:id="192" w:author="Microsoft Office User" w:date="2019-01-21T14:35:00Z">
          <w:r w:rsidR="00B90F20" w:rsidDel="00F47C92">
            <w:delText xml:space="preserve"> predicted</w:delText>
          </w:r>
        </w:del>
      </w:ins>
      <w:del w:id="193" w:author="Microsoft Office User" w:date="2019-01-21T14:35:00Z">
        <w:r w:rsidR="00B642A0" w:rsidRPr="003017A9" w:rsidDel="00F47C92">
          <w:delText xml:space="preserve"> </w:delText>
        </w:r>
      </w:del>
      <w:del w:id="194" w:author="Ezzati, Majid" w:date="2019-01-18T21:18:00Z">
        <w:r w:rsidR="00B139EF" w:rsidRPr="003017A9" w:rsidDel="00B90F20">
          <w:delText>e</w:delText>
        </w:r>
        <w:r w:rsidR="003B3A5E" w:rsidRPr="003017A9" w:rsidDel="00B90F20">
          <w:delText>xcess risk from</w:delText>
        </w:r>
      </w:del>
      <w:ins w:id="195" w:author="Ezzati, Majid" w:date="2019-01-18T21:18:00Z">
        <w:r w:rsidR="00B90F20">
          <w:t>percent increase in</w:t>
        </w:r>
      </w:ins>
      <w:r w:rsidR="003B3A5E" w:rsidRPr="003017A9">
        <w:t xml:space="preserve"> transport </w:t>
      </w:r>
      <w:del w:id="196" w:author="Ezzati, Majid" w:date="2019-01-18T21:18:00Z">
        <w:r w:rsidR="00030067" w:rsidDel="00B90F20">
          <w:delText>would be</w:delText>
        </w:r>
      </w:del>
      <w:ins w:id="197" w:author="Ezzati, Majid" w:date="2019-01-18T21:18:00Z">
        <w:r w:rsidR="00B90F20">
          <w:t xml:space="preserve">deaths </w:t>
        </w:r>
        <w:del w:id="198" w:author="Microsoft Office User" w:date="2019-01-21T14:35:00Z">
          <w:r w:rsidR="00B90F20" w:rsidDel="00F47C92">
            <w:delText>was</w:delText>
          </w:r>
        </w:del>
      </w:ins>
      <w:del w:id="199"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200" w:author="Microsoft Office User" w:date="2019-01-21T14:35:00Z">
        <w:r w:rsidR="00F47C92">
          <w:t xml:space="preserve">for males compared with females, </w:t>
        </w:r>
      </w:ins>
      <w:del w:id="201" w:author="Microsoft Office User" w:date="2019-01-21T14:35:00Z">
        <w:r w:rsidR="003B3A5E" w:rsidRPr="003017A9" w:rsidDel="00F47C92">
          <w:delText>e groups than in females</w:delText>
        </w:r>
      </w:del>
      <w:ins w:id="202" w:author="Microsoft Office User" w:date="2019-01-21T14:35:00Z">
        <w:r w:rsidR="00F47C92">
          <w:t>especially</w:t>
        </w:r>
      </w:ins>
      <w:r w:rsidR="001C52C0">
        <w:t xml:space="preserve"> </w:t>
      </w:r>
      <w:r w:rsidR="001C52C0" w:rsidRPr="00C0604B">
        <w:t xml:space="preserve">in young and middle-ages </w:t>
      </w:r>
      <w:del w:id="203"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ins w:id="204" w:author="Robbie Parks" w:date="2019-01-22T15:48:00Z">
        <w:r w:rsidR="006D68DB">
          <w:t>)</w:t>
        </w:r>
      </w:ins>
      <w:r w:rsidR="00951C67">
        <w:t xml:space="preserve"> for females of the same age group</w:t>
      </w:r>
      <w:del w:id="205" w:author="Robbie Parks" w:date="2019-01-22T15:48:00Z">
        <w:r w:rsidR="00951C67" w:rsidDel="006D68DB">
          <w:delText>)</w:delText>
        </w:r>
      </w:del>
      <w:r w:rsidR="004B6DA1" w:rsidRPr="003017A9">
        <w:t>)</w:t>
      </w:r>
      <w:ins w:id="206" w:author="Microsoft Office User" w:date="2019-01-21T14:36:00Z">
        <w:r w:rsidR="00572C8F">
          <w:t xml:space="preserve"> (Supplementary Figure 1).</w:t>
        </w:r>
      </w:ins>
      <w:del w:id="207"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7B981D98" w:rsidR="00E84ADA" w:rsidRDefault="0066420A" w:rsidP="00FF023E">
      <w:pPr>
        <w:spacing w:line="480" w:lineRule="auto"/>
        <w:jc w:val="both"/>
      </w:pPr>
      <w:del w:id="208"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209" w:author="Ezzati, Majid" w:date="2019-01-18T21:24:00Z">
        <w:r w:rsidR="00335C7B" w:rsidDel="0019399A">
          <w:delText>have been</w:delText>
        </w:r>
      </w:del>
      <w:ins w:id="210" w:author="Ezzati, Majid" w:date="2019-01-18T21:24:00Z">
        <w:r w:rsidR="0019399A">
          <w:t>are</w:t>
        </w:r>
      </w:ins>
      <w:r w:rsidR="00335C7B">
        <w:t xml:space="preserve"> no </w:t>
      </w:r>
      <w:r w:rsidR="00EC7025">
        <w:t xml:space="preserve">previous </w:t>
      </w:r>
      <w:r w:rsidR="00335C7B">
        <w:t xml:space="preserve">studies </w:t>
      </w:r>
      <w:del w:id="211" w:author="Ezzati, Majid" w:date="2019-01-18T21:25:00Z">
        <w:r w:rsidR="00335C7B" w:rsidDel="0019399A">
          <w:delText xml:space="preserve">which have associated </w:delText>
        </w:r>
        <w:r w:rsidR="005271AA" w:rsidDel="0019399A">
          <w:delText xml:space="preserve">monthly </w:delText>
        </w:r>
      </w:del>
      <w:ins w:id="212" w:author="Ezzati, Majid" w:date="2019-01-18T21:25:00Z">
        <w:r w:rsidR="0019399A">
          <w:t xml:space="preserve">of how </w:t>
        </w:r>
        <w:del w:id="213" w:author="Robbie Parks" w:date="2019-01-23T13:40:00Z">
          <w:r w:rsidR="0019399A" w:rsidDel="00E84269">
            <w:delText xml:space="preserve">anomalous </w:delText>
          </w:r>
        </w:del>
      </w:ins>
      <w:r w:rsidR="00335C7B">
        <w:t>temperature</w:t>
      </w:r>
      <w:ins w:id="214" w:author="Robbie Parks" w:date="2019-01-23T13:40:00Z">
        <w:r w:rsidR="00E84269">
          <w:t xml:space="preserve"> deviations from </w:t>
        </w:r>
      </w:ins>
      <w:ins w:id="215" w:author="Ezzati, Majid" w:date="2019-01-18T21:25:00Z">
        <w:del w:id="216" w:author="Robbie Parks" w:date="2019-01-23T13:40:00Z">
          <w:r w:rsidR="0019399A" w:rsidDel="00E84269">
            <w:delText xml:space="preserve">, which deviates from </w:delText>
          </w:r>
        </w:del>
        <w:r w:rsidR="0019399A">
          <w:t>long-term norm</w:t>
        </w:r>
      </w:ins>
      <w:ins w:id="217" w:author="Ezzati, Majid" w:date="2019-01-18T21:28:00Z">
        <w:r w:rsidR="000102A2">
          <w:t xml:space="preserve"> in each month</w:t>
        </w:r>
      </w:ins>
      <w:ins w:id="218" w:author="Ezzati, Majid" w:date="2019-01-18T21:25:00Z">
        <w:del w:id="219" w:author="Robbie Parks" w:date="2019-01-23T13:40:00Z">
          <w:r w:rsidR="0019399A" w:rsidDel="00E84269">
            <w:delText>,</w:delText>
          </w:r>
        </w:del>
      </w:ins>
      <w:del w:id="220" w:author="Robbie Parks" w:date="2019-01-23T13:40:00Z">
        <w:r w:rsidR="00335C7B" w:rsidDel="00E84269">
          <w:delText xml:space="preserve"> an</w:delText>
        </w:r>
      </w:del>
      <w:ins w:id="221" w:author="Robbie Parks" w:date="2019-01-23T13:40:00Z">
        <w:r w:rsidR="00E84269">
          <w:t xml:space="preserve"> are </w:t>
        </w:r>
      </w:ins>
      <w:del w:id="222" w:author="Ezzati, Majid" w:date="2019-01-18T21:25:00Z">
        <w:r w:rsidR="00335C7B" w:rsidDel="0019399A">
          <w:delText>omaly</w:delText>
        </w:r>
      </w:del>
      <w:del w:id="223" w:author="Robbie Parks" w:date="2019-01-23T13:40:00Z">
        <w:r w:rsidR="00335C7B" w:rsidDel="00E84269">
          <w:delText xml:space="preserve"> </w:delText>
        </w:r>
      </w:del>
      <w:ins w:id="224" w:author="Ezzati, Majid" w:date="2019-01-18T21:25:00Z">
        <w:del w:id="225" w:author="Robbie Parks" w:date="2019-01-23T13:40:00Z">
          <w:r w:rsidR="0019399A" w:rsidDel="00E84269">
            <w:delText xml:space="preserve">is </w:delText>
          </w:r>
        </w:del>
        <w:r w:rsidR="0019399A">
          <w:t xml:space="preserve">associated </w:t>
        </w:r>
      </w:ins>
      <w:r w:rsidR="00335C7B">
        <w:t>with injury mortality, our result</w:t>
      </w:r>
      <w:r w:rsidR="00AE7E82">
        <w:t>s</w:t>
      </w:r>
      <w:r w:rsidR="00335C7B">
        <w:t xml:space="preserve"> are broadly in agreement with </w:t>
      </w:r>
      <w:del w:id="226" w:author="Ezzati, Majid" w:date="2019-01-18T21:26:00Z">
        <w:r w:rsidR="00335C7B" w:rsidDel="0019399A">
          <w:delText>those which</w:delText>
        </w:r>
      </w:del>
      <w:ins w:id="227" w:author="Ezzati, Majid" w:date="2019-01-18T21:26:00Z">
        <w:r w:rsidR="0019399A">
          <w:t xml:space="preserve">those </w:t>
        </w:r>
        <w:r w:rsidR="0019399A">
          <w:lastRenderedPageBreak/>
          <w:t>that have</w:t>
        </w:r>
      </w:ins>
      <w:r w:rsidR="00335C7B">
        <w:t xml:space="preserve"> </w:t>
      </w:r>
      <w:r w:rsidR="004C6917">
        <w:t>analyse</w:t>
      </w:r>
      <w:ins w:id="228" w:author="Ezzati, Majid" w:date="2019-01-18T21:26:00Z">
        <w:r w:rsidR="0019399A">
          <w:t>d</w:t>
        </w:r>
      </w:ins>
      <w:r w:rsidR="004C6917">
        <w:t xml:space="preserve"> associations with </w:t>
      </w:r>
      <w:ins w:id="229" w:author="Ezzati, Majid" w:date="2019-01-18T21:26:00Z">
        <w:r w:rsidR="0019399A">
          <w:t xml:space="preserve">routine </w:t>
        </w:r>
      </w:ins>
      <w:r w:rsidR="004C6917">
        <w:t xml:space="preserve">absolute </w:t>
      </w:r>
      <w:del w:id="230" w:author="Ezzati, Majid" w:date="2019-01-18T21:26:00Z">
        <w:r w:rsidR="004C6917" w:rsidDel="0019399A">
          <w:delText>(i.e., not anomalous)</w:delText>
        </w:r>
      </w:del>
      <w:del w:id="231"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232" w:author="Microsoft Office User" w:date="2019-01-21T13:04:00Z">
        <w:r w:rsidR="00B47993">
          <w:t xml:space="preserve">suicide in </w:t>
        </w:r>
      </w:ins>
      <w:r w:rsidR="00451818">
        <w:t xml:space="preserve">US counties </w:t>
      </w:r>
      <w:ins w:id="233" w:author="Microsoft Office User" w:date="2019-01-21T11:41:00Z">
        <w:r w:rsidR="002413EC">
          <w:t xml:space="preserve">over </w:t>
        </w:r>
        <w:del w:id="234" w:author="Robbie Parks" w:date="2019-01-21T17:29:00Z">
          <w:r w:rsidR="002413EC" w:rsidDel="00432AA1">
            <w:delText>XX</w:delText>
          </w:r>
        </w:del>
      </w:ins>
      <w:ins w:id="235" w:author="Robbie Parks" w:date="2019-01-21T17:29:00Z">
        <w:r w:rsidR="00432AA1">
          <w:t>37</w:t>
        </w:r>
      </w:ins>
      <w:ins w:id="236" w:author="Microsoft Office User" w:date="2019-01-21T11:41:00Z">
        <w:r w:rsidR="002413EC">
          <w:t xml:space="preserve"> </w:t>
        </w:r>
        <w:del w:id="237" w:author="Robbie Parks" w:date="2019-01-21T17:29:00Z">
          <w:r w:rsidR="002413EC" w:rsidDel="00432AA1">
            <w:delText>decades</w:delText>
          </w:r>
        </w:del>
      </w:ins>
      <w:ins w:id="238" w:author="Robbie Parks" w:date="2019-01-21T17:29:00Z">
        <w:r w:rsidR="00432AA1">
          <w:t>years (1968-200</w:t>
        </w:r>
        <w:r w:rsidR="00BC2036">
          <w:t>4)</w:t>
        </w:r>
      </w:ins>
      <w:ins w:id="239" w:author="Microsoft Office User" w:date="2019-01-21T13:04:00Z">
        <w:r w:rsidR="00535628">
          <w:t xml:space="preserve">, </w:t>
        </w:r>
      </w:ins>
      <w:ins w:id="240" w:author="Microsoft Office User" w:date="2019-01-21T13:07:00Z">
        <w:r w:rsidR="00A43F03" w:rsidRPr="00B97EC2">
          <w:t xml:space="preserve">which examined effect size across an entire </w:t>
        </w:r>
        <w:del w:id="241" w:author="Robbie Parks" w:date="2019-01-22T12:33:00Z">
          <w:r w:rsidR="00A43F03" w:rsidRPr="00B97EC2" w:rsidDel="00E063AA">
            <w:delText>year</w:delText>
          </w:r>
        </w:del>
      </w:ins>
      <w:ins w:id="242" w:author="Microsoft Office User" w:date="2019-01-21T13:08:00Z">
        <w:del w:id="243" w:author="Robbie Parks" w:date="2019-01-22T12:33:00Z">
          <w:r w:rsidR="00A43F03" w:rsidRPr="00B97EC2" w:rsidDel="00E063AA">
            <w:delText xml:space="preserve"> and </w:delText>
          </w:r>
        </w:del>
        <w:r w:rsidR="00A43F03" w:rsidRPr="0099491E">
          <w:t>population</w:t>
        </w:r>
      </w:ins>
      <w:ins w:id="244" w:author="Microsoft Office User" w:date="2019-01-21T13:07:00Z">
        <w:r w:rsidR="00A43F03">
          <w:t>,</w:t>
        </w:r>
      </w:ins>
      <w:ins w:id="245" w:author="Microsoft Office User" w:date="2019-01-21T11:41:00Z">
        <w:r w:rsidR="002413EC">
          <w:t xml:space="preserve"> </w:t>
        </w:r>
      </w:ins>
      <w:del w:id="246" w:author="Ezzati, Majid" w:date="2019-01-18T21:24:00Z">
        <w:r w:rsidR="00451818" w:rsidDel="0019399A">
          <w:delText xml:space="preserve">showed </w:delText>
        </w:r>
      </w:del>
      <w:ins w:id="247" w:author="Ezzati, Majid" w:date="2019-01-18T21:28:00Z">
        <w:r w:rsidR="000102A2">
          <w:t>estimated</w:t>
        </w:r>
      </w:ins>
      <w:ins w:id="248" w:author="Ezzati, Majid" w:date="2019-01-18T21:24:00Z">
        <w:r w:rsidR="0019399A">
          <w:t xml:space="preserve"> </w:t>
        </w:r>
      </w:ins>
      <w:commentRangeStart w:id="249"/>
      <w:commentRangeStart w:id="250"/>
      <w:r w:rsidR="00451818">
        <w:t xml:space="preserve">that </w:t>
      </w:r>
      <w:del w:id="251"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252" w:author="Robbie Parks" w:date="2019-01-21T17:04:00Z">
        <w:r w:rsidR="00451818" w:rsidDel="00774A8A">
          <w:rPr>
            <w:bCs/>
            <w:color w:val="000000" w:themeColor="text1"/>
          </w:rPr>
          <w:delText xml:space="preserve">in </w:delText>
        </w:r>
      </w:del>
      <w:ins w:id="253"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254"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255" w:author="Ezzati, Majid" w:date="2019-01-18T21:57:00Z">
        <w:r w:rsidR="00E27804">
          <w:rPr>
            <w:bCs/>
            <w:color w:val="000000" w:themeColor="text1"/>
          </w:rPr>
          <w:t>a 0.7%</w:t>
        </w:r>
      </w:ins>
      <w:r w:rsidR="004B4DC2">
        <w:rPr>
          <w:bCs/>
          <w:color w:val="000000" w:themeColor="text1"/>
        </w:rPr>
        <w:t xml:space="preserve"> </w:t>
      </w:r>
      <w:del w:id="256" w:author="Robbie Parks" w:date="2019-01-21T17:30:00Z">
        <w:r w:rsidR="00451818" w:rsidDel="00186BE6">
          <w:rPr>
            <w:bCs/>
            <w:color w:val="000000" w:themeColor="text1"/>
          </w:rPr>
          <w:delText xml:space="preserve">increase </w:delText>
        </w:r>
      </w:del>
      <w:ins w:id="257" w:author="Robbie Parks" w:date="2019-01-21T17:30:00Z">
        <w:r w:rsidR="00186BE6">
          <w:rPr>
            <w:bCs/>
            <w:color w:val="000000" w:themeColor="text1"/>
          </w:rPr>
          <w:t xml:space="preserve">rise </w:t>
        </w:r>
      </w:ins>
      <w:del w:id="258" w:author="Ezzati, Majid" w:date="2019-01-18T21:57:00Z">
        <w:r w:rsidR="00451818" w:rsidDel="00E27804">
          <w:rPr>
            <w:bCs/>
            <w:color w:val="000000" w:themeColor="text1"/>
          </w:rPr>
          <w:delText xml:space="preserve">of </w:delText>
        </w:r>
      </w:del>
      <w:ins w:id="259" w:author="Ezzati, Majid" w:date="2019-01-18T21:57:00Z">
        <w:r w:rsidR="00E27804">
          <w:rPr>
            <w:bCs/>
            <w:color w:val="000000" w:themeColor="text1"/>
          </w:rPr>
          <w:t>i</w:t>
        </w:r>
      </w:ins>
      <w:ins w:id="260" w:author="Ezzati, Majid" w:date="2019-01-18T21:58:00Z">
        <w:r w:rsidR="00E27804">
          <w:rPr>
            <w:bCs/>
            <w:color w:val="000000" w:themeColor="text1"/>
          </w:rPr>
          <w:t>n</w:t>
        </w:r>
      </w:ins>
      <w:ins w:id="261" w:author="Ezzati, Majid" w:date="2019-01-18T21:57:00Z">
        <w:r w:rsidR="00E27804">
          <w:rPr>
            <w:bCs/>
            <w:color w:val="000000" w:themeColor="text1"/>
          </w:rPr>
          <w:t xml:space="preserve"> </w:t>
        </w:r>
      </w:ins>
      <w:r w:rsidR="00451818">
        <w:rPr>
          <w:bCs/>
          <w:color w:val="000000" w:themeColor="text1"/>
        </w:rPr>
        <w:t>suicide</w:t>
      </w:r>
      <w:ins w:id="262" w:author="Ezzati, Majid" w:date="2019-01-18T21:57:00Z">
        <w:r w:rsidR="00E27804">
          <w:rPr>
            <w:bCs/>
            <w:color w:val="000000" w:themeColor="text1"/>
          </w:rPr>
          <w:t>s</w:t>
        </w:r>
      </w:ins>
      <w:del w:id="263" w:author="Microsoft Office User" w:date="2019-01-21T11:40:00Z">
        <w:r w:rsidR="00451818" w:rsidDel="002413EC">
          <w:rPr>
            <w:bCs/>
            <w:color w:val="000000" w:themeColor="text1"/>
          </w:rPr>
          <w:delText xml:space="preserve"> </w:delText>
        </w:r>
      </w:del>
      <w:commentRangeStart w:id="264"/>
      <w:del w:id="265" w:author="Ezzati, Majid" w:date="2019-01-18T21:57:00Z">
        <w:r w:rsidR="00451818" w:rsidDel="00E27804">
          <w:rPr>
            <w:bCs/>
            <w:color w:val="000000" w:themeColor="text1"/>
          </w:rPr>
          <w:delText>incidence</w:delText>
        </w:r>
        <w:commentRangeEnd w:id="264"/>
        <w:r w:rsidR="00E27804" w:rsidDel="00E27804">
          <w:rPr>
            <w:rStyle w:val="CommentReference"/>
            <w:rFonts w:asciiTheme="minorHAnsi" w:hAnsiTheme="minorHAnsi" w:cstheme="minorBidi"/>
            <w:lang w:eastAsia="en-US"/>
          </w:rPr>
          <w:commentReference w:id="264"/>
        </w:r>
        <w:r w:rsidR="00451818" w:rsidDel="00E27804">
          <w:rPr>
            <w:bCs/>
            <w:color w:val="000000" w:themeColor="text1"/>
          </w:rPr>
          <w:delText xml:space="preserve"> </w:delText>
        </w:r>
      </w:del>
      <w:del w:id="266" w:author="Ezzati, Majid" w:date="2019-01-18T21:58:00Z">
        <w:r w:rsidR="00451818" w:rsidDel="00E27804">
          <w:rPr>
            <w:bCs/>
            <w:color w:val="000000" w:themeColor="text1"/>
          </w:rPr>
          <w:delText>of 0.7%</w:delText>
        </w:r>
      </w:del>
      <w:r w:rsidR="00451818">
        <w:rPr>
          <w:bCs/>
          <w:color w:val="000000" w:themeColor="text1"/>
        </w:rPr>
        <w:t>,</w:t>
      </w:r>
      <w:commentRangeEnd w:id="249"/>
      <w:r w:rsidR="0019399A">
        <w:rPr>
          <w:rStyle w:val="CommentReference"/>
          <w:rFonts w:asciiTheme="minorHAnsi" w:hAnsiTheme="minorHAnsi" w:cstheme="minorBidi"/>
          <w:lang w:eastAsia="en-US"/>
        </w:rPr>
        <w:commentReference w:id="249"/>
      </w:r>
      <w:commentRangeEnd w:id="250"/>
      <w:r w:rsidR="00186BE6">
        <w:rPr>
          <w:rStyle w:val="CommentReference"/>
          <w:rFonts w:asciiTheme="minorHAnsi" w:hAnsiTheme="minorHAnsi" w:cstheme="minorBidi"/>
          <w:lang w:eastAsia="en-US"/>
        </w:rPr>
        <w:commentReference w:id="250"/>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ins w:id="267" w:author="Robbie Parks" w:date="2019-01-22T11:52:00Z">
        <w:r w:rsidR="00C339CC">
          <w:rPr>
            <w:bCs/>
            <w:color w:val="000000" w:themeColor="text1"/>
          </w:rPr>
          <w:t xml:space="preserve"> our findings of</w:t>
        </w:r>
      </w:ins>
      <w:r w:rsidR="00451818">
        <w:rPr>
          <w:bCs/>
          <w:color w:val="000000" w:themeColor="text1"/>
        </w:rPr>
        <w:t xml:space="preserve"> </w:t>
      </w:r>
      <w:del w:id="268"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w:t>
      </w:r>
      <w:ins w:id="269" w:author="Robbie Parks" w:date="2019-01-24T15:44:00Z">
        <w:r w:rsidR="00E549EB">
          <w:rPr>
            <w:bCs/>
            <w:color w:val="000000" w:themeColor="text1"/>
          </w:rPr>
          <w:t>to</w:t>
        </w:r>
      </w:ins>
      <w:del w:id="270" w:author="Robbie Parks" w:date="2019-01-24T15:44:00Z">
        <w:r w:rsidR="00BB73FD" w:rsidDel="00E549EB">
          <w:rPr>
            <w:bCs/>
            <w:color w:val="000000" w:themeColor="text1"/>
          </w:rPr>
          <w:delText>-</w:delText>
        </w:r>
      </w:del>
      <w:r w:rsidR="00BB73FD">
        <w:rPr>
          <w:bCs/>
          <w:color w:val="000000" w:themeColor="text1"/>
        </w:rPr>
        <w:t xml:space="preserve"> 1% in males across age groups and </w:t>
      </w:r>
      <w:r w:rsidR="001648C7">
        <w:rPr>
          <w:bCs/>
          <w:color w:val="000000" w:themeColor="text1"/>
        </w:rPr>
        <w:t xml:space="preserve">0.39% </w:t>
      </w:r>
      <w:ins w:id="271" w:author="Robbie Parks" w:date="2019-01-24T15:44:00Z">
        <w:r w:rsidR="00E549EB">
          <w:rPr>
            <w:bCs/>
            <w:color w:val="000000" w:themeColor="text1"/>
          </w:rPr>
          <w:t>to</w:t>
        </w:r>
      </w:ins>
      <w:del w:id="272" w:author="Robbie Parks" w:date="2019-01-24T15:44:00Z">
        <w:r w:rsidR="001648C7" w:rsidDel="00E549EB">
          <w:rPr>
            <w:bCs/>
            <w:color w:val="000000" w:themeColor="text1"/>
          </w:rPr>
          <w:delText>–</w:delText>
        </w:r>
      </w:del>
      <w:r w:rsidR="001648C7">
        <w:rPr>
          <w:bCs/>
          <w:color w:val="000000" w:themeColor="text1"/>
        </w:rPr>
        <w:t xml:space="preserve"> 1.47% in females</w:t>
      </w:r>
      <w:ins w:id="273" w:author="Microsoft Office User" w:date="2019-01-21T11:46:00Z">
        <w:r w:rsidR="002E31AE">
          <w:rPr>
            <w:bCs/>
            <w:color w:val="000000" w:themeColor="text1"/>
          </w:rPr>
          <w:t xml:space="preserve"> </w:t>
        </w:r>
      </w:ins>
      <w:del w:id="274" w:author="Microsoft Office User" w:date="2019-01-21T11:46:00Z">
        <w:r w:rsidR="001648C7" w:rsidDel="002E31AE">
          <w:rPr>
            <w:bCs/>
            <w:color w:val="000000" w:themeColor="text1"/>
          </w:rPr>
          <w:delText>.</w:delText>
        </w:r>
      </w:del>
      <w:ins w:id="275" w:author="Microsoft Office User" w:date="2019-01-21T11:45:00Z">
        <w:r w:rsidR="00322AD7">
          <w:rPr>
            <w:bCs/>
            <w:color w:val="000000" w:themeColor="text1"/>
          </w:rPr>
          <w:t>(Supplementary Figure 1)</w:t>
        </w:r>
      </w:ins>
      <w:ins w:id="276" w:author="Microsoft Office User" w:date="2019-01-21T13:07:00Z">
        <w:r w:rsidR="000C0E2C">
          <w:rPr>
            <w:bCs/>
            <w:color w:val="000000" w:themeColor="text1"/>
          </w:rPr>
          <w:t xml:space="preserve">, though our study design </w:t>
        </w:r>
        <w:r w:rsidR="00A43F03">
          <w:rPr>
            <w:bCs/>
            <w:color w:val="000000" w:themeColor="text1"/>
          </w:rPr>
          <w:t xml:space="preserve">examined </w:t>
        </w:r>
        <w:del w:id="277" w:author="Robbie Parks" w:date="2019-01-23T13:40:00Z">
          <w:r w:rsidR="00A43F03" w:rsidDel="00E84269">
            <w:rPr>
              <w:bCs/>
              <w:color w:val="000000" w:themeColor="text1"/>
            </w:rPr>
            <w:delText>other</w:delText>
          </w:r>
        </w:del>
      </w:ins>
      <w:ins w:id="278" w:author="Robbie Parks" w:date="2019-01-23T13:40:00Z">
        <w:r w:rsidR="00E84269">
          <w:rPr>
            <w:bCs/>
            <w:color w:val="000000" w:themeColor="text1"/>
          </w:rPr>
          <w:t>multiple</w:t>
        </w:r>
      </w:ins>
      <w:ins w:id="279" w:author="Microsoft Office User" w:date="2019-01-21T13:07:00Z">
        <w:r w:rsidR="00A43F03">
          <w:rPr>
            <w:bCs/>
            <w:color w:val="000000" w:themeColor="text1"/>
          </w:rPr>
          <w:t xml:space="preserve"> injuries as well as variations in effects by age and month</w:t>
        </w:r>
      </w:ins>
      <w:ins w:id="280" w:author="Robbie Parks" w:date="2019-01-22T11:53:00Z">
        <w:r w:rsidR="00E740E5">
          <w:rPr>
            <w:bCs/>
            <w:color w:val="000000" w:themeColor="text1"/>
          </w:rPr>
          <w:t xml:space="preserve"> (Figure 4)</w:t>
        </w:r>
      </w:ins>
      <w:ins w:id="281" w:author="Microsoft Office User" w:date="2019-01-21T11:47:00Z">
        <w:r w:rsidR="002E31AE">
          <w:rPr>
            <w:bCs/>
            <w:color w:val="000000" w:themeColor="text1"/>
          </w:rPr>
          <w:t>.</w:t>
        </w:r>
      </w:ins>
      <w:ins w:id="282" w:author="Ezzati, Majid" w:date="2019-01-18T21:29:00Z">
        <w:r w:rsidR="000102A2">
          <w:rPr>
            <w:bCs/>
            <w:color w:val="000000" w:themeColor="text1"/>
          </w:rPr>
          <w:t xml:space="preserve"> </w:t>
        </w:r>
        <w:del w:id="283" w:author="Microsoft Office User" w:date="2019-01-21T13:08:00Z">
          <w:r w:rsidR="000102A2" w:rsidDel="00D279C1">
            <w:rPr>
              <w:bCs/>
              <w:color w:val="000000" w:themeColor="text1"/>
            </w:rPr>
            <w:delText>[[[but presumably they had average through the year; we had monthly say so + same for age</w:delText>
          </w:r>
        </w:del>
      </w:ins>
      <w:ins w:id="284" w:author="Ezzati, Majid" w:date="2019-01-18T21:58:00Z">
        <w:del w:id="285" w:author="Microsoft Office User" w:date="2019-01-21T13:08:00Z">
          <w:r w:rsidR="00E27804" w:rsidDel="00D279C1">
            <w:rPr>
              <w:bCs/>
              <w:color w:val="000000" w:themeColor="text1"/>
            </w:rPr>
            <w:delText xml:space="preserve"> – say so – did not look at other injuries nor variations in effects by age or month</w:delText>
          </w:r>
        </w:del>
      </w:ins>
      <w:ins w:id="286" w:author="Ezzati, Majid" w:date="2019-01-18T21:29:00Z">
        <w:del w:id="287" w:author="Microsoft Office User" w:date="2019-01-21T13:08:00Z">
          <w:r w:rsidR="000102A2" w:rsidDel="00D279C1">
            <w:rPr>
              <w:bCs/>
              <w:color w:val="000000" w:themeColor="text1"/>
            </w:rPr>
            <w:delText>]]]</w:delText>
          </w:r>
        </w:del>
      </w:ins>
      <w:del w:id="288" w:author="Microsoft Office User" w:date="2019-01-21T13:08:00Z">
        <w:r w:rsidR="00F61428" w:rsidDel="00D279C1">
          <w:rPr>
            <w:bCs/>
            <w:color w:val="000000" w:themeColor="text1"/>
          </w:rPr>
          <w:delText xml:space="preserve"> </w:delText>
        </w:r>
      </w:del>
      <w:r w:rsidR="00A85099">
        <w:t xml:space="preserve">In a </w:t>
      </w:r>
      <w:del w:id="289" w:author="Microsoft Office User" w:date="2019-01-21T13:26:00Z">
        <w:r w:rsidR="00A85099" w:rsidDel="00F36DC3">
          <w:delText>study</w:delText>
        </w:r>
        <w:r w:rsidR="00220FC2" w:rsidDel="00F36DC3">
          <w:delText xml:space="preserve"> </w:delText>
        </w:r>
      </w:del>
      <w:ins w:id="290" w:author="Robbie Parks" w:date="2019-01-21T17:58:00Z">
        <w:r w:rsidR="002F3140">
          <w:t xml:space="preserve"> </w:t>
        </w:r>
      </w:ins>
      <w:ins w:id="291" w:author="Microsoft Office User" w:date="2019-01-21T13:26:00Z">
        <w:del w:id="292" w:author="Robbie Parks" w:date="2019-01-21T17:58:00Z">
          <w:r w:rsidR="00F36DC3" w:rsidDel="002F3140">
            <w:delText xml:space="preserve">XX </w:delText>
          </w:r>
        </w:del>
        <w:r w:rsidR="00F36DC3">
          <w:t>study</w:t>
        </w:r>
      </w:ins>
      <w:ins w:id="293" w:author="Robbie Parks" w:date="2019-01-22T11:54:00Z">
        <w:r w:rsidR="005D2C7A">
          <w:t xml:space="preserve"> </w:t>
        </w:r>
      </w:ins>
      <w:ins w:id="294" w:author="Robbie Parks" w:date="2019-01-23T13:40:00Z">
        <w:r w:rsidR="00E84269">
          <w:t xml:space="preserve">of </w:t>
        </w:r>
      </w:ins>
      <w:ins w:id="295" w:author="Robbie Parks" w:date="2019-01-22T11:54:00Z">
        <w:r w:rsidR="005D2C7A">
          <w:t>death count ratios from</w:t>
        </w:r>
      </w:ins>
      <w:ins w:id="296" w:author="Microsoft Office User" w:date="2019-01-21T13:26:00Z">
        <w:del w:id="297" w:author="Robbie Parks" w:date="2019-01-22T11:54:00Z">
          <w:r w:rsidR="00F36DC3" w:rsidDel="005D2C7A">
            <w:delText xml:space="preserve"> </w:delText>
          </w:r>
        </w:del>
      </w:ins>
      <w:del w:id="298" w:author="Robbie Parks" w:date="2019-01-22T11:54:00Z">
        <w:r w:rsidR="00220FC2" w:rsidDel="005D2C7A">
          <w:delText>of</w:delText>
        </w:r>
      </w:del>
      <w:r w:rsidR="0044605D">
        <w:t xml:space="preserve"> </w:t>
      </w:r>
      <w:ins w:id="299" w:author="Robbie Parks" w:date="2019-01-21T17:58:00Z">
        <w:r w:rsidR="002F3140">
          <w:t xml:space="preserve">six </w:t>
        </w:r>
      </w:ins>
      <w:r w:rsidR="0044605D">
        <w:t>French heat</w:t>
      </w:r>
      <w:del w:id="300" w:author="Ezzati, Majid" w:date="2019-01-18T21:30:00Z">
        <w:r w:rsidR="0044605D" w:rsidDel="000102A2">
          <w:delText xml:space="preserve"> </w:delText>
        </w:r>
      </w:del>
      <w:r w:rsidR="0044605D">
        <w:t>waves</w:t>
      </w:r>
      <w:ins w:id="301" w:author="Robbie Parks" w:date="2019-01-21T17:58:00Z">
        <w:r w:rsidR="002F3140">
          <w:t xml:space="preserve"> during 1971-2003</w:t>
        </w:r>
      </w:ins>
      <w:del w:id="302" w:author="Microsoft Office User" w:date="2019-01-21T11:41:00Z">
        <w:r w:rsidR="0044605D" w:rsidDel="005E5C62">
          <w:delText xml:space="preserve"> </w:delText>
        </w:r>
      </w:del>
      <w:r w:rsidR="003017A9" w:rsidRPr="00886AE3">
        <w:t>,</w:t>
      </w:r>
      <w:ins w:id="303" w:author="Microsoft Office User" w:date="2019-01-21T13:26:00Z">
        <w:r w:rsidR="00F36DC3">
          <w:t xml:space="preserve"> </w:t>
        </w:r>
      </w:ins>
      <w:del w:id="304" w:author="Robbie Parks" w:date="2019-01-21T17:57:00Z">
        <w:r w:rsidR="003017A9" w:rsidRPr="00886AE3" w:rsidDel="002F3140">
          <w:delText xml:space="preserve"> </w:delText>
        </w:r>
      </w:del>
      <w:del w:id="305"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306" w:author="Microsoft Office User" w:date="2019-01-21T11:47:00Z">
        <w:r w:rsidR="00D61244" w:rsidDel="00BC72E4">
          <w:delText>was up to</w:delText>
        </w:r>
      </w:del>
      <w:ins w:id="307" w:author="Microsoft Office User" w:date="2019-01-21T11:47:00Z">
        <w:del w:id="308" w:author="Robbie Parks" w:date="2019-01-21T17:57:00Z">
          <w:r w:rsidR="00BC72E4" w:rsidDel="002F3140">
            <w:delText>increased</w:delText>
          </w:r>
        </w:del>
      </w:ins>
      <w:ins w:id="309" w:author="Robbie Parks" w:date="2019-01-21T17:57:00Z">
        <w:r w:rsidR="002F3140">
          <w:t>rose</w:t>
        </w:r>
      </w:ins>
      <w:ins w:id="310" w:author="Microsoft Office User" w:date="2019-01-21T11:47:00Z">
        <w:r w:rsidR="00BC72E4">
          <w:t xml:space="preserve"> by up to</w:t>
        </w:r>
      </w:ins>
      <w:r w:rsidR="00D61244">
        <w:t xml:space="preserve"> 4% during a heat</w:t>
      </w:r>
      <w:del w:id="311" w:author="Ezzati, Majid" w:date="2019-01-18T21:33:00Z">
        <w:r w:rsidR="00D61244" w:rsidDel="008C625A">
          <w:delText xml:space="preserve"> </w:delText>
        </w:r>
      </w:del>
      <w:r w:rsidR="00D61244">
        <w:t>wave period compared to a non-heat</w:t>
      </w:r>
      <w:del w:id="312" w:author="Ezzati, Majid" w:date="2019-01-18T21:33:00Z">
        <w:r w:rsidR="00D61244" w:rsidDel="008C625A">
          <w:delText xml:space="preserve"> </w:delText>
        </w:r>
      </w:del>
      <w:r w:rsidR="00D61244">
        <w: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ins w:id="313" w:author="Robbie Parks" w:date="2019-01-22T12:50:00Z">
        <w:r w:rsidR="007C7538">
          <w:t xml:space="preserve"> </w:t>
        </w:r>
      </w:ins>
      <w:del w:id="314" w:author="Robbie Parks" w:date="2019-01-22T12:50:00Z">
        <w:r w:rsidR="00F61428" w:rsidDel="007C7538">
          <w:delText xml:space="preserve"> </w:delText>
        </w:r>
      </w:del>
      <w:r w:rsidR="00A439F5">
        <w:t>A</w:t>
      </w:r>
      <w:ins w:id="315" w:author="Microsoft Office User" w:date="2019-01-21T13:26:00Z">
        <w:r w:rsidR="00254F22">
          <w:t xml:space="preserve">n unstratified </w:t>
        </w:r>
      </w:ins>
      <w:ins w:id="316" w:author="Robbie Parks" w:date="2019-01-22T12:10:00Z">
        <w:r w:rsidR="00D603B2">
          <w:t>Poisson model</w:t>
        </w:r>
      </w:ins>
      <w:ins w:id="317" w:author="Robbie Parks" w:date="2019-01-22T11:54:00Z">
        <w:r w:rsidR="005D2C7A">
          <w:t xml:space="preserve"> </w:t>
        </w:r>
      </w:ins>
      <w:del w:id="318" w:author="Microsoft Office User" w:date="2019-01-21T13:26:00Z">
        <w:r w:rsidR="00A439F5" w:rsidDel="00254F22">
          <w:delText xml:space="preserve"> </w:delText>
        </w:r>
      </w:del>
      <w:r w:rsidR="00A439F5">
        <w:t>s</w:t>
      </w:r>
      <w:r w:rsidR="000667D9">
        <w:t xml:space="preserve">tudy of </w:t>
      </w:r>
      <w:ins w:id="319" w:author="Robbie Parks" w:date="2019-01-22T15:49:00Z">
        <w:r w:rsidR="00543F50">
          <w:t xml:space="preserve">daily </w:t>
        </w:r>
      </w:ins>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del w:id="320" w:author="Robbie Parks" w:date="2019-01-22T15:49:00Z">
        <w:r w:rsidR="009154E9" w:rsidDel="00395368">
          <w:delText xml:space="preserve">daily </w:delText>
        </w:r>
      </w:del>
      <w:r w:rsidR="009F59F0">
        <w:t>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ins w:id="321" w:author="Robbie Parks" w:date="2019-01-23T15:40:00Z">
        <w:r w:rsidR="00F64D8C">
          <w:t xml:space="preserve"> </w:t>
        </w:r>
      </w:ins>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del w:id="322"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323"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1C0AFA52" w:rsidR="00A83B2D" w:rsidRDefault="007B0B98" w:rsidP="00A83B2D">
      <w:pPr>
        <w:spacing w:line="480" w:lineRule="auto"/>
        <w:jc w:val="both"/>
      </w:pPr>
      <w:ins w:id="324" w:author="Ezzati, Majid" w:date="2019-01-18T21:44:00Z">
        <w:r>
          <w:t>That anomalous warm temperature</w:t>
        </w:r>
      </w:ins>
      <w:ins w:id="325" w:author="Ezzati, Majid" w:date="2019-01-18T21:45:00Z">
        <w:r>
          <w:t xml:space="preserve"> influences deaths from drowning, although not previously quantified, is highly plausible</w:t>
        </w:r>
      </w:ins>
      <w:ins w:id="326" w:author="Ezzati, Majid" w:date="2019-01-18T21:48:00Z">
        <w:r w:rsidR="00A83B2D">
          <w:t xml:space="preserve"> because</w:t>
        </w:r>
      </w:ins>
      <w:ins w:id="327" w:author="Ezzati, Majid" w:date="2019-01-18T21:45:00Z">
        <w:r>
          <w:t xml:space="preserve"> </w:t>
        </w:r>
        <w:del w:id="328" w:author="Microsoft Office User" w:date="2019-01-21T13:20:00Z">
          <w:r w:rsidRPr="007B0B98" w:rsidDel="002A0D19">
            <w:delText xml:space="preserve"> </w:delText>
          </w:r>
        </w:del>
      </w:ins>
      <w:moveToRangeStart w:id="329" w:author="Ezzati, Majid" w:date="2019-01-18T21:45:00Z" w:name="move535611234"/>
      <w:moveTo w:id="330" w:author="Ezzati, Majid" w:date="2019-01-18T21:45:00Z">
        <w:del w:id="331" w:author="Ezzati, Majid" w:date="2019-01-18T21:48:00Z">
          <w:r w:rsidDel="00A83B2D">
            <w:delText xml:space="preserve">Since </w:delText>
          </w:r>
        </w:del>
        <w:r>
          <w:t xml:space="preserve">swimming is </w:t>
        </w:r>
        <w:del w:id="332" w:author="Ezzati, Majid" w:date="2019-01-18T21:48:00Z">
          <w:r w:rsidDel="00A83B2D">
            <w:delText>generally more popular in warmer temperatures, deaths from drownings are expected to be more common in anomalously warm months</w:delText>
          </w:r>
        </w:del>
      </w:moveTo>
      <w:ins w:id="333" w:author="Ezzati, Majid" w:date="2019-01-18T21:48:00Z">
        <w:del w:id="334" w:author="Robbie Parks" w:date="2019-01-23T13:41:00Z">
          <w:r w:rsidR="00A83B2D" w:rsidDel="00E84269">
            <w:delText>expected to rise</w:delText>
          </w:r>
        </w:del>
      </w:ins>
      <w:ins w:id="335" w:author="Robbie Parks" w:date="2019-01-23T13:41:00Z">
        <w:r w:rsidR="00E84269">
          <w:t>likely more common</w:t>
        </w:r>
      </w:ins>
      <w:ins w:id="336" w:author="Ezzati, Majid" w:date="2019-01-18T22:02:00Z">
        <w:r w:rsidR="00D607C1">
          <w:t xml:space="preserve"> in a warmer year</w:t>
        </w:r>
      </w:ins>
      <w:moveTo w:id="337" w:author="Ezzati, Majid" w:date="2019-01-18T21:45:00Z">
        <w:r>
          <w:t xml:space="preserve">. </w:t>
        </w:r>
      </w:moveTo>
      <w:ins w:id="338" w:author="Microsoft Office User" w:date="2019-01-21T13:51:00Z">
        <w:r w:rsidR="00443EC8">
          <w:t xml:space="preserve">The higher </w:t>
        </w:r>
        <w:r w:rsidR="0014370F">
          <w:t xml:space="preserve">relative and absolute impacts on men compared with women </w:t>
        </w:r>
      </w:ins>
      <w:ins w:id="339" w:author="Microsoft Office User" w:date="2019-01-21T13:56:00Z">
        <w:r w:rsidR="00967ED4">
          <w:t xml:space="preserve">for drowning (Supplementary Figure 1) may reflect the difference in how </w:t>
        </w:r>
      </w:ins>
      <w:ins w:id="340" w:author="Microsoft Office User" w:date="2019-01-21T14:21:00Z">
        <w:r w:rsidR="00897065">
          <w:t xml:space="preserve">additional </w:t>
        </w:r>
      </w:ins>
      <w:ins w:id="341" w:author="Microsoft Office User" w:date="2019-01-21T13:56:00Z">
        <w:r w:rsidR="00967ED4">
          <w:t xml:space="preserve">drowning deaths </w:t>
        </w:r>
      </w:ins>
      <w:ins w:id="342" w:author="Microsoft Office User" w:date="2019-01-21T14:22:00Z">
        <w:r w:rsidR="000A342E">
          <w:t xml:space="preserve">typically </w:t>
        </w:r>
      </w:ins>
      <w:ins w:id="343" w:author="Microsoft Office User" w:date="2019-01-21T13:56:00Z">
        <w:r w:rsidR="00967ED4">
          <w:t xml:space="preserve">occur by </w:t>
        </w:r>
      </w:ins>
      <w:ins w:id="344" w:author="Microsoft Office User" w:date="2019-01-21T14:00:00Z">
        <w:r w:rsidR="00C65208">
          <w:t>gender</w:t>
        </w:r>
      </w:ins>
      <w:ins w:id="345" w:author="Microsoft Office User" w:date="2019-01-21T13:52:00Z">
        <w:r w:rsidR="0014370F">
          <w:t xml:space="preserve">, </w:t>
        </w:r>
      </w:ins>
      <w:moveTo w:id="346" w:author="Ezzati, Majid" w:date="2019-01-18T21:45:00Z">
        <w:del w:id="347" w:author="Ezzati, Majid" w:date="2019-01-19T20:49:00Z">
          <w:r w:rsidDel="0032455E">
            <w:delText>When drownings occur,</w:delText>
          </w:r>
        </w:del>
      </w:moveTo>
      <w:ins w:id="348" w:author="Ezzati, Majid" w:date="2019-01-19T20:49:00Z">
        <w:del w:id="349" w:author="Microsoft Office User" w:date="2019-01-21T13:52:00Z">
          <w:r w:rsidR="0032455E" w:rsidDel="0014370F">
            <w:delText>The stronger effect in men may be because</w:delText>
          </w:r>
        </w:del>
      </w:ins>
      <w:moveTo w:id="350" w:author="Ezzati, Majid" w:date="2019-01-18T21:45:00Z">
        <w:del w:id="351" w:author="Microsoft Office User" w:date="2019-01-21T13:52:00Z">
          <w:r w:rsidDel="0014370F">
            <w:delText xml:space="preserve"> for males </w:delText>
          </w:r>
        </w:del>
      </w:moveTo>
      <w:ins w:id="352" w:author="Microsoft Office User" w:date="2019-01-21T13:52:00Z">
        <w:r w:rsidR="0014370F">
          <w:t xml:space="preserve">with </w:t>
        </w:r>
      </w:ins>
      <w:moveTo w:id="353" w:author="Ezzati, Majid" w:date="2019-01-18T21:45:00Z">
        <w:r w:rsidRPr="00636C9B">
          <w:t xml:space="preserve">52.7% </w:t>
        </w:r>
      </w:moveTo>
      <w:ins w:id="354" w:author="Microsoft Office User" w:date="2019-01-21T13:52:00Z">
        <w:r w:rsidR="0014370F">
          <w:t xml:space="preserve">for males </w:t>
        </w:r>
      </w:ins>
      <w:moveTo w:id="355" w:author="Ezzati, Majid" w:date="2019-01-18T21:45:00Z">
        <w:del w:id="356" w:author="Microsoft Office User" w:date="2019-01-21T13:52:00Z">
          <w:r w:rsidDel="0014370F">
            <w:delText xml:space="preserve">are </w:delText>
          </w:r>
          <w:r w:rsidRPr="00636C9B" w:rsidDel="0014370F">
            <w:delText>i</w:delText>
          </w:r>
        </w:del>
      </w:moveTo>
      <w:ins w:id="357" w:author="Microsoft Office User" w:date="2019-01-21T13:52:00Z">
        <w:r w:rsidR="0014370F">
          <w:t>i</w:t>
        </w:r>
      </w:ins>
      <w:moveTo w:id="358" w:author="Ezzati, Majid" w:date="2019-01-18T21:45:00Z">
        <w:r w:rsidRPr="00636C9B">
          <w:t xml:space="preserve">n natural water, </w:t>
        </w:r>
        <w:del w:id="359" w:author="Microsoft Office User" w:date="2019-01-21T13:52:00Z">
          <w:r w:rsidRPr="00636C9B" w:rsidDel="0014370F">
            <w:delText>with</w:delText>
          </w:r>
        </w:del>
      </w:moveTo>
      <w:ins w:id="360" w:author="Microsoft Office User" w:date="2019-01-21T13:52:00Z">
        <w:r w:rsidR="0014370F">
          <w:t>and</w:t>
        </w:r>
      </w:ins>
      <w:moveTo w:id="361" w:author="Ezzati, Majid" w:date="2019-01-18T21:45:00Z">
        <w:r w:rsidRPr="00636C9B">
          <w:t xml:space="preserve"> </w:t>
        </w:r>
        <w:r>
          <w:t xml:space="preserve">only </w:t>
        </w:r>
        <w:r w:rsidRPr="00636C9B">
          <w:t>25.9</w:t>
        </w:r>
        <w:r>
          <w:t>%</w:t>
        </w:r>
        <w:r w:rsidRPr="00636C9B">
          <w:t xml:space="preserve"> for females (1999-2010)</w:t>
        </w:r>
      </w:moveTo>
      <w:ins w:id="362" w:author="Robbie Parks" w:date="2019-01-23T13:41:00Z">
        <w:r w:rsidR="00B2744D">
          <w:t>,</w:t>
        </w:r>
      </w:ins>
      <w:moveTo w:id="363" w:author="Ezzati, Majid" w:date="2019-01-18T21:45:00Z">
        <w:del w:id="364" w:author="Robbie Parks" w:date="2019-01-23T13:41:00Z">
          <w:r w:rsidRPr="00636C9B" w:rsidDel="00B2744D">
            <w:delText>.</w:delText>
          </w:r>
        </w:del>
        <w:r w:rsidRPr="00636C9B">
          <w:fldChar w:fldCharType="begin" w:fldLock="1"/>
        </w:r>
      </w:moveTo>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moveTo w:id="365" w:author="Ezzati, Majid" w:date="2019-01-18T21:45:00Z">
        <w:r w:rsidRPr="00636C9B">
          <w:fldChar w:fldCharType="separate"/>
        </w:r>
      </w:moveTo>
      <w:r w:rsidR="00C450F3" w:rsidRPr="00C450F3">
        <w:rPr>
          <w:noProof/>
          <w:vertAlign w:val="superscript"/>
        </w:rPr>
        <w:t>17</w:t>
      </w:r>
      <w:moveTo w:id="366" w:author="Ezzati, Majid" w:date="2019-01-18T21:45:00Z">
        <w:r w:rsidRPr="00636C9B">
          <w:fldChar w:fldCharType="end"/>
        </w:r>
      </w:moveTo>
      <w:ins w:id="367" w:author="Microsoft Office User" w:date="2019-01-21T14:22:00Z">
        <w:r w:rsidR="000A342E">
          <w:t xml:space="preserve"> </w:t>
        </w:r>
      </w:ins>
      <w:ins w:id="368" w:author="Robbie Parks" w:date="2019-01-23T15:40:00Z">
        <w:r w:rsidR="00107857">
          <w:t>insinuating</w:t>
        </w:r>
      </w:ins>
      <w:ins w:id="369" w:author="Robbie Parks" w:date="2019-01-23T13:41:00Z">
        <w:r w:rsidR="00B2744D">
          <w:t xml:space="preserve"> that f</w:t>
        </w:r>
      </w:ins>
      <w:ins w:id="370" w:author="Microsoft Office User" w:date="2019-01-21T14:22:00Z">
        <w:del w:id="371" w:author="Robbie Parks" w:date="2019-01-23T13:41:00Z">
          <w:r w:rsidR="000A342E" w:rsidDel="00B2744D">
            <w:delText>F</w:delText>
          </w:r>
        </w:del>
        <w:r w:rsidR="000A342E">
          <w:t>urthe</w:t>
        </w:r>
      </w:ins>
      <w:ins w:id="372" w:author="Robbie Parks" w:date="2019-01-23T13:41:00Z">
        <w:r w:rsidR="00B2744D">
          <w:t>r</w:t>
        </w:r>
      </w:ins>
      <w:ins w:id="373" w:author="Microsoft Office User" w:date="2019-01-21T14:22:00Z">
        <w:del w:id="374" w:author="Robbie Parks" w:date="2019-01-23T13:41:00Z">
          <w:r w:rsidR="000A342E" w:rsidDel="00B2744D">
            <w:delText>r</w:delText>
          </w:r>
        </w:del>
        <w:r w:rsidR="000A342E">
          <w:t xml:space="preserve"> drowning deaths in males </w:t>
        </w:r>
      </w:ins>
      <w:ins w:id="375" w:author="Microsoft Office User" w:date="2019-01-21T14:24:00Z">
        <w:del w:id="376" w:author="Robbie Parks" w:date="2019-01-23T15:40:00Z">
          <w:r w:rsidR="00661FA6" w:rsidDel="00107857">
            <w:delText>could</w:delText>
          </w:r>
        </w:del>
      </w:ins>
      <w:ins w:id="377" w:author="Robbie Parks" w:date="2019-01-23T15:40:00Z">
        <w:r w:rsidR="00107857">
          <w:t>may</w:t>
        </w:r>
      </w:ins>
      <w:ins w:id="378" w:author="Microsoft Office User" w:date="2019-01-21T14:22:00Z">
        <w:r w:rsidR="000A342E">
          <w:t xml:space="preserve"> therefore </w:t>
        </w:r>
      </w:ins>
      <w:ins w:id="379" w:author="Microsoft Office User" w:date="2019-01-21T14:23:00Z">
        <w:r w:rsidR="000A342E">
          <w:t xml:space="preserve">be </w:t>
        </w:r>
      </w:ins>
      <w:ins w:id="380" w:author="Microsoft Office User" w:date="2019-01-21T14:24:00Z">
        <w:r w:rsidR="00661FA6">
          <w:t xml:space="preserve">due to </w:t>
        </w:r>
      </w:ins>
      <w:ins w:id="381" w:author="Robbie Parks" w:date="2019-01-22T11:56:00Z">
        <w:r w:rsidR="003553E2">
          <w:t xml:space="preserve">males </w:t>
        </w:r>
      </w:ins>
      <w:ins w:id="382" w:author="Microsoft Office User" w:date="2019-01-21T14:24:00Z">
        <w:r w:rsidR="00661FA6">
          <w:t>swimming in more</w:t>
        </w:r>
      </w:ins>
      <w:ins w:id="383" w:author="Microsoft Office User" w:date="2019-01-21T14:23:00Z">
        <w:r w:rsidR="000A342E">
          <w:t xml:space="preserve"> dangerous waters</w:t>
        </w:r>
      </w:ins>
      <w:ins w:id="384" w:author="Microsoft Office User" w:date="2019-01-21T14:24:00Z">
        <w:r w:rsidR="00661FA6">
          <w:t xml:space="preserve"> than females generally do</w:t>
        </w:r>
      </w:ins>
      <w:ins w:id="385" w:author="Microsoft Office User" w:date="2019-01-21T14:23:00Z">
        <w:r w:rsidR="000A342E">
          <w:t xml:space="preserve">. </w:t>
        </w:r>
      </w:ins>
      <w:moveTo w:id="386" w:author="Ezzati, Majid" w:date="2019-01-18T21:45:00Z">
        <w:del w:id="387" w:author="Microsoft Office User" w:date="2019-01-21T13:52:00Z">
          <w:r w:rsidDel="0049038D">
            <w:delText xml:space="preserve"> However, for targeted risk prevention it would be desirable to know if these patterns change as anomalous temperature increases</w:delText>
          </w:r>
        </w:del>
        <w:del w:id="388" w:author="Microsoft Office User" w:date="2019-01-21T13:57:00Z">
          <w:r w:rsidDel="00350C3B">
            <w:delText>.</w:delText>
          </w:r>
        </w:del>
      </w:moveTo>
      <w:del w:id="389" w:author="Microsoft Office User" w:date="2019-01-21T13:57:00Z">
        <w:r w:rsidR="00A83B2D" w:rsidRPr="00A83B2D" w:rsidDel="00350C3B">
          <w:delText xml:space="preserve"> </w:delText>
        </w:r>
      </w:del>
      <w:ins w:id="390" w:author="Ezzati, Majid" w:date="2019-01-18T22:03:00Z">
        <w:r w:rsidR="00D607C1">
          <w:t xml:space="preserve">Similarly, the decline in deaths from falls, which are mostly in older ages, is likely because </w:t>
        </w:r>
      </w:ins>
      <w:del w:id="391"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392" w:author="Ezzati, Majid" w:date="2019-01-18T22:04:00Z">
        <w:r w:rsidR="00A83B2D" w:rsidDel="00D607C1">
          <w:delText>include</w:delText>
        </w:r>
      </w:del>
      <w:ins w:id="393" w:author="Ezzati, Majid" w:date="2019-01-18T22:04:00Z">
        <w:r w:rsidR="00D607C1">
          <w:t>are partly due to</w:t>
        </w:r>
      </w:ins>
      <w:r w:rsidR="00A83B2D">
        <w:t xml:space="preserve"> </w:t>
      </w:r>
      <w:del w:id="394"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395" w:author="Microsoft Office User" w:date="2019-01-21T14:07:00Z">
        <w:r w:rsidR="00B0580D">
          <w:t>slipping on ice</w:t>
        </w:r>
      </w:ins>
      <w:ins w:id="396" w:author="Robbie Parks" w:date="2019-01-22T15:49:00Z">
        <w:r w:rsidR="008F546C">
          <w:t>.</w:t>
        </w:r>
      </w:ins>
      <w:del w:id="397" w:author="Robbie Parks" w:date="2019-01-22T11:56:00Z">
        <w:r w:rsidR="00A83B2D" w:rsidRPr="00636C9B" w:rsidDel="00484EC5">
          <w:delText>.</w:delText>
        </w:r>
      </w:del>
      <w:ins w:id="398" w:author="Robbie Parks" w:date="2019-01-22T15:49:00Z">
        <w:r w:rsidR="008F546C">
          <w:fldChar w:fldCharType="begin" w:fldLock="1"/>
        </w:r>
      </w:ins>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ins w:id="399" w:author="Robbie Parks" w:date="2019-01-22T15:49:00Z">
        <w:r w:rsidR="008F546C">
          <w:fldChar w:fldCharType="end"/>
        </w:r>
      </w:ins>
      <w:del w:id="400" w:author="Robbie Parks" w:date="2019-01-22T15:49:00Z">
        <w:r w:rsidR="00A83B2D" w:rsidRPr="00636C9B" w:rsidDel="008F546C">
          <w:fldChar w:fldCharType="begin" w:fldLock="1"/>
        </w:r>
        <w:r w:rsidR="00AB470D" w:rsidDel="008F546C">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delInstrText>
        </w:r>
        <w:r w:rsidR="00A83B2D" w:rsidRPr="00636C9B" w:rsidDel="008F546C">
          <w:fldChar w:fldCharType="separate"/>
        </w:r>
        <w:r w:rsidR="00F331B7" w:rsidRPr="00F331B7" w:rsidDel="008F546C">
          <w:rPr>
            <w:noProof/>
            <w:vertAlign w:val="superscript"/>
          </w:rPr>
          <w:delText>16</w:delText>
        </w:r>
        <w:r w:rsidR="00A83B2D" w:rsidRPr="00636C9B" w:rsidDel="008F546C">
          <w:fldChar w:fldCharType="end"/>
        </w:r>
      </w:del>
      <w:ins w:id="401" w:author="Microsoft Office User" w:date="2019-01-21T14:11:00Z">
        <w:del w:id="402" w:author="Robbie Parks" w:date="2019-01-22T11:56:00Z">
          <w:r w:rsidR="001D5B42" w:rsidDel="00484EC5">
            <w:delText>,</w:delText>
          </w:r>
        </w:del>
        <w:del w:id="403" w:author="Robbie Parks" w:date="2019-01-22T15:49:00Z">
          <w:r w:rsidR="001D5B42" w:rsidDel="008F546C">
            <w:delText xml:space="preserve"> with </w:delText>
          </w:r>
        </w:del>
      </w:ins>
      <w:ins w:id="404" w:author="Microsoft Office User" w:date="2019-01-21T14:12:00Z">
        <w:del w:id="405" w:author="Robbie Parks" w:date="2019-01-22T15:49:00Z">
          <w:r w:rsidR="00263C98" w:rsidDel="008F546C">
            <w:delText xml:space="preserve">evidence from </w:delText>
          </w:r>
        </w:del>
      </w:ins>
      <w:del w:id="406" w:author="Robbie Parks" w:date="2019-01-22T15:49:00Z">
        <w:r w:rsidR="00A83B2D" w:rsidDel="008F546C">
          <w:delText xml:space="preserve"> Positive anomalous temperatures in winter could lead to less potential to slip on ice, potentially explaining the reduction in falls in the older age groups. H</w:delText>
        </w:r>
      </w:del>
      <w:ins w:id="407" w:author="Microsoft Office User" w:date="2019-01-21T14:12:00Z">
        <w:del w:id="408" w:author="Robbie Parks" w:date="2019-01-22T15:49:00Z">
          <w:r w:rsidR="00263C98" w:rsidDel="008F546C">
            <w:delText>h</w:delText>
          </w:r>
        </w:del>
      </w:ins>
      <w:del w:id="409" w:author="Robbie Parks" w:date="2019-01-22T15:49:00Z">
        <w:r w:rsidR="00A83B2D" w:rsidDel="008F546C">
          <w:delText xml:space="preserve">ospital admissions for injuries from falls in </w:delText>
        </w:r>
        <w:r w:rsidR="00A83B2D" w:rsidDel="008F546C">
          <w:rPr>
            <w:bCs/>
            <w:color w:val="000000" w:themeColor="text1"/>
          </w:rPr>
          <w:delText>Boston, Massachusetts, USA</w:delText>
        </w:r>
      </w:del>
      <w:ins w:id="410" w:author="Microsoft Office User" w:date="2019-01-21T14:12:00Z">
        <w:del w:id="411" w:author="Robbie Parks" w:date="2019-01-22T15:49:00Z">
          <w:r w:rsidR="007034FE" w:rsidDel="008F546C">
            <w:rPr>
              <w:bCs/>
              <w:color w:val="000000" w:themeColor="text1"/>
            </w:rPr>
            <w:delText>,</w:delText>
          </w:r>
        </w:del>
      </w:ins>
      <w:del w:id="412" w:author="Robbie Parks" w:date="2019-01-22T15:49:00Z">
        <w:r w:rsidR="00A83B2D" w:rsidDel="008F546C">
          <w:rPr>
            <w:bCs/>
            <w:color w:val="000000" w:themeColor="text1"/>
          </w:rPr>
          <w:delText>, increase with moderate snow fall.</w:delText>
        </w:r>
        <w:r w:rsidR="00A83B2D" w:rsidDel="008F546C">
          <w:rPr>
            <w:bCs/>
            <w:color w:val="000000" w:themeColor="text1"/>
          </w:rPr>
          <w:fldChar w:fldCharType="begin" w:fldLock="1"/>
        </w:r>
        <w:r w:rsidR="00AB470D" w:rsidDel="008F546C">
          <w:rPr>
            <w:bCs/>
            <w:color w:val="000000" w:themeColor="text1"/>
          </w:rPr>
          <w:del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delInstrText>
        </w:r>
        <w:r w:rsidR="00A83B2D" w:rsidDel="008F546C">
          <w:rPr>
            <w:bCs/>
            <w:color w:val="000000" w:themeColor="text1"/>
          </w:rPr>
          <w:fldChar w:fldCharType="separate"/>
        </w:r>
        <w:r w:rsidR="00F331B7" w:rsidRPr="00F331B7" w:rsidDel="008F546C">
          <w:rPr>
            <w:bCs/>
            <w:noProof/>
            <w:color w:val="000000" w:themeColor="text1"/>
            <w:vertAlign w:val="superscript"/>
          </w:rPr>
          <w:delText>17</w:delText>
        </w:r>
        <w:r w:rsidR="00A83B2D" w:rsidDel="008F546C">
          <w:rPr>
            <w:bCs/>
            <w:color w:val="000000" w:themeColor="text1"/>
          </w:rPr>
          <w:fldChar w:fldCharType="end"/>
        </w:r>
        <w:r w:rsidR="00A83B2D" w:rsidDel="008F546C">
          <w:rPr>
            <w:bCs/>
            <w:color w:val="000000" w:themeColor="text1"/>
          </w:rPr>
          <w:delText xml:space="preserve"> As outdoor falls are common in</w:delText>
        </w:r>
      </w:del>
      <w:ins w:id="413" w:author="Microsoft Office User" w:date="2019-01-21T14:12:00Z">
        <w:del w:id="414" w:author="Robbie Parks" w:date="2019-01-22T15:49:00Z">
          <w:r w:rsidR="007034FE" w:rsidDel="008F546C">
            <w:rPr>
              <w:bCs/>
              <w:color w:val="000000" w:themeColor="text1"/>
            </w:rPr>
            <w:delText>and a</w:delText>
          </w:r>
        </w:del>
      </w:ins>
      <w:ins w:id="415" w:author="Microsoft Office User" w:date="2019-01-21T14:13:00Z">
        <w:del w:id="416" w:author="Robbie Parks" w:date="2019-01-22T15:49:00Z">
          <w:r w:rsidR="000E3769" w:rsidDel="008F546C">
            <w:rPr>
              <w:bCs/>
              <w:color w:val="000000" w:themeColor="text1"/>
            </w:rPr>
            <w:delText xml:space="preserve"> </w:delText>
          </w:r>
        </w:del>
        <w:del w:id="417" w:author="Robbie Parks" w:date="2019-01-21T18:02:00Z">
          <w:r w:rsidR="000E3769" w:rsidDel="00EA7116">
            <w:rPr>
              <w:bCs/>
              <w:color w:val="000000" w:themeColor="text1"/>
            </w:rPr>
            <w:delText>XX</w:delText>
          </w:r>
        </w:del>
      </w:ins>
      <w:ins w:id="418" w:author="Microsoft Office User" w:date="2019-01-21T14:12:00Z">
        <w:del w:id="419" w:author="Robbie Parks" w:date="2019-01-22T15:49:00Z">
          <w:r w:rsidR="007034FE" w:rsidDel="008F546C">
            <w:rPr>
              <w:bCs/>
              <w:color w:val="000000" w:themeColor="text1"/>
            </w:rPr>
            <w:delText xml:space="preserve"> study of</w:delText>
          </w:r>
        </w:del>
      </w:ins>
      <w:del w:id="420" w:author="Robbie Parks" w:date="2019-01-22T15:49:00Z">
        <w:r w:rsidR="00A83B2D" w:rsidDel="008F546C">
          <w:rPr>
            <w:bCs/>
            <w:color w:val="000000" w:themeColor="text1"/>
          </w:rPr>
          <w:delText xml:space="preserve"> healthy older people</w:delText>
        </w:r>
      </w:del>
      <w:ins w:id="421" w:author="Microsoft Office User" w:date="2019-01-21T14:12:00Z">
        <w:del w:id="422" w:author="Robbie Parks" w:date="2019-01-22T15:49:00Z">
          <w:r w:rsidR="007034FE" w:rsidDel="008F546C">
            <w:rPr>
              <w:bCs/>
              <w:color w:val="000000" w:themeColor="text1"/>
            </w:rPr>
            <w:delText>.</w:delText>
          </w:r>
        </w:del>
      </w:ins>
      <w:del w:id="423" w:author="Robbie Parks" w:date="2019-01-22T15:49:00Z">
        <w:r w:rsidR="00A83B2D" w:rsidDel="008F546C">
          <w:rPr>
            <w:bCs/>
            <w:color w:val="000000" w:themeColor="text1"/>
          </w:rPr>
          <w:delText>,</w:delText>
        </w:r>
        <w:r w:rsidR="00A83B2D" w:rsidDel="008F546C">
          <w:fldChar w:fldCharType="begin" w:fldLock="1"/>
        </w:r>
        <w:r w:rsidR="00AB470D" w:rsidDel="008F546C">
          <w:del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delInstrText>
        </w:r>
        <w:r w:rsidR="00A83B2D" w:rsidDel="008F546C">
          <w:fldChar w:fldCharType="separate"/>
        </w:r>
        <w:r w:rsidR="00F331B7" w:rsidRPr="00F331B7" w:rsidDel="008F546C">
          <w:rPr>
            <w:noProof/>
            <w:vertAlign w:val="superscript"/>
          </w:rPr>
          <w:delText>18</w:delText>
        </w:r>
        <w:r w:rsidR="00A83B2D" w:rsidDel="008F546C">
          <w:fldChar w:fldCharType="end"/>
        </w:r>
      </w:del>
      <w:del w:id="424"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425" w:author="Ezzati, Majid" w:date="2019-01-18T22:05:00Z"/>
          <w:moveTo w:id="426" w:author="Ezzati, Majid" w:date="2019-01-18T21:45:00Z"/>
        </w:rPr>
      </w:pPr>
    </w:p>
    <w:moveToRangeEnd w:id="329"/>
    <w:p w14:paraId="565F111C" w14:textId="77777777" w:rsidR="00A83B2D" w:rsidRDefault="00A83B2D" w:rsidP="00FF023E">
      <w:pPr>
        <w:spacing w:line="480" w:lineRule="auto"/>
        <w:jc w:val="both"/>
        <w:rPr>
          <w:ins w:id="427" w:author="Ezzati, Majid" w:date="2019-01-18T21:48:00Z"/>
        </w:rPr>
      </w:pPr>
    </w:p>
    <w:p w14:paraId="0DE5929B" w14:textId="623A1B42" w:rsidR="005D151A" w:rsidDel="004D201B" w:rsidRDefault="00A83B2D" w:rsidP="00FF023E">
      <w:pPr>
        <w:spacing w:line="480" w:lineRule="auto"/>
        <w:jc w:val="both"/>
        <w:rPr>
          <w:del w:id="428" w:author="Microsoft Office User" w:date="2019-01-21T11:56:00Z"/>
        </w:rPr>
      </w:pPr>
      <w:ins w:id="429" w:author="Ezzati, Majid" w:date="2019-01-18T21:49:00Z">
        <w:r>
          <w:t xml:space="preserve">The pathways </w:t>
        </w:r>
        <w:del w:id="430" w:author="Robbie Parks" w:date="2019-01-24T15:40:00Z">
          <w:r w:rsidDel="00C52B41">
            <w:delText>for</w:delText>
          </w:r>
        </w:del>
      </w:ins>
      <w:ins w:id="431" w:author="Robbie Parks" w:date="2019-01-24T15:40:00Z">
        <w:r w:rsidR="00C52B41">
          <w:t>from anomalous temperature to</w:t>
        </w:r>
      </w:ins>
      <w:ins w:id="432" w:author="Ezzati, Majid" w:date="2019-01-18T21:49:00Z">
        <w:r>
          <w:t xml:space="preserve"> </w:t>
        </w:r>
        <w:del w:id="433" w:author="Robbie Parks" w:date="2019-01-24T15:40:00Z">
          <w:r w:rsidDel="00C52B41">
            <w:delText>other</w:delText>
          </w:r>
        </w:del>
      </w:ins>
      <w:ins w:id="434" w:author="Robbie Parks" w:date="2019-01-24T15:40:00Z">
        <w:r w:rsidR="00C52B41">
          <w:t>transport</w:t>
        </w:r>
      </w:ins>
      <w:ins w:id="435" w:author="Ezzati, Majid" w:date="2019-01-18T21:49:00Z">
        <w:r>
          <w:t xml:space="preserve"> injur</w:t>
        </w:r>
      </w:ins>
      <w:ins w:id="436" w:author="Robbie Parks" w:date="2019-01-24T15:40:00Z">
        <w:r w:rsidR="00C52B41">
          <w:t>y deaths</w:t>
        </w:r>
      </w:ins>
      <w:ins w:id="437" w:author="Ezzati, Majid" w:date="2019-01-18T21:49:00Z">
        <w:del w:id="438" w:author="Robbie Parks" w:date="2019-01-24T15:40:00Z">
          <w:r w:rsidDel="00C52B41">
            <w:delText>ies</w:delText>
          </w:r>
        </w:del>
        <w:r>
          <w:t xml:space="preserve"> are more varied.</w:t>
        </w:r>
      </w:ins>
      <w:ins w:id="439" w:author="Ezzati, Majid" w:date="2019-01-18T21:44:00Z">
        <w:r w:rsidR="007B0B98">
          <w:t xml:space="preserve"> </w:t>
        </w:r>
      </w:ins>
      <w:commentRangeStart w:id="440"/>
      <w:del w:id="441" w:author="Microsoft Office User" w:date="2019-01-21T14:28:00Z">
        <w:r w:rsidR="003434A1" w:rsidDel="004E0579">
          <w:delText xml:space="preserve">Studies of road traffic accidents </w:delText>
        </w:r>
      </w:del>
      <w:ins w:id="442" w:author="Ezzati, Majid" w:date="2019-01-18T21:49:00Z">
        <w:del w:id="443" w:author="Microsoft Office User" w:date="2019-01-21T14:28:00Z">
          <w:r w:rsidDel="004E0579">
            <w:delText xml:space="preserve">crashes </w:delText>
          </w:r>
        </w:del>
      </w:ins>
      <w:del w:id="444"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D2482"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440"/>
      <w:r w:rsidR="006011A5">
        <w:rPr>
          <w:rStyle w:val="CommentReference"/>
          <w:rFonts w:asciiTheme="minorHAnsi" w:hAnsiTheme="minorHAnsi" w:cstheme="minorBidi"/>
          <w:lang w:eastAsia="en-US"/>
        </w:rPr>
        <w:commentReference w:id="440"/>
      </w:r>
      <w:del w:id="445" w:author="Microsoft Office User" w:date="2019-01-21T14:44:00Z">
        <w:r w:rsidR="00AA659F" w:rsidDel="00344D6A">
          <w:delText xml:space="preserve">Increasing </w:delText>
        </w:r>
      </w:del>
      <w:del w:id="446" w:author="Microsoft Office User" w:date="2019-01-21T15:14:00Z">
        <w:r w:rsidR="00AA659F" w:rsidDel="00E55FAE">
          <w:delText>anomalous temperatures encourag</w:delText>
        </w:r>
      </w:del>
      <w:del w:id="447" w:author="Microsoft Office User" w:date="2019-01-21T14:28:00Z">
        <w:r w:rsidR="00AA659F" w:rsidDel="004E0579">
          <w:delText>ing</w:delText>
        </w:r>
      </w:del>
      <w:del w:id="448" w:author="Microsoft Office User" w:date="2019-01-21T15:14:00Z">
        <w:r w:rsidR="00AA659F" w:rsidDel="00E55FAE">
          <w:delText xml:space="preserve"> more </w:delText>
        </w:r>
      </w:del>
      <w:del w:id="449" w:author="Microsoft Office User" w:date="2019-01-21T14:44:00Z">
        <w:r w:rsidR="00AA659F" w:rsidDel="00DE59C7">
          <w:delText>driving</w:delText>
        </w:r>
      </w:del>
      <w:del w:id="450" w:author="Microsoft Office User" w:date="2019-01-21T14:40:00Z">
        <w:r w:rsidR="00AA659F" w:rsidDel="00DC05BD">
          <w:delText xml:space="preserve"> could therefore increa</w:delText>
        </w:r>
        <w:r w:rsidR="00BE7826" w:rsidDel="00DC05BD">
          <w:delText>se the potential for collisions.</w:delText>
        </w:r>
      </w:del>
      <w:del w:id="451" w:author="Microsoft Office User" w:date="2019-01-21T14:41:00Z">
        <w:r w:rsidR="00BE7826" w:rsidDel="00DC05BD">
          <w:delText xml:space="preserve"> </w:delText>
        </w:r>
      </w:del>
      <w:ins w:id="452" w:author="Microsoft Office User" w:date="2019-01-21T14:29:00Z">
        <w:r w:rsidR="004E0579">
          <w:t xml:space="preserve"> </w:t>
        </w:r>
      </w:ins>
      <w:ins w:id="453" w:author="Microsoft Office User" w:date="2019-01-21T15:14:00Z">
        <w:r w:rsidR="00E55FAE">
          <w:t>D</w:t>
        </w:r>
      </w:ins>
      <w:del w:id="454" w:author="Microsoft Office User" w:date="2019-01-21T15:14:00Z">
        <w:r w:rsidR="002B3894" w:rsidDel="00E55FAE">
          <w:delText>Further, d</w:delText>
        </w:r>
      </w:del>
      <w:r w:rsidR="007E25B1">
        <w:t xml:space="preserve">riving performance </w:t>
      </w:r>
      <w:del w:id="455" w:author="Robbie Parks" w:date="2019-01-23T13:41:00Z">
        <w:r w:rsidR="009E4B56" w:rsidDel="00ED2482">
          <w:delText xml:space="preserve">itself </w:delText>
        </w:r>
      </w:del>
      <w:r w:rsidR="007E25B1">
        <w:t>deteriorates at higher temperatures</w:t>
      </w:r>
      <w:r w:rsidR="00BE7826">
        <w:t>,</w:t>
      </w:r>
      <w:ins w:id="456"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del w:id="457" w:author="Microsoft Office User" w:date="2019-01-21T15:03:00Z">
        <w:r w:rsidR="002B3894" w:rsidDel="00066E8B">
          <w:delText xml:space="preserve"> </w:delText>
        </w:r>
        <w:r w:rsidR="00BE7826" w:rsidDel="004324D8">
          <w:delText xml:space="preserve">which could affect </w:delText>
        </w:r>
      </w:del>
      <w:del w:id="458" w:author="Microsoft Office User" w:date="2019-01-21T14:43:00Z">
        <w:r w:rsidR="00E92BA5" w:rsidDel="00974E5E">
          <w:delText xml:space="preserve">drivers’ </w:delText>
        </w:r>
      </w:del>
      <w:del w:id="459"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460" w:author="Microsoft Office User" w:date="2019-01-21T15:04:00Z">
        <w:r w:rsidR="00066E8B">
          <w:t xml:space="preserve"> </w:t>
        </w:r>
      </w:ins>
      <w:ins w:id="461" w:author="Microsoft Office User" w:date="2019-01-21T15:14:00Z">
        <w:r w:rsidR="00E55FAE">
          <w:t xml:space="preserve">In addition, </w:t>
        </w:r>
      </w:ins>
      <w:ins w:id="462" w:author="Microsoft Office User" w:date="2019-01-21T15:15:00Z">
        <w:r w:rsidR="00240B13">
          <w:t>a</w:t>
        </w:r>
      </w:ins>
      <w:ins w:id="463" w:author="Microsoft Office User" w:date="2019-01-21T15:01:00Z">
        <w:r w:rsidR="00F331B7">
          <w:t xml:space="preserve">lcohol consumption increases </w:t>
        </w:r>
      </w:ins>
      <w:r w:rsidR="00B90B76">
        <w:t>during</w:t>
      </w:r>
      <w:ins w:id="464" w:author="Microsoft Office User" w:date="2019-01-21T15:01:00Z">
        <w:r w:rsidR="00F331B7">
          <w:t xml:space="preserve"> </w:t>
        </w:r>
      </w:ins>
      <w:ins w:id="465" w:author="Robbie Parks" w:date="2019-01-23T15:40:00Z">
        <w:r w:rsidR="002D7F86">
          <w:t xml:space="preserve">positive </w:t>
        </w:r>
      </w:ins>
      <w:ins w:id="466" w:author="Microsoft Office User" w:date="2019-01-21T15:01:00Z">
        <w:r w:rsidR="00F331B7">
          <w:t>temperature anomal</w:t>
        </w:r>
      </w:ins>
      <w:r w:rsidR="00B90B76">
        <w:t>ies</w:t>
      </w:r>
      <w:ins w:id="467" w:author="Microsoft Office User" w:date="2019-01-21T15:04:00Z">
        <w:r w:rsidR="00066E8B">
          <w:t>,</w:t>
        </w:r>
      </w:ins>
      <w:ins w:id="468" w:author="Microsoft Office User" w:date="2019-01-21T15:02:00Z">
        <w:r w:rsidR="00F331B7">
          <w:fldChar w:fldCharType="begin" w:fldLock="1"/>
        </w:r>
      </w:ins>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ins w:id="469" w:author="Microsoft Office User" w:date="2019-01-21T15:02:00Z">
        <w:r w:rsidR="00F331B7">
          <w:fldChar w:fldCharType="separate"/>
        </w:r>
      </w:ins>
      <w:r w:rsidR="00C450F3" w:rsidRPr="00C450F3">
        <w:rPr>
          <w:noProof/>
          <w:vertAlign w:val="superscript"/>
        </w:rPr>
        <w:t>25</w:t>
      </w:r>
      <w:ins w:id="470" w:author="Microsoft Office User" w:date="2019-01-21T15:02:00Z">
        <w:r w:rsidR="00F331B7">
          <w:fldChar w:fldCharType="end"/>
        </w:r>
      </w:ins>
      <w:ins w:id="471" w:author="Microsoft Office User" w:date="2019-01-21T15:16:00Z">
        <w:r w:rsidR="00FA40C6">
          <w:t xml:space="preserve"> potentially</w:t>
        </w:r>
      </w:ins>
      <w:ins w:id="472" w:author="Microsoft Office User" w:date="2019-01-21T15:02:00Z">
        <w:r w:rsidR="00F331B7">
          <w:t xml:space="preserve"> explain</w:t>
        </w:r>
      </w:ins>
      <w:ins w:id="473" w:author="Microsoft Office User" w:date="2019-01-21T15:04:00Z">
        <w:r w:rsidR="00066E8B">
          <w:t>ing</w:t>
        </w:r>
      </w:ins>
      <w:ins w:id="474" w:author="Microsoft Office User" w:date="2019-01-21T15:02:00Z">
        <w:r w:rsidR="00F331B7">
          <w:t xml:space="preserve"> why</w:t>
        </w:r>
      </w:ins>
      <w:ins w:id="475" w:author="Microsoft Office User" w:date="2019-01-21T15:01:00Z">
        <w:r w:rsidR="00F331B7">
          <w:t xml:space="preserve"> </w:t>
        </w:r>
      </w:ins>
      <w:del w:id="476" w:author="Microsoft Office User" w:date="2019-01-21T15:02:00Z">
        <w:r w:rsidR="00CB56FB" w:rsidDel="00F331B7">
          <w:lastRenderedPageBreak/>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477" w:author="Microsoft Office User" w:date="2019-01-21T15:04:00Z">
        <w:r w:rsidR="00066E8B">
          <w:t xml:space="preserve">, </w:t>
        </w:r>
      </w:ins>
      <w:ins w:id="478" w:author="Microsoft Office User" w:date="2019-01-21T15:12:00Z">
        <w:r w:rsidR="00186114">
          <w:t xml:space="preserve">who are more likely than other age groups </w:t>
        </w:r>
      </w:ins>
      <w:ins w:id="479" w:author="Microsoft Office User" w:date="2019-01-21T15:13:00Z">
        <w:r w:rsidR="00186114">
          <w:t xml:space="preserve">to crash </w:t>
        </w:r>
      </w:ins>
      <w:ins w:id="480" w:author="Microsoft Office User" w:date="2019-01-21T15:12:00Z">
        <w:r w:rsidR="00186114">
          <w:t>while driving when intoxicated</w:t>
        </w:r>
      </w:ins>
      <w:ins w:id="481" w:author="Microsoft Office User" w:date="2019-01-21T15:13:00Z">
        <w:r w:rsidR="00186114">
          <w:t>,</w:t>
        </w:r>
        <w:r w:rsidR="006704CC">
          <w:fldChar w:fldCharType="begin" w:fldLock="1"/>
        </w:r>
      </w:ins>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ins w:id="482" w:author="Microsoft Office User" w:date="2019-01-21T15:13:00Z">
        <w:r w:rsidR="006704CC">
          <w:fldChar w:fldCharType="separate"/>
        </w:r>
      </w:ins>
      <w:r w:rsidR="00C450F3" w:rsidRPr="00C450F3">
        <w:rPr>
          <w:noProof/>
          <w:vertAlign w:val="superscript"/>
        </w:rPr>
        <w:t>26</w:t>
      </w:r>
      <w:ins w:id="483" w:author="Microsoft Office User" w:date="2019-01-21T15:13:00Z">
        <w:r w:rsidR="006704CC">
          <w:fldChar w:fldCharType="end"/>
        </w:r>
      </w:ins>
      <w:r w:rsidR="00207F3E" w:rsidRPr="00362889">
        <w:t xml:space="preserve"> </w:t>
      </w:r>
      <w:r w:rsidR="00FD3259">
        <w:t xml:space="preserve">are </w:t>
      </w:r>
      <w:ins w:id="484" w:author="Microsoft Office User" w:date="2019-01-21T15:02:00Z">
        <w:r w:rsidR="00F331B7">
          <w:t xml:space="preserve">at more risk of </w:t>
        </w:r>
      </w:ins>
      <w:del w:id="485" w:author="Microsoft Office User" w:date="2019-01-21T15:02:00Z">
        <w:r w:rsidR="00207F3E" w:rsidRPr="00283E06" w:rsidDel="00F331B7">
          <w:delText>more likely to</w:delText>
        </w:r>
      </w:del>
      <w:ins w:id="486" w:author="Microsoft Office User" w:date="2019-01-21T15:02:00Z">
        <w:r w:rsidR="00F331B7">
          <w:t>dying from transport</w:t>
        </w:r>
      </w:ins>
      <w:r w:rsidR="00B90B76">
        <w:t>-related</w:t>
      </w:r>
      <w:ins w:id="487" w:author="Microsoft Office User" w:date="2019-01-21T15:02:00Z">
        <w:r w:rsidR="00F331B7">
          <w:t xml:space="preserve"> injuries</w:t>
        </w:r>
      </w:ins>
      <w:r w:rsidR="00207F3E" w:rsidRPr="00283E06">
        <w:t xml:space="preserve"> </w:t>
      </w:r>
      <w:del w:id="488" w:author="Microsoft Office User" w:date="2019-01-21T15:02:00Z">
        <w:r w:rsidR="00207F3E" w:rsidRPr="00283E06" w:rsidDel="00F331B7">
          <w:delText xml:space="preserve">crash </w:delText>
        </w:r>
      </w:del>
      <w:r w:rsidR="00207F3E" w:rsidRPr="00283E06">
        <w:t>than older ages</w:t>
      </w:r>
      <w:ins w:id="489" w:author="Microsoft Office User" w:date="2019-01-21T15:13:00Z">
        <w:r w:rsidR="006704CC">
          <w:t xml:space="preserve"> when temp</w:t>
        </w:r>
      </w:ins>
      <w:ins w:id="490" w:author="Microsoft Office User" w:date="2019-01-21T15:14:00Z">
        <w:r w:rsidR="006704CC">
          <w:t>eratures are anomalously warm.</w:t>
        </w:r>
        <w:r w:rsidR="00E55FAE">
          <w:t xml:space="preserve"> </w:t>
        </w:r>
      </w:ins>
      <w:ins w:id="491" w:author="Microsoft Office User" w:date="2019-01-21T15:16:00Z">
        <w:r w:rsidR="007B37C7">
          <w:t>Lastly, h</w:t>
        </w:r>
      </w:ins>
      <w:ins w:id="492" w:author="Microsoft Office User" w:date="2019-01-21T15:14:00Z">
        <w:r w:rsidR="00E55FAE">
          <w:t xml:space="preserve">igher anomalous temperatures </w:t>
        </w:r>
      </w:ins>
      <w:ins w:id="493" w:author="Microsoft Office User" w:date="2019-01-21T15:15:00Z">
        <w:r w:rsidR="005F3A66">
          <w:t xml:space="preserve">generally </w:t>
        </w:r>
        <w:del w:id="494" w:author="Robbie Parks" w:date="2019-01-21T18:11:00Z">
          <w:r w:rsidR="005F3A66" w:rsidDel="00B04E34">
            <w:delText>results</w:delText>
          </w:r>
        </w:del>
      </w:ins>
      <w:ins w:id="495" w:author="Robbie Parks" w:date="2019-01-21T18:11:00Z">
        <w:r w:rsidR="00B04E34">
          <w:t>increas</w:t>
        </w:r>
      </w:ins>
      <w:ins w:id="496" w:author="Robbie Parks" w:date="2019-01-21T18:14:00Z">
        <w:r w:rsidR="001A1E76">
          <w:t>e road traffic</w:t>
        </w:r>
      </w:ins>
      <w:ins w:id="497" w:author="Microsoft Office User" w:date="2019-01-21T15:14:00Z">
        <w:del w:id="498" w:author="Robbie Parks" w:date="2019-01-21T18:14:00Z">
          <w:r w:rsidR="00E55FAE" w:rsidDel="001A1E76">
            <w:delText xml:space="preserve"> driving</w:delText>
          </w:r>
        </w:del>
        <w:del w:id="499" w:author="Robbie Parks" w:date="2019-01-21T18:12:00Z">
          <w:r w:rsidR="00E55FAE" w:rsidDel="00B04E34">
            <w:delText xml:space="preserve"> time </w:delText>
          </w:r>
        </w:del>
      </w:ins>
      <w:ins w:id="500" w:author="Robbie Parks" w:date="2019-01-21T18:12:00Z">
        <w:r w:rsidR="00B04E34">
          <w:t xml:space="preserve"> </w:t>
        </w:r>
      </w:ins>
      <w:ins w:id="501" w:author="Microsoft Office User" w:date="2019-01-21T15:14:00Z">
        <w:r w:rsidR="00E55FAE">
          <w:t xml:space="preserve">in </w:t>
        </w:r>
        <w:del w:id="502" w:author="Robbie Parks" w:date="2019-01-21T18:03:00Z">
          <w:r w:rsidR="00E55FAE" w:rsidDel="009445A8">
            <w:delText>the USA</w:delText>
          </w:r>
        </w:del>
      </w:ins>
      <w:ins w:id="503" w:author="Robbie Parks" w:date="2019-01-21T18:03:00Z">
        <w:r w:rsidR="009445A8">
          <w:t>North America</w:t>
        </w:r>
      </w:ins>
      <w:ins w:id="504" w:author="Robbie Parks" w:date="2019-01-22T11:57:00Z">
        <w:r w:rsidR="00484EC5">
          <w:t>,</w:t>
        </w:r>
      </w:ins>
      <w:ins w:id="505" w:author="Microsoft Office User" w:date="2019-01-21T15:16:00Z">
        <w:del w:id="506" w:author="Robbie Parks" w:date="2019-01-22T11:57:00Z">
          <w:r w:rsidR="00085683" w:rsidDel="00484EC5">
            <w:delText>.</w:delText>
          </w:r>
        </w:del>
        <w:del w:id="507" w:author="Robbie Parks" w:date="2019-01-21T18:03:00Z">
          <w:r w:rsidR="007B37C7" w:rsidDel="0021636B">
            <w:delText xml:space="preserve"> </w:delText>
          </w:r>
        </w:del>
      </w:ins>
      <w:ins w:id="508" w:author="Robbie Parks" w:date="2019-01-21T18:14:00Z">
        <w:r w:rsidR="001A1E76">
          <w:fldChar w:fldCharType="begin" w:fldLock="1"/>
        </w:r>
      </w:ins>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ins w:id="509" w:author="Robbie Parks" w:date="2019-01-21T18:14:00Z">
        <w:r w:rsidR="001A1E76">
          <w:fldChar w:fldCharType="separate"/>
        </w:r>
      </w:ins>
      <w:r w:rsidR="00C450F3" w:rsidRPr="00C450F3">
        <w:rPr>
          <w:noProof/>
          <w:vertAlign w:val="superscript"/>
        </w:rPr>
        <w:t>27–30</w:t>
      </w:r>
      <w:ins w:id="510" w:author="Robbie Parks" w:date="2019-01-21T18:14:00Z">
        <w:r w:rsidR="001A1E76">
          <w:fldChar w:fldCharType="end"/>
        </w:r>
      </w:ins>
      <w:ins w:id="511" w:author="Robbie Parks" w:date="2019-01-24T14:17:00Z">
        <w:r w:rsidR="006D2CBB">
          <w:t>. With more people</w:t>
        </w:r>
      </w:ins>
      <w:ins w:id="512" w:author="Robbie Parks" w:date="2019-01-24T15:36:00Z">
        <w:r w:rsidR="00575AEF">
          <w:t xml:space="preserve"> generally</w:t>
        </w:r>
      </w:ins>
      <w:ins w:id="513" w:author="Robbie Parks" w:date="2019-01-24T14:17:00Z">
        <w:r w:rsidR="006D2CBB">
          <w:t xml:space="preserve"> outdoors in warmer weather,</w:t>
        </w:r>
      </w:ins>
      <w:ins w:id="514" w:author="Robbie Parks" w:date="2019-01-24T15:38:00Z">
        <w:r w:rsidR="009C4527">
          <w:fldChar w:fldCharType="begin" w:fldLock="1"/>
        </w:r>
      </w:ins>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ins w:id="515" w:author="Robbie Parks" w:date="2019-01-24T15:38:00Z">
        <w:r w:rsidR="009C4527">
          <w:fldChar w:fldCharType="end"/>
        </w:r>
      </w:ins>
      <w:ins w:id="516" w:author="Robbie Parks" w:date="2019-01-24T14:17:00Z">
        <w:r w:rsidR="006D2CBB">
          <w:t xml:space="preserve"> this</w:t>
        </w:r>
      </w:ins>
      <w:ins w:id="517" w:author="Robbie Parks" w:date="2019-01-22T11:57:00Z">
        <w:r w:rsidR="00484EC5">
          <w:t xml:space="preserve"> could lead </w:t>
        </w:r>
      </w:ins>
      <w:ins w:id="518" w:author="Robbie Parks" w:date="2019-01-22T11:58:00Z">
        <w:r w:rsidR="00484EC5">
          <w:t>to more collisions and ultimately more traffic deaths.</w:t>
        </w:r>
      </w:ins>
      <w:ins w:id="519" w:author="Microsoft Office User" w:date="2019-01-21T15:16:00Z">
        <w:del w:id="520" w:author="Robbie Parks" w:date="2019-01-21T18:03:00Z">
          <w:r w:rsidR="007B37C7" w:rsidDel="0021636B">
            <w:delText>[ref]</w:delText>
          </w:r>
        </w:del>
      </w:ins>
      <w:del w:id="521"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522"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523" w:author="Ezzati, Majid" w:date="2019-01-18T21:45:00Z"/>
        </w:rPr>
      </w:pPr>
      <w:moveFromRangeStart w:id="524" w:author="Ezzati, Majid" w:date="2019-01-18T21:45:00Z" w:name="move535611234"/>
      <w:moveFrom w:id="525"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524"/>
    <w:p w14:paraId="3AFBA133" w14:textId="77777777" w:rsidR="005773FB" w:rsidRDefault="005773FB" w:rsidP="00FF023E">
      <w:pPr>
        <w:spacing w:line="480" w:lineRule="auto"/>
        <w:jc w:val="both"/>
      </w:pPr>
    </w:p>
    <w:p w14:paraId="5491A4BC" w14:textId="4429786E" w:rsidR="00E35337" w:rsidDel="00681A5F" w:rsidRDefault="005773FB" w:rsidP="00FF023E">
      <w:pPr>
        <w:spacing w:line="480" w:lineRule="auto"/>
        <w:jc w:val="both"/>
        <w:rPr>
          <w:del w:id="526" w:author="Robbie Parks" w:date="2019-01-21T16:19:00Z"/>
        </w:rPr>
      </w:pPr>
      <w:r>
        <w:t xml:space="preserve">Less clear are </w:t>
      </w:r>
      <w:r w:rsidR="00B90B76">
        <w:t xml:space="preserve">the </w:t>
      </w:r>
      <w:r>
        <w:t xml:space="preserve">pathways </w:t>
      </w:r>
      <w:r w:rsidR="00B90B76">
        <w:t xml:space="preserve">linking </w:t>
      </w:r>
      <w:r>
        <w:t xml:space="preserve">anomalously high temperatures and </w:t>
      </w:r>
      <w:del w:id="527" w:author="Robbie Parks" w:date="2019-01-21T17:14:00Z">
        <w:r w:rsidDel="003246AB">
          <w:delText xml:space="preserve">intentional injury deaths (i.e., </w:delText>
        </w:r>
      </w:del>
      <w:r>
        <w:t xml:space="preserve">deaths from </w:t>
      </w:r>
      <w:del w:id="528" w:author="Robbie Parks" w:date="2019-01-21T17:14:00Z">
        <w:r w:rsidDel="003246AB">
          <w:delText xml:space="preserve">intentional self-harm and </w:delText>
        </w:r>
      </w:del>
      <w:r>
        <w:t>assault</w:t>
      </w:r>
      <w:del w:id="529" w:author="Robbie Parks" w:date="2019-01-21T17:14:00Z">
        <w:r w:rsidDel="003246AB">
          <w:delText>)</w:delText>
        </w:r>
      </w:del>
      <w:r>
        <w:t xml:space="preserve">. </w:t>
      </w:r>
      <w:del w:id="530" w:author="Robbie Parks" w:date="2019-01-21T16:08:00Z">
        <w:r w:rsidR="00060831" w:rsidDel="00C66063">
          <w:delText>O</w:delText>
        </w:r>
      </w:del>
      <w:del w:id="531" w:author="Robbie Parks" w:date="2019-01-21T16:10:00Z">
        <w:r w:rsidR="00060831" w:rsidDel="00781E24">
          <w:delText xml:space="preserve">ther </w:delText>
        </w:r>
      </w:del>
      <w:del w:id="532" w:author="Robbie Parks" w:date="2019-01-21T16:16:00Z">
        <w:r w:rsidR="00060831" w:rsidDel="00681A5F">
          <w:delText xml:space="preserve">previous studies </w:delText>
        </w:r>
      </w:del>
      <w:del w:id="533" w:author="Robbie Parks" w:date="2019-01-21T16:10:00Z">
        <w:r w:rsidR="00060831" w:rsidDel="00781E24">
          <w:delText xml:space="preserve">exist </w:delText>
        </w:r>
      </w:del>
      <w:del w:id="534" w:author="Robbie Parks" w:date="2019-01-21T16:09:00Z">
        <w:r w:rsidR="00060831" w:rsidDel="00781E24">
          <w:delText xml:space="preserve">examining </w:delText>
        </w:r>
      </w:del>
      <w:del w:id="535"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536" w:author="Robbie Parks" w:date="2019-01-21T16:11:00Z">
        <w:r w:rsidR="005F20AD" w:rsidRPr="00843ACB" w:rsidDel="00595146">
          <w:delText>,</w:delText>
        </w:r>
      </w:del>
      <w:del w:id="537"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538"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539" w:author="Robbie Parks" w:date="2019-01-21T16:23:00Z">
        <w:r w:rsidR="00060831" w:rsidDel="009F36AB">
          <w:delText xml:space="preserve">of increasing violence with anomalously warm temperature </w:delText>
        </w:r>
      </w:del>
      <w:r w:rsidR="00060831">
        <w:t>is that</w:t>
      </w:r>
      <w:ins w:id="540" w:author="Robbie Parks" w:date="2019-01-24T15:39:00Z">
        <w:r w:rsidR="00887243">
          <w:t xml:space="preserve">, similarly to transport </w:t>
        </w:r>
      </w:ins>
      <w:r w:rsidR="00060831">
        <w:t xml:space="preserve"> </w:t>
      </w:r>
      <w:r w:rsidR="005F20AD">
        <w:t xml:space="preserve">more time </w:t>
      </w:r>
      <w:del w:id="541" w:author="Robbie Parks" w:date="2019-01-21T16:23:00Z">
        <w:r w:rsidR="005F20AD" w:rsidDel="009F36AB">
          <w:delText xml:space="preserve">is </w:delText>
        </w:r>
      </w:del>
      <w:r w:rsidR="005F20AD">
        <w:t xml:space="preserve">spent outdoors in anomalously warmer temperatures </w:t>
      </w:r>
      <w:del w:id="542" w:author="Robbie Parks" w:date="2019-01-21T16:22:00Z">
        <w:r w:rsidR="005F20AD" w:rsidDel="009F36AB">
          <w:delText xml:space="preserve">leading </w:delText>
        </w:r>
      </w:del>
      <w:ins w:id="543" w:author="Robbie Parks" w:date="2019-01-21T16:22:00Z">
        <w:r w:rsidR="009F36AB">
          <w:t xml:space="preserve">leads </w:t>
        </w:r>
      </w:ins>
      <w:r w:rsidR="005F20AD">
        <w:t>to an increased number of face-to-face interactions, and hence numbers of arguments, confrontations, and ultimately deaths from assault</w:t>
      </w:r>
      <w:ins w:id="544" w:author="Robbie Parks" w:date="2019-01-23T15:41:00Z">
        <w:r w:rsidR="002D7F86">
          <w:t>.</w:t>
        </w:r>
      </w:ins>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ins w:id="545" w:author="Roscoe, Charlotte J" w:date="2019-01-23T15:00:00Z">
        <w:del w:id="546" w:author="Robbie Parks" w:date="2019-01-23T15:41:00Z">
          <w:r w:rsidR="00F17DEC" w:rsidDel="002D7F86">
            <w:delText>.</w:delText>
          </w:r>
        </w:del>
      </w:ins>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ins w:id="547" w:author="Robbie Parks" w:date="2019-01-22T12:02:00Z">
        <w:r w:rsidR="00AB562C">
          <w:t xml:space="preserve">Regarding intentional self-harm, </w:t>
        </w:r>
      </w:ins>
      <w:ins w:id="548" w:author="Robbie Parks" w:date="2019-01-21T16:17:00Z">
        <w:r w:rsidR="00681A5F">
          <w:t>temperatures have also been associated with higher</w:t>
        </w:r>
      </w:ins>
      <w:ins w:id="549" w:author="Robbie Parks" w:date="2019-01-21T16:16:00Z">
        <w:r w:rsidR="00681A5F">
          <w:t xml:space="preserve"> </w:t>
        </w:r>
      </w:ins>
      <w:ins w:id="550" w:author="Robbie Parks" w:date="2019-01-21T16:17:00Z">
        <w:r w:rsidR="00681A5F">
          <w:t>levels of distress</w:t>
        </w:r>
      </w:ins>
      <w:ins w:id="551" w:author="Robbie Parks" w:date="2019-01-21T16:18:00Z">
        <w:r w:rsidR="00681A5F">
          <w:t xml:space="preserve"> in you</w:t>
        </w:r>
      </w:ins>
      <w:ins w:id="552" w:author="Robbie Parks" w:date="2019-01-21T16:19:00Z">
        <w:r w:rsidR="00681A5F">
          <w:t>nger people</w:t>
        </w:r>
      </w:ins>
      <w:ins w:id="553" w:author="Robbie Parks" w:date="2019-01-21T16:23:00Z">
        <w:r w:rsidR="00DB43E9">
          <w:t>.</w:t>
        </w:r>
      </w:ins>
      <w:ins w:id="554" w:author="Robbie Parks" w:date="2019-01-21T16:17:00Z">
        <w:r w:rsidR="00681A5F">
          <w:fldChar w:fldCharType="begin" w:fldLock="1"/>
        </w:r>
      </w:ins>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ins w:id="555" w:author="Robbie Parks" w:date="2019-01-21T16:17:00Z">
        <w:r w:rsidR="00681A5F">
          <w:fldChar w:fldCharType="separate"/>
        </w:r>
      </w:ins>
      <w:r w:rsidR="00C450F3" w:rsidRPr="00C450F3">
        <w:rPr>
          <w:noProof/>
          <w:vertAlign w:val="superscript"/>
        </w:rPr>
        <w:t>36</w:t>
      </w:r>
      <w:ins w:id="556" w:author="Robbie Parks" w:date="2019-01-21T16:17:00Z">
        <w:r w:rsidR="00681A5F">
          <w:fldChar w:fldCharType="end"/>
        </w:r>
        <w:r w:rsidR="00681A5F">
          <w:t xml:space="preserve"> </w:t>
        </w:r>
      </w:ins>
      <w:ins w:id="557" w:author="Robbie Parks" w:date="2019-01-21T16:23:00Z">
        <w:r w:rsidR="00DB43E9">
          <w:t>However, a</w:t>
        </w:r>
      </w:ins>
      <w:ins w:id="558" w:author="Robbie Parks" w:date="2019-01-21T16:19:00Z">
        <w:r w:rsidR="00681A5F">
          <w:t>s links between mental health and rising temperature</w:t>
        </w:r>
      </w:ins>
      <w:ins w:id="559" w:author="Robbie Parks" w:date="2019-01-21T16:20:00Z">
        <w:r w:rsidR="00681A5F">
          <w:t>s are not fully established, r</w:t>
        </w:r>
      </w:ins>
    </w:p>
    <w:p w14:paraId="24201BFD" w14:textId="77777777" w:rsidR="00E35337" w:rsidDel="00681A5F" w:rsidRDefault="00E35337" w:rsidP="00FF023E">
      <w:pPr>
        <w:spacing w:line="480" w:lineRule="auto"/>
        <w:jc w:val="both"/>
        <w:rPr>
          <w:del w:id="560" w:author="Robbie Parks" w:date="2019-01-21T16:19:00Z"/>
        </w:rPr>
      </w:pPr>
    </w:p>
    <w:p w14:paraId="0A40DE63" w14:textId="51B6DCFC" w:rsidR="00B94EA3" w:rsidDel="000C3C57" w:rsidRDefault="005F20AD" w:rsidP="00FF023E">
      <w:pPr>
        <w:spacing w:line="480" w:lineRule="auto"/>
        <w:jc w:val="both"/>
        <w:rPr>
          <w:del w:id="561" w:author="Robbie Parks" w:date="2019-01-21T15:53:00Z"/>
        </w:rPr>
      </w:pPr>
      <w:del w:id="562"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563"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564"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565"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pPr>
        <w:spacing w:line="480" w:lineRule="auto"/>
        <w:jc w:val="both"/>
        <w:rPr>
          <w:i/>
          <w:color w:val="000000" w:themeColor="text1"/>
        </w:rPr>
        <w:pPrChange w:id="566"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567" w:author="Microsoft Office User" w:date="2019-01-21T15:37:00Z"/>
        </w:rPr>
      </w:pPr>
      <w:del w:id="568"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315643B7" w:rsidR="00701866" w:rsidRPr="002A2E8D" w:rsidRDefault="003D6B63" w:rsidP="00FF023E">
      <w:pPr>
        <w:spacing w:line="480" w:lineRule="auto"/>
        <w:jc w:val="both"/>
      </w:pPr>
      <w:ins w:id="569" w:author="Robbie Parks" w:date="2019-01-21T16:23:00Z">
        <w:r>
          <w:t xml:space="preserve">The major </w:t>
        </w:r>
      </w:ins>
      <w:ins w:id="570" w:author="Robbie Parks" w:date="2019-01-21T16:24:00Z">
        <w:r>
          <w:t xml:space="preserve">strength of our </w:t>
        </w:r>
      </w:ins>
      <w:del w:id="571" w:author="Robbie Parks" w:date="2019-01-21T16:24:00Z">
        <w:r w:rsidR="00701866" w:rsidDel="003D6B63">
          <w:delText xml:space="preserve">The strengths of our </w:delText>
        </w:r>
      </w:del>
      <w:r w:rsidR="00701866">
        <w:t xml:space="preserve">study </w:t>
      </w:r>
      <w:del w:id="572" w:author="Robbie Parks" w:date="2019-01-21T16:24:00Z">
        <w:r w:rsidR="00701866" w:rsidDel="003D6B63">
          <w:delText xml:space="preserve">are </w:delText>
        </w:r>
      </w:del>
      <w:ins w:id="573" w:author="Robbie Parks" w:date="2019-01-21T16:24:00Z">
        <w:r>
          <w:t xml:space="preserve">is that we </w:t>
        </w:r>
      </w:ins>
      <w:ins w:id="574" w:author="Robbie Parks" w:date="2019-01-22T12:04:00Z">
        <w:r w:rsidR="00177480">
          <w:t xml:space="preserve">have </w:t>
        </w:r>
      </w:ins>
      <w:del w:id="575" w:author="Robbie Parks" w:date="2019-01-21T16:24:00Z">
        <w:r w:rsidR="00701866" w:rsidDel="003D6B63">
          <w:delText xml:space="preserve">its </w:delText>
        </w:r>
      </w:del>
      <w:r w:rsidR="00701866">
        <w:t>comprehensive</w:t>
      </w:r>
      <w:ins w:id="576" w:author="Robbie Parks" w:date="2019-01-21T16:24:00Z">
        <w:r>
          <w:t>ly</w:t>
        </w:r>
      </w:ins>
      <w:r w:rsidR="00701866">
        <w:t xml:space="preserve"> </w:t>
      </w:r>
      <w:del w:id="577" w:author="Robbie Parks" w:date="2019-01-21T16:24:00Z">
        <w:r w:rsidR="00701866" w:rsidDel="003D6B63">
          <w:delText>model</w:delText>
        </w:r>
      </w:del>
      <w:ins w:id="578" w:author="Robbie Parks" w:date="2019-01-21T16:24:00Z">
        <w:r>
          <w:t>modelled</w:t>
        </w:r>
      </w:ins>
      <w:del w:id="579" w:author="Robbie Parks" w:date="2019-01-21T16:24:00Z">
        <w:r w:rsidR="00701866" w:rsidDel="003D6B63">
          <w:delText>ling</w:delText>
        </w:r>
      </w:del>
      <w:r w:rsidR="00701866">
        <w:t xml:space="preserve"> </w:t>
      </w:r>
      <w:ins w:id="580" w:author="Robbie Parks" w:date="2019-01-21T16:24:00Z">
        <w:r>
          <w:t>the</w:t>
        </w:r>
      </w:ins>
      <w:del w:id="581" w:author="Robbie Parks" w:date="2019-01-21T16:24:00Z">
        <w:r w:rsidR="00701866" w:rsidDel="003D6B63">
          <w:delText>of</w:delText>
        </w:r>
      </w:del>
      <w:r w:rsidR="00701866">
        <w:t xml:space="preserve"> association of temperature anomaly with injury by type of injury, </w:t>
      </w:r>
      <w:ins w:id="582" w:author="Robbie Parks" w:date="2019-01-21T16:00:00Z">
        <w:r w:rsidR="00E715F2">
          <w:t>month</w:t>
        </w:r>
      </w:ins>
      <w:ins w:id="583" w:author="Robbie Parks" w:date="2019-01-21T16:26:00Z">
        <w:r w:rsidR="000307CB">
          <w:t>,</w:t>
        </w:r>
      </w:ins>
      <w:ins w:id="584" w:author="Robbie Parks" w:date="2019-01-21T16:00:00Z">
        <w:r w:rsidR="00E715F2">
          <w:t xml:space="preserve"> </w:t>
        </w:r>
      </w:ins>
      <w:r w:rsidR="00701866">
        <w:t>age group and sex.</w:t>
      </w:r>
      <w:ins w:id="585" w:author="Robbie Parks" w:date="2019-01-21T16:24:00Z">
        <w:r w:rsidR="00676372">
          <w:t xml:space="preserve"> This allowed </w:t>
        </w:r>
      </w:ins>
      <w:ins w:id="586"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ins>
      <w:ins w:id="587" w:author="Robbie Parks" w:date="2019-01-22T16:52:00Z">
        <w:r w:rsidR="001039F1">
          <w:rPr>
            <w:color w:val="000000" w:themeColor="text1"/>
          </w:rPr>
          <w:t>norm</w:t>
        </w:r>
      </w:ins>
      <w:ins w:id="588" w:author="Robbie Parks" w:date="2019-01-21T17:05:00Z">
        <w:r w:rsidR="00FF262C">
          <w:rPr>
            <w:color w:val="000000" w:themeColor="text1"/>
          </w:rPr>
          <w:t xml:space="preserv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589" w:author="Robbie Parks" w:date="2019-01-21T17:05:00Z">
        <w:r w:rsidR="00701866" w:rsidDel="00FF262C">
          <w:delText xml:space="preserve"> </w:delText>
        </w:r>
      </w:del>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w:t>
      </w:r>
      <w:ins w:id="590" w:author="Robbie Parks" w:date="2019-01-22T12:04:00Z">
        <w:r w:rsidR="009049A1">
          <w:t xml:space="preserve">massive </w:t>
        </w:r>
      </w:ins>
      <w:r w:rsidR="00701866">
        <w:t xml:space="preserve">disparate datasets from mortality </w:t>
      </w:r>
      <w:ins w:id="591" w:author="Robbie Parks" w:date="2019-01-21T17:06:00Z">
        <w:r w:rsidR="004D2D69">
          <w:t>(</w:t>
        </w:r>
      </w:ins>
      <w:ins w:id="592" w:author="Robbie Parks" w:date="2019-01-21T17:26:00Z">
        <w:r w:rsidR="0007339A">
          <w:t xml:space="preserve">US </w:t>
        </w:r>
      </w:ins>
      <w:ins w:id="593" w:author="Robbie Parks" w:date="2019-01-21T17:28:00Z">
        <w:r w:rsidR="000A0410">
          <w:t>vital statistics</w:t>
        </w:r>
      </w:ins>
      <w:ins w:id="594" w:author="Robbie Parks" w:date="2019-01-21T17:06:00Z">
        <w:r w:rsidR="004D2D69">
          <w:t xml:space="preserve">) </w:t>
        </w:r>
      </w:ins>
      <w:r w:rsidR="00701866">
        <w:t xml:space="preserve">and meteorology </w:t>
      </w:r>
      <w:ins w:id="595" w:author="Robbie Parks" w:date="2019-01-21T17:06:00Z">
        <w:r w:rsidR="00E512AF">
          <w:t>(ERA-Interim</w:t>
        </w:r>
      </w:ins>
      <w:ins w:id="596" w:author="Robbie Parks" w:date="2019-01-22T15:51:00Z">
        <w:r w:rsidR="009C2BC0" w:rsidRPr="00636C9B">
          <w:fldChar w:fldCharType="begin" w:fldLock="1"/>
        </w:r>
      </w:ins>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ins w:id="597" w:author="Robbie Parks" w:date="2019-01-22T15:51:00Z">
        <w:r w:rsidR="009C2BC0" w:rsidRPr="00636C9B">
          <w:fldChar w:fldCharType="separate"/>
        </w:r>
      </w:ins>
      <w:r w:rsidR="00C450F3" w:rsidRPr="00C450F3">
        <w:rPr>
          <w:noProof/>
          <w:vertAlign w:val="superscript"/>
        </w:rPr>
        <w:t>38</w:t>
      </w:r>
      <w:ins w:id="598" w:author="Robbie Parks" w:date="2019-01-22T15:51:00Z">
        <w:r w:rsidR="009C2BC0" w:rsidRPr="00636C9B">
          <w:fldChar w:fldCharType="end"/>
        </w:r>
      </w:ins>
      <w:ins w:id="599" w:author="Robbie Parks" w:date="2019-01-21T17:06:00Z">
        <w:r w:rsidR="00E512AF">
          <w:t xml:space="preserve">) </w:t>
        </w:r>
      </w:ins>
      <w:r w:rsidR="00701866">
        <w:t xml:space="preserve">with </w:t>
      </w:r>
      <w:del w:id="600" w:author="Robbie Parks" w:date="2019-01-21T17:06:00Z">
        <w:r w:rsidR="00701866" w:rsidDel="00F2181C">
          <w:delText>methodology</w:delText>
        </w:r>
      </w:del>
      <w:ins w:id="601" w:author="Robbie Parks" w:date="2019-01-21T17:06:00Z">
        <w:r w:rsidR="00F2181C">
          <w:t>a</w:t>
        </w:r>
      </w:ins>
      <w:ins w:id="602" w:author="Robbie Parks" w:date="2019-01-22T12:04:00Z">
        <w:r w:rsidR="009049A1">
          <w:t>n innovative</w:t>
        </w:r>
      </w:ins>
      <w:ins w:id="603" w:author="Robbie Parks" w:date="2019-01-21T17:06:00Z">
        <w:r w:rsidR="00F2181C">
          <w:t xml:space="preserve"> Bayesian spatio-temporal model</w:t>
        </w:r>
      </w:ins>
      <w:del w:id="604" w:author="Robbie Parks" w:date="2019-01-21T17:06:00Z">
        <w:r w:rsidR="00701866" w:rsidDel="00F2181C">
          <w:delText xml:space="preserve"> </w:delText>
        </w:r>
      </w:del>
      <w:del w:id="605" w:author="Robbie Parks" w:date="2019-01-22T12:05:00Z">
        <w:r w:rsidR="00701866" w:rsidDel="009049A1">
          <w:delText>that allows leveraging the conceptual innovation with massive data</w:delText>
        </w:r>
      </w:del>
      <w:r w:rsidR="00701866">
        <w:t>.</w:t>
      </w:r>
      <w:del w:id="606" w:author="Robbie Parks" w:date="2019-01-22T12:05:00Z">
        <w:r w:rsidR="00701866" w:rsidDel="009049A1">
          <w:delText xml:space="preserve"> </w:delText>
        </w:r>
      </w:del>
      <w:ins w:id="607" w:author="Ezzati, Majid" w:date="2019-01-18T22:13:00Z">
        <w:r w:rsidR="006011A5">
          <w:t xml:space="preserve"> </w:t>
        </w:r>
      </w:ins>
      <w:r w:rsidR="00701866">
        <w:t xml:space="preserve">A limitation of our study is that, like all </w:t>
      </w:r>
      <w:r w:rsidR="00701866">
        <w:lastRenderedPageBreak/>
        <w:t xml:space="preserve">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325B36C" w:rsidR="00F76D4F" w:rsidRPr="00254463" w:rsidRDefault="00735673" w:rsidP="00FF023E">
      <w:pPr>
        <w:spacing w:line="480" w:lineRule="auto"/>
        <w:jc w:val="both"/>
      </w:pPr>
      <w:commentRangeStart w:id="608"/>
      <w:commentRangeStart w:id="609"/>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del w:id="610" w:author="Robbie Parks" w:date="2019-01-21T18:22:00Z">
        <w:r w:rsidR="004B0C9B" w:rsidDel="00DF7A3C">
          <w:delText xml:space="preserve"> </w:delText>
        </w:r>
      </w:del>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611" w:author="Robbie Parks" w:date="2019-01-21T18:16:00Z">
        <w:r w:rsidR="000B4B68">
          <w:t xml:space="preserve">Though absolute impacts of mortality are </w:t>
        </w:r>
      </w:ins>
      <w:ins w:id="612" w:author="Robbie Parks" w:date="2019-01-22T12:05:00Z">
        <w:r w:rsidR="009049A1">
          <w:t>rather</w:t>
        </w:r>
      </w:ins>
      <w:ins w:id="613" w:author="Robbie Parks" w:date="2019-01-21T18:16:00Z">
        <w:r w:rsidR="000B4B68">
          <w:t xml:space="preserve"> small</w:t>
        </w:r>
      </w:ins>
      <w:ins w:id="614" w:author="Robbie Parks" w:date="2019-01-22T12:05:00Z">
        <w:r w:rsidR="009049A1">
          <w:t xml:space="preserve"> (i.e., </w:t>
        </w:r>
      </w:ins>
      <w:ins w:id="615" w:author="Robbie Parks" w:date="2019-01-22T12:06:00Z">
        <w:r w:rsidR="00CB2273">
          <w:t xml:space="preserve">increase in injury deaths </w:t>
        </w:r>
      </w:ins>
      <w:ins w:id="616" w:author="Robbie Parks" w:date="2019-01-22T12:07:00Z">
        <w:r w:rsidR="00CB2273">
          <w:t xml:space="preserve">by </w:t>
        </w:r>
      </w:ins>
      <w:ins w:id="617" w:author="Robbie Parks" w:date="2019-01-22T12:06:00Z">
        <w:r w:rsidR="00CB2273">
          <w:t>0.47%</w:t>
        </w:r>
      </w:ins>
      <w:ins w:id="618"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619" w:author="Robbie Parks" w:date="2019-01-22T12:05:00Z">
        <w:r w:rsidR="009049A1">
          <w:t>)</w:t>
        </w:r>
      </w:ins>
      <w:ins w:id="620" w:author="Robbie Parks" w:date="2019-01-21T18:16:00Z">
        <w:r w:rsidR="000B4B68">
          <w:t xml:space="preserve">, </w:t>
        </w:r>
      </w:ins>
      <w:ins w:id="621" w:author="Robbie Parks" w:date="2019-01-21T18:23:00Z">
        <w:r w:rsidR="00DF7A3C">
          <w:t>our findings</w:t>
        </w:r>
      </w:ins>
      <w:ins w:id="622" w:author="Robbie Parks" w:date="2019-01-21T18:16:00Z">
        <w:r w:rsidR="000B4B68">
          <w:t xml:space="preserve"> </w:t>
        </w:r>
      </w:ins>
      <w:ins w:id="623"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624"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ins w:id="625" w:author="Robbie Parks" w:date="2019-01-22T16:43:00Z">
        <w:r w:rsidR="00625807">
          <w:t xml:space="preserve"> during anomalously high temperature </w:t>
        </w:r>
      </w:ins>
      <w:ins w:id="626" w:author="Robbie Parks" w:date="2019-01-22T16:44:00Z">
        <w:r w:rsidR="00625807">
          <w:t>periods</w:t>
        </w:r>
      </w:ins>
      <w:r w:rsidR="003C122B">
        <w:t xml:space="preserve">. This could be through targeted messaging </w:t>
      </w:r>
      <w:r w:rsidR="00212615">
        <w:t>following</w:t>
      </w:r>
      <w:r w:rsidR="003C122B">
        <w:t xml:space="preserve"> forecasts of anomalously warm months or through </w:t>
      </w:r>
      <w:r w:rsidR="00566932">
        <w:t xml:space="preserve">general education of the potential added mental health, violence, and driving risks that are </w:t>
      </w:r>
      <w:r w:rsidR="00B90B76">
        <w:t>present in</w:t>
      </w:r>
      <w:r w:rsidR="00566932">
        <w:t xml:space="preserve"> anomalously warm temperature.</w:t>
      </w:r>
      <w:commentRangeEnd w:id="608"/>
      <w:r w:rsidR="00A83B2D">
        <w:rPr>
          <w:rStyle w:val="CommentReference"/>
          <w:rFonts w:asciiTheme="minorHAnsi" w:hAnsiTheme="minorHAnsi" w:cstheme="minorBidi"/>
          <w:lang w:eastAsia="en-US"/>
        </w:rPr>
        <w:commentReference w:id="608"/>
      </w:r>
      <w:commentRangeEnd w:id="609"/>
      <w:r w:rsidR="00B602D1">
        <w:rPr>
          <w:rStyle w:val="CommentReference"/>
          <w:rFonts w:asciiTheme="minorHAnsi" w:hAnsiTheme="minorHAnsi" w:cstheme="minorBidi"/>
          <w:lang w:eastAsia="en-US"/>
        </w:rPr>
        <w:commentReference w:id="609"/>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627"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2D97211A" w:rsidR="00FA3851" w:rsidRDefault="00FA3851" w:rsidP="00FF023E">
      <w:pPr>
        <w:spacing w:line="480" w:lineRule="auto"/>
        <w:jc w:val="both"/>
        <w:rPr>
          <w:rStyle w:val="apple-style-span"/>
          <w:color w:val="000000" w:themeColor="text1"/>
        </w:rPr>
      </w:pPr>
      <w:r w:rsidRPr="00636C9B">
        <w:rPr>
          <w:color w:val="000000" w:themeColor="text1"/>
        </w:rPr>
        <w:lastRenderedPageBreak/>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628" w:author="Ezzati, Majid" w:date="2019-01-18T22:28:00Z">
            <w:rPr>
              <w:color w:val="000000" w:themeColor="text1"/>
            </w:rPr>
          </w:rPrChange>
        </w:rPr>
        <w:t>th</w:t>
      </w:r>
      <w:r w:rsidRPr="00636C9B">
        <w:rPr>
          <w:color w:val="000000" w:themeColor="text1"/>
        </w:rPr>
        <w:t xml:space="preserve"> revision </w:t>
      </w:r>
      <w:del w:id="629" w:author="Robbie Parks" w:date="2019-01-23T13:42:00Z">
        <w:r w:rsidRPr="00636C9B" w:rsidDel="00ED2482">
          <w:rPr>
            <w:color w:val="000000" w:themeColor="text1"/>
          </w:rPr>
          <w:delText xml:space="preserve">of ICD </w:delText>
        </w:r>
      </w:del>
      <w:r w:rsidRPr="00636C9B">
        <w:rPr>
          <w:color w:val="000000" w:themeColor="text1"/>
        </w:rPr>
        <w:t>from 1980 to 1998 and 10</w:t>
      </w:r>
      <w:r w:rsidRPr="00A269BD">
        <w:rPr>
          <w:color w:val="000000" w:themeColor="text1"/>
          <w:vertAlign w:val="superscript"/>
          <w:rPrChange w:id="630" w:author="Ezzati, Majid" w:date="2019-01-18T22:28:00Z">
            <w:rPr>
              <w:color w:val="000000" w:themeColor="text1"/>
            </w:rPr>
          </w:rPrChange>
        </w:rPr>
        <w:t>th</w:t>
      </w:r>
      <w:r w:rsidRPr="00636C9B">
        <w:rPr>
          <w:color w:val="000000" w:themeColor="text1"/>
        </w:rPr>
        <w:t xml:space="preserve"> revision </w:t>
      </w:r>
      <w:del w:id="631" w:author="Robbie Parks" w:date="2019-01-23T13:42:00Z">
        <w:r w:rsidRPr="00636C9B" w:rsidDel="00ED2482">
          <w:rPr>
            <w:color w:val="000000" w:themeColor="text1"/>
          </w:rPr>
          <w:delText xml:space="preserve">of ICD </w:delText>
        </w:r>
      </w:del>
      <w:r w:rsidRPr="00636C9B">
        <w:rPr>
          <w:color w:val="000000" w:themeColor="text1"/>
        </w:rPr>
        <w:t xml:space="preserve">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632" w:author="Ezzati, Majid" w:date="2019-01-18T22:28:00Z">
        <w:r w:rsidR="00A269BD">
          <w:rPr>
            <w:rStyle w:val="apple-style-span"/>
            <w:color w:val="000000" w:themeColor="text1"/>
          </w:rPr>
          <w:t xml:space="preserve"> a</w:t>
        </w:r>
      </w:ins>
      <w:ins w:id="633" w:author="Ezzati, Majid" w:date="2019-01-18T22:29:00Z">
        <w:r w:rsidR="00A269BD">
          <w:rPr>
            <w:rStyle w:val="apple-style-span"/>
            <w:color w:val="000000" w:themeColor="text1"/>
          </w:rPr>
          <w:t>n aggregate</w:t>
        </w:r>
      </w:ins>
      <w:ins w:id="634"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635" w:author="Ezzati, Majid" w:date="2019-01-18T22:28:00Z">
        <w:r w:rsidDel="00A269BD">
          <w:rPr>
            <w:rStyle w:val="apple-style-span"/>
            <w:color w:val="000000" w:themeColor="text1"/>
          </w:rPr>
          <w:delText>these deaths</w:delText>
        </w:r>
      </w:del>
      <w:ins w:id="636"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6B6BD0B8" w:rsidR="00BA1F28" w:rsidDel="00211211" w:rsidRDefault="00FA31D5" w:rsidP="00FF023E">
      <w:pPr>
        <w:spacing w:line="480" w:lineRule="auto"/>
        <w:jc w:val="both"/>
        <w:rPr>
          <w:del w:id="637"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ins w:id="638" w:author="Robbie Parks" w:date="2019-01-23T15:42:00Z">
        <w:r w:rsidR="009A708A">
          <w:rPr>
            <w:color w:val="000000" w:themeColor="text1"/>
          </w:rPr>
          <w:t>.</w:t>
        </w:r>
      </w:ins>
      <w:del w:id="639" w:author="Robbie Parks" w:date="2019-01-23T15:42:00Z">
        <w:r w:rsidR="00EC6676" w:rsidDel="009A708A">
          <w:rPr>
            <w:color w:val="000000" w:themeColor="text1"/>
          </w:rPr>
          <w:delText>.</w:delText>
        </w:r>
      </w:del>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ins w:id="640" w:author="Roscoe, Charlotte J" w:date="2019-01-23T14:41:00Z">
        <w:del w:id="641" w:author="Robbie Parks" w:date="2019-01-23T15:42:00Z">
          <w:r w:rsidR="00D741AA" w:rsidDel="009A708A">
            <w:delText>.</w:delText>
          </w:r>
        </w:del>
      </w:ins>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642" w:author="Robbie Parks" w:date="2019-01-21T18:28:00Z"/>
          <w:color w:val="000000" w:themeColor="text1"/>
        </w:rPr>
      </w:pPr>
    </w:p>
    <w:p w14:paraId="23BFE92D" w14:textId="77777777" w:rsidR="00211211" w:rsidRDefault="00211211" w:rsidP="00FF023E">
      <w:pPr>
        <w:spacing w:line="480" w:lineRule="auto"/>
        <w:jc w:val="both"/>
        <w:rPr>
          <w:ins w:id="643" w:author="Robbie Parks" w:date="2019-01-21T18:28:00Z"/>
          <w:color w:val="000000" w:themeColor="text1"/>
        </w:rPr>
      </w:pPr>
    </w:p>
    <w:p w14:paraId="4BA7876E" w14:textId="5D4D3C7C" w:rsidR="00BA1F28" w:rsidDel="00A269BD" w:rsidRDefault="00BA1F28" w:rsidP="00FF023E">
      <w:pPr>
        <w:spacing w:line="480" w:lineRule="auto"/>
        <w:jc w:val="both"/>
        <w:rPr>
          <w:del w:id="644" w:author="Ezzati, Majid" w:date="2019-01-18T22:29:00Z"/>
          <w:color w:val="000000" w:themeColor="text1"/>
        </w:rPr>
      </w:pPr>
    </w:p>
    <w:p w14:paraId="38D2D09C" w14:textId="70F4BC4D" w:rsidR="00211211" w:rsidRPr="00A269BD" w:rsidRDefault="00A269BD" w:rsidP="00FF023E">
      <w:pPr>
        <w:spacing w:line="480" w:lineRule="auto"/>
        <w:jc w:val="both"/>
        <w:rPr>
          <w:ins w:id="645" w:author="Ezzati, Majid" w:date="2019-01-18T22:30:00Z"/>
          <w:i/>
          <w:rPrChange w:id="646" w:author="Ezzati, Majid" w:date="2019-01-18T22:30:00Z">
            <w:rPr>
              <w:ins w:id="647" w:author="Ezzati, Majid" w:date="2019-01-18T22:30:00Z"/>
            </w:rPr>
          </w:rPrChange>
        </w:rPr>
      </w:pPr>
      <w:ins w:id="648" w:author="Ezzati, Majid" w:date="2019-01-18T22:30:00Z">
        <w:r w:rsidRPr="00A269BD">
          <w:rPr>
            <w:i/>
            <w:rPrChange w:id="649" w:author="Ezzati, Majid" w:date="2019-01-18T22:30:00Z">
              <w:rPr/>
            </w:rPrChange>
          </w:rPr>
          <w:t>Anomalous temperature metric</w:t>
        </w:r>
      </w:ins>
    </w:p>
    <w:p w14:paraId="20500304" w14:textId="34E0896C" w:rsidR="00FA3851" w:rsidRPr="002C6C20" w:rsidRDefault="00BA1F28" w:rsidP="00FF023E">
      <w:pPr>
        <w:spacing w:line="480" w:lineRule="auto"/>
        <w:jc w:val="both"/>
        <w:rPr>
          <w:color w:val="000000" w:themeColor="text1"/>
        </w:rPr>
      </w:pPr>
      <w:r>
        <w:t xml:space="preserve">To calculate the </w:t>
      </w:r>
      <w:del w:id="650" w:author="Ezzati, Majid" w:date="2019-01-18T22:29:00Z">
        <w:r w:rsidDel="00A269BD">
          <w:delText xml:space="preserve">extent </w:delText>
        </w:r>
      </w:del>
      <w:ins w:id="651" w:author="Ezzati, Majid" w:date="2019-01-18T22:29:00Z">
        <w:r w:rsidR="00A269BD">
          <w:t xml:space="preserve">magnitude </w:t>
        </w:r>
      </w:ins>
      <w:r>
        <w:t>of temperature anomaly by state and month, we first</w:t>
      </w:r>
      <w:del w:id="652"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653" w:author="Robbie Parks" w:date="2019-01-22T12:08:00Z">
        <w:r w:rsidR="00FA3851" w:rsidDel="00976397">
          <w:delText xml:space="preserve">mean </w:delText>
        </w:r>
      </w:del>
      <w:ins w:id="654" w:author="Robbie Parks" w:date="2019-01-22T12:08:00Z">
        <w:r w:rsidR="00976397">
          <w:t xml:space="preserve">norm </w:t>
        </w:r>
      </w:ins>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del w:id="655" w:author="Robbie Parks" w:date="2019-01-23T15:42:00Z">
        <w:r w:rsidR="00D741AA" w:rsidDel="00A04808">
          <w:delText>over</w:delText>
        </w:r>
      </w:del>
      <w:ins w:id="656" w:author="Robbie Parks" w:date="2019-01-23T15:42:00Z">
        <w:r w:rsidR="00A04808">
          <w:t>for</w:t>
        </w:r>
      </w:ins>
      <w:r w:rsidR="00D741AA">
        <w:t xml:space="preserve"> </w:t>
      </w:r>
      <w:r>
        <w:t xml:space="preserve">30 years </w:t>
      </w:r>
      <w:r w:rsidR="00EF0593">
        <w:t>because it is</w:t>
      </w:r>
      <w:r w:rsidR="00FA3851">
        <w:t xml:space="preserve"> </w:t>
      </w:r>
      <w:ins w:id="657" w:author="Robbie Parks" w:date="2019-01-23T15:43:00Z">
        <w:r w:rsidR="00A04808">
          <w:t xml:space="preserve">the </w:t>
        </w:r>
      </w:ins>
      <w:del w:id="658"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659" w:author="Ezzati, Majid" w:date="2019-01-18T22:30:00Z">
        <w:r w:rsidR="009E1B52">
          <w:t>duration</w:t>
        </w:r>
      </w:ins>
      <w:r w:rsidR="00FA3851">
        <w:t xml:space="preserve"> used in climate assessment</w:t>
      </w:r>
      <w:ins w:id="660" w:author="Ezzati, Majid" w:date="2019-01-18T22:30:00Z">
        <w:r w:rsidR="009E1B52">
          <w:t>s</w:t>
        </w:r>
      </w:ins>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ins w:id="661" w:author="Ezzati, Majid" w:date="2019-01-18T22:30:00Z">
        <w:r w:rsidR="009E1B52">
          <w:t xml:space="preserve"> </w:t>
        </w:r>
      </w:ins>
      <w:r w:rsidR="00FA3851" w:rsidRPr="00636C9B">
        <w:t>We subtracted th</w:t>
      </w:r>
      <w:r w:rsidR="00FA3851">
        <w:t>ese</w:t>
      </w:r>
      <w:r w:rsidR="00FA3851" w:rsidRPr="00636C9B">
        <w:t xml:space="preserve"> long-term </w:t>
      </w:r>
      <w:del w:id="662" w:author="Robbie Parks" w:date="2019-01-22T12:08:00Z">
        <w:r w:rsidR="00FA3851" w:rsidRPr="00636C9B" w:rsidDel="009F005A">
          <w:delText xml:space="preserve">mean </w:delText>
        </w:r>
      </w:del>
      <w:ins w:id="663"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664" w:author="Ezzati, Majid" w:date="2019-01-18T22:31:00Z">
        <w:r w:rsidR="009E1B52">
          <w:t xml:space="preserve"> and year</w:t>
        </w:r>
      </w:ins>
      <w:r w:rsidR="00FA3851" w:rsidRPr="00636C9B">
        <w:t xml:space="preserve"> in each state (Figure</w:t>
      </w:r>
      <w:r w:rsidR="0044781A">
        <w:t xml:space="preserve"> </w:t>
      </w:r>
      <w:del w:id="665" w:author="Robbie Parks" w:date="2019-01-21T18:46:00Z">
        <w:r w:rsidR="0044781A" w:rsidDel="006902ED">
          <w:delText>1</w:delText>
        </w:r>
      </w:del>
      <w:ins w:id="666"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del w:id="667" w:author="Robbie Parks" w:date="2019-01-22T16:51:00Z">
        <w:r w:rsidR="00FA3851" w:rsidDel="001039F1">
          <w:delText>average,</w:delText>
        </w:r>
      </w:del>
      <w:ins w:id="668" w:author="Robbie Parks" w:date="2019-01-22T16:51:00Z">
        <w:r w:rsidR="001039F1">
          <w:t>norm</w:t>
        </w:r>
      </w:ins>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371DB2C4" w:rsidR="00FA3851" w:rsidRDefault="00FA3851" w:rsidP="00FF023E">
      <w:pPr>
        <w:spacing w:line="480" w:lineRule="auto"/>
        <w:jc w:val="both"/>
        <w:outlineLvl w:val="0"/>
        <w:rPr>
          <w:color w:val="000000" w:themeColor="text1"/>
        </w:rPr>
      </w:pPr>
      <w:r w:rsidRPr="00636C9B">
        <w:rPr>
          <w:color w:val="000000" w:themeColor="text1"/>
        </w:rPr>
        <w:lastRenderedPageBreak/>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ins w:id="669" w:author="Robbie Parks" w:date="2019-01-23T13:43:00Z">
        <w:r w:rsidR="0059344D">
          <w:rPr>
            <w:color w:val="000000" w:themeColor="text1"/>
          </w:rPr>
          <w:t xml:space="preserve">0-4 years, </w:t>
        </w:r>
      </w:ins>
      <w:r>
        <w:rPr>
          <w:color w:val="000000" w:themeColor="text1"/>
        </w:rPr>
        <w:t>10-year age groups from 5 to 84 years,</w:t>
      </w:r>
      <w:del w:id="670" w:author="Robbie Parks" w:date="2019-01-23T13:43:00Z">
        <w:r w:rsidDel="0059344D">
          <w:rPr>
            <w:color w:val="000000" w:themeColor="text1"/>
          </w:rPr>
          <w:delText xml:space="preserve"> </w:delText>
        </w:r>
      </w:del>
      <w:ins w:id="671" w:author="Robbie Parks" w:date="2019-01-23T13:43:00Z">
        <w:r w:rsidR="0059344D">
          <w:rPr>
            <w:color w:val="000000" w:themeColor="text1"/>
          </w:rPr>
          <w:t xml:space="preserve"> and 85+ years</w:t>
        </w:r>
      </w:ins>
      <w:del w:id="672" w:author="Robbie Parks" w:date="2019-01-23T13:43:00Z">
        <w:r w:rsidDel="0059344D">
          <w:rPr>
            <w:color w:val="000000" w:themeColor="text1"/>
          </w:rPr>
          <w:delText>with 0-4 and 85+ years also</w:delText>
        </w:r>
      </w:del>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CF56A93" w:rsidR="00FA3851" w:rsidRPr="00636C9B" w:rsidRDefault="00FA3851" w:rsidP="00FF023E">
      <w:pPr>
        <w:spacing w:line="480" w:lineRule="auto"/>
        <w:jc w:val="both"/>
        <w:outlineLvl w:val="0"/>
        <w:rPr>
          <w:color w:val="000000" w:themeColor="text1"/>
        </w:rPr>
      </w:pPr>
      <w:r>
        <w:rPr>
          <w:color w:val="000000" w:themeColor="text1"/>
        </w:rPr>
        <w:t>We modelled</w:t>
      </w:r>
      <w:ins w:id="673" w:author="Robbie Parks" w:date="2019-01-22T12:10:00Z">
        <w:r w:rsidR="00FD4AE6">
          <w:rPr>
            <w:color w:val="000000" w:themeColor="text1"/>
          </w:rPr>
          <w:t xml:space="preserve"> </w:t>
        </w:r>
      </w:ins>
      <w:del w:id="674"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 xml:space="preserve">log-transformed death rates modelled as a sum of components that depend on </w:t>
      </w:r>
      <w:del w:id="675" w:author="Robbie Parks" w:date="2019-01-23T13:47:00Z">
        <w:r w:rsidDel="00901447">
          <w:rPr>
            <w:color w:val="000000" w:themeColor="text1"/>
          </w:rPr>
          <w:delText>time (month</w:delText>
        </w:r>
        <w:r w:rsidR="0036676F" w:rsidDel="00901447">
          <w:rPr>
            <w:color w:val="000000" w:themeColor="text1"/>
          </w:rPr>
          <w:delText xml:space="preserve"> and </w:delText>
        </w:r>
        <w:r w:rsidDel="00901447">
          <w:rPr>
            <w:color w:val="000000" w:themeColor="text1"/>
          </w:rPr>
          <w:delText xml:space="preserve">year), </w:delText>
        </w:r>
      </w:del>
      <w:r>
        <w:rPr>
          <w:color w:val="000000" w:themeColor="text1"/>
        </w:rPr>
        <w:t>location (state) of death, month of year</w:t>
      </w:r>
      <w:ins w:id="676" w:author="Robbie Parks" w:date="2019-01-23T13:47:00Z">
        <w:r w:rsidR="00901447">
          <w:rPr>
            <w:color w:val="000000" w:themeColor="text1"/>
          </w:rPr>
          <w:t>,</w:t>
        </w:r>
      </w:ins>
      <w:r>
        <w:rPr>
          <w:color w:val="000000" w:themeColor="text1"/>
        </w:rPr>
        <w:t xml:space="preserve"> </w:t>
      </w:r>
      <w:ins w:id="677" w:author="Robbie Parks" w:date="2019-01-23T13:47:00Z">
        <w:r w:rsidR="00901447">
          <w:rPr>
            <w:color w:val="000000" w:themeColor="text1"/>
          </w:rPr>
          <w:t xml:space="preserve">overall time (month and year) and </w:t>
        </w:r>
      </w:ins>
      <w:del w:id="678" w:author="Robbie Parks" w:date="2019-01-23T13:47:00Z">
        <w:r w:rsidDel="00901447">
          <w:rPr>
            <w:color w:val="000000" w:themeColor="text1"/>
          </w:rPr>
          <w:delText xml:space="preserve">and </w:delText>
        </w:r>
      </w:del>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w:t>
      </w:r>
      <w:del w:id="679" w:author="Robbie Parks" w:date="2019-01-23T13:44:00Z">
        <w:r w:rsidDel="00343047">
          <w:rPr>
            <w:color w:val="000000" w:themeColor="text1"/>
          </w:rPr>
          <w:delText xml:space="preserve">vary </w:delText>
        </w:r>
      </w:del>
      <w:ins w:id="680" w:author="Robbie Parks" w:date="2019-01-23T13:44:00Z">
        <w:r w:rsidR="00343047">
          <w:rPr>
            <w:color w:val="000000" w:themeColor="text1"/>
          </w:rPr>
          <w:t xml:space="preserve">do so </w:t>
        </w:r>
      </w:ins>
      <w:r>
        <w:rPr>
          <w:color w:val="000000" w:themeColor="text1"/>
        </w:rPr>
        <w:t xml:space="preserve">across </w:t>
      </w:r>
      <w:del w:id="681" w:author="Ezzati, Majid" w:date="2019-01-19T20:54:00Z">
        <w:r w:rsidRPr="00636C9B" w:rsidDel="0032455E">
          <w:rPr>
            <w:color w:val="000000" w:themeColor="text1"/>
          </w:rPr>
          <w:delText xml:space="preserve">neighbouring </w:delText>
        </w:r>
      </w:del>
      <w:ins w:id="682"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ins w:id="683" w:author="Robbie Parks" w:date="2019-01-21T19:07:00Z">
        <w:r w:rsidR="00646A5C">
          <w:rPr>
            <w:color w:val="000000" w:themeColor="text1"/>
          </w:rPr>
          <w:t xml:space="preserve"> </w:t>
        </w:r>
      </w:ins>
      <w:del w:id="684"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685" w:author="Robbie Parks" w:date="2019-01-21T19:09:00Z">
        <w:r w:rsidRPr="00636C9B" w:rsidDel="00B870F4">
          <w:rPr>
            <w:color w:val="000000" w:themeColor="text1"/>
          </w:rPr>
          <w:delText xml:space="preserve">structure </w:delText>
        </w:r>
      </w:del>
      <w:r w:rsidRPr="00636C9B">
        <w:rPr>
          <w:color w:val="000000" w:themeColor="text1"/>
        </w:rPr>
        <w:t xml:space="preserve">for </w:t>
      </w:r>
      <w:del w:id="686" w:author="Ezzati, Majid" w:date="2019-01-19T20:56:00Z">
        <w:r w:rsidRPr="00636C9B" w:rsidDel="0032455E">
          <w:rPr>
            <w:color w:val="000000" w:themeColor="text1"/>
          </w:rPr>
          <w:delText xml:space="preserve">neighbouring </w:delText>
        </w:r>
      </w:del>
      <w:ins w:id="687"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688"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689"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357E2403" w:rsidR="00FA3851" w:rsidRPr="00E83932" w:rsidRDefault="00FA3851" w:rsidP="00FF023E">
      <w:pPr>
        <w:spacing w:line="480" w:lineRule="auto"/>
        <w:jc w:val="both"/>
        <w:outlineLvl w:val="0"/>
        <w:rPr>
          <w:rPrChange w:id="690" w:author="Robbie Parks" w:date="2019-01-24T16:10:00Z">
            <w:rPr>
              <w:color w:val="000000" w:themeColor="text1"/>
              <w:lang w:val="en-US"/>
            </w:rPr>
          </w:rPrChange>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691" w:author="Ezzati, Majid" w:date="2019-01-19T20:57:00Z">
        <w:r w:rsidR="0032455E">
          <w:rPr>
            <w:color w:val="000000" w:themeColor="text1"/>
          </w:rPr>
          <w:t xml:space="preserve">. </w:t>
        </w:r>
        <w:r w:rsidR="0032455E" w:rsidRPr="00C7759C">
          <w:rPr>
            <w:color w:val="000000" w:themeColor="text1"/>
          </w:rPr>
          <w:t xml:space="preserve">These terms measure </w:t>
        </w:r>
        <w:del w:id="692" w:author="Robbie Parks" w:date="2019-01-21T19:07:00Z">
          <w:r w:rsidR="0032455E" w:rsidRPr="00C7759C" w:rsidDel="00222C76">
            <w:rPr>
              <w:color w:val="000000" w:themeColor="text1"/>
            </w:rPr>
            <w:delText>….</w:delText>
          </w:r>
        </w:del>
      </w:ins>
      <w:ins w:id="693" w:author="Robbie Parks" w:date="2019-01-21T19:07:00Z">
        <w:r w:rsidR="00222C76" w:rsidRPr="00222C76">
          <w:rPr>
            <w:color w:val="000000" w:themeColor="text1"/>
            <w:rPrChange w:id="694" w:author="Robbie Parks" w:date="2019-01-21T19:08:00Z">
              <w:rPr>
                <w:color w:val="000000" w:themeColor="text1"/>
                <w:highlight w:val="yellow"/>
              </w:rPr>
            </w:rPrChange>
          </w:rPr>
          <w:t>deviations of each state from the national value</w:t>
        </w:r>
      </w:ins>
      <w:ins w:id="695" w:author="Ezzati, Majid" w:date="2019-01-19T20:57:00Z">
        <w:del w:id="696"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697"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del w:id="698" w:author="Robbie Parks" w:date="2019-01-23T16:46:00Z">
        <w:r w:rsidRPr="00636C9B" w:rsidDel="001D5199">
          <w:rPr>
            <w:color w:val="000000" w:themeColor="text1"/>
          </w:rPr>
          <w:delText>death rates</w:delText>
        </w:r>
      </w:del>
      <w:ins w:id="699" w:author="Robbie Parks" w:date="2019-01-23T16:46:00Z">
        <w:r w:rsidR="001D5199">
          <w:rPr>
            <w:color w:val="000000" w:themeColor="text1"/>
          </w:rPr>
          <w:t>mortality levels</w:t>
        </w:r>
      </w:ins>
      <w:r w:rsidRPr="00636C9B">
        <w:rPr>
          <w:color w:val="000000" w:themeColor="text1"/>
        </w:rPr>
        <w:t xml:space="preserve"> and trends of </w:t>
      </w:r>
      <w:del w:id="700" w:author="Robbie Parks" w:date="2019-01-23T16:46:00Z">
        <w:r w:rsidRPr="00636C9B" w:rsidDel="001D5199">
          <w:rPr>
            <w:color w:val="000000" w:themeColor="text1"/>
          </w:rPr>
          <w:delText xml:space="preserve">a </w:delText>
        </w:r>
      </w:del>
      <w:r w:rsidRPr="00636C9B">
        <w:rPr>
          <w:color w:val="000000" w:themeColor="text1"/>
        </w:rPr>
        <w:t>state</w:t>
      </w:r>
      <w:ins w:id="701" w:author="Robbie Parks" w:date="2019-01-23T16:46:00Z">
        <w:r w:rsidR="001D5199">
          <w:rPr>
            <w:color w:val="000000" w:themeColor="text1"/>
          </w:rPr>
          <w:t xml:space="preserve">s </w:t>
        </w:r>
      </w:ins>
      <w:del w:id="702" w:author="Robbie Parks" w:date="2019-01-23T16:46:00Z">
        <w:r w:rsidRPr="00636C9B" w:rsidDel="001D5199">
          <w:rPr>
            <w:color w:val="000000" w:themeColor="text1"/>
          </w:rPr>
          <w:delText xml:space="preserve"> </w:delText>
        </w:r>
      </w:del>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ins w:id="703" w:author="Robbie Parks" w:date="2019-01-23T15:44:00Z">
        <w:r w:rsidR="00A04808">
          <w:rPr>
            <w:color w:val="000000" w:themeColor="text1"/>
          </w:rPr>
          <w:t xml:space="preserve">death rates in </w:t>
        </w:r>
      </w:ins>
      <w:r w:rsidRPr="00636C9B">
        <w:rPr>
          <w:color w:val="000000" w:themeColor="text1"/>
        </w:rPr>
        <w:t>neighbouring states.</w:t>
      </w:r>
      <w:r w:rsidR="002A16CF">
        <w:t xml:space="preserve"> </w:t>
      </w:r>
      <w:commentRangeStart w:id="704"/>
      <w:commentRangeStart w:id="705"/>
      <w:r w:rsidRPr="00F0573E">
        <w:t xml:space="preserve">Non-linear trends </w:t>
      </w:r>
      <w:ins w:id="706" w:author="Robbie Parks" w:date="2019-01-22T15:52:00Z">
        <w:r w:rsidR="00996FF3">
          <w:t>over ti</w:t>
        </w:r>
      </w:ins>
      <w:ins w:id="707" w:author="Robbie Parks" w:date="2019-01-23T16:46:00Z">
        <w:r w:rsidR="00D33297">
          <w:t>m</w:t>
        </w:r>
      </w:ins>
      <w:ins w:id="708" w:author="Robbie Parks" w:date="2019-01-22T15:52:00Z">
        <w:r w:rsidR="00996FF3">
          <w:t xml:space="preserve">e </w:t>
        </w:r>
      </w:ins>
      <w:r w:rsidRPr="00F0573E">
        <w:t xml:space="preserve">were captured by a </w:t>
      </w:r>
      <w:ins w:id="709" w:author="Robbie Parks" w:date="2019-01-24T16:10:00Z">
        <w:r w:rsidR="00E83932">
          <w:t xml:space="preserve">national </w:t>
        </w:r>
      </w:ins>
      <w:r w:rsidRPr="00F0573E">
        <w:t xml:space="preserve">first-order </w:t>
      </w:r>
      <w:r w:rsidRPr="00F0573E">
        <w:lastRenderedPageBreak/>
        <w:t>random walk.</w:t>
      </w:r>
      <w:ins w:id="710" w:author="Robbie Parks" w:date="2019-01-21T19:29:00Z">
        <w:r w:rsidR="00C7759C">
          <w:fldChar w:fldCharType="begin" w:fldLock="1"/>
        </w:r>
      </w:ins>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ins w:id="711" w:author="Robbie Parks" w:date="2019-01-21T19:29:00Z">
        <w:r w:rsidR="00C7759C">
          <w:fldChar w:fldCharType="end"/>
        </w:r>
      </w:ins>
      <w:r>
        <w:t xml:space="preserve"> </w:t>
      </w:r>
      <w:commentRangeEnd w:id="704"/>
      <w:r w:rsidR="0032455E">
        <w:rPr>
          <w:rStyle w:val="CommentReference"/>
          <w:rFonts w:asciiTheme="minorHAnsi" w:hAnsiTheme="minorHAnsi" w:cstheme="minorBidi"/>
          <w:lang w:eastAsia="en-US"/>
        </w:rPr>
        <w:commentReference w:id="704"/>
      </w:r>
      <w:commentRangeEnd w:id="705"/>
      <w:r w:rsidR="00C7759C">
        <w:rPr>
          <w:rStyle w:val="CommentReference"/>
          <w:rFonts w:asciiTheme="minorHAnsi" w:hAnsiTheme="minorHAnsi" w:cstheme="minorBidi"/>
          <w:lang w:eastAsia="en-US"/>
        </w:rPr>
        <w:commentReference w:id="705"/>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ins w:id="712" w:author="Robbie Parks" w:date="2019-01-23T11:42:00Z">
                <w:rPr>
                  <w:rFonts w:ascii="Cambria Math" w:hAnsi="Cambria Math"/>
                  <w:i/>
                  <w:color w:val="000000" w:themeColor="text1"/>
                  <w:lang w:val="en-US"/>
                </w:rPr>
              </w:ins>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14AFA531" w:rsidR="002A16CF" w:rsidRPr="00843ACB" w:rsidRDefault="00FA3851" w:rsidP="00FF023E">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713" w:author="Ezzati, Majid" w:date="2019-01-19T20:59:00Z" w:name="move535694907"/>
      <w:moveTo w:id="714" w:author="Ezzati, Majid" w:date="2019-01-19T20:59:00Z">
        <w:del w:id="715" w:author="Ezzati, Majid" w:date="2019-01-19T20:59:00Z">
          <w:r w:rsidR="00553545" w:rsidDel="00553545">
            <w:rPr>
              <w:color w:val="000000" w:themeColor="text1"/>
            </w:rPr>
            <w:delText xml:space="preserve">Each </w:delText>
          </w:r>
          <w:r w:rsidR="00553545" w:rsidDel="00553545">
            <w:delText>monthly</w:delText>
          </w:r>
        </w:del>
      </w:moveTo>
      <w:ins w:id="716" w:author="Ezzati, Majid" w:date="2019-01-19T20:59:00Z">
        <w:r w:rsidR="00553545">
          <w:rPr>
            <w:color w:val="000000" w:themeColor="text1"/>
          </w:rPr>
          <w:t>The</w:t>
        </w:r>
      </w:ins>
      <w:moveTo w:id="717" w:author="Ezzati, Majid" w:date="2019-01-19T20:59:00Z">
        <w:r w:rsidR="00553545">
          <w:t xml:space="preserve"> coefficient </w:t>
        </w:r>
      </w:moveTo>
      <w:ins w:id="718" w:author="Ezzati, Majid" w:date="2019-01-19T20:59:00Z">
        <w:r w:rsidR="00553545">
          <w:t xml:space="preserve">of this term </w:t>
        </w:r>
      </w:ins>
      <w:moveTo w:id="719" w:author="Ezzati, Majid" w:date="2019-01-19T20:59:00Z">
        <w:r w:rsidR="00553545" w:rsidRPr="00843ACB">
          <w:t>represen</w:t>
        </w:r>
        <w:r w:rsidR="00553545">
          <w:t>ts</w:t>
        </w:r>
        <w:r w:rsidR="00553545" w:rsidRPr="00843ACB">
          <w:t xml:space="preserve"> the logarithm of the rate ratio </w:t>
        </w:r>
        <w:del w:id="720" w:author="Ezzati, Majid" w:date="2019-01-19T20:59:00Z">
          <w:r w:rsidR="00553545" w:rsidDel="00553545">
            <w:delText xml:space="preserve">by month </w:delText>
          </w:r>
        </w:del>
        <w:r w:rsidR="00553545" w:rsidRPr="00843ACB">
          <w:t xml:space="preserve">per 1°C increase in </w:t>
        </w:r>
        <w:del w:id="721"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713"/>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ins w:id="722" w:author="Robbie Parks" w:date="2019-01-23T13:47:00Z">
        <w:r w:rsidR="001D6971">
          <w:rPr>
            <w:color w:val="000000" w:themeColor="text1"/>
          </w:rPr>
          <w:t xml:space="preserve">an </w:t>
        </w:r>
      </w:ins>
      <w:r w:rsidR="002A16CF">
        <w:rPr>
          <w:color w:val="000000" w:themeColor="text1"/>
        </w:rPr>
        <w:t xml:space="preserve">anomaly </w:t>
      </w:r>
      <w:ins w:id="723" w:author="Robbie Parks" w:date="2019-01-23T13:47:00Z">
        <w:r w:rsidR="001D6971">
          <w:rPr>
            <w:color w:val="000000" w:themeColor="text1"/>
          </w:rPr>
          <w:t xml:space="preserve">of the same magnitude </w:t>
        </w:r>
      </w:ins>
      <w:r w:rsidR="002A16CF">
        <w:rPr>
          <w:color w:val="000000" w:themeColor="text1"/>
        </w:rPr>
        <w:t>could have different effect</w:t>
      </w:r>
      <w:ins w:id="724" w:author="Robbie Parks" w:date="2019-01-22T12:12:00Z">
        <w:r w:rsidR="006C798F">
          <w:rPr>
            <w:color w:val="000000" w:themeColor="text1"/>
          </w:rPr>
          <w:t>s</w:t>
        </w:r>
      </w:ins>
      <w:r w:rsidR="002A16CF">
        <w:rPr>
          <w:color w:val="000000" w:themeColor="text1"/>
        </w:rPr>
        <w:t xml:space="preserve"> </w:t>
      </w:r>
      <w:ins w:id="725" w:author="Robbie Parks" w:date="2019-01-23T13:48:00Z">
        <w:r w:rsidR="001D6971">
          <w:rPr>
            <w:color w:val="000000" w:themeColor="text1"/>
          </w:rPr>
          <w:t xml:space="preserve">on a type of injury mortality </w:t>
        </w:r>
      </w:ins>
      <w:r w:rsidR="002A16CF">
        <w:rPr>
          <w:color w:val="000000" w:themeColor="text1"/>
        </w:rPr>
        <w:t>in different months</w:t>
      </w:r>
      <w:r w:rsidR="005C09A4">
        <w:rPr>
          <w:color w:val="000000" w:themeColor="text1"/>
        </w:rPr>
        <w:t xml:space="preserve">. </w:t>
      </w:r>
      <w:moveFromRangeStart w:id="726" w:author="Ezzati, Majid" w:date="2019-01-19T20:59:00Z" w:name="move535694907"/>
      <w:moveFrom w:id="727" w:author="Ezzati, Majid" w:date="2019-01-19T20:59:00Z">
        <w:del w:id="728"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726"/>
      <w:del w:id="729" w:author="Robbie Parks" w:date="2019-01-22T12:14:00Z">
        <w:r w:rsidRPr="00284EE0" w:rsidDel="00676965">
          <w:rPr>
            <w:color w:val="000000" w:themeColor="text1"/>
          </w:rPr>
          <w:delText xml:space="preserve">We </w:delText>
        </w:r>
      </w:del>
      <w:ins w:id="730" w:author="Robbie Parks" w:date="2019-01-22T12:14:00Z">
        <w:del w:id="731"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month-specific intercepts and trends, w</w:t>
        </w:r>
        <w:r w:rsidR="00676965" w:rsidRPr="00284EE0">
          <w:rPr>
            <w:color w:val="000000" w:themeColor="text1"/>
          </w:rPr>
          <w:t xml:space="preserve">e </w:t>
        </w:r>
      </w:ins>
      <w:r w:rsidRPr="00284EE0">
        <w:rPr>
          <w:color w:val="000000" w:themeColor="text1"/>
        </w:rPr>
        <w:t xml:space="preserve">used </w:t>
      </w:r>
      <w:ins w:id="732" w:author="Robbie Parks" w:date="2019-01-22T12:12:00Z">
        <w:r w:rsidR="007606C1">
          <w:rPr>
            <w:color w:val="000000" w:themeColor="text1"/>
          </w:rPr>
          <w:t>a</w:t>
        </w:r>
      </w:ins>
      <w:ins w:id="733" w:author="Robbie Parks" w:date="2019-01-23T13:48:00Z">
        <w:r w:rsidR="0085020E">
          <w:rPr>
            <w:color w:val="000000" w:themeColor="text1"/>
          </w:rPr>
          <w:t xml:space="preserve"> cyclic</w:t>
        </w:r>
      </w:ins>
      <w:ins w:id="734" w:author="Robbie Parks" w:date="2019-01-22T12:12:00Z">
        <w:r w:rsidR="007606C1">
          <w:rPr>
            <w:color w:val="000000" w:themeColor="text1"/>
          </w:rPr>
          <w:t xml:space="preserve"> </w:t>
        </w:r>
      </w:ins>
      <w:del w:id="735"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736" w:author="Ezzati, Majid" w:date="2019-01-19T21:00:00Z">
        <w:r w:rsidR="00553545">
          <w:rPr>
            <w:color w:val="000000" w:themeColor="text1"/>
          </w:rPr>
          <w:t xml:space="preserve"> across </w:t>
        </w:r>
      </w:ins>
      <w:ins w:id="737" w:author="Robbie Parks" w:date="2019-01-22T12:14:00Z">
        <w:r w:rsidR="00676965">
          <w:rPr>
            <w:color w:val="000000" w:themeColor="text1"/>
          </w:rPr>
          <w:t>months</w:t>
        </w:r>
      </w:ins>
      <w:ins w:id="738" w:author="Ezzati, Majid" w:date="2019-01-19T21:00:00Z">
        <w:del w:id="739" w:author="Robbie Parks" w:date="2019-01-22T12:14:00Z">
          <w:r w:rsidR="00553545" w:rsidDel="00676965">
            <w:rPr>
              <w:color w:val="000000" w:themeColor="text1"/>
            </w:rPr>
            <w:delText>months</w:delText>
          </w:r>
        </w:del>
      </w:ins>
      <w:del w:id="740"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741" w:author="Robbie Parks" w:date="2019-01-21T19:30:00Z">
        <w:r w:rsidR="005C09A4" w:rsidDel="007F3E5A">
          <w:rPr>
            <w:color w:val="000000" w:themeColor="text1"/>
          </w:rPr>
          <w:delText>useful where there may be a lack of available data</w:delText>
        </w:r>
      </w:del>
      <w:del w:id="742" w:author="Robbie Parks" w:date="2019-01-22T12:14:00Z">
        <w:r w:rsidR="005C09A4" w:rsidDel="00676965">
          <w:rPr>
            <w:color w:val="000000" w:themeColor="text1"/>
          </w:rPr>
          <w:delText xml:space="preserve">. </w:delText>
        </w:r>
      </w:del>
      <w:ins w:id="743" w:author="Ezzati, Majid" w:date="2019-01-19T21:01:00Z">
        <w:del w:id="744" w:author="Robbie Parks" w:date="2019-01-21T19:09:00Z">
          <w:r w:rsidR="00553545" w:rsidRPr="00553545" w:rsidDel="001672EB">
            <w:rPr>
              <w:color w:val="000000" w:themeColor="text1"/>
              <w:highlight w:val="yellow"/>
              <w:rPrChange w:id="745" w:author="Ezzati, Majid" w:date="2019-01-19T21:01:00Z">
                <w:rPr>
                  <w:color w:val="000000" w:themeColor="text1"/>
                </w:rPr>
              </w:rPrChange>
            </w:rPr>
            <w:delText>Was cyclical i.e.</w:delText>
          </w:r>
          <w:r w:rsidR="00553545" w:rsidDel="001672EB">
            <w:rPr>
              <w:color w:val="000000" w:themeColor="text1"/>
            </w:rPr>
            <w:delText xml:space="preserve"> </w:delText>
          </w:r>
        </w:del>
      </w:ins>
      <w:del w:id="746" w:author="Robbie Parks" w:date="2019-01-23T13:49:00Z">
        <w:r w:rsidR="005C09A4" w:rsidDel="0085020E">
          <w:rPr>
            <w:color w:val="000000" w:themeColor="text1"/>
          </w:rPr>
          <w:delText xml:space="preserve">We also </w:delText>
        </w:r>
        <w:r w:rsidRPr="00284EE0" w:rsidDel="0085020E">
          <w:rPr>
            <w:color w:val="000000" w:themeColor="text1"/>
          </w:rPr>
          <w:delText>allow</w:delText>
        </w:r>
        <w:r w:rsidR="005C09A4" w:rsidDel="0085020E">
          <w:rPr>
            <w:color w:val="000000" w:themeColor="text1"/>
          </w:rPr>
          <w:delText xml:space="preserve">ed </w:delText>
        </w:r>
        <w:r w:rsidRPr="00284EE0" w:rsidDel="0085020E">
          <w:rPr>
            <w:color w:val="000000" w:themeColor="text1"/>
          </w:rPr>
          <w:delText>December to neighbour January</w:delText>
        </w:r>
      </w:del>
      <w:r w:rsidRPr="00284EE0">
        <w:rPr>
          <w:color w:val="000000" w:themeColor="text1"/>
        </w:rPr>
        <w:t>.</w:t>
      </w:r>
      <w:r w:rsidR="002A16CF" w:rsidRPr="002A16CF">
        <w:rPr>
          <w:color w:val="000000" w:themeColor="text1"/>
          <w:lang w:val="en-US"/>
        </w:rPr>
        <w:t xml:space="preserve"> </w:t>
      </w:r>
      <w:ins w:id="747" w:author="Robbie Parks" w:date="2019-01-22T12:20:00Z">
        <w:r w:rsidR="00C628E2">
          <w:rPr>
            <w:color w:val="000000" w:themeColor="text1"/>
            <w:lang w:val="en-US"/>
          </w:rPr>
          <w:t xml:space="preserve">The role of </w:t>
        </w:r>
      </w:ins>
      <w:ins w:id="748" w:author="Robbie Parks" w:date="2019-01-22T12:19:00Z">
        <w:r w:rsidR="00C628E2">
          <w:rPr>
            <w:color w:val="000000" w:themeColor="text1"/>
            <w:lang w:val="en-US"/>
          </w:rPr>
          <w:t xml:space="preserve">temperature anomaly </w:t>
        </w:r>
      </w:ins>
      <w:ins w:id="749" w:author="Robbie Parks" w:date="2019-01-22T12:20:00Z">
        <w:r w:rsidR="00C628E2">
          <w:rPr>
            <w:color w:val="000000" w:themeColor="text1"/>
            <w:lang w:val="en-US"/>
          </w:rPr>
          <w:t xml:space="preserve">was therefore allowed </w:t>
        </w:r>
      </w:ins>
      <w:ins w:id="750" w:author="Robbie Parks" w:date="2019-01-22T12:19:00Z">
        <w:r w:rsidR="00C628E2">
          <w:rPr>
            <w:color w:val="000000" w:themeColor="text1"/>
            <w:lang w:val="en-US"/>
          </w:rPr>
          <w:t>to differ for different</w:t>
        </w:r>
      </w:ins>
      <w:ins w:id="751" w:author="Robbie Parks" w:date="2019-01-23T13:50:00Z">
        <w:r w:rsidR="00A45602">
          <w:rPr>
            <w:color w:val="000000" w:themeColor="text1"/>
            <w:lang w:val="en-US"/>
          </w:rPr>
          <w:t xml:space="preserve"> months, types of</w:t>
        </w:r>
      </w:ins>
      <w:ins w:id="752" w:author="Robbie Parks" w:date="2019-01-22T12:19:00Z">
        <w:r w:rsidR="00C628E2">
          <w:rPr>
            <w:color w:val="000000" w:themeColor="text1"/>
            <w:lang w:val="en-US"/>
          </w:rPr>
          <w:t xml:space="preserve"> injur</w:t>
        </w:r>
      </w:ins>
      <w:ins w:id="753" w:author="Robbie Parks" w:date="2019-01-23T13:50:00Z">
        <w:r w:rsidR="00A45602">
          <w:rPr>
            <w:color w:val="000000" w:themeColor="text1"/>
            <w:lang w:val="en-US"/>
          </w:rPr>
          <w:t>y</w:t>
        </w:r>
      </w:ins>
      <w:ins w:id="754" w:author="Robbie Parks" w:date="2019-01-22T12:19:00Z">
        <w:r w:rsidR="00C628E2">
          <w:rPr>
            <w:color w:val="000000" w:themeColor="text1"/>
            <w:lang w:val="en-US"/>
          </w:rPr>
          <w:t>, men and women, and different age groups.</w:t>
        </w:r>
      </w:ins>
      <w:ins w:id="755"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del w:id="756" w:author="Ezzati, Majid" w:date="2019-01-19T21:01:00Z">
        <w:r w:rsidR="006E3D6A" w:rsidDel="00553545">
          <w:rPr>
            <w:color w:val="000000" w:themeColor="text1"/>
            <w:lang w:val="en-US"/>
          </w:rPr>
          <w:delText xml:space="preserve">Our analysis was separate </w:delText>
        </w:r>
      </w:del>
      <w:ins w:id="757" w:author="Ezzati, Majid" w:date="2019-01-19T21:01:00Z">
        <w:del w:id="758" w:author="Robbie Parks" w:date="2019-01-22T12:19:00Z">
          <w:r w:rsidR="00553545" w:rsidDel="00C628E2">
            <w:rPr>
              <w:color w:val="000000" w:themeColor="text1"/>
              <w:lang w:val="en-US"/>
            </w:rPr>
            <w:delText xml:space="preserve">We </w:delText>
          </w:r>
        </w:del>
        <w:del w:id="759" w:author="Robbie Parks" w:date="2019-01-21T18:30:00Z">
          <w:r w:rsidR="00553545" w:rsidDel="00211211">
            <w:rPr>
              <w:color w:val="000000" w:themeColor="text1"/>
              <w:lang w:val="en-US"/>
            </w:rPr>
            <w:delText>analysed</w:delText>
          </w:r>
        </w:del>
        <w:del w:id="760" w:author="Robbie Parks" w:date="2019-01-22T12:19:00Z">
          <w:r w:rsidR="00553545" w:rsidDel="00C628E2">
            <w:rPr>
              <w:color w:val="000000" w:themeColor="text1"/>
              <w:lang w:val="en-US"/>
            </w:rPr>
            <w:delText xml:space="preserve"> each </w:delText>
          </w:r>
        </w:del>
      </w:ins>
      <w:del w:id="761" w:author="Robbie Parks" w:date="2019-01-22T12:19:00Z">
        <w:r w:rsidR="006E3D6A" w:rsidDel="00C628E2">
          <w:rPr>
            <w:color w:val="000000" w:themeColor="text1"/>
            <w:lang w:val="en-US"/>
          </w:rPr>
          <w:delText>by type of injury, age group and sex</w:delText>
        </w:r>
      </w:del>
      <w:ins w:id="762" w:author="Ezzati, Majid" w:date="2019-01-19T21:02:00Z">
        <w:del w:id="763" w:author="Robbie Parks" w:date="2019-01-22T12:19:00Z">
          <w:r w:rsidR="00553545" w:rsidDel="00C628E2">
            <w:rPr>
              <w:color w:val="000000" w:themeColor="text1"/>
              <w:lang w:val="en-US"/>
            </w:rPr>
            <w:delText xml:space="preserve"> separately to allow the role of temperature </w:delText>
          </w:r>
        </w:del>
      </w:ins>
      <w:ins w:id="764" w:author="Ezzati, Majid" w:date="2019-01-19T21:03:00Z">
        <w:del w:id="765" w:author="Robbie Parks" w:date="2019-01-22T12:19:00Z">
          <w:r w:rsidR="00553545" w:rsidDel="00C628E2">
            <w:rPr>
              <w:color w:val="000000" w:themeColor="text1"/>
              <w:lang w:val="en-US"/>
            </w:rPr>
            <w:delText>anomaly</w:delText>
          </w:r>
        </w:del>
      </w:ins>
      <w:ins w:id="766" w:author="Ezzati, Majid" w:date="2019-01-19T21:02:00Z">
        <w:del w:id="767" w:author="Robbie Parks" w:date="2019-01-22T12:19:00Z">
          <w:r w:rsidR="00553545" w:rsidDel="00C628E2">
            <w:rPr>
              <w:color w:val="000000" w:themeColor="text1"/>
              <w:lang w:val="en-US"/>
            </w:rPr>
            <w:delText xml:space="preserve"> </w:delText>
          </w:r>
        </w:del>
      </w:ins>
      <w:ins w:id="768" w:author="Ezzati, Majid" w:date="2019-01-19T21:03:00Z">
        <w:del w:id="769" w:author="Robbie Parks" w:date="2019-01-22T12:19:00Z">
          <w:r w:rsidR="00553545" w:rsidDel="00C628E2">
            <w:rPr>
              <w:color w:val="000000" w:themeColor="text1"/>
              <w:lang w:val="en-US"/>
            </w:rPr>
            <w:delText>to differ for different injuries, men and women, and different age groups</w:delText>
          </w:r>
        </w:del>
      </w:ins>
      <w:del w:id="770"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037B3BE3" w:rsidR="00701866" w:rsidRDefault="003351F5" w:rsidP="00FF023E">
      <w:pPr>
        <w:spacing w:line="480" w:lineRule="auto"/>
        <w:jc w:val="both"/>
        <w:outlineLvl w:val="0"/>
        <w:rPr>
          <w:ins w:id="771" w:author="Microsoft Office User" w:date="2019-01-21T15:37:00Z"/>
          <w:color w:val="000000" w:themeColor="text1"/>
        </w:rPr>
      </w:pPr>
      <w:r>
        <w:rPr>
          <w:color w:val="000000" w:themeColor="text1"/>
        </w:rPr>
        <w:t xml:space="preserve">We estimated the mortality impact </w:t>
      </w:r>
      <w:ins w:id="772" w:author="Robbie Parks" w:date="2019-01-21T19:32:00Z">
        <w:r w:rsidR="00504C5A">
          <w:rPr>
            <w:color w:val="000000" w:themeColor="text1"/>
          </w:rPr>
          <w:t xml:space="preserve">of </w:t>
        </w:r>
      </w:ins>
      <w:r w:rsidR="004A2FCB">
        <w:rPr>
          <w:color w:val="000000" w:themeColor="text1"/>
        </w:rPr>
        <w:t>a national year-round temperature anomaly</w:t>
      </w:r>
      <w:r>
        <w:t>,</w:t>
      </w:r>
      <w:del w:id="773" w:author="Robbie Parks" w:date="2019-01-22T16:00:00Z">
        <w:r w:rsidDel="004731A0">
          <w:delText xml:space="preserve"> </w:delText>
        </w:r>
      </w:del>
      <w:ins w:id="774" w:author="Robbie Parks" w:date="2019-01-22T15:55:00Z">
        <w:r w:rsidR="00FC4726">
          <w:t xml:space="preserve"> </w:t>
        </w:r>
      </w:ins>
      <w:r>
        <w:t>using the population of the last year in our period of analysis</w:t>
      </w:r>
      <w:ins w:id="775" w:author="Robbie Parks" w:date="2019-01-21T19:40:00Z">
        <w:r w:rsidR="00CB4164">
          <w:t xml:space="preserve">, </w:t>
        </w:r>
      </w:ins>
      <w:del w:id="776" w:author="Robbie Parks" w:date="2019-01-21T19:40:00Z">
        <w:r w:rsidDel="00CB4164">
          <w:delText xml:space="preserve"> (</w:delText>
        </w:r>
      </w:del>
      <w:r>
        <w:t>2016</w:t>
      </w:r>
      <w:ins w:id="777" w:author="Robbie Parks" w:date="2019-01-21T19:40:00Z">
        <w:r w:rsidR="00CB4164">
          <w:t xml:space="preserve"> (Figure 4)</w:t>
        </w:r>
      </w:ins>
      <w:del w:id="778" w:author="Robbie Parks" w:date="2019-01-21T19:40:00Z">
        <w:r w:rsidDel="00CB4164">
          <w:delText>)</w:delText>
        </w:r>
      </w:del>
      <w:r w:rsidRPr="00636C9B">
        <w:rPr>
          <w:color w:val="000000" w:themeColor="text1"/>
        </w:rPr>
        <w:t>.</w:t>
      </w:r>
      <w:del w:id="779" w:author="Robbie Parks" w:date="2019-01-22T15:55:00Z">
        <w:r w:rsidDel="00FC4726">
          <w:rPr>
            <w:color w:val="000000" w:themeColor="text1"/>
          </w:rPr>
          <w:fldChar w:fldCharType="begin" w:fldLock="1"/>
        </w:r>
        <w:r w:rsidR="009C2BC0" w:rsidRPr="00AA2020" w:rsidDel="00FC472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13&lt;/sup&gt;","plainTextFormattedCitation":"13","previouslyFormattedCitation":"&lt;sup&gt;13&lt;/sup&gt;"},"properties":{"noteIndex":0},"schema":"https://github.com/citation-style-lang</w:delInstrText>
        </w:r>
        <w:r w:rsidR="009C2BC0" w:rsidRPr="00E8127C" w:rsidDel="00FC4726">
          <w:rPr>
            <w:color w:val="000000" w:themeColor="text1"/>
          </w:rPr>
          <w:delInstrText>uage/schema/raw/master/csl-citation.json"}</w:delInstrText>
        </w:r>
        <w:r w:rsidDel="00FC4726">
          <w:rPr>
            <w:color w:val="000000" w:themeColor="text1"/>
          </w:rPr>
          <w:fldChar w:fldCharType="separate"/>
        </w:r>
        <w:r w:rsidR="008F546C" w:rsidRPr="00AA2020" w:rsidDel="00FC4726">
          <w:rPr>
            <w:noProof/>
            <w:color w:val="000000" w:themeColor="text1"/>
            <w:vertAlign w:val="superscript"/>
          </w:rPr>
          <w:delText>13</w:delText>
        </w:r>
        <w:r w:rsidDel="00FC4726">
          <w:rPr>
            <w:color w:val="000000" w:themeColor="text1"/>
          </w:rPr>
          <w:fldChar w:fldCharType="end"/>
        </w:r>
      </w:del>
      <w:ins w:id="780" w:author="Robbie Parks" w:date="2019-01-21T19:39:00Z">
        <w:r w:rsidR="00CB4164">
          <w:rPr>
            <w:color w:val="000000" w:themeColor="text1"/>
          </w:rPr>
          <w:t xml:space="preserve"> </w:t>
        </w:r>
      </w:ins>
      <w:ins w:id="781" w:author="Robbie Parks" w:date="2019-01-21T19:40:00Z">
        <w:r w:rsidR="001B594D">
          <w:rPr>
            <w:color w:val="000000" w:themeColor="text1"/>
          </w:rPr>
          <w:t>To achieve this</w:t>
        </w:r>
      </w:ins>
      <w:ins w:id="782"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ins>
      <w:ins w:id="783" w:author="Robbie Parks" w:date="2019-01-22T16:01:00Z">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ins>
      <w:r w:rsidR="002F078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ins w:id="784" w:author="Robbie Parks" w:date="2019-01-22T16:01:00Z">
        <w:r w:rsidR="004731A0">
          <w:rPr>
            <w:color w:val="000000" w:themeColor="text1"/>
          </w:rPr>
          <w:fldChar w:fldCharType="separate"/>
        </w:r>
      </w:ins>
      <w:r w:rsidR="00C450F3" w:rsidRPr="00C450F3">
        <w:rPr>
          <w:noProof/>
          <w:color w:val="000000" w:themeColor="text1"/>
          <w:vertAlign w:val="superscript"/>
        </w:rPr>
        <w:t>16</w:t>
      </w:r>
      <w:ins w:id="785" w:author="Robbie Parks" w:date="2019-01-22T16:01:00Z">
        <w:r w:rsidR="004731A0">
          <w:rPr>
            <w:color w:val="000000" w:themeColor="text1"/>
          </w:rPr>
          <w:fldChar w:fldCharType="end"/>
        </w:r>
        <w:r w:rsidR="004731A0">
          <w:rPr>
            <w:color w:val="000000" w:themeColor="text1"/>
          </w:rPr>
          <w:t xml:space="preserve"> </w:t>
        </w:r>
      </w:ins>
      <w:ins w:id="786" w:author="Robbie Parks" w:date="2019-01-21T19:39:00Z">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787" w:author="Microsoft Office User" w:date="2019-01-21T15:37:00Z"/>
          <w:color w:val="000000" w:themeColor="text1"/>
        </w:rPr>
      </w:pPr>
    </w:p>
    <w:p w14:paraId="161DC33B" w14:textId="53E6B4F6" w:rsidR="003E1C82" w:rsidDel="00D33297" w:rsidRDefault="003E1C82" w:rsidP="00FF023E">
      <w:pPr>
        <w:spacing w:line="480" w:lineRule="auto"/>
        <w:jc w:val="both"/>
        <w:outlineLvl w:val="0"/>
        <w:rPr>
          <w:ins w:id="788" w:author="Microsoft Office User" w:date="2019-01-21T15:37:00Z"/>
          <w:del w:id="789" w:author="Robbie Parks" w:date="2019-01-23T16:47:00Z"/>
          <w:i/>
          <w:color w:val="000000" w:themeColor="text1"/>
        </w:rPr>
      </w:pPr>
      <w:ins w:id="790"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791" w:author="Microsoft Office User" w:date="2019-01-21T15:37:00Z"/>
          <w:i/>
          <w:color w:val="000000" w:themeColor="text1"/>
        </w:rPr>
      </w:pPr>
    </w:p>
    <w:p w14:paraId="307BB3A0" w14:textId="324B9D46" w:rsidR="003E1C82" w:rsidRPr="00542390" w:rsidDel="00B5786D" w:rsidRDefault="003E1C82" w:rsidP="003E1C82">
      <w:pPr>
        <w:spacing w:line="480" w:lineRule="auto"/>
        <w:jc w:val="both"/>
        <w:rPr>
          <w:ins w:id="792" w:author="Microsoft Office User" w:date="2019-01-21T15:37:00Z"/>
          <w:del w:id="793" w:author="Robbie Parks" w:date="2019-01-21T19:40:00Z"/>
        </w:rPr>
      </w:pPr>
      <w:ins w:id="794" w:author="Microsoft Office User" w:date="2019-01-21T15:37:00Z">
        <w:r w:rsidRPr="00EF44EF">
          <w:t xml:space="preserve">We conducted sensitivity analyses to ensure that our results were robust to </w:t>
        </w:r>
        <w:r w:rsidRPr="000921D6">
          <w:t xml:space="preserve">how we measured anomalous </w:t>
        </w:r>
        <w:del w:id="795" w:author="Robbie Parks" w:date="2019-01-23T13:50:00Z">
          <w:r w:rsidRPr="000921D6" w:rsidDel="00D44AB8">
            <w:delText>weather</w:delText>
          </w:r>
        </w:del>
      </w:ins>
      <w:ins w:id="796" w:author="Robbie Parks" w:date="2019-01-23T13:50:00Z">
        <w:r w:rsidR="00D44AB8">
          <w:t>temperature</w:t>
        </w:r>
      </w:ins>
      <w:ins w:id="797" w:author="Microsoft Office User" w:date="2019-01-21T15:37:00Z">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del w:id="798" w:author="Robbie Parks" w:date="2019-01-23T13:50:00Z">
          <w:r w:rsidDel="00FA3C30">
            <w:delText>alternatively did this</w:delText>
          </w:r>
          <w:r w:rsidRPr="00EF44EF" w:rsidDel="00FA3C30">
            <w:delText xml:space="preserve"> based on</w:delText>
          </w:r>
        </w:del>
      </w:ins>
      <w:ins w:id="799" w:author="Robbie Parks" w:date="2019-01-23T13:50:00Z">
        <w:r w:rsidR="00FA3C30">
          <w:t>based these on</w:t>
        </w:r>
      </w:ins>
      <w:ins w:id="800" w:author="Microsoft Office User" w:date="2019-01-21T15:37:00Z">
        <w:r w:rsidRPr="00EF44EF">
          <w:t xml:space="preserve"> daily maxim</w:t>
        </w:r>
      </w:ins>
      <w:ins w:id="801" w:author="Robbie Parks" w:date="2019-01-23T13:50:00Z">
        <w:r w:rsidR="00FA3C30">
          <w:t>a</w:t>
        </w:r>
      </w:ins>
      <w:ins w:id="802" w:author="Microsoft Office User" w:date="2019-01-21T15:37:00Z">
        <w:del w:id="803" w:author="Robbie Parks" w:date="2019-01-23T13:50:00Z">
          <w:r w:rsidRPr="00EF44EF" w:rsidDel="00FA3C30">
            <w:delText>um</w:delText>
          </w:r>
        </w:del>
        <w:r>
          <w:t xml:space="preserve"> and </w:t>
        </w:r>
        <w:r w:rsidRPr="00EF44EF">
          <w:t>minim</w:t>
        </w:r>
      </w:ins>
      <w:ins w:id="804" w:author="Robbie Parks" w:date="2019-01-23T13:50:00Z">
        <w:r w:rsidR="00FA3C30">
          <w:t>a</w:t>
        </w:r>
      </w:ins>
      <w:ins w:id="805" w:author="Microsoft Office User" w:date="2019-01-21T15:37:00Z">
        <w:del w:id="806" w:author="Robbie Parks" w:date="2019-01-23T13:50:00Z">
          <w:r w:rsidRPr="00EF44EF" w:rsidDel="00FA3C30">
            <w:delText>um</w:delText>
          </w:r>
        </w:del>
        <w:r w:rsidRPr="000921D6">
          <w:t>.</w:t>
        </w:r>
        <w:r w:rsidRPr="00D06095">
          <w:t xml:space="preserve"> </w:t>
        </w:r>
      </w:ins>
      <w:ins w:id="807" w:author="Robbie Parks" w:date="2019-01-23T13:50:00Z">
        <w:r w:rsidR="00FA3C30">
          <w:t>T</w:t>
        </w:r>
      </w:ins>
      <w:ins w:id="808" w:author="Microsoft Office User" w:date="2019-01-21T15:37:00Z">
        <w:del w:id="809" w:author="Robbie Parks" w:date="2019-01-23T13:50:00Z">
          <w:r w:rsidRPr="00D06095" w:rsidDel="00FA3C30">
            <w:delText xml:space="preserve">However, </w:delText>
          </w:r>
        </w:del>
      </w:ins>
      <w:ins w:id="810" w:author="Robbie Parks" w:date="2019-01-23T13:50:00Z">
        <w:r w:rsidR="00FA3C30">
          <w:t>hese</w:t>
        </w:r>
      </w:ins>
      <w:ins w:id="811" w:author="Microsoft Office User" w:date="2019-01-21T15:37:00Z">
        <w:del w:id="812" w:author="Robbie Parks" w:date="2019-01-23T13:50:00Z">
          <w:r w:rsidRPr="00D06095" w:rsidDel="00FA3C30">
            <w:delText>these</w:delText>
          </w:r>
        </w:del>
        <w:r w:rsidRPr="00D06095">
          <w:t xml:space="preserve"> measures</w:t>
        </w:r>
      </w:ins>
      <w:ins w:id="813" w:author="Robbie Parks" w:date="2019-01-23T13:50:00Z">
        <w:r w:rsidR="00FA3C30">
          <w:t>, not presented here,</w:t>
        </w:r>
      </w:ins>
      <w:ins w:id="814" w:author="Microsoft Office User" w:date="2019-01-21T15:37:00Z">
        <w:r w:rsidRPr="00D06095">
          <w:t xml:space="preserve"> </w:t>
        </w:r>
        <w:r>
          <w:t>were strongly correlated</w:t>
        </w:r>
        <w:r w:rsidRPr="00EF44EF">
          <w:t xml:space="preserve"> to those</w:t>
        </w:r>
        <w:r w:rsidRPr="003017A9">
          <w:t xml:space="preserve"> generated</w:t>
        </w:r>
        <w:r w:rsidRPr="00EF44EF">
          <w:t xml:space="preserve"> from daily mean</w:t>
        </w:r>
        <w:r>
          <w:t>s</w:t>
        </w:r>
        <w:del w:id="815" w:author="Robbie Parks" w:date="2019-01-23T13:50:00Z">
          <w:r w:rsidRPr="00EF44EF" w:rsidDel="00FA3C30">
            <w:delText xml:space="preserve"> and are not presented here</w:delText>
          </w:r>
        </w:del>
        <w:r w:rsidRPr="00EF44EF">
          <w:t xml:space="preserve">. </w:t>
        </w:r>
        <w:del w:id="816" w:author="Robbie Parks" w:date="2019-01-23T13:51:00Z">
          <w:r w:rsidRPr="00052DDD" w:rsidDel="00FA3C30">
            <w:delText xml:space="preserve">Similarly, when including </w:delText>
          </w:r>
        </w:del>
      </w:ins>
      <w:ins w:id="817" w:author="Robbie Parks" w:date="2019-01-23T13:51:00Z">
        <w:r w:rsidR="00FA3C30">
          <w:t xml:space="preserve">We also included </w:t>
        </w:r>
      </w:ins>
      <w:ins w:id="818" w:author="Microsoft Office User" w:date="2019-01-21T15:37:00Z">
        <w:r w:rsidRPr="00052DDD">
          <w:t xml:space="preserve">more than one temperature </w:t>
        </w:r>
        <w:r>
          <w:t>summary</w:t>
        </w:r>
        <w:r w:rsidRPr="00052DDD">
          <w:t xml:space="preserve"> in the model</w:t>
        </w:r>
        <w:r>
          <w:t>,</w:t>
        </w:r>
        <w:r w:rsidRPr="00052DDD">
          <w:t xml:space="preserve"> such as </w:t>
        </w:r>
        <w:del w:id="819" w:author="Robbie Parks" w:date="2019-01-23T13:51:00Z">
          <w:r w:rsidDel="00FA3C30">
            <w:delText xml:space="preserve">adding the </w:delText>
          </w:r>
        </w:del>
        <w:r>
          <w:t xml:space="preserve">monthly temperature </w:t>
        </w:r>
        <w:r w:rsidRPr="00052DDD">
          <w:lastRenderedPageBreak/>
          <w:t>standard deviation</w:t>
        </w:r>
      </w:ins>
      <w:ins w:id="820" w:author="Robbie Parks" w:date="2019-01-23T13:51:00Z">
        <w:r w:rsidR="00FA3C30">
          <w:t xml:space="preserve"> or</w:t>
        </w:r>
      </w:ins>
      <w:ins w:id="821" w:author="Microsoft Office User" w:date="2019-01-21T15:37:00Z">
        <w:del w:id="822" w:author="Robbie Parks" w:date="2019-01-23T13:51:00Z">
          <w:r w:rsidRPr="00052DDD" w:rsidDel="00FA3C30">
            <w:delText>;</w:delText>
          </w:r>
        </w:del>
        <w:r w:rsidRPr="00052DDD">
          <w:t xml:space="preserve"> heat wave measures, including the number of days in a month </w:t>
        </w:r>
        <w:del w:id="823" w:author="Robbie Parks" w:date="2019-01-23T16:48:00Z">
          <w:r w:rsidRPr="00052DDD" w:rsidDel="007A732C">
            <w:delText xml:space="preserve">(adjusted for length of month) </w:delText>
          </w:r>
        </w:del>
        <w:r w:rsidRPr="00052DDD">
          <w:t>above the 90</w:t>
        </w:r>
        <w:r w:rsidRPr="00052DDD">
          <w:rPr>
            <w:vertAlign w:val="superscript"/>
          </w:rPr>
          <w:t>th</w:t>
        </w:r>
        <w:r w:rsidRPr="00052DDD">
          <w:t xml:space="preserve"> percentile or above an absolute threshold of 30°C</w:t>
        </w:r>
      </w:ins>
      <w:ins w:id="824" w:author="Robbie Parks" w:date="2019-01-23T16:48:00Z">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ins>
      <w:ins w:id="825" w:author="Robbie Parks" w:date="2019-01-23T15:52:00Z">
        <w:r w:rsidR="00C22EC3">
          <w:t xml:space="preserve"> either in total or counted only when </w:t>
        </w:r>
      </w:ins>
      <w:ins w:id="826" w:author="Robbie Parks" w:date="2019-01-23T15:53:00Z">
        <w:r w:rsidR="00C22EC3">
          <w:t>t</w:t>
        </w:r>
      </w:ins>
      <w:ins w:id="827" w:author="Robbie Parks" w:date="2019-01-23T15:52:00Z">
        <w:r w:rsidR="00C22EC3">
          <w:t>hey occur at least for three days in a row</w:t>
        </w:r>
      </w:ins>
      <w:ins w:id="828" w:author="Robbie Parks" w:date="2019-01-23T13:52:00Z">
        <w:r w:rsidR="00FA3C30">
          <w:t>.</w:t>
        </w:r>
      </w:ins>
      <w:ins w:id="829" w:author="Microsoft Office User" w:date="2019-01-21T15:37:00Z">
        <w:del w:id="830" w:author="Robbie Parks" w:date="2019-01-23T13:52:00Z">
          <w:r w:rsidRPr="00052DDD" w:rsidDel="00FA3C30">
            <w:delText>;</w:delText>
          </w:r>
        </w:del>
        <w:r w:rsidRPr="00052DDD">
          <w:t xml:space="preserve"> </w:t>
        </w:r>
      </w:ins>
      <w:ins w:id="831" w:author="Robbie Parks" w:date="2019-01-23T13:52:00Z">
        <w:r w:rsidR="00FA3C30">
          <w:t>T</w:t>
        </w:r>
      </w:ins>
      <w:ins w:id="832" w:author="Microsoft Office User" w:date="2019-01-21T15:37:00Z">
        <w:del w:id="833" w:author="Robbie Parks" w:date="2019-01-23T13:52:00Z">
          <w:r w:rsidRPr="00052DDD" w:rsidDel="00FA3C30">
            <w:delText>t</w:delText>
          </w:r>
        </w:del>
        <w:r w:rsidRPr="00052DDD">
          <w:t xml:space="preserve">he additional deaths result remained similar to the single variable model, due to the collinearity of </w:t>
        </w:r>
      </w:ins>
      <w:ins w:id="834" w:author="Robbie Parks" w:date="2019-01-23T15:53:00Z">
        <w:r w:rsidR="004B3FBB">
          <w:t>other</w:t>
        </w:r>
      </w:ins>
      <w:r w:rsidR="00B53567">
        <w:t xml:space="preserve"> temperature</w:t>
      </w:r>
      <w:ins w:id="835" w:author="Microsoft Office User" w:date="2019-01-21T15:37:00Z">
        <w:r w:rsidRPr="00052DDD">
          <w:t xml:space="preserve"> </w:t>
        </w:r>
      </w:ins>
      <w:ins w:id="836" w:author="Robbie Parks" w:date="2019-01-23T15:53:00Z">
        <w:r w:rsidR="004B3FBB">
          <w:t xml:space="preserve">statistics </w:t>
        </w:r>
      </w:ins>
      <w:r w:rsidR="00B53567">
        <w:t>and heatwave variables</w:t>
      </w:r>
      <w:ins w:id="837" w:author="Microsoft Office User" w:date="2019-01-21T15:37:00Z">
        <w:r w:rsidRPr="00052DDD">
          <w:t xml:space="preserve"> with mean monthly temperature.</w:t>
        </w:r>
        <w:r>
          <w:t xml:space="preserve"> </w:t>
        </w:r>
      </w:ins>
    </w:p>
    <w:p w14:paraId="71A1733B" w14:textId="77777777" w:rsidR="003E1C82" w:rsidRPr="003E1C82" w:rsidRDefault="003E1C82">
      <w:pPr>
        <w:spacing w:line="480" w:lineRule="auto"/>
        <w:jc w:val="both"/>
        <w:rPr>
          <w:i/>
          <w:color w:val="000000" w:themeColor="text1"/>
        </w:rPr>
        <w:pPrChange w:id="838"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65429554"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ins w:id="839" w:author="Robbie Parks" w:date="2019-01-22T16:01:00Z">
        <w:r w:rsidR="008325CD">
          <w:t xml:space="preserve">, </w:t>
        </w:r>
      </w:ins>
      <w:del w:id="840" w:author="Robbie Parks" w:date="2019-01-22T16:01:00Z">
        <w:r w:rsidR="00C8394A" w:rsidRPr="00636C9B" w:rsidDel="008325CD">
          <w:delText xml:space="preserve"> and </w:delText>
        </w:r>
      </w:del>
      <w:r w:rsidR="00C8394A" w:rsidRPr="00636C9B">
        <w:t>HTW</w:t>
      </w:r>
      <w:ins w:id="841" w:author="Robbie Parks" w:date="2019-01-22T16:01:00Z">
        <w:r w:rsidR="008325CD">
          <w:t xml:space="preserve"> and RT</w:t>
        </w:r>
      </w:ins>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842"/>
      <w:r w:rsidRPr="00636C9B">
        <w:rPr>
          <w:b/>
        </w:rPr>
        <w:lastRenderedPageBreak/>
        <w:t>References</w:t>
      </w:r>
      <w:commentRangeEnd w:id="842"/>
      <w:r w:rsidR="00C96434">
        <w:rPr>
          <w:rStyle w:val="CommentReference"/>
          <w:rFonts w:asciiTheme="minorHAnsi" w:hAnsiTheme="minorHAnsi" w:cstheme="minorBidi"/>
          <w:lang w:eastAsia="en-US"/>
        </w:rPr>
        <w:commentReference w:id="842"/>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ins w:id="843" w:author="Robbie Parks" w:date="2019-01-24T16:41:00Z"/>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ins w:id="844" w:author="Robbie Parks" w:date="2019-01-24T16:41:00Z"/>
          <w:noProof/>
          <w:lang w:val="en-US"/>
        </w:rPr>
      </w:pPr>
    </w:p>
    <w:p w14:paraId="6A13E1D0" w14:textId="5CC808F0" w:rsidR="007258FE" w:rsidRPr="007258FE" w:rsidRDefault="007258FE" w:rsidP="002F0788">
      <w:pPr>
        <w:widowControl w:val="0"/>
        <w:autoSpaceDE w:val="0"/>
        <w:autoSpaceDN w:val="0"/>
        <w:adjustRightInd w:val="0"/>
        <w:ind w:left="640" w:hanging="640"/>
        <w:rPr>
          <w:ins w:id="845" w:author="Robbie Parks" w:date="2019-01-24T16:41:00Z"/>
          <w:b/>
          <w:noProof/>
          <w:lang w:val="en-US"/>
          <w:rPrChange w:id="846" w:author="Robbie Parks" w:date="2019-01-24T16:41:00Z">
            <w:rPr>
              <w:ins w:id="847" w:author="Robbie Parks" w:date="2019-01-24T16:41:00Z"/>
              <w:noProof/>
              <w:lang w:val="en-US"/>
            </w:rPr>
          </w:rPrChange>
        </w:rPr>
      </w:pPr>
      <w:ins w:id="848" w:author="Robbie Parks" w:date="2019-01-24T16:41:00Z">
        <w:r>
          <w:rPr>
            <w:b/>
            <w:noProof/>
            <w:lang w:val="en-US"/>
          </w:rPr>
          <w:t>Methods</w:t>
        </w:r>
      </w:ins>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29B52BF6" w:rsidR="006A3229" w:rsidRDefault="00A55581">
      <w:pPr>
        <w:widowControl w:val="0"/>
        <w:autoSpaceDE w:val="0"/>
        <w:autoSpaceDN w:val="0"/>
        <w:adjustRightInd w:val="0"/>
        <w:ind w:left="640" w:hanging="640"/>
        <w:rPr>
          <w:b/>
        </w:rPr>
        <w:pPrChange w:id="849" w:author="Robbie Parks" w:date="2019-01-22T12:51:00Z">
          <w:pPr>
            <w:widowControl w:val="0"/>
            <w:autoSpaceDE w:val="0"/>
            <w:autoSpaceDN w:val="0"/>
            <w:adjustRightInd w:val="0"/>
            <w:spacing w:after="200"/>
            <w:ind w:left="640" w:hanging="640"/>
            <w:jc w:val="both"/>
          </w:pPr>
        </w:pPrChange>
      </w:pPr>
      <w:r w:rsidRPr="00636C9B">
        <w:rPr>
          <w:b/>
        </w:rPr>
        <w:fldChar w:fldCharType="end"/>
      </w:r>
      <w:del w:id="850" w:author="Robbie Parks" w:date="2019-01-22T12:51:00Z">
        <w:r w:rsidR="006A3229" w:rsidDel="007133B2">
          <w:rPr>
            <w:b/>
          </w:rPr>
          <w:br w:type="page"/>
        </w:r>
      </w:del>
    </w:p>
    <w:p w14:paraId="3569960B" w14:textId="77777777" w:rsidR="002F0788" w:rsidRDefault="002F0788">
      <w:pPr>
        <w:rPr>
          <w:ins w:id="851" w:author="Robbie Parks" w:date="2019-01-24T15:54:00Z"/>
          <w:b/>
          <w:color w:val="000000" w:themeColor="text1"/>
        </w:rPr>
      </w:pPr>
      <w:ins w:id="852" w:author="Robbie Parks" w:date="2019-01-24T15:54:00Z">
        <w:r>
          <w:rPr>
            <w:b/>
            <w:color w:val="000000" w:themeColor="text1"/>
          </w:rPr>
          <w:br w:type="page"/>
        </w:r>
      </w:ins>
    </w:p>
    <w:p w14:paraId="36419E9D" w14:textId="22731E99"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853" w:author="Ezzati, Majid" w:date="2019-01-19T21:04:00Z">
        <w:r w:rsidR="00553545">
          <w:rPr>
            <w:color w:val="000000" w:themeColor="text1"/>
          </w:rPr>
          <w:t>,</w:t>
        </w:r>
      </w:ins>
      <w:r w:rsidR="002D1396">
        <w:rPr>
          <w:color w:val="000000" w:themeColor="text1"/>
        </w:rPr>
        <w:t xml:space="preserve"> </w:t>
      </w:r>
      <w:del w:id="854" w:author="Ezzati, Majid" w:date="2019-01-19T21:05:00Z">
        <w:r w:rsidR="002D1396" w:rsidDel="00553545">
          <w:rPr>
            <w:color w:val="000000" w:themeColor="text1"/>
          </w:rPr>
          <w:delText xml:space="preserve">and </w:delText>
        </w:r>
      </w:del>
      <w:r w:rsidR="002D1396">
        <w:rPr>
          <w:color w:val="000000" w:themeColor="text1"/>
        </w:rPr>
        <w:t>drownings</w:t>
      </w:r>
      <w:ins w:id="855" w:author="Ezzati, Majid" w:date="2019-01-19T21:05:00Z">
        <w:r w:rsidR="00553545">
          <w:rPr>
            <w:color w:val="000000" w:themeColor="text1"/>
          </w:rPr>
          <w:t>, and other</w:t>
        </w:r>
      </w:ins>
      <w:r w:rsidR="002D1396">
        <w:rPr>
          <w:color w:val="000000" w:themeColor="text1"/>
        </w:rPr>
        <w:t>)</w:t>
      </w:r>
      <w:ins w:id="856" w:author="Ezzati, Majid" w:date="2019-01-19T21:05:00Z">
        <w:r w:rsidR="00553545">
          <w:rPr>
            <w:color w:val="000000" w:themeColor="text1"/>
          </w:rPr>
          <w:t xml:space="preserve"> and</w:t>
        </w:r>
      </w:ins>
      <w:del w:id="857"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858"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ins w:id="859" w:author="Robbie Parks" w:date="2019-01-23T13:55:00Z">
        <w:r w:rsidR="009F6FFA">
          <w:rPr>
            <w:color w:val="000000" w:themeColor="text1"/>
          </w:rPr>
          <w:t xml:space="preserve">(top right) </w:t>
        </w:r>
      </w:ins>
      <w:r>
        <w:rPr>
          <w:color w:val="000000" w:themeColor="text1"/>
        </w:rPr>
        <w:t>can have less inter-annual variation in a particular month (here, July) compared with a cooler state like Washington</w:t>
      </w:r>
      <w:ins w:id="860" w:author="Robbie Parks" w:date="2019-01-23T13:55:00Z">
        <w:r w:rsidR="009F6FFA">
          <w:rPr>
            <w:color w:val="000000" w:themeColor="text1"/>
          </w:rPr>
          <w:t xml:space="preserve"> (bottom right)</w:t>
        </w:r>
      </w:ins>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7122703" w14:textId="5B336ADE" w:rsidR="00685021" w:rsidDel="003A0FCE" w:rsidRDefault="00D70938" w:rsidP="00FF023E">
      <w:pPr>
        <w:spacing w:line="480" w:lineRule="auto"/>
        <w:jc w:val="both"/>
        <w:rPr>
          <w:del w:id="861"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del w:id="862" w:author="Robbie Parks" w:date="2019-01-22T16:52:00Z">
        <w:r w:rsidDel="001039F1">
          <w:rPr>
            <w:color w:val="000000" w:themeColor="text1"/>
          </w:rPr>
          <w:delText xml:space="preserve">average </w:delText>
        </w:r>
      </w:del>
      <w:ins w:id="863" w:author="Robbie Parks" w:date="2019-01-22T16:52:00Z">
        <w:r w:rsidR="001039F1">
          <w:rPr>
            <w:color w:val="000000" w:themeColor="text1"/>
          </w:rPr>
          <w:t xml:space="preserve">norm </w:t>
        </w:r>
      </w:ins>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pPr>
        <w:spacing w:line="480" w:lineRule="auto"/>
        <w:jc w:val="both"/>
        <w:rPr>
          <w:del w:id="864" w:author="Robbie Parks" w:date="2019-01-22T12:51:00Z"/>
          <w:color w:val="000000" w:themeColor="text1"/>
        </w:rPr>
      </w:pPr>
    </w:p>
    <w:p w14:paraId="4088BC7A" w14:textId="4845769D" w:rsidR="00773A25" w:rsidDel="007133B2" w:rsidRDefault="00D70938">
      <w:pPr>
        <w:spacing w:line="480" w:lineRule="auto"/>
        <w:jc w:val="both"/>
        <w:rPr>
          <w:ins w:id="865" w:author="Ezzati, Majid" w:date="2019-01-19T21:05:00Z"/>
          <w:del w:id="866" w:author="Robbie Parks" w:date="2019-01-22T12:51:00Z"/>
          <w:color w:val="000000" w:themeColor="text1"/>
        </w:rPr>
      </w:pPr>
      <w:del w:id="867"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868" w:author="Ezzati, Majid" w:date="2019-01-19T21:50:00Z">
        <w:del w:id="869" w:author="Robbie Parks" w:date="2019-01-22T12:51:00Z">
          <w:r w:rsidR="000777AE" w:rsidDel="007133B2">
            <w:rPr>
              <w:color w:val="000000" w:themeColor="text1"/>
            </w:rPr>
            <w:delText>The percent change shows average</w:delText>
          </w:r>
        </w:del>
      </w:ins>
      <w:ins w:id="870" w:author="Ezzati, Majid" w:date="2019-01-19T21:52:00Z">
        <w:del w:id="871" w:author="Robbie Parks" w:date="2019-01-22T12:51:00Z">
          <w:r w:rsidR="000777AE" w:rsidDel="007133B2">
            <w:rPr>
              <w:color w:val="000000" w:themeColor="text1"/>
            </w:rPr>
            <w:delText>d</w:delText>
          </w:r>
        </w:del>
      </w:ins>
      <w:ins w:id="872" w:author="Ezzati, Majid" w:date="2019-01-19T21:50:00Z">
        <w:del w:id="873" w:author="Robbie Parks" w:date="2019-01-22T12:51:00Z">
          <w:r w:rsidR="000777AE" w:rsidDel="007133B2">
            <w:rPr>
              <w:color w:val="000000" w:themeColor="text1"/>
            </w:rPr>
            <w:delText xml:space="preserve"> across all months, weighted by the number of deaths</w:delText>
          </w:r>
        </w:del>
      </w:ins>
      <w:ins w:id="874" w:author="Ezzati, Majid" w:date="2019-01-19T21:51:00Z">
        <w:del w:id="875" w:author="Robbie Parks" w:date="2019-01-22T12:51:00Z">
          <w:r w:rsidR="000777AE" w:rsidDel="007133B2">
            <w:rPr>
              <w:color w:val="000000" w:themeColor="text1"/>
            </w:rPr>
            <w:delText xml:space="preserve"> </w:delText>
          </w:r>
        </w:del>
      </w:ins>
      <w:ins w:id="876" w:author="Ezzati, Majid" w:date="2019-01-19T21:53:00Z">
        <w:del w:id="877" w:author="Robbie Parks" w:date="2019-01-22T12:51:00Z">
          <w:r w:rsidR="000777AE" w:rsidDel="007133B2">
            <w:rPr>
              <w:color w:val="000000" w:themeColor="text1"/>
            </w:rPr>
            <w:delText xml:space="preserve">in each month, </w:delText>
          </w:r>
        </w:del>
      </w:ins>
      <w:ins w:id="878" w:author="Ezzati, Majid" w:date="2019-01-19T21:51:00Z">
        <w:del w:id="879" w:author="Robbie Parks" w:date="2019-01-22T12:51:00Z">
          <w:r w:rsidR="000777AE" w:rsidDel="007133B2">
            <w:rPr>
              <w:color w:val="000000" w:themeColor="text1"/>
            </w:rPr>
            <w:delText>for each injury type and age group.</w:delText>
          </w:r>
        </w:del>
      </w:ins>
      <w:ins w:id="880" w:author="Ezzati, Majid" w:date="2019-01-19T21:50:00Z">
        <w:del w:id="881" w:author="Robbie Parks" w:date="2019-01-22T12:51:00Z">
          <w:r w:rsidR="000777AE" w:rsidDel="007133B2">
            <w:rPr>
              <w:color w:val="000000" w:themeColor="text1"/>
            </w:rPr>
            <w:delText xml:space="preserve"> </w:delText>
          </w:r>
        </w:del>
      </w:ins>
      <w:del w:id="882"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pPr>
        <w:spacing w:line="480" w:lineRule="auto"/>
        <w:jc w:val="both"/>
        <w:rPr>
          <w:del w:id="883" w:author="Robbie Parks" w:date="2019-01-22T12:51:00Z"/>
          <w:color w:val="000000" w:themeColor="text1"/>
        </w:rPr>
      </w:pPr>
    </w:p>
    <w:p w14:paraId="46CB6BDF" w14:textId="4A705864" w:rsidR="007178E4" w:rsidRPr="000777AE" w:rsidDel="007133B2" w:rsidRDefault="00773A25">
      <w:pPr>
        <w:spacing w:line="480" w:lineRule="auto"/>
        <w:jc w:val="both"/>
        <w:rPr>
          <w:del w:id="884" w:author="Robbie Parks" w:date="2019-01-22T12:51:00Z"/>
          <w:color w:val="000000" w:themeColor="text1"/>
        </w:rPr>
      </w:pPr>
      <w:del w:id="885" w:author="Robbie Parks" w:date="2019-01-22T12:51:00Z">
        <w:r w:rsidDel="007133B2">
          <w:rPr>
            <w:b/>
            <w:color w:val="000000" w:themeColor="text1"/>
          </w:rPr>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886" w:author="Ezzati, Majid" w:date="2019-01-19T21:52:00Z">
        <w:del w:id="887"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888" w:author="Ezzati, Majid" w:date="2019-01-19T21:53:00Z">
        <w:del w:id="889"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890" w:author="Ezzati, Majid" w:date="2019-01-19T21:52:00Z">
        <w:del w:id="891" w:author="Robbie Parks" w:date="2019-01-22T12:51:00Z">
          <w:r w:rsidR="000777AE" w:rsidRPr="000777AE" w:rsidDel="007133B2">
            <w:rPr>
              <w:color w:val="000000" w:themeColor="text1"/>
            </w:rPr>
            <w:delText xml:space="preserve">for each injury type and </w:delText>
          </w:r>
        </w:del>
      </w:ins>
      <w:ins w:id="892" w:author="Ezzati, Majid" w:date="2019-01-19T21:53:00Z">
        <w:del w:id="893" w:author="Robbie Parks" w:date="2019-01-22T12:51:00Z">
          <w:r w:rsidR="000777AE" w:rsidDel="007133B2">
            <w:rPr>
              <w:color w:val="000000" w:themeColor="text1"/>
            </w:rPr>
            <w:delText>month</w:delText>
          </w:r>
        </w:del>
      </w:ins>
      <w:ins w:id="894" w:author="Ezzati, Majid" w:date="2019-01-19T21:52:00Z">
        <w:del w:id="895" w:author="Robbie Parks" w:date="2019-01-22T12:51:00Z">
          <w:r w:rsidR="000777AE" w:rsidRPr="000777AE" w:rsidDel="007133B2">
            <w:rPr>
              <w:color w:val="000000" w:themeColor="text1"/>
            </w:rPr>
            <w:delText>.</w:delText>
          </w:r>
        </w:del>
      </w:ins>
    </w:p>
    <w:p w14:paraId="28A7DED1" w14:textId="223ACC9F" w:rsidR="00FF023E" w:rsidDel="007133B2" w:rsidRDefault="00FF023E">
      <w:pPr>
        <w:spacing w:line="480" w:lineRule="auto"/>
        <w:jc w:val="both"/>
        <w:rPr>
          <w:del w:id="896" w:author="Robbie Parks" w:date="2019-01-22T12:51:00Z"/>
          <w:color w:val="000000" w:themeColor="text1"/>
        </w:rPr>
        <w:sectPr w:rsidR="00FF023E" w:rsidDel="007133B2" w:rsidSect="00AA2020">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3072132D" w:rsidR="004069AE" w:rsidDel="007133B2" w:rsidRDefault="00DF2431">
      <w:pPr>
        <w:spacing w:line="480" w:lineRule="auto"/>
        <w:jc w:val="both"/>
        <w:rPr>
          <w:del w:id="897" w:author="Robbie Parks" w:date="2019-01-22T12:51:00Z"/>
          <w:color w:val="000000" w:themeColor="text1"/>
        </w:rPr>
        <w:pPrChange w:id="898" w:author="Robbie Parks" w:date="2019-01-22T12:51:00Z">
          <w:pPr>
            <w:jc w:val="both"/>
          </w:pPr>
        </w:pPrChange>
      </w:pPr>
      <w:del w:id="899" w:author="Robbie Parks" w:date="2019-01-22T12:51:00Z">
        <w:r w:rsidDel="007133B2">
          <w:rPr>
            <w:b/>
            <w:color w:val="000000" w:themeColor="text1"/>
          </w:rPr>
          <w:delText xml:space="preserve">Supplementary </w:delText>
        </w:r>
        <w:r w:rsidR="00AE3126" w:rsidRPr="00636C9B" w:rsidDel="007133B2">
          <w:rPr>
            <w:b/>
            <w:color w:val="000000" w:themeColor="text1"/>
          </w:rPr>
          <w:delText xml:space="preserve">Table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pPr>
        <w:spacing w:line="480" w:lineRule="auto"/>
        <w:jc w:val="both"/>
        <w:rPr>
          <w:del w:id="900" w:author="Robbie Parks" w:date="2019-01-22T12:51:00Z"/>
          <w:color w:val="000000" w:themeColor="text1"/>
        </w:rPr>
        <w:pPrChange w:id="901"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902"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pPr>
              <w:spacing w:line="480" w:lineRule="auto"/>
              <w:jc w:val="both"/>
              <w:rPr>
                <w:del w:id="903" w:author="Robbie Parks" w:date="2019-01-22T12:51:00Z"/>
                <w:rFonts w:eastAsia="Times New Roman"/>
                <w:b/>
                <w:bCs/>
                <w:color w:val="000000"/>
              </w:rPr>
              <w:pPrChange w:id="904" w:author="Robbie Parks" w:date="2019-01-22T12:51:00Z">
                <w:pPr/>
              </w:pPrChange>
            </w:pPr>
            <w:del w:id="905"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pPr>
              <w:spacing w:line="480" w:lineRule="auto"/>
              <w:jc w:val="both"/>
              <w:rPr>
                <w:del w:id="906" w:author="Robbie Parks" w:date="2019-01-22T12:51:00Z"/>
                <w:rFonts w:eastAsia="Times New Roman"/>
                <w:b/>
                <w:bCs/>
                <w:color w:val="000000"/>
              </w:rPr>
              <w:pPrChange w:id="907" w:author="Robbie Parks" w:date="2019-01-22T12:51:00Z">
                <w:pPr/>
              </w:pPrChange>
            </w:pPr>
            <w:del w:id="908"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pPr>
              <w:spacing w:line="480" w:lineRule="auto"/>
              <w:jc w:val="both"/>
              <w:rPr>
                <w:del w:id="909" w:author="Robbie Parks" w:date="2019-01-22T12:51:00Z"/>
                <w:rFonts w:eastAsia="Times New Roman"/>
                <w:b/>
                <w:bCs/>
                <w:color w:val="000000"/>
              </w:rPr>
              <w:pPrChange w:id="910" w:author="Robbie Parks" w:date="2019-01-22T12:51:00Z">
                <w:pPr/>
              </w:pPrChange>
            </w:pPr>
            <w:del w:id="911"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912"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pPr>
              <w:spacing w:line="480" w:lineRule="auto"/>
              <w:jc w:val="both"/>
              <w:rPr>
                <w:del w:id="913" w:author="Robbie Parks" w:date="2019-01-22T12:51:00Z"/>
                <w:rFonts w:eastAsia="Times New Roman"/>
                <w:color w:val="000000"/>
              </w:rPr>
              <w:pPrChange w:id="914" w:author="Robbie Parks" w:date="2019-01-22T12:51:00Z">
                <w:pPr/>
              </w:pPrChange>
            </w:pPr>
            <w:del w:id="915"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pPr>
              <w:spacing w:line="480" w:lineRule="auto"/>
              <w:jc w:val="both"/>
              <w:rPr>
                <w:del w:id="916" w:author="Robbie Parks" w:date="2019-01-22T12:51:00Z"/>
                <w:rFonts w:eastAsia="Times New Roman"/>
                <w:color w:val="000000"/>
              </w:rPr>
              <w:pPrChange w:id="917" w:author="Robbie Parks" w:date="2019-01-22T12:51:00Z">
                <w:pPr/>
              </w:pPrChange>
            </w:pPr>
            <w:del w:id="918"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pPr>
              <w:spacing w:line="480" w:lineRule="auto"/>
              <w:jc w:val="both"/>
              <w:rPr>
                <w:del w:id="919" w:author="Robbie Parks" w:date="2019-01-22T12:51:00Z"/>
                <w:rFonts w:eastAsia="Times New Roman"/>
                <w:color w:val="000000"/>
              </w:rPr>
              <w:pPrChange w:id="920" w:author="Robbie Parks" w:date="2019-01-22T12:51:00Z">
                <w:pPr/>
              </w:pPrChange>
            </w:pPr>
            <w:del w:id="921"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922" w:author="Robbie Parks" w:date="2019-01-22T12:51:00Z"/>
        </w:trPr>
        <w:tc>
          <w:tcPr>
            <w:tcW w:w="471" w:type="dxa"/>
            <w:shd w:val="clear" w:color="auto" w:fill="auto"/>
            <w:noWrap/>
            <w:vAlign w:val="bottom"/>
            <w:hideMark/>
          </w:tcPr>
          <w:p w14:paraId="3046E687" w14:textId="6BDD90CC" w:rsidR="007662C6" w:rsidRPr="007662C6" w:rsidDel="007133B2" w:rsidRDefault="007662C6">
            <w:pPr>
              <w:spacing w:line="480" w:lineRule="auto"/>
              <w:jc w:val="both"/>
              <w:rPr>
                <w:del w:id="923" w:author="Robbie Parks" w:date="2019-01-22T12:51:00Z"/>
                <w:rFonts w:eastAsia="Times New Roman"/>
                <w:color w:val="000000"/>
              </w:rPr>
              <w:pPrChange w:id="924"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pPr>
              <w:spacing w:line="480" w:lineRule="auto"/>
              <w:jc w:val="both"/>
              <w:rPr>
                <w:del w:id="925" w:author="Robbie Parks" w:date="2019-01-22T12:51:00Z"/>
                <w:rFonts w:eastAsia="Times New Roman"/>
                <w:color w:val="000000"/>
              </w:rPr>
              <w:pPrChange w:id="926" w:author="Robbie Parks" w:date="2019-01-22T12:51:00Z">
                <w:pPr/>
              </w:pPrChange>
            </w:pPr>
            <w:del w:id="927"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pPr>
              <w:spacing w:line="480" w:lineRule="auto"/>
              <w:jc w:val="both"/>
              <w:rPr>
                <w:del w:id="928" w:author="Robbie Parks" w:date="2019-01-22T12:51:00Z"/>
                <w:rFonts w:eastAsia="Times New Roman"/>
                <w:color w:val="000000"/>
              </w:rPr>
              <w:pPrChange w:id="929" w:author="Robbie Parks" w:date="2019-01-22T12:51:00Z">
                <w:pPr/>
              </w:pPrChange>
            </w:pPr>
            <w:del w:id="930"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pPr>
              <w:spacing w:line="480" w:lineRule="auto"/>
              <w:jc w:val="both"/>
              <w:rPr>
                <w:del w:id="931" w:author="Robbie Parks" w:date="2019-01-22T12:51:00Z"/>
                <w:rFonts w:eastAsia="Times New Roman"/>
                <w:color w:val="000000"/>
              </w:rPr>
              <w:pPrChange w:id="932" w:author="Robbie Parks" w:date="2019-01-22T12:51:00Z">
                <w:pPr/>
              </w:pPrChange>
            </w:pPr>
            <w:del w:id="933"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934" w:author="Robbie Parks" w:date="2019-01-22T12:51:00Z"/>
        </w:trPr>
        <w:tc>
          <w:tcPr>
            <w:tcW w:w="471" w:type="dxa"/>
            <w:shd w:val="clear" w:color="auto" w:fill="auto"/>
            <w:noWrap/>
            <w:vAlign w:val="bottom"/>
            <w:hideMark/>
          </w:tcPr>
          <w:p w14:paraId="202E2ABF" w14:textId="6C14133D" w:rsidR="007662C6" w:rsidRPr="007662C6" w:rsidDel="007133B2" w:rsidRDefault="007662C6">
            <w:pPr>
              <w:spacing w:line="480" w:lineRule="auto"/>
              <w:jc w:val="both"/>
              <w:rPr>
                <w:del w:id="935" w:author="Robbie Parks" w:date="2019-01-22T12:51:00Z"/>
                <w:rFonts w:eastAsia="Times New Roman"/>
                <w:color w:val="000000"/>
              </w:rPr>
              <w:pPrChange w:id="936"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pPr>
              <w:spacing w:line="480" w:lineRule="auto"/>
              <w:jc w:val="both"/>
              <w:rPr>
                <w:del w:id="937" w:author="Robbie Parks" w:date="2019-01-22T12:51:00Z"/>
                <w:rFonts w:eastAsia="Times New Roman"/>
                <w:sz w:val="20"/>
                <w:szCs w:val="20"/>
              </w:rPr>
              <w:pPrChange w:id="938"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pPr>
              <w:spacing w:line="480" w:lineRule="auto"/>
              <w:jc w:val="both"/>
              <w:rPr>
                <w:del w:id="939" w:author="Robbie Parks" w:date="2019-01-22T12:51:00Z"/>
                <w:rFonts w:eastAsia="Times New Roman"/>
                <w:color w:val="000000"/>
              </w:rPr>
              <w:pPrChange w:id="940" w:author="Robbie Parks" w:date="2019-01-22T12:51:00Z">
                <w:pPr/>
              </w:pPrChange>
            </w:pPr>
            <w:del w:id="941"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pPr>
              <w:spacing w:line="480" w:lineRule="auto"/>
              <w:jc w:val="both"/>
              <w:rPr>
                <w:del w:id="942" w:author="Robbie Parks" w:date="2019-01-22T12:51:00Z"/>
                <w:rFonts w:eastAsia="Times New Roman"/>
                <w:color w:val="000000"/>
              </w:rPr>
              <w:pPrChange w:id="943" w:author="Robbie Parks" w:date="2019-01-22T12:51:00Z">
                <w:pPr/>
              </w:pPrChange>
            </w:pPr>
            <w:del w:id="944"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pPr>
              <w:spacing w:line="480" w:lineRule="auto"/>
              <w:jc w:val="both"/>
              <w:rPr>
                <w:del w:id="945" w:author="Robbie Parks" w:date="2019-01-22T12:51:00Z"/>
                <w:rFonts w:eastAsia="Times New Roman"/>
                <w:color w:val="000000"/>
              </w:rPr>
              <w:pPrChange w:id="946" w:author="Robbie Parks" w:date="2019-01-22T12:51:00Z">
                <w:pPr/>
              </w:pPrChange>
            </w:pPr>
            <w:del w:id="947"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948" w:author="Robbie Parks" w:date="2019-01-22T12:51:00Z"/>
        </w:trPr>
        <w:tc>
          <w:tcPr>
            <w:tcW w:w="471" w:type="dxa"/>
            <w:shd w:val="clear" w:color="auto" w:fill="auto"/>
            <w:noWrap/>
            <w:vAlign w:val="bottom"/>
            <w:hideMark/>
          </w:tcPr>
          <w:p w14:paraId="0251A21D" w14:textId="1055D84F" w:rsidR="007662C6" w:rsidRPr="007662C6" w:rsidDel="007133B2" w:rsidRDefault="007662C6">
            <w:pPr>
              <w:spacing w:line="480" w:lineRule="auto"/>
              <w:jc w:val="both"/>
              <w:rPr>
                <w:del w:id="949" w:author="Robbie Parks" w:date="2019-01-22T12:51:00Z"/>
                <w:rFonts w:eastAsia="Times New Roman"/>
                <w:color w:val="000000"/>
              </w:rPr>
              <w:pPrChange w:id="950"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pPr>
              <w:spacing w:line="480" w:lineRule="auto"/>
              <w:jc w:val="both"/>
              <w:rPr>
                <w:del w:id="951" w:author="Robbie Parks" w:date="2019-01-22T12:51:00Z"/>
                <w:rFonts w:eastAsia="Times New Roman"/>
                <w:sz w:val="20"/>
                <w:szCs w:val="20"/>
              </w:rPr>
              <w:pPrChange w:id="952"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pPr>
              <w:spacing w:line="480" w:lineRule="auto"/>
              <w:jc w:val="both"/>
              <w:rPr>
                <w:del w:id="953" w:author="Robbie Parks" w:date="2019-01-22T12:51:00Z"/>
                <w:rFonts w:eastAsia="Times New Roman"/>
                <w:color w:val="000000"/>
              </w:rPr>
              <w:pPrChange w:id="954" w:author="Robbie Parks" w:date="2019-01-22T12:51:00Z">
                <w:pPr/>
              </w:pPrChange>
            </w:pPr>
            <w:del w:id="955"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pPr>
              <w:spacing w:line="480" w:lineRule="auto"/>
              <w:jc w:val="both"/>
              <w:rPr>
                <w:del w:id="956" w:author="Robbie Parks" w:date="2019-01-22T12:51:00Z"/>
                <w:rFonts w:eastAsia="Times New Roman"/>
                <w:color w:val="000000"/>
              </w:rPr>
              <w:pPrChange w:id="957" w:author="Robbie Parks" w:date="2019-01-22T12:51:00Z">
                <w:pPr/>
              </w:pPrChange>
            </w:pPr>
            <w:del w:id="958"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pPr>
              <w:spacing w:line="480" w:lineRule="auto"/>
              <w:jc w:val="both"/>
              <w:rPr>
                <w:del w:id="959" w:author="Robbie Parks" w:date="2019-01-22T12:51:00Z"/>
                <w:rFonts w:eastAsia="Times New Roman"/>
                <w:color w:val="000000"/>
              </w:rPr>
              <w:pPrChange w:id="960" w:author="Robbie Parks" w:date="2019-01-22T12:51:00Z">
                <w:pPr/>
              </w:pPrChange>
            </w:pPr>
            <w:del w:id="961"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962" w:author="Robbie Parks" w:date="2019-01-22T12:51:00Z"/>
        </w:trPr>
        <w:tc>
          <w:tcPr>
            <w:tcW w:w="471" w:type="dxa"/>
            <w:shd w:val="clear" w:color="auto" w:fill="auto"/>
            <w:noWrap/>
            <w:vAlign w:val="bottom"/>
            <w:hideMark/>
          </w:tcPr>
          <w:p w14:paraId="656B33FF" w14:textId="0FBBD323" w:rsidR="007662C6" w:rsidRPr="007662C6" w:rsidDel="007133B2" w:rsidRDefault="007662C6">
            <w:pPr>
              <w:spacing w:line="480" w:lineRule="auto"/>
              <w:jc w:val="both"/>
              <w:rPr>
                <w:del w:id="963" w:author="Robbie Parks" w:date="2019-01-22T12:51:00Z"/>
                <w:rFonts w:eastAsia="Times New Roman"/>
                <w:color w:val="000000"/>
              </w:rPr>
              <w:pPrChange w:id="964"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pPr>
              <w:spacing w:line="480" w:lineRule="auto"/>
              <w:jc w:val="both"/>
              <w:rPr>
                <w:del w:id="965" w:author="Robbie Parks" w:date="2019-01-22T12:51:00Z"/>
                <w:rFonts w:eastAsia="Times New Roman"/>
                <w:sz w:val="20"/>
                <w:szCs w:val="20"/>
              </w:rPr>
              <w:pPrChange w:id="966"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pPr>
              <w:spacing w:line="480" w:lineRule="auto"/>
              <w:jc w:val="both"/>
              <w:rPr>
                <w:del w:id="967" w:author="Robbie Parks" w:date="2019-01-22T12:51:00Z"/>
                <w:rFonts w:eastAsia="Times New Roman"/>
                <w:color w:val="000000"/>
              </w:rPr>
              <w:pPrChange w:id="968" w:author="Robbie Parks" w:date="2019-01-22T12:51:00Z">
                <w:pPr/>
              </w:pPrChange>
            </w:pPr>
            <w:del w:id="969"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pPr>
              <w:spacing w:line="480" w:lineRule="auto"/>
              <w:jc w:val="both"/>
              <w:rPr>
                <w:del w:id="970" w:author="Robbie Parks" w:date="2019-01-22T12:51:00Z"/>
                <w:rFonts w:eastAsia="Times New Roman"/>
                <w:color w:val="000000"/>
              </w:rPr>
              <w:pPrChange w:id="971" w:author="Robbie Parks" w:date="2019-01-22T12:51:00Z">
                <w:pPr/>
              </w:pPrChange>
            </w:pPr>
            <w:del w:id="972"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pPr>
              <w:spacing w:line="480" w:lineRule="auto"/>
              <w:jc w:val="both"/>
              <w:rPr>
                <w:del w:id="973" w:author="Robbie Parks" w:date="2019-01-22T12:51:00Z"/>
                <w:rFonts w:eastAsia="Times New Roman"/>
                <w:color w:val="000000"/>
              </w:rPr>
              <w:pPrChange w:id="974" w:author="Robbie Parks" w:date="2019-01-22T12:51:00Z">
                <w:pPr/>
              </w:pPrChange>
            </w:pPr>
            <w:del w:id="975"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976" w:author="Robbie Parks" w:date="2019-01-22T12:51:00Z"/>
        </w:trPr>
        <w:tc>
          <w:tcPr>
            <w:tcW w:w="471" w:type="dxa"/>
            <w:shd w:val="clear" w:color="auto" w:fill="auto"/>
            <w:noWrap/>
            <w:vAlign w:val="bottom"/>
            <w:hideMark/>
          </w:tcPr>
          <w:p w14:paraId="14257750" w14:textId="5AD9C1FB" w:rsidR="007662C6" w:rsidRPr="007662C6" w:rsidDel="007133B2" w:rsidRDefault="007662C6">
            <w:pPr>
              <w:spacing w:line="480" w:lineRule="auto"/>
              <w:jc w:val="both"/>
              <w:rPr>
                <w:del w:id="977" w:author="Robbie Parks" w:date="2019-01-22T12:51:00Z"/>
                <w:rFonts w:eastAsia="Times New Roman"/>
                <w:color w:val="000000"/>
              </w:rPr>
              <w:pPrChange w:id="978"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pPr>
              <w:spacing w:line="480" w:lineRule="auto"/>
              <w:jc w:val="both"/>
              <w:rPr>
                <w:del w:id="979" w:author="Robbie Parks" w:date="2019-01-22T12:51:00Z"/>
                <w:rFonts w:eastAsia="Times New Roman"/>
                <w:color w:val="000000"/>
              </w:rPr>
              <w:pPrChange w:id="980" w:author="Robbie Parks" w:date="2019-01-22T12:51:00Z">
                <w:pPr/>
              </w:pPrChange>
            </w:pPr>
            <w:del w:id="981"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pPr>
              <w:spacing w:line="480" w:lineRule="auto"/>
              <w:jc w:val="both"/>
              <w:rPr>
                <w:del w:id="982" w:author="Robbie Parks" w:date="2019-01-22T12:51:00Z"/>
                <w:rFonts w:eastAsia="Times New Roman"/>
                <w:color w:val="000000"/>
              </w:rPr>
              <w:pPrChange w:id="983" w:author="Robbie Parks" w:date="2019-01-22T12:51:00Z">
                <w:pPr/>
              </w:pPrChange>
            </w:pPr>
            <w:del w:id="984"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pPr>
              <w:spacing w:line="480" w:lineRule="auto"/>
              <w:jc w:val="both"/>
              <w:rPr>
                <w:del w:id="985" w:author="Robbie Parks" w:date="2019-01-22T12:51:00Z"/>
                <w:rFonts w:eastAsia="Times New Roman"/>
                <w:color w:val="000000"/>
              </w:rPr>
              <w:pPrChange w:id="986" w:author="Robbie Parks" w:date="2019-01-22T12:51:00Z">
                <w:pPr/>
              </w:pPrChange>
            </w:pPr>
            <w:del w:id="987"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988" w:author="Robbie Parks" w:date="2019-01-22T12:51:00Z"/>
        </w:trPr>
        <w:tc>
          <w:tcPr>
            <w:tcW w:w="471" w:type="dxa"/>
            <w:shd w:val="clear" w:color="auto" w:fill="auto"/>
            <w:noWrap/>
            <w:vAlign w:val="bottom"/>
            <w:hideMark/>
          </w:tcPr>
          <w:p w14:paraId="0E55B048" w14:textId="3E8AF94C" w:rsidR="007662C6" w:rsidRPr="007662C6" w:rsidDel="007133B2" w:rsidRDefault="007662C6">
            <w:pPr>
              <w:spacing w:line="480" w:lineRule="auto"/>
              <w:jc w:val="both"/>
              <w:rPr>
                <w:del w:id="989" w:author="Robbie Parks" w:date="2019-01-22T12:51:00Z"/>
                <w:rFonts w:eastAsia="Times New Roman"/>
                <w:color w:val="000000"/>
              </w:rPr>
              <w:pPrChange w:id="990"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pPr>
              <w:spacing w:line="480" w:lineRule="auto"/>
              <w:jc w:val="both"/>
              <w:rPr>
                <w:del w:id="991" w:author="Robbie Parks" w:date="2019-01-22T12:51:00Z"/>
                <w:rFonts w:eastAsia="Times New Roman"/>
                <w:sz w:val="20"/>
                <w:szCs w:val="20"/>
              </w:rPr>
              <w:pPrChange w:id="992"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pPr>
              <w:spacing w:line="480" w:lineRule="auto"/>
              <w:jc w:val="both"/>
              <w:rPr>
                <w:del w:id="993" w:author="Robbie Parks" w:date="2019-01-22T12:51:00Z"/>
                <w:rFonts w:eastAsia="Times New Roman"/>
                <w:color w:val="000000"/>
              </w:rPr>
              <w:pPrChange w:id="994" w:author="Robbie Parks" w:date="2019-01-22T12:51:00Z">
                <w:pPr/>
              </w:pPrChange>
            </w:pPr>
            <w:del w:id="995"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pPr>
              <w:spacing w:line="480" w:lineRule="auto"/>
              <w:jc w:val="both"/>
              <w:rPr>
                <w:del w:id="996" w:author="Robbie Parks" w:date="2019-01-22T12:51:00Z"/>
                <w:rFonts w:eastAsia="Times New Roman"/>
                <w:color w:val="000000"/>
              </w:rPr>
              <w:pPrChange w:id="997" w:author="Robbie Parks" w:date="2019-01-22T12:51:00Z">
                <w:pPr/>
              </w:pPrChange>
            </w:pPr>
            <w:del w:id="998"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pPr>
              <w:spacing w:line="480" w:lineRule="auto"/>
              <w:jc w:val="both"/>
              <w:rPr>
                <w:del w:id="999" w:author="Robbie Parks" w:date="2019-01-22T12:51:00Z"/>
                <w:rFonts w:eastAsia="Times New Roman"/>
                <w:color w:val="000000"/>
              </w:rPr>
              <w:pPrChange w:id="1000" w:author="Robbie Parks" w:date="2019-01-22T12:51:00Z">
                <w:pPr/>
              </w:pPrChange>
            </w:pPr>
            <w:del w:id="1001"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1002" w:author="Robbie Parks" w:date="2019-01-22T12:51:00Z"/>
        </w:trPr>
        <w:tc>
          <w:tcPr>
            <w:tcW w:w="471" w:type="dxa"/>
            <w:shd w:val="clear" w:color="auto" w:fill="auto"/>
            <w:noWrap/>
            <w:vAlign w:val="bottom"/>
            <w:hideMark/>
          </w:tcPr>
          <w:p w14:paraId="05671198" w14:textId="3AEE64B9" w:rsidR="007662C6" w:rsidRPr="007662C6" w:rsidDel="007133B2" w:rsidRDefault="007662C6">
            <w:pPr>
              <w:spacing w:line="480" w:lineRule="auto"/>
              <w:jc w:val="both"/>
              <w:rPr>
                <w:del w:id="1003" w:author="Robbie Parks" w:date="2019-01-22T12:51:00Z"/>
                <w:rFonts w:eastAsia="Times New Roman"/>
                <w:color w:val="000000"/>
              </w:rPr>
              <w:pPrChange w:id="1004" w:author="Robbie Parks" w:date="2019-01-22T12:51:00Z">
                <w:pPr/>
              </w:pPrChange>
            </w:pPr>
            <w:del w:id="1005"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pPr>
              <w:spacing w:line="480" w:lineRule="auto"/>
              <w:jc w:val="both"/>
              <w:rPr>
                <w:del w:id="1006" w:author="Robbie Parks" w:date="2019-01-22T12:51:00Z"/>
                <w:rFonts w:eastAsia="Times New Roman"/>
                <w:color w:val="000000"/>
              </w:rPr>
              <w:pPrChange w:id="1007" w:author="Robbie Parks" w:date="2019-01-22T12:51:00Z">
                <w:pPr/>
              </w:pPrChange>
            </w:pPr>
            <w:del w:id="1008"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pPr>
              <w:spacing w:line="480" w:lineRule="auto"/>
              <w:jc w:val="both"/>
              <w:rPr>
                <w:del w:id="1009" w:author="Robbie Parks" w:date="2019-01-22T12:51:00Z"/>
                <w:rFonts w:eastAsia="Times New Roman"/>
                <w:color w:val="000000"/>
              </w:rPr>
              <w:pPrChange w:id="1010" w:author="Robbie Parks" w:date="2019-01-22T12:51:00Z">
                <w:pPr/>
              </w:pPrChange>
            </w:pPr>
            <w:del w:id="1011"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pPr>
              <w:spacing w:line="480" w:lineRule="auto"/>
              <w:jc w:val="both"/>
              <w:rPr>
                <w:del w:id="1012" w:author="Robbie Parks" w:date="2019-01-22T12:51:00Z"/>
                <w:rFonts w:eastAsia="Times New Roman"/>
                <w:color w:val="000000"/>
              </w:rPr>
              <w:pPrChange w:id="1013" w:author="Robbie Parks" w:date="2019-01-22T12:51:00Z">
                <w:pPr/>
              </w:pPrChange>
            </w:pPr>
            <w:del w:id="1014"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pPr>
              <w:spacing w:line="480" w:lineRule="auto"/>
              <w:jc w:val="both"/>
              <w:rPr>
                <w:del w:id="1015" w:author="Robbie Parks" w:date="2019-01-22T12:51:00Z"/>
                <w:rFonts w:eastAsia="Times New Roman"/>
                <w:color w:val="000000"/>
              </w:rPr>
              <w:pPrChange w:id="1016" w:author="Robbie Parks" w:date="2019-01-22T12:51:00Z">
                <w:pPr/>
              </w:pPrChange>
            </w:pPr>
            <w:del w:id="1017"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pPr>
        <w:spacing w:line="480" w:lineRule="auto"/>
        <w:jc w:val="both"/>
        <w:rPr>
          <w:del w:id="1018" w:author="Robbie Parks" w:date="2019-01-22T12:51:00Z"/>
          <w:color w:val="000000" w:themeColor="text1"/>
        </w:rPr>
        <w:pPrChange w:id="1019" w:author="Robbie Parks" w:date="2019-01-22T12:51:00Z">
          <w:pPr>
            <w:jc w:val="both"/>
          </w:pPr>
        </w:pPrChange>
      </w:pPr>
    </w:p>
    <w:p w14:paraId="4D01F95C" w14:textId="43D601EF" w:rsidR="004069AE" w:rsidDel="007133B2" w:rsidRDefault="004069AE">
      <w:pPr>
        <w:spacing w:line="480" w:lineRule="auto"/>
        <w:jc w:val="both"/>
        <w:rPr>
          <w:del w:id="1020" w:author="Robbie Parks" w:date="2019-01-22T12:51:00Z"/>
          <w:color w:val="000000" w:themeColor="text1"/>
        </w:rPr>
        <w:pPrChange w:id="1021" w:author="Robbie Parks" w:date="2019-01-22T12:51:00Z">
          <w:pPr>
            <w:jc w:val="both"/>
          </w:pPr>
        </w:pPrChange>
      </w:pPr>
    </w:p>
    <w:p w14:paraId="76F9E640" w14:textId="04151634" w:rsidR="007662C6" w:rsidDel="007133B2" w:rsidRDefault="007662C6">
      <w:pPr>
        <w:spacing w:line="480" w:lineRule="auto"/>
        <w:jc w:val="both"/>
        <w:rPr>
          <w:del w:id="1022"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1023" w:author="Robbie Parks" w:date="2019-01-22T12:51:00Z">
            <w:sectPr w:rsidR="007662C6" w:rsidDel="007133B2" w:rsidSect="007133B2">
              <w:pgSz w:w="16840" w:h="11900" w:orient="landscape"/>
              <w:pgMar w:top="1440" w:right="1440" w:bottom="1440" w:left="1440" w:header="720" w:footer="720" w:gutter="0"/>
            </w:sectPr>
          </w:sectPrChange>
        </w:sectPr>
        <w:pPrChange w:id="1024" w:author="Robbie Parks" w:date="2019-01-22T12:51:00Z">
          <w:pPr>
            <w:jc w:val="both"/>
          </w:pPr>
        </w:pPrChange>
      </w:pPr>
    </w:p>
    <w:p w14:paraId="6425BC73" w14:textId="6E773B01" w:rsidR="00ED78FF" w:rsidRPr="00636C9B" w:rsidDel="007133B2" w:rsidRDefault="00DF2431">
      <w:pPr>
        <w:spacing w:line="480" w:lineRule="auto"/>
        <w:jc w:val="both"/>
        <w:rPr>
          <w:del w:id="1025"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
        <w:pPrChange w:id="1026" w:author="Robbie Parks" w:date="2019-01-22T12:51:00Z">
          <w:pPr>
            <w:spacing w:line="480" w:lineRule="auto"/>
          </w:pPr>
        </w:pPrChange>
      </w:pPr>
      <w:del w:id="1027" w:author="Robbie Parks" w:date="2019-01-22T12:51:00Z">
        <w:r w:rsidDel="007133B2">
          <w:rPr>
            <w:b/>
            <w:color w:val="000000" w:themeColor="text1"/>
          </w:rPr>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1028"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pPr>
              <w:spacing w:line="480" w:lineRule="auto"/>
              <w:jc w:val="both"/>
              <w:rPr>
                <w:del w:id="1029" w:author="Robbie Parks" w:date="2019-01-22T12:51:00Z"/>
                <w:b/>
                <w:sz w:val="18"/>
                <w:szCs w:val="18"/>
              </w:rPr>
              <w:pPrChange w:id="1030" w:author="Robbie Parks" w:date="2019-01-22T12:51:00Z">
                <w:pPr>
                  <w:framePr w:hSpace="180" w:wrap="around" w:vAnchor="text" w:hAnchor="page" w:x="1557" w:y="185"/>
                </w:pPr>
              </w:pPrChange>
            </w:pPr>
            <w:del w:id="1031" w:author="Robbie Parks" w:date="2019-01-22T12:51:00Z">
              <w:r w:rsidRPr="001133B3" w:rsidDel="007133B2">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pPr>
              <w:spacing w:line="480" w:lineRule="auto"/>
              <w:jc w:val="both"/>
              <w:rPr>
                <w:del w:id="1032" w:author="Robbie Parks" w:date="2019-01-22T12:51:00Z"/>
                <w:b/>
                <w:sz w:val="18"/>
                <w:szCs w:val="18"/>
              </w:rPr>
              <w:pPrChange w:id="1033" w:author="Robbie Parks" w:date="2019-01-22T12:51:00Z">
                <w:pPr>
                  <w:framePr w:hSpace="180" w:wrap="around" w:vAnchor="text" w:hAnchor="page" w:x="1557" w:y="185"/>
                </w:pPr>
              </w:pPrChange>
            </w:pPr>
            <w:del w:id="1034"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pPr>
              <w:spacing w:line="480" w:lineRule="auto"/>
              <w:jc w:val="both"/>
              <w:rPr>
                <w:del w:id="1035" w:author="Robbie Parks" w:date="2019-01-22T12:51:00Z"/>
                <w:b/>
                <w:sz w:val="18"/>
                <w:szCs w:val="18"/>
              </w:rPr>
              <w:pPrChange w:id="1036" w:author="Robbie Parks" w:date="2019-01-22T12:51:00Z">
                <w:pPr>
                  <w:framePr w:hSpace="180" w:wrap="around" w:vAnchor="text" w:hAnchor="page" w:x="1557" w:y="185"/>
                </w:pPr>
              </w:pPrChange>
            </w:pPr>
            <w:del w:id="1037"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pPr>
              <w:spacing w:line="480" w:lineRule="auto"/>
              <w:jc w:val="both"/>
              <w:rPr>
                <w:del w:id="1038" w:author="Robbie Parks" w:date="2019-01-22T12:51:00Z"/>
                <w:b/>
                <w:sz w:val="18"/>
                <w:szCs w:val="18"/>
              </w:rPr>
              <w:pPrChange w:id="1039" w:author="Robbie Parks" w:date="2019-01-22T12:51:00Z">
                <w:pPr>
                  <w:framePr w:hSpace="180" w:wrap="around" w:vAnchor="text" w:hAnchor="page" w:x="1557" w:y="185"/>
                </w:pPr>
              </w:pPrChange>
            </w:pPr>
            <w:del w:id="1040"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pPr>
              <w:spacing w:line="480" w:lineRule="auto"/>
              <w:jc w:val="both"/>
              <w:rPr>
                <w:del w:id="1041" w:author="Robbie Parks" w:date="2019-01-22T12:51:00Z"/>
                <w:b/>
                <w:sz w:val="18"/>
                <w:szCs w:val="18"/>
              </w:rPr>
              <w:pPrChange w:id="1042" w:author="Robbie Parks" w:date="2019-01-22T12:51:00Z">
                <w:pPr>
                  <w:framePr w:hSpace="180" w:wrap="around" w:vAnchor="text" w:hAnchor="page" w:x="1557" w:y="185"/>
                </w:pPr>
              </w:pPrChange>
            </w:pPr>
            <w:del w:id="1043"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pPr>
              <w:spacing w:line="480" w:lineRule="auto"/>
              <w:jc w:val="both"/>
              <w:rPr>
                <w:del w:id="1044" w:author="Robbie Parks" w:date="2019-01-22T12:51:00Z"/>
                <w:b/>
                <w:sz w:val="18"/>
                <w:szCs w:val="18"/>
              </w:rPr>
              <w:pPrChange w:id="1045" w:author="Robbie Parks" w:date="2019-01-22T12:51:00Z">
                <w:pPr>
                  <w:framePr w:hSpace="180" w:wrap="around" w:vAnchor="text" w:hAnchor="page" w:x="1557" w:y="185"/>
                </w:pPr>
              </w:pPrChange>
            </w:pPr>
            <w:del w:id="1046"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pPr>
              <w:spacing w:line="480" w:lineRule="auto"/>
              <w:jc w:val="both"/>
              <w:rPr>
                <w:del w:id="1047" w:author="Robbie Parks" w:date="2019-01-22T12:51:00Z"/>
                <w:b/>
                <w:sz w:val="18"/>
                <w:szCs w:val="18"/>
              </w:rPr>
              <w:pPrChange w:id="1048" w:author="Robbie Parks" w:date="2019-01-22T12:51:00Z">
                <w:pPr>
                  <w:framePr w:hSpace="180" w:wrap="around" w:vAnchor="text" w:hAnchor="page" w:x="1557" w:y="185"/>
                </w:pPr>
              </w:pPrChange>
            </w:pPr>
            <w:del w:id="1049"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pPr>
              <w:spacing w:line="480" w:lineRule="auto"/>
              <w:jc w:val="both"/>
              <w:rPr>
                <w:del w:id="1050" w:author="Robbie Parks" w:date="2019-01-22T12:51:00Z"/>
                <w:b/>
                <w:sz w:val="18"/>
                <w:szCs w:val="18"/>
              </w:rPr>
              <w:pPrChange w:id="1051" w:author="Robbie Parks" w:date="2019-01-22T12:51:00Z">
                <w:pPr>
                  <w:framePr w:hSpace="180" w:wrap="around" w:vAnchor="text" w:hAnchor="page" w:x="1557" w:y="185"/>
                </w:pPr>
              </w:pPrChange>
            </w:pPr>
            <w:del w:id="1052"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pPr>
              <w:spacing w:line="480" w:lineRule="auto"/>
              <w:jc w:val="both"/>
              <w:rPr>
                <w:del w:id="1053" w:author="Robbie Parks" w:date="2019-01-22T12:51:00Z"/>
                <w:b/>
                <w:sz w:val="18"/>
                <w:szCs w:val="18"/>
              </w:rPr>
              <w:pPrChange w:id="1054" w:author="Robbie Parks" w:date="2019-01-22T12:51:00Z">
                <w:pPr>
                  <w:framePr w:hSpace="180" w:wrap="around" w:vAnchor="text" w:hAnchor="page" w:x="1557" w:y="185"/>
                </w:pPr>
              </w:pPrChange>
            </w:pPr>
            <w:del w:id="1055"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pPr>
              <w:spacing w:line="480" w:lineRule="auto"/>
              <w:jc w:val="both"/>
              <w:rPr>
                <w:del w:id="1056" w:author="Robbie Parks" w:date="2019-01-22T12:51:00Z"/>
                <w:b/>
                <w:sz w:val="18"/>
                <w:szCs w:val="18"/>
              </w:rPr>
              <w:pPrChange w:id="1057" w:author="Robbie Parks" w:date="2019-01-22T12:51:00Z">
                <w:pPr>
                  <w:framePr w:hSpace="180" w:wrap="around" w:vAnchor="text" w:hAnchor="page" w:x="1557" w:y="185"/>
                </w:pPr>
              </w:pPrChange>
            </w:pPr>
            <w:del w:id="1058"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pPr>
              <w:spacing w:line="480" w:lineRule="auto"/>
              <w:jc w:val="both"/>
              <w:rPr>
                <w:del w:id="1059" w:author="Robbie Parks" w:date="2019-01-22T12:51:00Z"/>
                <w:b/>
                <w:sz w:val="18"/>
                <w:szCs w:val="18"/>
              </w:rPr>
              <w:pPrChange w:id="1060" w:author="Robbie Parks" w:date="2019-01-22T12:51:00Z">
                <w:pPr>
                  <w:framePr w:hSpace="180" w:wrap="around" w:vAnchor="text" w:hAnchor="page" w:x="1557" w:y="185"/>
                </w:pPr>
              </w:pPrChange>
            </w:pPr>
            <w:del w:id="1061"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pPr>
              <w:spacing w:line="480" w:lineRule="auto"/>
              <w:jc w:val="both"/>
              <w:rPr>
                <w:del w:id="1062" w:author="Robbie Parks" w:date="2019-01-22T12:51:00Z"/>
                <w:b/>
                <w:sz w:val="18"/>
                <w:szCs w:val="18"/>
              </w:rPr>
              <w:pPrChange w:id="1063" w:author="Robbie Parks" w:date="2019-01-22T12:51:00Z">
                <w:pPr>
                  <w:framePr w:hSpace="180" w:wrap="around" w:vAnchor="text" w:hAnchor="page" w:x="1557" w:y="185"/>
                </w:pPr>
              </w:pPrChange>
            </w:pPr>
            <w:del w:id="1064"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pPr>
              <w:spacing w:line="480" w:lineRule="auto"/>
              <w:jc w:val="both"/>
              <w:rPr>
                <w:del w:id="1065" w:author="Robbie Parks" w:date="2019-01-22T12:51:00Z"/>
                <w:b/>
                <w:sz w:val="18"/>
                <w:szCs w:val="18"/>
              </w:rPr>
              <w:pPrChange w:id="1066" w:author="Robbie Parks" w:date="2019-01-22T12:51:00Z">
                <w:pPr>
                  <w:framePr w:hSpace="180" w:wrap="around" w:vAnchor="text" w:hAnchor="page" w:x="1557" w:y="185"/>
                </w:pPr>
              </w:pPrChange>
            </w:pPr>
            <w:del w:id="1067"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1068"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pPr>
              <w:spacing w:line="480" w:lineRule="auto"/>
              <w:jc w:val="both"/>
              <w:rPr>
                <w:del w:id="1069" w:author="Robbie Parks" w:date="2019-01-22T12:51:00Z"/>
                <w:sz w:val="18"/>
                <w:szCs w:val="18"/>
              </w:rPr>
              <w:pPrChange w:id="1070" w:author="Robbie Parks" w:date="2019-01-22T12:51:00Z">
                <w:pPr>
                  <w:framePr w:hSpace="180" w:wrap="around" w:vAnchor="text" w:hAnchor="page" w:x="1557" w:y="185"/>
                </w:pPr>
              </w:pPrChange>
            </w:pPr>
            <w:del w:id="1071"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pPr>
              <w:spacing w:line="480" w:lineRule="auto"/>
              <w:jc w:val="both"/>
              <w:rPr>
                <w:del w:id="1072" w:author="Robbie Parks" w:date="2019-01-22T12:51:00Z"/>
                <w:sz w:val="18"/>
                <w:szCs w:val="18"/>
              </w:rPr>
              <w:pPrChange w:id="1073" w:author="Robbie Parks" w:date="2019-01-22T12:51:00Z">
                <w:pPr>
                  <w:framePr w:hSpace="180" w:wrap="around" w:vAnchor="text" w:hAnchor="page" w:x="1557" w:y="185"/>
                </w:pPr>
              </w:pPrChange>
            </w:pPr>
            <w:del w:id="1074"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pPr>
              <w:spacing w:line="480" w:lineRule="auto"/>
              <w:jc w:val="both"/>
              <w:rPr>
                <w:del w:id="1075" w:author="Robbie Parks" w:date="2019-01-22T12:51:00Z"/>
                <w:sz w:val="18"/>
                <w:szCs w:val="18"/>
              </w:rPr>
              <w:pPrChange w:id="1076" w:author="Robbie Parks" w:date="2019-01-22T12:51:00Z">
                <w:pPr>
                  <w:framePr w:hSpace="180" w:wrap="around" w:vAnchor="text" w:hAnchor="page" w:x="1557" w:y="185"/>
                </w:pPr>
              </w:pPrChange>
            </w:pPr>
            <w:del w:id="1077"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pPr>
              <w:spacing w:line="480" w:lineRule="auto"/>
              <w:jc w:val="both"/>
              <w:rPr>
                <w:del w:id="1078" w:author="Robbie Parks" w:date="2019-01-22T12:51:00Z"/>
                <w:sz w:val="18"/>
                <w:szCs w:val="18"/>
              </w:rPr>
              <w:pPrChange w:id="1079" w:author="Robbie Parks" w:date="2019-01-22T12:51:00Z">
                <w:pPr>
                  <w:framePr w:hSpace="180" w:wrap="around" w:vAnchor="text" w:hAnchor="page" w:x="1557" w:y="185"/>
                </w:pPr>
              </w:pPrChange>
            </w:pPr>
            <w:del w:id="1080"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pPr>
              <w:spacing w:line="480" w:lineRule="auto"/>
              <w:jc w:val="both"/>
              <w:rPr>
                <w:del w:id="1081" w:author="Robbie Parks" w:date="2019-01-22T12:51:00Z"/>
                <w:sz w:val="18"/>
                <w:szCs w:val="18"/>
              </w:rPr>
              <w:pPrChange w:id="1082" w:author="Robbie Parks" w:date="2019-01-22T12:51:00Z">
                <w:pPr>
                  <w:framePr w:hSpace="180" w:wrap="around" w:vAnchor="text" w:hAnchor="page" w:x="1557" w:y="185"/>
                </w:pPr>
              </w:pPrChange>
            </w:pPr>
            <w:del w:id="1083"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pPr>
              <w:spacing w:line="480" w:lineRule="auto"/>
              <w:jc w:val="both"/>
              <w:rPr>
                <w:del w:id="1084" w:author="Robbie Parks" w:date="2019-01-22T12:51:00Z"/>
                <w:sz w:val="18"/>
                <w:szCs w:val="18"/>
              </w:rPr>
              <w:pPrChange w:id="1085" w:author="Robbie Parks" w:date="2019-01-22T12:51:00Z">
                <w:pPr>
                  <w:framePr w:hSpace="180" w:wrap="around" w:vAnchor="text" w:hAnchor="page" w:x="1557" w:y="185"/>
                </w:pPr>
              </w:pPrChange>
            </w:pPr>
            <w:del w:id="1086"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pPr>
              <w:spacing w:line="480" w:lineRule="auto"/>
              <w:jc w:val="both"/>
              <w:rPr>
                <w:del w:id="1087" w:author="Robbie Parks" w:date="2019-01-22T12:51:00Z"/>
                <w:sz w:val="18"/>
                <w:szCs w:val="18"/>
              </w:rPr>
              <w:pPrChange w:id="1088" w:author="Robbie Parks" w:date="2019-01-22T12:51:00Z">
                <w:pPr>
                  <w:framePr w:hSpace="180" w:wrap="around" w:vAnchor="text" w:hAnchor="page" w:x="1557" w:y="185"/>
                </w:pPr>
              </w:pPrChange>
            </w:pPr>
            <w:del w:id="1089"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pPr>
              <w:spacing w:line="480" w:lineRule="auto"/>
              <w:jc w:val="both"/>
              <w:rPr>
                <w:del w:id="1090" w:author="Robbie Parks" w:date="2019-01-22T12:51:00Z"/>
                <w:sz w:val="18"/>
                <w:szCs w:val="18"/>
              </w:rPr>
              <w:pPrChange w:id="1091" w:author="Robbie Parks" w:date="2019-01-22T12:51:00Z">
                <w:pPr>
                  <w:framePr w:hSpace="180" w:wrap="around" w:vAnchor="text" w:hAnchor="page" w:x="1557" w:y="185"/>
                </w:pPr>
              </w:pPrChange>
            </w:pPr>
            <w:del w:id="1092"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pPr>
              <w:spacing w:line="480" w:lineRule="auto"/>
              <w:jc w:val="both"/>
              <w:rPr>
                <w:del w:id="1093" w:author="Robbie Parks" w:date="2019-01-22T12:51:00Z"/>
                <w:sz w:val="18"/>
                <w:szCs w:val="18"/>
              </w:rPr>
              <w:pPrChange w:id="1094" w:author="Robbie Parks" w:date="2019-01-22T12:51:00Z">
                <w:pPr>
                  <w:framePr w:hSpace="180" w:wrap="around" w:vAnchor="text" w:hAnchor="page" w:x="1557" w:y="185"/>
                </w:pPr>
              </w:pPrChange>
            </w:pPr>
            <w:del w:id="1095"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pPr>
              <w:spacing w:line="480" w:lineRule="auto"/>
              <w:jc w:val="both"/>
              <w:rPr>
                <w:del w:id="1096" w:author="Robbie Parks" w:date="2019-01-22T12:51:00Z"/>
                <w:sz w:val="18"/>
                <w:szCs w:val="18"/>
              </w:rPr>
              <w:pPrChange w:id="1097" w:author="Robbie Parks" w:date="2019-01-22T12:51:00Z">
                <w:pPr>
                  <w:framePr w:hSpace="180" w:wrap="around" w:vAnchor="text" w:hAnchor="page" w:x="1557" w:y="185"/>
                </w:pPr>
              </w:pPrChange>
            </w:pPr>
            <w:del w:id="1098"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pPr>
              <w:spacing w:line="480" w:lineRule="auto"/>
              <w:jc w:val="both"/>
              <w:rPr>
                <w:del w:id="1099" w:author="Robbie Parks" w:date="2019-01-22T12:51:00Z"/>
                <w:sz w:val="18"/>
                <w:szCs w:val="18"/>
              </w:rPr>
              <w:pPrChange w:id="1100" w:author="Robbie Parks" w:date="2019-01-22T12:51:00Z">
                <w:pPr>
                  <w:framePr w:hSpace="180" w:wrap="around" w:vAnchor="text" w:hAnchor="page" w:x="1557" w:y="185"/>
                </w:pPr>
              </w:pPrChange>
            </w:pPr>
            <w:del w:id="1101"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pPr>
              <w:spacing w:line="480" w:lineRule="auto"/>
              <w:jc w:val="both"/>
              <w:rPr>
                <w:del w:id="1102" w:author="Robbie Parks" w:date="2019-01-22T12:51:00Z"/>
                <w:sz w:val="18"/>
                <w:szCs w:val="18"/>
              </w:rPr>
              <w:pPrChange w:id="1103" w:author="Robbie Parks" w:date="2019-01-22T12:51:00Z">
                <w:pPr>
                  <w:framePr w:hSpace="180" w:wrap="around" w:vAnchor="text" w:hAnchor="page" w:x="1557" w:y="185"/>
                </w:pPr>
              </w:pPrChange>
            </w:pPr>
            <w:del w:id="1104"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pPr>
              <w:spacing w:line="480" w:lineRule="auto"/>
              <w:jc w:val="both"/>
              <w:rPr>
                <w:del w:id="1105" w:author="Robbie Parks" w:date="2019-01-22T12:51:00Z"/>
                <w:sz w:val="18"/>
                <w:szCs w:val="18"/>
              </w:rPr>
              <w:pPrChange w:id="1106" w:author="Robbie Parks" w:date="2019-01-22T12:51:00Z">
                <w:pPr>
                  <w:framePr w:hSpace="180" w:wrap="around" w:vAnchor="text" w:hAnchor="page" w:x="1557" w:y="185"/>
                </w:pPr>
              </w:pPrChange>
            </w:pPr>
            <w:del w:id="1107"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1108" w:author="Robbie Parks" w:date="2019-01-22T12:51:00Z"/>
        </w:trPr>
        <w:tc>
          <w:tcPr>
            <w:tcW w:w="1128" w:type="dxa"/>
            <w:vMerge/>
            <w:vAlign w:val="center"/>
            <w:hideMark/>
          </w:tcPr>
          <w:p w14:paraId="544F9788" w14:textId="4657478B" w:rsidR="004F7F15" w:rsidRPr="00675437" w:rsidDel="007133B2" w:rsidRDefault="004F7F15">
            <w:pPr>
              <w:spacing w:line="480" w:lineRule="auto"/>
              <w:jc w:val="both"/>
              <w:rPr>
                <w:del w:id="1109" w:author="Robbie Parks" w:date="2019-01-22T12:51:00Z"/>
                <w:sz w:val="18"/>
                <w:szCs w:val="18"/>
              </w:rPr>
              <w:pPrChange w:id="1110"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pPr>
              <w:spacing w:line="480" w:lineRule="auto"/>
              <w:jc w:val="both"/>
              <w:rPr>
                <w:del w:id="1111" w:author="Robbie Parks" w:date="2019-01-22T12:51:00Z"/>
                <w:sz w:val="18"/>
                <w:szCs w:val="18"/>
              </w:rPr>
              <w:pPrChange w:id="1112" w:author="Robbie Parks" w:date="2019-01-22T12:51:00Z">
                <w:pPr>
                  <w:framePr w:hSpace="180" w:wrap="around" w:vAnchor="text" w:hAnchor="page" w:x="1557" w:y="185"/>
                </w:pPr>
              </w:pPrChange>
            </w:pPr>
            <w:del w:id="1113"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pPr>
              <w:spacing w:line="480" w:lineRule="auto"/>
              <w:jc w:val="both"/>
              <w:rPr>
                <w:del w:id="1114" w:author="Robbie Parks" w:date="2019-01-22T12:51:00Z"/>
                <w:sz w:val="18"/>
                <w:szCs w:val="18"/>
              </w:rPr>
              <w:pPrChange w:id="1115" w:author="Robbie Parks" w:date="2019-01-22T12:51:00Z">
                <w:pPr>
                  <w:framePr w:hSpace="180" w:wrap="around" w:vAnchor="text" w:hAnchor="page" w:x="1557" w:y="185"/>
                </w:pPr>
              </w:pPrChange>
            </w:pPr>
            <w:del w:id="1116"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pPr>
              <w:spacing w:line="480" w:lineRule="auto"/>
              <w:jc w:val="both"/>
              <w:rPr>
                <w:del w:id="1117" w:author="Robbie Parks" w:date="2019-01-22T12:51:00Z"/>
                <w:sz w:val="18"/>
                <w:szCs w:val="18"/>
              </w:rPr>
              <w:pPrChange w:id="1118" w:author="Robbie Parks" w:date="2019-01-22T12:51:00Z">
                <w:pPr>
                  <w:framePr w:hSpace="180" w:wrap="around" w:vAnchor="text" w:hAnchor="page" w:x="1557" w:y="185"/>
                </w:pPr>
              </w:pPrChange>
            </w:pPr>
            <w:del w:id="1119"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pPr>
              <w:spacing w:line="480" w:lineRule="auto"/>
              <w:jc w:val="both"/>
              <w:rPr>
                <w:del w:id="1120" w:author="Robbie Parks" w:date="2019-01-22T12:51:00Z"/>
                <w:sz w:val="18"/>
                <w:szCs w:val="18"/>
              </w:rPr>
              <w:pPrChange w:id="1121" w:author="Robbie Parks" w:date="2019-01-22T12:51:00Z">
                <w:pPr>
                  <w:framePr w:hSpace="180" w:wrap="around" w:vAnchor="text" w:hAnchor="page" w:x="1557" w:y="185"/>
                </w:pPr>
              </w:pPrChange>
            </w:pPr>
            <w:del w:id="1122"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pPr>
              <w:spacing w:line="480" w:lineRule="auto"/>
              <w:jc w:val="both"/>
              <w:rPr>
                <w:del w:id="1123" w:author="Robbie Parks" w:date="2019-01-22T12:51:00Z"/>
                <w:sz w:val="18"/>
                <w:szCs w:val="18"/>
              </w:rPr>
              <w:pPrChange w:id="1124" w:author="Robbie Parks" w:date="2019-01-22T12:51:00Z">
                <w:pPr>
                  <w:framePr w:hSpace="180" w:wrap="around" w:vAnchor="text" w:hAnchor="page" w:x="1557" w:y="185"/>
                </w:pPr>
              </w:pPrChange>
            </w:pPr>
            <w:del w:id="1125"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pPr>
              <w:spacing w:line="480" w:lineRule="auto"/>
              <w:jc w:val="both"/>
              <w:rPr>
                <w:del w:id="1126" w:author="Robbie Parks" w:date="2019-01-22T12:51:00Z"/>
                <w:sz w:val="18"/>
                <w:szCs w:val="18"/>
              </w:rPr>
              <w:pPrChange w:id="1127" w:author="Robbie Parks" w:date="2019-01-22T12:51:00Z">
                <w:pPr>
                  <w:framePr w:hSpace="180" w:wrap="around" w:vAnchor="text" w:hAnchor="page" w:x="1557" w:y="185"/>
                </w:pPr>
              </w:pPrChange>
            </w:pPr>
            <w:del w:id="1128"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pPr>
              <w:spacing w:line="480" w:lineRule="auto"/>
              <w:jc w:val="both"/>
              <w:rPr>
                <w:del w:id="1129" w:author="Robbie Parks" w:date="2019-01-22T12:51:00Z"/>
                <w:sz w:val="18"/>
                <w:szCs w:val="18"/>
              </w:rPr>
              <w:pPrChange w:id="1130" w:author="Robbie Parks" w:date="2019-01-22T12:51:00Z">
                <w:pPr>
                  <w:framePr w:hSpace="180" w:wrap="around" w:vAnchor="text" w:hAnchor="page" w:x="1557" w:y="185"/>
                </w:pPr>
              </w:pPrChange>
            </w:pPr>
            <w:del w:id="1131"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pPr>
              <w:spacing w:line="480" w:lineRule="auto"/>
              <w:jc w:val="both"/>
              <w:rPr>
                <w:del w:id="1132" w:author="Robbie Parks" w:date="2019-01-22T12:51:00Z"/>
                <w:sz w:val="18"/>
                <w:szCs w:val="18"/>
              </w:rPr>
              <w:pPrChange w:id="1133" w:author="Robbie Parks" w:date="2019-01-22T12:51:00Z">
                <w:pPr>
                  <w:framePr w:hSpace="180" w:wrap="around" w:vAnchor="text" w:hAnchor="page" w:x="1557" w:y="185"/>
                </w:pPr>
              </w:pPrChange>
            </w:pPr>
            <w:del w:id="1134"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pPr>
              <w:spacing w:line="480" w:lineRule="auto"/>
              <w:jc w:val="both"/>
              <w:rPr>
                <w:del w:id="1135" w:author="Robbie Parks" w:date="2019-01-22T12:51:00Z"/>
                <w:sz w:val="18"/>
                <w:szCs w:val="18"/>
              </w:rPr>
              <w:pPrChange w:id="1136" w:author="Robbie Parks" w:date="2019-01-22T12:51:00Z">
                <w:pPr>
                  <w:framePr w:hSpace="180" w:wrap="around" w:vAnchor="text" w:hAnchor="page" w:x="1557" w:y="185"/>
                </w:pPr>
              </w:pPrChange>
            </w:pPr>
            <w:del w:id="1137"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pPr>
              <w:spacing w:line="480" w:lineRule="auto"/>
              <w:jc w:val="both"/>
              <w:rPr>
                <w:del w:id="1138" w:author="Robbie Parks" w:date="2019-01-22T12:51:00Z"/>
                <w:sz w:val="18"/>
                <w:szCs w:val="18"/>
              </w:rPr>
              <w:pPrChange w:id="1139" w:author="Robbie Parks" w:date="2019-01-22T12:51:00Z">
                <w:pPr>
                  <w:framePr w:hSpace="180" w:wrap="around" w:vAnchor="text" w:hAnchor="page" w:x="1557" w:y="185"/>
                </w:pPr>
              </w:pPrChange>
            </w:pPr>
            <w:del w:id="1140"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pPr>
              <w:spacing w:line="480" w:lineRule="auto"/>
              <w:jc w:val="both"/>
              <w:rPr>
                <w:del w:id="1141" w:author="Robbie Parks" w:date="2019-01-22T12:51:00Z"/>
                <w:sz w:val="18"/>
                <w:szCs w:val="18"/>
              </w:rPr>
              <w:pPrChange w:id="1142" w:author="Robbie Parks" w:date="2019-01-22T12:51:00Z">
                <w:pPr>
                  <w:framePr w:hSpace="180" w:wrap="around" w:vAnchor="text" w:hAnchor="page" w:x="1557" w:y="185"/>
                </w:pPr>
              </w:pPrChange>
            </w:pPr>
            <w:del w:id="1143"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pPr>
              <w:spacing w:line="480" w:lineRule="auto"/>
              <w:jc w:val="both"/>
              <w:rPr>
                <w:del w:id="1144" w:author="Robbie Parks" w:date="2019-01-22T12:51:00Z"/>
                <w:sz w:val="18"/>
                <w:szCs w:val="18"/>
              </w:rPr>
              <w:pPrChange w:id="1145" w:author="Robbie Parks" w:date="2019-01-22T12:51:00Z">
                <w:pPr>
                  <w:framePr w:hSpace="180" w:wrap="around" w:vAnchor="text" w:hAnchor="page" w:x="1557" w:y="185"/>
                </w:pPr>
              </w:pPrChange>
            </w:pPr>
            <w:del w:id="1146"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1147"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pPr>
              <w:spacing w:line="480" w:lineRule="auto"/>
              <w:jc w:val="both"/>
              <w:rPr>
                <w:del w:id="1148" w:author="Robbie Parks" w:date="2019-01-22T12:51:00Z"/>
                <w:sz w:val="18"/>
                <w:szCs w:val="18"/>
                <w:u w:val="single"/>
              </w:rPr>
              <w:pPrChange w:id="1149" w:author="Robbie Parks" w:date="2019-01-22T12:51:00Z">
                <w:pPr>
                  <w:framePr w:hSpace="180" w:wrap="around" w:vAnchor="text" w:hAnchor="page" w:x="1557" w:y="185"/>
                </w:pPr>
              </w:pPrChange>
            </w:pPr>
            <w:del w:id="1150"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pPr>
              <w:spacing w:line="480" w:lineRule="auto"/>
              <w:jc w:val="both"/>
              <w:rPr>
                <w:del w:id="1151" w:author="Robbie Parks" w:date="2019-01-22T12:51:00Z"/>
                <w:sz w:val="18"/>
                <w:szCs w:val="18"/>
              </w:rPr>
              <w:pPrChange w:id="1152" w:author="Robbie Parks" w:date="2019-01-22T12:51:00Z">
                <w:pPr>
                  <w:framePr w:hSpace="180" w:wrap="around" w:vAnchor="text" w:hAnchor="page" w:x="1557" w:y="185"/>
                </w:pPr>
              </w:pPrChange>
            </w:pPr>
            <w:del w:id="1153"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pPr>
              <w:spacing w:line="480" w:lineRule="auto"/>
              <w:jc w:val="both"/>
              <w:rPr>
                <w:del w:id="1154" w:author="Robbie Parks" w:date="2019-01-22T12:51:00Z"/>
                <w:sz w:val="18"/>
                <w:szCs w:val="18"/>
              </w:rPr>
              <w:pPrChange w:id="1155" w:author="Robbie Parks" w:date="2019-01-22T12:51:00Z">
                <w:pPr>
                  <w:framePr w:hSpace="180" w:wrap="around" w:vAnchor="text" w:hAnchor="page" w:x="1557" w:y="185"/>
                </w:pPr>
              </w:pPrChange>
            </w:pPr>
            <w:del w:id="1156"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pPr>
              <w:spacing w:line="480" w:lineRule="auto"/>
              <w:jc w:val="both"/>
              <w:rPr>
                <w:del w:id="1157" w:author="Robbie Parks" w:date="2019-01-22T12:51:00Z"/>
                <w:sz w:val="18"/>
                <w:szCs w:val="18"/>
              </w:rPr>
              <w:pPrChange w:id="1158" w:author="Robbie Parks" w:date="2019-01-22T12:51:00Z">
                <w:pPr>
                  <w:framePr w:hSpace="180" w:wrap="around" w:vAnchor="text" w:hAnchor="page" w:x="1557" w:y="185"/>
                </w:pPr>
              </w:pPrChange>
            </w:pPr>
            <w:del w:id="1159"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pPr>
              <w:spacing w:line="480" w:lineRule="auto"/>
              <w:jc w:val="both"/>
              <w:rPr>
                <w:del w:id="1160" w:author="Robbie Parks" w:date="2019-01-22T12:51:00Z"/>
                <w:sz w:val="18"/>
                <w:szCs w:val="18"/>
              </w:rPr>
              <w:pPrChange w:id="1161" w:author="Robbie Parks" w:date="2019-01-22T12:51:00Z">
                <w:pPr>
                  <w:framePr w:hSpace="180" w:wrap="around" w:vAnchor="text" w:hAnchor="page" w:x="1557" w:y="185"/>
                </w:pPr>
              </w:pPrChange>
            </w:pPr>
            <w:del w:id="1162"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pPr>
              <w:spacing w:line="480" w:lineRule="auto"/>
              <w:jc w:val="both"/>
              <w:rPr>
                <w:del w:id="1163" w:author="Robbie Parks" w:date="2019-01-22T12:51:00Z"/>
                <w:sz w:val="18"/>
                <w:szCs w:val="18"/>
              </w:rPr>
              <w:pPrChange w:id="1164" w:author="Robbie Parks" w:date="2019-01-22T12:51:00Z">
                <w:pPr>
                  <w:framePr w:hSpace="180" w:wrap="around" w:vAnchor="text" w:hAnchor="page" w:x="1557" w:y="185"/>
                </w:pPr>
              </w:pPrChange>
            </w:pPr>
            <w:del w:id="1165"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pPr>
              <w:spacing w:line="480" w:lineRule="auto"/>
              <w:jc w:val="both"/>
              <w:rPr>
                <w:del w:id="1166" w:author="Robbie Parks" w:date="2019-01-22T12:51:00Z"/>
                <w:sz w:val="18"/>
                <w:szCs w:val="18"/>
              </w:rPr>
              <w:pPrChange w:id="1167" w:author="Robbie Parks" w:date="2019-01-22T12:51:00Z">
                <w:pPr>
                  <w:framePr w:hSpace="180" w:wrap="around" w:vAnchor="text" w:hAnchor="page" w:x="1557" w:y="185"/>
                </w:pPr>
              </w:pPrChange>
            </w:pPr>
            <w:del w:id="1168"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pPr>
              <w:spacing w:line="480" w:lineRule="auto"/>
              <w:jc w:val="both"/>
              <w:rPr>
                <w:del w:id="1169" w:author="Robbie Parks" w:date="2019-01-22T12:51:00Z"/>
                <w:sz w:val="18"/>
                <w:szCs w:val="18"/>
              </w:rPr>
              <w:pPrChange w:id="1170" w:author="Robbie Parks" w:date="2019-01-22T12:51:00Z">
                <w:pPr>
                  <w:framePr w:hSpace="180" w:wrap="around" w:vAnchor="text" w:hAnchor="page" w:x="1557" w:y="185"/>
                </w:pPr>
              </w:pPrChange>
            </w:pPr>
            <w:del w:id="1171"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pPr>
              <w:spacing w:line="480" w:lineRule="auto"/>
              <w:jc w:val="both"/>
              <w:rPr>
                <w:del w:id="1172" w:author="Robbie Parks" w:date="2019-01-22T12:51:00Z"/>
                <w:sz w:val="18"/>
                <w:szCs w:val="18"/>
              </w:rPr>
              <w:pPrChange w:id="1173" w:author="Robbie Parks" w:date="2019-01-22T12:51:00Z">
                <w:pPr>
                  <w:framePr w:hSpace="180" w:wrap="around" w:vAnchor="text" w:hAnchor="page" w:x="1557" w:y="185"/>
                </w:pPr>
              </w:pPrChange>
            </w:pPr>
            <w:del w:id="1174"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pPr>
              <w:spacing w:line="480" w:lineRule="auto"/>
              <w:jc w:val="both"/>
              <w:rPr>
                <w:del w:id="1175" w:author="Robbie Parks" w:date="2019-01-22T12:51:00Z"/>
                <w:sz w:val="18"/>
                <w:szCs w:val="18"/>
              </w:rPr>
              <w:pPrChange w:id="1176" w:author="Robbie Parks" w:date="2019-01-22T12:51:00Z">
                <w:pPr>
                  <w:framePr w:hSpace="180" w:wrap="around" w:vAnchor="text" w:hAnchor="page" w:x="1557" w:y="185"/>
                </w:pPr>
              </w:pPrChange>
            </w:pPr>
            <w:del w:id="1177"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pPr>
              <w:spacing w:line="480" w:lineRule="auto"/>
              <w:jc w:val="both"/>
              <w:rPr>
                <w:del w:id="1178" w:author="Robbie Parks" w:date="2019-01-22T12:51:00Z"/>
                <w:sz w:val="18"/>
                <w:szCs w:val="18"/>
              </w:rPr>
              <w:pPrChange w:id="1179" w:author="Robbie Parks" w:date="2019-01-22T12:51:00Z">
                <w:pPr>
                  <w:framePr w:hSpace="180" w:wrap="around" w:vAnchor="text" w:hAnchor="page" w:x="1557" w:y="185"/>
                </w:pPr>
              </w:pPrChange>
            </w:pPr>
            <w:del w:id="1180"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pPr>
              <w:spacing w:line="480" w:lineRule="auto"/>
              <w:jc w:val="both"/>
              <w:rPr>
                <w:del w:id="1181" w:author="Robbie Parks" w:date="2019-01-22T12:51:00Z"/>
                <w:sz w:val="18"/>
                <w:szCs w:val="18"/>
              </w:rPr>
              <w:pPrChange w:id="1182" w:author="Robbie Parks" w:date="2019-01-22T12:51:00Z">
                <w:pPr>
                  <w:framePr w:hSpace="180" w:wrap="around" w:vAnchor="text" w:hAnchor="page" w:x="1557" w:y="185"/>
                </w:pPr>
              </w:pPrChange>
            </w:pPr>
            <w:del w:id="1183"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pPr>
              <w:spacing w:line="480" w:lineRule="auto"/>
              <w:jc w:val="both"/>
              <w:rPr>
                <w:del w:id="1184" w:author="Robbie Parks" w:date="2019-01-22T12:51:00Z"/>
                <w:sz w:val="18"/>
                <w:szCs w:val="18"/>
              </w:rPr>
              <w:pPrChange w:id="1185" w:author="Robbie Parks" w:date="2019-01-22T12:51:00Z">
                <w:pPr>
                  <w:framePr w:hSpace="180" w:wrap="around" w:vAnchor="text" w:hAnchor="page" w:x="1557" w:y="185"/>
                </w:pPr>
              </w:pPrChange>
            </w:pPr>
            <w:del w:id="1186"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1187" w:author="Robbie Parks" w:date="2019-01-22T12:51:00Z"/>
        </w:trPr>
        <w:tc>
          <w:tcPr>
            <w:tcW w:w="1128" w:type="dxa"/>
            <w:vMerge/>
            <w:vAlign w:val="center"/>
            <w:hideMark/>
          </w:tcPr>
          <w:p w14:paraId="6472EB73" w14:textId="735BC806" w:rsidR="004F7F15" w:rsidRPr="00675437" w:rsidDel="007133B2" w:rsidRDefault="004F7F15">
            <w:pPr>
              <w:spacing w:line="480" w:lineRule="auto"/>
              <w:jc w:val="both"/>
              <w:rPr>
                <w:del w:id="1188" w:author="Robbie Parks" w:date="2019-01-22T12:51:00Z"/>
                <w:sz w:val="18"/>
                <w:szCs w:val="18"/>
              </w:rPr>
              <w:pPrChange w:id="1189"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pPr>
              <w:spacing w:line="480" w:lineRule="auto"/>
              <w:jc w:val="both"/>
              <w:rPr>
                <w:del w:id="1190" w:author="Robbie Parks" w:date="2019-01-22T12:51:00Z"/>
                <w:sz w:val="18"/>
                <w:szCs w:val="18"/>
              </w:rPr>
              <w:pPrChange w:id="1191" w:author="Robbie Parks" w:date="2019-01-22T12:51:00Z">
                <w:pPr>
                  <w:framePr w:hSpace="180" w:wrap="around" w:vAnchor="text" w:hAnchor="page" w:x="1557" w:y="185"/>
                </w:pPr>
              </w:pPrChange>
            </w:pPr>
            <w:del w:id="1192"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pPr>
              <w:spacing w:line="480" w:lineRule="auto"/>
              <w:jc w:val="both"/>
              <w:rPr>
                <w:del w:id="1193" w:author="Robbie Parks" w:date="2019-01-22T12:51:00Z"/>
                <w:sz w:val="18"/>
                <w:szCs w:val="18"/>
              </w:rPr>
              <w:pPrChange w:id="1194" w:author="Robbie Parks" w:date="2019-01-22T12:51:00Z">
                <w:pPr>
                  <w:framePr w:hSpace="180" w:wrap="around" w:vAnchor="text" w:hAnchor="page" w:x="1557" w:y="185"/>
                </w:pPr>
              </w:pPrChange>
            </w:pPr>
            <w:del w:id="1195"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pPr>
              <w:spacing w:line="480" w:lineRule="auto"/>
              <w:jc w:val="both"/>
              <w:rPr>
                <w:del w:id="1196" w:author="Robbie Parks" w:date="2019-01-22T12:51:00Z"/>
                <w:sz w:val="18"/>
                <w:szCs w:val="18"/>
              </w:rPr>
              <w:pPrChange w:id="1197" w:author="Robbie Parks" w:date="2019-01-22T12:51:00Z">
                <w:pPr>
                  <w:framePr w:hSpace="180" w:wrap="around" w:vAnchor="text" w:hAnchor="page" w:x="1557" w:y="185"/>
                </w:pPr>
              </w:pPrChange>
            </w:pPr>
            <w:del w:id="1198"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pPr>
              <w:spacing w:line="480" w:lineRule="auto"/>
              <w:jc w:val="both"/>
              <w:rPr>
                <w:del w:id="1199" w:author="Robbie Parks" w:date="2019-01-22T12:51:00Z"/>
                <w:sz w:val="18"/>
                <w:szCs w:val="18"/>
              </w:rPr>
              <w:pPrChange w:id="1200" w:author="Robbie Parks" w:date="2019-01-22T12:51:00Z">
                <w:pPr>
                  <w:framePr w:hSpace="180" w:wrap="around" w:vAnchor="text" w:hAnchor="page" w:x="1557" w:y="185"/>
                </w:pPr>
              </w:pPrChange>
            </w:pPr>
            <w:del w:id="1201"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pPr>
              <w:spacing w:line="480" w:lineRule="auto"/>
              <w:jc w:val="both"/>
              <w:rPr>
                <w:del w:id="1202" w:author="Robbie Parks" w:date="2019-01-22T12:51:00Z"/>
                <w:sz w:val="18"/>
                <w:szCs w:val="18"/>
              </w:rPr>
              <w:pPrChange w:id="1203" w:author="Robbie Parks" w:date="2019-01-22T12:51:00Z">
                <w:pPr>
                  <w:framePr w:hSpace="180" w:wrap="around" w:vAnchor="text" w:hAnchor="page" w:x="1557" w:y="185"/>
                </w:pPr>
              </w:pPrChange>
            </w:pPr>
            <w:del w:id="1204"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pPr>
              <w:spacing w:line="480" w:lineRule="auto"/>
              <w:jc w:val="both"/>
              <w:rPr>
                <w:del w:id="1205" w:author="Robbie Parks" w:date="2019-01-22T12:51:00Z"/>
                <w:sz w:val="18"/>
                <w:szCs w:val="18"/>
              </w:rPr>
              <w:pPrChange w:id="1206" w:author="Robbie Parks" w:date="2019-01-22T12:51:00Z">
                <w:pPr>
                  <w:framePr w:hSpace="180" w:wrap="around" w:vAnchor="text" w:hAnchor="page" w:x="1557" w:y="185"/>
                </w:pPr>
              </w:pPrChange>
            </w:pPr>
            <w:del w:id="1207"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pPr>
              <w:spacing w:line="480" w:lineRule="auto"/>
              <w:jc w:val="both"/>
              <w:rPr>
                <w:del w:id="1208" w:author="Robbie Parks" w:date="2019-01-22T12:51:00Z"/>
                <w:sz w:val="18"/>
                <w:szCs w:val="18"/>
              </w:rPr>
              <w:pPrChange w:id="1209" w:author="Robbie Parks" w:date="2019-01-22T12:51:00Z">
                <w:pPr>
                  <w:framePr w:hSpace="180" w:wrap="around" w:vAnchor="text" w:hAnchor="page" w:x="1557" w:y="185"/>
                </w:pPr>
              </w:pPrChange>
            </w:pPr>
            <w:del w:id="1210"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pPr>
              <w:spacing w:line="480" w:lineRule="auto"/>
              <w:jc w:val="both"/>
              <w:rPr>
                <w:del w:id="1211" w:author="Robbie Parks" w:date="2019-01-22T12:51:00Z"/>
                <w:sz w:val="18"/>
                <w:szCs w:val="18"/>
              </w:rPr>
              <w:pPrChange w:id="1212" w:author="Robbie Parks" w:date="2019-01-22T12:51:00Z">
                <w:pPr>
                  <w:framePr w:hSpace="180" w:wrap="around" w:vAnchor="text" w:hAnchor="page" w:x="1557" w:y="185"/>
                </w:pPr>
              </w:pPrChange>
            </w:pPr>
            <w:del w:id="121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pPr>
              <w:spacing w:line="480" w:lineRule="auto"/>
              <w:jc w:val="both"/>
              <w:rPr>
                <w:del w:id="1214" w:author="Robbie Parks" w:date="2019-01-22T12:51:00Z"/>
                <w:sz w:val="18"/>
                <w:szCs w:val="18"/>
              </w:rPr>
              <w:pPrChange w:id="1215" w:author="Robbie Parks" w:date="2019-01-22T12:51:00Z">
                <w:pPr>
                  <w:framePr w:hSpace="180" w:wrap="around" w:vAnchor="text" w:hAnchor="page" w:x="1557" w:y="185"/>
                </w:pPr>
              </w:pPrChange>
            </w:pPr>
            <w:del w:id="1216"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pPr>
              <w:spacing w:line="480" w:lineRule="auto"/>
              <w:jc w:val="both"/>
              <w:rPr>
                <w:del w:id="1217" w:author="Robbie Parks" w:date="2019-01-22T12:51:00Z"/>
                <w:sz w:val="18"/>
                <w:szCs w:val="18"/>
              </w:rPr>
              <w:pPrChange w:id="1218" w:author="Robbie Parks" w:date="2019-01-22T12:51:00Z">
                <w:pPr>
                  <w:framePr w:hSpace="180" w:wrap="around" w:vAnchor="text" w:hAnchor="page" w:x="1557" w:y="185"/>
                </w:pPr>
              </w:pPrChange>
            </w:pPr>
            <w:del w:id="1219"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pPr>
              <w:spacing w:line="480" w:lineRule="auto"/>
              <w:jc w:val="both"/>
              <w:rPr>
                <w:del w:id="1220" w:author="Robbie Parks" w:date="2019-01-22T12:51:00Z"/>
                <w:sz w:val="18"/>
                <w:szCs w:val="18"/>
              </w:rPr>
              <w:pPrChange w:id="1221" w:author="Robbie Parks" w:date="2019-01-22T12:51:00Z">
                <w:pPr>
                  <w:framePr w:hSpace="180" w:wrap="around" w:vAnchor="text" w:hAnchor="page" w:x="1557" w:y="185"/>
                </w:pPr>
              </w:pPrChange>
            </w:pPr>
            <w:del w:id="1222"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pPr>
              <w:spacing w:line="480" w:lineRule="auto"/>
              <w:jc w:val="both"/>
              <w:rPr>
                <w:del w:id="1223" w:author="Robbie Parks" w:date="2019-01-22T12:51:00Z"/>
                <w:sz w:val="18"/>
                <w:szCs w:val="18"/>
              </w:rPr>
              <w:pPrChange w:id="1224" w:author="Robbie Parks" w:date="2019-01-22T12:51:00Z">
                <w:pPr>
                  <w:framePr w:hSpace="180" w:wrap="around" w:vAnchor="text" w:hAnchor="page" w:x="1557" w:y="185"/>
                </w:pPr>
              </w:pPrChange>
            </w:pPr>
            <w:del w:id="1225"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1226"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pPr>
              <w:spacing w:line="480" w:lineRule="auto"/>
              <w:jc w:val="both"/>
              <w:rPr>
                <w:del w:id="1227" w:author="Robbie Parks" w:date="2019-01-22T12:51:00Z"/>
                <w:sz w:val="18"/>
                <w:szCs w:val="18"/>
              </w:rPr>
              <w:pPrChange w:id="1228" w:author="Robbie Parks" w:date="2019-01-22T12:51:00Z">
                <w:pPr>
                  <w:framePr w:hSpace="180" w:wrap="around" w:vAnchor="text" w:hAnchor="page" w:x="1557" w:y="185"/>
                </w:pPr>
              </w:pPrChange>
            </w:pPr>
            <w:del w:id="1229"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pPr>
              <w:spacing w:line="480" w:lineRule="auto"/>
              <w:jc w:val="both"/>
              <w:rPr>
                <w:del w:id="1230" w:author="Robbie Parks" w:date="2019-01-22T12:51:00Z"/>
                <w:sz w:val="18"/>
                <w:szCs w:val="18"/>
              </w:rPr>
              <w:pPrChange w:id="1231" w:author="Robbie Parks" w:date="2019-01-22T12:51:00Z">
                <w:pPr>
                  <w:framePr w:hSpace="180" w:wrap="around" w:vAnchor="text" w:hAnchor="page" w:x="1557" w:y="185"/>
                </w:pPr>
              </w:pPrChange>
            </w:pPr>
            <w:del w:id="1232"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pPr>
              <w:spacing w:line="480" w:lineRule="auto"/>
              <w:jc w:val="both"/>
              <w:rPr>
                <w:del w:id="1233" w:author="Robbie Parks" w:date="2019-01-22T12:51:00Z"/>
                <w:sz w:val="18"/>
                <w:szCs w:val="18"/>
              </w:rPr>
              <w:pPrChange w:id="1234" w:author="Robbie Parks" w:date="2019-01-22T12:51:00Z">
                <w:pPr>
                  <w:framePr w:hSpace="180" w:wrap="around" w:vAnchor="text" w:hAnchor="page" w:x="1557" w:y="185"/>
                </w:pPr>
              </w:pPrChange>
            </w:pPr>
            <w:del w:id="1235"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pPr>
              <w:spacing w:line="480" w:lineRule="auto"/>
              <w:jc w:val="both"/>
              <w:rPr>
                <w:del w:id="1236" w:author="Robbie Parks" w:date="2019-01-22T12:51:00Z"/>
                <w:sz w:val="18"/>
                <w:szCs w:val="18"/>
              </w:rPr>
              <w:pPrChange w:id="1237" w:author="Robbie Parks" w:date="2019-01-22T12:51:00Z">
                <w:pPr>
                  <w:framePr w:hSpace="180" w:wrap="around" w:vAnchor="text" w:hAnchor="page" w:x="1557" w:y="185"/>
                </w:pPr>
              </w:pPrChange>
            </w:pPr>
            <w:del w:id="1238"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pPr>
              <w:spacing w:line="480" w:lineRule="auto"/>
              <w:jc w:val="both"/>
              <w:rPr>
                <w:del w:id="1239" w:author="Robbie Parks" w:date="2019-01-22T12:51:00Z"/>
                <w:sz w:val="18"/>
                <w:szCs w:val="18"/>
              </w:rPr>
              <w:pPrChange w:id="1240" w:author="Robbie Parks" w:date="2019-01-22T12:51:00Z">
                <w:pPr>
                  <w:framePr w:hSpace="180" w:wrap="around" w:vAnchor="text" w:hAnchor="page" w:x="1557" w:y="185"/>
                </w:pPr>
              </w:pPrChange>
            </w:pPr>
            <w:del w:id="1241"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pPr>
              <w:spacing w:line="480" w:lineRule="auto"/>
              <w:jc w:val="both"/>
              <w:rPr>
                <w:del w:id="1242" w:author="Robbie Parks" w:date="2019-01-22T12:51:00Z"/>
                <w:sz w:val="18"/>
                <w:szCs w:val="18"/>
              </w:rPr>
              <w:pPrChange w:id="1243" w:author="Robbie Parks" w:date="2019-01-22T12:51:00Z">
                <w:pPr>
                  <w:framePr w:hSpace="180" w:wrap="around" w:vAnchor="text" w:hAnchor="page" w:x="1557" w:y="185"/>
                </w:pPr>
              </w:pPrChange>
            </w:pPr>
            <w:del w:id="1244"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pPr>
              <w:spacing w:line="480" w:lineRule="auto"/>
              <w:jc w:val="both"/>
              <w:rPr>
                <w:del w:id="1245" w:author="Robbie Parks" w:date="2019-01-22T12:51:00Z"/>
                <w:sz w:val="18"/>
                <w:szCs w:val="18"/>
              </w:rPr>
              <w:pPrChange w:id="1246" w:author="Robbie Parks" w:date="2019-01-22T12:51:00Z">
                <w:pPr>
                  <w:framePr w:hSpace="180" w:wrap="around" w:vAnchor="text" w:hAnchor="page" w:x="1557" w:y="185"/>
                </w:pPr>
              </w:pPrChange>
            </w:pPr>
            <w:del w:id="1247"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pPr>
              <w:spacing w:line="480" w:lineRule="auto"/>
              <w:jc w:val="both"/>
              <w:rPr>
                <w:del w:id="1248" w:author="Robbie Parks" w:date="2019-01-22T12:51:00Z"/>
                <w:sz w:val="18"/>
                <w:szCs w:val="18"/>
              </w:rPr>
              <w:pPrChange w:id="1249" w:author="Robbie Parks" w:date="2019-01-22T12:51:00Z">
                <w:pPr>
                  <w:framePr w:hSpace="180" w:wrap="around" w:vAnchor="text" w:hAnchor="page" w:x="1557" w:y="185"/>
                </w:pPr>
              </w:pPrChange>
            </w:pPr>
            <w:del w:id="1250"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pPr>
              <w:spacing w:line="480" w:lineRule="auto"/>
              <w:jc w:val="both"/>
              <w:rPr>
                <w:del w:id="1251" w:author="Robbie Parks" w:date="2019-01-22T12:51:00Z"/>
                <w:sz w:val="18"/>
                <w:szCs w:val="18"/>
              </w:rPr>
              <w:pPrChange w:id="1252" w:author="Robbie Parks" w:date="2019-01-22T12:51:00Z">
                <w:pPr>
                  <w:framePr w:hSpace="180" w:wrap="around" w:vAnchor="text" w:hAnchor="page" w:x="1557" w:y="185"/>
                </w:pPr>
              </w:pPrChange>
            </w:pPr>
            <w:del w:id="1253"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pPr>
              <w:spacing w:line="480" w:lineRule="auto"/>
              <w:jc w:val="both"/>
              <w:rPr>
                <w:del w:id="1254" w:author="Robbie Parks" w:date="2019-01-22T12:51:00Z"/>
                <w:sz w:val="18"/>
                <w:szCs w:val="18"/>
              </w:rPr>
              <w:pPrChange w:id="1255" w:author="Robbie Parks" w:date="2019-01-22T12:51:00Z">
                <w:pPr>
                  <w:framePr w:hSpace="180" w:wrap="around" w:vAnchor="text" w:hAnchor="page" w:x="1557" w:y="185"/>
                </w:pPr>
              </w:pPrChange>
            </w:pPr>
            <w:del w:id="1256"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pPr>
              <w:spacing w:line="480" w:lineRule="auto"/>
              <w:jc w:val="both"/>
              <w:rPr>
                <w:del w:id="1257" w:author="Robbie Parks" w:date="2019-01-22T12:51:00Z"/>
                <w:sz w:val="18"/>
                <w:szCs w:val="18"/>
              </w:rPr>
              <w:pPrChange w:id="1258" w:author="Robbie Parks" w:date="2019-01-22T12:51:00Z">
                <w:pPr>
                  <w:framePr w:hSpace="180" w:wrap="around" w:vAnchor="text" w:hAnchor="page" w:x="1557" w:y="185"/>
                </w:pPr>
              </w:pPrChange>
            </w:pPr>
            <w:del w:id="1259"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pPr>
              <w:spacing w:line="480" w:lineRule="auto"/>
              <w:jc w:val="both"/>
              <w:rPr>
                <w:del w:id="1260" w:author="Robbie Parks" w:date="2019-01-22T12:51:00Z"/>
                <w:sz w:val="18"/>
                <w:szCs w:val="18"/>
              </w:rPr>
              <w:pPrChange w:id="1261" w:author="Robbie Parks" w:date="2019-01-22T12:51:00Z">
                <w:pPr>
                  <w:framePr w:hSpace="180" w:wrap="around" w:vAnchor="text" w:hAnchor="page" w:x="1557" w:y="185"/>
                </w:pPr>
              </w:pPrChange>
            </w:pPr>
            <w:del w:id="1262"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pPr>
              <w:spacing w:line="480" w:lineRule="auto"/>
              <w:jc w:val="both"/>
              <w:rPr>
                <w:del w:id="1263" w:author="Robbie Parks" w:date="2019-01-22T12:51:00Z"/>
                <w:sz w:val="18"/>
                <w:szCs w:val="18"/>
              </w:rPr>
              <w:pPrChange w:id="1264" w:author="Robbie Parks" w:date="2019-01-22T12:51:00Z">
                <w:pPr>
                  <w:framePr w:hSpace="180" w:wrap="around" w:vAnchor="text" w:hAnchor="page" w:x="1557" w:y="185"/>
                </w:pPr>
              </w:pPrChange>
            </w:pPr>
            <w:del w:id="1265"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266" w:author="Robbie Parks" w:date="2019-01-22T12:51:00Z"/>
        </w:trPr>
        <w:tc>
          <w:tcPr>
            <w:tcW w:w="1128" w:type="dxa"/>
            <w:vMerge/>
            <w:vAlign w:val="center"/>
            <w:hideMark/>
          </w:tcPr>
          <w:p w14:paraId="62B8A3C4" w14:textId="52846414" w:rsidR="004F7F15" w:rsidRPr="00675437" w:rsidDel="007133B2" w:rsidRDefault="004F7F15">
            <w:pPr>
              <w:spacing w:line="480" w:lineRule="auto"/>
              <w:jc w:val="both"/>
              <w:rPr>
                <w:del w:id="1267" w:author="Robbie Parks" w:date="2019-01-22T12:51:00Z"/>
                <w:sz w:val="18"/>
                <w:szCs w:val="18"/>
              </w:rPr>
              <w:pPrChange w:id="1268"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pPr>
              <w:spacing w:line="480" w:lineRule="auto"/>
              <w:jc w:val="both"/>
              <w:rPr>
                <w:del w:id="1269" w:author="Robbie Parks" w:date="2019-01-22T12:51:00Z"/>
                <w:sz w:val="18"/>
                <w:szCs w:val="18"/>
              </w:rPr>
              <w:pPrChange w:id="1270" w:author="Robbie Parks" w:date="2019-01-22T12:51:00Z">
                <w:pPr>
                  <w:framePr w:hSpace="180" w:wrap="around" w:vAnchor="text" w:hAnchor="page" w:x="1557" w:y="185"/>
                </w:pPr>
              </w:pPrChange>
            </w:pPr>
            <w:del w:id="1271"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pPr>
              <w:spacing w:line="480" w:lineRule="auto"/>
              <w:jc w:val="both"/>
              <w:rPr>
                <w:del w:id="1272" w:author="Robbie Parks" w:date="2019-01-22T12:51:00Z"/>
                <w:sz w:val="18"/>
                <w:szCs w:val="18"/>
              </w:rPr>
              <w:pPrChange w:id="1273" w:author="Robbie Parks" w:date="2019-01-22T12:51:00Z">
                <w:pPr>
                  <w:framePr w:hSpace="180" w:wrap="around" w:vAnchor="text" w:hAnchor="page" w:x="1557" w:y="185"/>
                </w:pPr>
              </w:pPrChange>
            </w:pPr>
            <w:del w:id="127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pPr>
              <w:spacing w:line="480" w:lineRule="auto"/>
              <w:jc w:val="both"/>
              <w:rPr>
                <w:del w:id="1275" w:author="Robbie Parks" w:date="2019-01-22T12:51:00Z"/>
                <w:sz w:val="18"/>
                <w:szCs w:val="18"/>
              </w:rPr>
              <w:pPrChange w:id="1276" w:author="Robbie Parks" w:date="2019-01-22T12:51:00Z">
                <w:pPr>
                  <w:framePr w:hSpace="180" w:wrap="around" w:vAnchor="text" w:hAnchor="page" w:x="1557" w:y="185"/>
                </w:pPr>
              </w:pPrChange>
            </w:pPr>
            <w:del w:id="1277"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pPr>
              <w:spacing w:line="480" w:lineRule="auto"/>
              <w:jc w:val="both"/>
              <w:rPr>
                <w:del w:id="1278" w:author="Robbie Parks" w:date="2019-01-22T12:51:00Z"/>
                <w:sz w:val="18"/>
                <w:szCs w:val="18"/>
              </w:rPr>
              <w:pPrChange w:id="1279" w:author="Robbie Parks" w:date="2019-01-22T12:51:00Z">
                <w:pPr>
                  <w:framePr w:hSpace="180" w:wrap="around" w:vAnchor="text" w:hAnchor="page" w:x="1557" w:y="185"/>
                </w:pPr>
              </w:pPrChange>
            </w:pPr>
            <w:del w:id="1280"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pPr>
              <w:spacing w:line="480" w:lineRule="auto"/>
              <w:jc w:val="both"/>
              <w:rPr>
                <w:del w:id="1281" w:author="Robbie Parks" w:date="2019-01-22T12:51:00Z"/>
                <w:sz w:val="18"/>
                <w:szCs w:val="18"/>
              </w:rPr>
              <w:pPrChange w:id="1282" w:author="Robbie Parks" w:date="2019-01-22T12:51:00Z">
                <w:pPr>
                  <w:framePr w:hSpace="180" w:wrap="around" w:vAnchor="text" w:hAnchor="page" w:x="1557" w:y="185"/>
                </w:pPr>
              </w:pPrChange>
            </w:pPr>
            <w:del w:id="128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pPr>
              <w:spacing w:line="480" w:lineRule="auto"/>
              <w:jc w:val="both"/>
              <w:rPr>
                <w:del w:id="1284" w:author="Robbie Parks" w:date="2019-01-22T12:51:00Z"/>
                <w:sz w:val="18"/>
                <w:szCs w:val="18"/>
              </w:rPr>
              <w:pPrChange w:id="1285" w:author="Robbie Parks" w:date="2019-01-22T12:51:00Z">
                <w:pPr>
                  <w:framePr w:hSpace="180" w:wrap="around" w:vAnchor="text" w:hAnchor="page" w:x="1557" w:y="185"/>
                </w:pPr>
              </w:pPrChange>
            </w:pPr>
            <w:del w:id="1286"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pPr>
              <w:spacing w:line="480" w:lineRule="auto"/>
              <w:jc w:val="both"/>
              <w:rPr>
                <w:del w:id="1287" w:author="Robbie Parks" w:date="2019-01-22T12:51:00Z"/>
                <w:sz w:val="18"/>
                <w:szCs w:val="18"/>
              </w:rPr>
              <w:pPrChange w:id="1288" w:author="Robbie Parks" w:date="2019-01-22T12:51:00Z">
                <w:pPr>
                  <w:framePr w:hSpace="180" w:wrap="around" w:vAnchor="text" w:hAnchor="page" w:x="1557" w:y="185"/>
                </w:pPr>
              </w:pPrChange>
            </w:pPr>
            <w:del w:id="1289"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pPr>
              <w:spacing w:line="480" w:lineRule="auto"/>
              <w:jc w:val="both"/>
              <w:rPr>
                <w:del w:id="1290" w:author="Robbie Parks" w:date="2019-01-22T12:51:00Z"/>
                <w:sz w:val="18"/>
                <w:szCs w:val="18"/>
              </w:rPr>
              <w:pPrChange w:id="1291" w:author="Robbie Parks" w:date="2019-01-22T12:51:00Z">
                <w:pPr>
                  <w:framePr w:hSpace="180" w:wrap="around" w:vAnchor="text" w:hAnchor="page" w:x="1557" w:y="185"/>
                </w:pPr>
              </w:pPrChange>
            </w:pPr>
            <w:del w:id="1292"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pPr>
              <w:spacing w:line="480" w:lineRule="auto"/>
              <w:jc w:val="both"/>
              <w:rPr>
                <w:del w:id="1293" w:author="Robbie Parks" w:date="2019-01-22T12:51:00Z"/>
                <w:sz w:val="18"/>
                <w:szCs w:val="18"/>
              </w:rPr>
              <w:pPrChange w:id="1294" w:author="Robbie Parks" w:date="2019-01-22T12:51:00Z">
                <w:pPr>
                  <w:framePr w:hSpace="180" w:wrap="around" w:vAnchor="text" w:hAnchor="page" w:x="1557" w:y="185"/>
                </w:pPr>
              </w:pPrChange>
            </w:pPr>
            <w:del w:id="1295"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pPr>
              <w:spacing w:line="480" w:lineRule="auto"/>
              <w:jc w:val="both"/>
              <w:rPr>
                <w:del w:id="1296" w:author="Robbie Parks" w:date="2019-01-22T12:51:00Z"/>
                <w:sz w:val="18"/>
                <w:szCs w:val="18"/>
              </w:rPr>
              <w:pPrChange w:id="1297" w:author="Robbie Parks" w:date="2019-01-22T12:51:00Z">
                <w:pPr>
                  <w:framePr w:hSpace="180" w:wrap="around" w:vAnchor="text" w:hAnchor="page" w:x="1557" w:y="185"/>
                </w:pPr>
              </w:pPrChange>
            </w:pPr>
            <w:del w:id="1298"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pPr>
              <w:spacing w:line="480" w:lineRule="auto"/>
              <w:jc w:val="both"/>
              <w:rPr>
                <w:del w:id="1299" w:author="Robbie Parks" w:date="2019-01-22T12:51:00Z"/>
                <w:sz w:val="18"/>
                <w:szCs w:val="18"/>
              </w:rPr>
              <w:pPrChange w:id="1300" w:author="Robbie Parks" w:date="2019-01-22T12:51:00Z">
                <w:pPr>
                  <w:framePr w:hSpace="180" w:wrap="around" w:vAnchor="text" w:hAnchor="page" w:x="1557" w:y="185"/>
                </w:pPr>
              </w:pPrChange>
            </w:pPr>
            <w:del w:id="130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pPr>
              <w:spacing w:line="480" w:lineRule="auto"/>
              <w:jc w:val="both"/>
              <w:rPr>
                <w:del w:id="1302" w:author="Robbie Parks" w:date="2019-01-22T12:51:00Z"/>
                <w:sz w:val="18"/>
                <w:szCs w:val="18"/>
              </w:rPr>
              <w:pPrChange w:id="1303" w:author="Robbie Parks" w:date="2019-01-22T12:51:00Z">
                <w:pPr>
                  <w:framePr w:hSpace="180" w:wrap="around" w:vAnchor="text" w:hAnchor="page" w:x="1557" w:y="185"/>
                </w:pPr>
              </w:pPrChange>
            </w:pPr>
            <w:del w:id="1304"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305"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pPr>
              <w:spacing w:line="480" w:lineRule="auto"/>
              <w:jc w:val="both"/>
              <w:rPr>
                <w:del w:id="1306" w:author="Robbie Parks" w:date="2019-01-22T12:51:00Z"/>
                <w:sz w:val="18"/>
                <w:szCs w:val="18"/>
              </w:rPr>
              <w:pPrChange w:id="1307" w:author="Robbie Parks" w:date="2019-01-22T12:51:00Z">
                <w:pPr>
                  <w:framePr w:hSpace="180" w:wrap="around" w:vAnchor="text" w:hAnchor="page" w:x="1557" w:y="185"/>
                </w:pPr>
              </w:pPrChange>
            </w:pPr>
            <w:del w:id="1308"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pPr>
              <w:spacing w:line="480" w:lineRule="auto"/>
              <w:jc w:val="both"/>
              <w:rPr>
                <w:del w:id="1309" w:author="Robbie Parks" w:date="2019-01-22T12:51:00Z"/>
                <w:sz w:val="18"/>
                <w:szCs w:val="18"/>
              </w:rPr>
              <w:pPrChange w:id="1310" w:author="Robbie Parks" w:date="2019-01-22T12:51:00Z">
                <w:pPr>
                  <w:framePr w:hSpace="180" w:wrap="around" w:vAnchor="text" w:hAnchor="page" w:x="1557" w:y="185"/>
                </w:pPr>
              </w:pPrChange>
            </w:pPr>
            <w:del w:id="1311"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pPr>
              <w:spacing w:line="480" w:lineRule="auto"/>
              <w:jc w:val="both"/>
              <w:rPr>
                <w:del w:id="1312" w:author="Robbie Parks" w:date="2019-01-22T12:51:00Z"/>
                <w:sz w:val="18"/>
                <w:szCs w:val="18"/>
              </w:rPr>
              <w:pPrChange w:id="1313" w:author="Robbie Parks" w:date="2019-01-22T12:51:00Z">
                <w:pPr>
                  <w:framePr w:hSpace="180" w:wrap="around" w:vAnchor="text" w:hAnchor="page" w:x="1557" w:y="185"/>
                </w:pPr>
              </w:pPrChange>
            </w:pPr>
            <w:del w:id="1314"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pPr>
              <w:spacing w:line="480" w:lineRule="auto"/>
              <w:jc w:val="both"/>
              <w:rPr>
                <w:del w:id="1315" w:author="Robbie Parks" w:date="2019-01-22T12:51:00Z"/>
                <w:sz w:val="18"/>
                <w:szCs w:val="18"/>
              </w:rPr>
              <w:pPrChange w:id="1316" w:author="Robbie Parks" w:date="2019-01-22T12:51:00Z">
                <w:pPr>
                  <w:framePr w:hSpace="180" w:wrap="around" w:vAnchor="text" w:hAnchor="page" w:x="1557" w:y="185"/>
                </w:pPr>
              </w:pPrChange>
            </w:pPr>
            <w:del w:id="1317"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pPr>
              <w:spacing w:line="480" w:lineRule="auto"/>
              <w:jc w:val="both"/>
              <w:rPr>
                <w:del w:id="1318" w:author="Robbie Parks" w:date="2019-01-22T12:51:00Z"/>
                <w:sz w:val="18"/>
                <w:szCs w:val="18"/>
              </w:rPr>
              <w:pPrChange w:id="1319" w:author="Robbie Parks" w:date="2019-01-22T12:51:00Z">
                <w:pPr>
                  <w:framePr w:hSpace="180" w:wrap="around" w:vAnchor="text" w:hAnchor="page" w:x="1557" w:y="185"/>
                </w:pPr>
              </w:pPrChange>
            </w:pPr>
            <w:del w:id="1320"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pPr>
              <w:spacing w:line="480" w:lineRule="auto"/>
              <w:jc w:val="both"/>
              <w:rPr>
                <w:del w:id="1321" w:author="Robbie Parks" w:date="2019-01-22T12:51:00Z"/>
                <w:sz w:val="18"/>
                <w:szCs w:val="18"/>
              </w:rPr>
              <w:pPrChange w:id="1322" w:author="Robbie Parks" w:date="2019-01-22T12:51:00Z">
                <w:pPr>
                  <w:framePr w:hSpace="180" w:wrap="around" w:vAnchor="text" w:hAnchor="page" w:x="1557" w:y="185"/>
                </w:pPr>
              </w:pPrChange>
            </w:pPr>
            <w:del w:id="1323"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pPr>
              <w:spacing w:line="480" w:lineRule="auto"/>
              <w:jc w:val="both"/>
              <w:rPr>
                <w:del w:id="1324" w:author="Robbie Parks" w:date="2019-01-22T12:51:00Z"/>
                <w:sz w:val="18"/>
                <w:szCs w:val="18"/>
              </w:rPr>
              <w:pPrChange w:id="1325" w:author="Robbie Parks" w:date="2019-01-22T12:51:00Z">
                <w:pPr>
                  <w:framePr w:hSpace="180" w:wrap="around" w:vAnchor="text" w:hAnchor="page" w:x="1557" w:y="185"/>
                </w:pPr>
              </w:pPrChange>
            </w:pPr>
            <w:del w:id="1326"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pPr>
              <w:spacing w:line="480" w:lineRule="auto"/>
              <w:jc w:val="both"/>
              <w:rPr>
                <w:del w:id="1327" w:author="Robbie Parks" w:date="2019-01-22T12:51:00Z"/>
                <w:sz w:val="18"/>
                <w:szCs w:val="18"/>
              </w:rPr>
              <w:pPrChange w:id="1328" w:author="Robbie Parks" w:date="2019-01-22T12:51:00Z">
                <w:pPr>
                  <w:framePr w:hSpace="180" w:wrap="around" w:vAnchor="text" w:hAnchor="page" w:x="1557" w:y="185"/>
                </w:pPr>
              </w:pPrChange>
            </w:pPr>
            <w:del w:id="1329"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pPr>
              <w:spacing w:line="480" w:lineRule="auto"/>
              <w:jc w:val="both"/>
              <w:rPr>
                <w:del w:id="1330" w:author="Robbie Parks" w:date="2019-01-22T12:51:00Z"/>
                <w:sz w:val="18"/>
                <w:szCs w:val="18"/>
              </w:rPr>
              <w:pPrChange w:id="1331" w:author="Robbie Parks" w:date="2019-01-22T12:51:00Z">
                <w:pPr>
                  <w:framePr w:hSpace="180" w:wrap="around" w:vAnchor="text" w:hAnchor="page" w:x="1557" w:y="185"/>
                </w:pPr>
              </w:pPrChange>
            </w:pPr>
            <w:del w:id="1332"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pPr>
              <w:spacing w:line="480" w:lineRule="auto"/>
              <w:jc w:val="both"/>
              <w:rPr>
                <w:del w:id="1333" w:author="Robbie Parks" w:date="2019-01-22T12:51:00Z"/>
                <w:sz w:val="18"/>
                <w:szCs w:val="18"/>
              </w:rPr>
              <w:pPrChange w:id="1334" w:author="Robbie Parks" w:date="2019-01-22T12:51:00Z">
                <w:pPr>
                  <w:framePr w:hSpace="180" w:wrap="around" w:vAnchor="text" w:hAnchor="page" w:x="1557" w:y="185"/>
                </w:pPr>
              </w:pPrChange>
            </w:pPr>
            <w:del w:id="1335"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pPr>
              <w:spacing w:line="480" w:lineRule="auto"/>
              <w:jc w:val="both"/>
              <w:rPr>
                <w:del w:id="1336" w:author="Robbie Parks" w:date="2019-01-22T12:51:00Z"/>
                <w:sz w:val="18"/>
                <w:szCs w:val="18"/>
              </w:rPr>
              <w:pPrChange w:id="1337" w:author="Robbie Parks" w:date="2019-01-22T12:51:00Z">
                <w:pPr>
                  <w:framePr w:hSpace="180" w:wrap="around" w:vAnchor="text" w:hAnchor="page" w:x="1557" w:y="185"/>
                </w:pPr>
              </w:pPrChange>
            </w:pPr>
            <w:del w:id="1338"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pPr>
              <w:spacing w:line="480" w:lineRule="auto"/>
              <w:jc w:val="both"/>
              <w:rPr>
                <w:del w:id="1339" w:author="Robbie Parks" w:date="2019-01-22T12:51:00Z"/>
                <w:sz w:val="18"/>
                <w:szCs w:val="18"/>
              </w:rPr>
              <w:pPrChange w:id="1340" w:author="Robbie Parks" w:date="2019-01-22T12:51:00Z">
                <w:pPr>
                  <w:framePr w:hSpace="180" w:wrap="around" w:vAnchor="text" w:hAnchor="page" w:x="1557" w:y="185"/>
                </w:pPr>
              </w:pPrChange>
            </w:pPr>
            <w:del w:id="1341"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pPr>
              <w:spacing w:line="480" w:lineRule="auto"/>
              <w:jc w:val="both"/>
              <w:rPr>
                <w:del w:id="1342" w:author="Robbie Parks" w:date="2019-01-22T12:51:00Z"/>
                <w:sz w:val="18"/>
                <w:szCs w:val="18"/>
              </w:rPr>
              <w:pPrChange w:id="1343" w:author="Robbie Parks" w:date="2019-01-22T12:51:00Z">
                <w:pPr>
                  <w:framePr w:hSpace="180" w:wrap="around" w:vAnchor="text" w:hAnchor="page" w:x="1557" w:y="185"/>
                </w:pPr>
              </w:pPrChange>
            </w:pPr>
            <w:del w:id="1344"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345" w:author="Robbie Parks" w:date="2019-01-22T12:51:00Z"/>
        </w:trPr>
        <w:tc>
          <w:tcPr>
            <w:tcW w:w="1128" w:type="dxa"/>
            <w:vMerge/>
            <w:vAlign w:val="center"/>
            <w:hideMark/>
          </w:tcPr>
          <w:p w14:paraId="53FB1025" w14:textId="10FED5DC" w:rsidR="004F7F15" w:rsidRPr="00675437" w:rsidDel="007133B2" w:rsidRDefault="004F7F15">
            <w:pPr>
              <w:spacing w:line="480" w:lineRule="auto"/>
              <w:jc w:val="both"/>
              <w:rPr>
                <w:del w:id="1346" w:author="Robbie Parks" w:date="2019-01-22T12:51:00Z"/>
                <w:sz w:val="18"/>
                <w:szCs w:val="18"/>
              </w:rPr>
              <w:pPrChange w:id="1347"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pPr>
              <w:spacing w:line="480" w:lineRule="auto"/>
              <w:jc w:val="both"/>
              <w:rPr>
                <w:del w:id="1348" w:author="Robbie Parks" w:date="2019-01-22T12:51:00Z"/>
                <w:sz w:val="18"/>
                <w:szCs w:val="18"/>
              </w:rPr>
              <w:pPrChange w:id="1349" w:author="Robbie Parks" w:date="2019-01-22T12:51:00Z">
                <w:pPr>
                  <w:framePr w:hSpace="180" w:wrap="around" w:vAnchor="text" w:hAnchor="page" w:x="1557" w:y="185"/>
                </w:pPr>
              </w:pPrChange>
            </w:pPr>
            <w:del w:id="1350"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pPr>
              <w:spacing w:line="480" w:lineRule="auto"/>
              <w:jc w:val="both"/>
              <w:rPr>
                <w:del w:id="1351" w:author="Robbie Parks" w:date="2019-01-22T12:51:00Z"/>
                <w:sz w:val="18"/>
                <w:szCs w:val="18"/>
              </w:rPr>
              <w:pPrChange w:id="1352" w:author="Robbie Parks" w:date="2019-01-22T12:51:00Z">
                <w:pPr>
                  <w:framePr w:hSpace="180" w:wrap="around" w:vAnchor="text" w:hAnchor="page" w:x="1557" w:y="185"/>
                </w:pPr>
              </w:pPrChange>
            </w:pPr>
            <w:del w:id="1353"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pPr>
              <w:spacing w:line="480" w:lineRule="auto"/>
              <w:jc w:val="both"/>
              <w:rPr>
                <w:del w:id="1354" w:author="Robbie Parks" w:date="2019-01-22T12:51:00Z"/>
                <w:sz w:val="18"/>
                <w:szCs w:val="18"/>
              </w:rPr>
              <w:pPrChange w:id="1355" w:author="Robbie Parks" w:date="2019-01-22T12:51:00Z">
                <w:pPr>
                  <w:framePr w:hSpace="180" w:wrap="around" w:vAnchor="text" w:hAnchor="page" w:x="1557" w:y="185"/>
                </w:pPr>
              </w:pPrChange>
            </w:pPr>
            <w:del w:id="135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pPr>
              <w:spacing w:line="480" w:lineRule="auto"/>
              <w:jc w:val="both"/>
              <w:rPr>
                <w:del w:id="1357" w:author="Robbie Parks" w:date="2019-01-22T12:51:00Z"/>
                <w:sz w:val="18"/>
                <w:szCs w:val="18"/>
              </w:rPr>
              <w:pPrChange w:id="1358" w:author="Robbie Parks" w:date="2019-01-22T12:51:00Z">
                <w:pPr>
                  <w:framePr w:hSpace="180" w:wrap="around" w:vAnchor="text" w:hAnchor="page" w:x="1557" w:y="185"/>
                </w:pPr>
              </w:pPrChange>
            </w:pPr>
            <w:del w:id="135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pPr>
              <w:spacing w:line="480" w:lineRule="auto"/>
              <w:jc w:val="both"/>
              <w:rPr>
                <w:del w:id="1360" w:author="Robbie Parks" w:date="2019-01-22T12:51:00Z"/>
                <w:sz w:val="18"/>
                <w:szCs w:val="18"/>
              </w:rPr>
              <w:pPrChange w:id="1361" w:author="Robbie Parks" w:date="2019-01-22T12:51:00Z">
                <w:pPr>
                  <w:framePr w:hSpace="180" w:wrap="around" w:vAnchor="text" w:hAnchor="page" w:x="1557" w:y="185"/>
                </w:pPr>
              </w:pPrChange>
            </w:pPr>
            <w:del w:id="136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pPr>
              <w:spacing w:line="480" w:lineRule="auto"/>
              <w:jc w:val="both"/>
              <w:rPr>
                <w:del w:id="1363" w:author="Robbie Parks" w:date="2019-01-22T12:51:00Z"/>
                <w:sz w:val="18"/>
                <w:szCs w:val="18"/>
              </w:rPr>
              <w:pPrChange w:id="1364" w:author="Robbie Parks" w:date="2019-01-22T12:51:00Z">
                <w:pPr>
                  <w:framePr w:hSpace="180" w:wrap="around" w:vAnchor="text" w:hAnchor="page" w:x="1557" w:y="185"/>
                </w:pPr>
              </w:pPrChange>
            </w:pPr>
            <w:del w:id="136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pPr>
              <w:spacing w:line="480" w:lineRule="auto"/>
              <w:jc w:val="both"/>
              <w:rPr>
                <w:del w:id="1366" w:author="Robbie Parks" w:date="2019-01-22T12:51:00Z"/>
                <w:sz w:val="18"/>
                <w:szCs w:val="18"/>
              </w:rPr>
              <w:pPrChange w:id="1367" w:author="Robbie Parks" w:date="2019-01-22T12:51:00Z">
                <w:pPr>
                  <w:framePr w:hSpace="180" w:wrap="around" w:vAnchor="text" w:hAnchor="page" w:x="1557" w:y="185"/>
                </w:pPr>
              </w:pPrChange>
            </w:pPr>
            <w:del w:id="1368"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pPr>
              <w:spacing w:line="480" w:lineRule="auto"/>
              <w:jc w:val="both"/>
              <w:rPr>
                <w:del w:id="1369" w:author="Robbie Parks" w:date="2019-01-22T12:51:00Z"/>
                <w:sz w:val="18"/>
                <w:szCs w:val="18"/>
              </w:rPr>
              <w:pPrChange w:id="1370" w:author="Robbie Parks" w:date="2019-01-22T12:51:00Z">
                <w:pPr>
                  <w:framePr w:hSpace="180" w:wrap="around" w:vAnchor="text" w:hAnchor="page" w:x="1557" w:y="185"/>
                </w:pPr>
              </w:pPrChange>
            </w:pPr>
            <w:del w:id="137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pPr>
              <w:spacing w:line="480" w:lineRule="auto"/>
              <w:jc w:val="both"/>
              <w:rPr>
                <w:del w:id="1372" w:author="Robbie Parks" w:date="2019-01-22T12:51:00Z"/>
                <w:sz w:val="18"/>
                <w:szCs w:val="18"/>
              </w:rPr>
              <w:pPrChange w:id="1373" w:author="Robbie Parks" w:date="2019-01-22T12:51:00Z">
                <w:pPr>
                  <w:framePr w:hSpace="180" w:wrap="around" w:vAnchor="text" w:hAnchor="page" w:x="1557" w:y="185"/>
                </w:pPr>
              </w:pPrChange>
            </w:pPr>
            <w:del w:id="1374"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pPr>
              <w:spacing w:line="480" w:lineRule="auto"/>
              <w:jc w:val="both"/>
              <w:rPr>
                <w:del w:id="1375" w:author="Robbie Parks" w:date="2019-01-22T12:51:00Z"/>
                <w:sz w:val="18"/>
                <w:szCs w:val="18"/>
              </w:rPr>
              <w:pPrChange w:id="1376" w:author="Robbie Parks" w:date="2019-01-22T12:51:00Z">
                <w:pPr>
                  <w:framePr w:hSpace="180" w:wrap="around" w:vAnchor="text" w:hAnchor="page" w:x="1557" w:y="185"/>
                </w:pPr>
              </w:pPrChange>
            </w:pPr>
            <w:del w:id="1377"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pPr>
              <w:spacing w:line="480" w:lineRule="auto"/>
              <w:jc w:val="both"/>
              <w:rPr>
                <w:del w:id="1378" w:author="Robbie Parks" w:date="2019-01-22T12:51:00Z"/>
                <w:sz w:val="18"/>
                <w:szCs w:val="18"/>
              </w:rPr>
              <w:pPrChange w:id="1379" w:author="Robbie Parks" w:date="2019-01-22T12:51:00Z">
                <w:pPr>
                  <w:framePr w:hSpace="180" w:wrap="around" w:vAnchor="text" w:hAnchor="page" w:x="1557" w:y="185"/>
                </w:pPr>
              </w:pPrChange>
            </w:pPr>
            <w:del w:id="1380"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pPr>
              <w:spacing w:line="480" w:lineRule="auto"/>
              <w:jc w:val="both"/>
              <w:rPr>
                <w:del w:id="1381" w:author="Robbie Parks" w:date="2019-01-22T12:51:00Z"/>
                <w:sz w:val="18"/>
                <w:szCs w:val="18"/>
              </w:rPr>
              <w:pPrChange w:id="1382" w:author="Robbie Parks" w:date="2019-01-22T12:51:00Z">
                <w:pPr>
                  <w:framePr w:hSpace="180" w:wrap="around" w:vAnchor="text" w:hAnchor="page" w:x="1557" w:y="185"/>
                </w:pPr>
              </w:pPrChange>
            </w:pPr>
            <w:del w:id="1383"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384"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pPr>
              <w:spacing w:line="480" w:lineRule="auto"/>
              <w:jc w:val="both"/>
              <w:rPr>
                <w:del w:id="1385" w:author="Robbie Parks" w:date="2019-01-22T12:51:00Z"/>
                <w:sz w:val="18"/>
                <w:szCs w:val="18"/>
              </w:rPr>
              <w:pPrChange w:id="1386" w:author="Robbie Parks" w:date="2019-01-22T12:51:00Z">
                <w:pPr>
                  <w:framePr w:hSpace="180" w:wrap="around" w:vAnchor="text" w:hAnchor="page" w:x="1557" w:y="185"/>
                </w:pPr>
              </w:pPrChange>
            </w:pPr>
            <w:del w:id="1387"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pPr>
              <w:spacing w:line="480" w:lineRule="auto"/>
              <w:jc w:val="both"/>
              <w:rPr>
                <w:del w:id="1388" w:author="Robbie Parks" w:date="2019-01-22T12:51:00Z"/>
                <w:sz w:val="18"/>
                <w:szCs w:val="18"/>
              </w:rPr>
              <w:pPrChange w:id="1389" w:author="Robbie Parks" w:date="2019-01-22T12:51:00Z">
                <w:pPr>
                  <w:framePr w:hSpace="180" w:wrap="around" w:vAnchor="text" w:hAnchor="page" w:x="1557" w:y="185"/>
                </w:pPr>
              </w:pPrChange>
            </w:pPr>
            <w:del w:id="1390"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pPr>
              <w:spacing w:line="480" w:lineRule="auto"/>
              <w:jc w:val="both"/>
              <w:rPr>
                <w:del w:id="1391" w:author="Robbie Parks" w:date="2019-01-22T12:51:00Z"/>
                <w:sz w:val="18"/>
                <w:szCs w:val="18"/>
              </w:rPr>
              <w:pPrChange w:id="1392" w:author="Robbie Parks" w:date="2019-01-22T12:51:00Z">
                <w:pPr>
                  <w:framePr w:hSpace="180" w:wrap="around" w:vAnchor="text" w:hAnchor="page" w:x="1557" w:y="185"/>
                </w:pPr>
              </w:pPrChange>
            </w:pPr>
            <w:del w:id="1393"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pPr>
              <w:spacing w:line="480" w:lineRule="auto"/>
              <w:jc w:val="both"/>
              <w:rPr>
                <w:del w:id="1394" w:author="Robbie Parks" w:date="2019-01-22T12:51:00Z"/>
                <w:sz w:val="18"/>
                <w:szCs w:val="18"/>
              </w:rPr>
              <w:pPrChange w:id="1395" w:author="Robbie Parks" w:date="2019-01-22T12:51:00Z">
                <w:pPr>
                  <w:framePr w:hSpace="180" w:wrap="around" w:vAnchor="text" w:hAnchor="page" w:x="1557" w:y="185"/>
                </w:pPr>
              </w:pPrChange>
            </w:pPr>
            <w:del w:id="1396"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pPr>
              <w:spacing w:line="480" w:lineRule="auto"/>
              <w:jc w:val="both"/>
              <w:rPr>
                <w:del w:id="1397" w:author="Robbie Parks" w:date="2019-01-22T12:51:00Z"/>
                <w:sz w:val="18"/>
                <w:szCs w:val="18"/>
              </w:rPr>
              <w:pPrChange w:id="1398" w:author="Robbie Parks" w:date="2019-01-22T12:51:00Z">
                <w:pPr>
                  <w:framePr w:hSpace="180" w:wrap="around" w:vAnchor="text" w:hAnchor="page" w:x="1557" w:y="185"/>
                </w:pPr>
              </w:pPrChange>
            </w:pPr>
            <w:del w:id="1399"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pPr>
              <w:spacing w:line="480" w:lineRule="auto"/>
              <w:jc w:val="both"/>
              <w:rPr>
                <w:del w:id="1400" w:author="Robbie Parks" w:date="2019-01-22T12:51:00Z"/>
                <w:sz w:val="18"/>
                <w:szCs w:val="18"/>
              </w:rPr>
              <w:pPrChange w:id="1401" w:author="Robbie Parks" w:date="2019-01-22T12:51:00Z">
                <w:pPr>
                  <w:framePr w:hSpace="180" w:wrap="around" w:vAnchor="text" w:hAnchor="page" w:x="1557" w:y="185"/>
                </w:pPr>
              </w:pPrChange>
            </w:pPr>
            <w:del w:id="1402"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pPr>
              <w:spacing w:line="480" w:lineRule="auto"/>
              <w:jc w:val="both"/>
              <w:rPr>
                <w:del w:id="1403" w:author="Robbie Parks" w:date="2019-01-22T12:51:00Z"/>
                <w:sz w:val="18"/>
                <w:szCs w:val="18"/>
              </w:rPr>
              <w:pPrChange w:id="1404" w:author="Robbie Parks" w:date="2019-01-22T12:51:00Z">
                <w:pPr>
                  <w:framePr w:hSpace="180" w:wrap="around" w:vAnchor="text" w:hAnchor="page" w:x="1557" w:y="185"/>
                </w:pPr>
              </w:pPrChange>
            </w:pPr>
            <w:del w:id="1405"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pPr>
              <w:spacing w:line="480" w:lineRule="auto"/>
              <w:jc w:val="both"/>
              <w:rPr>
                <w:del w:id="1406" w:author="Robbie Parks" w:date="2019-01-22T12:51:00Z"/>
                <w:sz w:val="18"/>
                <w:szCs w:val="18"/>
              </w:rPr>
              <w:pPrChange w:id="1407" w:author="Robbie Parks" w:date="2019-01-22T12:51:00Z">
                <w:pPr>
                  <w:framePr w:hSpace="180" w:wrap="around" w:vAnchor="text" w:hAnchor="page" w:x="1557" w:y="185"/>
                </w:pPr>
              </w:pPrChange>
            </w:pPr>
            <w:del w:id="1408"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pPr>
              <w:spacing w:line="480" w:lineRule="auto"/>
              <w:jc w:val="both"/>
              <w:rPr>
                <w:del w:id="1409" w:author="Robbie Parks" w:date="2019-01-22T12:51:00Z"/>
                <w:sz w:val="18"/>
                <w:szCs w:val="18"/>
              </w:rPr>
              <w:pPrChange w:id="1410" w:author="Robbie Parks" w:date="2019-01-22T12:51:00Z">
                <w:pPr>
                  <w:framePr w:hSpace="180" w:wrap="around" w:vAnchor="text" w:hAnchor="page" w:x="1557" w:y="185"/>
                </w:pPr>
              </w:pPrChange>
            </w:pPr>
            <w:del w:id="1411"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pPr>
              <w:spacing w:line="480" w:lineRule="auto"/>
              <w:jc w:val="both"/>
              <w:rPr>
                <w:del w:id="1412" w:author="Robbie Parks" w:date="2019-01-22T12:51:00Z"/>
                <w:sz w:val="18"/>
                <w:szCs w:val="18"/>
              </w:rPr>
              <w:pPrChange w:id="1413" w:author="Robbie Parks" w:date="2019-01-22T12:51:00Z">
                <w:pPr>
                  <w:framePr w:hSpace="180" w:wrap="around" w:vAnchor="text" w:hAnchor="page" w:x="1557" w:y="185"/>
                </w:pPr>
              </w:pPrChange>
            </w:pPr>
            <w:del w:id="1414"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pPr>
              <w:spacing w:line="480" w:lineRule="auto"/>
              <w:jc w:val="both"/>
              <w:rPr>
                <w:del w:id="1415" w:author="Robbie Parks" w:date="2019-01-22T12:51:00Z"/>
                <w:sz w:val="18"/>
                <w:szCs w:val="18"/>
              </w:rPr>
              <w:pPrChange w:id="1416" w:author="Robbie Parks" w:date="2019-01-22T12:51:00Z">
                <w:pPr>
                  <w:framePr w:hSpace="180" w:wrap="around" w:vAnchor="text" w:hAnchor="page" w:x="1557" w:y="185"/>
                </w:pPr>
              </w:pPrChange>
            </w:pPr>
            <w:del w:id="1417"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pPr>
              <w:spacing w:line="480" w:lineRule="auto"/>
              <w:jc w:val="both"/>
              <w:rPr>
                <w:del w:id="1418" w:author="Robbie Parks" w:date="2019-01-22T12:51:00Z"/>
                <w:sz w:val="18"/>
                <w:szCs w:val="18"/>
              </w:rPr>
              <w:pPrChange w:id="1419" w:author="Robbie Parks" w:date="2019-01-22T12:51:00Z">
                <w:pPr>
                  <w:framePr w:hSpace="180" w:wrap="around" w:vAnchor="text" w:hAnchor="page" w:x="1557" w:y="185"/>
                </w:pPr>
              </w:pPrChange>
            </w:pPr>
            <w:del w:id="142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pPr>
              <w:spacing w:line="480" w:lineRule="auto"/>
              <w:jc w:val="both"/>
              <w:rPr>
                <w:del w:id="1421" w:author="Robbie Parks" w:date="2019-01-22T12:51:00Z"/>
                <w:sz w:val="18"/>
                <w:szCs w:val="18"/>
              </w:rPr>
              <w:pPrChange w:id="1422" w:author="Robbie Parks" w:date="2019-01-22T12:51:00Z">
                <w:pPr>
                  <w:framePr w:hSpace="180" w:wrap="around" w:vAnchor="text" w:hAnchor="page" w:x="1557" w:y="185"/>
                </w:pPr>
              </w:pPrChange>
            </w:pPr>
            <w:del w:id="1423"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424" w:author="Robbie Parks" w:date="2019-01-22T12:51:00Z"/>
        </w:trPr>
        <w:tc>
          <w:tcPr>
            <w:tcW w:w="1128" w:type="dxa"/>
            <w:vMerge/>
            <w:vAlign w:val="center"/>
            <w:hideMark/>
          </w:tcPr>
          <w:p w14:paraId="676EDE71" w14:textId="6FC18EC5" w:rsidR="004F7F15" w:rsidRPr="00675437" w:rsidDel="007133B2" w:rsidRDefault="004F7F15">
            <w:pPr>
              <w:spacing w:line="480" w:lineRule="auto"/>
              <w:jc w:val="both"/>
              <w:rPr>
                <w:del w:id="1425" w:author="Robbie Parks" w:date="2019-01-22T12:51:00Z"/>
                <w:sz w:val="18"/>
                <w:szCs w:val="18"/>
              </w:rPr>
              <w:pPrChange w:id="142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pPr>
              <w:spacing w:line="480" w:lineRule="auto"/>
              <w:jc w:val="both"/>
              <w:rPr>
                <w:del w:id="1427" w:author="Robbie Parks" w:date="2019-01-22T12:51:00Z"/>
                <w:sz w:val="18"/>
                <w:szCs w:val="18"/>
              </w:rPr>
              <w:pPrChange w:id="1428" w:author="Robbie Parks" w:date="2019-01-22T12:51:00Z">
                <w:pPr>
                  <w:framePr w:hSpace="180" w:wrap="around" w:vAnchor="text" w:hAnchor="page" w:x="1557" w:y="185"/>
                </w:pPr>
              </w:pPrChange>
            </w:pPr>
            <w:del w:id="142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pPr>
              <w:spacing w:line="480" w:lineRule="auto"/>
              <w:jc w:val="both"/>
              <w:rPr>
                <w:del w:id="1430" w:author="Robbie Parks" w:date="2019-01-22T12:51:00Z"/>
                <w:sz w:val="18"/>
                <w:szCs w:val="18"/>
              </w:rPr>
              <w:pPrChange w:id="1431" w:author="Robbie Parks" w:date="2019-01-22T12:51:00Z">
                <w:pPr>
                  <w:framePr w:hSpace="180" w:wrap="around" w:vAnchor="text" w:hAnchor="page" w:x="1557" w:y="185"/>
                </w:pPr>
              </w:pPrChange>
            </w:pPr>
            <w:del w:id="1432"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pPr>
              <w:spacing w:line="480" w:lineRule="auto"/>
              <w:jc w:val="both"/>
              <w:rPr>
                <w:del w:id="1433" w:author="Robbie Parks" w:date="2019-01-22T12:51:00Z"/>
                <w:sz w:val="18"/>
                <w:szCs w:val="18"/>
              </w:rPr>
              <w:pPrChange w:id="1434" w:author="Robbie Parks" w:date="2019-01-22T12:51:00Z">
                <w:pPr>
                  <w:framePr w:hSpace="180" w:wrap="around" w:vAnchor="text" w:hAnchor="page" w:x="1557" w:y="185"/>
                </w:pPr>
              </w:pPrChange>
            </w:pPr>
            <w:del w:id="1435"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pPr>
              <w:spacing w:line="480" w:lineRule="auto"/>
              <w:jc w:val="both"/>
              <w:rPr>
                <w:del w:id="1436" w:author="Robbie Parks" w:date="2019-01-22T12:51:00Z"/>
                <w:sz w:val="18"/>
                <w:szCs w:val="18"/>
              </w:rPr>
              <w:pPrChange w:id="1437" w:author="Robbie Parks" w:date="2019-01-22T12:51:00Z">
                <w:pPr>
                  <w:framePr w:hSpace="180" w:wrap="around" w:vAnchor="text" w:hAnchor="page" w:x="1557" w:y="185"/>
                </w:pPr>
              </w:pPrChange>
            </w:pPr>
            <w:del w:id="143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pPr>
              <w:spacing w:line="480" w:lineRule="auto"/>
              <w:jc w:val="both"/>
              <w:rPr>
                <w:del w:id="1439" w:author="Robbie Parks" w:date="2019-01-22T12:51:00Z"/>
                <w:sz w:val="18"/>
                <w:szCs w:val="18"/>
              </w:rPr>
              <w:pPrChange w:id="1440" w:author="Robbie Parks" w:date="2019-01-22T12:51:00Z">
                <w:pPr>
                  <w:framePr w:hSpace="180" w:wrap="around" w:vAnchor="text" w:hAnchor="page" w:x="1557" w:y="185"/>
                </w:pPr>
              </w:pPrChange>
            </w:pPr>
            <w:del w:id="1441"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pPr>
              <w:spacing w:line="480" w:lineRule="auto"/>
              <w:jc w:val="both"/>
              <w:rPr>
                <w:del w:id="1442" w:author="Robbie Parks" w:date="2019-01-22T12:51:00Z"/>
                <w:sz w:val="18"/>
                <w:szCs w:val="18"/>
              </w:rPr>
              <w:pPrChange w:id="1443" w:author="Robbie Parks" w:date="2019-01-22T12:51:00Z">
                <w:pPr>
                  <w:framePr w:hSpace="180" w:wrap="around" w:vAnchor="text" w:hAnchor="page" w:x="1557" w:y="185"/>
                </w:pPr>
              </w:pPrChange>
            </w:pPr>
            <w:del w:id="144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pPr>
              <w:spacing w:line="480" w:lineRule="auto"/>
              <w:jc w:val="both"/>
              <w:rPr>
                <w:del w:id="1445" w:author="Robbie Parks" w:date="2019-01-22T12:51:00Z"/>
                <w:sz w:val="18"/>
                <w:szCs w:val="18"/>
              </w:rPr>
              <w:pPrChange w:id="1446" w:author="Robbie Parks" w:date="2019-01-22T12:51:00Z">
                <w:pPr>
                  <w:framePr w:hSpace="180" w:wrap="around" w:vAnchor="text" w:hAnchor="page" w:x="1557" w:y="185"/>
                </w:pPr>
              </w:pPrChange>
            </w:pPr>
            <w:del w:id="1447"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pPr>
              <w:spacing w:line="480" w:lineRule="auto"/>
              <w:jc w:val="both"/>
              <w:rPr>
                <w:del w:id="1448" w:author="Robbie Parks" w:date="2019-01-22T12:51:00Z"/>
                <w:sz w:val="18"/>
                <w:szCs w:val="18"/>
              </w:rPr>
              <w:pPrChange w:id="1449" w:author="Robbie Parks" w:date="2019-01-22T12:51:00Z">
                <w:pPr>
                  <w:framePr w:hSpace="180" w:wrap="around" w:vAnchor="text" w:hAnchor="page" w:x="1557" w:y="185"/>
                </w:pPr>
              </w:pPrChange>
            </w:pPr>
            <w:del w:id="145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pPr>
              <w:spacing w:line="480" w:lineRule="auto"/>
              <w:jc w:val="both"/>
              <w:rPr>
                <w:del w:id="1451" w:author="Robbie Parks" w:date="2019-01-22T12:51:00Z"/>
                <w:sz w:val="18"/>
                <w:szCs w:val="18"/>
              </w:rPr>
              <w:pPrChange w:id="1452" w:author="Robbie Parks" w:date="2019-01-22T12:51:00Z">
                <w:pPr>
                  <w:framePr w:hSpace="180" w:wrap="around" w:vAnchor="text" w:hAnchor="page" w:x="1557" w:y="185"/>
                </w:pPr>
              </w:pPrChange>
            </w:pPr>
            <w:del w:id="145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pPr>
              <w:spacing w:line="480" w:lineRule="auto"/>
              <w:jc w:val="both"/>
              <w:rPr>
                <w:del w:id="1454" w:author="Robbie Parks" w:date="2019-01-22T12:51:00Z"/>
                <w:sz w:val="18"/>
                <w:szCs w:val="18"/>
              </w:rPr>
              <w:pPrChange w:id="1455" w:author="Robbie Parks" w:date="2019-01-22T12:51:00Z">
                <w:pPr>
                  <w:framePr w:hSpace="180" w:wrap="around" w:vAnchor="text" w:hAnchor="page" w:x="1557" w:y="185"/>
                </w:pPr>
              </w:pPrChange>
            </w:pPr>
            <w:del w:id="145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pPr>
              <w:spacing w:line="480" w:lineRule="auto"/>
              <w:jc w:val="both"/>
              <w:rPr>
                <w:del w:id="1457" w:author="Robbie Parks" w:date="2019-01-22T12:51:00Z"/>
                <w:sz w:val="18"/>
                <w:szCs w:val="18"/>
              </w:rPr>
              <w:pPrChange w:id="1458" w:author="Robbie Parks" w:date="2019-01-22T12:51:00Z">
                <w:pPr>
                  <w:framePr w:hSpace="180" w:wrap="around" w:vAnchor="text" w:hAnchor="page" w:x="1557" w:y="185"/>
                </w:pPr>
              </w:pPrChange>
            </w:pPr>
            <w:del w:id="145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pPr>
              <w:spacing w:line="480" w:lineRule="auto"/>
              <w:jc w:val="both"/>
              <w:rPr>
                <w:del w:id="1460" w:author="Robbie Parks" w:date="2019-01-22T12:51:00Z"/>
                <w:sz w:val="18"/>
                <w:szCs w:val="18"/>
              </w:rPr>
              <w:pPrChange w:id="1461" w:author="Robbie Parks" w:date="2019-01-22T12:51:00Z">
                <w:pPr>
                  <w:framePr w:hSpace="180" w:wrap="around" w:vAnchor="text" w:hAnchor="page" w:x="1557" w:y="185"/>
                </w:pPr>
              </w:pPrChange>
            </w:pPr>
            <w:del w:id="1462"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463"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pPr>
              <w:spacing w:line="480" w:lineRule="auto"/>
              <w:jc w:val="both"/>
              <w:rPr>
                <w:del w:id="1464" w:author="Robbie Parks" w:date="2019-01-22T12:51:00Z"/>
                <w:sz w:val="18"/>
                <w:szCs w:val="18"/>
                <w:u w:val="single"/>
              </w:rPr>
              <w:pPrChange w:id="1465" w:author="Robbie Parks" w:date="2019-01-22T12:51:00Z">
                <w:pPr>
                  <w:framePr w:hSpace="180" w:wrap="around" w:vAnchor="text" w:hAnchor="page" w:x="1557" w:y="185"/>
                </w:pPr>
              </w:pPrChange>
            </w:pPr>
            <w:del w:id="1466"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pPr>
              <w:spacing w:line="480" w:lineRule="auto"/>
              <w:jc w:val="both"/>
              <w:rPr>
                <w:del w:id="1467" w:author="Robbie Parks" w:date="2019-01-22T12:51:00Z"/>
                <w:sz w:val="18"/>
                <w:szCs w:val="18"/>
              </w:rPr>
              <w:pPrChange w:id="1468" w:author="Robbie Parks" w:date="2019-01-22T12:51:00Z">
                <w:pPr>
                  <w:framePr w:hSpace="180" w:wrap="around" w:vAnchor="text" w:hAnchor="page" w:x="1557" w:y="185"/>
                </w:pPr>
              </w:pPrChange>
            </w:pPr>
            <w:del w:id="1469"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pPr>
              <w:spacing w:line="480" w:lineRule="auto"/>
              <w:jc w:val="both"/>
              <w:rPr>
                <w:del w:id="1470" w:author="Robbie Parks" w:date="2019-01-22T12:51:00Z"/>
                <w:sz w:val="18"/>
                <w:szCs w:val="18"/>
              </w:rPr>
              <w:pPrChange w:id="1471" w:author="Robbie Parks" w:date="2019-01-22T12:51:00Z">
                <w:pPr>
                  <w:framePr w:hSpace="180" w:wrap="around" w:vAnchor="text" w:hAnchor="page" w:x="1557" w:y="185"/>
                </w:pPr>
              </w:pPrChange>
            </w:pPr>
            <w:del w:id="1472"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pPr>
              <w:spacing w:line="480" w:lineRule="auto"/>
              <w:jc w:val="both"/>
              <w:rPr>
                <w:del w:id="1473" w:author="Robbie Parks" w:date="2019-01-22T12:51:00Z"/>
                <w:sz w:val="18"/>
                <w:szCs w:val="18"/>
              </w:rPr>
              <w:pPrChange w:id="1474" w:author="Robbie Parks" w:date="2019-01-22T12:51:00Z">
                <w:pPr>
                  <w:framePr w:hSpace="180" w:wrap="around" w:vAnchor="text" w:hAnchor="page" w:x="1557" w:y="185"/>
                </w:pPr>
              </w:pPrChange>
            </w:pPr>
            <w:del w:id="1475"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pPr>
              <w:spacing w:line="480" w:lineRule="auto"/>
              <w:jc w:val="both"/>
              <w:rPr>
                <w:del w:id="1476" w:author="Robbie Parks" w:date="2019-01-22T12:51:00Z"/>
                <w:sz w:val="18"/>
                <w:szCs w:val="18"/>
              </w:rPr>
              <w:pPrChange w:id="1477" w:author="Robbie Parks" w:date="2019-01-22T12:51:00Z">
                <w:pPr>
                  <w:framePr w:hSpace="180" w:wrap="around" w:vAnchor="text" w:hAnchor="page" w:x="1557" w:y="185"/>
                </w:pPr>
              </w:pPrChange>
            </w:pPr>
            <w:del w:id="1478"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pPr>
              <w:spacing w:line="480" w:lineRule="auto"/>
              <w:jc w:val="both"/>
              <w:rPr>
                <w:del w:id="1479" w:author="Robbie Parks" w:date="2019-01-22T12:51:00Z"/>
                <w:sz w:val="18"/>
                <w:szCs w:val="18"/>
              </w:rPr>
              <w:pPrChange w:id="1480" w:author="Robbie Parks" w:date="2019-01-22T12:51:00Z">
                <w:pPr>
                  <w:framePr w:hSpace="180" w:wrap="around" w:vAnchor="text" w:hAnchor="page" w:x="1557" w:y="185"/>
                </w:pPr>
              </w:pPrChange>
            </w:pPr>
            <w:del w:id="1481"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pPr>
              <w:spacing w:line="480" w:lineRule="auto"/>
              <w:jc w:val="both"/>
              <w:rPr>
                <w:del w:id="1482" w:author="Robbie Parks" w:date="2019-01-22T12:51:00Z"/>
                <w:sz w:val="18"/>
                <w:szCs w:val="18"/>
              </w:rPr>
              <w:pPrChange w:id="1483" w:author="Robbie Parks" w:date="2019-01-22T12:51:00Z">
                <w:pPr>
                  <w:framePr w:hSpace="180" w:wrap="around" w:vAnchor="text" w:hAnchor="page" w:x="1557" w:y="185"/>
                </w:pPr>
              </w:pPrChange>
            </w:pPr>
            <w:del w:id="1484"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pPr>
              <w:spacing w:line="480" w:lineRule="auto"/>
              <w:jc w:val="both"/>
              <w:rPr>
                <w:del w:id="1485" w:author="Robbie Parks" w:date="2019-01-22T12:51:00Z"/>
                <w:sz w:val="18"/>
                <w:szCs w:val="18"/>
              </w:rPr>
              <w:pPrChange w:id="1486" w:author="Robbie Parks" w:date="2019-01-22T12:51:00Z">
                <w:pPr>
                  <w:framePr w:hSpace="180" w:wrap="around" w:vAnchor="text" w:hAnchor="page" w:x="1557" w:y="185"/>
                </w:pPr>
              </w:pPrChange>
            </w:pPr>
            <w:del w:id="1487"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pPr>
              <w:spacing w:line="480" w:lineRule="auto"/>
              <w:jc w:val="both"/>
              <w:rPr>
                <w:del w:id="1488" w:author="Robbie Parks" w:date="2019-01-22T12:51:00Z"/>
                <w:sz w:val="18"/>
                <w:szCs w:val="18"/>
              </w:rPr>
              <w:pPrChange w:id="1489" w:author="Robbie Parks" w:date="2019-01-22T12:51:00Z">
                <w:pPr>
                  <w:framePr w:hSpace="180" w:wrap="around" w:vAnchor="text" w:hAnchor="page" w:x="1557" w:y="185"/>
                </w:pPr>
              </w:pPrChange>
            </w:pPr>
            <w:del w:id="1490"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pPr>
              <w:spacing w:line="480" w:lineRule="auto"/>
              <w:jc w:val="both"/>
              <w:rPr>
                <w:del w:id="1491" w:author="Robbie Parks" w:date="2019-01-22T12:51:00Z"/>
                <w:sz w:val="18"/>
                <w:szCs w:val="18"/>
              </w:rPr>
              <w:pPrChange w:id="1492" w:author="Robbie Parks" w:date="2019-01-22T12:51:00Z">
                <w:pPr>
                  <w:framePr w:hSpace="180" w:wrap="around" w:vAnchor="text" w:hAnchor="page" w:x="1557" w:y="185"/>
                </w:pPr>
              </w:pPrChange>
            </w:pPr>
            <w:del w:id="1493"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pPr>
              <w:spacing w:line="480" w:lineRule="auto"/>
              <w:jc w:val="both"/>
              <w:rPr>
                <w:del w:id="1494" w:author="Robbie Parks" w:date="2019-01-22T12:51:00Z"/>
                <w:sz w:val="18"/>
                <w:szCs w:val="18"/>
              </w:rPr>
              <w:pPrChange w:id="1495" w:author="Robbie Parks" w:date="2019-01-22T12:51:00Z">
                <w:pPr>
                  <w:framePr w:hSpace="180" w:wrap="around" w:vAnchor="text" w:hAnchor="page" w:x="1557" w:y="185"/>
                </w:pPr>
              </w:pPrChange>
            </w:pPr>
            <w:del w:id="1496"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pPr>
              <w:spacing w:line="480" w:lineRule="auto"/>
              <w:jc w:val="both"/>
              <w:rPr>
                <w:del w:id="1497" w:author="Robbie Parks" w:date="2019-01-22T12:51:00Z"/>
                <w:sz w:val="18"/>
                <w:szCs w:val="18"/>
              </w:rPr>
              <w:pPrChange w:id="1498" w:author="Robbie Parks" w:date="2019-01-22T12:51:00Z">
                <w:pPr>
                  <w:framePr w:hSpace="180" w:wrap="around" w:vAnchor="text" w:hAnchor="page" w:x="1557" w:y="185"/>
                </w:pPr>
              </w:pPrChange>
            </w:pPr>
            <w:del w:id="1499"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pPr>
              <w:spacing w:line="480" w:lineRule="auto"/>
              <w:jc w:val="both"/>
              <w:rPr>
                <w:del w:id="1500" w:author="Robbie Parks" w:date="2019-01-22T12:51:00Z"/>
                <w:sz w:val="18"/>
                <w:szCs w:val="18"/>
              </w:rPr>
              <w:pPrChange w:id="1501" w:author="Robbie Parks" w:date="2019-01-22T12:51:00Z">
                <w:pPr>
                  <w:framePr w:hSpace="180" w:wrap="around" w:vAnchor="text" w:hAnchor="page" w:x="1557" w:y="185"/>
                </w:pPr>
              </w:pPrChange>
            </w:pPr>
            <w:del w:id="1502"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503" w:author="Robbie Parks" w:date="2019-01-22T12:51:00Z"/>
        </w:trPr>
        <w:tc>
          <w:tcPr>
            <w:tcW w:w="1128" w:type="dxa"/>
            <w:vMerge/>
            <w:vAlign w:val="center"/>
            <w:hideMark/>
          </w:tcPr>
          <w:p w14:paraId="53A173B3" w14:textId="5571D7A2" w:rsidR="004F7F15" w:rsidRPr="00675437" w:rsidDel="007133B2" w:rsidRDefault="004F7F15">
            <w:pPr>
              <w:spacing w:line="480" w:lineRule="auto"/>
              <w:jc w:val="both"/>
              <w:rPr>
                <w:del w:id="1504" w:author="Robbie Parks" w:date="2019-01-22T12:51:00Z"/>
                <w:sz w:val="18"/>
                <w:szCs w:val="18"/>
              </w:rPr>
              <w:pPrChange w:id="150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pPr>
              <w:spacing w:line="480" w:lineRule="auto"/>
              <w:jc w:val="both"/>
              <w:rPr>
                <w:del w:id="1506" w:author="Robbie Parks" w:date="2019-01-22T12:51:00Z"/>
                <w:sz w:val="18"/>
                <w:szCs w:val="18"/>
              </w:rPr>
              <w:pPrChange w:id="1507" w:author="Robbie Parks" w:date="2019-01-22T12:51:00Z">
                <w:pPr>
                  <w:framePr w:hSpace="180" w:wrap="around" w:vAnchor="text" w:hAnchor="page" w:x="1557" w:y="185"/>
                </w:pPr>
              </w:pPrChange>
            </w:pPr>
            <w:del w:id="150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pPr>
              <w:spacing w:line="480" w:lineRule="auto"/>
              <w:jc w:val="both"/>
              <w:rPr>
                <w:del w:id="1509" w:author="Robbie Parks" w:date="2019-01-22T12:51:00Z"/>
                <w:sz w:val="18"/>
                <w:szCs w:val="18"/>
              </w:rPr>
              <w:pPrChange w:id="1510" w:author="Robbie Parks" w:date="2019-01-22T12:51:00Z">
                <w:pPr>
                  <w:framePr w:hSpace="180" w:wrap="around" w:vAnchor="text" w:hAnchor="page" w:x="1557" w:y="185"/>
                </w:pPr>
              </w:pPrChange>
            </w:pPr>
            <w:del w:id="1511"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pPr>
              <w:spacing w:line="480" w:lineRule="auto"/>
              <w:jc w:val="both"/>
              <w:rPr>
                <w:del w:id="1512" w:author="Robbie Parks" w:date="2019-01-22T12:51:00Z"/>
                <w:sz w:val="18"/>
                <w:szCs w:val="18"/>
              </w:rPr>
              <w:pPrChange w:id="1513" w:author="Robbie Parks" w:date="2019-01-22T12:51:00Z">
                <w:pPr>
                  <w:framePr w:hSpace="180" w:wrap="around" w:vAnchor="text" w:hAnchor="page" w:x="1557" w:y="185"/>
                </w:pPr>
              </w:pPrChange>
            </w:pPr>
            <w:del w:id="151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pPr>
              <w:spacing w:line="480" w:lineRule="auto"/>
              <w:jc w:val="both"/>
              <w:rPr>
                <w:del w:id="1515" w:author="Robbie Parks" w:date="2019-01-22T12:51:00Z"/>
                <w:sz w:val="18"/>
                <w:szCs w:val="18"/>
              </w:rPr>
              <w:pPrChange w:id="1516" w:author="Robbie Parks" w:date="2019-01-22T12:51:00Z">
                <w:pPr>
                  <w:framePr w:hSpace="180" w:wrap="around" w:vAnchor="text" w:hAnchor="page" w:x="1557" w:y="185"/>
                </w:pPr>
              </w:pPrChange>
            </w:pPr>
            <w:del w:id="1517"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pPr>
              <w:spacing w:line="480" w:lineRule="auto"/>
              <w:jc w:val="both"/>
              <w:rPr>
                <w:del w:id="1518" w:author="Robbie Parks" w:date="2019-01-22T12:51:00Z"/>
                <w:sz w:val="18"/>
                <w:szCs w:val="18"/>
              </w:rPr>
              <w:pPrChange w:id="1519" w:author="Robbie Parks" w:date="2019-01-22T12:51:00Z">
                <w:pPr>
                  <w:framePr w:hSpace="180" w:wrap="around" w:vAnchor="text" w:hAnchor="page" w:x="1557" w:y="185"/>
                </w:pPr>
              </w:pPrChange>
            </w:pPr>
            <w:del w:id="1520"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pPr>
              <w:spacing w:line="480" w:lineRule="auto"/>
              <w:jc w:val="both"/>
              <w:rPr>
                <w:del w:id="1521" w:author="Robbie Parks" w:date="2019-01-22T12:51:00Z"/>
                <w:sz w:val="18"/>
                <w:szCs w:val="18"/>
              </w:rPr>
              <w:pPrChange w:id="1522" w:author="Robbie Parks" w:date="2019-01-22T12:51:00Z">
                <w:pPr>
                  <w:framePr w:hSpace="180" w:wrap="around" w:vAnchor="text" w:hAnchor="page" w:x="1557" w:y="185"/>
                </w:pPr>
              </w:pPrChange>
            </w:pPr>
            <w:del w:id="1523"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pPr>
              <w:spacing w:line="480" w:lineRule="auto"/>
              <w:jc w:val="both"/>
              <w:rPr>
                <w:del w:id="1524" w:author="Robbie Parks" w:date="2019-01-22T12:51:00Z"/>
                <w:sz w:val="18"/>
                <w:szCs w:val="18"/>
              </w:rPr>
              <w:pPrChange w:id="1525" w:author="Robbie Parks" w:date="2019-01-22T12:51:00Z">
                <w:pPr>
                  <w:framePr w:hSpace="180" w:wrap="around" w:vAnchor="text" w:hAnchor="page" w:x="1557" w:y="185"/>
                </w:pPr>
              </w:pPrChange>
            </w:pPr>
            <w:del w:id="1526"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pPr>
              <w:spacing w:line="480" w:lineRule="auto"/>
              <w:jc w:val="both"/>
              <w:rPr>
                <w:del w:id="1527" w:author="Robbie Parks" w:date="2019-01-22T12:51:00Z"/>
                <w:sz w:val="18"/>
                <w:szCs w:val="18"/>
              </w:rPr>
              <w:pPrChange w:id="1528" w:author="Robbie Parks" w:date="2019-01-22T12:51:00Z">
                <w:pPr>
                  <w:framePr w:hSpace="180" w:wrap="around" w:vAnchor="text" w:hAnchor="page" w:x="1557" w:y="185"/>
                </w:pPr>
              </w:pPrChange>
            </w:pPr>
            <w:del w:id="1529"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pPr>
              <w:spacing w:line="480" w:lineRule="auto"/>
              <w:jc w:val="both"/>
              <w:rPr>
                <w:del w:id="1530" w:author="Robbie Parks" w:date="2019-01-22T12:51:00Z"/>
                <w:sz w:val="18"/>
                <w:szCs w:val="18"/>
              </w:rPr>
              <w:pPrChange w:id="1531" w:author="Robbie Parks" w:date="2019-01-22T12:51:00Z">
                <w:pPr>
                  <w:framePr w:hSpace="180" w:wrap="around" w:vAnchor="text" w:hAnchor="page" w:x="1557" w:y="185"/>
                </w:pPr>
              </w:pPrChange>
            </w:pPr>
            <w:del w:id="1532"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pPr>
              <w:spacing w:line="480" w:lineRule="auto"/>
              <w:jc w:val="both"/>
              <w:rPr>
                <w:del w:id="1533" w:author="Robbie Parks" w:date="2019-01-22T12:51:00Z"/>
                <w:sz w:val="18"/>
                <w:szCs w:val="18"/>
              </w:rPr>
              <w:pPrChange w:id="1534" w:author="Robbie Parks" w:date="2019-01-22T12:51:00Z">
                <w:pPr>
                  <w:framePr w:hSpace="180" w:wrap="around" w:vAnchor="text" w:hAnchor="page" w:x="1557" w:y="185"/>
                </w:pPr>
              </w:pPrChange>
            </w:pPr>
            <w:del w:id="153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pPr>
              <w:spacing w:line="480" w:lineRule="auto"/>
              <w:jc w:val="both"/>
              <w:rPr>
                <w:del w:id="1536" w:author="Robbie Parks" w:date="2019-01-22T12:51:00Z"/>
                <w:sz w:val="18"/>
                <w:szCs w:val="18"/>
              </w:rPr>
              <w:pPrChange w:id="1537" w:author="Robbie Parks" w:date="2019-01-22T12:51:00Z">
                <w:pPr>
                  <w:framePr w:hSpace="180" w:wrap="around" w:vAnchor="text" w:hAnchor="page" w:x="1557" w:y="185"/>
                </w:pPr>
              </w:pPrChange>
            </w:pPr>
            <w:del w:id="1538"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pPr>
              <w:spacing w:line="480" w:lineRule="auto"/>
              <w:jc w:val="both"/>
              <w:rPr>
                <w:del w:id="1539" w:author="Robbie Parks" w:date="2019-01-22T12:51:00Z"/>
                <w:sz w:val="18"/>
                <w:szCs w:val="18"/>
              </w:rPr>
              <w:pPrChange w:id="1540" w:author="Robbie Parks" w:date="2019-01-22T12:51:00Z">
                <w:pPr>
                  <w:framePr w:hSpace="180" w:wrap="around" w:vAnchor="text" w:hAnchor="page" w:x="1557" w:y="185"/>
                </w:pPr>
              </w:pPrChange>
            </w:pPr>
            <w:del w:id="1541"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542"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pPr>
              <w:spacing w:line="480" w:lineRule="auto"/>
              <w:jc w:val="both"/>
              <w:rPr>
                <w:del w:id="1543" w:author="Robbie Parks" w:date="2019-01-22T12:51:00Z"/>
                <w:sz w:val="18"/>
                <w:szCs w:val="18"/>
              </w:rPr>
              <w:pPrChange w:id="1544" w:author="Robbie Parks" w:date="2019-01-22T12:51:00Z">
                <w:pPr>
                  <w:framePr w:hSpace="180" w:wrap="around" w:vAnchor="text" w:hAnchor="page" w:x="1557" w:y="185"/>
                </w:pPr>
              </w:pPrChange>
            </w:pPr>
            <w:del w:id="1545"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pPr>
              <w:spacing w:line="480" w:lineRule="auto"/>
              <w:jc w:val="both"/>
              <w:rPr>
                <w:del w:id="1546" w:author="Robbie Parks" w:date="2019-01-22T12:51:00Z"/>
                <w:sz w:val="18"/>
                <w:szCs w:val="18"/>
              </w:rPr>
              <w:pPrChange w:id="1547" w:author="Robbie Parks" w:date="2019-01-22T12:51:00Z">
                <w:pPr>
                  <w:framePr w:hSpace="180" w:wrap="around" w:vAnchor="text" w:hAnchor="page" w:x="1557" w:y="185"/>
                </w:pPr>
              </w:pPrChange>
            </w:pPr>
            <w:del w:id="1548"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pPr>
              <w:spacing w:line="480" w:lineRule="auto"/>
              <w:jc w:val="both"/>
              <w:rPr>
                <w:del w:id="1549" w:author="Robbie Parks" w:date="2019-01-22T12:51:00Z"/>
                <w:sz w:val="18"/>
                <w:szCs w:val="18"/>
              </w:rPr>
              <w:pPrChange w:id="1550" w:author="Robbie Parks" w:date="2019-01-22T12:51:00Z">
                <w:pPr>
                  <w:framePr w:hSpace="180" w:wrap="around" w:vAnchor="text" w:hAnchor="page" w:x="1557" w:y="185"/>
                </w:pPr>
              </w:pPrChange>
            </w:pPr>
            <w:del w:id="1551"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pPr>
              <w:spacing w:line="480" w:lineRule="auto"/>
              <w:jc w:val="both"/>
              <w:rPr>
                <w:del w:id="1552" w:author="Robbie Parks" w:date="2019-01-22T12:51:00Z"/>
                <w:sz w:val="18"/>
                <w:szCs w:val="18"/>
              </w:rPr>
              <w:pPrChange w:id="1553" w:author="Robbie Parks" w:date="2019-01-22T12:51:00Z">
                <w:pPr>
                  <w:framePr w:hSpace="180" w:wrap="around" w:vAnchor="text" w:hAnchor="page" w:x="1557" w:y="185"/>
                </w:pPr>
              </w:pPrChange>
            </w:pPr>
            <w:del w:id="1554"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pPr>
              <w:spacing w:line="480" w:lineRule="auto"/>
              <w:jc w:val="both"/>
              <w:rPr>
                <w:del w:id="1555" w:author="Robbie Parks" w:date="2019-01-22T12:51:00Z"/>
                <w:sz w:val="18"/>
                <w:szCs w:val="18"/>
              </w:rPr>
              <w:pPrChange w:id="1556" w:author="Robbie Parks" w:date="2019-01-22T12:51:00Z">
                <w:pPr>
                  <w:framePr w:hSpace="180" w:wrap="around" w:vAnchor="text" w:hAnchor="page" w:x="1557" w:y="185"/>
                </w:pPr>
              </w:pPrChange>
            </w:pPr>
            <w:del w:id="1557"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pPr>
              <w:spacing w:line="480" w:lineRule="auto"/>
              <w:jc w:val="both"/>
              <w:rPr>
                <w:del w:id="1558" w:author="Robbie Parks" w:date="2019-01-22T12:51:00Z"/>
                <w:sz w:val="18"/>
                <w:szCs w:val="18"/>
              </w:rPr>
              <w:pPrChange w:id="1559" w:author="Robbie Parks" w:date="2019-01-22T12:51:00Z">
                <w:pPr>
                  <w:framePr w:hSpace="180" w:wrap="around" w:vAnchor="text" w:hAnchor="page" w:x="1557" w:y="185"/>
                </w:pPr>
              </w:pPrChange>
            </w:pPr>
            <w:del w:id="1560"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pPr>
              <w:spacing w:line="480" w:lineRule="auto"/>
              <w:jc w:val="both"/>
              <w:rPr>
                <w:del w:id="1561" w:author="Robbie Parks" w:date="2019-01-22T12:51:00Z"/>
                <w:sz w:val="18"/>
                <w:szCs w:val="18"/>
              </w:rPr>
              <w:pPrChange w:id="1562" w:author="Robbie Parks" w:date="2019-01-22T12:51:00Z">
                <w:pPr>
                  <w:framePr w:hSpace="180" w:wrap="around" w:vAnchor="text" w:hAnchor="page" w:x="1557" w:y="185"/>
                </w:pPr>
              </w:pPrChange>
            </w:pPr>
            <w:del w:id="1563"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pPr>
              <w:spacing w:line="480" w:lineRule="auto"/>
              <w:jc w:val="both"/>
              <w:rPr>
                <w:del w:id="1564" w:author="Robbie Parks" w:date="2019-01-22T12:51:00Z"/>
                <w:sz w:val="18"/>
                <w:szCs w:val="18"/>
              </w:rPr>
              <w:pPrChange w:id="1565" w:author="Robbie Parks" w:date="2019-01-22T12:51:00Z">
                <w:pPr>
                  <w:framePr w:hSpace="180" w:wrap="around" w:vAnchor="text" w:hAnchor="page" w:x="1557" w:y="185"/>
                </w:pPr>
              </w:pPrChange>
            </w:pPr>
            <w:del w:id="1566"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pPr>
              <w:spacing w:line="480" w:lineRule="auto"/>
              <w:jc w:val="both"/>
              <w:rPr>
                <w:del w:id="1567" w:author="Robbie Parks" w:date="2019-01-22T12:51:00Z"/>
                <w:sz w:val="18"/>
                <w:szCs w:val="18"/>
              </w:rPr>
              <w:pPrChange w:id="1568" w:author="Robbie Parks" w:date="2019-01-22T12:51:00Z">
                <w:pPr>
                  <w:framePr w:hSpace="180" w:wrap="around" w:vAnchor="text" w:hAnchor="page" w:x="1557" w:y="185"/>
                </w:pPr>
              </w:pPrChange>
            </w:pPr>
            <w:del w:id="1569"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pPr>
              <w:spacing w:line="480" w:lineRule="auto"/>
              <w:jc w:val="both"/>
              <w:rPr>
                <w:del w:id="1570" w:author="Robbie Parks" w:date="2019-01-22T12:51:00Z"/>
                <w:sz w:val="18"/>
                <w:szCs w:val="18"/>
              </w:rPr>
              <w:pPrChange w:id="1571" w:author="Robbie Parks" w:date="2019-01-22T12:51:00Z">
                <w:pPr>
                  <w:framePr w:hSpace="180" w:wrap="around" w:vAnchor="text" w:hAnchor="page" w:x="1557" w:y="185"/>
                </w:pPr>
              </w:pPrChange>
            </w:pPr>
            <w:del w:id="1572"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pPr>
              <w:spacing w:line="480" w:lineRule="auto"/>
              <w:jc w:val="both"/>
              <w:rPr>
                <w:del w:id="1573" w:author="Robbie Parks" w:date="2019-01-22T12:51:00Z"/>
                <w:sz w:val="18"/>
                <w:szCs w:val="18"/>
              </w:rPr>
              <w:pPrChange w:id="1574" w:author="Robbie Parks" w:date="2019-01-22T12:51:00Z">
                <w:pPr>
                  <w:framePr w:hSpace="180" w:wrap="around" w:vAnchor="text" w:hAnchor="page" w:x="1557" w:y="185"/>
                </w:pPr>
              </w:pPrChange>
            </w:pPr>
            <w:del w:id="157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pPr>
              <w:spacing w:line="480" w:lineRule="auto"/>
              <w:jc w:val="both"/>
              <w:rPr>
                <w:del w:id="1576" w:author="Robbie Parks" w:date="2019-01-22T12:51:00Z"/>
                <w:sz w:val="18"/>
                <w:szCs w:val="18"/>
              </w:rPr>
              <w:pPrChange w:id="1577" w:author="Robbie Parks" w:date="2019-01-22T12:51:00Z">
                <w:pPr>
                  <w:framePr w:hSpace="180" w:wrap="around" w:vAnchor="text" w:hAnchor="page" w:x="1557" w:y="185"/>
                </w:pPr>
              </w:pPrChange>
            </w:pPr>
            <w:del w:id="1578"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pPr>
              <w:spacing w:line="480" w:lineRule="auto"/>
              <w:jc w:val="both"/>
              <w:rPr>
                <w:del w:id="1579" w:author="Robbie Parks" w:date="2019-01-22T12:51:00Z"/>
                <w:sz w:val="18"/>
                <w:szCs w:val="18"/>
              </w:rPr>
              <w:pPrChange w:id="1580" w:author="Robbie Parks" w:date="2019-01-22T12:51:00Z">
                <w:pPr>
                  <w:framePr w:hSpace="180" w:wrap="around" w:vAnchor="text" w:hAnchor="page" w:x="1557" w:y="185"/>
                </w:pPr>
              </w:pPrChange>
            </w:pPr>
            <w:del w:id="1581"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582" w:author="Robbie Parks" w:date="2019-01-22T12:51:00Z"/>
        </w:trPr>
        <w:tc>
          <w:tcPr>
            <w:tcW w:w="1128" w:type="dxa"/>
            <w:vMerge/>
            <w:vAlign w:val="center"/>
            <w:hideMark/>
          </w:tcPr>
          <w:p w14:paraId="736E55B1" w14:textId="6AA41EF0" w:rsidR="004F7F15" w:rsidRPr="00675437" w:rsidDel="007133B2" w:rsidRDefault="004F7F15">
            <w:pPr>
              <w:spacing w:line="480" w:lineRule="auto"/>
              <w:jc w:val="both"/>
              <w:rPr>
                <w:del w:id="1583" w:author="Robbie Parks" w:date="2019-01-22T12:51:00Z"/>
                <w:sz w:val="18"/>
                <w:szCs w:val="18"/>
              </w:rPr>
              <w:pPrChange w:id="1584"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pPr>
              <w:spacing w:line="480" w:lineRule="auto"/>
              <w:jc w:val="both"/>
              <w:rPr>
                <w:del w:id="1585" w:author="Robbie Parks" w:date="2019-01-22T12:51:00Z"/>
                <w:sz w:val="18"/>
                <w:szCs w:val="18"/>
              </w:rPr>
              <w:pPrChange w:id="1586" w:author="Robbie Parks" w:date="2019-01-22T12:51:00Z">
                <w:pPr>
                  <w:framePr w:hSpace="180" w:wrap="around" w:vAnchor="text" w:hAnchor="page" w:x="1557" w:y="185"/>
                </w:pPr>
              </w:pPrChange>
            </w:pPr>
            <w:del w:id="1587"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pPr>
              <w:spacing w:line="480" w:lineRule="auto"/>
              <w:jc w:val="both"/>
              <w:rPr>
                <w:del w:id="1588" w:author="Robbie Parks" w:date="2019-01-22T12:51:00Z"/>
                <w:sz w:val="18"/>
                <w:szCs w:val="18"/>
              </w:rPr>
              <w:pPrChange w:id="1589" w:author="Robbie Parks" w:date="2019-01-22T12:51:00Z">
                <w:pPr>
                  <w:framePr w:hSpace="180" w:wrap="around" w:vAnchor="text" w:hAnchor="page" w:x="1557" w:y="185"/>
                </w:pPr>
              </w:pPrChange>
            </w:pPr>
            <w:del w:id="1590"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pPr>
              <w:spacing w:line="480" w:lineRule="auto"/>
              <w:jc w:val="both"/>
              <w:rPr>
                <w:del w:id="1591" w:author="Robbie Parks" w:date="2019-01-22T12:51:00Z"/>
                <w:sz w:val="18"/>
                <w:szCs w:val="18"/>
              </w:rPr>
              <w:pPrChange w:id="1592" w:author="Robbie Parks" w:date="2019-01-22T12:51:00Z">
                <w:pPr>
                  <w:framePr w:hSpace="180" w:wrap="around" w:vAnchor="text" w:hAnchor="page" w:x="1557" w:y="185"/>
                </w:pPr>
              </w:pPrChange>
            </w:pPr>
            <w:del w:id="159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pPr>
              <w:spacing w:line="480" w:lineRule="auto"/>
              <w:jc w:val="both"/>
              <w:rPr>
                <w:del w:id="1594" w:author="Robbie Parks" w:date="2019-01-22T12:51:00Z"/>
                <w:sz w:val="18"/>
                <w:szCs w:val="18"/>
              </w:rPr>
              <w:pPrChange w:id="1595" w:author="Robbie Parks" w:date="2019-01-22T12:51:00Z">
                <w:pPr>
                  <w:framePr w:hSpace="180" w:wrap="around" w:vAnchor="text" w:hAnchor="page" w:x="1557" w:y="185"/>
                </w:pPr>
              </w:pPrChange>
            </w:pPr>
            <w:del w:id="1596"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pPr>
              <w:spacing w:line="480" w:lineRule="auto"/>
              <w:jc w:val="both"/>
              <w:rPr>
                <w:del w:id="1597" w:author="Robbie Parks" w:date="2019-01-22T12:51:00Z"/>
                <w:sz w:val="18"/>
                <w:szCs w:val="18"/>
              </w:rPr>
              <w:pPrChange w:id="1598" w:author="Robbie Parks" w:date="2019-01-22T12:51:00Z">
                <w:pPr>
                  <w:framePr w:hSpace="180" w:wrap="around" w:vAnchor="text" w:hAnchor="page" w:x="1557" w:y="185"/>
                </w:pPr>
              </w:pPrChange>
            </w:pPr>
            <w:del w:id="159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pPr>
              <w:spacing w:line="480" w:lineRule="auto"/>
              <w:jc w:val="both"/>
              <w:rPr>
                <w:del w:id="1600" w:author="Robbie Parks" w:date="2019-01-22T12:51:00Z"/>
                <w:sz w:val="18"/>
                <w:szCs w:val="18"/>
              </w:rPr>
              <w:pPrChange w:id="1601" w:author="Robbie Parks" w:date="2019-01-22T12:51:00Z">
                <w:pPr>
                  <w:framePr w:hSpace="180" w:wrap="around" w:vAnchor="text" w:hAnchor="page" w:x="1557" w:y="185"/>
                </w:pPr>
              </w:pPrChange>
            </w:pPr>
            <w:del w:id="1602"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pPr>
              <w:spacing w:line="480" w:lineRule="auto"/>
              <w:jc w:val="both"/>
              <w:rPr>
                <w:del w:id="1603" w:author="Robbie Parks" w:date="2019-01-22T12:51:00Z"/>
                <w:sz w:val="18"/>
                <w:szCs w:val="18"/>
              </w:rPr>
              <w:pPrChange w:id="1604" w:author="Robbie Parks" w:date="2019-01-22T12:51:00Z">
                <w:pPr>
                  <w:framePr w:hSpace="180" w:wrap="around" w:vAnchor="text" w:hAnchor="page" w:x="1557" w:y="185"/>
                </w:pPr>
              </w:pPrChange>
            </w:pPr>
            <w:del w:id="160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pPr>
              <w:spacing w:line="480" w:lineRule="auto"/>
              <w:jc w:val="both"/>
              <w:rPr>
                <w:del w:id="1606" w:author="Robbie Parks" w:date="2019-01-22T12:51:00Z"/>
                <w:sz w:val="18"/>
                <w:szCs w:val="18"/>
              </w:rPr>
              <w:pPrChange w:id="1607" w:author="Robbie Parks" w:date="2019-01-22T12:51:00Z">
                <w:pPr>
                  <w:framePr w:hSpace="180" w:wrap="around" w:vAnchor="text" w:hAnchor="page" w:x="1557" w:y="185"/>
                </w:pPr>
              </w:pPrChange>
            </w:pPr>
            <w:del w:id="1608"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pPr>
              <w:spacing w:line="480" w:lineRule="auto"/>
              <w:jc w:val="both"/>
              <w:rPr>
                <w:del w:id="1609" w:author="Robbie Parks" w:date="2019-01-22T12:51:00Z"/>
                <w:sz w:val="18"/>
                <w:szCs w:val="18"/>
              </w:rPr>
              <w:pPrChange w:id="1610" w:author="Robbie Parks" w:date="2019-01-22T12:51:00Z">
                <w:pPr>
                  <w:framePr w:hSpace="180" w:wrap="around" w:vAnchor="text" w:hAnchor="page" w:x="1557" w:y="185"/>
                </w:pPr>
              </w:pPrChange>
            </w:pPr>
            <w:del w:id="161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pPr>
              <w:spacing w:line="480" w:lineRule="auto"/>
              <w:jc w:val="both"/>
              <w:rPr>
                <w:del w:id="1612" w:author="Robbie Parks" w:date="2019-01-22T12:51:00Z"/>
                <w:sz w:val="18"/>
                <w:szCs w:val="18"/>
              </w:rPr>
              <w:pPrChange w:id="1613" w:author="Robbie Parks" w:date="2019-01-22T12:51:00Z">
                <w:pPr>
                  <w:framePr w:hSpace="180" w:wrap="around" w:vAnchor="text" w:hAnchor="page" w:x="1557" w:y="185"/>
                </w:pPr>
              </w:pPrChange>
            </w:pPr>
            <w:del w:id="161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pPr>
              <w:spacing w:line="480" w:lineRule="auto"/>
              <w:jc w:val="both"/>
              <w:rPr>
                <w:del w:id="1615" w:author="Robbie Parks" w:date="2019-01-22T12:51:00Z"/>
                <w:sz w:val="18"/>
                <w:szCs w:val="18"/>
              </w:rPr>
              <w:pPrChange w:id="1616" w:author="Robbie Parks" w:date="2019-01-22T12:51:00Z">
                <w:pPr>
                  <w:framePr w:hSpace="180" w:wrap="around" w:vAnchor="text" w:hAnchor="page" w:x="1557" w:y="185"/>
                </w:pPr>
              </w:pPrChange>
            </w:pPr>
            <w:del w:id="161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pPr>
              <w:spacing w:line="480" w:lineRule="auto"/>
              <w:jc w:val="both"/>
              <w:rPr>
                <w:del w:id="1618" w:author="Robbie Parks" w:date="2019-01-22T12:51:00Z"/>
                <w:sz w:val="18"/>
                <w:szCs w:val="18"/>
              </w:rPr>
              <w:pPrChange w:id="1619" w:author="Robbie Parks" w:date="2019-01-22T12:51:00Z">
                <w:pPr>
                  <w:framePr w:hSpace="180" w:wrap="around" w:vAnchor="text" w:hAnchor="page" w:x="1557" w:y="185"/>
                </w:pPr>
              </w:pPrChange>
            </w:pPr>
            <w:del w:id="1620"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621"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pPr>
              <w:spacing w:line="480" w:lineRule="auto"/>
              <w:jc w:val="both"/>
              <w:rPr>
                <w:del w:id="1622" w:author="Robbie Parks" w:date="2019-01-22T12:51:00Z"/>
                <w:sz w:val="18"/>
                <w:szCs w:val="18"/>
              </w:rPr>
              <w:pPrChange w:id="1623" w:author="Robbie Parks" w:date="2019-01-22T12:51:00Z">
                <w:pPr>
                  <w:framePr w:hSpace="180" w:wrap="around" w:vAnchor="text" w:hAnchor="page" w:x="1557" w:y="185"/>
                </w:pPr>
              </w:pPrChange>
            </w:pPr>
            <w:del w:id="1624"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pPr>
              <w:spacing w:line="480" w:lineRule="auto"/>
              <w:jc w:val="both"/>
              <w:rPr>
                <w:del w:id="1625" w:author="Robbie Parks" w:date="2019-01-22T12:51:00Z"/>
                <w:sz w:val="18"/>
                <w:szCs w:val="18"/>
              </w:rPr>
              <w:pPrChange w:id="1626" w:author="Robbie Parks" w:date="2019-01-22T12:51:00Z">
                <w:pPr>
                  <w:framePr w:hSpace="180" w:wrap="around" w:vAnchor="text" w:hAnchor="page" w:x="1557" w:y="185"/>
                </w:pPr>
              </w:pPrChange>
            </w:pPr>
            <w:del w:id="1627"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pPr>
              <w:spacing w:line="480" w:lineRule="auto"/>
              <w:jc w:val="both"/>
              <w:rPr>
                <w:del w:id="1628" w:author="Robbie Parks" w:date="2019-01-22T12:51:00Z"/>
                <w:sz w:val="18"/>
                <w:szCs w:val="18"/>
              </w:rPr>
              <w:pPrChange w:id="1629" w:author="Robbie Parks" w:date="2019-01-22T12:51:00Z">
                <w:pPr>
                  <w:framePr w:hSpace="180" w:wrap="around" w:vAnchor="text" w:hAnchor="page" w:x="1557" w:y="185"/>
                </w:pPr>
              </w:pPrChange>
            </w:pPr>
            <w:del w:id="1630"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pPr>
              <w:spacing w:line="480" w:lineRule="auto"/>
              <w:jc w:val="both"/>
              <w:rPr>
                <w:del w:id="1631" w:author="Robbie Parks" w:date="2019-01-22T12:51:00Z"/>
                <w:sz w:val="18"/>
                <w:szCs w:val="18"/>
              </w:rPr>
              <w:pPrChange w:id="1632" w:author="Robbie Parks" w:date="2019-01-22T12:51:00Z">
                <w:pPr>
                  <w:framePr w:hSpace="180" w:wrap="around" w:vAnchor="text" w:hAnchor="page" w:x="1557" w:y="185"/>
                </w:pPr>
              </w:pPrChange>
            </w:pPr>
            <w:del w:id="163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pPr>
              <w:spacing w:line="480" w:lineRule="auto"/>
              <w:jc w:val="both"/>
              <w:rPr>
                <w:del w:id="1634" w:author="Robbie Parks" w:date="2019-01-22T12:51:00Z"/>
                <w:sz w:val="18"/>
                <w:szCs w:val="18"/>
              </w:rPr>
              <w:pPrChange w:id="1635" w:author="Robbie Parks" w:date="2019-01-22T12:51:00Z">
                <w:pPr>
                  <w:framePr w:hSpace="180" w:wrap="around" w:vAnchor="text" w:hAnchor="page" w:x="1557" w:y="185"/>
                </w:pPr>
              </w:pPrChange>
            </w:pPr>
            <w:del w:id="1636"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pPr>
              <w:spacing w:line="480" w:lineRule="auto"/>
              <w:jc w:val="both"/>
              <w:rPr>
                <w:del w:id="1637" w:author="Robbie Parks" w:date="2019-01-22T12:51:00Z"/>
                <w:sz w:val="18"/>
                <w:szCs w:val="18"/>
              </w:rPr>
              <w:pPrChange w:id="1638" w:author="Robbie Parks" w:date="2019-01-22T12:51:00Z">
                <w:pPr>
                  <w:framePr w:hSpace="180" w:wrap="around" w:vAnchor="text" w:hAnchor="page" w:x="1557" w:y="185"/>
                </w:pPr>
              </w:pPrChange>
            </w:pPr>
            <w:del w:id="1639"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pPr>
              <w:spacing w:line="480" w:lineRule="auto"/>
              <w:jc w:val="both"/>
              <w:rPr>
                <w:del w:id="1640" w:author="Robbie Parks" w:date="2019-01-22T12:51:00Z"/>
                <w:sz w:val="18"/>
                <w:szCs w:val="18"/>
              </w:rPr>
              <w:pPrChange w:id="1641" w:author="Robbie Parks" w:date="2019-01-22T12:51:00Z">
                <w:pPr>
                  <w:framePr w:hSpace="180" w:wrap="around" w:vAnchor="text" w:hAnchor="page" w:x="1557" w:y="185"/>
                </w:pPr>
              </w:pPrChange>
            </w:pPr>
            <w:del w:id="1642"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pPr>
              <w:spacing w:line="480" w:lineRule="auto"/>
              <w:jc w:val="both"/>
              <w:rPr>
                <w:del w:id="1643" w:author="Robbie Parks" w:date="2019-01-22T12:51:00Z"/>
                <w:sz w:val="18"/>
                <w:szCs w:val="18"/>
              </w:rPr>
              <w:pPrChange w:id="1644" w:author="Robbie Parks" w:date="2019-01-22T12:51:00Z">
                <w:pPr>
                  <w:framePr w:hSpace="180" w:wrap="around" w:vAnchor="text" w:hAnchor="page" w:x="1557" w:y="185"/>
                </w:pPr>
              </w:pPrChange>
            </w:pPr>
            <w:del w:id="1645"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pPr>
              <w:spacing w:line="480" w:lineRule="auto"/>
              <w:jc w:val="both"/>
              <w:rPr>
                <w:del w:id="1646" w:author="Robbie Parks" w:date="2019-01-22T12:51:00Z"/>
                <w:sz w:val="18"/>
                <w:szCs w:val="18"/>
              </w:rPr>
              <w:pPrChange w:id="1647" w:author="Robbie Parks" w:date="2019-01-22T12:51:00Z">
                <w:pPr>
                  <w:framePr w:hSpace="180" w:wrap="around" w:vAnchor="text" w:hAnchor="page" w:x="1557" w:y="185"/>
                </w:pPr>
              </w:pPrChange>
            </w:pPr>
            <w:del w:id="1648"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pPr>
              <w:spacing w:line="480" w:lineRule="auto"/>
              <w:jc w:val="both"/>
              <w:rPr>
                <w:del w:id="1649" w:author="Robbie Parks" w:date="2019-01-22T12:51:00Z"/>
                <w:sz w:val="18"/>
                <w:szCs w:val="18"/>
              </w:rPr>
              <w:pPrChange w:id="1650" w:author="Robbie Parks" w:date="2019-01-22T12:51:00Z">
                <w:pPr>
                  <w:framePr w:hSpace="180" w:wrap="around" w:vAnchor="text" w:hAnchor="page" w:x="1557" w:y="185"/>
                </w:pPr>
              </w:pPrChange>
            </w:pPr>
            <w:del w:id="1651"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pPr>
              <w:spacing w:line="480" w:lineRule="auto"/>
              <w:jc w:val="both"/>
              <w:rPr>
                <w:del w:id="1652" w:author="Robbie Parks" w:date="2019-01-22T12:51:00Z"/>
                <w:sz w:val="18"/>
                <w:szCs w:val="18"/>
              </w:rPr>
              <w:pPrChange w:id="1653" w:author="Robbie Parks" w:date="2019-01-22T12:51:00Z">
                <w:pPr>
                  <w:framePr w:hSpace="180" w:wrap="around" w:vAnchor="text" w:hAnchor="page" w:x="1557" w:y="185"/>
                </w:pPr>
              </w:pPrChange>
            </w:pPr>
            <w:del w:id="1654"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pPr>
              <w:spacing w:line="480" w:lineRule="auto"/>
              <w:jc w:val="both"/>
              <w:rPr>
                <w:del w:id="1655" w:author="Robbie Parks" w:date="2019-01-22T12:51:00Z"/>
                <w:sz w:val="18"/>
                <w:szCs w:val="18"/>
              </w:rPr>
              <w:pPrChange w:id="1656" w:author="Robbie Parks" w:date="2019-01-22T12:51:00Z">
                <w:pPr>
                  <w:framePr w:hSpace="180" w:wrap="around" w:vAnchor="text" w:hAnchor="page" w:x="1557" w:y="185"/>
                </w:pPr>
              </w:pPrChange>
            </w:pPr>
            <w:del w:id="1657"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pPr>
              <w:spacing w:line="480" w:lineRule="auto"/>
              <w:jc w:val="both"/>
              <w:rPr>
                <w:del w:id="1658" w:author="Robbie Parks" w:date="2019-01-22T12:51:00Z"/>
                <w:sz w:val="18"/>
                <w:szCs w:val="18"/>
              </w:rPr>
              <w:pPrChange w:id="1659" w:author="Robbie Parks" w:date="2019-01-22T12:51:00Z">
                <w:pPr>
                  <w:framePr w:hSpace="180" w:wrap="around" w:vAnchor="text" w:hAnchor="page" w:x="1557" w:y="185"/>
                </w:pPr>
              </w:pPrChange>
            </w:pPr>
            <w:del w:id="1660"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661" w:author="Robbie Parks" w:date="2019-01-22T12:51:00Z"/>
        </w:trPr>
        <w:tc>
          <w:tcPr>
            <w:tcW w:w="1128" w:type="dxa"/>
            <w:vMerge/>
            <w:vAlign w:val="center"/>
            <w:hideMark/>
          </w:tcPr>
          <w:p w14:paraId="48D8241E" w14:textId="52330736" w:rsidR="004F7F15" w:rsidRPr="00675437" w:rsidDel="007133B2" w:rsidRDefault="004F7F15">
            <w:pPr>
              <w:spacing w:line="480" w:lineRule="auto"/>
              <w:jc w:val="both"/>
              <w:rPr>
                <w:del w:id="1662" w:author="Robbie Parks" w:date="2019-01-22T12:51:00Z"/>
                <w:sz w:val="18"/>
                <w:szCs w:val="18"/>
              </w:rPr>
              <w:pPrChange w:id="1663"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pPr>
              <w:spacing w:line="480" w:lineRule="auto"/>
              <w:jc w:val="both"/>
              <w:rPr>
                <w:del w:id="1664" w:author="Robbie Parks" w:date="2019-01-22T12:51:00Z"/>
                <w:sz w:val="18"/>
                <w:szCs w:val="18"/>
              </w:rPr>
              <w:pPrChange w:id="1665" w:author="Robbie Parks" w:date="2019-01-22T12:51:00Z">
                <w:pPr>
                  <w:framePr w:hSpace="180" w:wrap="around" w:vAnchor="text" w:hAnchor="page" w:x="1557" w:y="185"/>
                </w:pPr>
              </w:pPrChange>
            </w:pPr>
            <w:del w:id="1666"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pPr>
              <w:spacing w:line="480" w:lineRule="auto"/>
              <w:jc w:val="both"/>
              <w:rPr>
                <w:del w:id="1667" w:author="Robbie Parks" w:date="2019-01-22T12:51:00Z"/>
                <w:sz w:val="18"/>
                <w:szCs w:val="18"/>
              </w:rPr>
              <w:pPrChange w:id="1668" w:author="Robbie Parks" w:date="2019-01-22T12:51:00Z">
                <w:pPr>
                  <w:framePr w:hSpace="180" w:wrap="around" w:vAnchor="text" w:hAnchor="page" w:x="1557" w:y="185"/>
                </w:pPr>
              </w:pPrChange>
            </w:pPr>
            <w:del w:id="166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pPr>
              <w:spacing w:line="480" w:lineRule="auto"/>
              <w:jc w:val="both"/>
              <w:rPr>
                <w:del w:id="1670" w:author="Robbie Parks" w:date="2019-01-22T12:51:00Z"/>
                <w:sz w:val="18"/>
                <w:szCs w:val="18"/>
              </w:rPr>
              <w:pPrChange w:id="1671" w:author="Robbie Parks" w:date="2019-01-22T12:51:00Z">
                <w:pPr>
                  <w:framePr w:hSpace="180" w:wrap="around" w:vAnchor="text" w:hAnchor="page" w:x="1557" w:y="185"/>
                </w:pPr>
              </w:pPrChange>
            </w:pPr>
            <w:del w:id="1672"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pPr>
              <w:spacing w:line="480" w:lineRule="auto"/>
              <w:jc w:val="both"/>
              <w:rPr>
                <w:del w:id="1673" w:author="Robbie Parks" w:date="2019-01-22T12:51:00Z"/>
                <w:sz w:val="18"/>
                <w:szCs w:val="18"/>
              </w:rPr>
              <w:pPrChange w:id="1674" w:author="Robbie Parks" w:date="2019-01-22T12:51:00Z">
                <w:pPr>
                  <w:framePr w:hSpace="180" w:wrap="around" w:vAnchor="text" w:hAnchor="page" w:x="1557" w:y="185"/>
                </w:pPr>
              </w:pPrChange>
            </w:pPr>
            <w:del w:id="1675"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pPr>
              <w:spacing w:line="480" w:lineRule="auto"/>
              <w:jc w:val="both"/>
              <w:rPr>
                <w:del w:id="1676" w:author="Robbie Parks" w:date="2019-01-22T12:51:00Z"/>
                <w:sz w:val="18"/>
                <w:szCs w:val="18"/>
              </w:rPr>
              <w:pPrChange w:id="1677" w:author="Robbie Parks" w:date="2019-01-22T12:51:00Z">
                <w:pPr>
                  <w:framePr w:hSpace="180" w:wrap="around" w:vAnchor="text" w:hAnchor="page" w:x="1557" w:y="185"/>
                </w:pPr>
              </w:pPrChange>
            </w:pPr>
            <w:del w:id="1678"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pPr>
              <w:spacing w:line="480" w:lineRule="auto"/>
              <w:jc w:val="both"/>
              <w:rPr>
                <w:del w:id="1679" w:author="Robbie Parks" w:date="2019-01-22T12:51:00Z"/>
                <w:sz w:val="18"/>
                <w:szCs w:val="18"/>
              </w:rPr>
              <w:pPrChange w:id="1680" w:author="Robbie Parks" w:date="2019-01-22T12:51:00Z">
                <w:pPr>
                  <w:framePr w:hSpace="180" w:wrap="around" w:vAnchor="text" w:hAnchor="page" w:x="1557" w:y="185"/>
                </w:pPr>
              </w:pPrChange>
            </w:pPr>
            <w:del w:id="1681"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pPr>
              <w:spacing w:line="480" w:lineRule="auto"/>
              <w:jc w:val="both"/>
              <w:rPr>
                <w:del w:id="1682" w:author="Robbie Parks" w:date="2019-01-22T12:51:00Z"/>
                <w:sz w:val="18"/>
                <w:szCs w:val="18"/>
              </w:rPr>
              <w:pPrChange w:id="1683" w:author="Robbie Parks" w:date="2019-01-22T12:51:00Z">
                <w:pPr>
                  <w:framePr w:hSpace="180" w:wrap="around" w:vAnchor="text" w:hAnchor="page" w:x="1557" w:y="185"/>
                </w:pPr>
              </w:pPrChange>
            </w:pPr>
            <w:del w:id="1684"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pPr>
              <w:spacing w:line="480" w:lineRule="auto"/>
              <w:jc w:val="both"/>
              <w:rPr>
                <w:del w:id="1685" w:author="Robbie Parks" w:date="2019-01-22T12:51:00Z"/>
                <w:sz w:val="18"/>
                <w:szCs w:val="18"/>
              </w:rPr>
              <w:pPrChange w:id="1686" w:author="Robbie Parks" w:date="2019-01-22T12:51:00Z">
                <w:pPr>
                  <w:framePr w:hSpace="180" w:wrap="around" w:vAnchor="text" w:hAnchor="page" w:x="1557" w:y="185"/>
                </w:pPr>
              </w:pPrChange>
            </w:pPr>
            <w:del w:id="1687"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pPr>
              <w:spacing w:line="480" w:lineRule="auto"/>
              <w:jc w:val="both"/>
              <w:rPr>
                <w:del w:id="1688" w:author="Robbie Parks" w:date="2019-01-22T12:51:00Z"/>
                <w:sz w:val="18"/>
                <w:szCs w:val="18"/>
              </w:rPr>
              <w:pPrChange w:id="1689" w:author="Robbie Parks" w:date="2019-01-22T12:51:00Z">
                <w:pPr>
                  <w:framePr w:hSpace="180" w:wrap="around" w:vAnchor="text" w:hAnchor="page" w:x="1557" w:y="185"/>
                </w:pPr>
              </w:pPrChange>
            </w:pPr>
            <w:del w:id="1690"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pPr>
              <w:spacing w:line="480" w:lineRule="auto"/>
              <w:jc w:val="both"/>
              <w:rPr>
                <w:del w:id="1691" w:author="Robbie Parks" w:date="2019-01-22T12:51:00Z"/>
                <w:sz w:val="18"/>
                <w:szCs w:val="18"/>
              </w:rPr>
              <w:pPrChange w:id="1692" w:author="Robbie Parks" w:date="2019-01-22T12:51:00Z">
                <w:pPr>
                  <w:framePr w:hSpace="180" w:wrap="around" w:vAnchor="text" w:hAnchor="page" w:x="1557" w:y="185"/>
                </w:pPr>
              </w:pPrChange>
            </w:pPr>
            <w:del w:id="1693"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pPr>
              <w:spacing w:line="480" w:lineRule="auto"/>
              <w:jc w:val="both"/>
              <w:rPr>
                <w:del w:id="1694" w:author="Robbie Parks" w:date="2019-01-22T12:51:00Z"/>
                <w:sz w:val="18"/>
                <w:szCs w:val="18"/>
              </w:rPr>
              <w:pPrChange w:id="1695" w:author="Robbie Parks" w:date="2019-01-22T12:51:00Z">
                <w:pPr>
                  <w:framePr w:hSpace="180" w:wrap="around" w:vAnchor="text" w:hAnchor="page" w:x="1557" w:y="185"/>
                </w:pPr>
              </w:pPrChange>
            </w:pPr>
            <w:del w:id="169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pPr>
              <w:spacing w:line="480" w:lineRule="auto"/>
              <w:jc w:val="both"/>
              <w:rPr>
                <w:del w:id="1697" w:author="Robbie Parks" w:date="2019-01-22T12:51:00Z"/>
                <w:sz w:val="18"/>
                <w:szCs w:val="18"/>
              </w:rPr>
              <w:pPrChange w:id="1698" w:author="Robbie Parks" w:date="2019-01-22T12:51:00Z">
                <w:pPr>
                  <w:framePr w:hSpace="180" w:wrap="around" w:vAnchor="text" w:hAnchor="page" w:x="1557" w:y="185"/>
                </w:pPr>
              </w:pPrChange>
            </w:pPr>
            <w:del w:id="1699"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pPr>
        <w:spacing w:line="480" w:lineRule="auto"/>
        <w:jc w:val="both"/>
        <w:rPr>
          <w:del w:id="1700"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701" w:author="Robbie Parks" w:date="2019-01-22T12:51:00Z">
            <w:sectPr w:rsidR="004F7F15" w:rsidRPr="00636C9B" w:rsidDel="007133B2" w:rsidSect="007133B2">
              <w:pgSz w:w="16840" w:h="11900" w:orient="landscape"/>
              <w:pgMar w:top="1440" w:right="1440" w:bottom="1440" w:left="1440" w:header="720" w:footer="720" w:gutter="0"/>
            </w:sectPr>
          </w:sectPrChange>
        </w:sectPr>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702"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31" w:author="Ezzati, Majid" w:date="2019-01-18T21:12:00Z" w:initials="EM">
    <w:p w14:paraId="455B3945" w14:textId="607394A8" w:rsidR="00C450F3" w:rsidRDefault="00C450F3">
      <w:pPr>
        <w:pStyle w:val="CommentText"/>
      </w:pPr>
      <w:r>
        <w:rPr>
          <w:rStyle w:val="CommentReference"/>
        </w:rPr>
        <w:annotationRef/>
      </w:r>
      <w:r>
        <w:t>Needed?</w:t>
      </w:r>
    </w:p>
  </w:comment>
  <w:comment w:id="121" w:author="Ezzati, Majid" w:date="2019-01-18T07:01:00Z" w:initials="EM">
    <w:p w14:paraId="4109DE48" w14:textId="2CCF1054" w:rsidR="00C450F3" w:rsidRDefault="00C450F3">
      <w:pPr>
        <w:pStyle w:val="CommentText"/>
      </w:pPr>
      <w:r>
        <w:rPr>
          <w:rStyle w:val="CommentReference"/>
        </w:rPr>
        <w:annotationRef/>
      </w:r>
      <w:r>
        <w:t>To discuss if the Burke paper gives a number for additional deaths. To look at their paper together</w:t>
      </w:r>
    </w:p>
  </w:comment>
  <w:comment w:id="122" w:author="Robbie Parks" w:date="2019-01-21T17:35:00Z" w:initials="RP">
    <w:p w14:paraId="5F42F17E" w14:textId="6CCD105D" w:rsidR="00C450F3" w:rsidRDefault="00C450F3">
      <w:pPr>
        <w:pStyle w:val="CommentText"/>
      </w:pPr>
      <w:r>
        <w:rPr>
          <w:rStyle w:val="CommentReference"/>
        </w:rPr>
        <w:annotationRef/>
      </w:r>
      <w:r>
        <w:t>It does integrated up to 2050 over time</w:t>
      </w:r>
    </w:p>
  </w:comment>
  <w:comment w:id="162" w:author="Ezzati, Majid" w:date="2019-01-18T21:14:00Z" w:initials="EM">
    <w:p w14:paraId="1F267F40" w14:textId="5CB91801" w:rsidR="00C450F3" w:rsidRDefault="00C450F3">
      <w:pPr>
        <w:pStyle w:val="CommentText"/>
      </w:pPr>
      <w:r>
        <w:rPr>
          <w:rStyle w:val="CommentReference"/>
        </w:rPr>
        <w:annotationRef/>
      </w:r>
      <w:r>
        <w:t>Vague and probably not something to highlight as such</w:t>
      </w:r>
    </w:p>
  </w:comment>
  <w:comment w:id="264" w:author="Ezzati, Majid" w:date="2019-01-18T21:57:00Z" w:initials="EM">
    <w:p w14:paraId="5F5A9955" w14:textId="51A03A3C" w:rsidR="00C450F3" w:rsidRDefault="00C450F3">
      <w:pPr>
        <w:pStyle w:val="CommentText"/>
      </w:pPr>
      <w:r>
        <w:rPr>
          <w:rStyle w:val="CommentReference"/>
        </w:rPr>
        <w:annotationRef/>
      </w:r>
      <w:r>
        <w:t>Do you really mean incidence; strange measure for suicide</w:t>
      </w:r>
    </w:p>
  </w:comment>
  <w:comment w:id="249" w:author="Ezzati, Majid" w:date="2019-01-18T21:24:00Z" w:initials="EM">
    <w:p w14:paraId="63F9EE54" w14:textId="42CF27C5" w:rsidR="00C450F3" w:rsidRDefault="00C450F3">
      <w:pPr>
        <w:pStyle w:val="CommentText"/>
      </w:pPr>
      <w:r>
        <w:rPr>
          <w:rStyle w:val="CommentReference"/>
        </w:rPr>
        <w:annotationRef/>
      </w:r>
      <w:r>
        <w:t>Is it increase or is it higher? Increase is temporal where as higher is spatial.</w:t>
      </w:r>
    </w:p>
  </w:comment>
  <w:comment w:id="250" w:author="Robbie Parks" w:date="2019-01-21T17:30:00Z" w:initials="RP">
    <w:p w14:paraId="03CD4339" w14:textId="154036BB" w:rsidR="00C450F3" w:rsidRPr="00186BE6" w:rsidRDefault="00C450F3"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440" w:author="Ezzati, Majid" w:date="2019-01-18T22:11:00Z" w:initials="EM">
    <w:p w14:paraId="29872E5C" w14:textId="0146FBA0" w:rsidR="00C450F3" w:rsidRDefault="00C450F3">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608" w:author="Ezzati, Majid" w:date="2019-01-18T21:51:00Z" w:initials="EM">
    <w:p w14:paraId="516AA1D9" w14:textId="30A430D9" w:rsidR="00C450F3" w:rsidRDefault="00C450F3">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609" w:author="Robbie Parks" w:date="2019-01-21T18:16:00Z" w:initials="RP">
    <w:p w14:paraId="3A443AE3" w14:textId="149B4E13" w:rsidR="00C450F3" w:rsidRDefault="00C450F3">
      <w:pPr>
        <w:pStyle w:val="CommentText"/>
      </w:pPr>
      <w:r>
        <w:rPr>
          <w:rStyle w:val="CommentReference"/>
        </w:rPr>
        <w:annotationRef/>
      </w:r>
      <w:r>
        <w:rPr>
          <w:rStyle w:val="CommentReference"/>
        </w:rPr>
        <w:t>I have done</w:t>
      </w:r>
    </w:p>
  </w:comment>
  <w:comment w:id="704" w:author="Ezzati, Majid" w:date="2019-01-19T20:58:00Z" w:initials="EM">
    <w:p w14:paraId="727918D8" w14:textId="6B6DB0E2" w:rsidR="00C450F3" w:rsidRDefault="00C450F3">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705" w:author="Robbie Parks" w:date="2019-01-21T19:29:00Z" w:initials="RP">
    <w:p w14:paraId="35AA764A" w14:textId="1886DB08" w:rsidR="00C450F3" w:rsidRDefault="00C450F3">
      <w:pPr>
        <w:pStyle w:val="CommentText"/>
      </w:pPr>
      <w:r>
        <w:rPr>
          <w:rStyle w:val="CommentReference"/>
        </w:rPr>
        <w:annotationRef/>
      </w:r>
      <w:r>
        <w:t>This is verbatim from the methods of the AP paper</w:t>
      </w:r>
      <w:r w:rsidR="0050273B">
        <w:t xml:space="preserve"> except I’ve now added ‘over time’ and ‘national’</w:t>
      </w:r>
      <w:r w:rsidR="002F6090">
        <w:t xml:space="preserve"> (after discussion with James).</w:t>
      </w:r>
    </w:p>
  </w:comment>
  <w:comment w:id="842" w:author="Robbie Parks" w:date="2019-01-24T16:41:00Z" w:initials="RP">
    <w:p w14:paraId="487E5543" w14:textId="1841BDB2" w:rsidR="00C96434" w:rsidRDefault="00C96434">
      <w:pPr>
        <w:pStyle w:val="CommentText"/>
      </w:pPr>
      <w:r>
        <w:rPr>
          <w:rStyle w:val="CommentReference"/>
        </w:rPr>
        <w:annotationRef/>
      </w:r>
      <w:r>
        <w:t>We are allowed 30 in the main set of references  for Letters (i.e., not including references in Methods). I left them in here in case you want to have your say on which ones to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29872E5C" w15:done="0"/>
  <w15:commentEx w15:paraId="516AA1D9" w15:done="0"/>
  <w15:commentEx w15:paraId="3A443AE3" w15:paraIdParent="516AA1D9" w15:done="0"/>
  <w15:commentEx w15:paraId="727918D8" w15:done="0"/>
  <w15:commentEx w15:paraId="35AA764A" w15:paraIdParent="727918D8" w15:done="0"/>
  <w15:commentEx w15:paraId="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29872E5C" w16cid:durableId="1FF021F9"/>
  <w16cid:commentId w16cid:paraId="516AA1D9" w16cid:durableId="1FF021FE"/>
  <w16cid:commentId w16cid:paraId="3A443AE3" w16cid:durableId="1FF08B11"/>
  <w16cid:commentId w16cid:paraId="727918D8" w16cid:durableId="1FF02202"/>
  <w16cid:commentId w16cid:paraId="35AA764A" w16cid:durableId="1FF09C25"/>
  <w16cid:commentId w16cid:paraId="487E5543" w16cid:durableId="1FF469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EBE6B8" w14:textId="77777777" w:rsidR="00561D12" w:rsidRDefault="00561D12">
      <w:r>
        <w:separator/>
      </w:r>
    </w:p>
  </w:endnote>
  <w:endnote w:type="continuationSeparator" w:id="0">
    <w:p w14:paraId="25037BD3" w14:textId="77777777" w:rsidR="00561D12" w:rsidRDefault="00561D12">
      <w:r>
        <w:continuationSeparator/>
      </w:r>
    </w:p>
  </w:endnote>
  <w:endnote w:type="continuationNotice" w:id="1">
    <w:p w14:paraId="79854B3F" w14:textId="77777777" w:rsidR="00561D12" w:rsidRDefault="00561D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C450F3" w:rsidRDefault="00C450F3"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6A170E16"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6A54">
      <w:rPr>
        <w:rStyle w:val="PageNumber"/>
        <w:noProof/>
      </w:rPr>
      <w:t>3</w:t>
    </w:r>
    <w:r>
      <w:rPr>
        <w:rStyle w:val="PageNumber"/>
      </w:rPr>
      <w:fldChar w:fldCharType="end"/>
    </w:r>
  </w:p>
  <w:p w14:paraId="3F8F309C" w14:textId="77777777" w:rsidR="00C450F3" w:rsidRDefault="00C450F3"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B0E7D3" w14:textId="77777777" w:rsidR="00561D12" w:rsidRDefault="00561D12">
      <w:r>
        <w:separator/>
      </w:r>
    </w:p>
  </w:footnote>
  <w:footnote w:type="continuationSeparator" w:id="0">
    <w:p w14:paraId="038FF30B" w14:textId="77777777" w:rsidR="00561D12" w:rsidRDefault="00561D12">
      <w:r>
        <w:continuationSeparator/>
      </w:r>
    </w:p>
  </w:footnote>
  <w:footnote w:type="continuationNotice" w:id="1">
    <w:p w14:paraId="6D5A51C2" w14:textId="77777777" w:rsidR="00561D12" w:rsidRDefault="00561D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rson w15:author="Microsoft Office User">
    <w15:presenceInfo w15:providerId="None" w15:userId="Microsoft Office User"/>
  </w15:person>
  <w15:person w15:author="Roscoe, Charlotte J">
    <w15:presenceInfo w15:providerId="AD" w15:userId="S-1-5-21-243037206-41955558-561332275-1199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12"/>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743"/>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9E8307F-2602-4809-AFCC-54230314C7CF}">
  <ds:schemaRefs>
    <ds:schemaRef ds:uri="http://schemas.openxmlformats.org/officeDocument/2006/bibliography"/>
  </ds:schemaRefs>
</ds:datastoreItem>
</file>

<file path=customXml/itemProps2.xml><?xml version="1.0" encoding="utf-8"?>
<ds:datastoreItem xmlns:ds="http://schemas.openxmlformats.org/officeDocument/2006/customXml" ds:itemID="{AD7D5876-9E77-CB41-BD78-C653DAE6D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41422</Words>
  <Characters>236109</Characters>
  <Application>Microsoft Office Word</Application>
  <DocSecurity>0</DocSecurity>
  <Lines>1967</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2019-01-21T19:46:00Z</cp:lastPrinted>
  <dcterms:created xsi:type="dcterms:W3CDTF">2019-02-11T12:16:00Z</dcterms:created>
  <dcterms:modified xsi:type="dcterms:W3CDTF">2019-02-11T12:16:00Z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