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after="0" w:line="480" w:lineRule="auto"/>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4F6A42">
        <w:rPr>
          <w:rStyle w:val="CommentReference"/>
          <w:rFonts w:asciiTheme="minorHAnsi" w:eastAsiaTheme="minorHAnsi" w:hAnsiTheme="minorHAnsi" w:cstheme="minorBidi"/>
        </w:rPr>
        <w:commentReference w:id="0"/>
      </w:r>
    </w:p>
    <w:p w14:paraId="4E3F7259" w14:textId="6B3E49B0" w:rsidR="000210D1" w:rsidRPr="00636C9B" w:rsidRDefault="000210D1" w:rsidP="00DE1A81">
      <w:pPr>
        <w:spacing w:after="0" w:line="480" w:lineRule="auto"/>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E1A81">
      <w:pPr>
        <w:spacing w:after="0" w:line="480" w:lineRule="auto"/>
        <w:rPr>
          <w:rFonts w:ascii="Times New Roman" w:hAnsi="Times New Roman"/>
          <w:color w:val="000000" w:themeColor="text1"/>
          <w:sz w:val="24"/>
          <w:szCs w:val="24"/>
        </w:rPr>
      </w:pPr>
    </w:p>
    <w:p w14:paraId="63E029A3" w14:textId="51C863E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915228">
        <w:rPr>
          <w:rFonts w:ascii="Times New Roman" w:hAnsi="Times New Roman"/>
          <w:color w:val="000000" w:themeColor="text1"/>
          <w:sz w:val="24"/>
          <w:szCs w:val="24"/>
        </w:rPr>
        <w:t>robbie.parks@imperial.ac.uk</w:t>
      </w:r>
    </w:p>
    <w:p w14:paraId="4C962F64" w14:textId="396F4D88"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4D5CB9">
        <w:rPr>
          <w:rFonts w:ascii="Times New Roman" w:hAnsi="Times New Roman"/>
          <w:color w:val="000000" w:themeColor="text1"/>
          <w:sz w:val="24"/>
          <w:szCs w:val="24"/>
        </w:rPr>
        <w:t>j.e.bennett@imperial.ac.uk</w:t>
      </w:r>
    </w:p>
    <w:p w14:paraId="203FF641" w14:textId="1B33EED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w:t>
      </w:r>
      <w:proofErr w:type="spellStart"/>
      <w:r w:rsidRPr="005E22E4">
        <w:rPr>
          <w:rFonts w:ascii="Times New Roman" w:hAnsi="Times New Roman"/>
          <w:color w:val="000000" w:themeColor="text1"/>
          <w:sz w:val="24"/>
          <w:szCs w:val="24"/>
        </w:rPr>
        <w:t>Kontis</w:t>
      </w:r>
      <w:proofErr w:type="spellEnd"/>
      <w:r w:rsidRPr="005E22E4">
        <w:rPr>
          <w:rFonts w:ascii="Times New Roman" w:hAnsi="Times New Roman"/>
          <w:color w:val="000000" w:themeColor="text1"/>
          <w:sz w:val="24"/>
          <w:szCs w:val="24"/>
        </w:rPr>
        <w:t xml:space="preserve">: </w:t>
      </w:r>
      <w:r w:rsidR="00DE5766" w:rsidRPr="004D5CB9">
        <w:rPr>
          <w:rFonts w:ascii="Times New Roman" w:hAnsi="Times New Roman"/>
          <w:color w:val="000000" w:themeColor="text1"/>
          <w:sz w:val="24"/>
          <w:szCs w:val="24"/>
        </w:rPr>
        <w:t>v.kontis@imperial.ac.uk</w:t>
      </w:r>
    </w:p>
    <w:p w14:paraId="28155C19" w14:textId="559BBC2B"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4D5CB9">
        <w:rPr>
          <w:rFonts w:ascii="Times New Roman" w:hAnsi="Times New Roman"/>
          <w:color w:val="000000" w:themeColor="text1"/>
          <w:sz w:val="24"/>
          <w:szCs w:val="24"/>
        </w:rPr>
        <w:t>helen.tamura-wicks07@imperial.ac.uk</w:t>
      </w:r>
    </w:p>
    <w:p w14:paraId="122F22C8" w14:textId="05B923AD"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4D5CB9">
        <w:rPr>
          <w:rFonts w:ascii="Times New Roman" w:hAnsi="Times New Roman"/>
          <w:color w:val="000000" w:themeColor="text1"/>
          <w:sz w:val="24"/>
          <w:szCs w:val="24"/>
        </w:rPr>
        <w:t>r.toumi@imperial.ac.uk</w:t>
      </w:r>
    </w:p>
    <w:p w14:paraId="69CD8D79" w14:textId="02A310E2" w:rsidR="00DE5766" w:rsidRPr="00C837D4" w:rsidRDefault="00DE5766" w:rsidP="00DE1A81">
      <w:pPr>
        <w:spacing w:after="0" w:line="480" w:lineRule="auto"/>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E1A81">
      <w:pPr>
        <w:spacing w:after="0" w:line="480" w:lineRule="auto"/>
        <w:rPr>
          <w:rFonts w:ascii="Times New Roman" w:hAnsi="Times New Roman"/>
          <w:color w:val="000000" w:themeColor="text1"/>
          <w:sz w:val="24"/>
          <w:szCs w:val="24"/>
        </w:rPr>
      </w:pPr>
    </w:p>
    <w:p w14:paraId="59BBABA6" w14:textId="77777777" w:rsidR="00DE5766" w:rsidRDefault="005F37D8"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DE1A81">
      <w:pPr>
        <w:spacing w:after="0" w:line="480" w:lineRule="auto"/>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DE1A81">
      <w:pPr>
        <w:spacing w:after="0" w:line="480" w:lineRule="auto"/>
        <w:rPr>
          <w:rFonts w:ascii="Times New Roman" w:hAnsi="Times New Roman"/>
          <w:color w:val="000000" w:themeColor="text1"/>
          <w:sz w:val="24"/>
          <w:szCs w:val="24"/>
        </w:rPr>
      </w:pPr>
    </w:p>
    <w:p w14:paraId="571F2431" w14:textId="30C91E1A" w:rsidR="00A14690" w:rsidRDefault="00561DD4" w:rsidP="00DE1A81">
      <w:pPr>
        <w:spacing w:after="0" w:line="480" w:lineRule="auto"/>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commentRangeStart w:id="2"/>
      <w:commentRangeStart w:id="3"/>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commentRangeEnd w:id="2"/>
      <w:r w:rsidR="005E22E4">
        <w:rPr>
          <w:rStyle w:val="CommentReference"/>
          <w:rFonts w:asciiTheme="minorHAnsi" w:eastAsiaTheme="minorHAnsi" w:hAnsiTheme="minorHAnsi" w:cstheme="minorBidi"/>
        </w:rPr>
        <w:commentReference w:id="2"/>
      </w:r>
      <w:commentRangeEnd w:id="3"/>
      <w:r w:rsidR="00DD1FE4">
        <w:rPr>
          <w:rStyle w:val="CommentReference"/>
          <w:rFonts w:asciiTheme="minorHAnsi" w:eastAsiaTheme="minorHAnsi" w:hAnsiTheme="minorHAnsi" w:cstheme="minorBidi"/>
        </w:rPr>
        <w:commentReference w:id="3"/>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w:t>
      </w:r>
      <w:ins w:id="4" w:author="Parks, Robbie M" w:date="2018-12-11T13:52:00Z">
        <w:r w:rsidR="00FC32A2">
          <w:rPr>
            <w:rFonts w:ascii="Times New Roman" w:hAnsi="Times New Roman"/>
            <w:color w:val="000000" w:themeColor="text1"/>
            <w:sz w:val="24"/>
            <w:szCs w:val="24"/>
          </w:rPr>
          <w:t>,</w:t>
        </w:r>
        <w:r w:rsidR="00FC32A2">
          <w:rPr>
            <w:rFonts w:ascii="Times New Roman" w:hAnsi="Times New Roman"/>
            <w:color w:val="000000" w:themeColor="text1"/>
            <w:sz w:val="24"/>
            <w:szCs w:val="24"/>
          </w:rPr>
          <w:fldChar w:fldCharType="begin" w:fldLock="1"/>
        </w:r>
      </w:ins>
      <w:r w:rsidR="00103AEA">
        <w:rPr>
          <w:rFonts w:ascii="Times New Roman" w:hAnsi="Times New Roman"/>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rFonts w:ascii="Times New Roman" w:hAnsi="Times New Roman"/>
          <w:color w:val="000000" w:themeColor="text1"/>
          <w:sz w:val="24"/>
          <w:szCs w:val="24"/>
        </w:rPr>
        <w:fldChar w:fldCharType="separate"/>
      </w:r>
      <w:r w:rsidR="00FC32A2" w:rsidRPr="00FC32A2">
        <w:rPr>
          <w:rFonts w:ascii="Times New Roman" w:hAnsi="Times New Roman"/>
          <w:noProof/>
          <w:color w:val="000000" w:themeColor="text1"/>
          <w:sz w:val="24"/>
          <w:szCs w:val="24"/>
          <w:vertAlign w:val="superscript"/>
        </w:rPr>
        <w:t>6</w:t>
      </w:r>
      <w:ins w:id="5" w:author="Parks, Robbie M" w:date="2018-12-11T13:52:00Z">
        <w:r w:rsidR="00FC32A2">
          <w:rPr>
            <w:rFonts w:ascii="Times New Roman" w:hAnsi="Times New Roman"/>
            <w:color w:val="000000" w:themeColor="text1"/>
            <w:sz w:val="24"/>
            <w:szCs w:val="24"/>
          </w:rPr>
          <w:fldChar w:fldCharType="end"/>
        </w:r>
      </w:ins>
      <w:del w:id="6" w:author="Parks, Robbie M" w:date="2018-12-11T13:52:00Z">
        <w:r w:rsidR="00A14690" w:rsidDel="00FC32A2">
          <w:rPr>
            <w:rFonts w:ascii="Times New Roman" w:hAnsi="Times New Roman"/>
            <w:color w:val="000000" w:themeColor="text1"/>
            <w:sz w:val="24"/>
            <w:szCs w:val="24"/>
          </w:rPr>
          <w:delText>,</w:delText>
        </w:r>
      </w:del>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r w:rsidR="009B0FC8">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9&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w:t>
      </w:r>
      <w:r w:rsidR="009B0FC8">
        <w:rPr>
          <w:rFonts w:ascii="Times New Roman" w:hAnsi="Times New Roman"/>
          <w:color w:val="000000" w:themeColor="text1"/>
          <w:sz w:val="24"/>
          <w:szCs w:val="24"/>
        </w:rPr>
        <w:fldChar w:fldCharType="end"/>
      </w:r>
    </w:p>
    <w:p w14:paraId="04FB869F" w14:textId="093BCEEB" w:rsidR="00F8041D" w:rsidRDefault="00F8041D" w:rsidP="00DE1A81">
      <w:pPr>
        <w:spacing w:after="0" w:line="480" w:lineRule="auto"/>
        <w:rPr>
          <w:rFonts w:ascii="Times New Roman" w:hAnsi="Times New Roman"/>
          <w:color w:val="000000" w:themeColor="text1"/>
          <w:sz w:val="24"/>
          <w:szCs w:val="24"/>
        </w:rPr>
      </w:pPr>
    </w:p>
    <w:p w14:paraId="59E5EACC" w14:textId="750C25A2" w:rsidR="00252CB9" w:rsidRDefault="00453AD2"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6,10&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6,9</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r w:rsidR="00C837D4">
        <w:rPr>
          <w:rFonts w:ascii="Times New Roman" w:hAnsi="Times New Roman"/>
          <w:color w:val="000000" w:themeColor="text1"/>
          <w:sz w:val="24"/>
          <w:szCs w:val="24"/>
        </w:rPr>
        <w:t>extrapolate from</w:t>
      </w:r>
      <w:r w:rsidR="00202B92">
        <w:rPr>
          <w:rFonts w:ascii="Times New Roman" w:hAnsi="Times New Roman"/>
          <w:color w:val="000000" w:themeColor="text1"/>
          <w:sz w:val="24"/>
          <w:szCs w:val="24"/>
        </w:rPr>
        <w:t xml:space="preserve"> </w:t>
      </w:r>
      <w:r w:rsidR="00C837D4">
        <w:rPr>
          <w:rFonts w:ascii="Times New Roman" w:hAnsi="Times New Roman"/>
          <w:color w:val="000000" w:themeColor="text1"/>
          <w:sz w:val="24"/>
          <w:szCs w:val="24"/>
        </w:rPr>
        <w:t>how</w:t>
      </w:r>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F8041D" w:rsidRPr="00AA564D">
        <w:rPr>
          <w:rFonts w:ascii="Times New Roman" w:hAnsi="Times New Roman"/>
          <w:color w:val="000000" w:themeColor="text1"/>
          <w:sz w:val="24"/>
          <w:szCs w:val="24"/>
        </w:rPr>
        <w:t>temperature</w:t>
      </w:r>
      <w:r w:rsidR="00C837D4">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3,4,11–13&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3,4,10–12</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r w:rsidR="00CB79D0">
        <w:rPr>
          <w:rFonts w:ascii="Times New Roman" w:hAnsi="Times New Roman"/>
          <w:color w:val="000000" w:themeColor="text1"/>
          <w:sz w:val="24"/>
          <w:szCs w:val="24"/>
        </w:rPr>
        <w:t>patterns</w:t>
      </w:r>
      <w:r w:rsidR="002B11C6">
        <w:rPr>
          <w:rFonts w:ascii="Times New Roman" w:hAnsi="Times New Roman"/>
          <w:color w:val="000000" w:themeColor="text1"/>
          <w:sz w:val="24"/>
          <w:szCs w:val="24"/>
        </w:rPr>
        <w:t xml:space="preserve">, which can disrupt long-term adaptation. </w:t>
      </w:r>
      <w:r w:rsidR="00CB79D0">
        <w:rPr>
          <w:rFonts w:ascii="Times New Roman" w:hAnsi="Times New Roman"/>
          <w:color w:val="000000" w:themeColor="text1"/>
          <w:sz w:val="24"/>
          <w:szCs w:val="24"/>
        </w:rPr>
        <w:t>To overcome this gap requires data on</w:t>
      </w:r>
      <w:r w:rsidR="002B11C6" w:rsidRPr="002B11C6">
        <w:rPr>
          <w:rFonts w:ascii="Times New Roman" w:hAnsi="Times New Roman"/>
          <w:color w:val="000000" w:themeColor="text1"/>
          <w:sz w:val="24"/>
          <w:szCs w:val="24"/>
        </w:rPr>
        <w:t xml:space="preserve"> temperature and health in </w:t>
      </w:r>
      <w:proofErr w:type="gramStart"/>
      <w:r w:rsidR="002B11C6" w:rsidRPr="002B11C6">
        <w:rPr>
          <w:rFonts w:ascii="Times New Roman" w:hAnsi="Times New Roman"/>
          <w:color w:val="000000" w:themeColor="text1"/>
          <w:sz w:val="24"/>
          <w:szCs w:val="24"/>
        </w:rPr>
        <w:t>a large number of</w:t>
      </w:r>
      <w:proofErr w:type="gramEnd"/>
      <w:r w:rsidR="002B11C6" w:rsidRPr="002B11C6">
        <w:rPr>
          <w:rFonts w:ascii="Times New Roman" w:hAnsi="Times New Roman"/>
          <w:color w:val="000000" w:themeColor="text1"/>
          <w:sz w:val="24"/>
          <w:szCs w:val="24"/>
        </w:rPr>
        <w:t xml:space="preserve"> places over a long period of time, and methodology that uses these data to</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r w:rsidR="002B11C6" w:rsidRPr="002B11C6">
        <w:rPr>
          <w:rFonts w:ascii="Times New Roman" w:hAnsi="Times New Roman"/>
          <w:color w:val="000000" w:themeColor="text1"/>
          <w:sz w:val="24"/>
          <w:szCs w:val="24"/>
        </w:rPr>
        <w:t xml:space="preserve">. </w:t>
      </w:r>
    </w:p>
    <w:p w14:paraId="4B8B5ED2" w14:textId="645CFDBC" w:rsidR="00D577E1" w:rsidRDefault="00D577E1" w:rsidP="00DE1A81">
      <w:pPr>
        <w:spacing w:after="0" w:line="480" w:lineRule="auto"/>
        <w:rPr>
          <w:rFonts w:ascii="Times New Roman" w:hAnsi="Times New Roman"/>
          <w:color w:val="000000" w:themeColor="text1"/>
          <w:sz w:val="24"/>
          <w:szCs w:val="24"/>
        </w:rPr>
      </w:pPr>
    </w:p>
    <w:p w14:paraId="0ED54892" w14:textId="6798A2F5" w:rsidR="00CB79D0" w:rsidRPr="00083BC4" w:rsidRDefault="00CB79D0"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Our aim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in the contiguous USA (i.e., excluding Alaska and Hawaii). </w:t>
      </w:r>
      <w:r w:rsidR="00B64FE0">
        <w:rPr>
          <w:rFonts w:ascii="Times New Roman" w:hAnsi="Times New Roman"/>
          <w:color w:val="000000" w:themeColor="text1"/>
          <w:sz w:val="24"/>
          <w:szCs w:val="24"/>
        </w:rPr>
        <w:t xml:space="preserve"> W</w:t>
      </w:r>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 xml:space="preserve">anomaly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long-term temperature</w:t>
      </w:r>
      <w:r>
        <w:rPr>
          <w:rFonts w:ascii="Times New Roman" w:eastAsiaTheme="minorHAnsi" w:hAnsi="Times New Roman"/>
          <w:sz w:val="24"/>
          <w:szCs w:val="24"/>
          <w:lang w:eastAsia="en-GB"/>
        </w:rPr>
        <w:t xml:space="preserve"> of the state</w:t>
      </w:r>
      <w:r w:rsidR="0009383B">
        <w:rPr>
          <w:rFonts w:ascii="Times New Roman" w:eastAsiaTheme="minorHAnsi" w:hAnsi="Times New Roman"/>
          <w:sz w:val="24"/>
          <w:szCs w:val="24"/>
          <w:lang w:eastAsia="en-GB"/>
        </w:rPr>
        <w:t xml:space="preserve"> in that month</w:t>
      </w:r>
      <w:r>
        <w:rPr>
          <w:rFonts w:ascii="Times New Roman" w:eastAsiaTheme="minorHAnsi" w:hAnsi="Times New Roman"/>
          <w:sz w:val="24"/>
          <w:szCs w:val="24"/>
          <w:lang w:eastAsia="en-GB"/>
        </w:rPr>
        <w:t xml:space="preserve"> (Figure </w:t>
      </w:r>
      <w:ins w:id="7" w:author="Parks, Robbie M" w:date="2018-12-11T13:45:00Z">
        <w:r w:rsidR="00AC399D">
          <w:rPr>
            <w:rFonts w:ascii="Times New Roman" w:eastAsiaTheme="minorHAnsi" w:hAnsi="Times New Roman"/>
            <w:sz w:val="24"/>
            <w:szCs w:val="24"/>
            <w:lang w:eastAsia="en-GB"/>
          </w:rPr>
          <w:t>1</w:t>
        </w:r>
      </w:ins>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09383B">
        <w:rPr>
          <w:rFonts w:ascii="Times New Roman" w:hAnsi="Times New Roman"/>
          <w:color w:val="000000" w:themeColor="text1"/>
          <w:sz w:val="24"/>
          <w:szCs w:val="24"/>
        </w:rPr>
        <w:t>In this approach</w:t>
      </w:r>
      <w:r>
        <w:rPr>
          <w:rFonts w:ascii="Times New Roman" w:hAnsi="Times New Roman"/>
          <w:color w:val="000000" w:themeColor="text1"/>
          <w:sz w:val="24"/>
          <w:szCs w:val="24"/>
        </w:rPr>
        <w:t xml:space="preserve">, a state with higher, but more stable, temperature in a specific month </w:t>
      </w:r>
      <w:r w:rsidR="0009383B">
        <w:rPr>
          <w:rFonts w:ascii="Times New Roman" w:hAnsi="Times New Roman"/>
          <w:color w:val="000000" w:themeColor="text1"/>
          <w:sz w:val="24"/>
          <w:szCs w:val="24"/>
        </w:rPr>
        <w:t xml:space="preserve">has </w:t>
      </w:r>
      <w:r>
        <w:rPr>
          <w:rFonts w:ascii="Times New Roman" w:hAnsi="Times New Roman"/>
          <w:color w:val="000000" w:themeColor="text1"/>
          <w:sz w:val="24"/>
          <w:szCs w:val="24"/>
        </w:rPr>
        <w:t xml:space="preserve">smaller temperature anomalies than one with lower but more inter-annually variable absolute temperature. </w:t>
      </w:r>
      <w:r w:rsidR="000A4DE5">
        <w:rPr>
          <w:rFonts w:ascii="Times New Roman" w:hAnsi="Times New Roman"/>
          <w:color w:val="000000" w:themeColor="text1"/>
          <w:sz w:val="24"/>
          <w:szCs w:val="24"/>
        </w:rPr>
        <w:t>W</w:t>
      </w:r>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r w:rsidR="000A4DE5">
        <w:rPr>
          <w:rFonts w:ascii="Times New Roman" w:hAnsi="Times New Roman"/>
          <w:color w:val="000000" w:themeColor="text1"/>
          <w:sz w:val="24"/>
          <w:szCs w:val="24"/>
        </w:rPr>
        <w:t xml:space="preserve"> rates</w:t>
      </w:r>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0A4DE5">
        <w:rPr>
          <w:rFonts w:ascii="Times New Roman" w:hAnsi="Times New Roman"/>
          <w:color w:val="000000" w:themeColor="text1"/>
          <w:sz w:val="24"/>
          <w:szCs w:val="24"/>
        </w:rPr>
        <w:t>, described in Methods</w:t>
      </w:r>
      <w:r w:rsidR="003D31F7">
        <w:rPr>
          <w:rFonts w:ascii="Times New Roman" w:hAnsi="Times New Roman"/>
          <w:color w:val="000000" w:themeColor="text1"/>
          <w:sz w:val="24"/>
          <w:szCs w:val="24"/>
        </w:rPr>
        <w:t xml:space="preserve">, separately by injury type </w:t>
      </w:r>
      <w:ins w:id="8" w:author="Parks, Robbie M" w:date="2018-12-11T13:45:00Z">
        <w:r w:rsidR="00D05B20">
          <w:rPr>
            <w:rFonts w:ascii="Times New Roman" w:hAnsi="Times New Roman"/>
            <w:color w:val="000000" w:themeColor="text1"/>
            <w:sz w:val="24"/>
            <w:szCs w:val="24"/>
          </w:rPr>
          <w:t xml:space="preserve">(transport, falls, drownings, </w:t>
        </w:r>
        <w:r w:rsidR="00231DCD">
          <w:rPr>
            <w:rFonts w:ascii="Times New Roman" w:hAnsi="Times New Roman"/>
            <w:color w:val="000000" w:themeColor="text1"/>
            <w:sz w:val="24"/>
            <w:szCs w:val="24"/>
          </w:rPr>
          <w:t>assault, intentional self-harm</w:t>
        </w:r>
        <w:r w:rsidR="00D05B20">
          <w:rPr>
            <w:rFonts w:ascii="Times New Roman" w:hAnsi="Times New Roman"/>
            <w:color w:val="000000" w:themeColor="text1"/>
            <w:sz w:val="24"/>
            <w:szCs w:val="24"/>
          </w:rPr>
          <w:t xml:space="preserve">) </w:t>
        </w:r>
      </w:ins>
      <w:del w:id="9" w:author="Parks, Robbie M" w:date="2018-12-11T13:45:00Z">
        <w:r w:rsidR="003D31F7" w:rsidRPr="00207B0A" w:rsidDel="00D05B20">
          <w:rPr>
            <w:rFonts w:ascii="Times New Roman" w:hAnsi="Times New Roman"/>
            <w:color w:val="000000" w:themeColor="text1"/>
            <w:sz w:val="24"/>
            <w:szCs w:val="24"/>
            <w:highlight w:val="yellow"/>
          </w:rPr>
          <w:delText>[[[list]]]</w:delText>
        </w:r>
        <w:r w:rsidR="003D31F7" w:rsidDel="00D05B20">
          <w:rPr>
            <w:rFonts w:ascii="Times New Roman" w:hAnsi="Times New Roman"/>
            <w:color w:val="000000" w:themeColor="text1"/>
            <w:sz w:val="24"/>
            <w:szCs w:val="24"/>
          </w:rPr>
          <w:delText xml:space="preserve">, </w:delText>
        </w:r>
      </w:del>
      <w:r w:rsidR="003D31F7">
        <w:rPr>
          <w:rFonts w:ascii="Times New Roman" w:hAnsi="Times New Roman"/>
          <w:color w:val="000000" w:themeColor="text1"/>
          <w:sz w:val="24"/>
          <w:szCs w:val="24"/>
        </w:rPr>
        <w:t>sex and age group</w:t>
      </w:r>
      <w:r w:rsidR="000A4DE5">
        <w:rPr>
          <w:rFonts w:ascii="Times New Roman" w:hAnsi="Times New Roman"/>
          <w:color w:val="000000" w:themeColor="text1"/>
          <w:sz w:val="24"/>
          <w:szCs w:val="24"/>
        </w:rPr>
        <w:t>. The model accounted for</w:t>
      </w:r>
      <w:r>
        <w:rPr>
          <w:rFonts w:ascii="Times New Roman" w:hAnsi="Times New Roman"/>
          <w:color w:val="000000" w:themeColor="text1"/>
          <w:sz w:val="24"/>
          <w:szCs w:val="24"/>
        </w:rPr>
        <w:t xml:space="preserve"> </w:t>
      </w:r>
      <w:r w:rsidR="004562BD">
        <w:rPr>
          <w:rFonts w:ascii="Times New Roman" w:hAnsi="Times New Roman"/>
          <w:color w:val="000000" w:themeColor="text1"/>
          <w:sz w:val="24"/>
          <w:szCs w:val="24"/>
        </w:rPr>
        <w:t>systematic variations in death rates across</w:t>
      </w:r>
      <w:r>
        <w:rPr>
          <w:rFonts w:ascii="Times New Roman" w:hAnsi="Times New Roman"/>
          <w:color w:val="000000" w:themeColor="text1"/>
          <w:sz w:val="24"/>
          <w:szCs w:val="24"/>
        </w:rPr>
        <w:t xml:space="preserve"> state</w:t>
      </w:r>
      <w:r w:rsidR="004562B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month</w:t>
      </w:r>
      <w:r w:rsidR="004562BD">
        <w:rPr>
          <w:rFonts w:ascii="Times New Roman" w:hAnsi="Times New Roman"/>
          <w:color w:val="000000" w:themeColor="text1"/>
          <w:sz w:val="24"/>
          <w:szCs w:val="24"/>
        </w:rPr>
        <w:t xml:space="preserve">s, and for </w:t>
      </w:r>
      <w:r w:rsidR="003D31F7">
        <w:rPr>
          <w:rFonts w:ascii="Times New Roman" w:hAnsi="Times New Roman"/>
          <w:color w:val="000000" w:themeColor="text1"/>
          <w:sz w:val="24"/>
          <w:szCs w:val="24"/>
        </w:rPr>
        <w:t>their</w:t>
      </w:r>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r w:rsidR="003D31F7">
        <w:rPr>
          <w:rFonts w:ascii="Times New Roman" w:hAnsi="Times New Roman"/>
          <w:color w:val="000000" w:themeColor="text1"/>
          <w:sz w:val="24"/>
          <w:szCs w:val="24"/>
        </w:rPr>
        <w:t>resultant risk estimates</w:t>
      </w:r>
      <w:r>
        <w:rPr>
          <w:rFonts w:ascii="Times New Roman" w:hAnsi="Times New Roman"/>
          <w:color w:val="000000" w:themeColor="text1"/>
          <w:sz w:val="24"/>
          <w:szCs w:val="24"/>
        </w:rPr>
        <w:t xml:space="preserve"> to calculate change in </w:t>
      </w:r>
      <w:r w:rsidRPr="00636C9B">
        <w:rPr>
          <w:rFonts w:ascii="Times New Roman" w:hAnsi="Times New Roman"/>
          <w:color w:val="000000" w:themeColor="text1"/>
          <w:sz w:val="24"/>
          <w:szCs w:val="24"/>
        </w:rPr>
        <w:t>deaths</w:t>
      </w:r>
      <w:r w:rsidR="009F41EF">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10"/>
      <w:commentRangeStart w:id="11"/>
      <w:commentRangeStart w:id="12"/>
      <w:r w:rsidRPr="00636C9B">
        <w:rPr>
          <w:rFonts w:ascii="Times New Roman" w:hAnsi="Times New Roman"/>
          <w:color w:val="000000" w:themeColor="text1"/>
          <w:sz w:val="24"/>
          <w:szCs w:val="24"/>
        </w:rPr>
        <w:t>from a</w:t>
      </w:r>
      <w:r>
        <w:rPr>
          <w:rFonts w:ascii="Times New Roman" w:hAnsi="Times New Roman"/>
          <w:color w:val="000000" w:themeColor="text1"/>
          <w:sz w:val="24"/>
          <w:szCs w:val="24"/>
        </w:rPr>
        <w:t xml:space="preserve"> temperature anomaly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of +</w:t>
      </w:r>
      <w:r w:rsidRPr="00636C9B">
        <w:rPr>
          <w:rFonts w:ascii="Times New Roman" w:hAnsi="Times New Roman"/>
          <w:color w:val="000000" w:themeColor="text1"/>
          <w:sz w:val="24"/>
          <w:szCs w:val="24"/>
        </w:rPr>
        <w:t>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w:t>
      </w:r>
      <w:commentRangeEnd w:id="10"/>
      <w:r w:rsidR="009F41EF">
        <w:rPr>
          <w:rStyle w:val="CommentReference"/>
          <w:rFonts w:asciiTheme="minorHAnsi" w:eastAsiaTheme="minorHAnsi" w:hAnsiTheme="minorHAnsi" w:cstheme="minorBidi"/>
        </w:rPr>
        <w:commentReference w:id="10"/>
      </w:r>
      <w:commentRangeEnd w:id="11"/>
      <w:r w:rsidR="00DF7CAC">
        <w:rPr>
          <w:rStyle w:val="CommentReference"/>
          <w:rFonts w:asciiTheme="minorHAnsi" w:eastAsiaTheme="minorHAnsi" w:hAnsiTheme="minorHAnsi" w:cstheme="minorBidi"/>
        </w:rPr>
        <w:commentReference w:id="11"/>
      </w:r>
      <w:commentRangeEnd w:id="12"/>
      <w:r w:rsidR="000B0168">
        <w:rPr>
          <w:rStyle w:val="CommentReference"/>
          <w:rFonts w:asciiTheme="minorHAnsi" w:eastAsiaTheme="minorHAnsi" w:hAnsiTheme="minorHAnsi" w:cstheme="minorBidi"/>
        </w:rPr>
        <w:commentReference w:id="12"/>
      </w:r>
      <w:r w:rsidR="006D7FD3">
        <w:rPr>
          <w:rFonts w:ascii="Times New Roman" w:hAnsi="Times New Roman"/>
          <w:color w:val="000000" w:themeColor="text1"/>
          <w:sz w:val="24"/>
          <w:szCs w:val="24"/>
        </w:rPr>
        <w:t xml:space="preserve"> if age-sex-specific death rates and populations were the same as those in 2016</w:t>
      </w:r>
      <w:r w:rsidRPr="00636C9B">
        <w:rPr>
          <w:rFonts w:ascii="Times New Roman" w:hAnsi="Times New Roman"/>
          <w:color w:val="000000" w:themeColor="text1"/>
          <w:sz w:val="24"/>
          <w:szCs w:val="24"/>
        </w:rPr>
        <w:t>.</w:t>
      </w:r>
    </w:p>
    <w:p w14:paraId="5E7EF115" w14:textId="77777777" w:rsidR="00CB79D0" w:rsidRDefault="00CB79D0" w:rsidP="00DE1A81">
      <w:pPr>
        <w:spacing w:after="0" w:line="480" w:lineRule="auto"/>
        <w:rPr>
          <w:rFonts w:ascii="Times New Roman" w:hAnsi="Times New Roman"/>
          <w:color w:val="000000" w:themeColor="text1"/>
          <w:sz w:val="24"/>
          <w:szCs w:val="24"/>
        </w:rPr>
      </w:pPr>
    </w:p>
    <w:p w14:paraId="07657E41" w14:textId="14E9550E" w:rsidR="00EC109B" w:rsidRDefault="009F41EF" w:rsidP="00DE1A81">
      <w:pPr>
        <w:spacing w:after="0" w:line="480" w:lineRule="auto"/>
        <w:rPr>
          <w:ins w:id="13" w:author="Parks, Robbie M" w:date="2018-12-12T12:02:00Z"/>
          <w:rFonts w:ascii="Times New Roman" w:hAnsi="Times New Roman"/>
          <w:color w:val="000000" w:themeColor="text1"/>
          <w:sz w:val="24"/>
          <w:szCs w:val="24"/>
        </w:rPr>
      </w:pPr>
      <w:commentRangeStart w:id="14"/>
      <w:r>
        <w:rPr>
          <w:rFonts w:ascii="Times New Roman" w:hAnsi="Times New Roman"/>
          <w:color w:val="000000" w:themeColor="text1"/>
          <w:sz w:val="24"/>
          <w:szCs w:val="24"/>
        </w:rPr>
        <w:t>From</w:t>
      </w:r>
      <w:commentRangeEnd w:id="14"/>
      <w:r w:rsidR="006D11E2">
        <w:rPr>
          <w:rStyle w:val="CommentReference"/>
          <w:rFonts w:asciiTheme="minorHAnsi" w:eastAsiaTheme="minorHAnsi" w:hAnsiTheme="minorHAnsi" w:cstheme="minorBidi"/>
        </w:rPr>
        <w:commentReference w:id="14"/>
      </w:r>
      <w:r>
        <w:rPr>
          <w:rFonts w:ascii="Times New Roman" w:hAnsi="Times New Roman"/>
          <w:color w:val="000000" w:themeColor="text1"/>
          <w:sz w:val="24"/>
          <w:szCs w:val="24"/>
        </w:rPr>
        <w:t xml:space="preserve"> 1980 to 2016, </w:t>
      </w:r>
      <w:commentRangeStart w:id="15"/>
      <w:del w:id="16" w:author="Parks, Robbie M" w:date="2018-12-12T11:32:00Z">
        <w:r w:rsidDel="00F26C2C">
          <w:rPr>
            <w:rFonts w:ascii="Times New Roman" w:hAnsi="Times New Roman"/>
            <w:color w:val="000000" w:themeColor="text1"/>
            <w:sz w:val="24"/>
            <w:szCs w:val="24"/>
          </w:rPr>
          <w:delText xml:space="preserve">XX </w:delText>
        </w:r>
      </w:del>
      <w:ins w:id="17" w:author="Parks, Robbie M" w:date="2018-12-12T11:33:00Z">
        <w:r w:rsidR="00E76594">
          <w:rPr>
            <w:rFonts w:ascii="Times New Roman" w:hAnsi="Times New Roman"/>
            <w:color w:val="000000" w:themeColor="text1"/>
            <w:sz w:val="24"/>
            <w:szCs w:val="24"/>
          </w:rPr>
          <w:t>4,006454</w:t>
        </w:r>
      </w:ins>
      <w:ins w:id="18" w:author="Parks, Robbie M" w:date="2018-12-12T11:32:00Z">
        <w:r w:rsidR="00F26C2C">
          <w:rPr>
            <w:rFonts w:ascii="Times New Roman" w:hAnsi="Times New Roman"/>
            <w:color w:val="000000" w:themeColor="text1"/>
            <w:sz w:val="24"/>
            <w:szCs w:val="24"/>
          </w:rPr>
          <w:t xml:space="preserve"> </w:t>
        </w:r>
      </w:ins>
      <w:r>
        <w:rPr>
          <w:rFonts w:ascii="Times New Roman" w:hAnsi="Times New Roman"/>
          <w:color w:val="000000" w:themeColor="text1"/>
          <w:sz w:val="24"/>
          <w:szCs w:val="24"/>
        </w:rPr>
        <w:t>boy</w:t>
      </w:r>
      <w:r w:rsidR="00427AC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men and </w:t>
      </w:r>
      <w:del w:id="19" w:author="Parks, Robbie M" w:date="2018-12-12T11:33:00Z">
        <w:r w:rsidDel="00E76594">
          <w:rPr>
            <w:rFonts w:ascii="Times New Roman" w:hAnsi="Times New Roman"/>
            <w:color w:val="000000" w:themeColor="text1"/>
            <w:sz w:val="24"/>
            <w:szCs w:val="24"/>
          </w:rPr>
          <w:delText xml:space="preserve">XX </w:delText>
        </w:r>
      </w:del>
      <w:ins w:id="20" w:author="Parks, Robbie M" w:date="2018-12-12T11:33:00Z">
        <w:r w:rsidR="00E76594">
          <w:rPr>
            <w:rFonts w:ascii="Times New Roman" w:hAnsi="Times New Roman"/>
            <w:color w:val="000000" w:themeColor="text1"/>
            <w:sz w:val="24"/>
            <w:szCs w:val="24"/>
          </w:rPr>
          <w:t>1,757,862</w:t>
        </w:r>
        <w:r w:rsidR="00E76594">
          <w:rPr>
            <w:rFonts w:ascii="Times New Roman" w:hAnsi="Times New Roman"/>
            <w:color w:val="000000" w:themeColor="text1"/>
            <w:sz w:val="24"/>
            <w:szCs w:val="24"/>
          </w:rPr>
          <w:t xml:space="preserve"> </w:t>
        </w:r>
      </w:ins>
      <w:commentRangeEnd w:id="15"/>
      <w:ins w:id="21" w:author="Parks, Robbie M" w:date="2018-12-13T15:09:00Z">
        <w:r w:rsidR="00AC0FAC">
          <w:rPr>
            <w:rStyle w:val="CommentReference"/>
            <w:rFonts w:asciiTheme="minorHAnsi" w:eastAsiaTheme="minorHAnsi" w:hAnsiTheme="minorHAnsi" w:cstheme="minorBidi"/>
          </w:rPr>
          <w:commentReference w:id="15"/>
        </w:r>
      </w:ins>
      <w:r>
        <w:rPr>
          <w:rFonts w:ascii="Times New Roman" w:hAnsi="Times New Roman"/>
          <w:color w:val="000000" w:themeColor="text1"/>
          <w:sz w:val="24"/>
          <w:szCs w:val="24"/>
        </w:rPr>
        <w:t xml:space="preserve">girls and women died from injuries in the USA, accounting </w:t>
      </w:r>
      <w:r w:rsidR="00D577E1" w:rsidRPr="00636C9B">
        <w:rPr>
          <w:rFonts w:ascii="Times New Roman" w:hAnsi="Times New Roman"/>
          <w:color w:val="000000" w:themeColor="text1"/>
          <w:sz w:val="24"/>
          <w:szCs w:val="24"/>
        </w:rPr>
        <w:t xml:space="preserve">for </w:t>
      </w:r>
      <w:del w:id="22" w:author="Parks, Robbie M" w:date="2018-12-12T11:32:00Z">
        <w:r w:rsidDel="00F26C2C">
          <w:rPr>
            <w:rFonts w:ascii="Times New Roman" w:hAnsi="Times New Roman"/>
            <w:color w:val="000000" w:themeColor="text1"/>
            <w:sz w:val="24"/>
            <w:szCs w:val="24"/>
          </w:rPr>
          <w:delText>XX</w:delText>
        </w:r>
      </w:del>
      <w:ins w:id="23" w:author="Parks, Robbie M" w:date="2018-12-12T11:32:00Z">
        <w:r w:rsidR="00F26C2C">
          <w:rPr>
            <w:rFonts w:ascii="Times New Roman" w:hAnsi="Times New Roman"/>
            <w:color w:val="000000" w:themeColor="text1"/>
            <w:sz w:val="24"/>
            <w:szCs w:val="24"/>
          </w:rPr>
          <w:t>9.2</w:t>
        </w:r>
      </w:ins>
      <w:r>
        <w:rPr>
          <w:rFonts w:ascii="Times New Roman" w:hAnsi="Times New Roman"/>
          <w:color w:val="000000" w:themeColor="text1"/>
          <w:sz w:val="24"/>
          <w:szCs w:val="24"/>
        </w:rPr>
        <w:t xml:space="preserve">% and </w:t>
      </w:r>
      <w:del w:id="24" w:author="Parks, Robbie M" w:date="2018-12-12T11:39:00Z">
        <w:r w:rsidDel="00F869B9">
          <w:rPr>
            <w:rFonts w:ascii="Times New Roman" w:hAnsi="Times New Roman"/>
            <w:color w:val="000000" w:themeColor="text1"/>
            <w:sz w:val="24"/>
            <w:szCs w:val="24"/>
          </w:rPr>
          <w:delText>XX</w:delText>
        </w:r>
      </w:del>
      <w:ins w:id="25" w:author="Parks, Robbie M" w:date="2018-12-12T11:39:00Z">
        <w:r w:rsidR="00F869B9">
          <w:rPr>
            <w:rFonts w:ascii="Times New Roman" w:hAnsi="Times New Roman"/>
            <w:color w:val="000000" w:themeColor="text1"/>
            <w:sz w:val="24"/>
            <w:szCs w:val="24"/>
          </w:rPr>
          <w:t>4.2</w:t>
        </w:r>
      </w:ins>
      <w:r>
        <w:rPr>
          <w:rFonts w:ascii="Times New Roman" w:hAnsi="Times New Roman"/>
          <w:color w:val="000000" w:themeColor="text1"/>
          <w:sz w:val="24"/>
          <w:szCs w:val="24"/>
        </w:rPr>
        <w:t xml:space="preserve">% </w:t>
      </w:r>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r>
        <w:rPr>
          <w:rFonts w:ascii="Times New Roman" w:hAnsi="Times New Roman"/>
          <w:color w:val="000000" w:themeColor="text1"/>
          <w:sz w:val="24"/>
          <w:szCs w:val="24"/>
        </w:rPr>
        <w:t xml:space="preserve"> respectively</w:t>
      </w:r>
      <w:r w:rsidR="00D577E1" w:rsidRPr="00636C9B">
        <w:rPr>
          <w:rFonts w:ascii="Times New Roman" w:hAnsi="Times New Roman"/>
          <w:color w:val="000000" w:themeColor="text1"/>
          <w:sz w:val="24"/>
          <w:szCs w:val="24"/>
        </w:rPr>
        <w:t xml:space="preserve">. </w:t>
      </w:r>
      <w:ins w:id="26" w:author="Parks, Robbie M" w:date="2018-12-12T11:58:00Z">
        <w:r w:rsidR="00ED7809">
          <w:rPr>
            <w:rFonts w:ascii="Times New Roman" w:hAnsi="Times New Roman"/>
            <w:color w:val="000000" w:themeColor="text1"/>
            <w:sz w:val="24"/>
            <w:szCs w:val="24"/>
          </w:rPr>
          <w:t>T</w:t>
        </w:r>
      </w:ins>
      <w:del w:id="27" w:author="Parks, Robbie M" w:date="2018-12-12T11:58:00Z">
        <w:r w:rsidDel="00ED7809">
          <w:rPr>
            <w:rFonts w:ascii="Times New Roman" w:hAnsi="Times New Roman"/>
            <w:color w:val="000000" w:themeColor="text1"/>
            <w:sz w:val="24"/>
            <w:szCs w:val="24"/>
          </w:rPr>
          <w:delText>in t</w:delText>
        </w:r>
      </w:del>
      <w:r>
        <w:rPr>
          <w:rFonts w:ascii="Times New Roman" w:hAnsi="Times New Roman"/>
          <w:color w:val="000000" w:themeColor="text1"/>
          <w:sz w:val="24"/>
          <w:szCs w:val="24"/>
        </w:rPr>
        <w:t xml:space="preserve">he largest number of injury deaths in males were in those young and middle-ages, with </w:t>
      </w:r>
      <w:del w:id="28" w:author="Parks, Robbie M" w:date="2018-12-12T11:58:00Z">
        <w:r w:rsidDel="00B2545E">
          <w:rPr>
            <w:rFonts w:ascii="Times New Roman" w:hAnsi="Times New Roman"/>
            <w:color w:val="000000" w:themeColor="text1"/>
            <w:sz w:val="24"/>
            <w:szCs w:val="24"/>
          </w:rPr>
          <w:delText>XX</w:delText>
        </w:r>
      </w:del>
      <w:ins w:id="29" w:author="Parks, Robbie M" w:date="2018-12-12T11:58:00Z">
        <w:r w:rsidR="00B2545E">
          <w:rPr>
            <w:rFonts w:ascii="Times New Roman" w:hAnsi="Times New Roman"/>
            <w:color w:val="000000" w:themeColor="text1"/>
            <w:sz w:val="24"/>
            <w:szCs w:val="24"/>
          </w:rPr>
          <w:t>52.6</w:t>
        </w:r>
      </w:ins>
      <w:r>
        <w:rPr>
          <w:rFonts w:ascii="Times New Roman" w:hAnsi="Times New Roman"/>
          <w:color w:val="000000" w:themeColor="text1"/>
          <w:sz w:val="24"/>
          <w:szCs w:val="24"/>
        </w:rPr>
        <w:t xml:space="preserve">% of all injury deaths in those aged 15-44 years (Figure </w:t>
      </w:r>
      <w:del w:id="30" w:author="Parks, Robbie M" w:date="2018-12-12T11:54:00Z">
        <w:r w:rsidR="007B5D29" w:rsidDel="00ED0724">
          <w:rPr>
            <w:rFonts w:ascii="Times New Roman" w:hAnsi="Times New Roman"/>
            <w:color w:val="000000" w:themeColor="text1"/>
            <w:sz w:val="24"/>
            <w:szCs w:val="24"/>
          </w:rPr>
          <w:delText>XX</w:delText>
        </w:r>
      </w:del>
      <w:ins w:id="31" w:author="Parks, Robbie M" w:date="2018-12-12T11:54:00Z">
        <w:r w:rsidR="00ED0724">
          <w:rPr>
            <w:rFonts w:ascii="Times New Roman" w:hAnsi="Times New Roman"/>
            <w:color w:val="000000" w:themeColor="text1"/>
            <w:sz w:val="24"/>
            <w:szCs w:val="24"/>
          </w:rPr>
          <w:t>2</w:t>
        </w:r>
      </w:ins>
      <w:r>
        <w:rPr>
          <w:rFonts w:ascii="Times New Roman" w:hAnsi="Times New Roman"/>
          <w:color w:val="000000" w:themeColor="text1"/>
          <w:sz w:val="24"/>
          <w:szCs w:val="24"/>
        </w:rPr>
        <w:t xml:space="preserve">). There was less of an age gradient in females after 15 years of age, with women </w:t>
      </w:r>
      <w:del w:id="32" w:author="Parks, Robbie M" w:date="2018-12-12T12:00:00Z">
        <w:r w:rsidDel="00B83416">
          <w:rPr>
            <w:rFonts w:ascii="Times New Roman" w:hAnsi="Times New Roman"/>
            <w:color w:val="000000" w:themeColor="text1"/>
            <w:sz w:val="24"/>
            <w:szCs w:val="24"/>
          </w:rPr>
          <w:delText>85 years and older</w:delText>
        </w:r>
      </w:del>
      <w:ins w:id="33" w:author="Parks, Robbie M" w:date="2018-12-12T12:00:00Z">
        <w:r w:rsidR="00B83416">
          <w:rPr>
            <w:rFonts w:ascii="Times New Roman" w:hAnsi="Times New Roman"/>
            <w:color w:val="000000" w:themeColor="text1"/>
            <w:sz w:val="24"/>
            <w:szCs w:val="24"/>
          </w:rPr>
          <w:t>75-84 years</w:t>
        </w:r>
      </w:ins>
      <w:r>
        <w:rPr>
          <w:rFonts w:ascii="Times New Roman" w:hAnsi="Times New Roman"/>
          <w:color w:val="000000" w:themeColor="text1"/>
          <w:sz w:val="24"/>
          <w:szCs w:val="24"/>
        </w:rPr>
        <w:t xml:space="preserve"> (</w:t>
      </w:r>
      <w:ins w:id="34" w:author="Parks, Robbie M" w:date="2018-12-12T12:01:00Z">
        <w:r w:rsidR="009E11A5">
          <w:rPr>
            <w:rFonts w:ascii="Times New Roman" w:hAnsi="Times New Roman"/>
            <w:color w:val="000000" w:themeColor="text1"/>
            <w:sz w:val="24"/>
            <w:szCs w:val="24"/>
          </w:rPr>
          <w:t xml:space="preserve">232,371 </w:t>
        </w:r>
      </w:ins>
      <w:del w:id="35" w:author="Parks, Robbie M" w:date="2018-12-12T11:59:00Z">
        <w:r w:rsidDel="00D6554F">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and those aged 15-24 years (</w:t>
      </w:r>
      <w:ins w:id="36" w:author="Parks, Robbie M" w:date="2018-12-12T12:02:00Z">
        <w:r w:rsidR="00DE7D2C">
          <w:rPr>
            <w:rFonts w:ascii="Times New Roman" w:hAnsi="Times New Roman"/>
            <w:color w:val="000000" w:themeColor="text1"/>
            <w:sz w:val="24"/>
            <w:szCs w:val="24"/>
          </w:rPr>
          <w:t>199,494</w:t>
        </w:r>
      </w:ins>
      <w:ins w:id="37" w:author="Parks, Robbie M" w:date="2018-12-12T12:01:00Z">
        <w:r w:rsidR="009E11A5">
          <w:rPr>
            <w:rFonts w:ascii="Times New Roman" w:hAnsi="Times New Roman"/>
            <w:color w:val="000000" w:themeColor="text1"/>
            <w:sz w:val="24"/>
            <w:szCs w:val="24"/>
          </w:rPr>
          <w:t xml:space="preserve"> </w:t>
        </w:r>
      </w:ins>
      <w:del w:id="38" w:author="Parks, Robbie M" w:date="2018-12-12T12:01:00Z">
        <w:r w:rsidDel="009E11A5">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experiencing about the same number of deaths</w:t>
      </w:r>
      <w:r w:rsidR="00532208">
        <w:rPr>
          <w:rFonts w:ascii="Times New Roman" w:hAnsi="Times New Roman"/>
          <w:color w:val="000000" w:themeColor="text1"/>
          <w:sz w:val="24"/>
          <w:szCs w:val="24"/>
        </w:rPr>
        <w:t>.</w:t>
      </w:r>
    </w:p>
    <w:p w14:paraId="1606AA39" w14:textId="77777777" w:rsidR="004D784E" w:rsidRDefault="004D784E" w:rsidP="00DE1A81">
      <w:pPr>
        <w:spacing w:after="0" w:line="480" w:lineRule="auto"/>
        <w:rPr>
          <w:ins w:id="39" w:author="Parks, Robbie M" w:date="2018-12-12T12:02:00Z"/>
          <w:rFonts w:ascii="Times New Roman" w:hAnsi="Times New Roman"/>
          <w:color w:val="000000" w:themeColor="text1"/>
          <w:sz w:val="24"/>
          <w:szCs w:val="24"/>
        </w:rPr>
      </w:pPr>
    </w:p>
    <w:p w14:paraId="56FB65FF" w14:textId="722DA1D1" w:rsidR="004D784E" w:rsidRPr="00091E0C" w:rsidDel="004D784E" w:rsidRDefault="004D784E" w:rsidP="00DE1A81">
      <w:pPr>
        <w:spacing w:after="0" w:line="480" w:lineRule="auto"/>
        <w:rPr>
          <w:del w:id="40" w:author="Parks, Robbie M" w:date="2018-12-12T12:02:00Z"/>
          <w:rFonts w:ascii="Times New Roman" w:hAnsi="Times New Roman"/>
          <w:color w:val="000000" w:themeColor="text1"/>
          <w:sz w:val="24"/>
          <w:szCs w:val="24"/>
        </w:rPr>
      </w:pPr>
      <w:ins w:id="41" w:author="Parks, Robbie M" w:date="2018-12-12T12:02:00Z">
        <w:r w:rsidRPr="00091E0C">
          <w:rPr>
            <w:rFonts w:ascii="Times New Roman" w:hAnsi="Times New Roman"/>
            <w:sz w:val="24"/>
            <w:szCs w:val="24"/>
          </w:rPr>
          <w:t>T</w:t>
        </w:r>
        <w:r w:rsidRPr="00091E0C">
          <w:rPr>
            <w:rFonts w:ascii="Times New Roman" w:hAnsi="Times New Roman"/>
            <w:sz w:val="24"/>
            <w:szCs w:val="24"/>
          </w:rPr>
          <w:t xml:space="preserve">here are distinct patterns in distribution of injury deaths by age group and sex (Figure </w:t>
        </w:r>
      </w:ins>
      <w:ins w:id="42" w:author="Parks, Robbie M" w:date="2018-12-12T12:09:00Z">
        <w:r w:rsidR="00110E50">
          <w:rPr>
            <w:rFonts w:ascii="Times New Roman" w:hAnsi="Times New Roman"/>
            <w:sz w:val="24"/>
            <w:szCs w:val="24"/>
          </w:rPr>
          <w:t>2</w:t>
        </w:r>
      </w:ins>
      <w:ins w:id="43" w:author="Parks, Robbie M" w:date="2018-12-12T12:02:00Z">
        <w:r w:rsidRPr="00091E0C">
          <w:rPr>
            <w:rFonts w:ascii="Times New Roman" w:hAnsi="Times New Roman"/>
            <w:sz w:val="24"/>
            <w:szCs w:val="24"/>
          </w:rPr>
          <w:t>).</w:t>
        </w:r>
        <w:r w:rsidRPr="00091E0C">
          <w:rPr>
            <w:rFonts w:ascii="Times New Roman" w:hAnsi="Times New Roman"/>
            <w:sz w:val="24"/>
            <w:szCs w:val="24"/>
          </w:rPr>
          <w:t xml:space="preserve"> </w:t>
        </w:r>
      </w:ins>
    </w:p>
    <w:p w14:paraId="6F714419" w14:textId="4397873E" w:rsidR="00B636F6" w:rsidRPr="00091E0C" w:rsidDel="004D784E" w:rsidRDefault="00B636F6" w:rsidP="00DE1A81">
      <w:pPr>
        <w:pStyle w:val="ListParagraph"/>
        <w:numPr>
          <w:ilvl w:val="0"/>
          <w:numId w:val="10"/>
        </w:numPr>
        <w:spacing w:line="240" w:lineRule="auto"/>
        <w:rPr>
          <w:del w:id="44" w:author="Parks, Robbie M" w:date="2018-12-12T12:02:00Z"/>
          <w:rFonts w:ascii="Times New Roman" w:hAnsi="Times New Roman"/>
          <w:sz w:val="24"/>
          <w:szCs w:val="24"/>
        </w:rPr>
      </w:pPr>
      <w:del w:id="45" w:author="Parks, Robbie M" w:date="2018-12-12T12:02:00Z">
        <w:r w:rsidRPr="00091E0C" w:rsidDel="004D784E">
          <w:rPr>
            <w:rFonts w:ascii="Times New Roman" w:hAnsi="Times New Roman"/>
            <w:sz w:val="24"/>
            <w:szCs w:val="24"/>
          </w:rPr>
          <w:delText xml:space="preserve">There are distinct patterns in distribution of injury deaths by age group and sex (Figure ). </w:delText>
        </w:r>
      </w:del>
    </w:p>
    <w:p w14:paraId="674E5E4D" w14:textId="297784ED" w:rsidR="00B636F6" w:rsidRPr="00091E0C" w:rsidDel="00091E0C" w:rsidRDefault="00B636F6" w:rsidP="004D784E">
      <w:pPr>
        <w:spacing w:after="0" w:line="480" w:lineRule="auto"/>
        <w:rPr>
          <w:del w:id="46" w:author="Parks, Robbie M" w:date="2018-12-12T12:04:00Z"/>
          <w:rFonts w:ascii="Times New Roman" w:hAnsi="Times New Roman"/>
          <w:sz w:val="24"/>
          <w:szCs w:val="24"/>
          <w:rPrChange w:id="47" w:author="Parks, Robbie M" w:date="2018-12-12T12:04:00Z">
            <w:rPr>
              <w:del w:id="48" w:author="Parks, Robbie M" w:date="2018-12-12T12:04:00Z"/>
            </w:rPr>
          </w:rPrChange>
        </w:rPr>
        <w:pPrChange w:id="49" w:author="Parks, Robbie M" w:date="2018-12-12T12:02:00Z">
          <w:pPr>
            <w:pStyle w:val="ListParagraph"/>
            <w:numPr>
              <w:numId w:val="10"/>
            </w:numPr>
            <w:spacing w:line="240" w:lineRule="auto"/>
            <w:ind w:hanging="360"/>
          </w:pPr>
        </w:pPrChange>
      </w:pPr>
      <w:r w:rsidRPr="00091E0C">
        <w:rPr>
          <w:rFonts w:ascii="Times New Roman" w:hAnsi="Times New Roman"/>
          <w:sz w:val="24"/>
          <w:szCs w:val="24"/>
          <w:rPrChange w:id="50" w:author="Parks, Robbie M" w:date="2018-12-12T12:04:00Z">
            <w:rPr/>
          </w:rPrChange>
        </w:rPr>
        <w:t>Intentional deaths (i.e., from assault and intentional self-harm) make up most deaths in young to middle-aged men and women</w:t>
      </w:r>
      <w:ins w:id="51" w:author="Parks, Robbie M" w:date="2018-12-12T12:04:00Z">
        <w:r w:rsidR="00091E0C" w:rsidRPr="00091E0C">
          <w:rPr>
            <w:rFonts w:ascii="Times New Roman" w:hAnsi="Times New Roman"/>
            <w:sz w:val="24"/>
            <w:szCs w:val="24"/>
          </w:rPr>
          <w:t>.</w:t>
        </w:r>
      </w:ins>
      <w:del w:id="52" w:author="Parks, Robbie M" w:date="2018-12-12T12:04:00Z">
        <w:r w:rsidRPr="00091E0C" w:rsidDel="00091E0C">
          <w:rPr>
            <w:rFonts w:ascii="Times New Roman" w:hAnsi="Times New Roman"/>
            <w:sz w:val="24"/>
            <w:szCs w:val="24"/>
            <w:rPrChange w:id="53" w:author="Parks, Robbie M" w:date="2018-12-12T12:04:00Z">
              <w:rPr/>
            </w:rPrChange>
          </w:rPr>
          <w:delText>,</w:delText>
        </w:r>
      </w:del>
      <w:ins w:id="54" w:author="Parks, Robbie M" w:date="2018-12-12T12:04:00Z">
        <w:r w:rsidR="00091E0C" w:rsidRPr="00091E0C">
          <w:rPr>
            <w:rFonts w:ascii="Times New Roman" w:hAnsi="Times New Roman"/>
            <w:sz w:val="24"/>
            <w:szCs w:val="24"/>
          </w:rPr>
          <w:t xml:space="preserve"> </w:t>
        </w:r>
      </w:ins>
    </w:p>
    <w:p w14:paraId="4484AD7A" w14:textId="70F9B05A" w:rsidR="00B636F6" w:rsidRPr="00091E0C" w:rsidDel="00091E0C" w:rsidRDefault="00B636F6" w:rsidP="00091E0C">
      <w:pPr>
        <w:spacing w:after="0" w:line="480" w:lineRule="auto"/>
        <w:rPr>
          <w:del w:id="55" w:author="Parks, Robbie M" w:date="2018-12-12T12:04:00Z"/>
          <w:rFonts w:ascii="Times New Roman" w:hAnsi="Times New Roman"/>
          <w:sz w:val="24"/>
          <w:szCs w:val="24"/>
          <w:rPrChange w:id="56" w:author="Parks, Robbie M" w:date="2018-12-12T12:04:00Z">
            <w:rPr>
              <w:del w:id="57" w:author="Parks, Robbie M" w:date="2018-12-12T12:04:00Z"/>
            </w:rPr>
          </w:rPrChange>
        </w:rPr>
        <w:pPrChange w:id="58" w:author="Parks, Robbie M" w:date="2018-12-12T12:04:00Z">
          <w:pPr>
            <w:pStyle w:val="ListParagraph"/>
            <w:numPr>
              <w:numId w:val="10"/>
            </w:numPr>
            <w:spacing w:line="240" w:lineRule="auto"/>
            <w:ind w:hanging="360"/>
          </w:pPr>
        </w:pPrChange>
      </w:pPr>
      <w:r w:rsidRPr="00091E0C">
        <w:rPr>
          <w:rFonts w:ascii="Times New Roman" w:hAnsi="Times New Roman"/>
          <w:sz w:val="24"/>
          <w:szCs w:val="24"/>
          <w:rPrChange w:id="59" w:author="Parks, Robbie M" w:date="2018-12-12T12:04:00Z">
            <w:rPr/>
          </w:rPrChange>
        </w:rPr>
        <w:t xml:space="preserve">Intentional self-harm </w:t>
      </w:r>
      <w:ins w:id="60" w:author="Parks, Robbie M" w:date="2018-12-12T12:10:00Z">
        <w:r w:rsidR="00E90C70">
          <w:rPr>
            <w:rFonts w:ascii="Times New Roman" w:hAnsi="Times New Roman"/>
            <w:sz w:val="24"/>
            <w:szCs w:val="24"/>
          </w:rPr>
          <w:t xml:space="preserve">is the </w:t>
        </w:r>
      </w:ins>
      <w:r w:rsidRPr="00091E0C">
        <w:rPr>
          <w:rFonts w:ascii="Times New Roman" w:hAnsi="Times New Roman"/>
          <w:sz w:val="24"/>
          <w:szCs w:val="24"/>
          <w:rPrChange w:id="61" w:author="Parks, Robbie M" w:date="2018-12-12T12:04:00Z">
            <w:rPr/>
          </w:rPrChange>
        </w:rPr>
        <w:t>largest</w:t>
      </w:r>
      <w:ins w:id="62" w:author="Parks, Robbie M" w:date="2018-12-12T12:09:00Z">
        <w:r w:rsidR="00F5639E">
          <w:rPr>
            <w:rFonts w:ascii="Times New Roman" w:hAnsi="Times New Roman"/>
            <w:sz w:val="24"/>
            <w:szCs w:val="24"/>
          </w:rPr>
          <w:t xml:space="preserve"> </w:t>
        </w:r>
      </w:ins>
      <w:del w:id="63" w:author="Parks, Robbie M" w:date="2018-12-12T12:10:00Z">
        <w:r w:rsidRPr="00091E0C" w:rsidDel="00E90C70">
          <w:rPr>
            <w:rFonts w:ascii="Times New Roman" w:hAnsi="Times New Roman"/>
            <w:sz w:val="24"/>
            <w:szCs w:val="24"/>
            <w:rPrChange w:id="64" w:author="Parks, Robbie M" w:date="2018-12-12T12:04:00Z">
              <w:rPr/>
            </w:rPrChange>
          </w:rPr>
          <w:delText xml:space="preserve"> </w:delText>
        </w:r>
      </w:del>
      <w:r w:rsidRPr="00091E0C">
        <w:rPr>
          <w:rFonts w:ascii="Times New Roman" w:hAnsi="Times New Roman"/>
          <w:sz w:val="24"/>
          <w:szCs w:val="24"/>
          <w:rPrChange w:id="65" w:author="Parks, Robbie M" w:date="2018-12-12T12:04:00Z">
            <w:rPr/>
          </w:rPrChange>
        </w:rPr>
        <w:t>single cause in middle-aged groups for both men and women</w:t>
      </w:r>
      <w:ins w:id="66" w:author="Parks, Robbie M" w:date="2018-12-12T12:10:00Z">
        <w:r w:rsidR="00447C9A">
          <w:rPr>
            <w:rFonts w:ascii="Times New Roman" w:hAnsi="Times New Roman"/>
            <w:sz w:val="24"/>
            <w:szCs w:val="24"/>
          </w:rPr>
          <w:t>.</w:t>
        </w:r>
      </w:ins>
      <w:ins w:id="67" w:author="Parks, Robbie M" w:date="2018-12-12T12:16:00Z">
        <w:r w:rsidR="00991D84">
          <w:rPr>
            <w:rFonts w:ascii="Times New Roman" w:hAnsi="Times New Roman"/>
            <w:sz w:val="24"/>
            <w:szCs w:val="24"/>
          </w:rPr>
          <w:t xml:space="preserve"> In contrast,</w:t>
        </w:r>
      </w:ins>
      <w:ins w:id="68" w:author="Parks, Robbie M" w:date="2018-12-12T12:10:00Z">
        <w:r w:rsidR="00447C9A">
          <w:rPr>
            <w:rFonts w:ascii="Times New Roman" w:hAnsi="Times New Roman"/>
            <w:sz w:val="24"/>
            <w:szCs w:val="24"/>
          </w:rPr>
          <w:t xml:space="preserve"> </w:t>
        </w:r>
        <w:r w:rsidR="00991D84">
          <w:rPr>
            <w:rFonts w:ascii="Times New Roman" w:hAnsi="Times New Roman"/>
            <w:sz w:val="24"/>
            <w:szCs w:val="24"/>
          </w:rPr>
          <w:t>t</w:t>
        </w:r>
      </w:ins>
      <w:del w:id="69" w:author="Parks, Robbie M" w:date="2018-12-12T12:10:00Z">
        <w:r w:rsidRPr="00091E0C" w:rsidDel="00447C9A">
          <w:rPr>
            <w:rFonts w:ascii="Times New Roman" w:hAnsi="Times New Roman"/>
            <w:sz w:val="24"/>
            <w:szCs w:val="24"/>
            <w:rPrChange w:id="70" w:author="Parks, Robbie M" w:date="2018-12-12T12:04:00Z">
              <w:rPr/>
            </w:rPrChange>
          </w:rPr>
          <w:delText xml:space="preserve">, </w:delText>
        </w:r>
      </w:del>
    </w:p>
    <w:p w14:paraId="310004AD" w14:textId="23D6C160" w:rsidR="00B636F6" w:rsidRPr="00091E0C" w:rsidDel="00091E0C" w:rsidRDefault="00B636F6" w:rsidP="001D04AB">
      <w:pPr>
        <w:spacing w:after="0" w:line="480" w:lineRule="auto"/>
        <w:rPr>
          <w:del w:id="71" w:author="Parks, Robbie M" w:date="2018-12-12T12:04:00Z"/>
          <w:rFonts w:ascii="Times New Roman" w:hAnsi="Times New Roman"/>
          <w:sz w:val="24"/>
          <w:szCs w:val="24"/>
          <w:rPrChange w:id="72" w:author="Parks, Robbie M" w:date="2018-12-12T12:04:00Z">
            <w:rPr>
              <w:del w:id="73" w:author="Parks, Robbie M" w:date="2018-12-12T12:04:00Z"/>
            </w:rPr>
          </w:rPrChange>
        </w:rPr>
        <w:pPrChange w:id="74" w:author="Parks, Robbie M" w:date="2018-12-12T12:10:00Z">
          <w:pPr>
            <w:pStyle w:val="ListParagraph"/>
            <w:numPr>
              <w:numId w:val="10"/>
            </w:numPr>
            <w:spacing w:line="240" w:lineRule="auto"/>
            <w:ind w:hanging="360"/>
          </w:pPr>
        </w:pPrChange>
      </w:pPr>
      <w:del w:id="75" w:author="Parks, Robbie M" w:date="2018-12-12T12:10:00Z">
        <w:r w:rsidRPr="00091E0C" w:rsidDel="00447C9A">
          <w:rPr>
            <w:rFonts w:ascii="Times New Roman" w:hAnsi="Times New Roman"/>
            <w:sz w:val="24"/>
            <w:szCs w:val="24"/>
            <w:rPrChange w:id="76" w:author="Parks, Robbie M" w:date="2018-12-12T12:04:00Z">
              <w:rPr/>
            </w:rPrChange>
          </w:rPr>
          <w:delText>with t</w:delText>
        </w:r>
      </w:del>
      <w:r w:rsidRPr="00091E0C">
        <w:rPr>
          <w:rFonts w:ascii="Times New Roman" w:hAnsi="Times New Roman"/>
          <w:sz w:val="24"/>
          <w:szCs w:val="24"/>
          <w:rPrChange w:id="77" w:author="Parks, Robbie M" w:date="2018-12-12T12:04:00Z">
            <w:rPr/>
          </w:rPrChange>
        </w:rPr>
        <w:t>ransport death</w:t>
      </w:r>
      <w:ins w:id="78" w:author="Parks, Robbie M" w:date="2018-12-12T12:10:00Z">
        <w:r w:rsidR="001D04AB">
          <w:rPr>
            <w:rFonts w:ascii="Times New Roman" w:hAnsi="Times New Roman"/>
            <w:sz w:val="24"/>
            <w:szCs w:val="24"/>
          </w:rPr>
          <w:t>s is</w:t>
        </w:r>
      </w:ins>
      <w:del w:id="79" w:author="Parks, Robbie M" w:date="2018-12-12T12:10:00Z">
        <w:r w:rsidRPr="00091E0C" w:rsidDel="001D04AB">
          <w:rPr>
            <w:rFonts w:ascii="Times New Roman" w:hAnsi="Times New Roman"/>
            <w:sz w:val="24"/>
            <w:szCs w:val="24"/>
            <w:rPrChange w:id="80" w:author="Parks, Robbie M" w:date="2018-12-12T12:04:00Z">
              <w:rPr/>
            </w:rPrChange>
          </w:rPr>
          <w:delText>s</w:delText>
        </w:r>
      </w:del>
      <w:r w:rsidRPr="00091E0C">
        <w:rPr>
          <w:rFonts w:ascii="Times New Roman" w:hAnsi="Times New Roman"/>
          <w:sz w:val="24"/>
          <w:szCs w:val="24"/>
          <w:rPrChange w:id="81" w:author="Parks, Robbie M" w:date="2018-12-12T12:04:00Z">
            <w:rPr/>
          </w:rPrChange>
        </w:rPr>
        <w:t xml:space="preserve"> </w:t>
      </w:r>
      <w:ins w:id="82" w:author="Parks, Robbie M" w:date="2018-12-12T12:09:00Z">
        <w:r w:rsidR="009933C3">
          <w:rPr>
            <w:rFonts w:ascii="Times New Roman" w:hAnsi="Times New Roman"/>
            <w:sz w:val="24"/>
            <w:szCs w:val="24"/>
          </w:rPr>
          <w:t xml:space="preserve">the </w:t>
        </w:r>
      </w:ins>
      <w:r w:rsidRPr="00091E0C">
        <w:rPr>
          <w:rFonts w:ascii="Times New Roman" w:hAnsi="Times New Roman"/>
          <w:sz w:val="24"/>
          <w:szCs w:val="24"/>
          <w:rPrChange w:id="83" w:author="Parks, Robbie M" w:date="2018-12-12T12:04:00Z">
            <w:rPr/>
          </w:rPrChange>
        </w:rPr>
        <w:t>largest single cause in younger males and females</w:t>
      </w:r>
      <w:ins w:id="84" w:author="Parks, Robbie M" w:date="2018-12-12T12:10:00Z">
        <w:r w:rsidR="001D04AB">
          <w:rPr>
            <w:rFonts w:ascii="Times New Roman" w:hAnsi="Times New Roman"/>
            <w:sz w:val="24"/>
            <w:szCs w:val="24"/>
          </w:rPr>
          <w:t xml:space="preserve">, with deaths from </w:t>
        </w:r>
      </w:ins>
      <w:del w:id="85" w:author="Parks, Robbie M" w:date="2018-12-12T12:10:00Z">
        <w:r w:rsidRPr="00091E0C" w:rsidDel="001D04AB">
          <w:rPr>
            <w:rFonts w:ascii="Times New Roman" w:hAnsi="Times New Roman"/>
            <w:sz w:val="24"/>
            <w:szCs w:val="24"/>
            <w:rPrChange w:id="86" w:author="Parks, Robbie M" w:date="2018-12-12T12:04:00Z">
              <w:rPr/>
            </w:rPrChange>
          </w:rPr>
          <w:delText xml:space="preserve"> and</w:delText>
        </w:r>
      </w:del>
    </w:p>
    <w:p w14:paraId="68C03524" w14:textId="61ED4062" w:rsidR="00B636F6" w:rsidDel="00F34EC4" w:rsidRDefault="00B636F6" w:rsidP="00F34EC4">
      <w:pPr>
        <w:spacing w:after="0" w:line="480" w:lineRule="auto"/>
        <w:rPr>
          <w:del w:id="87" w:author="Parks, Robbie M" w:date="2018-12-12T12:17:00Z"/>
          <w:rFonts w:ascii="Times New Roman" w:hAnsi="Times New Roman"/>
          <w:sz w:val="24"/>
          <w:szCs w:val="24"/>
        </w:rPr>
        <w:pPrChange w:id="88" w:author="Parks, Robbie M" w:date="2018-12-12T12:17:00Z">
          <w:pPr>
            <w:pStyle w:val="ListParagraph"/>
            <w:numPr>
              <w:numId w:val="10"/>
            </w:numPr>
            <w:spacing w:after="0" w:line="240" w:lineRule="auto"/>
            <w:ind w:hanging="360"/>
            <w:outlineLvl w:val="0"/>
          </w:pPr>
        </w:pPrChange>
      </w:pPr>
      <w:del w:id="89" w:author="Parks, Robbie M" w:date="2018-12-12T12:10:00Z">
        <w:r w:rsidRPr="00091E0C" w:rsidDel="001D04AB">
          <w:rPr>
            <w:rFonts w:ascii="Times New Roman" w:hAnsi="Times New Roman"/>
            <w:sz w:val="24"/>
            <w:szCs w:val="24"/>
            <w:rPrChange w:id="90" w:author="Parks, Robbie M" w:date="2018-12-12T12:04:00Z">
              <w:rPr/>
            </w:rPrChange>
          </w:rPr>
          <w:delText xml:space="preserve">deaths from </w:delText>
        </w:r>
      </w:del>
      <w:r w:rsidRPr="00091E0C">
        <w:rPr>
          <w:rFonts w:ascii="Times New Roman" w:hAnsi="Times New Roman"/>
          <w:sz w:val="24"/>
          <w:szCs w:val="24"/>
          <w:rPrChange w:id="91" w:author="Parks, Robbie M" w:date="2018-12-12T12:04:00Z">
            <w:rPr/>
          </w:rPrChange>
        </w:rPr>
        <w:t xml:space="preserve">falls </w:t>
      </w:r>
      <w:ins w:id="92" w:author="Parks, Robbie M" w:date="2018-12-12T12:10:00Z">
        <w:r w:rsidR="0055432E">
          <w:rPr>
            <w:rFonts w:ascii="Times New Roman" w:hAnsi="Times New Roman"/>
            <w:sz w:val="24"/>
            <w:szCs w:val="24"/>
          </w:rPr>
          <w:t xml:space="preserve">the </w:t>
        </w:r>
      </w:ins>
      <w:r w:rsidRPr="00091E0C">
        <w:rPr>
          <w:rFonts w:ascii="Times New Roman" w:hAnsi="Times New Roman"/>
          <w:sz w:val="24"/>
          <w:szCs w:val="24"/>
          <w:rPrChange w:id="93" w:author="Parks, Robbie M" w:date="2018-12-12T12:04:00Z">
            <w:rPr/>
          </w:rPrChange>
        </w:rPr>
        <w:t>largest single cause in oldest groups</w:t>
      </w:r>
      <w:ins w:id="94" w:author="Parks, Robbie M" w:date="2018-12-12T12:10:00Z">
        <w:r w:rsidR="009933C3">
          <w:rPr>
            <w:rFonts w:ascii="Times New Roman" w:hAnsi="Times New Roman"/>
            <w:sz w:val="24"/>
            <w:szCs w:val="24"/>
          </w:rPr>
          <w:t>.</w:t>
        </w:r>
      </w:ins>
    </w:p>
    <w:p w14:paraId="7B720FEF" w14:textId="77777777" w:rsidR="00F34EC4" w:rsidRDefault="00F34EC4" w:rsidP="001D04AB">
      <w:pPr>
        <w:spacing w:after="0" w:line="480" w:lineRule="auto"/>
        <w:rPr>
          <w:ins w:id="95" w:author="Parks, Robbie M" w:date="2018-12-12T12:17:00Z"/>
          <w:rFonts w:ascii="Times New Roman" w:hAnsi="Times New Roman"/>
          <w:sz w:val="24"/>
          <w:szCs w:val="24"/>
        </w:rPr>
        <w:pPrChange w:id="96" w:author="Parks, Robbie M" w:date="2018-12-12T12:10:00Z">
          <w:pPr>
            <w:pStyle w:val="ListParagraph"/>
            <w:numPr>
              <w:numId w:val="10"/>
            </w:numPr>
            <w:spacing w:line="240" w:lineRule="auto"/>
            <w:ind w:hanging="360"/>
          </w:pPr>
        </w:pPrChange>
      </w:pPr>
    </w:p>
    <w:p w14:paraId="7DE80EF5" w14:textId="77777777" w:rsidR="00F34EC4" w:rsidRPr="00091E0C" w:rsidRDefault="00F34EC4" w:rsidP="001D04AB">
      <w:pPr>
        <w:spacing w:after="0" w:line="480" w:lineRule="auto"/>
        <w:rPr>
          <w:ins w:id="97" w:author="Parks, Robbie M" w:date="2018-12-12T12:17:00Z"/>
          <w:rFonts w:ascii="Times New Roman" w:hAnsi="Times New Roman"/>
          <w:sz w:val="24"/>
          <w:szCs w:val="24"/>
          <w:rPrChange w:id="98" w:author="Parks, Robbie M" w:date="2018-12-12T12:04:00Z">
            <w:rPr>
              <w:ins w:id="99" w:author="Parks, Robbie M" w:date="2018-12-12T12:17:00Z"/>
            </w:rPr>
          </w:rPrChange>
        </w:rPr>
        <w:pPrChange w:id="100" w:author="Parks, Robbie M" w:date="2018-12-12T12:10:00Z">
          <w:pPr>
            <w:pStyle w:val="ListParagraph"/>
            <w:numPr>
              <w:numId w:val="10"/>
            </w:numPr>
            <w:spacing w:line="240" w:lineRule="auto"/>
            <w:ind w:hanging="360"/>
          </w:pPr>
        </w:pPrChange>
      </w:pPr>
    </w:p>
    <w:p w14:paraId="62E52914" w14:textId="77777777" w:rsidR="005259CD" w:rsidRPr="009D14AA" w:rsidDel="00F34EC4" w:rsidRDefault="005259CD" w:rsidP="00DE1A81">
      <w:pPr>
        <w:spacing w:after="0" w:line="480" w:lineRule="auto"/>
        <w:outlineLvl w:val="0"/>
        <w:rPr>
          <w:del w:id="101" w:author="Parks, Robbie M" w:date="2018-12-12T12:17:00Z"/>
          <w:rFonts w:ascii="Times New Roman" w:hAnsi="Times New Roman"/>
          <w:color w:val="000000" w:themeColor="text1"/>
          <w:sz w:val="24"/>
          <w:szCs w:val="24"/>
        </w:rPr>
      </w:pPr>
    </w:p>
    <w:p w14:paraId="0B4CB3E9" w14:textId="7ECA186E" w:rsidR="00E252C8" w:rsidRPr="009D14AA" w:rsidDel="00F34EC4" w:rsidRDefault="00955652" w:rsidP="00DE1A81">
      <w:pPr>
        <w:spacing w:after="0" w:line="240" w:lineRule="auto"/>
        <w:outlineLvl w:val="0"/>
        <w:rPr>
          <w:del w:id="102" w:author="Parks, Robbie M" w:date="2018-12-12T12:16:00Z"/>
          <w:rFonts w:ascii="Times New Roman" w:hAnsi="Times New Roman"/>
          <w:i/>
          <w:sz w:val="24"/>
          <w:szCs w:val="24"/>
        </w:rPr>
      </w:pPr>
      <w:del w:id="103" w:author="Parks, Robbie M" w:date="2018-12-12T12:16:00Z">
        <w:r w:rsidRPr="009D14AA" w:rsidDel="00F34EC4">
          <w:rPr>
            <w:rFonts w:ascii="Times New Roman" w:hAnsi="Times New Roman"/>
            <w:i/>
            <w:sz w:val="24"/>
            <w:szCs w:val="24"/>
          </w:rPr>
          <w:delText xml:space="preserve">Figure </w:delText>
        </w:r>
      </w:del>
    </w:p>
    <w:p w14:paraId="40991D38" w14:textId="7ABFC34D" w:rsidR="00F653F3" w:rsidRPr="00F83B13" w:rsidDel="00F83B13" w:rsidRDefault="00F653F3" w:rsidP="00F34EC4">
      <w:pPr>
        <w:spacing w:after="0" w:line="480" w:lineRule="auto"/>
        <w:rPr>
          <w:del w:id="104" w:author="Parks, Robbie M" w:date="2018-12-12T12:18:00Z"/>
          <w:rFonts w:ascii="Times New Roman" w:hAnsi="Times New Roman"/>
          <w:b/>
          <w:sz w:val="24"/>
          <w:szCs w:val="24"/>
          <w:rPrChange w:id="105" w:author="Parks, Robbie M" w:date="2018-12-12T12:18:00Z">
            <w:rPr>
              <w:del w:id="106" w:author="Parks, Robbie M" w:date="2018-12-12T12:18:00Z"/>
              <w:b/>
            </w:rPr>
          </w:rPrChange>
        </w:rPr>
        <w:pPrChange w:id="107" w:author="Parks, Robbie M" w:date="2018-12-12T12:17:00Z">
          <w:pPr>
            <w:pStyle w:val="ListParagraph"/>
            <w:numPr>
              <w:numId w:val="10"/>
            </w:numPr>
            <w:spacing w:after="0" w:line="240" w:lineRule="auto"/>
            <w:ind w:hanging="360"/>
            <w:outlineLvl w:val="0"/>
          </w:pPr>
        </w:pPrChange>
      </w:pPr>
      <w:r w:rsidRPr="00F83B13">
        <w:rPr>
          <w:rFonts w:ascii="Times New Roman" w:hAnsi="Times New Roman"/>
          <w:sz w:val="24"/>
          <w:szCs w:val="24"/>
          <w:rPrChange w:id="108" w:author="Parks, Robbie M" w:date="2018-12-12T12:18:00Z">
            <w:rPr/>
          </w:rPrChange>
        </w:rPr>
        <w:t>There was a decline in three out of five types of injury (transport, drownings and assault) in contrast with deaths from falls increasing over time and intentional self-harm decreasing then recently increasing to over 1980 levels</w:t>
      </w:r>
      <w:ins w:id="109" w:author="Parks, Robbie M" w:date="2018-12-12T12:17:00Z">
        <w:r w:rsidR="0051614E" w:rsidRPr="009D14AA">
          <w:rPr>
            <w:rFonts w:ascii="Times New Roman" w:hAnsi="Times New Roman"/>
            <w:sz w:val="24"/>
            <w:szCs w:val="24"/>
          </w:rPr>
          <w:t xml:space="preserve"> (Figure 3)</w:t>
        </w:r>
      </w:ins>
      <w:r w:rsidRPr="00F83B13">
        <w:rPr>
          <w:rFonts w:ascii="Times New Roman" w:hAnsi="Times New Roman"/>
          <w:sz w:val="24"/>
          <w:szCs w:val="24"/>
          <w:rPrChange w:id="110" w:author="Parks, Robbie M" w:date="2018-12-12T12:18:00Z">
            <w:rPr/>
          </w:rPrChange>
        </w:rPr>
        <w:t>.</w:t>
      </w:r>
      <w:ins w:id="111" w:author="Parks, Robbie M" w:date="2018-12-12T12:18:00Z">
        <w:r w:rsidR="00F83B13" w:rsidRPr="009D14AA">
          <w:rPr>
            <w:rFonts w:ascii="Times New Roman" w:hAnsi="Times New Roman"/>
            <w:sz w:val="24"/>
            <w:szCs w:val="24"/>
          </w:rPr>
          <w:t xml:space="preserve"> </w:t>
        </w:r>
      </w:ins>
    </w:p>
    <w:p w14:paraId="5DA67015" w14:textId="359BFB77" w:rsidR="00F653F3" w:rsidRPr="00F83B13" w:rsidDel="00F83B13" w:rsidRDefault="00F653F3" w:rsidP="00F83B13">
      <w:pPr>
        <w:spacing w:after="0" w:line="480" w:lineRule="auto"/>
        <w:rPr>
          <w:del w:id="112" w:author="Parks, Robbie M" w:date="2018-12-12T12:18:00Z"/>
          <w:rFonts w:ascii="Times New Roman" w:hAnsi="Times New Roman"/>
          <w:sz w:val="24"/>
          <w:szCs w:val="24"/>
          <w:rPrChange w:id="113" w:author="Parks, Robbie M" w:date="2018-12-12T12:18:00Z">
            <w:rPr>
              <w:del w:id="114" w:author="Parks, Robbie M" w:date="2018-12-12T12:18:00Z"/>
            </w:rPr>
          </w:rPrChange>
        </w:rPr>
        <w:pPrChange w:id="115" w:author="Parks, Robbie M" w:date="2018-12-12T12:18:00Z">
          <w:pPr>
            <w:pStyle w:val="ListParagraph"/>
            <w:numPr>
              <w:numId w:val="10"/>
            </w:numPr>
            <w:spacing w:line="240" w:lineRule="auto"/>
            <w:ind w:hanging="360"/>
          </w:pPr>
        </w:pPrChange>
      </w:pPr>
      <w:r w:rsidRPr="00F83B13">
        <w:rPr>
          <w:rFonts w:ascii="Times New Roman" w:hAnsi="Times New Roman"/>
          <w:sz w:val="24"/>
          <w:szCs w:val="24"/>
          <w:rPrChange w:id="116" w:author="Parks, Robbie M" w:date="2018-12-12T12:18:00Z">
            <w:rPr/>
          </w:rPrChange>
        </w:rPr>
        <w:t xml:space="preserve">The largest overall decline over time was for transport deaths, with </w:t>
      </w:r>
      <w:del w:id="117" w:author="Parks, Robbie M" w:date="2018-12-11T13:59:00Z">
        <w:r w:rsidRPr="00F83B13" w:rsidDel="00ED15E0">
          <w:rPr>
            <w:rFonts w:ascii="Times New Roman" w:hAnsi="Times New Roman"/>
            <w:sz w:val="24"/>
            <w:szCs w:val="24"/>
            <w:rPrChange w:id="118" w:author="Parks, Robbie M" w:date="2018-12-12T12:18:00Z">
              <w:rPr/>
            </w:rPrChange>
          </w:rPr>
          <w:delText xml:space="preserve"> </w:delText>
        </w:r>
      </w:del>
      <w:r w:rsidRPr="00F83B13">
        <w:rPr>
          <w:rFonts w:ascii="Times New Roman" w:hAnsi="Times New Roman"/>
          <w:sz w:val="24"/>
          <w:szCs w:val="24"/>
          <w:rPrChange w:id="119" w:author="Parks, Robbie M" w:date="2018-12-12T12:18:00Z">
            <w:rPr/>
          </w:rPrChange>
        </w:rPr>
        <w:t>greater than 50% decline across months from 1980-2016.</w:t>
      </w:r>
      <w:ins w:id="120" w:author="Parks, Robbie M" w:date="2018-12-12T12:18:00Z">
        <w:r w:rsidR="00F83B13" w:rsidRPr="00F83B13">
          <w:rPr>
            <w:rFonts w:ascii="Times New Roman" w:hAnsi="Times New Roman"/>
            <w:sz w:val="24"/>
            <w:szCs w:val="24"/>
            <w:rPrChange w:id="121" w:author="Parks, Robbie M" w:date="2018-12-12T12:18:00Z">
              <w:rPr/>
            </w:rPrChange>
          </w:rPr>
          <w:t xml:space="preserve"> </w:t>
        </w:r>
      </w:ins>
    </w:p>
    <w:p w14:paraId="6C472F89" w14:textId="726A177B" w:rsidR="008A69BB" w:rsidRPr="00F83B13" w:rsidDel="00F83B13" w:rsidRDefault="00F34643" w:rsidP="00F83B13">
      <w:pPr>
        <w:spacing w:after="0" w:line="480" w:lineRule="auto"/>
        <w:rPr>
          <w:del w:id="122" w:author="Parks, Robbie M" w:date="2018-12-12T12:18:00Z"/>
          <w:rFonts w:ascii="Times New Roman" w:hAnsi="Times New Roman"/>
          <w:sz w:val="24"/>
          <w:szCs w:val="24"/>
          <w:rPrChange w:id="123" w:author="Parks, Robbie M" w:date="2018-12-12T12:18:00Z">
            <w:rPr>
              <w:del w:id="124" w:author="Parks, Robbie M" w:date="2018-12-12T12:18:00Z"/>
            </w:rPr>
          </w:rPrChange>
        </w:rPr>
        <w:pPrChange w:id="125" w:author="Parks, Robbie M" w:date="2018-12-12T12:18:00Z">
          <w:pPr>
            <w:pStyle w:val="ListParagraph"/>
            <w:numPr>
              <w:numId w:val="10"/>
            </w:numPr>
            <w:spacing w:line="240" w:lineRule="auto"/>
            <w:ind w:hanging="360"/>
          </w:pPr>
        </w:pPrChange>
      </w:pPr>
      <w:commentRangeStart w:id="126"/>
      <w:r w:rsidRPr="00F83B13">
        <w:rPr>
          <w:rFonts w:ascii="Times New Roman" w:hAnsi="Times New Roman"/>
          <w:sz w:val="24"/>
          <w:szCs w:val="24"/>
          <w:rPrChange w:id="127" w:author="Parks, Robbie M" w:date="2018-12-12T12:18:00Z">
            <w:rPr/>
          </w:rPrChange>
        </w:rPr>
        <w:t>Age-standardised death rates for t</w:t>
      </w:r>
      <w:r w:rsidR="00C574BA" w:rsidRPr="00F83B13">
        <w:rPr>
          <w:rFonts w:ascii="Times New Roman" w:hAnsi="Times New Roman"/>
          <w:sz w:val="24"/>
          <w:szCs w:val="24"/>
          <w:rPrChange w:id="128" w:author="Parks, Robbie M" w:date="2018-12-12T12:18:00Z">
            <w:rPr/>
          </w:rPrChange>
        </w:rPr>
        <w:t>ransport and drownings</w:t>
      </w:r>
      <w:r w:rsidR="00C97EBE" w:rsidRPr="00F83B13">
        <w:rPr>
          <w:rFonts w:ascii="Times New Roman" w:hAnsi="Times New Roman"/>
          <w:sz w:val="24"/>
          <w:szCs w:val="24"/>
          <w:rPrChange w:id="129" w:author="Parks, Robbie M" w:date="2018-12-12T12:18:00Z">
            <w:rPr/>
          </w:rPrChange>
        </w:rPr>
        <w:t xml:space="preserve">, </w:t>
      </w:r>
      <w:r w:rsidR="0078091F" w:rsidRPr="00F83B13">
        <w:rPr>
          <w:rFonts w:ascii="Times New Roman" w:hAnsi="Times New Roman"/>
          <w:sz w:val="24"/>
          <w:szCs w:val="24"/>
          <w:rPrChange w:id="130" w:author="Parks, Robbie M" w:date="2018-12-12T12:18:00Z">
            <w:rPr/>
          </w:rPrChange>
        </w:rPr>
        <w:t xml:space="preserve">with </w:t>
      </w:r>
      <w:r w:rsidR="00C97EBE" w:rsidRPr="00F83B13">
        <w:rPr>
          <w:rFonts w:ascii="Times New Roman" w:hAnsi="Times New Roman"/>
          <w:sz w:val="24"/>
          <w:szCs w:val="24"/>
          <w:rPrChange w:id="131" w:author="Parks, Robbie M" w:date="2018-12-12T12:18:00Z">
            <w:rPr/>
          </w:rPrChange>
        </w:rPr>
        <w:t xml:space="preserve">maximum </w:t>
      </w:r>
      <w:r w:rsidR="0078091F" w:rsidRPr="00F83B13">
        <w:rPr>
          <w:rFonts w:ascii="Times New Roman" w:hAnsi="Times New Roman"/>
          <w:sz w:val="24"/>
          <w:szCs w:val="24"/>
          <w:rPrChange w:id="132" w:author="Parks, Robbie M" w:date="2018-12-12T12:18:00Z">
            <w:rPr/>
          </w:rPrChange>
        </w:rPr>
        <w:t>in the summer</w:t>
      </w:r>
      <w:r w:rsidR="00C574BA" w:rsidRPr="00F83B13">
        <w:rPr>
          <w:rFonts w:ascii="Times New Roman" w:hAnsi="Times New Roman"/>
          <w:sz w:val="24"/>
          <w:szCs w:val="24"/>
          <w:rPrChange w:id="133" w:author="Parks, Robbie M" w:date="2018-12-12T12:18:00Z">
            <w:rPr/>
          </w:rPrChange>
        </w:rPr>
        <w:t xml:space="preserve"> and </w:t>
      </w:r>
      <w:r w:rsidR="00C97EBE" w:rsidRPr="00F83B13">
        <w:rPr>
          <w:rFonts w:ascii="Times New Roman" w:hAnsi="Times New Roman"/>
          <w:sz w:val="24"/>
          <w:szCs w:val="24"/>
          <w:rPrChange w:id="134" w:author="Parks, Robbie M" w:date="2018-12-12T12:18:00Z">
            <w:rPr/>
          </w:rPrChange>
        </w:rPr>
        <w:t>minimum in the winter</w:t>
      </w:r>
      <w:del w:id="135" w:author="Parks, Robbie M" w:date="2018-12-12T12:18:00Z">
        <w:r w:rsidR="003D5007" w:rsidRPr="00F83B13" w:rsidDel="00F83B13">
          <w:rPr>
            <w:rFonts w:ascii="Times New Roman" w:hAnsi="Times New Roman"/>
            <w:sz w:val="24"/>
            <w:szCs w:val="24"/>
            <w:rPrChange w:id="136" w:author="Parks, Robbie M" w:date="2018-12-12T12:18:00Z">
              <w:rPr/>
            </w:rPrChange>
          </w:rPr>
          <w:delText xml:space="preserve"> (Figure )</w:delText>
        </w:r>
      </w:del>
      <w:r w:rsidR="003D5007" w:rsidRPr="00F83B13">
        <w:rPr>
          <w:rFonts w:ascii="Times New Roman" w:hAnsi="Times New Roman"/>
          <w:sz w:val="24"/>
          <w:szCs w:val="24"/>
          <w:rPrChange w:id="137" w:author="Parks, Robbie M" w:date="2018-12-12T12:18:00Z">
            <w:rPr/>
          </w:rPrChange>
        </w:rPr>
        <w:t>.</w:t>
      </w:r>
      <w:ins w:id="138" w:author="Parks, Robbie M" w:date="2018-12-12T12:18:00Z">
        <w:r w:rsidR="00F83B13" w:rsidRPr="00F83B13">
          <w:rPr>
            <w:rFonts w:ascii="Times New Roman" w:hAnsi="Times New Roman"/>
            <w:sz w:val="24"/>
            <w:szCs w:val="24"/>
            <w:rPrChange w:id="139" w:author="Parks, Robbie M" w:date="2018-12-12T12:18:00Z">
              <w:rPr/>
            </w:rPrChange>
          </w:rPr>
          <w:t xml:space="preserve"> O</w:t>
        </w:r>
      </w:ins>
      <w:del w:id="140" w:author="Parks, Robbie M" w:date="2018-12-12T12:18:00Z">
        <w:r w:rsidR="009021A4" w:rsidRPr="00F83B13" w:rsidDel="00F83B13">
          <w:rPr>
            <w:rFonts w:ascii="Times New Roman" w:hAnsi="Times New Roman"/>
            <w:sz w:val="24"/>
            <w:szCs w:val="24"/>
            <w:rPrChange w:id="141" w:author="Parks, Robbie M" w:date="2018-12-12T12:18:00Z">
              <w:rPr/>
            </w:rPrChange>
          </w:rPr>
          <w:delText xml:space="preserve"> </w:delText>
        </w:r>
        <w:commentRangeEnd w:id="126"/>
        <w:r w:rsidR="00F653F3" w:rsidRPr="00F83B13" w:rsidDel="00F83B13">
          <w:rPr>
            <w:rStyle w:val="CommentReference"/>
            <w:rFonts w:ascii="Times New Roman" w:eastAsiaTheme="minorHAnsi" w:hAnsi="Times New Roman"/>
            <w:sz w:val="24"/>
            <w:szCs w:val="24"/>
            <w:rPrChange w:id="142" w:author="Parks, Robbie M" w:date="2018-12-12T12:18:00Z">
              <w:rPr>
                <w:rStyle w:val="CommentReference"/>
                <w:rFonts w:asciiTheme="minorHAnsi" w:eastAsiaTheme="minorHAnsi" w:hAnsiTheme="minorHAnsi" w:cstheme="minorBidi"/>
              </w:rPr>
            </w:rPrChange>
          </w:rPr>
          <w:commentReference w:id="126"/>
        </w:r>
      </w:del>
    </w:p>
    <w:p w14:paraId="2B1F2ED1" w14:textId="24833C8A" w:rsidR="0078091F" w:rsidRDefault="00CE1992" w:rsidP="00F83B13">
      <w:pPr>
        <w:spacing w:after="0" w:line="480" w:lineRule="auto"/>
        <w:rPr>
          <w:ins w:id="143" w:author="Parks, Robbie M" w:date="2018-12-12T12:18:00Z"/>
          <w:rFonts w:ascii="Times New Roman" w:hAnsi="Times New Roman"/>
          <w:sz w:val="24"/>
          <w:szCs w:val="24"/>
        </w:rPr>
        <w:pPrChange w:id="144" w:author="Parks, Robbie M" w:date="2018-12-12T12:18:00Z">
          <w:pPr>
            <w:pStyle w:val="ListParagraph"/>
            <w:numPr>
              <w:numId w:val="10"/>
            </w:numPr>
            <w:spacing w:line="240" w:lineRule="auto"/>
            <w:ind w:hanging="360"/>
          </w:pPr>
        </w:pPrChange>
      </w:pPr>
      <w:del w:id="145" w:author="Parks, Robbie M" w:date="2018-12-12T12:18:00Z">
        <w:r w:rsidRPr="00F83B13" w:rsidDel="00F83B13">
          <w:rPr>
            <w:rFonts w:ascii="Times New Roman" w:hAnsi="Times New Roman"/>
            <w:sz w:val="24"/>
            <w:szCs w:val="24"/>
            <w:rPrChange w:id="146" w:author="Parks, Robbie M" w:date="2018-12-12T12:18:00Z">
              <w:rPr/>
            </w:rPrChange>
          </w:rPr>
          <w:delText>O</w:delText>
        </w:r>
      </w:del>
      <w:r w:rsidRPr="00F83B13">
        <w:rPr>
          <w:rFonts w:ascii="Times New Roman" w:hAnsi="Times New Roman"/>
          <w:sz w:val="24"/>
          <w:szCs w:val="24"/>
          <w:rPrChange w:id="147" w:author="Parks, Robbie M" w:date="2018-12-12T12:18:00Z">
            <w:rPr/>
          </w:rPrChange>
        </w:rPr>
        <w:t xml:space="preserve">ther </w:t>
      </w:r>
      <w:r w:rsidR="002C7C40" w:rsidRPr="00F83B13">
        <w:rPr>
          <w:rFonts w:ascii="Times New Roman" w:hAnsi="Times New Roman"/>
          <w:sz w:val="24"/>
          <w:szCs w:val="24"/>
          <w:rPrChange w:id="148" w:author="Parks, Robbie M" w:date="2018-12-12T12:18:00Z">
            <w:rPr/>
          </w:rPrChange>
        </w:rPr>
        <w:t>types</w:t>
      </w:r>
      <w:r w:rsidRPr="00F83B13">
        <w:rPr>
          <w:rFonts w:ascii="Times New Roman" w:hAnsi="Times New Roman"/>
          <w:sz w:val="24"/>
          <w:szCs w:val="24"/>
          <w:rPrChange w:id="149" w:author="Parks, Robbie M" w:date="2018-12-12T12:18:00Z">
            <w:rPr/>
          </w:rPrChange>
        </w:rPr>
        <w:t xml:space="preserve"> of </w:t>
      </w:r>
      <w:r w:rsidR="002C7C40" w:rsidRPr="00F83B13">
        <w:rPr>
          <w:rFonts w:ascii="Times New Roman" w:hAnsi="Times New Roman"/>
          <w:sz w:val="24"/>
          <w:szCs w:val="24"/>
          <w:rPrChange w:id="150" w:author="Parks, Robbie M" w:date="2018-12-12T12:18:00Z">
            <w:rPr/>
          </w:rPrChange>
        </w:rPr>
        <w:t xml:space="preserve">injury </w:t>
      </w:r>
      <w:r w:rsidRPr="00F83B13">
        <w:rPr>
          <w:rFonts w:ascii="Times New Roman" w:hAnsi="Times New Roman"/>
          <w:sz w:val="24"/>
          <w:szCs w:val="24"/>
          <w:rPrChange w:id="151" w:author="Parks, Robbie M" w:date="2018-12-12T12:18:00Z">
            <w:rPr/>
          </w:rPrChange>
        </w:rPr>
        <w:t xml:space="preserve">death </w:t>
      </w:r>
      <w:r w:rsidR="00F653F3" w:rsidRPr="00F83B13">
        <w:rPr>
          <w:rFonts w:ascii="Times New Roman" w:hAnsi="Times New Roman"/>
          <w:sz w:val="24"/>
          <w:szCs w:val="24"/>
          <w:rPrChange w:id="152" w:author="Parks, Robbie M" w:date="2018-12-12T12:18:00Z">
            <w:rPr/>
          </w:rPrChange>
        </w:rPr>
        <w:t>did not vary substantially over seasons</w:t>
      </w:r>
      <w:r w:rsidR="003D5007" w:rsidRPr="00F83B13">
        <w:rPr>
          <w:rFonts w:ascii="Times New Roman" w:hAnsi="Times New Roman"/>
          <w:sz w:val="24"/>
          <w:szCs w:val="24"/>
          <w:rPrChange w:id="153" w:author="Parks, Robbie M" w:date="2018-12-12T12:18:00Z">
            <w:rPr/>
          </w:rPrChange>
        </w:rPr>
        <w:t>.</w:t>
      </w:r>
    </w:p>
    <w:p w14:paraId="2067EA5A" w14:textId="77777777" w:rsidR="009D14AA" w:rsidRPr="00F83B13" w:rsidRDefault="009D14AA" w:rsidP="00F83B13">
      <w:pPr>
        <w:spacing w:after="0" w:line="480" w:lineRule="auto"/>
        <w:rPr>
          <w:rFonts w:ascii="Times New Roman" w:hAnsi="Times New Roman"/>
          <w:sz w:val="24"/>
          <w:szCs w:val="24"/>
          <w:rPrChange w:id="154" w:author="Parks, Robbie M" w:date="2018-12-12T12:18:00Z">
            <w:rPr/>
          </w:rPrChange>
        </w:rPr>
        <w:pPrChange w:id="155" w:author="Parks, Robbie M" w:date="2018-12-12T12:18:00Z">
          <w:pPr>
            <w:pStyle w:val="ListParagraph"/>
            <w:numPr>
              <w:numId w:val="10"/>
            </w:numPr>
            <w:spacing w:line="240" w:lineRule="auto"/>
            <w:ind w:hanging="360"/>
          </w:pPr>
        </w:pPrChange>
      </w:pPr>
    </w:p>
    <w:p w14:paraId="366603DC" w14:textId="59353226" w:rsidR="00955652" w:rsidRPr="00636C9B" w:rsidRDefault="00955652" w:rsidP="00DE1A81">
      <w:pPr>
        <w:spacing w:line="240" w:lineRule="auto"/>
        <w:rPr>
          <w:rFonts w:ascii="Times New Roman" w:hAnsi="Times New Roman"/>
          <w:i/>
          <w:sz w:val="24"/>
          <w:szCs w:val="24"/>
        </w:rPr>
      </w:pPr>
      <w:commentRangeStart w:id="156"/>
      <w:r w:rsidRPr="00636C9B">
        <w:rPr>
          <w:rFonts w:ascii="Times New Roman" w:hAnsi="Times New Roman"/>
          <w:i/>
          <w:sz w:val="24"/>
          <w:szCs w:val="24"/>
        </w:rPr>
        <w:t xml:space="preserve">Figure </w:t>
      </w:r>
      <w:del w:id="157" w:author="Parks, Robbie M" w:date="2018-12-11T12:51:00Z">
        <w:r w:rsidR="00CD1484" w:rsidDel="007B5D29">
          <w:rPr>
            <w:rFonts w:ascii="Times New Roman" w:hAnsi="Times New Roman"/>
            <w:i/>
            <w:sz w:val="24"/>
            <w:szCs w:val="24"/>
          </w:rPr>
          <w:delText>3</w:delText>
        </w:r>
        <w:commentRangeEnd w:id="156"/>
        <w:r w:rsidR="00285E20" w:rsidDel="007B5D29">
          <w:rPr>
            <w:rStyle w:val="CommentReference"/>
            <w:rFonts w:asciiTheme="minorHAnsi" w:eastAsiaTheme="minorHAnsi" w:hAnsiTheme="minorHAnsi" w:cstheme="minorBidi"/>
          </w:rPr>
          <w:commentReference w:id="156"/>
        </w:r>
      </w:del>
      <w:ins w:id="158" w:author="Parks, Robbie M" w:date="2018-12-12T12:18:00Z">
        <w:r w:rsidR="009D14AA">
          <w:rPr>
            <w:rFonts w:ascii="Times New Roman" w:hAnsi="Times New Roman"/>
            <w:i/>
            <w:sz w:val="24"/>
            <w:szCs w:val="24"/>
          </w:rPr>
          <w:t>4</w:t>
        </w:r>
      </w:ins>
    </w:p>
    <w:p w14:paraId="6E13AF92" w14:textId="2186A43E" w:rsidR="001349B6" w:rsidRDefault="00955652" w:rsidP="00DE1A81">
      <w:pPr>
        <w:pStyle w:val="ListParagraph"/>
        <w:numPr>
          <w:ilvl w:val="0"/>
          <w:numId w:val="10"/>
        </w:numPr>
        <w:spacing w:line="240" w:lineRule="auto"/>
        <w:rPr>
          <w:rFonts w:ascii="Times New Roman" w:hAnsi="Times New Roman"/>
          <w:sz w:val="24"/>
          <w:szCs w:val="24"/>
        </w:rPr>
      </w:pPr>
      <w:commentRangeStart w:id="159"/>
      <w:r w:rsidRPr="00EF44AE">
        <w:rPr>
          <w:rFonts w:ascii="Times New Roman" w:hAnsi="Times New Roman"/>
          <w:sz w:val="24"/>
          <w:szCs w:val="24"/>
        </w:rPr>
        <w:t xml:space="preserve">If the estimated associations </w:t>
      </w:r>
      <w:r w:rsidR="006D7FD3">
        <w:rPr>
          <w:rFonts w:ascii="Times New Roman" w:hAnsi="Times New Roman"/>
          <w:sz w:val="24"/>
          <w:szCs w:val="24"/>
        </w:rPr>
        <w:t>(</w:t>
      </w:r>
      <w:commentRangeStart w:id="160"/>
      <w:r w:rsidR="006D7FD3">
        <w:rPr>
          <w:rFonts w:ascii="Times New Roman" w:hAnsi="Times New Roman"/>
          <w:sz w:val="24"/>
          <w:szCs w:val="24"/>
        </w:rPr>
        <w:t>Figure S1</w:t>
      </w:r>
      <w:commentRangeEnd w:id="160"/>
      <w:r w:rsidR="006D7FD3">
        <w:rPr>
          <w:rStyle w:val="CommentReference"/>
          <w:rFonts w:asciiTheme="minorHAnsi" w:eastAsiaTheme="minorHAnsi" w:hAnsiTheme="minorHAnsi" w:cstheme="minorBidi"/>
        </w:rPr>
        <w:commentReference w:id="160"/>
      </w:r>
      <w:r w:rsidR="006D7FD3">
        <w:rPr>
          <w:rFonts w:ascii="Times New Roman" w:hAnsi="Times New Roman"/>
          <w:sz w:val="24"/>
          <w:szCs w:val="24"/>
        </w:rPr>
        <w:t xml:space="preserve">) </w:t>
      </w:r>
      <w:r w:rsidRPr="00EF44AE">
        <w:rPr>
          <w:rFonts w:ascii="Times New Roman" w:hAnsi="Times New Roman"/>
          <w:sz w:val="24"/>
          <w:szCs w:val="24"/>
        </w:rPr>
        <w:t>are causal, there would be an additional 941 (</w:t>
      </w:r>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r w:rsidRPr="00EF44AE">
        <w:rPr>
          <w:rFonts w:ascii="Times New Roman" w:hAnsi="Times New Roman"/>
          <w:sz w:val="24"/>
          <w:szCs w:val="24"/>
        </w:rPr>
        <w:t xml:space="preserve">831, 1053) injury deaths associated </w:t>
      </w:r>
      <w:commentRangeStart w:id="161"/>
      <w:r w:rsidRPr="00EF44AE">
        <w:rPr>
          <w:rFonts w:ascii="Times New Roman" w:hAnsi="Times New Roman"/>
          <w:sz w:val="24"/>
          <w:szCs w:val="24"/>
        </w:rPr>
        <w:t xml:space="preserve">with </w:t>
      </w:r>
      <w:r w:rsidR="00C55079">
        <w:rPr>
          <w:rFonts w:ascii="Times New Roman" w:hAnsi="Times New Roman"/>
          <w:sz w:val="24"/>
          <w:szCs w:val="24"/>
        </w:rPr>
        <w:t>temperature anomaly of</w:t>
      </w:r>
      <w:commentRangeEnd w:id="161"/>
      <w:r w:rsidR="006D7FD3">
        <w:rPr>
          <w:rStyle w:val="CommentReference"/>
          <w:rFonts w:asciiTheme="minorHAnsi" w:eastAsiaTheme="minorHAnsi" w:hAnsiTheme="minorHAnsi" w:cstheme="minorBidi"/>
        </w:rPr>
        <w:commentReference w:id="161"/>
      </w:r>
      <w:r w:rsidR="00C55079">
        <w:rPr>
          <w:rFonts w:ascii="Times New Roman" w:hAnsi="Times New Roman"/>
          <w:sz w:val="24"/>
          <w:szCs w:val="24"/>
        </w:rPr>
        <w:t xml:space="preserve"> +</w:t>
      </w:r>
      <w:r w:rsidRPr="00EF44AE">
        <w:rPr>
          <w:rFonts w:ascii="Times New Roman" w:hAnsi="Times New Roman"/>
          <w:sz w:val="24"/>
          <w:szCs w:val="24"/>
        </w:rPr>
        <w:t>1°C</w:t>
      </w:r>
      <w:r w:rsidR="006D7FD3">
        <w:rPr>
          <w:rFonts w:ascii="Times New Roman" w:hAnsi="Times New Roman"/>
          <w:sz w:val="24"/>
          <w:szCs w:val="24"/>
        </w:rPr>
        <w:t>,</w:t>
      </w:r>
      <w:r w:rsidRPr="00EF44AE">
        <w:rPr>
          <w:rFonts w:ascii="Times New Roman" w:hAnsi="Times New Roman"/>
          <w:sz w:val="24"/>
          <w:szCs w:val="24"/>
        </w:rPr>
        <w:t xml:space="preserve"> </w:t>
      </w:r>
      <w:commentRangeEnd w:id="159"/>
      <w:r w:rsidR="00D120C4">
        <w:rPr>
          <w:rStyle w:val="CommentReference"/>
          <w:rFonts w:asciiTheme="minorHAnsi" w:eastAsiaTheme="minorHAnsi" w:hAnsiTheme="minorHAnsi" w:cstheme="minorBidi"/>
        </w:rPr>
        <w:commentReference w:id="159"/>
      </w:r>
      <w:r w:rsidRPr="00EF44AE">
        <w:rPr>
          <w:rFonts w:ascii="Times New Roman" w:hAnsi="Times New Roman"/>
          <w:sz w:val="24"/>
          <w:szCs w:val="24"/>
        </w:rPr>
        <w:t>0.65% of injury deaths in 2016</w:t>
      </w:r>
      <w:r w:rsidR="00107AA8">
        <w:rPr>
          <w:rFonts w:ascii="Times New Roman" w:hAnsi="Times New Roman"/>
          <w:sz w:val="24"/>
          <w:szCs w:val="24"/>
        </w:rPr>
        <w:t xml:space="preserve"> (Figure </w:t>
      </w:r>
      <w:ins w:id="162" w:author="Parks, Robbie M" w:date="2018-12-11T12:51:00Z">
        <w:r w:rsidR="007B5D29">
          <w:rPr>
            <w:rFonts w:ascii="Times New Roman" w:hAnsi="Times New Roman"/>
            <w:sz w:val="24"/>
            <w:szCs w:val="24"/>
          </w:rPr>
          <w:t>XX</w:t>
        </w:r>
      </w:ins>
      <w:del w:id="163" w:author="Parks, Robbie M" w:date="2018-12-11T12:51:00Z">
        <w:r w:rsidR="00107AA8" w:rsidDel="007B5D29">
          <w:rPr>
            <w:rFonts w:ascii="Times New Roman" w:hAnsi="Times New Roman"/>
            <w:sz w:val="24"/>
            <w:szCs w:val="24"/>
          </w:rPr>
          <w:delText>3</w:delText>
        </w:r>
      </w:del>
      <w:r w:rsidR="00107AA8">
        <w:rPr>
          <w:rFonts w:ascii="Times New Roman" w:hAnsi="Times New Roman"/>
          <w:sz w:val="24"/>
          <w:szCs w:val="24"/>
        </w:rPr>
        <w:t>)</w:t>
      </w:r>
      <w:r w:rsidRPr="00EF44AE">
        <w:rPr>
          <w:rFonts w:ascii="Times New Roman" w:hAnsi="Times New Roman"/>
          <w:sz w:val="24"/>
          <w:szCs w:val="24"/>
        </w:rPr>
        <w:t>.</w:t>
      </w:r>
      <w:r w:rsidR="001349B6">
        <w:rPr>
          <w:rFonts w:ascii="Times New Roman" w:hAnsi="Times New Roman"/>
          <w:sz w:val="24"/>
          <w:szCs w:val="24"/>
        </w:rPr>
        <w:t xml:space="preserve"> </w:t>
      </w:r>
    </w:p>
    <w:p w14:paraId="487F7F1F" w14:textId="208EA089" w:rsidR="00C91B02" w:rsidRDefault="001349B6"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87%</w:t>
      </w:r>
      <w:r w:rsidRPr="001349B6">
        <w:rPr>
          <w:rFonts w:ascii="Times New Roman" w:hAnsi="Times New Roman"/>
          <w:sz w:val="24"/>
          <w:szCs w:val="24"/>
        </w:rPr>
        <w:t xml:space="preserve"> </w:t>
      </w:r>
      <w:r>
        <w:rPr>
          <w:rFonts w:ascii="Times New Roman" w:hAnsi="Times New Roman"/>
          <w:sz w:val="24"/>
          <w:szCs w:val="24"/>
        </w:rPr>
        <w:t>of additional deaths in males and 13% in females. In males, XX% of all deaths</w:t>
      </w:r>
      <w:r w:rsidR="00C91B02" w:rsidRPr="00697ADB">
        <w:rPr>
          <w:rFonts w:ascii="Times New Roman" w:hAnsi="Times New Roman"/>
          <w:sz w:val="24"/>
          <w:szCs w:val="24"/>
        </w:rPr>
        <w:t xml:space="preserve"> </w:t>
      </w:r>
      <w:r w:rsidR="00C91B02">
        <w:rPr>
          <w:rFonts w:ascii="Times New Roman" w:hAnsi="Times New Roman"/>
          <w:sz w:val="24"/>
          <w:szCs w:val="24"/>
        </w:rPr>
        <w:t>would be</w:t>
      </w:r>
      <w:r w:rsidR="00C91B02" w:rsidRPr="00697ADB">
        <w:rPr>
          <w:rFonts w:ascii="Times New Roman" w:hAnsi="Times New Roman"/>
          <w:sz w:val="24"/>
          <w:szCs w:val="24"/>
        </w:rPr>
        <w:t xml:space="preserve"> in </w:t>
      </w:r>
      <w:r w:rsidRPr="00697ADB">
        <w:rPr>
          <w:rFonts w:ascii="Times New Roman" w:hAnsi="Times New Roman"/>
          <w:sz w:val="24"/>
          <w:szCs w:val="24"/>
        </w:rPr>
        <w:t>adolescen</w:t>
      </w:r>
      <w:r>
        <w:rPr>
          <w:rFonts w:ascii="Times New Roman" w:hAnsi="Times New Roman"/>
          <w:sz w:val="24"/>
          <w:szCs w:val="24"/>
        </w:rPr>
        <w:t>ce</w:t>
      </w:r>
      <w:r w:rsidRPr="00697ADB">
        <w:rPr>
          <w:rFonts w:ascii="Times New Roman" w:hAnsi="Times New Roman"/>
          <w:sz w:val="24"/>
          <w:szCs w:val="24"/>
        </w:rPr>
        <w:t xml:space="preserve"> </w:t>
      </w:r>
      <w:r w:rsidR="00C91B02" w:rsidRPr="00697ADB">
        <w:rPr>
          <w:rFonts w:ascii="Times New Roman" w:hAnsi="Times New Roman"/>
          <w:sz w:val="24"/>
          <w:szCs w:val="24"/>
        </w:rPr>
        <w:t>to middle-</w:t>
      </w:r>
      <w:r w:rsidRPr="00697ADB">
        <w:rPr>
          <w:rFonts w:ascii="Times New Roman" w:hAnsi="Times New Roman"/>
          <w:sz w:val="24"/>
          <w:szCs w:val="24"/>
        </w:rPr>
        <w:t>age</w:t>
      </w:r>
      <w:r>
        <w:rPr>
          <w:rFonts w:ascii="Times New Roman" w:hAnsi="Times New Roman"/>
          <w:sz w:val="24"/>
          <w:szCs w:val="24"/>
        </w:rPr>
        <w:t>s</w:t>
      </w:r>
      <w:r w:rsidRPr="00697ADB">
        <w:rPr>
          <w:rFonts w:ascii="Times New Roman" w:hAnsi="Times New Roman"/>
          <w:sz w:val="24"/>
          <w:szCs w:val="24"/>
        </w:rPr>
        <w:t xml:space="preserve"> </w:t>
      </w:r>
      <w:r w:rsidR="00C91B02" w:rsidRPr="00697ADB">
        <w:rPr>
          <w:rFonts w:ascii="Times New Roman" w:hAnsi="Times New Roman"/>
          <w:sz w:val="24"/>
          <w:szCs w:val="24"/>
        </w:rPr>
        <w:t>15-64 years.</w:t>
      </w:r>
    </w:p>
    <w:p w14:paraId="53C8AF1A" w14:textId="53E953DC" w:rsidR="00B21DE1" w:rsidRPr="00636C9B" w:rsidRDefault="00D83449"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Most additional deaths</w:t>
      </w:r>
      <w:r w:rsidR="001349B6">
        <w:rPr>
          <w:rFonts w:ascii="Times New Roman" w:hAnsi="Times New Roman"/>
          <w:sz w:val="24"/>
          <w:szCs w:val="24"/>
        </w:rPr>
        <w:t xml:space="preserve"> in the anomalously warm year</w:t>
      </w:r>
      <w:r w:rsidR="00B21DE1"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r>
        <w:rPr>
          <w:rFonts w:ascii="Times New Roman" w:hAnsi="Times New Roman"/>
          <w:sz w:val="24"/>
          <w:szCs w:val="24"/>
        </w:rPr>
        <w:t>from</w:t>
      </w:r>
      <w:r w:rsidRPr="00636C9B">
        <w:rPr>
          <w:rFonts w:ascii="Times New Roman" w:hAnsi="Times New Roman"/>
          <w:sz w:val="24"/>
          <w:szCs w:val="24"/>
        </w:rPr>
        <w:t xml:space="preserve"> </w:t>
      </w:r>
      <w:r w:rsidR="00B21DE1" w:rsidRPr="00636C9B">
        <w:rPr>
          <w:rFonts w:ascii="Times New Roman" w:hAnsi="Times New Roman"/>
          <w:sz w:val="24"/>
          <w:szCs w:val="24"/>
        </w:rPr>
        <w:t>transport</w:t>
      </w:r>
      <w:r w:rsidR="007C6549">
        <w:rPr>
          <w:rFonts w:ascii="Times New Roman" w:hAnsi="Times New Roman"/>
          <w:sz w:val="24"/>
          <w:szCs w:val="24"/>
        </w:rPr>
        <w:t xml:space="preserve"> </w:t>
      </w:r>
      <w:r w:rsidR="00B61FF3">
        <w:rPr>
          <w:rFonts w:ascii="Times New Roman" w:hAnsi="Times New Roman"/>
          <w:sz w:val="24"/>
          <w:szCs w:val="24"/>
        </w:rPr>
        <w:t>followed by</w:t>
      </w:r>
      <w:r w:rsidR="007C6549">
        <w:rPr>
          <w:rFonts w:ascii="Times New Roman" w:hAnsi="Times New Roman"/>
          <w:sz w:val="24"/>
          <w:szCs w:val="24"/>
        </w:rPr>
        <w:t xml:space="preserve"> intentional self-harm</w:t>
      </w:r>
      <w:r w:rsidR="00AA004B">
        <w:rPr>
          <w:rFonts w:ascii="Times New Roman" w:hAnsi="Times New Roman"/>
          <w:sz w:val="24"/>
          <w:szCs w:val="24"/>
        </w:rPr>
        <w:t>.</w:t>
      </w:r>
    </w:p>
    <w:p w14:paraId="3E2ACC04" w14:textId="46D5FB85" w:rsidR="00BC291C" w:rsidRPr="00636C9B" w:rsidRDefault="00BC291C" w:rsidP="00DE1A8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The only injury</w:t>
      </w:r>
      <w:r w:rsidR="00C325E0">
        <w:rPr>
          <w:rFonts w:ascii="Times New Roman" w:hAnsi="Times New Roman"/>
          <w:sz w:val="24"/>
          <w:szCs w:val="24"/>
        </w:rPr>
        <w:t xml:space="preserve"> type</w:t>
      </w:r>
      <w:r w:rsidRPr="00636C9B">
        <w:rPr>
          <w:rFonts w:ascii="Times New Roman" w:hAnsi="Times New Roman"/>
          <w:sz w:val="24"/>
          <w:szCs w:val="24"/>
        </w:rPr>
        <w:t xml:space="preserve"> to decrease in number of deaths </w:t>
      </w:r>
      <w:r w:rsidR="00532131">
        <w:rPr>
          <w:rFonts w:ascii="Times New Roman" w:hAnsi="Times New Roman"/>
          <w:sz w:val="24"/>
          <w:szCs w:val="24"/>
        </w:rPr>
        <w:t>was</w:t>
      </w:r>
      <w:r w:rsidRPr="00636C9B">
        <w:rPr>
          <w:rFonts w:ascii="Times New Roman" w:hAnsi="Times New Roman"/>
          <w:sz w:val="24"/>
          <w:szCs w:val="24"/>
        </w:rPr>
        <w:t xml:space="preserve"> deaths</w:t>
      </w:r>
      <w:r w:rsidR="00C325E0">
        <w:rPr>
          <w:rFonts w:ascii="Times New Roman" w:hAnsi="Times New Roman"/>
          <w:sz w:val="24"/>
          <w:szCs w:val="24"/>
        </w:rPr>
        <w:t xml:space="preserve"> from falls</w:t>
      </w:r>
      <w:r w:rsidRPr="00636C9B">
        <w:rPr>
          <w:rFonts w:ascii="Times New Roman" w:hAnsi="Times New Roman"/>
          <w:sz w:val="24"/>
          <w:szCs w:val="24"/>
        </w:rPr>
        <w:t xml:space="preserve">, largely </w:t>
      </w:r>
      <w:proofErr w:type="gramStart"/>
      <w:r w:rsidR="00C91B02">
        <w:rPr>
          <w:rFonts w:ascii="Times New Roman" w:hAnsi="Times New Roman"/>
          <w:sz w:val="24"/>
          <w:szCs w:val="24"/>
        </w:rPr>
        <w:t>as a result of</w:t>
      </w:r>
      <w:proofErr w:type="gramEnd"/>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r w:rsidR="00C325E0">
        <w:rPr>
          <w:rFonts w:ascii="Times New Roman" w:hAnsi="Times New Roman"/>
          <w:sz w:val="24"/>
          <w:szCs w:val="24"/>
        </w:rPr>
        <w:t>.</w:t>
      </w:r>
    </w:p>
    <w:p w14:paraId="37B157FF" w14:textId="336A875E" w:rsidR="00EF44AE" w:rsidRDefault="00156710" w:rsidP="00DE1A81">
      <w:pPr>
        <w:pStyle w:val="ListParagraph"/>
        <w:numPr>
          <w:ilvl w:val="0"/>
          <w:numId w:val="10"/>
        </w:numPr>
        <w:spacing w:line="240" w:lineRule="auto"/>
        <w:rPr>
          <w:ins w:id="164" w:author="Ezzati, Majid" w:date="2018-12-11T06:45:00Z"/>
          <w:rFonts w:ascii="Times New Roman" w:hAnsi="Times New Roman"/>
          <w:sz w:val="24"/>
          <w:szCs w:val="24"/>
        </w:rPr>
      </w:pPr>
      <w:r>
        <w:rPr>
          <w:rFonts w:ascii="Times New Roman" w:hAnsi="Times New Roman"/>
          <w:sz w:val="24"/>
          <w:szCs w:val="24"/>
        </w:rPr>
        <w:t>There would be a ne</w:t>
      </w:r>
      <w:r w:rsidR="00EF44AE">
        <w:rPr>
          <w:rFonts w:ascii="Times New Roman" w:hAnsi="Times New Roman"/>
          <w:sz w:val="24"/>
          <w:szCs w:val="24"/>
        </w:rPr>
        <w:t xml:space="preserve">t decrease in </w:t>
      </w:r>
      <w:r w:rsidR="006205BD">
        <w:rPr>
          <w:rFonts w:ascii="Times New Roman" w:hAnsi="Times New Roman"/>
          <w:sz w:val="24"/>
          <w:szCs w:val="24"/>
        </w:rPr>
        <w:t>oldest</w:t>
      </w:r>
      <w:r w:rsidR="00EF44AE">
        <w:rPr>
          <w:rFonts w:ascii="Times New Roman" w:hAnsi="Times New Roman"/>
          <w:sz w:val="24"/>
          <w:szCs w:val="24"/>
        </w:rPr>
        <w:t xml:space="preserve"> males and females due to decrease in falls deaths</w:t>
      </w:r>
      <w:r>
        <w:rPr>
          <w:rFonts w:ascii="Times New Roman" w:hAnsi="Times New Roman"/>
          <w:sz w:val="24"/>
          <w:szCs w:val="24"/>
        </w:rPr>
        <w:t>.</w:t>
      </w:r>
    </w:p>
    <w:p w14:paraId="18D7F1ED" w14:textId="69E1AE24" w:rsidR="00520AA6" w:rsidRDefault="00520AA6" w:rsidP="00DE1A81">
      <w:pPr>
        <w:pStyle w:val="ListParagraph"/>
        <w:numPr>
          <w:ilvl w:val="0"/>
          <w:numId w:val="10"/>
        </w:numPr>
        <w:spacing w:line="240" w:lineRule="auto"/>
        <w:rPr>
          <w:rFonts w:ascii="Times New Roman" w:hAnsi="Times New Roman"/>
          <w:sz w:val="24"/>
          <w:szCs w:val="24"/>
        </w:rPr>
      </w:pPr>
      <w:ins w:id="165" w:author="Ezzati, Majid" w:date="2018-12-11T06:45:00Z">
        <w:r>
          <w:rPr>
            <w:rFonts w:ascii="Times New Roman" w:hAnsi="Times New Roman"/>
            <w:sz w:val="24"/>
            <w:szCs w:val="24"/>
          </w:rPr>
          <w:t>[[[we don’t say anything about distribution of causes of extra deaths by season. To discuss one or two points</w:t>
        </w:r>
      </w:ins>
      <w:ins w:id="166" w:author="Ezzati, Majid" w:date="2018-12-11T06:46:00Z">
        <w:r>
          <w:rPr>
            <w:rFonts w:ascii="Times New Roman" w:hAnsi="Times New Roman"/>
            <w:sz w:val="24"/>
            <w:szCs w:val="24"/>
          </w:rPr>
          <w:t xml:space="preserve">. Summers would see the largest rise in drowning, especially male drowning and winters the largest rise in falls. Change </w:t>
        </w:r>
      </w:ins>
      <w:ins w:id="167" w:author="Ezzati, Majid" w:date="2018-12-11T06:47:00Z">
        <w:r>
          <w:rPr>
            <w:rFonts w:ascii="Times New Roman" w:hAnsi="Times New Roman"/>
            <w:sz w:val="24"/>
            <w:szCs w:val="24"/>
          </w:rPr>
          <w:t>in transport deaths largely independent of season</w:t>
        </w:r>
      </w:ins>
      <w:ins w:id="168" w:author="Ezzati, Majid" w:date="2018-12-11T06:45:00Z">
        <w:r>
          <w:rPr>
            <w:rFonts w:ascii="Times New Roman" w:hAnsi="Times New Roman"/>
            <w:sz w:val="24"/>
            <w:szCs w:val="24"/>
          </w:rPr>
          <w:t>]]]</w:t>
        </w:r>
      </w:ins>
    </w:p>
    <w:p w14:paraId="580116E8" w14:textId="3E3182F4" w:rsidR="00645C3A" w:rsidRPr="00636C9B" w:rsidDel="00F2719E" w:rsidRDefault="00B95386" w:rsidP="00DE1A81">
      <w:pPr>
        <w:spacing w:line="240" w:lineRule="auto"/>
        <w:rPr>
          <w:del w:id="169" w:author="Parks, Robbie M" w:date="2018-12-12T12:15:00Z"/>
          <w:rFonts w:ascii="Times New Roman" w:hAnsi="Times New Roman"/>
          <w:sz w:val="24"/>
          <w:szCs w:val="24"/>
        </w:rPr>
      </w:pPr>
      <w:r w:rsidRPr="00636C9B">
        <w:rPr>
          <w:rFonts w:ascii="Times New Roman" w:hAnsi="Times New Roman"/>
          <w:i/>
          <w:sz w:val="24"/>
          <w:szCs w:val="24"/>
        </w:rPr>
        <w:t>Figure S1</w:t>
      </w:r>
    </w:p>
    <w:p w14:paraId="0556E370" w14:textId="538091D5" w:rsidR="005E65AD" w:rsidRPr="00636C9B" w:rsidRDefault="005E65AD" w:rsidP="00DE1A81">
      <w:pPr>
        <w:spacing w:line="240" w:lineRule="auto"/>
        <w:rPr>
          <w:rFonts w:ascii="Times New Roman" w:hAnsi="Times New Roman"/>
          <w:sz w:val="24"/>
          <w:szCs w:val="24"/>
        </w:rPr>
      </w:pPr>
    </w:p>
    <w:p w14:paraId="44AFB3FC" w14:textId="41B9C97B" w:rsidR="00B95386" w:rsidRPr="00636C9B" w:rsidRDefault="00FB18C1"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t</w:t>
      </w:r>
      <w:r w:rsidR="0002049B">
        <w:rPr>
          <w:rFonts w:ascii="Times New Roman" w:hAnsi="Times New Roman"/>
          <w:sz w:val="24"/>
          <w:szCs w:val="24"/>
        </w:rPr>
        <w:t xml:space="preserve">he </w:t>
      </w:r>
      <w:r w:rsidR="00BF73B9">
        <w:rPr>
          <w:rFonts w:ascii="Times New Roman" w:hAnsi="Times New Roman"/>
          <w:sz w:val="24"/>
          <w:szCs w:val="24"/>
        </w:rPr>
        <w:t>l</w:t>
      </w:r>
      <w:r w:rsidR="00A83200" w:rsidRPr="00636C9B">
        <w:rPr>
          <w:rFonts w:ascii="Times New Roman" w:hAnsi="Times New Roman"/>
          <w:sz w:val="24"/>
          <w:szCs w:val="24"/>
        </w:rPr>
        <w:t>argest single</w:t>
      </w:r>
      <w:r w:rsidR="00520AA6">
        <w:rPr>
          <w:rFonts w:ascii="Times New Roman" w:hAnsi="Times New Roman"/>
          <w:sz w:val="24"/>
          <w:szCs w:val="24"/>
        </w:rPr>
        <w:t xml:space="preserve"> percent</w:t>
      </w:r>
      <w:r w:rsidR="00A83200" w:rsidRPr="00636C9B">
        <w:rPr>
          <w:rFonts w:ascii="Times New Roman" w:hAnsi="Times New Roman"/>
          <w:sz w:val="24"/>
          <w:szCs w:val="24"/>
        </w:rPr>
        <w:t xml:space="preserv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r w:rsidR="002352BB">
        <w:rPr>
          <w:rFonts w:ascii="Times New Roman" w:hAnsi="Times New Roman"/>
          <w:sz w:val="24"/>
          <w:szCs w:val="24"/>
        </w:rPr>
        <w:t xml:space="preserve"> (Figure S1)</w:t>
      </w:r>
      <w:r w:rsidR="00520AA6">
        <w:rPr>
          <w:rFonts w:ascii="Times New Roman" w:hAnsi="Times New Roman"/>
          <w:sz w:val="24"/>
          <w:szCs w:val="24"/>
        </w:rPr>
        <w:t xml:space="preserve"> and the smallest for intentional injuries (assault and self-harm) across </w:t>
      </w:r>
      <w:proofErr w:type="gramStart"/>
      <w:r w:rsidR="00520AA6">
        <w:rPr>
          <w:rFonts w:ascii="Times New Roman" w:hAnsi="Times New Roman"/>
          <w:sz w:val="24"/>
          <w:szCs w:val="24"/>
        </w:rPr>
        <w:t>ages  (</w:t>
      </w:r>
      <w:proofErr w:type="gramEnd"/>
      <w:r w:rsidR="00520AA6">
        <w:rPr>
          <w:rFonts w:ascii="Times New Roman" w:hAnsi="Times New Roman"/>
          <w:sz w:val="24"/>
          <w:szCs w:val="24"/>
        </w:rPr>
        <w:t>less than 2%)</w:t>
      </w:r>
      <w:r w:rsidR="002352BB">
        <w:rPr>
          <w:rFonts w:ascii="Times New Roman" w:hAnsi="Times New Roman"/>
          <w:sz w:val="24"/>
          <w:szCs w:val="24"/>
        </w:rPr>
        <w:t>.</w:t>
      </w:r>
    </w:p>
    <w:p w14:paraId="2A4F5236" w14:textId="30422E97" w:rsidR="00A83200" w:rsidRPr="00636C9B" w:rsidRDefault="00B642A0"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 xml:space="preserve">The </w:t>
      </w:r>
      <w:r w:rsidR="00B139EF">
        <w:rPr>
          <w:rFonts w:ascii="Times New Roman" w:hAnsi="Times New Roman"/>
          <w:sz w:val="24"/>
          <w:szCs w:val="24"/>
        </w:rPr>
        <w:t>e</w:t>
      </w:r>
      <w:r w:rsidR="003B3A5E" w:rsidRPr="00636C9B">
        <w:rPr>
          <w:rFonts w:ascii="Times New Roman" w:hAnsi="Times New Roman"/>
          <w:sz w:val="24"/>
          <w:szCs w:val="24"/>
        </w:rPr>
        <w:t xml:space="preserve">xcess risk from transport was </w:t>
      </w:r>
      <w:r w:rsidR="001E1AA1">
        <w:rPr>
          <w:rFonts w:ascii="Times New Roman" w:hAnsi="Times New Roman"/>
          <w:sz w:val="24"/>
          <w:szCs w:val="24"/>
        </w:rPr>
        <w:t xml:space="preserve">generally </w:t>
      </w:r>
      <w:r w:rsidR="003B3A5E" w:rsidRPr="00636C9B">
        <w:rPr>
          <w:rFonts w:ascii="Times New Roman" w:hAnsi="Times New Roman"/>
          <w:sz w:val="24"/>
          <w:szCs w:val="24"/>
        </w:rPr>
        <w:t>larger in male age groups than in females</w:t>
      </w:r>
      <w:r w:rsidR="00520AA6">
        <w:rPr>
          <w:rFonts w:ascii="Times New Roman" w:hAnsi="Times New Roman"/>
          <w:sz w:val="24"/>
          <w:szCs w:val="24"/>
        </w:rPr>
        <w:t xml:space="preserve"> (e.g., ~XX% versus XX% in young and middle-ages </w:t>
      </w:r>
      <w:r w:rsidR="003B7945">
        <w:rPr>
          <w:rFonts w:ascii="Times New Roman" w:hAnsi="Times New Roman"/>
          <w:sz w:val="24"/>
          <w:szCs w:val="24"/>
        </w:rPr>
        <w:t>where transport deaths are more common]]]</w:t>
      </w:r>
      <w:r w:rsidR="003B3A5E" w:rsidRPr="00636C9B">
        <w:rPr>
          <w:rFonts w:ascii="Times New Roman" w:hAnsi="Times New Roman"/>
          <w:sz w:val="24"/>
          <w:szCs w:val="24"/>
        </w:rPr>
        <w:t xml:space="preserve">, </w:t>
      </w:r>
      <w:commentRangeStart w:id="170"/>
      <w:r w:rsidR="00520AA6">
        <w:rPr>
          <w:rFonts w:ascii="Times New Roman" w:hAnsi="Times New Roman"/>
          <w:sz w:val="24"/>
          <w:szCs w:val="24"/>
        </w:rPr>
        <w:t>except in childhood</w:t>
      </w:r>
      <w:r w:rsidR="00285E20">
        <w:rPr>
          <w:rFonts w:ascii="Times New Roman" w:hAnsi="Times New Roman"/>
          <w:sz w:val="24"/>
          <w:szCs w:val="24"/>
        </w:rPr>
        <w:t xml:space="preserve"> where similar percent increase</w:t>
      </w:r>
      <w:commentRangeEnd w:id="170"/>
      <w:r w:rsidR="00285E20">
        <w:rPr>
          <w:rStyle w:val="CommentReference"/>
          <w:rFonts w:asciiTheme="minorHAnsi" w:eastAsiaTheme="minorHAnsi" w:hAnsiTheme="minorHAnsi" w:cstheme="minorBidi"/>
        </w:rPr>
        <w:commentReference w:id="170"/>
      </w:r>
      <w:r w:rsidR="0002049B">
        <w:rPr>
          <w:rFonts w:ascii="Times New Roman" w:hAnsi="Times New Roman"/>
          <w:sz w:val="24"/>
          <w:szCs w:val="24"/>
        </w:rPr>
        <w:t>.</w:t>
      </w:r>
    </w:p>
    <w:p w14:paraId="7C4CEF98" w14:textId="2E26413A" w:rsidR="00AC30AB" w:rsidRPr="00636C9B" w:rsidRDefault="00B95386" w:rsidP="00DE1A81">
      <w:pPr>
        <w:spacing w:line="240" w:lineRule="auto"/>
        <w:rPr>
          <w:rFonts w:ascii="Times New Roman" w:hAnsi="Times New Roman"/>
          <w:i/>
          <w:sz w:val="24"/>
          <w:szCs w:val="24"/>
        </w:rPr>
      </w:pPr>
      <w:r w:rsidRPr="00636C9B">
        <w:rPr>
          <w:rFonts w:ascii="Times New Roman" w:hAnsi="Times New Roman"/>
          <w:i/>
          <w:sz w:val="24"/>
          <w:szCs w:val="24"/>
        </w:rPr>
        <w:t>Figure S2</w:t>
      </w:r>
    </w:p>
    <w:p w14:paraId="502DE4D2" w14:textId="040D7AFB" w:rsidR="004F34C7" w:rsidRPr="002C6C20" w:rsidRDefault="00F919BB" w:rsidP="00DE1A81">
      <w:pPr>
        <w:pStyle w:val="ListParagraph"/>
        <w:numPr>
          <w:ilvl w:val="0"/>
          <w:numId w:val="10"/>
        </w:numPr>
        <w:spacing w:line="240" w:lineRule="auto"/>
        <w:rPr>
          <w:rFonts w:ascii="Times New Roman" w:hAnsi="Times New Roman"/>
          <w:i/>
          <w:sz w:val="24"/>
          <w:szCs w:val="24"/>
        </w:rPr>
      </w:pPr>
      <w:r>
        <w:rPr>
          <w:rFonts w:ascii="Times New Roman" w:hAnsi="Times New Roman"/>
          <w:sz w:val="24"/>
          <w:szCs w:val="24"/>
        </w:rPr>
        <w:t xml:space="preserve">In contrast, </w:t>
      </w:r>
      <w:r w:rsidR="00110650">
        <w:rPr>
          <w:rFonts w:ascii="Times New Roman" w:hAnsi="Times New Roman"/>
          <w:sz w:val="24"/>
          <w:szCs w:val="24"/>
        </w:rPr>
        <w:t>percent increase</w:t>
      </w:r>
      <w:r w:rsidR="00012A43" w:rsidRPr="00636C9B">
        <w:rPr>
          <w:rFonts w:ascii="Times New Roman" w:hAnsi="Times New Roman"/>
          <w:sz w:val="24"/>
          <w:szCs w:val="24"/>
        </w:rPr>
        <w:t xml:space="preserve"> in all injury categories </w:t>
      </w:r>
      <w:r w:rsidR="00110650">
        <w:rPr>
          <w:rFonts w:ascii="Times New Roman" w:hAnsi="Times New Roman"/>
          <w:sz w:val="24"/>
          <w:szCs w:val="24"/>
        </w:rPr>
        <w:t xml:space="preserve">varied less over seasons </w:t>
      </w:r>
      <w:r w:rsidR="00012A43" w:rsidRPr="00636C9B">
        <w:rPr>
          <w:rFonts w:ascii="Times New Roman" w:hAnsi="Times New Roman"/>
          <w:sz w:val="24"/>
          <w:szCs w:val="24"/>
        </w:rPr>
        <w:t>apart from drownings, which demonstrated a peak in the summer for males and females</w:t>
      </w:r>
      <w:r w:rsidR="00146C93">
        <w:rPr>
          <w:rFonts w:ascii="Times New Roman" w:hAnsi="Times New Roman"/>
          <w:sz w:val="24"/>
          <w:szCs w:val="24"/>
        </w:rPr>
        <w:t xml:space="preserve"> (Figure S2)</w:t>
      </w:r>
      <w:r w:rsidR="00E92AEA">
        <w:rPr>
          <w:rFonts w:ascii="Times New Roman" w:hAnsi="Times New Roman"/>
          <w:sz w:val="24"/>
          <w:szCs w:val="24"/>
        </w:rPr>
        <w:t>.</w:t>
      </w:r>
    </w:p>
    <w:p w14:paraId="10F7ACD2" w14:textId="77777777" w:rsidR="004F34C7" w:rsidRPr="00052DDD" w:rsidRDefault="004F34C7" w:rsidP="00DE1A81">
      <w:pPr>
        <w:spacing w:after="0" w:line="240" w:lineRule="auto"/>
        <w:rPr>
          <w:rFonts w:ascii="Times New Roman" w:hAnsi="Times New Roman"/>
          <w:i/>
          <w:sz w:val="24"/>
          <w:szCs w:val="24"/>
        </w:rPr>
      </w:pPr>
      <w:commentRangeStart w:id="171"/>
      <w:r>
        <w:rPr>
          <w:rFonts w:ascii="Times New Roman" w:hAnsi="Times New Roman"/>
          <w:i/>
          <w:sz w:val="24"/>
          <w:szCs w:val="24"/>
        </w:rPr>
        <w:t>Sensitivity analysis</w:t>
      </w:r>
      <w:commentRangeEnd w:id="171"/>
      <w:r w:rsidR="001F6621">
        <w:rPr>
          <w:rStyle w:val="CommentReference"/>
          <w:rFonts w:asciiTheme="minorHAnsi" w:eastAsiaTheme="minorHAnsi" w:hAnsiTheme="minorHAnsi" w:cstheme="minorBidi"/>
        </w:rPr>
        <w:commentReference w:id="171"/>
      </w:r>
    </w:p>
    <w:p w14:paraId="490CF4CF" w14:textId="0E37B92A" w:rsidR="00A07E63" w:rsidRPr="0044781A" w:rsidRDefault="00A07E63">
      <w:pPr>
        <w:spacing w:after="0" w:line="240" w:lineRule="auto"/>
        <w:rPr>
          <w:rFonts w:ascii="Times New Roman" w:hAnsi="Times New Roman"/>
          <w:sz w:val="24"/>
          <w:szCs w:val="24"/>
        </w:rPr>
        <w:pPrChange w:id="172"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We conducted sensitivity analysis to ensure that our results were robust to </w:t>
      </w:r>
      <w:r w:rsidR="00731E6A">
        <w:rPr>
          <w:rFonts w:ascii="Times New Roman" w:hAnsi="Times New Roman"/>
          <w:sz w:val="24"/>
          <w:szCs w:val="24"/>
        </w:rPr>
        <w:t>how we measure anomalous weather</w:t>
      </w:r>
      <w:r>
        <w:rPr>
          <w:rFonts w:ascii="Times New Roman" w:hAnsi="Times New Roman"/>
          <w:sz w:val="24"/>
          <w:szCs w:val="24"/>
        </w:rPr>
        <w:t>.</w:t>
      </w:r>
    </w:p>
    <w:p w14:paraId="08ADA6DF" w14:textId="524C029C" w:rsidR="004F34C7" w:rsidRDefault="004F34C7" w:rsidP="0044781A">
      <w:pPr>
        <w:pStyle w:val="ListParagraph"/>
        <w:numPr>
          <w:ilvl w:val="0"/>
          <w:numId w:val="7"/>
        </w:numPr>
        <w:spacing w:after="0" w:line="240" w:lineRule="auto"/>
        <w:rPr>
          <w:rFonts w:ascii="Times New Roman" w:hAnsi="Times New Roman"/>
          <w:sz w:val="24"/>
          <w:szCs w:val="24"/>
        </w:rPr>
      </w:pPr>
      <w:commentRangeStart w:id="173"/>
      <w:r w:rsidRPr="00052DDD">
        <w:rPr>
          <w:rFonts w:ascii="Times New Roman" w:hAnsi="Times New Roman"/>
          <w:sz w:val="24"/>
          <w:szCs w:val="24"/>
        </w:rPr>
        <w:lastRenderedPageBreak/>
        <w:t>In addition</w:t>
      </w:r>
      <w:r w:rsidR="00D52BCF">
        <w:rPr>
          <w:rFonts w:ascii="Times New Roman" w:hAnsi="Times New Roman"/>
          <w:sz w:val="24"/>
          <w:szCs w:val="24"/>
        </w:rPr>
        <w:t xml:space="preserve"> to the results presented here</w:t>
      </w:r>
      <w:r w:rsidRPr="00052DDD">
        <w:rPr>
          <w:rFonts w:ascii="Times New Roman" w:hAnsi="Times New Roman"/>
          <w:sz w:val="24"/>
          <w:szCs w:val="24"/>
        </w:rPr>
        <w:t xml:space="preserve">, </w:t>
      </w:r>
      <w:r w:rsidR="006D2494">
        <w:rPr>
          <w:rFonts w:ascii="Times New Roman" w:hAnsi="Times New Roman"/>
          <w:sz w:val="24"/>
          <w:szCs w:val="24"/>
        </w:rPr>
        <w:t xml:space="preserve">monthly </w:t>
      </w:r>
      <w:r w:rsidRPr="00052DDD">
        <w:rPr>
          <w:rFonts w:ascii="Times New Roman" w:hAnsi="Times New Roman"/>
          <w:sz w:val="24"/>
          <w:szCs w:val="24"/>
        </w:rPr>
        <w:t xml:space="preserve">temperature anomalies based on </w:t>
      </w:r>
      <w:r w:rsidR="004A47D1" w:rsidRPr="00052DDD">
        <w:rPr>
          <w:rFonts w:ascii="Times New Roman" w:hAnsi="Times New Roman"/>
          <w:sz w:val="24"/>
          <w:szCs w:val="24"/>
        </w:rPr>
        <w:t xml:space="preserve">daily maximum, minimum or range of temperature </w:t>
      </w:r>
      <w:r w:rsidRPr="00052DDD">
        <w:rPr>
          <w:rFonts w:ascii="Times New Roman" w:hAnsi="Times New Roman"/>
          <w:sz w:val="24"/>
          <w:szCs w:val="24"/>
        </w:rPr>
        <w:t xml:space="preserve">were calculated in a similar way </w:t>
      </w:r>
      <w:r w:rsidR="00532131">
        <w:rPr>
          <w:rFonts w:ascii="Times New Roman" w:hAnsi="Times New Roman"/>
          <w:sz w:val="24"/>
          <w:szCs w:val="24"/>
        </w:rPr>
        <w:t xml:space="preserve">to </w:t>
      </w:r>
      <w:r w:rsidRPr="00052DDD">
        <w:rPr>
          <w:rFonts w:ascii="Times New Roman" w:hAnsi="Times New Roman"/>
          <w:sz w:val="24"/>
          <w:szCs w:val="24"/>
        </w:rPr>
        <w:t>those for</w:t>
      </w:r>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rsidP="0044781A">
      <w:pPr>
        <w:pStyle w:val="ListParagraph"/>
        <w:numPr>
          <w:ilvl w:val="0"/>
          <w:numId w:val="7"/>
        </w:numPr>
        <w:spacing w:after="0" w:line="240" w:lineRule="auto"/>
        <w:rPr>
          <w:rFonts w:ascii="Times New Roman" w:hAnsi="Times New Roman"/>
          <w:sz w:val="24"/>
          <w:szCs w:val="24"/>
        </w:rPr>
      </w:pPr>
      <w:r w:rsidRPr="00052DDD">
        <w:rPr>
          <w:rFonts w:ascii="Times New Roman" w:hAnsi="Times New Roman"/>
          <w:sz w:val="24"/>
          <w:szCs w:val="24"/>
        </w:rPr>
        <w:t xml:space="preserve">However, our results for these measures were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those from daily mean and are not presented here. </w:t>
      </w:r>
    </w:p>
    <w:p w14:paraId="2EF80314" w14:textId="77777777" w:rsidR="004F34C7" w:rsidRPr="00052DDD" w:rsidRDefault="004F34C7" w:rsidP="0044781A">
      <w:pPr>
        <w:pStyle w:val="ListParagraph"/>
        <w:numPr>
          <w:ilvl w:val="0"/>
          <w:numId w:val="7"/>
        </w:numPr>
        <w:spacing w:after="0" w:line="240" w:lineRule="auto"/>
        <w:rPr>
          <w:rFonts w:ascii="Times New Roman" w:hAnsi="Times New Roman"/>
          <w:sz w:val="24"/>
          <w:szCs w:val="24"/>
        </w:rPr>
      </w:pPr>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the single variable model, due to the collinearity of other measures with mean monthly temperature.</w:t>
      </w:r>
      <w:commentRangeEnd w:id="173"/>
      <w:r w:rsidR="00A07E63">
        <w:rPr>
          <w:rStyle w:val="CommentReference"/>
          <w:rFonts w:asciiTheme="minorHAnsi" w:eastAsiaTheme="minorHAnsi" w:hAnsiTheme="minorHAnsi" w:cstheme="minorBidi"/>
        </w:rPr>
        <w:commentReference w:id="173"/>
      </w:r>
    </w:p>
    <w:p w14:paraId="7237DBC6" w14:textId="77777777" w:rsidR="004F34C7" w:rsidRPr="002C6C20" w:rsidRDefault="004F34C7" w:rsidP="0044781A">
      <w:pPr>
        <w:spacing w:line="240" w:lineRule="auto"/>
        <w:rPr>
          <w:rFonts w:ascii="Times New Roman" w:hAnsi="Times New Roman"/>
          <w:i/>
          <w:sz w:val="24"/>
          <w:szCs w:val="24"/>
        </w:rPr>
      </w:pPr>
    </w:p>
    <w:p w14:paraId="31D107E6" w14:textId="77777777" w:rsidR="008C666B" w:rsidRDefault="008C666B" w:rsidP="0044781A">
      <w:pPr>
        <w:spacing w:after="0" w:line="240" w:lineRule="auto"/>
        <w:rPr>
          <w:rFonts w:ascii="Times New Roman" w:hAnsi="Times New Roman"/>
          <w:i/>
          <w:sz w:val="24"/>
          <w:szCs w:val="24"/>
        </w:rPr>
      </w:pPr>
      <w:commentRangeStart w:id="174"/>
      <w:r>
        <w:rPr>
          <w:rFonts w:ascii="Times New Roman" w:hAnsi="Times New Roman"/>
          <w:i/>
          <w:sz w:val="24"/>
          <w:szCs w:val="24"/>
        </w:rPr>
        <w:t>Strengths and limitations</w:t>
      </w:r>
    </w:p>
    <w:p w14:paraId="3B28D4FA" w14:textId="60FDE13C" w:rsidR="008C666B" w:rsidRDefault="008C666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A limitation is that we did not investigate effects on a county scale, due to limitations in computing capacity. </w:t>
      </w:r>
    </w:p>
    <w:p w14:paraId="363AC220" w14:textId="77B6ACDA" w:rsidR="00B95386" w:rsidRPr="002C6C20" w:rsidRDefault="00FD022F"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[[[Somehow phrase the fact that it’s a RR model for entire USA instead of by state]]]</w:t>
      </w:r>
      <w:commentRangeEnd w:id="174"/>
      <w:r w:rsidR="00A07E63">
        <w:rPr>
          <w:rStyle w:val="CommentReference"/>
          <w:rFonts w:asciiTheme="minorHAnsi" w:eastAsiaTheme="minorHAnsi" w:hAnsiTheme="minorHAnsi" w:cstheme="minorBidi"/>
        </w:rPr>
        <w:commentReference w:id="174"/>
      </w:r>
    </w:p>
    <w:p w14:paraId="32241E08" w14:textId="77777777" w:rsidR="005B36C6" w:rsidRDefault="005B36C6" w:rsidP="0044781A">
      <w:pPr>
        <w:spacing w:after="0" w:line="240" w:lineRule="auto"/>
        <w:rPr>
          <w:ins w:id="175" w:author="Parks, Robbie M" w:date="2018-12-13T15:18:00Z"/>
          <w:rFonts w:ascii="Times New Roman" w:hAnsi="Times New Roman"/>
          <w:b/>
          <w:sz w:val="24"/>
          <w:szCs w:val="24"/>
        </w:rPr>
      </w:pPr>
    </w:p>
    <w:p w14:paraId="031C6252" w14:textId="5BD556A0" w:rsidR="00621835" w:rsidRDefault="00621835" w:rsidP="0044781A">
      <w:pPr>
        <w:spacing w:after="0" w:line="240" w:lineRule="auto"/>
        <w:rPr>
          <w:ins w:id="176" w:author="Parks, Robbie M" w:date="2018-12-13T15:18:00Z"/>
          <w:rFonts w:ascii="Times New Roman" w:hAnsi="Times New Roman"/>
          <w:b/>
          <w:i/>
          <w:sz w:val="24"/>
          <w:szCs w:val="24"/>
        </w:rPr>
      </w:pPr>
      <w:ins w:id="177" w:author="Parks, Robbie M" w:date="2018-12-13T15:18:00Z">
        <w:r w:rsidRPr="00B119D5">
          <w:rPr>
            <w:rFonts w:ascii="Times New Roman" w:hAnsi="Times New Roman"/>
            <w:b/>
            <w:i/>
            <w:sz w:val="24"/>
            <w:szCs w:val="24"/>
            <w:rPrChange w:id="178" w:author="Parks, Robbie M" w:date="2018-12-13T15:18:00Z">
              <w:rPr>
                <w:rFonts w:ascii="Times New Roman" w:hAnsi="Times New Roman"/>
                <w:b/>
                <w:sz w:val="24"/>
                <w:szCs w:val="24"/>
              </w:rPr>
            </w:rPrChange>
          </w:rPr>
          <w:t>How do we compare with prior studies?</w:t>
        </w:r>
      </w:ins>
    </w:p>
    <w:p w14:paraId="68988099" w14:textId="77777777" w:rsidR="00B119D5" w:rsidRDefault="00B119D5" w:rsidP="0044781A">
      <w:pPr>
        <w:spacing w:after="0" w:line="240" w:lineRule="auto"/>
        <w:rPr>
          <w:ins w:id="179" w:author="Parks, Robbie M" w:date="2018-12-13T15:18:00Z"/>
          <w:rFonts w:ascii="Times New Roman" w:hAnsi="Times New Roman"/>
          <w:b/>
          <w:i/>
          <w:sz w:val="24"/>
          <w:szCs w:val="24"/>
        </w:rPr>
      </w:pPr>
    </w:p>
    <w:p w14:paraId="21807569" w14:textId="6699AF86" w:rsidR="00B119D5" w:rsidRPr="00B119D5" w:rsidRDefault="00B119D5" w:rsidP="00B119D5">
      <w:pPr>
        <w:pStyle w:val="ListParagraph"/>
        <w:numPr>
          <w:ilvl w:val="0"/>
          <w:numId w:val="7"/>
        </w:numPr>
        <w:spacing w:after="0" w:line="240" w:lineRule="auto"/>
        <w:rPr>
          <w:ins w:id="180" w:author="Parks, Robbie M" w:date="2018-12-13T15:18:00Z"/>
          <w:rFonts w:ascii="Times New Roman" w:hAnsi="Times New Roman"/>
          <w:b/>
          <w:i/>
          <w:sz w:val="24"/>
          <w:szCs w:val="24"/>
          <w:rPrChange w:id="181" w:author="Parks, Robbie M" w:date="2018-12-13T15:18:00Z">
            <w:rPr>
              <w:ins w:id="182" w:author="Parks, Robbie M" w:date="2018-12-13T15:18:00Z"/>
              <w:rFonts w:ascii="Times New Roman" w:hAnsi="Times New Roman"/>
              <w:b/>
              <w:sz w:val="24"/>
              <w:szCs w:val="24"/>
            </w:rPr>
          </w:rPrChange>
        </w:rPr>
        <w:pPrChange w:id="183" w:author="Parks, Robbie M" w:date="2018-12-13T15:18:00Z">
          <w:pPr>
            <w:spacing w:after="0" w:line="240" w:lineRule="auto"/>
          </w:pPr>
        </w:pPrChange>
      </w:pPr>
    </w:p>
    <w:p w14:paraId="5B25F33E" w14:textId="77777777" w:rsidR="00621835" w:rsidRPr="00636C9B" w:rsidRDefault="00621835" w:rsidP="0044781A">
      <w:pPr>
        <w:spacing w:after="0" w:line="240" w:lineRule="auto"/>
        <w:rPr>
          <w:rFonts w:ascii="Times New Roman" w:hAnsi="Times New Roman"/>
          <w:b/>
          <w:sz w:val="24"/>
          <w:szCs w:val="24"/>
        </w:rPr>
      </w:pPr>
    </w:p>
    <w:p w14:paraId="565E57DE" w14:textId="01B39A4F" w:rsidR="002365A9" w:rsidRDefault="00105420" w:rsidP="0044781A">
      <w:pPr>
        <w:spacing w:after="0" w:line="240" w:lineRule="auto"/>
        <w:rPr>
          <w:rFonts w:ascii="Times New Roman" w:hAnsi="Times New Roman"/>
          <w:i/>
          <w:sz w:val="24"/>
          <w:szCs w:val="24"/>
        </w:rPr>
      </w:pPr>
      <w:commentRangeStart w:id="184"/>
      <w:commentRangeStart w:id="185"/>
      <w:r w:rsidRPr="00843ACB">
        <w:rPr>
          <w:rFonts w:ascii="Times New Roman" w:hAnsi="Times New Roman"/>
          <w:i/>
          <w:sz w:val="24"/>
          <w:szCs w:val="24"/>
        </w:rPr>
        <w:t>General</w:t>
      </w:r>
      <w:r w:rsidR="00E13195">
        <w:rPr>
          <w:rFonts w:ascii="Times New Roman" w:hAnsi="Times New Roman"/>
          <w:i/>
          <w:sz w:val="24"/>
          <w:szCs w:val="24"/>
        </w:rPr>
        <w:t xml:space="preserve"> discussion</w:t>
      </w:r>
      <w:commentRangeEnd w:id="184"/>
      <w:r w:rsidR="009054E9">
        <w:rPr>
          <w:rStyle w:val="CommentReference"/>
          <w:rFonts w:asciiTheme="minorHAnsi" w:eastAsiaTheme="minorHAnsi" w:hAnsiTheme="minorHAnsi" w:cstheme="minorBidi"/>
        </w:rPr>
        <w:commentReference w:id="184"/>
      </w:r>
      <w:commentRangeEnd w:id="185"/>
      <w:r w:rsidR="00621835">
        <w:rPr>
          <w:rStyle w:val="CommentReference"/>
          <w:rFonts w:asciiTheme="minorHAnsi" w:eastAsiaTheme="minorHAnsi" w:hAnsiTheme="minorHAnsi" w:cstheme="minorBidi"/>
        </w:rPr>
        <w:commentReference w:id="185"/>
      </w:r>
    </w:p>
    <w:p w14:paraId="2C546222" w14:textId="04C523A3" w:rsidR="00F12FD9" w:rsidRPr="002C6C20" w:rsidRDefault="00F12FD9" w:rsidP="0044781A">
      <w:pPr>
        <w:pStyle w:val="ListParagraph"/>
        <w:numPr>
          <w:ilvl w:val="0"/>
          <w:numId w:val="10"/>
        </w:numPr>
        <w:spacing w:line="240" w:lineRule="auto"/>
        <w:rPr>
          <w:rFonts w:ascii="Times New Roman" w:hAnsi="Times New Roman"/>
          <w:sz w:val="24"/>
          <w:szCs w:val="24"/>
        </w:rPr>
      </w:pPr>
      <w:commentRangeStart w:id="186"/>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052DD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186"/>
      <w:r w:rsidR="00776957">
        <w:rPr>
          <w:rStyle w:val="CommentReference"/>
          <w:rFonts w:asciiTheme="minorHAnsi" w:eastAsiaTheme="minorHAnsi" w:hAnsiTheme="minorHAnsi" w:cstheme="minorBidi"/>
        </w:rPr>
        <w:commentReference w:id="186"/>
      </w:r>
    </w:p>
    <w:p w14:paraId="27852255" w14:textId="22B898EE" w:rsidR="00362889" w:rsidRPr="00843ACB" w:rsidRDefault="00776957" w:rsidP="0044781A">
      <w:pPr>
        <w:pStyle w:val="ListParagraph"/>
        <w:numPr>
          <w:ilvl w:val="0"/>
          <w:numId w:val="10"/>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187"/>
      </w:r>
      <w:commentRangeStart w:id="188"/>
      <w:r w:rsidR="00362889" w:rsidRPr="00843ACB">
        <w:rPr>
          <w:rFonts w:ascii="Times New Roman" w:hAnsi="Times New Roman"/>
          <w:color w:val="000000" w:themeColor="text1"/>
          <w:sz w:val="24"/>
          <w:szCs w:val="24"/>
        </w:rPr>
        <w:t>There are studies which indirectly examine relationships of violent behaviour and conflict with climate change,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62889" w:rsidRPr="00843ACB">
        <w:rPr>
          <w:rFonts w:ascii="Times New Roman" w:hAnsi="Times New Roman"/>
          <w:color w:val="000000" w:themeColor="text1"/>
          <w:sz w:val="24"/>
          <w:szCs w:val="24"/>
        </w:rPr>
        <w:fldChar w:fldCharType="end"/>
      </w:r>
      <w:r w:rsidR="00362889" w:rsidRPr="00843ACB">
        <w:rPr>
          <w:rFonts w:ascii="Times New Roman" w:hAnsi="Times New Roman"/>
          <w:color w:val="000000" w:themeColor="text1"/>
          <w:sz w:val="24"/>
          <w:szCs w:val="24"/>
        </w:rPr>
        <w:t xml:space="preserve"> with only a few linking an outcome for a particular type of injury with increasing temperature.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6,20–22&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6,19–21</w:t>
      </w:r>
      <w:r w:rsidR="00362889" w:rsidRPr="00843ACB">
        <w:rPr>
          <w:rFonts w:ascii="Times New Roman" w:hAnsi="Times New Roman"/>
          <w:color w:val="000000" w:themeColor="text1"/>
          <w:sz w:val="24"/>
          <w:szCs w:val="24"/>
        </w:rPr>
        <w:fldChar w:fldCharType="end"/>
      </w:r>
    </w:p>
    <w:p w14:paraId="2B5A6F36" w14:textId="6A99F48A" w:rsidR="00F12FD9" w:rsidRPr="002C6C20" w:rsidRDefault="008D5A41" w:rsidP="0044781A">
      <w:pPr>
        <w:pStyle w:val="ListParagraph"/>
        <w:numPr>
          <w:ilvl w:val="0"/>
          <w:numId w:val="10"/>
        </w:numPr>
        <w:spacing w:after="0" w:line="240" w:lineRule="auto"/>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23&lt;/sup&gt;"},"properties":{"noteIndex":0},"schema":"https://github.com/citation-style-language/schema/raw/master/csl-citation.json"}</w:instrText>
      </w:r>
      <w:r w:rsidR="00B95A9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22</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188"/>
      <w:r w:rsidR="00776957">
        <w:rPr>
          <w:rStyle w:val="CommentReference"/>
          <w:rFonts w:asciiTheme="minorHAnsi" w:eastAsiaTheme="minorHAnsi" w:hAnsiTheme="minorHAnsi" w:cstheme="minorBidi"/>
        </w:rPr>
        <w:commentReference w:id="188"/>
      </w:r>
    </w:p>
    <w:p w14:paraId="4DC4DB94" w14:textId="77777777" w:rsidR="00CE4993" w:rsidRPr="00636C9B" w:rsidRDefault="00CE4993" w:rsidP="0044781A">
      <w:pPr>
        <w:spacing w:after="0" w:line="240" w:lineRule="auto"/>
        <w:rPr>
          <w:rFonts w:ascii="Times New Roman" w:hAnsi="Times New Roman"/>
          <w:sz w:val="24"/>
          <w:szCs w:val="24"/>
        </w:rPr>
      </w:pPr>
    </w:p>
    <w:p w14:paraId="527D4EFD" w14:textId="723839D8" w:rsidR="00D259CD" w:rsidRPr="00F666B9"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1DDC9F30"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23–26&lt;/sup&gt;","plainTextFormattedCitation":"23–26","previouslyFormattedCitation":"&lt;sup&gt;24–27&lt;/sup&gt;"},"properties":{"noteIndex":0},"schema":"https://github.com/citation-style-language/schema/raw/master/csl-citation.json"}</w:instrText>
      </w:r>
      <w:r w:rsidR="00AD55FC">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23–26</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44781A">
      <w:pPr>
        <w:pStyle w:val="ListParagraph"/>
        <w:numPr>
          <w:ilvl w:val="0"/>
          <w:numId w:val="7"/>
        </w:numPr>
        <w:spacing w:after="0" w:line="240" w:lineRule="auto"/>
        <w:rPr>
          <w:rFonts w:ascii="Times New Roman" w:hAnsi="Times New Roman"/>
          <w:sz w:val="24"/>
          <w:szCs w:val="24"/>
        </w:rPr>
      </w:pPr>
      <w:commentRangeStart w:id="189"/>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189"/>
      <w:r w:rsidR="00776957">
        <w:rPr>
          <w:rStyle w:val="CommentReference"/>
          <w:rFonts w:asciiTheme="minorHAnsi" w:eastAsiaTheme="minorHAnsi" w:hAnsiTheme="minorHAnsi" w:cstheme="minorBidi"/>
        </w:rPr>
        <w:commentReference w:id="189"/>
      </w:r>
    </w:p>
    <w:p w14:paraId="63E9AEB5" w14:textId="3E85F37C" w:rsidR="00E17F7C" w:rsidRPr="008D4556" w:rsidRDefault="00E17F7C" w:rsidP="0044781A">
      <w:pPr>
        <w:pStyle w:val="ListParagraph"/>
        <w:numPr>
          <w:ilvl w:val="0"/>
          <w:numId w:val="7"/>
        </w:numPr>
        <w:spacing w:after="0" w:line="240" w:lineRule="auto"/>
        <w:rPr>
          <w:rFonts w:ascii="Times New Roman" w:hAnsi="Times New Roman"/>
          <w:sz w:val="24"/>
          <w:szCs w:val="24"/>
        </w:rPr>
      </w:pPr>
      <w:commentRangeStart w:id="190"/>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190"/>
      <w:r w:rsidR="00776957">
        <w:rPr>
          <w:rStyle w:val="CommentReference"/>
          <w:rFonts w:asciiTheme="minorHAnsi" w:eastAsiaTheme="minorHAnsi" w:hAnsiTheme="minorHAnsi" w:cstheme="minorBidi"/>
        </w:rPr>
        <w:commentReference w:id="190"/>
      </w:r>
    </w:p>
    <w:p w14:paraId="0AC5D084" w14:textId="1E2AAE76"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27–30&lt;/sup&gt;","plainTextFormattedCitation":"27–30","previouslyFormattedCitation":"&lt;sup&gt;28–31&lt;/sup&gt;"},"properties":{"noteIndex":0},"schema":"https://github.com/citation-style-language/schema/raw/master/csl-citation.json"}</w:instrText>
      </w:r>
      <w:r w:rsidR="007E25B1">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27–30</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7EFC132B" w:rsidR="009E4B56"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31&lt;/sup&gt;","plainTextFormattedCitation":"31","previouslyFormattedCitation":"&lt;sup&gt;32&lt;/sup&gt;"},"properties":{"noteIndex":0},"schema":"https://github.com/citation-style-language/schema/raw/master/csl-citation.json"}</w:instrText>
      </w:r>
      <w:r w:rsidR="002C78AF">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31</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72B8DC0A" w14:textId="6A42AA5B" w:rsidR="001E5CD7" w:rsidRPr="00843ACB" w:rsidRDefault="001E5CD7" w:rsidP="0044781A">
      <w:pPr>
        <w:spacing w:after="0" w:line="240" w:lineRule="auto"/>
        <w:rPr>
          <w:rFonts w:ascii="Times New Roman" w:hAnsi="Times New Roman"/>
          <w:i/>
          <w:sz w:val="24"/>
          <w:szCs w:val="24"/>
        </w:rPr>
      </w:pPr>
    </w:p>
    <w:p w14:paraId="4D854535" w14:textId="0D0807B9" w:rsidR="00CE4993" w:rsidRPr="00636C9B"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36FAEAE6"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33&lt;/sup&gt;"},"properties":{"noteIndex":0},"schema":"https://github.com/citation-style-language/schema/raw/master/csl-citation.json"}</w:instrText>
      </w:r>
      <w:r w:rsidR="00D21DED"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2B3C93A" w14:textId="2EE49E60" w:rsidR="00597FC9" w:rsidRPr="00A850C6" w:rsidRDefault="00423243"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33&lt;/sup&gt;","plainTextFormattedCitation":"33","previouslyFormattedCitation":"&lt;sup&gt;34&lt;/sup&gt;"},"properties":{"noteIndex":0},"schema":"https://github.com/citation-style-language/schema/raw/master/csl-citation.json"}</w:instrText>
      </w:r>
      <w:r w:rsidR="002953F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33</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44781A">
      <w:pPr>
        <w:spacing w:after="0" w:line="240" w:lineRule="auto"/>
        <w:rPr>
          <w:rFonts w:ascii="Times New Roman" w:hAnsi="Times New Roman"/>
          <w:i/>
          <w:sz w:val="24"/>
          <w:szCs w:val="24"/>
        </w:rPr>
      </w:pPr>
    </w:p>
    <w:p w14:paraId="6C873354" w14:textId="2BE14293"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7ED2298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34&lt;/sup&gt;","plainTextFormattedCitation":"34","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34</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Pr>
        <w:spacing w:after="0" w:line="240" w:lineRule="auto"/>
        <w:rPr>
          <w:rFonts w:ascii="Times New Roman" w:hAnsi="Times New Roman"/>
          <w:sz w:val="24"/>
          <w:szCs w:val="24"/>
        </w:rPr>
      </w:pPr>
    </w:p>
    <w:p w14:paraId="526F1A36" w14:textId="46107009"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755ACC5F"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36,37&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2BA79898" w:rsidR="007C2F38" w:rsidRPr="00A27E88" w:rsidRDefault="00A27E8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38,39&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3440D877" w:rsidR="00CF7A7B" w:rsidRPr="00A27E88" w:rsidRDefault="00A22685" w:rsidP="0044781A">
      <w:pPr>
        <w:pStyle w:val="ListParagraph"/>
        <w:numPr>
          <w:ilvl w:val="0"/>
          <w:numId w:val="7"/>
        </w:numPr>
        <w:spacing w:after="0" w:line="240" w:lineRule="auto"/>
        <w:rPr>
          <w:rFonts w:ascii="Times New Roman" w:hAnsi="Times New Roman"/>
          <w:sz w:val="24"/>
          <w:szCs w:val="24"/>
        </w:rPr>
      </w:pPr>
      <w:commentRangeStart w:id="191"/>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14&lt;/sup&gt;"},"properties":{"noteIndex":0},"schema":"https://github.com/citation-style-language/schema/raw/master/csl-citation.json"}</w:instrText>
      </w:r>
      <w:r w:rsidR="00775537">
        <w:rPr>
          <w:rFonts w:ascii="Times New Roman" w:hAnsi="Times New Roman"/>
          <w:sz w:val="24"/>
          <w:szCs w:val="24"/>
        </w:rPr>
        <w:fldChar w:fldCharType="separate"/>
      </w:r>
      <w:r w:rsidR="00103AEA" w:rsidRPr="00103AEA">
        <w:rPr>
          <w:rFonts w:ascii="Times New Roman" w:hAnsi="Times New Roman"/>
          <w:noProof/>
          <w:sz w:val="24"/>
          <w:szCs w:val="24"/>
          <w:vertAlign w:val="superscript"/>
        </w:rPr>
        <w:t>13</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40,41&lt;/sup&gt;"},"properties":{"noteIndex":0},"schema":"https://github.com/citation-style-language/schema/raw/master/csl-citation.json"}</w:instrText>
      </w:r>
      <w:r w:rsidR="00CF7A7B"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39,40</w:t>
      </w:r>
      <w:r w:rsidR="00CF7A7B" w:rsidRPr="00A27E88">
        <w:rPr>
          <w:rFonts w:ascii="Times New Roman" w:hAnsi="Times New Roman"/>
          <w:sz w:val="24"/>
          <w:szCs w:val="24"/>
        </w:rPr>
        <w:fldChar w:fldCharType="end"/>
      </w:r>
      <w:commentRangeEnd w:id="191"/>
      <w:r w:rsidR="00776957">
        <w:rPr>
          <w:rStyle w:val="CommentReference"/>
          <w:rFonts w:asciiTheme="minorHAnsi" w:eastAsiaTheme="minorHAnsi" w:hAnsiTheme="minorHAnsi" w:cstheme="minorBidi"/>
        </w:rPr>
        <w:commentReference w:id="191"/>
      </w:r>
    </w:p>
    <w:p w14:paraId="1BBEDDF7" w14:textId="6CB4C7AE" w:rsidR="003A470E" w:rsidRPr="00843ACB" w:rsidRDefault="00044C7C" w:rsidP="0044781A">
      <w:pPr>
        <w:pStyle w:val="ListParagraph"/>
        <w:numPr>
          <w:ilvl w:val="0"/>
          <w:numId w:val="7"/>
        </w:numPr>
        <w:spacing w:after="0" w:line="240" w:lineRule="auto"/>
        <w:rPr>
          <w:rFonts w:ascii="Times New Roman" w:hAnsi="Times New Roman"/>
          <w:sz w:val="24"/>
          <w:szCs w:val="24"/>
        </w:rPr>
      </w:pPr>
      <w:commentRangeStart w:id="192"/>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A470E" w:rsidRPr="003A470E">
        <w:rPr>
          <w:rFonts w:ascii="Times New Roman" w:hAnsi="Times New Roman"/>
          <w:color w:val="000000" w:themeColor="text1"/>
          <w:sz w:val="24"/>
          <w:szCs w:val="24"/>
        </w:rPr>
        <w:fldChar w:fldCharType="end"/>
      </w:r>
      <w:commentRangeEnd w:id="192"/>
      <w:r w:rsidR="00776957">
        <w:rPr>
          <w:rStyle w:val="CommentReference"/>
          <w:rFonts w:asciiTheme="minorHAnsi" w:eastAsiaTheme="minorHAnsi" w:hAnsiTheme="minorHAnsi" w:cstheme="minorBidi"/>
        </w:rPr>
        <w:commentReference w:id="192"/>
      </w:r>
    </w:p>
    <w:p w14:paraId="0759FBCE" w14:textId="77777777" w:rsidR="00C86276" w:rsidRPr="00636C9B" w:rsidRDefault="00C86276" w:rsidP="0044781A">
      <w:pPr>
        <w:spacing w:after="0" w:line="240" w:lineRule="auto"/>
        <w:rPr>
          <w:rFonts w:ascii="Times New Roman" w:hAnsi="Times New Roman"/>
          <w:i/>
          <w:sz w:val="24"/>
          <w:szCs w:val="24"/>
        </w:rPr>
      </w:pPr>
    </w:p>
    <w:p w14:paraId="4299473D" w14:textId="1D6A5E1E" w:rsidR="004633E5" w:rsidRDefault="00E6459A" w:rsidP="0044781A">
      <w:pPr>
        <w:spacing w:after="0" w:line="240" w:lineRule="auto"/>
      </w:pPr>
      <w:commentRangeStart w:id="193"/>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193"/>
      <w:r w:rsidR="00776957">
        <w:rPr>
          <w:rStyle w:val="CommentReference"/>
          <w:rFonts w:asciiTheme="minorHAnsi" w:eastAsiaTheme="minorHAnsi" w:hAnsiTheme="minorHAnsi" w:cstheme="minorBidi"/>
        </w:rPr>
        <w:commentReference w:id="193"/>
      </w:r>
    </w:p>
    <w:p w14:paraId="2A159D58" w14:textId="5A7521D7" w:rsidR="004633E5" w:rsidRDefault="004633E5" w:rsidP="0044781A">
      <w:pPr>
        <w:pStyle w:val="ListParagraph"/>
        <w:numPr>
          <w:ilvl w:val="0"/>
          <w:numId w:val="7"/>
        </w:numPr>
        <w:spacing w:after="0" w:line="240" w:lineRule="auto"/>
        <w:rPr>
          <w:rFonts w:ascii="Times New Roman" w:hAnsi="Times New Roman"/>
          <w:sz w:val="24"/>
          <w:szCs w:val="24"/>
        </w:rPr>
      </w:pPr>
      <w:commentRangeStart w:id="194"/>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42&lt;/sup&gt;"},"properties":{"noteIndex":0},"schema":"https://github.com/citation-style-language/schema/raw/master/csl-citation.json"}</w:instrText>
      </w:r>
      <w:r w:rsidR="00A8795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41</w:t>
      </w:r>
      <w:r w:rsidR="00A8795D">
        <w:rPr>
          <w:rFonts w:ascii="Times New Roman" w:hAnsi="Times New Roman"/>
          <w:sz w:val="24"/>
          <w:szCs w:val="24"/>
        </w:rPr>
        <w:fldChar w:fldCharType="end"/>
      </w:r>
      <w:commentRangeEnd w:id="194"/>
      <w:r w:rsidR="00776957">
        <w:rPr>
          <w:rStyle w:val="CommentReference"/>
          <w:rFonts w:asciiTheme="minorHAnsi" w:eastAsiaTheme="minorHAnsi" w:hAnsiTheme="minorHAnsi" w:cstheme="minorBidi"/>
        </w:rPr>
        <w:commentReference w:id="194"/>
      </w:r>
    </w:p>
    <w:p w14:paraId="0BF20732" w14:textId="0BAC0FAA"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42&lt;/sup&gt;","plainTextFormattedCitation":"42","previouslyFormattedCitation":"&lt;sup&gt;43&lt;/sup&gt;"},"properties":{"noteIndex":0},"schema":"https://github.com/citation-style-language/schema/raw/master/csl-citation.json"}</w:instrText>
      </w:r>
      <w:r w:rsidR="00107BF2" w:rsidRPr="004633E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42</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273436EF" w:rsidR="00DC0131" w:rsidRDefault="005573C8" w:rsidP="0044781A">
      <w:pPr>
        <w:pStyle w:val="ListParagraph"/>
        <w:numPr>
          <w:ilvl w:val="0"/>
          <w:numId w:val="7"/>
        </w:numPr>
        <w:spacing w:after="0" w:line="240" w:lineRule="auto"/>
        <w:rPr>
          <w:rFonts w:ascii="Times New Roman" w:hAnsi="Times New Roman"/>
          <w:sz w:val="24"/>
          <w:szCs w:val="24"/>
        </w:rPr>
      </w:pPr>
      <w:commentRangeStart w:id="195"/>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rsidR="0024720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43</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195"/>
      <w:r w:rsidR="00776957">
        <w:rPr>
          <w:rStyle w:val="CommentReference"/>
          <w:rFonts w:asciiTheme="minorHAnsi" w:eastAsiaTheme="minorHAnsi" w:hAnsiTheme="minorHAnsi" w:cstheme="minorBidi"/>
        </w:rPr>
        <w:commentReference w:id="195"/>
      </w:r>
    </w:p>
    <w:p w14:paraId="48FB8BC9" w14:textId="74FD2951"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44</w:t>
      </w:r>
      <w:r>
        <w:rPr>
          <w:rFonts w:ascii="Times New Roman" w:hAnsi="Times New Roman"/>
          <w:sz w:val="24"/>
          <w:szCs w:val="24"/>
        </w:rPr>
        <w:fldChar w:fldCharType="end"/>
      </w:r>
    </w:p>
    <w:p w14:paraId="43A04291" w14:textId="62AFA3C9"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45</w:t>
      </w:r>
      <w:r>
        <w:rPr>
          <w:rFonts w:ascii="Times New Roman" w:hAnsi="Times New Roman"/>
          <w:sz w:val="24"/>
          <w:szCs w:val="24"/>
        </w:rPr>
        <w:fldChar w:fldCharType="end"/>
      </w:r>
    </w:p>
    <w:p w14:paraId="40984B8C" w14:textId="7BAB50DE" w:rsidR="00DC0131" w:rsidRDefault="004633E5" w:rsidP="0044781A">
      <w:pPr>
        <w:pStyle w:val="ListParagraph"/>
        <w:numPr>
          <w:ilvl w:val="0"/>
          <w:numId w:val="7"/>
        </w:numPr>
        <w:spacing w:after="0" w:line="240" w:lineRule="auto"/>
        <w:rPr>
          <w:rFonts w:ascii="Times New Roman" w:hAnsi="Times New Roman"/>
          <w:sz w:val="24"/>
          <w:szCs w:val="24"/>
        </w:rPr>
      </w:pPr>
      <w:commentRangeStart w:id="196"/>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103AEA">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103AEA">
        <w:rPr>
          <w:rFonts w:ascii="MS Mincho" w:eastAsia="MS Mincho" w:hAnsi="MS Mincho" w:cs="MS Mincho"/>
          <w:sz w:val="24"/>
          <w:szCs w:val="24"/>
        </w:rPr>
        <w:instrText>∼</w:instrText>
      </w:r>
      <w:r w:rsidR="00103AEA">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46</w:t>
      </w:r>
      <w:r>
        <w:rPr>
          <w:rFonts w:ascii="Times New Roman" w:hAnsi="Times New Roman"/>
          <w:sz w:val="24"/>
          <w:szCs w:val="24"/>
        </w:rPr>
        <w:fldChar w:fldCharType="end"/>
      </w:r>
      <w:r w:rsidR="00DC0131">
        <w:rPr>
          <w:rFonts w:ascii="Times New Roman" w:hAnsi="Times New Roman"/>
          <w:sz w:val="24"/>
          <w:szCs w:val="24"/>
        </w:rPr>
        <w:t xml:space="preserve"> </w:t>
      </w:r>
      <w:commentRangeEnd w:id="196"/>
      <w:r w:rsidR="00776957">
        <w:rPr>
          <w:rStyle w:val="CommentReference"/>
          <w:rFonts w:asciiTheme="minorHAnsi" w:eastAsiaTheme="minorHAnsi" w:hAnsiTheme="minorHAnsi" w:cstheme="minorBidi"/>
        </w:rPr>
        <w:commentReference w:id="196"/>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after="0" w:line="480" w:lineRule="auto"/>
        <w:rPr>
          <w:rFonts w:ascii="Times New Roman" w:hAnsi="Times New Roman"/>
          <w:sz w:val="24"/>
          <w:szCs w:val="24"/>
        </w:rPr>
      </w:pPr>
    </w:p>
    <w:p w14:paraId="45576AFB" w14:textId="77777777" w:rsidR="00FA3851" w:rsidRPr="00636C9B" w:rsidRDefault="00FA3851" w:rsidP="0044781A">
      <w:pPr>
        <w:spacing w:after="0" w:line="480" w:lineRule="auto"/>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777777" w:rsidR="00FA3851" w:rsidRPr="00636C9B" w:rsidRDefault="00FA3851" w:rsidP="0044781A">
      <w:pPr>
        <w:spacing w:after="0" w:line="480" w:lineRule="auto"/>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050E6FCC" w14:textId="77777777" w:rsidR="00FA3851" w:rsidRDefault="00FA3851" w:rsidP="0044781A">
      <w:pPr>
        <w:spacing w:after="0" w:line="480" w:lineRule="auto"/>
        <w:rPr>
          <w:rFonts w:ascii="Times New Roman" w:hAnsi="Times New Roman"/>
          <w:color w:val="000000" w:themeColor="text1"/>
          <w:sz w:val="24"/>
          <w:szCs w:val="24"/>
        </w:rPr>
      </w:pPr>
    </w:p>
    <w:p w14:paraId="15E3966A" w14:textId="77777777" w:rsidR="00FA3851"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44781A">
      <w:pPr>
        <w:spacing w:after="0" w:line="480" w:lineRule="auto"/>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44781A">
      <w:pPr>
        <w:spacing w:after="0" w:line="480" w:lineRule="auto"/>
        <w:rPr>
          <w:rStyle w:val="apple-style-span"/>
          <w:rFonts w:ascii="Times New Roman" w:hAnsi="Times New Roman"/>
          <w:color w:val="000000" w:themeColor="text1"/>
          <w:sz w:val="24"/>
          <w:szCs w:val="24"/>
        </w:rPr>
      </w:pPr>
    </w:p>
    <w:p w14:paraId="570E27EA" w14:textId="0195725F" w:rsidR="00FA3851" w:rsidRDefault="00FA3851" w:rsidP="0044781A">
      <w:pPr>
        <w:spacing w:after="0" w:line="480" w:lineRule="auto"/>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w:t>
      </w:r>
      <w:proofErr w:type="gramStart"/>
      <w:r w:rsidR="005C5A8B">
        <w:rPr>
          <w:rFonts w:ascii="Times New Roman" w:hAnsi="Times New Roman"/>
          <w:color w:val="000000" w:themeColor="text1"/>
          <w:sz w:val="24"/>
          <w:szCs w:val="24"/>
        </w:rPr>
        <w:t xml:space="preserve">according </w:t>
      </w:r>
      <w:r w:rsidRPr="00636C9B">
        <w:rPr>
          <w:rFonts w:ascii="Times New Roman" w:hAnsi="Times New Roman"/>
          <w:color w:val="000000" w:themeColor="text1"/>
          <w:sz w:val="24"/>
          <w:szCs w:val="24"/>
        </w:rPr>
        <w:t>to</w:t>
      </w:r>
      <w:proofErr w:type="gramEnd"/>
      <w:r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r w:rsidR="001A274C">
        <w:rPr>
          <w:rStyle w:val="apple-style-span"/>
          <w:rFonts w:ascii="Times New Roman" w:hAnsi="Times New Roman"/>
          <w:color w:val="000000" w:themeColor="text1"/>
          <w:sz w:val="24"/>
          <w:szCs w:val="24"/>
        </w:rPr>
        <w:t xml:space="preserve"> of these categories </w:t>
      </w:r>
      <w:proofErr w:type="gramStart"/>
      <w:r w:rsidR="001A274C">
        <w:rPr>
          <w:rStyle w:val="apple-style-span"/>
          <w:rFonts w:ascii="Times New Roman" w:hAnsi="Times New Roman"/>
          <w:color w:val="000000" w:themeColor="text1"/>
          <w:sz w:val="24"/>
          <w:szCs w:val="24"/>
        </w:rPr>
        <w:t>except</w:t>
      </w:r>
      <w:r>
        <w:rPr>
          <w:rStyle w:val="apple-style-span"/>
          <w:rFonts w:ascii="Times New Roman" w:hAnsi="Times New Roman"/>
          <w:color w:val="000000" w:themeColor="text1"/>
          <w:sz w:val="24"/>
          <w:szCs w:val="24"/>
        </w:rPr>
        <w:t xml:space="preserve">  other</w:t>
      </w:r>
      <w:proofErr w:type="gramEnd"/>
      <w:r>
        <w:rPr>
          <w:rStyle w:val="apple-style-span"/>
          <w:rFonts w:ascii="Times New Roman" w:hAnsi="Times New Roman"/>
          <w:color w:val="000000" w:themeColor="text1"/>
          <w:sz w:val="24"/>
          <w:szCs w:val="24"/>
        </w:rPr>
        <w:t xml:space="preserve">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r w:rsidR="009314BF">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44781A">
      <w:pPr>
        <w:spacing w:after="0" w:line="480" w:lineRule="auto"/>
        <w:rPr>
          <w:rFonts w:ascii="Times New Roman" w:hAnsi="Times New Roman"/>
          <w:color w:val="000000" w:themeColor="text1"/>
          <w:sz w:val="24"/>
          <w:szCs w:val="24"/>
        </w:rPr>
      </w:pPr>
    </w:p>
    <w:p w14:paraId="1C9A2BA9" w14:textId="1C35C8C0" w:rsidR="00012335" w:rsidRDefault="00FA31D5" w:rsidP="0044781A">
      <w:pPr>
        <w:spacing w:after="0" w:line="480" w:lineRule="auto"/>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47</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48</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44781A">
      <w:pPr>
        <w:spacing w:after="0" w:line="480" w:lineRule="auto"/>
        <w:rPr>
          <w:rFonts w:ascii="Times New Roman" w:eastAsiaTheme="minorHAnsi" w:hAnsi="Times New Roman"/>
          <w:sz w:val="24"/>
          <w:szCs w:val="24"/>
          <w:lang w:eastAsia="en-GB"/>
        </w:rPr>
      </w:pPr>
    </w:p>
    <w:p w14:paraId="20500304" w14:textId="13FF020E" w:rsidR="00FA3851" w:rsidRPr="002C6C20" w:rsidRDefault="00FA3851" w:rsidP="0044781A">
      <w:pPr>
        <w:spacing w:after="0" w:line="480" w:lineRule="auto"/>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w:t>
      </w:r>
      <w:ins w:id="197" w:author="Parks, Robbie M" w:date="2018-12-11T13:27:00Z">
        <w:r w:rsidR="0044781A">
          <w:rPr>
            <w:rFonts w:ascii="Times New Roman" w:eastAsiaTheme="minorHAnsi" w:hAnsi="Times New Roman"/>
            <w:sz w:val="24"/>
            <w:szCs w:val="24"/>
            <w:lang w:eastAsia="en-GB"/>
          </w:rPr>
          <w:t xml:space="preserve"> 1</w:t>
        </w:r>
      </w:ins>
      <w:del w:id="198" w:author="Parks, Robbie M" w:date="2018-12-11T13:27:00Z">
        <w:r w:rsidRPr="00636C9B" w:rsidDel="0044781A">
          <w:rPr>
            <w:rFonts w:ascii="Times New Roman" w:eastAsiaTheme="minorHAnsi" w:hAnsi="Times New Roman"/>
            <w:sz w:val="24"/>
            <w:szCs w:val="24"/>
            <w:lang w:eastAsia="en-GB"/>
          </w:rPr>
          <w:delText xml:space="preserve"> </w:delText>
        </w:r>
      </w:del>
      <w:del w:id="199" w:author="Parks, Robbie M" w:date="2018-12-11T12:51:00Z">
        <w:r w:rsidR="008F2FA5" w:rsidDel="007B5D29">
          <w:rPr>
            <w:rFonts w:ascii="Times New Roman" w:eastAsiaTheme="minorHAnsi" w:hAnsi="Times New Roman"/>
            <w:sz w:val="24"/>
            <w:szCs w:val="24"/>
            <w:lang w:eastAsia="en-GB"/>
          </w:rPr>
          <w:delText>4</w:delText>
        </w:r>
      </w:del>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w:t>
      </w:r>
      <w:r>
        <w:rPr>
          <w:rFonts w:ascii="Times New Roman" w:eastAsiaTheme="minorHAnsi" w:hAnsi="Times New Roman"/>
          <w:sz w:val="24"/>
          <w:szCs w:val="24"/>
          <w:lang w:eastAsia="en-GB"/>
        </w:rPr>
        <w:lastRenderedPageBreak/>
        <w:t>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sidR="0036676F">
        <w:rPr>
          <w:rFonts w:ascii="Times New Roman" w:eastAsiaTheme="minorHAnsi" w:hAnsi="Times New Roman"/>
          <w:sz w:val="24"/>
          <w:szCs w:val="24"/>
          <w:lang w:eastAsia="en-GB"/>
        </w:rPr>
        <w:t xml:space="preserve"> i</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after="0" w:line="480" w:lineRule="auto"/>
        <w:outlineLvl w:val="0"/>
        <w:rPr>
          <w:rFonts w:ascii="Times New Roman" w:hAnsi="Times New Roman"/>
          <w:sz w:val="24"/>
          <w:szCs w:val="24"/>
        </w:rPr>
      </w:pPr>
    </w:p>
    <w:p w14:paraId="2FC357B9" w14:textId="56D23109" w:rsidR="007B5129"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13DF0C91" w:rsidR="00FA3851" w:rsidRDefault="00FA3851" w:rsidP="0044781A">
      <w:pPr>
        <w:spacing w:after="0" w:line="480" w:lineRule="auto"/>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9&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7,8,49</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44781A">
      <w:pPr>
        <w:spacing w:after="0" w:line="480" w:lineRule="auto"/>
        <w:outlineLvl w:val="0"/>
        <w:rPr>
          <w:rFonts w:ascii="Times New Roman" w:hAnsi="Times New Roman"/>
          <w:color w:val="000000" w:themeColor="text1"/>
          <w:sz w:val="24"/>
          <w:szCs w:val="24"/>
        </w:rPr>
      </w:pPr>
    </w:p>
    <w:p w14:paraId="572C4B8F" w14:textId="0FAA1165" w:rsidR="00FA3851" w:rsidRPr="00636C9B" w:rsidRDefault="00FA3851"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 of deaths in each year as following a Poisson distribution</w:t>
      </w:r>
      <w:r w:rsidR="0036676F">
        <w:rPr>
          <w:rFonts w:ascii="Times New Roman" w:hAnsi="Times New Roman"/>
          <w:color w:val="000000" w:themeColor="text1"/>
          <w:sz w:val="24"/>
          <w:szCs w:val="24"/>
        </w:rPr>
        <w:t>,</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r w:rsidR="0036676F">
        <w:rPr>
          <w:rFonts w:ascii="Times New Roman" w:hAnsi="Times New Roman"/>
          <w:color w:val="000000" w:themeColor="text1"/>
          <w:sz w:val="24"/>
          <w:szCs w:val="24"/>
        </w:rPr>
        <w:t xml:space="preserve"> and </w:t>
      </w:r>
      <w:r>
        <w:rPr>
          <w:rFonts w:ascii="Times New Roman" w:hAnsi="Times New Roman"/>
          <w:color w:val="000000" w:themeColor="text1"/>
          <w:sz w:val="24"/>
          <w:szCs w:val="24"/>
        </w:rPr>
        <w:t xml:space="preserve">year), location (state) of death, month of year and temperature. </w:t>
      </w:r>
      <w:commentRangeStart w:id="200"/>
      <w:r w:rsidR="0091010B">
        <w:rPr>
          <w:rFonts w:ascii="Times New Roman" w:hAnsi="Times New Roman"/>
          <w:color w:val="000000" w:themeColor="text1"/>
          <w:sz w:val="24"/>
          <w:szCs w:val="24"/>
        </w:rPr>
        <w:t xml:space="preserve">Full </w:t>
      </w:r>
      <w:r w:rsidR="0036676F">
        <w:rPr>
          <w:rFonts w:ascii="Times New Roman" w:hAnsi="Times New Roman"/>
          <w:color w:val="000000" w:themeColor="text1"/>
          <w:sz w:val="24"/>
          <w:szCs w:val="24"/>
        </w:rPr>
        <w:t xml:space="preserve">technical </w:t>
      </w:r>
      <w:r w:rsidR="0091010B">
        <w:rPr>
          <w:rFonts w:ascii="Times New Roman" w:hAnsi="Times New Roman"/>
          <w:color w:val="000000" w:themeColor="text1"/>
          <w:sz w:val="24"/>
          <w:szCs w:val="24"/>
        </w:rPr>
        <w:t xml:space="preserve">details of the model are </w:t>
      </w:r>
      <w:r w:rsidR="0036676F">
        <w:rPr>
          <w:rFonts w:ascii="Times New Roman" w:hAnsi="Times New Roman"/>
          <w:color w:val="000000" w:themeColor="text1"/>
          <w:sz w:val="24"/>
          <w:szCs w:val="24"/>
        </w:rPr>
        <w:t xml:space="preserve">presented </w:t>
      </w:r>
      <w:r w:rsidR="0091010B">
        <w:rPr>
          <w:rFonts w:ascii="Times New Roman" w:hAnsi="Times New Roman"/>
          <w:color w:val="000000" w:themeColor="text1"/>
          <w:sz w:val="24"/>
          <w:szCs w:val="24"/>
        </w:rPr>
        <w:t>in Supplementary Information.</w:t>
      </w:r>
      <w:r w:rsidR="0036676F">
        <w:rPr>
          <w:rFonts w:ascii="Times New Roman" w:hAnsi="Times New Roman"/>
          <w:color w:val="000000" w:themeColor="text1"/>
          <w:sz w:val="24"/>
          <w:szCs w:val="24"/>
        </w:rPr>
        <w:t xml:space="preserve"> </w:t>
      </w:r>
      <w:commentRangeEnd w:id="200"/>
      <w:r w:rsidR="0036676F">
        <w:rPr>
          <w:rStyle w:val="CommentReference"/>
          <w:rFonts w:asciiTheme="minorHAnsi" w:eastAsiaTheme="minorHAnsi" w:hAnsiTheme="minorHAnsi" w:cstheme="minorBidi"/>
        </w:rPr>
        <w:commentReference w:id="200"/>
      </w:r>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r w:rsidRPr="00843ACB">
        <w:rPr>
          <w:rFonts w:ascii="Times New Roman" w:hAnsi="Times New Roman"/>
          <w:sz w:val="24"/>
          <w:szCs w:val="24"/>
        </w:rPr>
        <w:t xml:space="preserve">he model contained terms </w:t>
      </w:r>
      <w:r w:rsidR="0036676F">
        <w:rPr>
          <w:rFonts w:ascii="Times New Roman" w:hAnsi="Times New Roman"/>
          <w:sz w:val="24"/>
          <w:szCs w:val="24"/>
        </w:rPr>
        <w:t>that represent</w:t>
      </w:r>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FC32A2">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50&lt;/sup&gt;"},"properties":{"noteIndex":0},"schema":"https://github.com/citation-style-language/schema/raw/master/csl-citation.json"}</w:instrText>
      </w:r>
      <w:r>
        <w:rPr>
          <w:rFonts w:ascii="Times New Roman" w:hAnsi="Times New Roman"/>
          <w:sz w:val="24"/>
          <w:szCs w:val="24"/>
        </w:rPr>
        <w:fldChar w:fldCharType="separate"/>
      </w:r>
      <w:r w:rsidR="00BA4EBA" w:rsidRPr="00BA4EBA">
        <w:rPr>
          <w:rFonts w:ascii="Times New Roman" w:hAnsi="Times New Roman"/>
          <w:noProof/>
          <w:sz w:val="24"/>
          <w:szCs w:val="24"/>
          <w:vertAlign w:val="superscript"/>
        </w:rPr>
        <w:t>50</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601470CE" w14:textId="437F21BA" w:rsidR="00FA3851" w:rsidRPr="00843ACB" w:rsidRDefault="00FA3851" w:rsidP="0044781A">
      <w:pPr>
        <w:spacing w:after="0" w:line="480" w:lineRule="auto"/>
        <w:outlineLvl w:val="0"/>
        <w:rPr>
          <w:rFonts w:ascii="Times New Roman" w:hAnsi="Times New Roman"/>
          <w:color w:val="000000" w:themeColor="text1"/>
          <w:sz w:val="24"/>
          <w:szCs w:val="24"/>
          <w:lang w:val="en-US"/>
        </w:rPr>
      </w:pPr>
      <w:r>
        <w:rPr>
          <w:rFonts w:ascii="Times New Roman" w:hAnsi="Times New Roman"/>
          <w:color w:val="000000" w:themeColor="text1"/>
          <w:sz w:val="24"/>
          <w:szCs w:val="24"/>
        </w:rPr>
        <w:lastRenderedPageBreak/>
        <w:t xml:space="preserve">We also included state random intercepts and </w:t>
      </w:r>
      <w:r w:rsidR="002A16CF">
        <w:rPr>
          <w:rFonts w:ascii="Times New Roman" w:hAnsi="Times New Roman"/>
          <w:color w:val="000000" w:themeColor="text1"/>
          <w:sz w:val="24"/>
          <w:szCs w:val="24"/>
        </w:rPr>
        <w:t xml:space="preserve">slopes </w:t>
      </w:r>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r w:rsidR="002A16CF">
        <w:rPr>
          <w:rFonts w:ascii="Times New Roman" w:hAnsi="Times New Roman"/>
          <w:color w:val="000000" w:themeColor="text1"/>
          <w:sz w:val="24"/>
          <w:szCs w:val="24"/>
        </w:rPr>
        <w:t>, specified using</w:t>
      </w:r>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51&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51</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r w:rsidR="002A16CF">
        <w:rPr>
          <w:rFonts w:ascii="Times New Roman" w:hAnsi="Times New Roman"/>
          <w:sz w:val="24"/>
          <w:szCs w:val="24"/>
        </w:rPr>
        <w:t xml:space="preserve"> </w:t>
      </w: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25521542" w14:textId="272BF6E5" w:rsidR="002A16CF" w:rsidRPr="00843ACB" w:rsidRDefault="00FA3851" w:rsidP="0044781A">
      <w:pPr>
        <w:spacing w:after="0" w:line="480" w:lineRule="auto"/>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del w:id="201" w:author="Majid" w:date="2018-12-11T11:13:00Z">
        <w:r w:rsidR="00900B83" w:rsidDel="002A16CF">
          <w:rPr>
            <w:rFonts w:ascii="Times New Roman" w:hAnsi="Times New Roman"/>
            <w:color w:val="000000" w:themeColor="text1"/>
            <w:sz w:val="24"/>
            <w:szCs w:val="24"/>
          </w:rPr>
          <w:delText xml:space="preserve">, </w:delText>
        </w:r>
      </w:del>
      <w:ins w:id="202" w:author="Majid" w:date="2018-12-11T11:13:00Z">
        <w:r w:rsidR="002A16CF">
          <w:rPr>
            <w:rFonts w:ascii="Times New Roman" w:hAnsi="Times New Roman"/>
            <w:color w:val="000000" w:themeColor="text1"/>
            <w:sz w:val="24"/>
            <w:szCs w:val="24"/>
          </w:rPr>
          <w:t>.</w:t>
        </w:r>
      </w:ins>
      <w:ins w:id="203" w:author="Majid" w:date="2018-12-11T11:15:00Z">
        <w:r w:rsidR="002A16CF">
          <w:rPr>
            <w:rFonts w:ascii="Times New Roman" w:hAnsi="Times New Roman"/>
            <w:color w:val="000000" w:themeColor="text1"/>
            <w:sz w:val="24"/>
            <w:szCs w:val="24"/>
          </w:rPr>
          <w:t xml:space="preserve"> [[[</w:t>
        </w:r>
        <w:r w:rsidR="002A16CF" w:rsidRPr="002A16CF">
          <w:rPr>
            <w:rFonts w:ascii="Times New Roman" w:hAnsi="Times New Roman"/>
            <w:color w:val="000000" w:themeColor="text1"/>
            <w:sz w:val="24"/>
            <w:szCs w:val="24"/>
          </w:rPr>
          <w:t>there was separate coefficient for each month which means that</w:t>
        </w:r>
        <w:r w:rsidR="002A16CF">
          <w:rPr>
            <w:rFonts w:ascii="Times New Roman" w:hAnsi="Times New Roman"/>
            <w:color w:val="000000" w:themeColor="text1"/>
            <w:sz w:val="24"/>
            <w:szCs w:val="24"/>
          </w:rPr>
          <w:t xml:space="preserve"> anomaly could have different effect in different months </w:t>
        </w:r>
        <w:proofErr w:type="spellStart"/>
        <w:r w:rsidR="002A16CF">
          <w:rPr>
            <w:rFonts w:ascii="Times New Roman" w:hAnsi="Times New Roman"/>
            <w:color w:val="000000" w:themeColor="text1"/>
            <w:sz w:val="24"/>
            <w:szCs w:val="24"/>
          </w:rPr>
          <w:t>etc</w:t>
        </w:r>
        <w:proofErr w:type="spellEnd"/>
        <w:r w:rsidR="002A16CF">
          <w:rPr>
            <w:rFonts w:ascii="Times New Roman" w:hAnsi="Times New Roman"/>
            <w:color w:val="000000" w:themeColor="text1"/>
            <w:sz w:val="24"/>
            <w:szCs w:val="24"/>
          </w:rPr>
          <w:t>]]]</w:t>
        </w:r>
      </w:ins>
      <w:ins w:id="204" w:author="Majid" w:date="2018-12-11T11:13:00Z">
        <w:r w:rsidR="002A16CF">
          <w:rPr>
            <w:rFonts w:ascii="Times New Roman" w:hAnsi="Times New Roman"/>
            <w:color w:val="000000" w:themeColor="text1"/>
            <w:sz w:val="24"/>
            <w:szCs w:val="24"/>
          </w:rPr>
          <w:t xml:space="preserve"> Each </w:t>
        </w:r>
      </w:ins>
      <w:r w:rsidR="00900B83">
        <w:rPr>
          <w:rFonts w:ascii="Times New Roman" w:hAnsi="Times New Roman"/>
          <w:sz w:val="24"/>
          <w:szCs w:val="24"/>
        </w:rPr>
        <w:t>month</w:t>
      </w:r>
      <w:r w:rsidR="002A16CF">
        <w:rPr>
          <w:rFonts w:ascii="Times New Roman" w:hAnsi="Times New Roman"/>
          <w:sz w:val="24"/>
          <w:szCs w:val="24"/>
        </w:rPr>
        <w:t>ly</w:t>
      </w:r>
      <w:r w:rsidR="00900B83">
        <w:rPr>
          <w:rFonts w:ascii="Times New Roman" w:hAnsi="Times New Roman"/>
          <w:sz w:val="24"/>
          <w:szCs w:val="24"/>
        </w:rPr>
        <w:t xml:space="preserve"> coefficient </w:t>
      </w:r>
      <w:r w:rsidR="002A16CF" w:rsidRPr="00843ACB">
        <w:rPr>
          <w:rFonts w:ascii="Times New Roman" w:hAnsi="Times New Roman"/>
          <w:sz w:val="24"/>
          <w:szCs w:val="24"/>
        </w:rPr>
        <w:t>represen</w:t>
      </w:r>
      <w:ins w:id="205" w:author="Parks, Robbie M" w:date="2018-12-11T13:28:00Z">
        <w:r w:rsidR="0044781A">
          <w:rPr>
            <w:rFonts w:ascii="Times New Roman" w:hAnsi="Times New Roman"/>
            <w:sz w:val="24"/>
            <w:szCs w:val="24"/>
          </w:rPr>
          <w:t>t</w:t>
        </w:r>
      </w:ins>
      <w:r w:rsidR="002A16CF">
        <w:rPr>
          <w:rFonts w:ascii="Times New Roman" w:hAnsi="Times New Roman"/>
          <w:sz w:val="24"/>
          <w:szCs w:val="24"/>
        </w:rPr>
        <w:t>s</w:t>
      </w:r>
      <w:r w:rsidR="002A16CF" w:rsidRPr="00843ACB">
        <w:rPr>
          <w:rFonts w:ascii="Times New Roman" w:hAnsi="Times New Roman"/>
          <w:sz w:val="24"/>
          <w:szCs w:val="24"/>
        </w:rPr>
        <w:t xml:space="preserve"> </w:t>
      </w:r>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ins w:id="206" w:author="Majid" w:date="2018-12-11T11:15:00Z">
        <w:r w:rsidR="002A16CF">
          <w:rPr>
            <w:rFonts w:ascii="Times New Roman" w:hAnsi="Times New Roman"/>
            <w:color w:val="000000" w:themeColor="text1"/>
            <w:sz w:val="24"/>
            <w:szCs w:val="24"/>
          </w:rPr>
          <w:t xml:space="preserve">to smooth the </w:t>
        </w:r>
      </w:ins>
      <w:ins w:id="207" w:author="Majid" w:date="2018-12-11T11:16:00Z">
        <w:r w:rsidR="002A16CF">
          <w:rPr>
            <w:rFonts w:ascii="Times New Roman" w:hAnsi="Times New Roman"/>
            <w:color w:val="000000" w:themeColor="text1"/>
            <w:sz w:val="24"/>
            <w:szCs w:val="24"/>
          </w:rPr>
          <w:t>coefficient</w:t>
        </w:r>
      </w:ins>
      <w:ins w:id="208" w:author="Majid" w:date="2018-12-11T11:15:00Z">
        <w:r w:rsidR="002A16CF">
          <w:rPr>
            <w:rFonts w:ascii="Times New Roman" w:hAnsi="Times New Roman"/>
            <w:color w:val="000000" w:themeColor="text1"/>
            <w:sz w:val="24"/>
            <w:szCs w:val="24"/>
          </w:rPr>
          <w:t xml:space="preserve"> </w:t>
        </w:r>
      </w:ins>
      <w:ins w:id="209" w:author="Majid" w:date="2018-12-11T11:16:00Z">
        <w:r w:rsidR="002A16CF">
          <w:rPr>
            <w:rFonts w:ascii="Times New Roman" w:hAnsi="Times New Roman"/>
            <w:color w:val="000000" w:themeColor="text1"/>
            <w:sz w:val="24"/>
            <w:szCs w:val="24"/>
          </w:rPr>
          <w:t>of the temperature anomaly [[[which means …]]]</w:t>
        </w:r>
      </w:ins>
      <w:r w:rsidRPr="00284EE0">
        <w:rPr>
          <w:rFonts w:ascii="Times New Roman" w:hAnsi="Times New Roman"/>
          <w:color w:val="000000" w:themeColor="text1"/>
          <w:sz w:val="24"/>
          <w:szCs w:val="24"/>
        </w:rPr>
        <w:t>, allowing December to neighbour January.</w:t>
      </w:r>
      <w:r w:rsidR="002A16CF" w:rsidRPr="002A16CF">
        <w:rPr>
          <w:rFonts w:ascii="Times New Roman" w:hAnsi="Times New Roman"/>
          <w:color w:val="000000" w:themeColor="text1"/>
          <w:sz w:val="24"/>
          <w:szCs w:val="24"/>
          <w:lang w:val="en-US"/>
        </w:rPr>
        <w:t xml:space="preserve"> </w:t>
      </w:r>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FC32A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52&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BA4EBA" w:rsidRPr="00BA4EBA">
        <w:rPr>
          <w:rFonts w:ascii="Times New Roman" w:hAnsi="Times New Roman"/>
          <w:noProof/>
          <w:color w:val="000000" w:themeColor="text1"/>
          <w:sz w:val="24"/>
          <w:szCs w:val="24"/>
          <w:vertAlign w:val="superscript"/>
          <w:lang w:val="en-US"/>
        </w:rPr>
        <w:t>52</w:t>
      </w:r>
      <w:r w:rsidR="002A16CF">
        <w:rPr>
          <w:rFonts w:ascii="Times New Roman" w:hAnsi="Times New Roman"/>
          <w:color w:val="000000" w:themeColor="text1"/>
          <w:sz w:val="24"/>
          <w:szCs w:val="24"/>
          <w:lang w:val="en-US"/>
        </w:rPr>
        <w:fldChar w:fldCharType="end"/>
      </w:r>
      <w:ins w:id="210" w:author="Majid" w:date="2018-12-11T11:16:00Z">
        <w:r w:rsidR="002A16CF">
          <w:rPr>
            <w:rFonts w:ascii="Times New Roman" w:hAnsi="Times New Roman"/>
            <w:color w:val="000000" w:themeColor="text1"/>
            <w:sz w:val="24"/>
            <w:szCs w:val="24"/>
            <w:lang w:val="en-US"/>
          </w:rPr>
          <w:t xml:space="preserve"> [[[analysis separate by age group and sex]]]</w:t>
        </w:r>
      </w:ins>
    </w:p>
    <w:p w14:paraId="590644D0" w14:textId="77777777" w:rsidR="002A16CF" w:rsidRPr="00636C9B" w:rsidDel="0044781A" w:rsidRDefault="002A16CF" w:rsidP="0044781A">
      <w:pPr>
        <w:spacing w:after="0" w:line="480" w:lineRule="auto"/>
        <w:outlineLvl w:val="0"/>
        <w:rPr>
          <w:del w:id="211" w:author="Parks, Robbie M" w:date="2018-12-11T13:29:00Z"/>
          <w:rFonts w:ascii="Times New Roman" w:hAnsi="Times New Roman"/>
          <w:color w:val="000000" w:themeColor="text1"/>
          <w:sz w:val="24"/>
          <w:szCs w:val="24"/>
        </w:rPr>
      </w:pPr>
    </w:p>
    <w:p w14:paraId="1352F7C4" w14:textId="51D9814F" w:rsidR="00FA3851" w:rsidRPr="00284EE0" w:rsidDel="0044781A" w:rsidRDefault="00FA3851" w:rsidP="0044781A">
      <w:pPr>
        <w:spacing w:after="0" w:line="480" w:lineRule="auto"/>
        <w:outlineLvl w:val="0"/>
        <w:rPr>
          <w:del w:id="212" w:author="Parks, Robbie M" w:date="2018-12-11T13:29:00Z"/>
          <w:rFonts w:ascii="Times New Roman" w:hAnsi="Times New Roman"/>
          <w:color w:val="000000" w:themeColor="text1"/>
          <w:sz w:val="24"/>
          <w:szCs w:val="24"/>
        </w:rPr>
      </w:pPr>
    </w:p>
    <w:p w14:paraId="0F49453D"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022CB476" w14:textId="5C0957AF" w:rsidR="003351F5" w:rsidRDefault="003351F5" w:rsidP="0044781A">
      <w:pPr>
        <w:spacing w:after="0" w:line="480" w:lineRule="auto"/>
        <w:outlineLvl w:val="0"/>
        <w:rPr>
          <w:rFonts w:ascii="Times New Roman" w:hAnsi="Times New Roman"/>
          <w:color w:val="000000" w:themeColor="text1"/>
          <w:sz w:val="24"/>
          <w:szCs w:val="24"/>
        </w:rPr>
      </w:pPr>
      <w:commentRangeStart w:id="213"/>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53&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53</w:t>
      </w:r>
      <w:r>
        <w:rPr>
          <w:rFonts w:ascii="Times New Roman" w:hAnsi="Times New Roman"/>
          <w:color w:val="000000" w:themeColor="text1"/>
          <w:sz w:val="24"/>
          <w:szCs w:val="24"/>
        </w:rPr>
        <w:fldChar w:fldCharType="end"/>
      </w:r>
    </w:p>
    <w:commentRangeEnd w:id="213"/>
    <w:p w14:paraId="3389E3F6" w14:textId="77777777" w:rsidR="003351F5" w:rsidRDefault="002A16CF" w:rsidP="0044781A">
      <w:pPr>
        <w:spacing w:after="0" w:line="480" w:lineRule="auto"/>
        <w:outlineLvl w:val="0"/>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213"/>
      </w:r>
    </w:p>
    <w:p w14:paraId="3807A4A5"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214" w:author="Parks, Robbie M" w:date="2018-12-11T12:43:00Z">
        <w:r w:rsidR="00773AEC">
          <w:rPr>
            <w:rFonts w:ascii="Times New Roman" w:hAnsi="Times New Roman"/>
            <w:sz w:val="24"/>
            <w:szCs w:val="24"/>
          </w:rPr>
          <w:t xml:space="preserve">The development of statistical methods is supported by grants from the 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r w:rsidR="00DF0392">
        <w:rPr>
          <w:rFonts w:ascii="Times New Roman" w:hAnsi="Times New Roman"/>
          <w:sz w:val="24"/>
          <w:szCs w:val="24"/>
        </w:rPr>
        <w:t xml:space="preserve"> </w:t>
      </w:r>
      <w:del w:id="215" w:author="Parks, Robbie M" w:date="2018-12-11T12:43:00Z">
        <w:r w:rsidR="00DF0392" w:rsidDel="00773AEC">
          <w:rPr>
            <w:rFonts w:ascii="Times New Roman" w:hAnsi="Times New Roman"/>
            <w:sz w:val="24"/>
            <w:szCs w:val="24"/>
          </w:rPr>
          <w:delText xml:space="preserve">The development of statistical methods is supported by grants from Wellcome Trust </w:delText>
        </w:r>
      </w:del>
      <w:del w:id="216" w:author="Parks, Robbie M" w:date="2018-12-11T12:41:00Z">
        <w:r w:rsidR="00DF0392" w:rsidDel="00281498">
          <w:rPr>
            <w:rFonts w:ascii="Times New Roman" w:hAnsi="Times New Roman"/>
            <w:sz w:val="24"/>
            <w:szCs w:val="24"/>
          </w:rPr>
          <w:delText>([[[the two we put in the PM paper]]])/</w:delText>
        </w:r>
      </w:del>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217"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218"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219"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220" w:author="Parks, Robbie M" w:date="2018-12-11T12:41:00Z"/>
          <w:rFonts w:ascii="Times New Roman" w:hAnsi="Times New Roman"/>
          <w:sz w:val="24"/>
          <w:szCs w:val="24"/>
        </w:rPr>
      </w:pPr>
      <w:ins w:id="221"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636C9B" w:rsidRDefault="00CE03A3" w:rsidP="00D76DF7">
      <w:pPr>
        <w:spacing w:after="0" w:line="480" w:lineRule="auto"/>
        <w:jc w:val="both"/>
        <w:rPr>
          <w:rFonts w:ascii="Times New Roman" w:hAnsi="Times New Roman"/>
          <w:sz w:val="24"/>
          <w:szCs w:val="24"/>
        </w:rPr>
      </w:pPr>
      <w:ins w:id="222" w:author="Parks, Robbie M" w:date="2018-12-11T12:41:00Z">
        <w:r w:rsidRPr="00A642ED">
          <w:t xml:space="preserve">ME reports a charitable grant from AstraZeneca Young Health Programme, and personal fees from Prudential, </w:t>
        </w:r>
        <w:proofErr w:type="spellStart"/>
        <w:r w:rsidRPr="00A642ED">
          <w:t>Scor</w:t>
        </w:r>
        <w:proofErr w:type="spellEnd"/>
        <w:r w:rsidRPr="00A642ED">
          <w:t>, and Third Bridge,</w:t>
        </w:r>
        <w:r>
          <w:t xml:space="preserve"> all outside the submitted work; all other a</w:t>
        </w:r>
        <w:r w:rsidRPr="0030310D">
          <w:t>uthors declare no competing interests</w:t>
        </w:r>
        <w:r>
          <w:t>.</w:t>
        </w:r>
      </w:ins>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2D35A31" w14:textId="61DC18DA" w:rsidR="00103AEA" w:rsidRPr="00103AEA" w:rsidRDefault="00A55581"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03AEA" w:rsidRPr="00103AEA">
        <w:rPr>
          <w:rFonts w:ascii="Times New Roman" w:eastAsia="Times New Roman" w:hAnsi="Times New Roman"/>
          <w:noProof/>
          <w:sz w:val="24"/>
        </w:rPr>
        <w:t>1.</w:t>
      </w:r>
      <w:r w:rsidR="00103AEA" w:rsidRPr="00103AEA">
        <w:rPr>
          <w:rFonts w:ascii="Times New Roman" w:eastAsia="Times New Roman" w:hAnsi="Times New Roman"/>
          <w:noProof/>
          <w:sz w:val="24"/>
        </w:rPr>
        <w:tab/>
        <w:t xml:space="preserve">Watts, N. </w:t>
      </w:r>
      <w:r w:rsidR="00103AEA" w:rsidRPr="00103AEA">
        <w:rPr>
          <w:rFonts w:ascii="Times New Roman" w:eastAsia="Times New Roman" w:hAnsi="Times New Roman"/>
          <w:i/>
          <w:iCs/>
          <w:noProof/>
          <w:sz w:val="24"/>
        </w:rPr>
        <w:t>et al.</w:t>
      </w:r>
      <w:r w:rsidR="00103AEA" w:rsidRPr="00103AEA">
        <w:rPr>
          <w:rFonts w:ascii="Times New Roman" w:eastAsia="Times New Roman" w:hAnsi="Times New Roman"/>
          <w:noProof/>
          <w:sz w:val="24"/>
        </w:rPr>
        <w:t xml:space="preserve"> The 2018 report of the Lancet Countdown on health and climate change: shaping health of nations for centuries to come. </w:t>
      </w:r>
      <w:r w:rsidR="00103AEA" w:rsidRPr="00103AEA">
        <w:rPr>
          <w:rFonts w:ascii="Times New Roman" w:eastAsia="Times New Roman" w:hAnsi="Times New Roman"/>
          <w:i/>
          <w:iCs/>
          <w:noProof/>
          <w:sz w:val="24"/>
        </w:rPr>
        <w:t>Lancet</w:t>
      </w:r>
      <w:r w:rsidR="00103AEA" w:rsidRPr="00103AEA">
        <w:rPr>
          <w:rFonts w:ascii="Times New Roman" w:eastAsia="Times New Roman" w:hAnsi="Times New Roman"/>
          <w:noProof/>
          <w:sz w:val="24"/>
        </w:rPr>
        <w:t xml:space="preserve"> </w:t>
      </w:r>
      <w:r w:rsidR="00103AEA" w:rsidRPr="00103AEA">
        <w:rPr>
          <w:rFonts w:ascii="Times New Roman" w:eastAsia="Times New Roman" w:hAnsi="Times New Roman"/>
          <w:b/>
          <w:bCs/>
          <w:noProof/>
          <w:sz w:val="24"/>
        </w:rPr>
        <w:t>6736,</w:t>
      </w:r>
      <w:r w:rsidR="00103AEA" w:rsidRPr="00103AEA">
        <w:rPr>
          <w:rFonts w:ascii="Times New Roman" w:eastAsia="Times New Roman" w:hAnsi="Times New Roman"/>
          <w:noProof/>
          <w:sz w:val="24"/>
        </w:rPr>
        <w:t xml:space="preserve"> 1–4 (2018).</w:t>
      </w:r>
    </w:p>
    <w:p w14:paraId="5137D2B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w:t>
      </w:r>
      <w:r w:rsidRPr="00103AEA">
        <w:rPr>
          <w:rFonts w:ascii="Times New Roman" w:eastAsia="Times New Roman" w:hAnsi="Times New Roman"/>
          <w:noProof/>
          <w:sz w:val="24"/>
        </w:rPr>
        <w:tab/>
        <w:t xml:space="preserve">McMichael, A. J., Woodruff, R. E. &amp; Hales, S. Climate change and human health: Present and future risks.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(2006). doi:10.1016/S0140-6736(06)68079-3</w:t>
      </w:r>
    </w:p>
    <w:p w14:paraId="659B397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w:t>
      </w:r>
      <w:r w:rsidRPr="00103AEA">
        <w:rPr>
          <w:rFonts w:ascii="Times New Roman" w:eastAsia="Times New Roman" w:hAnsi="Times New Roman"/>
          <w:noProof/>
          <w:sz w:val="24"/>
        </w:rPr>
        <w:tab/>
        <w:t xml:space="preserve">Huang, C.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Projecting Future heat-related mortality under climate change scenarios: A systematic review. </w:t>
      </w:r>
      <w:r w:rsidRPr="00103AEA">
        <w:rPr>
          <w:rFonts w:ascii="Times New Roman" w:eastAsia="Times New Roman" w:hAnsi="Times New Roman"/>
          <w:i/>
          <w:iCs/>
          <w:noProof/>
          <w:sz w:val="24"/>
        </w:rPr>
        <w:t>Environmental Health Perspectives</w:t>
      </w:r>
      <w:r w:rsidRPr="00103AEA">
        <w:rPr>
          <w:rFonts w:ascii="Times New Roman" w:eastAsia="Times New Roman" w:hAnsi="Times New Roman"/>
          <w:noProof/>
          <w:sz w:val="24"/>
        </w:rPr>
        <w:t xml:space="preserve"> (2011). doi:10.1289/ehp.1103456</w:t>
      </w:r>
    </w:p>
    <w:p w14:paraId="0EF8E15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Projections of temperature-related excess mortality under climate change scenarios.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(2017). doi:10.1016/S2542-5196(17)30156-0</w:t>
      </w:r>
    </w:p>
    <w:p w14:paraId="7CE9FF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w:t>
      </w:r>
      <w:r w:rsidRPr="00103AEA">
        <w:rPr>
          <w:rFonts w:ascii="Times New Roman" w:eastAsia="Times New Roman" w:hAnsi="Times New Roman"/>
          <w:noProof/>
          <w:sz w:val="24"/>
        </w:rPr>
        <w:tab/>
        <w:t xml:space="preserve">Smith, K.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Human health: Impacts, adaptation, and co-benefits. in </w:t>
      </w:r>
      <w:r w:rsidRPr="00103AEA">
        <w:rPr>
          <w:rFonts w:ascii="Times New Roman" w:eastAsia="Times New Roman" w:hAnsi="Times New Roman"/>
          <w:i/>
          <w:iCs/>
          <w:noProof/>
          <w:sz w:val="24"/>
        </w:rPr>
        <w:t>Climate Change 2014 Impacts, Adaptation and Vulnerability: Part A: Global and Sectoral Aspects</w:t>
      </w:r>
      <w:r w:rsidRPr="00103AEA">
        <w:rPr>
          <w:rFonts w:ascii="Times New Roman" w:eastAsia="Times New Roman" w:hAnsi="Times New Roman"/>
          <w:noProof/>
          <w:sz w:val="24"/>
        </w:rPr>
        <w:t xml:space="preserve"> (2015). doi:10.1017/CBO9781107415379.016</w:t>
      </w:r>
    </w:p>
    <w:p w14:paraId="380E023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6.</w:t>
      </w:r>
      <w:r w:rsidRPr="00103AEA">
        <w:rPr>
          <w:rFonts w:ascii="Times New Roman" w:eastAsia="Times New Roman" w:hAnsi="Times New Roman"/>
          <w:noProof/>
          <w:sz w:val="24"/>
        </w:rPr>
        <w:tab/>
        <w:t xml:space="preserve">Burke, M.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Higher temperatures increase suicide rates in the United States and Mexico.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(2018). doi:10.1038/s41558-018-0222-x</w:t>
      </w:r>
    </w:p>
    <w:p w14:paraId="0C77130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7.</w:t>
      </w:r>
      <w:r w:rsidRPr="00103AEA">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103AEA">
        <w:rPr>
          <w:rFonts w:ascii="Times New Roman" w:eastAsia="Times New Roman" w:hAnsi="Times New Roman"/>
          <w:i/>
          <w:iCs/>
          <w:noProof/>
          <w:sz w:val="24"/>
        </w:rPr>
        <w:t>Elife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7,</w:t>
      </w:r>
      <w:r w:rsidRPr="00103AEA">
        <w:rPr>
          <w:rFonts w:ascii="Times New Roman" w:eastAsia="Times New Roman" w:hAnsi="Times New Roman"/>
          <w:noProof/>
          <w:sz w:val="24"/>
        </w:rPr>
        <w:t xml:space="preserve"> (2018).</w:t>
      </w:r>
    </w:p>
    <w:p w14:paraId="4F22C039"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8.</w:t>
      </w:r>
      <w:r w:rsidRPr="00103AEA">
        <w:rPr>
          <w:rFonts w:ascii="Times New Roman" w:eastAsia="Times New Roman" w:hAnsi="Times New Roman"/>
          <w:noProof/>
          <w:sz w:val="24"/>
        </w:rPr>
        <w:tab/>
        <w:t xml:space="preserve">Rau, R. Seasonality in Human Mortality.  A Demographic Approach. </w:t>
      </w:r>
      <w:r w:rsidRPr="00103AEA">
        <w:rPr>
          <w:rFonts w:ascii="Times New Roman" w:eastAsia="Times New Roman" w:hAnsi="Times New Roman"/>
          <w:i/>
          <w:iCs/>
          <w:noProof/>
          <w:sz w:val="24"/>
        </w:rPr>
        <w:t>Wirtschafts- und Sozialwissenschaftlichen Fak.</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PhD,</w:t>
      </w:r>
      <w:r w:rsidRPr="00103AEA">
        <w:rPr>
          <w:rFonts w:ascii="Times New Roman" w:eastAsia="Times New Roman" w:hAnsi="Times New Roman"/>
          <w:noProof/>
          <w:sz w:val="24"/>
        </w:rPr>
        <w:t xml:space="preserve"> 361 (2004).</w:t>
      </w:r>
    </w:p>
    <w:p w14:paraId="0335372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9.</w:t>
      </w:r>
      <w:r w:rsidRPr="00103AEA">
        <w:rPr>
          <w:rFonts w:ascii="Times New Roman" w:eastAsia="Times New Roman" w:hAnsi="Times New Roman"/>
          <w:noProof/>
          <w:sz w:val="24"/>
        </w:rPr>
        <w:tab/>
        <w:t xml:space="preserve">Shi, L., Kloog, I., Zanobetti, A., Liu, P. &amp; Schwartz, J. D. Impacts of temperature and its variability on mortality in New England.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5,</w:t>
      </w:r>
      <w:r w:rsidRPr="00103AEA">
        <w:rPr>
          <w:rFonts w:ascii="Times New Roman" w:eastAsia="Times New Roman" w:hAnsi="Times New Roman"/>
          <w:noProof/>
          <w:sz w:val="24"/>
        </w:rPr>
        <w:t xml:space="preserve"> 988–991 (2015).</w:t>
      </w:r>
    </w:p>
    <w:p w14:paraId="2B90C07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10.</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Mortality risk attributable to high and low ambient temperature: A multicountry observational study.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386,</w:t>
      </w:r>
      <w:r w:rsidRPr="00103AEA">
        <w:rPr>
          <w:rFonts w:ascii="Times New Roman" w:eastAsia="Times New Roman" w:hAnsi="Times New Roman"/>
          <w:noProof/>
          <w:sz w:val="24"/>
        </w:rPr>
        <w:t xml:space="preserve"> 369–375 (2015).</w:t>
      </w:r>
    </w:p>
    <w:p w14:paraId="6B342FA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11.</w:t>
      </w:r>
      <w:r w:rsidRPr="00103AEA">
        <w:rPr>
          <w:rFonts w:ascii="Times New Roman" w:eastAsia="Times New Roman" w:hAnsi="Times New Roman"/>
          <w:noProof/>
          <w:sz w:val="24"/>
        </w:rPr>
        <w:tab/>
        <w:t xml:space="preserve">Ye, X.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Ambient temperature and morbidity: a review of epidemiological evidence.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120,</w:t>
      </w:r>
      <w:r w:rsidRPr="00103AEA">
        <w:rPr>
          <w:rFonts w:ascii="Times New Roman" w:eastAsia="Times New Roman" w:hAnsi="Times New Roman"/>
          <w:noProof/>
          <w:sz w:val="24"/>
        </w:rPr>
        <w:t xml:space="preserve"> 19–28 (2012).</w:t>
      </w:r>
    </w:p>
    <w:p w14:paraId="4C161BA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12.</w:t>
      </w:r>
      <w:r w:rsidRPr="00103AEA">
        <w:rPr>
          <w:rFonts w:ascii="Times New Roman" w:eastAsia="Times New Roman" w:hAnsi="Times New Roman"/>
          <w:noProof/>
          <w:sz w:val="24"/>
        </w:rPr>
        <w:tab/>
        <w:t xml:space="preserve">Basu, R. High ambient temperature and mortality: A review of epidemiologic studies from 2001 to 2008. </w:t>
      </w:r>
      <w:r w:rsidRPr="00103AEA">
        <w:rPr>
          <w:rFonts w:ascii="Times New Roman" w:eastAsia="Times New Roman" w:hAnsi="Times New Roman"/>
          <w:i/>
          <w:iCs/>
          <w:noProof/>
          <w:sz w:val="24"/>
        </w:rPr>
        <w:t>Environ. Heal. A Glob. Access Sci. Source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8,</w:t>
      </w:r>
      <w:r w:rsidRPr="00103AEA">
        <w:rPr>
          <w:rFonts w:ascii="Times New Roman" w:eastAsia="Times New Roman" w:hAnsi="Times New Roman"/>
          <w:noProof/>
          <w:sz w:val="24"/>
        </w:rPr>
        <w:t xml:space="preserve"> 40 (2009).</w:t>
      </w:r>
    </w:p>
    <w:p w14:paraId="072E94E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13.</w:t>
      </w:r>
      <w:r w:rsidRPr="00103AEA">
        <w:rPr>
          <w:rFonts w:ascii="Times New Roman" w:eastAsia="Times New Roman" w:hAnsi="Times New Roman"/>
          <w:noProof/>
          <w:sz w:val="24"/>
        </w:rPr>
        <w:tab/>
        <w:t xml:space="preserve">Ranson, M. Crime, weather, and climate change. </w:t>
      </w:r>
      <w:r w:rsidRPr="00103AEA">
        <w:rPr>
          <w:rFonts w:ascii="Times New Roman" w:eastAsia="Times New Roman" w:hAnsi="Times New Roman"/>
          <w:i/>
          <w:iCs/>
          <w:noProof/>
          <w:sz w:val="24"/>
        </w:rPr>
        <w:t>J. Environ. Econ. Manage.</w:t>
      </w:r>
      <w:r w:rsidRPr="00103AEA">
        <w:rPr>
          <w:rFonts w:ascii="Times New Roman" w:eastAsia="Times New Roman" w:hAnsi="Times New Roman"/>
          <w:noProof/>
          <w:sz w:val="24"/>
        </w:rPr>
        <w:t xml:space="preserve"> (2014). doi:10.1016/j.jeem.2013.11.008</w:t>
      </w:r>
    </w:p>
    <w:p w14:paraId="211247B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14.</w:t>
      </w:r>
      <w:r w:rsidRPr="00103AEA">
        <w:rPr>
          <w:rFonts w:ascii="Times New Roman" w:eastAsia="Times New Roman" w:hAnsi="Times New Roman"/>
          <w:noProof/>
          <w:sz w:val="24"/>
        </w:rPr>
        <w:tab/>
        <w:t xml:space="preserve">Mares, D. Climate change and levels of violence in socially disadvantaged neighborhood groups. </w:t>
      </w:r>
      <w:r w:rsidRPr="00103AEA">
        <w:rPr>
          <w:rFonts w:ascii="Times New Roman" w:eastAsia="Times New Roman" w:hAnsi="Times New Roman"/>
          <w:i/>
          <w:iCs/>
          <w:noProof/>
          <w:sz w:val="24"/>
        </w:rPr>
        <w:t>J. Urban Heal.</w:t>
      </w:r>
      <w:r w:rsidRPr="00103AEA">
        <w:rPr>
          <w:rFonts w:ascii="Times New Roman" w:eastAsia="Times New Roman" w:hAnsi="Times New Roman"/>
          <w:noProof/>
          <w:sz w:val="24"/>
        </w:rPr>
        <w:t xml:space="preserve"> (2013). doi:10.1007/s11524-013-9791-1</w:t>
      </w:r>
    </w:p>
    <w:p w14:paraId="5556185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15.</w:t>
      </w:r>
      <w:r w:rsidRPr="00103AEA">
        <w:rPr>
          <w:rFonts w:ascii="Times New Roman" w:eastAsia="Times New Roman" w:hAnsi="Times New Roman"/>
          <w:noProof/>
          <w:sz w:val="24"/>
        </w:rPr>
        <w:tab/>
        <w:t xml:space="preserve">Burke, M. B., Miguel, E., Satyanath, S., Dykema, J. A. &amp; Lobell, D. B. Warming increases the risk of civil war in Africa.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(2009). doi:10.1073/pnas.0907998106</w:t>
      </w:r>
    </w:p>
    <w:p w14:paraId="62F17C4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16.</w:t>
      </w:r>
      <w:r w:rsidRPr="00103AEA">
        <w:rPr>
          <w:rFonts w:ascii="Times New Roman" w:eastAsia="Times New Roman" w:hAnsi="Times New Roman"/>
          <w:noProof/>
          <w:sz w:val="24"/>
        </w:rPr>
        <w:tab/>
        <w:t xml:space="preserve">Hsiang, S. M., Burke, M. &amp; Miguel, E. Quantifying the Influence of Climate on Human Conflict. </w:t>
      </w:r>
      <w:r w:rsidRPr="00103AEA">
        <w:rPr>
          <w:rFonts w:ascii="Times New Roman" w:eastAsia="Times New Roman" w:hAnsi="Times New Roman"/>
          <w:i/>
          <w:iCs/>
          <w:noProof/>
          <w:sz w:val="24"/>
        </w:rPr>
        <w:t>Science (80-. ).</w:t>
      </w:r>
      <w:r w:rsidRPr="00103AEA">
        <w:rPr>
          <w:rFonts w:ascii="Times New Roman" w:eastAsia="Times New Roman" w:hAnsi="Times New Roman"/>
          <w:noProof/>
          <w:sz w:val="24"/>
        </w:rPr>
        <w:t xml:space="preserve"> (2013). doi:10.1126/science.1235367</w:t>
      </w:r>
    </w:p>
    <w:p w14:paraId="653A91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17.</w:t>
      </w:r>
      <w:r w:rsidRPr="00103AEA">
        <w:rPr>
          <w:rFonts w:ascii="Times New Roman" w:eastAsia="Times New Roman" w:hAnsi="Times New Roman"/>
          <w:noProof/>
          <w:sz w:val="24"/>
        </w:rPr>
        <w:tab/>
        <w:t xml:space="preserve">Hsiang, S. M., Meng, K. C. &amp; Cane, M. A. Civil conflicts are associated with the </w:t>
      </w:r>
      <w:r w:rsidRPr="00103AEA">
        <w:rPr>
          <w:rFonts w:ascii="Times New Roman" w:eastAsia="Times New Roman" w:hAnsi="Times New Roman"/>
          <w:noProof/>
          <w:sz w:val="24"/>
        </w:rPr>
        <w:lastRenderedPageBreak/>
        <w:t xml:space="preserve">global climate. </w:t>
      </w:r>
      <w:r w:rsidRPr="00103AEA">
        <w:rPr>
          <w:rFonts w:ascii="Times New Roman" w:eastAsia="Times New Roman" w:hAnsi="Times New Roman"/>
          <w:i/>
          <w:iCs/>
          <w:noProof/>
          <w:sz w:val="24"/>
        </w:rPr>
        <w:t>Nature</w:t>
      </w:r>
      <w:r w:rsidRPr="00103AEA">
        <w:rPr>
          <w:rFonts w:ascii="Times New Roman" w:eastAsia="Times New Roman" w:hAnsi="Times New Roman"/>
          <w:noProof/>
          <w:sz w:val="24"/>
        </w:rPr>
        <w:t xml:space="preserve"> (2011). doi:10.1038/nature10311</w:t>
      </w:r>
    </w:p>
    <w:p w14:paraId="12FF154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18.</w:t>
      </w:r>
      <w:r w:rsidRPr="00103AEA">
        <w:rPr>
          <w:rFonts w:ascii="Times New Roman" w:eastAsia="Times New Roman" w:hAnsi="Times New Roman"/>
          <w:noProof/>
          <w:sz w:val="24"/>
        </w:rPr>
        <w:tab/>
        <w:t xml:space="preserve">O’Loughlin, J.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Climate variability and conflict risk in East Africa, 1990-2009.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(2012). doi:10.1073/pnas.1205130109</w:t>
      </w:r>
    </w:p>
    <w:p w14:paraId="5EDF855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19.</w:t>
      </w:r>
      <w:r w:rsidRPr="00103AEA">
        <w:rPr>
          <w:rFonts w:ascii="Times New Roman" w:eastAsia="Times New Roman" w:hAnsi="Times New Roman"/>
          <w:noProof/>
          <w:sz w:val="24"/>
        </w:rPr>
        <w:tab/>
        <w:t xml:space="preserve">Page, L. A., Hajat, S. &amp; Kovats, R. S. Relationship between daily suicide counts and temperature in England and Wales. </w:t>
      </w:r>
      <w:r w:rsidRPr="00103AEA">
        <w:rPr>
          <w:rFonts w:ascii="Times New Roman" w:eastAsia="Times New Roman" w:hAnsi="Times New Roman"/>
          <w:i/>
          <w:iCs/>
          <w:noProof/>
          <w:sz w:val="24"/>
        </w:rPr>
        <w:t>Br. J. Psychiatry</w:t>
      </w:r>
      <w:r w:rsidRPr="00103AEA">
        <w:rPr>
          <w:rFonts w:ascii="Times New Roman" w:eastAsia="Times New Roman" w:hAnsi="Times New Roman"/>
          <w:noProof/>
          <w:sz w:val="24"/>
        </w:rPr>
        <w:t xml:space="preserve"> (2007). doi:10.1192/bjp.bp.106.031948</w:t>
      </w:r>
    </w:p>
    <w:p w14:paraId="400AC72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20.</w:t>
      </w:r>
      <w:r w:rsidRPr="00103AEA">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103AEA">
        <w:rPr>
          <w:rFonts w:ascii="Times New Roman" w:eastAsia="Times New Roman" w:hAnsi="Times New Roman"/>
          <w:i/>
          <w:iCs/>
          <w:noProof/>
          <w:sz w:val="24"/>
        </w:rPr>
        <w:t>Int. J. Biometeorol.</w:t>
      </w:r>
      <w:r w:rsidRPr="00103AEA">
        <w:rPr>
          <w:rFonts w:ascii="Times New Roman" w:eastAsia="Times New Roman" w:hAnsi="Times New Roman"/>
          <w:noProof/>
          <w:sz w:val="24"/>
        </w:rPr>
        <w:t xml:space="preserve"> (2017). doi:10.1007/s00484-016-1270-4</w:t>
      </w:r>
    </w:p>
    <w:p w14:paraId="7885E7C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21.</w:t>
      </w:r>
      <w:r w:rsidRPr="00103AEA">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103AEA">
        <w:rPr>
          <w:rFonts w:ascii="Times New Roman" w:eastAsia="Times New Roman" w:hAnsi="Times New Roman"/>
          <w:i/>
          <w:iCs/>
          <w:noProof/>
          <w:sz w:val="24"/>
        </w:rPr>
        <w:t>BMJ Open</w:t>
      </w:r>
      <w:r w:rsidRPr="00103AEA">
        <w:rPr>
          <w:rFonts w:ascii="Times New Roman" w:eastAsia="Times New Roman" w:hAnsi="Times New Roman"/>
          <w:noProof/>
          <w:sz w:val="24"/>
        </w:rPr>
        <w:t xml:space="preserve"> (2016). doi:10.1136/bmjopen-2015-010399</w:t>
      </w:r>
    </w:p>
    <w:p w14:paraId="441965E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22.</w:t>
      </w:r>
      <w:r w:rsidRPr="00103AEA">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103AEA">
        <w:rPr>
          <w:rFonts w:ascii="Times New Roman" w:eastAsia="Times New Roman" w:hAnsi="Times New Roman"/>
          <w:i/>
          <w:iCs/>
          <w:noProof/>
          <w:sz w:val="24"/>
        </w:rPr>
        <w:t>Gastroenterology</w:t>
      </w:r>
      <w:r w:rsidRPr="00103AEA">
        <w:rPr>
          <w:rFonts w:ascii="Times New Roman" w:eastAsia="Times New Roman" w:hAnsi="Times New Roman"/>
          <w:noProof/>
          <w:sz w:val="24"/>
        </w:rPr>
        <w:t xml:space="preserve"> (2017).</w:t>
      </w:r>
    </w:p>
    <w:p w14:paraId="1D673A2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23.</w:t>
      </w:r>
      <w:r w:rsidRPr="00103AEA">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103AEA">
        <w:rPr>
          <w:rFonts w:ascii="Times New Roman" w:eastAsia="Times New Roman" w:hAnsi="Times New Roman"/>
          <w:i/>
          <w:iCs/>
          <w:noProof/>
          <w:sz w:val="24"/>
        </w:rPr>
        <w:t>Procedia - Soc. Behav. Sci.</w:t>
      </w:r>
      <w:r w:rsidRPr="00103AEA">
        <w:rPr>
          <w:rFonts w:ascii="Times New Roman" w:eastAsia="Times New Roman" w:hAnsi="Times New Roman"/>
          <w:noProof/>
          <w:sz w:val="24"/>
        </w:rPr>
        <w:t xml:space="preserve"> (2013). doi:10.1016/j.sbspro.2013.11.143</w:t>
      </w:r>
    </w:p>
    <w:p w14:paraId="1C2E4E2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24.</w:t>
      </w:r>
      <w:r w:rsidRPr="00103AEA">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103AEA">
        <w:rPr>
          <w:rFonts w:ascii="Times New Roman" w:eastAsia="Times New Roman" w:hAnsi="Times New Roman"/>
          <w:i/>
          <w:iCs/>
          <w:noProof/>
          <w:sz w:val="24"/>
        </w:rPr>
        <w:t>J. Cold Reg. Eng.</w:t>
      </w:r>
      <w:r w:rsidRPr="00103AEA">
        <w:rPr>
          <w:rFonts w:ascii="Times New Roman" w:eastAsia="Times New Roman" w:hAnsi="Times New Roman"/>
          <w:noProof/>
          <w:sz w:val="24"/>
        </w:rPr>
        <w:t xml:space="preserve"> (2016). doi:10.1061/(ASCE)CR.1943-5495.0000099</w:t>
      </w:r>
    </w:p>
    <w:p w14:paraId="3778BDD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25.</w:t>
      </w:r>
      <w:r w:rsidRPr="00103AEA">
        <w:rPr>
          <w:rFonts w:ascii="Times New Roman" w:eastAsia="Times New Roman" w:hAnsi="Times New Roman"/>
          <w:noProof/>
          <w:sz w:val="24"/>
        </w:rPr>
        <w:tab/>
        <w:t xml:space="preserve">Roh, H.-J., Datla, S. &amp; Sharma, S. Effect of snow, temperature and their interaction on highway truck traffic. </w:t>
      </w:r>
      <w:r w:rsidRPr="00103AEA">
        <w:rPr>
          <w:rFonts w:ascii="Times New Roman" w:eastAsia="Times New Roman" w:hAnsi="Times New Roman"/>
          <w:i/>
          <w:iCs/>
          <w:noProof/>
          <w:sz w:val="24"/>
        </w:rPr>
        <w:t>J. Transp. Techn.</w:t>
      </w:r>
      <w:r w:rsidRPr="00103AEA">
        <w:rPr>
          <w:rFonts w:ascii="Times New Roman" w:eastAsia="Times New Roman" w:hAnsi="Times New Roman"/>
          <w:noProof/>
          <w:sz w:val="24"/>
        </w:rPr>
        <w:t xml:space="preserve"> (2013). doi:10.4236/jtts.2013.31003</w:t>
      </w:r>
    </w:p>
    <w:p w14:paraId="2E17466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26.</w:t>
      </w:r>
      <w:r w:rsidRPr="00103AEA">
        <w:rPr>
          <w:rFonts w:ascii="Times New Roman" w:eastAsia="Times New Roman" w:hAnsi="Times New Roman"/>
          <w:noProof/>
          <w:sz w:val="24"/>
        </w:rPr>
        <w:tab/>
        <w:t xml:space="preserve">Roh, H. J., Sharma, S. &amp; Sahu, P. K. Modeling snow and cold effects for classified highway traffic volumes. </w:t>
      </w:r>
      <w:r w:rsidRPr="00103AEA">
        <w:rPr>
          <w:rFonts w:ascii="Times New Roman" w:eastAsia="Times New Roman" w:hAnsi="Times New Roman"/>
          <w:i/>
          <w:iCs/>
          <w:noProof/>
          <w:sz w:val="24"/>
        </w:rPr>
        <w:t>KSCE J. Civ. Eng.</w:t>
      </w:r>
      <w:r w:rsidRPr="00103AEA">
        <w:rPr>
          <w:rFonts w:ascii="Times New Roman" w:eastAsia="Times New Roman" w:hAnsi="Times New Roman"/>
          <w:noProof/>
          <w:sz w:val="24"/>
        </w:rPr>
        <w:t xml:space="preserve"> (2016). doi:10.1007/s12205-015-0236-0</w:t>
      </w:r>
    </w:p>
    <w:p w14:paraId="4DF5D0B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27.</w:t>
      </w:r>
      <w:r w:rsidRPr="00103AEA">
        <w:rPr>
          <w:rFonts w:ascii="Times New Roman" w:eastAsia="Times New Roman" w:hAnsi="Times New Roman"/>
          <w:noProof/>
          <w:sz w:val="24"/>
        </w:rPr>
        <w:tab/>
        <w:t xml:space="preserve">Daanen, H. A. M., Van De Vliert, E. &amp; Huang, X. Driving performance in cold, warm, and thermoneutral environments. </w:t>
      </w:r>
      <w:r w:rsidRPr="00103AEA">
        <w:rPr>
          <w:rFonts w:ascii="Times New Roman" w:eastAsia="Times New Roman" w:hAnsi="Times New Roman"/>
          <w:i/>
          <w:iCs/>
          <w:noProof/>
          <w:sz w:val="24"/>
        </w:rPr>
        <w:t>Appl. Ergon.</w:t>
      </w:r>
      <w:r w:rsidRPr="00103AEA">
        <w:rPr>
          <w:rFonts w:ascii="Times New Roman" w:eastAsia="Times New Roman" w:hAnsi="Times New Roman"/>
          <w:noProof/>
          <w:sz w:val="24"/>
        </w:rPr>
        <w:t xml:space="preserve"> (2003). doi:10.1016/S0003-6870(03)00055-3</w:t>
      </w:r>
    </w:p>
    <w:p w14:paraId="6A53CAE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28.</w:t>
      </w:r>
      <w:r w:rsidRPr="00103AEA">
        <w:rPr>
          <w:rFonts w:ascii="Times New Roman" w:eastAsia="Times New Roman" w:hAnsi="Times New Roman"/>
          <w:noProof/>
          <w:sz w:val="24"/>
        </w:rPr>
        <w:tab/>
        <w:t xml:space="preserve">Zlatoper, T. J. Determinants of motor vehicle deaths in the United States: A cross-sectional analysis. </w:t>
      </w:r>
      <w:r w:rsidRPr="00103AEA">
        <w:rPr>
          <w:rFonts w:ascii="Times New Roman" w:eastAsia="Times New Roman" w:hAnsi="Times New Roman"/>
          <w:i/>
          <w:iCs/>
          <w:noProof/>
          <w:sz w:val="24"/>
        </w:rPr>
        <w:t>Accid. Anal. Prev.</w:t>
      </w:r>
      <w:r w:rsidRPr="00103AEA">
        <w:rPr>
          <w:rFonts w:ascii="Times New Roman" w:eastAsia="Times New Roman" w:hAnsi="Times New Roman"/>
          <w:noProof/>
          <w:sz w:val="24"/>
        </w:rPr>
        <w:t xml:space="preserve"> (1991). doi:10.1016/0001-4575(91)90062-A</w:t>
      </w:r>
    </w:p>
    <w:p w14:paraId="2B9BC70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29.</w:t>
      </w:r>
      <w:r w:rsidRPr="00103AEA">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103AEA">
        <w:rPr>
          <w:rFonts w:ascii="Times New Roman" w:eastAsia="Times New Roman" w:hAnsi="Times New Roman"/>
          <w:i/>
          <w:iCs/>
          <w:noProof/>
          <w:sz w:val="24"/>
        </w:rPr>
        <w:t>Symposium on relationships among theory, physiological correlates, and operational performance</w:t>
      </w:r>
      <w:r w:rsidRPr="00103AEA">
        <w:rPr>
          <w:rFonts w:ascii="Times New Roman" w:eastAsia="Times New Roman" w:hAnsi="Times New Roman"/>
          <w:noProof/>
          <w:sz w:val="24"/>
        </w:rPr>
        <w:t xml:space="preserve"> (1976). doi:10.1007/978-1-4684-2529-1_25</w:t>
      </w:r>
    </w:p>
    <w:p w14:paraId="122F197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30.</w:t>
      </w:r>
      <w:r w:rsidRPr="00103AEA">
        <w:rPr>
          <w:rFonts w:ascii="Times New Roman" w:eastAsia="Times New Roman" w:hAnsi="Times New Roman"/>
          <w:noProof/>
          <w:sz w:val="24"/>
        </w:rPr>
        <w:tab/>
        <w:t xml:space="preserve">Wyon, D. P., Wyon, I. &amp; Norin, F. Effects of moderate heat stress on driver vigilance in a moving vehicle. </w:t>
      </w:r>
      <w:r w:rsidRPr="00103AEA">
        <w:rPr>
          <w:rFonts w:ascii="Times New Roman" w:eastAsia="Times New Roman" w:hAnsi="Times New Roman"/>
          <w:i/>
          <w:iCs/>
          <w:noProof/>
          <w:sz w:val="24"/>
        </w:rPr>
        <w:t>Ergonomics</w:t>
      </w:r>
      <w:r w:rsidRPr="00103AEA">
        <w:rPr>
          <w:rFonts w:ascii="Times New Roman" w:eastAsia="Times New Roman" w:hAnsi="Times New Roman"/>
          <w:noProof/>
          <w:sz w:val="24"/>
        </w:rPr>
        <w:t xml:space="preserve"> (1996). doi:10.1080/00140139608964434</w:t>
      </w:r>
    </w:p>
    <w:p w14:paraId="33F1578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31.</w:t>
      </w:r>
      <w:r w:rsidRPr="00103AEA">
        <w:rPr>
          <w:rFonts w:ascii="Times New Roman" w:eastAsia="Times New Roman" w:hAnsi="Times New Roman"/>
          <w:noProof/>
          <w:sz w:val="24"/>
        </w:rPr>
        <w:tab/>
        <w:t xml:space="preserve">Voas, R. B., Torres, P., Romano, E. &amp; Lacey, J. H. Alcohol-Related Risk of Driver Fatalities: An Update Using 2007 Data. </w:t>
      </w:r>
      <w:r w:rsidRPr="00103AEA">
        <w:rPr>
          <w:rFonts w:ascii="Times New Roman" w:eastAsia="Times New Roman" w:hAnsi="Times New Roman"/>
          <w:i/>
          <w:iCs/>
          <w:noProof/>
          <w:sz w:val="24"/>
        </w:rPr>
        <w:t>J. Stud. Alcohol Drugs</w:t>
      </w:r>
      <w:r w:rsidRPr="00103AEA">
        <w:rPr>
          <w:rFonts w:ascii="Times New Roman" w:eastAsia="Times New Roman" w:hAnsi="Times New Roman"/>
          <w:noProof/>
          <w:sz w:val="24"/>
        </w:rPr>
        <w:t xml:space="preserve"> (2012). doi:10.15288/jsad.2012.73.341</w:t>
      </w:r>
    </w:p>
    <w:p w14:paraId="4CB7B9B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32.</w:t>
      </w:r>
      <w:r w:rsidRPr="00103AEA">
        <w:rPr>
          <w:rFonts w:ascii="Times New Roman" w:eastAsia="Times New Roman" w:hAnsi="Times New Roman"/>
          <w:noProof/>
          <w:sz w:val="24"/>
        </w:rPr>
        <w:tab/>
        <w:t xml:space="preserve">Ambrose, A. F., Paul, G. &amp; Hausdorff, J. M. Risk factors for falls among older adults: A review of the literature. </w:t>
      </w:r>
      <w:r w:rsidRPr="00103AEA">
        <w:rPr>
          <w:rFonts w:ascii="Times New Roman" w:eastAsia="Times New Roman" w:hAnsi="Times New Roman"/>
          <w:i/>
          <w:iCs/>
          <w:noProof/>
          <w:sz w:val="24"/>
        </w:rPr>
        <w:t>Maturitas</w:t>
      </w:r>
      <w:r w:rsidRPr="00103AEA">
        <w:rPr>
          <w:rFonts w:ascii="Times New Roman" w:eastAsia="Times New Roman" w:hAnsi="Times New Roman"/>
          <w:noProof/>
          <w:sz w:val="24"/>
        </w:rPr>
        <w:t xml:space="preserve"> (2013). doi:10.1016/j.maturitas.2013.02.009</w:t>
      </w:r>
    </w:p>
    <w:p w14:paraId="3F5BD1D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33.</w:t>
      </w:r>
      <w:r w:rsidRPr="00103AEA">
        <w:rPr>
          <w:rFonts w:ascii="Times New Roman" w:eastAsia="Times New Roman" w:hAnsi="Times New Roman"/>
          <w:noProof/>
          <w:sz w:val="24"/>
        </w:rPr>
        <w:tab/>
        <w:t xml:space="preserve">Kelsey, J. L.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103AEA">
        <w:rPr>
          <w:rFonts w:ascii="Times New Roman" w:eastAsia="Times New Roman" w:hAnsi="Times New Roman"/>
          <w:i/>
          <w:iCs/>
          <w:noProof/>
          <w:sz w:val="24"/>
        </w:rPr>
        <w:t>J. Am. Geriatr. Soc.</w:t>
      </w:r>
      <w:r w:rsidRPr="00103AEA">
        <w:rPr>
          <w:rFonts w:ascii="Times New Roman" w:eastAsia="Times New Roman" w:hAnsi="Times New Roman"/>
          <w:noProof/>
          <w:sz w:val="24"/>
        </w:rPr>
        <w:t xml:space="preserve"> (2010). doi:10.1111/j.1532-5415.2010.03062.x</w:t>
      </w:r>
    </w:p>
    <w:p w14:paraId="408DAEF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34.</w:t>
      </w:r>
      <w:r w:rsidRPr="00103AEA">
        <w:rPr>
          <w:rFonts w:ascii="Times New Roman" w:eastAsia="Times New Roman" w:hAnsi="Times New Roman"/>
          <w:noProof/>
          <w:sz w:val="24"/>
        </w:rPr>
        <w:tab/>
        <w:t xml:space="preserve">Xu, J. Unintentional drowning deaths in the United States, 1999-2010. </w:t>
      </w:r>
      <w:r w:rsidRPr="00103AEA">
        <w:rPr>
          <w:rFonts w:ascii="Times New Roman" w:eastAsia="Times New Roman" w:hAnsi="Times New Roman"/>
          <w:i/>
          <w:iCs/>
          <w:noProof/>
          <w:sz w:val="24"/>
        </w:rPr>
        <w:t>NCHS Data Brief</w:t>
      </w:r>
      <w:r w:rsidRPr="00103AEA">
        <w:rPr>
          <w:rFonts w:ascii="Times New Roman" w:eastAsia="Times New Roman" w:hAnsi="Times New Roman"/>
          <w:noProof/>
          <w:sz w:val="24"/>
        </w:rPr>
        <w:t xml:space="preserve"> (2014).</w:t>
      </w:r>
    </w:p>
    <w:p w14:paraId="167F45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35.</w:t>
      </w:r>
      <w:r w:rsidRPr="00103AEA">
        <w:rPr>
          <w:rFonts w:ascii="Times New Roman" w:eastAsia="Times New Roman" w:hAnsi="Times New Roman"/>
          <w:noProof/>
          <w:sz w:val="24"/>
        </w:rPr>
        <w:tab/>
        <w:t xml:space="preserve">Glaeser, E. L., Sacerdote, B. &amp; Scheinkman, J. A. Crime and social interactions. </w:t>
      </w:r>
      <w:r w:rsidRPr="00103AEA">
        <w:rPr>
          <w:rFonts w:ascii="Times New Roman" w:eastAsia="Times New Roman" w:hAnsi="Times New Roman"/>
          <w:i/>
          <w:iCs/>
          <w:noProof/>
          <w:sz w:val="24"/>
        </w:rPr>
        <w:t>Q. J. Econ.</w:t>
      </w:r>
      <w:r w:rsidRPr="00103AEA">
        <w:rPr>
          <w:rFonts w:ascii="Times New Roman" w:eastAsia="Times New Roman" w:hAnsi="Times New Roman"/>
          <w:noProof/>
          <w:sz w:val="24"/>
        </w:rPr>
        <w:t xml:space="preserve"> (1996). doi:10.2307/2946686</w:t>
      </w:r>
    </w:p>
    <w:p w14:paraId="2B9D0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36.</w:t>
      </w:r>
      <w:r w:rsidRPr="00103AEA">
        <w:rPr>
          <w:rFonts w:ascii="Times New Roman" w:eastAsia="Times New Roman" w:hAnsi="Times New Roman"/>
          <w:noProof/>
          <w:sz w:val="24"/>
        </w:rPr>
        <w:tab/>
        <w:t xml:space="preserve">Rotton, J. &amp; Cohn, E. G. Global warming and U.S. crime rates: An application of routine activity theory. </w:t>
      </w:r>
      <w:r w:rsidRPr="00103AEA">
        <w:rPr>
          <w:rFonts w:ascii="Times New Roman" w:eastAsia="Times New Roman" w:hAnsi="Times New Roman"/>
          <w:i/>
          <w:iCs/>
          <w:noProof/>
          <w:sz w:val="24"/>
        </w:rPr>
        <w:t>Environ. Behav.</w:t>
      </w:r>
      <w:r w:rsidRPr="00103AEA">
        <w:rPr>
          <w:rFonts w:ascii="Times New Roman" w:eastAsia="Times New Roman" w:hAnsi="Times New Roman"/>
          <w:noProof/>
          <w:sz w:val="24"/>
        </w:rPr>
        <w:t xml:space="preserve"> (2003). doi:10.1177/0013916503255565</w:t>
      </w:r>
    </w:p>
    <w:p w14:paraId="4283FD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37.</w:t>
      </w:r>
      <w:r w:rsidRPr="00103AEA">
        <w:rPr>
          <w:rFonts w:ascii="Times New Roman" w:eastAsia="Times New Roman" w:hAnsi="Times New Roman"/>
          <w:noProof/>
          <w:sz w:val="24"/>
        </w:rPr>
        <w:tab/>
        <w:t xml:space="preserve">Anderson, C. A. Temperature and aggression: Ubiquitous effects of heat on occurrence of human violence. </w:t>
      </w:r>
      <w:r w:rsidRPr="00103AEA">
        <w:rPr>
          <w:rFonts w:ascii="Times New Roman" w:eastAsia="Times New Roman" w:hAnsi="Times New Roman"/>
          <w:i/>
          <w:iCs/>
          <w:noProof/>
          <w:sz w:val="24"/>
        </w:rPr>
        <w:t>Psychol. Bull.</w:t>
      </w:r>
      <w:r w:rsidRPr="00103AEA">
        <w:rPr>
          <w:rFonts w:ascii="Times New Roman" w:eastAsia="Times New Roman" w:hAnsi="Times New Roman"/>
          <w:noProof/>
          <w:sz w:val="24"/>
        </w:rPr>
        <w:t xml:space="preserve"> (1989). doi:10.1037/0033-2909.106.1.74</w:t>
      </w:r>
    </w:p>
    <w:p w14:paraId="5CB32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38.</w:t>
      </w:r>
      <w:r w:rsidRPr="00103AEA">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103AEA">
        <w:rPr>
          <w:rFonts w:ascii="Times New Roman" w:eastAsia="Times New Roman" w:hAnsi="Times New Roman"/>
          <w:i/>
          <w:iCs/>
          <w:noProof/>
          <w:sz w:val="24"/>
        </w:rPr>
        <w:t>J. Pers. Soc. Psychol.</w:t>
      </w:r>
      <w:r w:rsidRPr="00103AEA">
        <w:rPr>
          <w:rFonts w:ascii="Times New Roman" w:eastAsia="Times New Roman" w:hAnsi="Times New Roman"/>
          <w:noProof/>
          <w:sz w:val="24"/>
        </w:rPr>
        <w:t xml:space="preserve"> (1976). doi:10.1037/0022-3514.33.3.245</w:t>
      </w:r>
    </w:p>
    <w:p w14:paraId="604DD5D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39.</w:t>
      </w:r>
      <w:r w:rsidRPr="00103AEA">
        <w:rPr>
          <w:rFonts w:ascii="Times New Roman" w:eastAsia="Times New Roman" w:hAnsi="Times New Roman"/>
          <w:noProof/>
          <w:sz w:val="24"/>
        </w:rPr>
        <w:tab/>
        <w:t xml:space="preserve">Becker, G. S. Crime and punishment: An economic approach. in </w:t>
      </w:r>
      <w:r w:rsidRPr="00103AEA">
        <w:rPr>
          <w:rFonts w:ascii="Times New Roman" w:eastAsia="Times New Roman" w:hAnsi="Times New Roman"/>
          <w:i/>
          <w:iCs/>
          <w:noProof/>
          <w:sz w:val="24"/>
        </w:rPr>
        <w:t>Economic Analysis of the Law: Selected Readings</w:t>
      </w:r>
      <w:r w:rsidRPr="00103AEA">
        <w:rPr>
          <w:rFonts w:ascii="Times New Roman" w:eastAsia="Times New Roman" w:hAnsi="Times New Roman"/>
          <w:noProof/>
          <w:sz w:val="24"/>
        </w:rPr>
        <w:t xml:space="preserve"> (2007). doi:10.1002/9780470752135.ch25</w:t>
      </w:r>
    </w:p>
    <w:p w14:paraId="2512A9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40.</w:t>
      </w:r>
      <w:r w:rsidRPr="00103AEA">
        <w:rPr>
          <w:rFonts w:ascii="Times New Roman" w:eastAsia="Times New Roman" w:hAnsi="Times New Roman"/>
          <w:noProof/>
          <w:sz w:val="24"/>
        </w:rPr>
        <w:tab/>
        <w:t xml:space="preserve">Jacob, B., Lefgren, L. J. &amp; Moretti, E. </w:t>
      </w:r>
      <w:r w:rsidRPr="00103AEA">
        <w:rPr>
          <w:rFonts w:ascii="Times New Roman" w:eastAsia="Times New Roman" w:hAnsi="Times New Roman"/>
          <w:i/>
          <w:iCs/>
          <w:noProof/>
          <w:sz w:val="24"/>
        </w:rPr>
        <w:t>The dynamics of criminal behavior: Evidence from weather shocks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SSRN</w:t>
      </w:r>
      <w:r w:rsidRPr="00103AEA">
        <w:rPr>
          <w:rFonts w:ascii="Times New Roman" w:eastAsia="Times New Roman" w:hAnsi="Times New Roman"/>
          <w:noProof/>
          <w:sz w:val="24"/>
        </w:rPr>
        <w:t xml:space="preserve"> (2005). doi:10.2139/ssrn.647644</w:t>
      </w:r>
    </w:p>
    <w:p w14:paraId="57ED084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41.</w:t>
      </w:r>
      <w:r w:rsidRPr="00103AEA">
        <w:rPr>
          <w:rFonts w:ascii="Times New Roman" w:eastAsia="Times New Roman" w:hAnsi="Times New Roman"/>
          <w:noProof/>
          <w:sz w:val="24"/>
        </w:rPr>
        <w:tab/>
        <w:t xml:space="preserve">Majeed, H. &amp; Lee, J. The impact of climate change on youth depression and mental health.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w:t>
      </w:r>
      <w:r w:rsidRPr="00103AEA">
        <w:rPr>
          <w:rFonts w:ascii="Times New Roman" w:eastAsia="Times New Roman" w:hAnsi="Times New Roman"/>
          <w:noProof/>
          <w:sz w:val="24"/>
        </w:rPr>
        <w:t xml:space="preserve"> e94–e95 (2017).</w:t>
      </w:r>
    </w:p>
    <w:p w14:paraId="3B64805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42.</w:t>
      </w:r>
      <w:r w:rsidRPr="00103AEA">
        <w:rPr>
          <w:rFonts w:ascii="Times New Roman" w:eastAsia="Times New Roman" w:hAnsi="Times New Roman"/>
          <w:noProof/>
          <w:sz w:val="24"/>
        </w:rPr>
        <w:tab/>
        <w:t xml:space="preserve">Berry, H. L., Waite, T. D., Dear, K. B. G., Capon, A. G. &amp; Murray, V. The case for systems thinking about climate change and mental health. </w:t>
      </w:r>
      <w:r w:rsidRPr="00103AEA">
        <w:rPr>
          <w:rFonts w:ascii="Times New Roman" w:eastAsia="Times New Roman" w:hAnsi="Times New Roman"/>
          <w:i/>
          <w:iCs/>
          <w:noProof/>
          <w:sz w:val="24"/>
        </w:rPr>
        <w:t>Nature Climate Change</w:t>
      </w:r>
      <w:r w:rsidRPr="00103AEA">
        <w:rPr>
          <w:rFonts w:ascii="Times New Roman" w:eastAsia="Times New Roman" w:hAnsi="Times New Roman"/>
          <w:noProof/>
          <w:sz w:val="24"/>
        </w:rPr>
        <w:t xml:space="preserve"> (2018). doi:10.1038/s41558-018-0102-4</w:t>
      </w:r>
    </w:p>
    <w:p w14:paraId="199C41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43.</w:t>
      </w:r>
      <w:r w:rsidRPr="00103AEA">
        <w:rPr>
          <w:rFonts w:ascii="Times New Roman" w:eastAsia="Times New Roman" w:hAnsi="Times New Roman"/>
          <w:noProof/>
          <w:sz w:val="24"/>
        </w:rPr>
        <w:tab/>
        <w:t xml:space="preserve">Hansen,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effect of heat waves on mental health in a temperate Australian City.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(2008). doi:10.1289/ehp.11339</w:t>
      </w:r>
    </w:p>
    <w:p w14:paraId="1A8C988B"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44.</w:t>
      </w:r>
      <w:r w:rsidRPr="00103AEA">
        <w:rPr>
          <w:rFonts w:ascii="Times New Roman" w:eastAsia="Times New Roman" w:hAnsi="Times New Roman"/>
          <w:noProof/>
          <w:sz w:val="24"/>
        </w:rPr>
        <w:tab/>
        <w:t xml:space="preserve">Obradovich, N., Migliorini, R., Mednick, S. C. &amp; Fowler, J. H. Nighttime temperature and human sleep loss in a changing climate. </w:t>
      </w:r>
      <w:r w:rsidRPr="00103AEA">
        <w:rPr>
          <w:rFonts w:ascii="Times New Roman" w:eastAsia="Times New Roman" w:hAnsi="Times New Roman"/>
          <w:i/>
          <w:iCs/>
          <w:noProof/>
          <w:sz w:val="24"/>
        </w:rPr>
        <w:t>Sci. Adv.</w:t>
      </w:r>
      <w:r w:rsidRPr="00103AEA">
        <w:rPr>
          <w:rFonts w:ascii="Times New Roman" w:eastAsia="Times New Roman" w:hAnsi="Times New Roman"/>
          <w:noProof/>
          <w:sz w:val="24"/>
        </w:rPr>
        <w:t xml:space="preserve"> (2017). doi:10.1126/sciadv.1601555</w:t>
      </w:r>
    </w:p>
    <w:p w14:paraId="1EC4D4C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45.</w:t>
      </w:r>
      <w:r w:rsidRPr="00103AEA">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103AEA">
        <w:rPr>
          <w:rFonts w:ascii="Times New Roman" w:eastAsia="Times New Roman" w:hAnsi="Times New Roman"/>
          <w:i/>
          <w:iCs/>
          <w:noProof/>
          <w:sz w:val="24"/>
        </w:rPr>
        <w:t>J. Adv. Nurs.</w:t>
      </w:r>
      <w:r w:rsidRPr="00103AEA">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0024A12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46.</w:t>
      </w:r>
      <w:r w:rsidRPr="00103AEA">
        <w:rPr>
          <w:rFonts w:ascii="Times New Roman" w:eastAsia="Times New Roman" w:hAnsi="Times New Roman"/>
          <w:noProof/>
          <w:sz w:val="24"/>
        </w:rPr>
        <w:tab/>
        <w:t xml:space="preserve">Carleton, T. A. Crop-damaging temperatures increase suicide rates in India.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(2017). doi:10.1073/pnas.1701354114</w:t>
      </w:r>
    </w:p>
    <w:p w14:paraId="184819F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47.</w:t>
      </w:r>
      <w:r w:rsidRPr="00103AEA">
        <w:rPr>
          <w:rFonts w:ascii="Times New Roman" w:eastAsia="Times New Roman" w:hAnsi="Times New Roman"/>
          <w:noProof/>
          <w:sz w:val="24"/>
        </w:rPr>
        <w:tab/>
        <w:t xml:space="preserve">Dee, D. P.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ERA-Interim reanalysis: configuration and performance of the data assimilation system. </w:t>
      </w:r>
      <w:r w:rsidRPr="00103AEA">
        <w:rPr>
          <w:rFonts w:ascii="Times New Roman" w:eastAsia="Times New Roman" w:hAnsi="Times New Roman"/>
          <w:i/>
          <w:iCs/>
          <w:noProof/>
          <w:sz w:val="24"/>
        </w:rPr>
        <w:t>Q. J. R. Meteorol. Soc.</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137,</w:t>
      </w:r>
      <w:r w:rsidRPr="00103AEA">
        <w:rPr>
          <w:rFonts w:ascii="Times New Roman" w:eastAsia="Times New Roman" w:hAnsi="Times New Roman"/>
          <w:noProof/>
          <w:sz w:val="24"/>
        </w:rPr>
        <w:t xml:space="preserve"> 553–597 (2011).</w:t>
      </w:r>
    </w:p>
    <w:p w14:paraId="21199BD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48.</w:t>
      </w:r>
      <w:r w:rsidRPr="00103AEA">
        <w:rPr>
          <w:rFonts w:ascii="Times New Roman" w:eastAsia="Times New Roman" w:hAnsi="Times New Roman"/>
          <w:noProof/>
          <w:sz w:val="24"/>
        </w:rPr>
        <w:tab/>
        <w:t xml:space="preserve">Wallace, J. M. &amp; Hobbs, P. V.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(2006). doi:10.1016/C2009-0-00034-8</w:t>
      </w:r>
    </w:p>
    <w:p w14:paraId="6E7C26E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49.</w:t>
      </w:r>
      <w:r w:rsidRPr="00103AEA">
        <w:rPr>
          <w:rFonts w:ascii="Times New Roman" w:eastAsia="Times New Roman" w:hAnsi="Times New Roman"/>
          <w:noProof/>
          <w:sz w:val="24"/>
        </w:rPr>
        <w:tab/>
        <w:t xml:space="preserve">Lozano,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(2012). doi:10.1016/S0140-6736(12)61728-0</w:t>
      </w:r>
    </w:p>
    <w:p w14:paraId="2BEE61B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50.</w:t>
      </w:r>
      <w:r w:rsidRPr="00103AEA">
        <w:rPr>
          <w:rFonts w:ascii="Times New Roman" w:eastAsia="Times New Roman" w:hAnsi="Times New Roman"/>
          <w:noProof/>
          <w:sz w:val="24"/>
        </w:rPr>
        <w:tab/>
        <w:t xml:space="preserve">Rue, H. &amp; Held, L. </w:t>
      </w:r>
      <w:r w:rsidRPr="00103AEA">
        <w:rPr>
          <w:rFonts w:ascii="Times New Roman" w:eastAsia="Times New Roman" w:hAnsi="Times New Roman"/>
          <w:i/>
          <w:iCs/>
          <w:noProof/>
          <w:sz w:val="24"/>
        </w:rPr>
        <w:t>Gaussian Markov random fields. Theory and applications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Chapman &amp; Hall</w:t>
      </w:r>
      <w:r w:rsidRPr="00103AEA">
        <w:rPr>
          <w:rFonts w:ascii="Times New Roman" w:eastAsia="Times New Roman" w:hAnsi="Times New Roman"/>
          <w:noProof/>
          <w:sz w:val="24"/>
        </w:rPr>
        <w:t xml:space="preserve"> (2005). doi:10.1007/s00184-007-0162-3</w:t>
      </w:r>
    </w:p>
    <w:p w14:paraId="73284B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51.</w:t>
      </w:r>
      <w:r w:rsidRPr="00103AEA">
        <w:rPr>
          <w:rFonts w:ascii="Times New Roman" w:eastAsia="Times New Roman" w:hAnsi="Times New Roman"/>
          <w:noProof/>
          <w:sz w:val="24"/>
        </w:rPr>
        <w:tab/>
        <w:t xml:space="preserve">Besag, J. Spatial interaction and the statistical snalysis of lattice systems. </w:t>
      </w:r>
      <w:r w:rsidRPr="00103AEA">
        <w:rPr>
          <w:rFonts w:ascii="Times New Roman" w:eastAsia="Times New Roman" w:hAnsi="Times New Roman"/>
          <w:i/>
          <w:iCs/>
          <w:noProof/>
          <w:sz w:val="24"/>
        </w:rPr>
        <w:t>J. R. Stat. Soc. Ser. B (Statistical Methodol.</w:t>
      </w:r>
      <w:r w:rsidRPr="00103AEA">
        <w:rPr>
          <w:rFonts w:ascii="Times New Roman" w:eastAsia="Times New Roman" w:hAnsi="Times New Roman"/>
          <w:noProof/>
          <w:sz w:val="24"/>
        </w:rPr>
        <w:t xml:space="preserve"> (1974). doi:10.2307/2984812</w:t>
      </w:r>
    </w:p>
    <w:p w14:paraId="6BD519A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52.</w:t>
      </w:r>
      <w:r w:rsidRPr="00103AEA">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103AEA">
        <w:rPr>
          <w:rFonts w:ascii="Times New Roman" w:eastAsia="Times New Roman" w:hAnsi="Times New Roman"/>
          <w:i/>
          <w:iCs/>
          <w:noProof/>
          <w:sz w:val="24"/>
        </w:rPr>
        <w:t>J. R. Stat. Soc. Ser. B Stat. Methodol.</w:t>
      </w:r>
      <w:r w:rsidRPr="00103AEA">
        <w:rPr>
          <w:rFonts w:ascii="Times New Roman" w:eastAsia="Times New Roman" w:hAnsi="Times New Roman"/>
          <w:noProof/>
          <w:sz w:val="24"/>
        </w:rPr>
        <w:t xml:space="preserve"> (2009). doi:10.1111/j.1467-9868.2008.00700.x</w:t>
      </w:r>
    </w:p>
    <w:p w14:paraId="6946F2C3" w14:textId="77777777" w:rsidR="00103AEA" w:rsidRPr="00103AEA" w:rsidRDefault="00103AEA" w:rsidP="00103AEA">
      <w:pPr>
        <w:widowControl w:val="0"/>
        <w:autoSpaceDE w:val="0"/>
        <w:autoSpaceDN w:val="0"/>
        <w:adjustRightInd w:val="0"/>
        <w:spacing w:line="240" w:lineRule="auto"/>
        <w:ind w:left="640" w:hanging="640"/>
        <w:rPr>
          <w:rFonts w:ascii="Times New Roman" w:hAnsi="Times New Roman"/>
          <w:noProof/>
          <w:sz w:val="24"/>
        </w:rPr>
      </w:pPr>
      <w:r w:rsidRPr="00103AEA">
        <w:rPr>
          <w:rFonts w:ascii="Times New Roman" w:eastAsia="Times New Roman" w:hAnsi="Times New Roman"/>
          <w:noProof/>
          <w:sz w:val="24"/>
        </w:rPr>
        <w:t>53.</w:t>
      </w:r>
      <w:r w:rsidRPr="00103AEA">
        <w:rPr>
          <w:rFonts w:ascii="Times New Roman" w:eastAsia="Times New Roman" w:hAnsi="Times New Roman"/>
          <w:noProof/>
          <w:sz w:val="24"/>
        </w:rPr>
        <w:tab/>
        <w:t>IPCC. IPCC special report on the impacts of global warming of 1.5 °C - Summary for policy makers. (2018).</w:t>
      </w:r>
    </w:p>
    <w:p w14:paraId="14D0E6E5" w14:textId="0A6A1C59" w:rsidR="009011C5" w:rsidRPr="00636C9B" w:rsidRDefault="00A55581" w:rsidP="00103AE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7A629EAC" w14:textId="70230506" w:rsidR="0077298E" w:rsidRDefault="0077298E" w:rsidP="0077298E">
      <w:pPr>
        <w:spacing w:after="0" w:line="480" w:lineRule="auto"/>
        <w:jc w:val="both"/>
        <w:rPr>
          <w:ins w:id="223" w:author="Parks, Robbie M" w:date="2018-12-12T11:49:00Z"/>
          <w:rFonts w:ascii="Times New Roman" w:hAnsi="Times New Roman"/>
          <w:color w:val="000000" w:themeColor="text1"/>
          <w:sz w:val="24"/>
          <w:szCs w:val="24"/>
        </w:rPr>
      </w:pPr>
      <w:ins w:id="224" w:author="Parks, Robbie M" w:date="2018-12-12T11:18:00Z">
        <w:r w:rsidRPr="00636C9B">
          <w:rPr>
            <w:rFonts w:ascii="Times New Roman" w:hAnsi="Times New Roman"/>
            <w:b/>
            <w:color w:val="000000" w:themeColor="text1"/>
            <w:sz w:val="24"/>
            <w:szCs w:val="24"/>
          </w:rPr>
          <w:lastRenderedPageBreak/>
          <w:t xml:space="preserve">Figure </w:t>
        </w:r>
        <w:r>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anomaly measure used in the analysis.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inter-annual variation in a </w:t>
        </w:r>
        <w:proofErr w:type="gramStart"/>
        <w:r>
          <w:rPr>
            <w:rFonts w:ascii="Times New Roman" w:hAnsi="Times New Roman"/>
            <w:color w:val="000000" w:themeColor="text1"/>
            <w:sz w:val="24"/>
            <w:szCs w:val="24"/>
          </w:rPr>
          <w:t>particular month</w:t>
        </w:r>
        <w:proofErr w:type="gramEnd"/>
        <w:r>
          <w:rPr>
            <w:rFonts w:ascii="Times New Roman" w:hAnsi="Times New Roman"/>
            <w:color w:val="000000" w:themeColor="text1"/>
            <w:sz w:val="24"/>
            <w:szCs w:val="24"/>
          </w:rPr>
          <w:t xml:space="preserve"> (here, July) compared with a cooler state like Washington.</w:t>
        </w:r>
      </w:ins>
    </w:p>
    <w:p w14:paraId="2A457BF0" w14:textId="77777777" w:rsidR="00FC5339" w:rsidRDefault="00FC5339" w:rsidP="0077298E">
      <w:pPr>
        <w:spacing w:after="0" w:line="480" w:lineRule="auto"/>
        <w:jc w:val="both"/>
        <w:rPr>
          <w:ins w:id="225" w:author="Parks, Robbie M" w:date="2018-12-12T11:49:00Z"/>
          <w:rFonts w:ascii="Times New Roman" w:hAnsi="Times New Roman"/>
          <w:color w:val="000000" w:themeColor="text1"/>
          <w:sz w:val="24"/>
          <w:szCs w:val="24"/>
        </w:rPr>
      </w:pPr>
    </w:p>
    <w:p w14:paraId="660A5670" w14:textId="647D7A59" w:rsidR="0077298E" w:rsidRDefault="001A3C82" w:rsidP="00D76DF7">
      <w:pPr>
        <w:spacing w:after="0" w:line="480" w:lineRule="auto"/>
        <w:jc w:val="both"/>
        <w:rPr>
          <w:ins w:id="226" w:author="Parks, Robbie M" w:date="2018-12-12T11:49:00Z"/>
          <w:rFonts w:ascii="Times New Roman" w:hAnsi="Times New Roman"/>
          <w:color w:val="000000" w:themeColor="text1"/>
          <w:sz w:val="24"/>
          <w:szCs w:val="24"/>
        </w:rPr>
      </w:pPr>
      <w:ins w:id="227" w:author="Parks, Robbie M" w:date="2018-12-12T11:49:00Z">
        <w:r w:rsidRPr="00636C9B">
          <w:rPr>
            <w:rFonts w:ascii="Times New Roman" w:hAnsi="Times New Roman"/>
            <w:b/>
            <w:color w:val="000000" w:themeColor="text1"/>
            <w:sz w:val="24"/>
            <w:szCs w:val="24"/>
          </w:rPr>
          <w:t xml:space="preserve">Figure </w:t>
        </w:r>
      </w:ins>
      <w:ins w:id="228" w:author="Parks, Robbie M" w:date="2018-12-12T11:54:00Z">
        <w:r w:rsidR="00FC5339">
          <w:rPr>
            <w:rFonts w:ascii="Times New Roman" w:hAnsi="Times New Roman"/>
            <w:b/>
            <w:color w:val="000000" w:themeColor="text1"/>
            <w:sz w:val="24"/>
            <w:szCs w:val="24"/>
          </w:rPr>
          <w:t>2</w:t>
        </w:r>
      </w:ins>
      <w:ins w:id="229" w:author="Parks, Robbie M" w:date="2018-12-12T11:49:00Z">
        <w:r w:rsidRPr="00636C9B">
          <w:rPr>
            <w:rFonts w:ascii="Times New Roman" w:hAnsi="Times New Roman"/>
            <w:b/>
            <w:color w:val="000000" w:themeColor="text1"/>
            <w:sz w:val="24"/>
            <w:szCs w:val="24"/>
          </w:rPr>
          <w:t xml:space="preserve">. </w:t>
        </w:r>
        <w:r>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unintentional </w:t>
        </w:r>
        <w:r>
          <w:rPr>
            <w:rFonts w:ascii="Times New Roman" w:hAnsi="Times New Roman"/>
            <w:color w:val="000000" w:themeColor="text1"/>
            <w:sz w:val="24"/>
            <w:szCs w:val="24"/>
          </w:rPr>
          <w:t xml:space="preserve">(transport, falls and drownings) and intentional (assault and intentional self-harm) </w:t>
        </w:r>
        <w:r w:rsidRPr="00636C9B">
          <w:rPr>
            <w:rFonts w:ascii="Times New Roman" w:hAnsi="Times New Roman"/>
            <w:color w:val="000000" w:themeColor="text1"/>
            <w:sz w:val="24"/>
            <w:szCs w:val="24"/>
          </w:rPr>
          <w:t>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age group and sex,</w:t>
        </w:r>
        <w:r w:rsidRPr="00112CB4">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the </w:t>
        </w:r>
        <w:r>
          <w:rPr>
            <w:rFonts w:ascii="Times New Roman" w:hAnsi="Times New Roman"/>
            <w:color w:val="000000" w:themeColor="text1"/>
            <w:sz w:val="24"/>
            <w:szCs w:val="24"/>
          </w:rPr>
          <w:t xml:space="preserve">contiguous </w:t>
        </w:r>
        <w:r w:rsidRPr="00636C9B">
          <w:rPr>
            <w:rFonts w:ascii="Times New Roman" w:hAnsi="Times New Roman"/>
            <w:color w:val="000000" w:themeColor="text1"/>
            <w:sz w:val="24"/>
            <w:szCs w:val="24"/>
          </w:rPr>
          <w:t xml:space="preserve">USA for </w:t>
        </w:r>
        <w:r>
          <w:rPr>
            <w:rFonts w:ascii="Times New Roman" w:hAnsi="Times New Roman"/>
            <w:color w:val="000000" w:themeColor="text1"/>
            <w:sz w:val="24"/>
            <w:szCs w:val="24"/>
          </w:rPr>
          <w:t>1980</w:t>
        </w:r>
        <w:r w:rsidRPr="00636C9B">
          <w:rPr>
            <w:rFonts w:ascii="Times New Roman" w:hAnsi="Times New Roman"/>
            <w:color w:val="000000" w:themeColor="text1"/>
            <w:sz w:val="24"/>
            <w:szCs w:val="24"/>
          </w:rPr>
          <w:t>-2016.</w:t>
        </w:r>
      </w:ins>
    </w:p>
    <w:p w14:paraId="446084F1" w14:textId="77777777" w:rsidR="001A3C82" w:rsidRPr="001A3C82" w:rsidRDefault="001A3C82" w:rsidP="00D76DF7">
      <w:pPr>
        <w:spacing w:after="0" w:line="480" w:lineRule="auto"/>
        <w:jc w:val="both"/>
        <w:rPr>
          <w:ins w:id="230" w:author="Parks, Robbie M" w:date="2018-12-12T11:18:00Z"/>
          <w:rFonts w:ascii="Times New Roman" w:hAnsi="Times New Roman"/>
          <w:color w:val="000000" w:themeColor="text1"/>
          <w:sz w:val="24"/>
          <w:szCs w:val="24"/>
          <w:rPrChange w:id="231" w:author="Parks, Robbie M" w:date="2018-12-12T11:49:00Z">
            <w:rPr>
              <w:ins w:id="232" w:author="Parks, Robbie M" w:date="2018-12-12T11:18:00Z"/>
              <w:rFonts w:ascii="Times New Roman" w:hAnsi="Times New Roman"/>
              <w:b/>
              <w:color w:val="000000" w:themeColor="text1"/>
              <w:sz w:val="24"/>
              <w:szCs w:val="24"/>
            </w:rPr>
          </w:rPrChange>
        </w:rPr>
      </w:pPr>
    </w:p>
    <w:p w14:paraId="5959A838" w14:textId="79B0287B" w:rsidR="00773A25" w:rsidRDefault="005B03DF" w:rsidP="00D76DF7">
      <w:pPr>
        <w:spacing w:after="0" w:line="480" w:lineRule="auto"/>
        <w:jc w:val="both"/>
        <w:rPr>
          <w:ins w:id="233" w:author="Parks, Robbie M" w:date="2018-12-12T11:48:00Z"/>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234" w:author="Parks, Robbie M" w:date="2018-12-12T11:54:00Z">
        <w:r w:rsidR="00FC5339">
          <w:rPr>
            <w:rFonts w:ascii="Times New Roman" w:hAnsi="Times New Roman"/>
            <w:b/>
            <w:color w:val="000000" w:themeColor="text1"/>
            <w:sz w:val="24"/>
            <w:szCs w:val="24"/>
          </w:rPr>
          <w:t>3</w:t>
        </w:r>
      </w:ins>
      <w:del w:id="235" w:author="Parks, Robbie M" w:date="2018-12-12T11:18:00Z">
        <w:r w:rsidR="00F14942" w:rsidDel="00B73ED7">
          <w:rPr>
            <w:rFonts w:ascii="Times New Roman" w:hAnsi="Times New Roman"/>
            <w:b/>
            <w:color w:val="000000" w:themeColor="text1"/>
            <w:sz w:val="24"/>
            <w:szCs w:val="24"/>
          </w:rPr>
          <w:delText>1</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p>
    <w:p w14:paraId="50CAF635" w14:textId="77777777" w:rsidR="00773A25" w:rsidRDefault="00773A25" w:rsidP="00D76DF7">
      <w:pPr>
        <w:spacing w:after="0" w:line="480" w:lineRule="auto"/>
        <w:jc w:val="both"/>
        <w:rPr>
          <w:ins w:id="236" w:author="Parks, Robbie M" w:date="2018-12-12T11:48:00Z"/>
          <w:rFonts w:ascii="Times New Roman" w:hAnsi="Times New Roman"/>
          <w:color w:val="000000" w:themeColor="text1"/>
          <w:sz w:val="24"/>
          <w:szCs w:val="24"/>
        </w:rPr>
      </w:pPr>
    </w:p>
    <w:p w14:paraId="32D5DAAD" w14:textId="7FBF2B98" w:rsidR="00773A25" w:rsidRDefault="00773A25" w:rsidP="00D76DF7">
      <w:pPr>
        <w:spacing w:after="0" w:line="480" w:lineRule="auto"/>
        <w:jc w:val="both"/>
        <w:rPr>
          <w:ins w:id="237" w:author="Parks, Robbie M" w:date="2018-12-12T11:49:00Z"/>
          <w:rFonts w:ascii="Times New Roman" w:hAnsi="Times New Roman"/>
          <w:color w:val="000000" w:themeColor="text1"/>
          <w:sz w:val="24"/>
          <w:szCs w:val="24"/>
        </w:rPr>
      </w:pPr>
      <w:ins w:id="238" w:author="Parks, Robbie M" w:date="2018-12-12T11:48:00Z">
        <w:r w:rsidRPr="00636C9B">
          <w:rPr>
            <w:rFonts w:ascii="Times New Roman" w:hAnsi="Times New Roman"/>
            <w:b/>
            <w:color w:val="000000" w:themeColor="text1"/>
            <w:sz w:val="24"/>
            <w:szCs w:val="24"/>
          </w:rPr>
          <w:t xml:space="preserve">Figure </w:t>
        </w:r>
      </w:ins>
      <w:ins w:id="239" w:author="Parks, Robbie M" w:date="2018-12-12T11:54:00Z">
        <w:r w:rsidR="00FC5339">
          <w:rPr>
            <w:rFonts w:ascii="Times New Roman" w:hAnsi="Times New Roman"/>
            <w:b/>
            <w:color w:val="000000" w:themeColor="text1"/>
            <w:sz w:val="24"/>
            <w:szCs w:val="24"/>
          </w:rPr>
          <w:t>4</w:t>
        </w:r>
      </w:ins>
      <w:ins w:id="240" w:author="Parks, Robbie M" w:date="2018-12-12T11:48:00Z">
        <w:r>
          <w:rPr>
            <w:rFonts w:ascii="Times New Roman" w:hAnsi="Times New Roman"/>
            <w:b/>
            <w:color w:val="000000" w:themeColor="text1"/>
            <w:sz w:val="24"/>
            <w:szCs w:val="24"/>
          </w:rPr>
          <w:t>.</w:t>
        </w:r>
        <w:r w:rsidRPr="008621C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Additional annual injury deaths for the 2016 US population if </w:t>
        </w:r>
        <w:commentRangeStart w:id="241"/>
        <w:r>
          <w:rPr>
            <w:rFonts w:ascii="Times New Roman" w:hAnsi="Times New Roman"/>
            <w:color w:val="000000" w:themeColor="text1"/>
            <w:sz w:val="24"/>
            <w:szCs w:val="24"/>
          </w:rPr>
          <w:t>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t>
        </w:r>
        <w:commentRangeEnd w:id="241"/>
        <w:r>
          <w:rPr>
            <w:rStyle w:val="CommentReference"/>
            <w:rFonts w:asciiTheme="minorHAnsi" w:eastAsiaTheme="minorHAnsi" w:hAnsiTheme="minorHAnsi" w:cstheme="minorBidi"/>
          </w:rPr>
          <w:commentReference w:id="241"/>
        </w:r>
        <w:r>
          <w:rPr>
            <w:rFonts w:ascii="Times New Roman" w:hAnsi="Times New Roman"/>
            <w:color w:val="000000" w:themeColor="text1"/>
            <w:sz w:val="24"/>
            <w:szCs w:val="24"/>
          </w:rPr>
          <w:t xml:space="preserve">with 1980-2009 long-term average temperatures. The top row shows the break down </w:t>
        </w:r>
        <w:r w:rsidRPr="00636C9B">
          <w:rPr>
            <w:rFonts w:ascii="Times New Roman" w:hAnsi="Times New Roman"/>
            <w:color w:val="000000" w:themeColor="text1"/>
            <w:sz w:val="24"/>
            <w:szCs w:val="24"/>
          </w:rPr>
          <w:t xml:space="preserve">by sex,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and age group</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bottom row shows the break down by sex, type of injury </w:t>
        </w:r>
        <w:r w:rsidRPr="00636C9B">
          <w:rPr>
            <w:rFonts w:ascii="Times New Roman" w:hAnsi="Times New Roman"/>
            <w:color w:val="000000" w:themeColor="text1"/>
            <w:sz w:val="24"/>
            <w:szCs w:val="24"/>
          </w:rPr>
          <w:t>and month. Black dots represent net changes</w:t>
        </w:r>
        <w:r>
          <w:rPr>
            <w:rFonts w:ascii="Times New Roman" w:hAnsi="Times New Roman"/>
            <w:color w:val="000000" w:themeColor="text1"/>
            <w:sz w:val="24"/>
            <w:szCs w:val="24"/>
          </w:rPr>
          <w:t xml:space="preserve"> in deaths for each set of bars</w:t>
        </w:r>
        <w:r w:rsidRPr="00636C9B">
          <w:rPr>
            <w:rFonts w:ascii="Times New Roman" w:hAnsi="Times New Roman"/>
            <w:color w:val="000000" w:themeColor="text1"/>
            <w:sz w:val="24"/>
            <w:szCs w:val="24"/>
          </w:rPr>
          <w:t>.</w:t>
        </w:r>
      </w:ins>
    </w:p>
    <w:p w14:paraId="07065C03" w14:textId="77777777" w:rsidR="00773A25" w:rsidRDefault="00773A25" w:rsidP="00D76DF7">
      <w:pPr>
        <w:spacing w:after="0" w:line="480" w:lineRule="auto"/>
        <w:jc w:val="both"/>
        <w:rPr>
          <w:ins w:id="242" w:author="Parks, Robbie M" w:date="2018-12-12T11:49:00Z"/>
          <w:rFonts w:ascii="Times New Roman" w:hAnsi="Times New Roman"/>
          <w:color w:val="000000" w:themeColor="text1"/>
          <w:sz w:val="24"/>
          <w:szCs w:val="24"/>
        </w:rPr>
      </w:pPr>
    </w:p>
    <w:p w14:paraId="44A20DA9" w14:textId="77777777" w:rsidR="00773A25" w:rsidRDefault="00773A25" w:rsidP="00D76DF7">
      <w:pPr>
        <w:spacing w:after="0" w:line="480" w:lineRule="auto"/>
        <w:jc w:val="both"/>
        <w:rPr>
          <w:ins w:id="243" w:author="Parks, Robbie M" w:date="2018-12-12T11:49:00Z"/>
          <w:rFonts w:ascii="Times New Roman" w:hAnsi="Times New Roman"/>
          <w:color w:val="000000" w:themeColor="text1"/>
          <w:sz w:val="24"/>
          <w:szCs w:val="24"/>
        </w:rPr>
      </w:pPr>
      <w:moveToRangeStart w:id="244" w:author="Parks, Robbie M" w:date="2018-12-12T11:49:00Z" w:name="move532378677"/>
      <w:moveTo w:id="245" w:author="Parks, Robbie M" w:date="2018-12-12T11:49:00Z">
        <w:r>
          <w:rPr>
            <w:rFonts w:ascii="Times New Roman" w:hAnsi="Times New Roman"/>
            <w:b/>
            <w:color w:val="000000" w:themeColor="text1"/>
            <w:sz w:val="24"/>
            <w:szCs w:val="24"/>
          </w:rPr>
          <w:t xml:space="preserve">Supplementary </w:t>
        </w:r>
        <w:r w:rsidRPr="00636C9B">
          <w:rPr>
            <w:rFonts w:ascii="Times New Roman" w:hAnsi="Times New Roman"/>
            <w:b/>
            <w:color w:val="000000" w:themeColor="text1"/>
            <w:sz w:val="24"/>
            <w:szCs w:val="24"/>
          </w:rPr>
          <w:t xml:space="preserve">Figure 1. </w:t>
        </w:r>
        <w:r>
          <w:rPr>
            <w:rFonts w:ascii="Times New Roman" w:hAnsi="Times New Roman"/>
            <w:color w:val="000000" w:themeColor="text1"/>
            <w:sz w:val="24"/>
            <w:szCs w:val="24"/>
          </w:rPr>
          <w:t>Percent change in death rates for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compared with 1980-2009 long-term average temperatures.</w:t>
        </w:r>
      </w:moveTo>
      <w:moveToRangeEnd w:id="244"/>
    </w:p>
    <w:p w14:paraId="4088BC7A" w14:textId="77777777" w:rsidR="00773A25" w:rsidRDefault="00773A25" w:rsidP="00D76DF7">
      <w:pPr>
        <w:spacing w:after="0" w:line="480" w:lineRule="auto"/>
        <w:jc w:val="both"/>
        <w:rPr>
          <w:ins w:id="246" w:author="Parks, Robbie M" w:date="2018-12-12T11:49:00Z"/>
          <w:rFonts w:ascii="Times New Roman" w:hAnsi="Times New Roman"/>
          <w:color w:val="000000" w:themeColor="text1"/>
          <w:sz w:val="24"/>
          <w:szCs w:val="24"/>
        </w:rPr>
      </w:pPr>
    </w:p>
    <w:p w14:paraId="111CEFCE" w14:textId="4ED5487D" w:rsidR="00016713" w:rsidRPr="00636C9B" w:rsidDel="00773A25" w:rsidRDefault="00773A25" w:rsidP="00D76DF7">
      <w:pPr>
        <w:spacing w:after="0" w:line="480" w:lineRule="auto"/>
        <w:jc w:val="both"/>
        <w:rPr>
          <w:del w:id="247" w:author="Parks, Robbie M" w:date="2018-12-12T11:48:00Z"/>
          <w:rFonts w:ascii="Times New Roman" w:hAnsi="Times New Roman"/>
          <w:color w:val="000000" w:themeColor="text1"/>
          <w:sz w:val="24"/>
          <w:szCs w:val="24"/>
        </w:rPr>
      </w:pPr>
      <w:ins w:id="248" w:author="Parks, Robbie M" w:date="2018-12-12T11:49:00Z">
        <w:r>
          <w:rPr>
            <w:rFonts w:ascii="Times New Roman" w:hAnsi="Times New Roman"/>
            <w:b/>
            <w:color w:val="000000" w:themeColor="text1"/>
            <w:sz w:val="24"/>
            <w:szCs w:val="24"/>
          </w:rPr>
          <w:lastRenderedPageBreak/>
          <w:t xml:space="preserve">Supplementary </w:t>
        </w:r>
        <w:r w:rsidRPr="00636C9B">
          <w:rPr>
            <w:rFonts w:ascii="Times New Roman" w:hAnsi="Times New Roman"/>
            <w:b/>
            <w:color w:val="000000" w:themeColor="text1"/>
            <w:sz w:val="24"/>
            <w:szCs w:val="24"/>
          </w:rPr>
          <w:t xml:space="preserve">Figure 2. </w:t>
        </w:r>
        <w:r>
          <w:rPr>
            <w:rFonts w:ascii="Times New Roman" w:hAnsi="Times New Roman"/>
            <w:color w:val="000000" w:themeColor="text1"/>
            <w:sz w:val="24"/>
            <w:szCs w:val="24"/>
          </w:rPr>
          <w:t xml:space="preserve">Excess risk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month </w:t>
        </w:r>
        <w:r w:rsidRPr="00636C9B">
          <w:rPr>
            <w:rFonts w:ascii="Times New Roman" w:hAnsi="Times New Roman"/>
            <w:color w:val="000000" w:themeColor="text1"/>
            <w:sz w:val="24"/>
            <w:szCs w:val="24"/>
          </w:rPr>
          <w:t>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with 1980-2009 long-term average temperatures.</w:t>
        </w:r>
      </w:ins>
      <w:del w:id="249" w:author="Parks, Robbie M" w:date="2018-12-12T11:48:00Z">
        <w:r w:rsidR="00016713" w:rsidRPr="00636C9B" w:rsidDel="00773A25">
          <w:rPr>
            <w:rFonts w:ascii="Times New Roman" w:hAnsi="Times New Roman"/>
            <w:color w:val="000000" w:themeColor="text1"/>
            <w:sz w:val="24"/>
            <w:szCs w:val="24"/>
          </w:rPr>
          <w:br w:type="page"/>
        </w:r>
      </w:del>
    </w:p>
    <w:p w14:paraId="28C19B17" w14:textId="08918DA6" w:rsidR="002E3961" w:rsidRPr="00636C9B" w:rsidDel="00773A25" w:rsidRDefault="003C7D02" w:rsidP="00D76DF7">
      <w:pPr>
        <w:spacing w:after="0" w:line="480" w:lineRule="auto"/>
        <w:jc w:val="both"/>
        <w:rPr>
          <w:del w:id="250" w:author="Parks, Robbie M" w:date="2018-12-12T11:48:00Z"/>
          <w:rFonts w:ascii="Times New Roman" w:hAnsi="Times New Roman"/>
          <w:color w:val="000000" w:themeColor="text1"/>
          <w:sz w:val="24"/>
          <w:szCs w:val="24"/>
        </w:rPr>
      </w:pPr>
      <w:del w:id="251" w:author="Parks, Robbie M" w:date="2018-12-12T11:48:00Z">
        <w:r w:rsidRPr="00636C9B" w:rsidDel="00773A25">
          <w:rPr>
            <w:rFonts w:ascii="Times New Roman" w:hAnsi="Times New Roman"/>
            <w:b/>
            <w:color w:val="000000" w:themeColor="text1"/>
            <w:sz w:val="24"/>
            <w:szCs w:val="24"/>
          </w:rPr>
          <w:delText xml:space="preserve">Figure </w:delText>
        </w:r>
      </w:del>
      <w:del w:id="252" w:author="Parks, Robbie M" w:date="2018-12-11T12:51:00Z">
        <w:r w:rsidR="00F14942" w:rsidDel="007B5D29">
          <w:rPr>
            <w:rFonts w:ascii="Times New Roman" w:hAnsi="Times New Roman"/>
            <w:b/>
            <w:color w:val="000000" w:themeColor="text1"/>
            <w:sz w:val="24"/>
            <w:szCs w:val="24"/>
          </w:rPr>
          <w:delText>2</w:delText>
        </w:r>
      </w:del>
      <w:del w:id="253" w:author="Parks, Robbie M" w:date="2018-12-12T11:48:00Z">
        <w:r w:rsidRPr="00636C9B" w:rsidDel="00773A25">
          <w:rPr>
            <w:rFonts w:ascii="Times New Roman" w:hAnsi="Times New Roman"/>
            <w:b/>
            <w:color w:val="000000" w:themeColor="text1"/>
            <w:sz w:val="24"/>
            <w:szCs w:val="24"/>
          </w:rPr>
          <w:delText xml:space="preserve">. </w:delText>
        </w:r>
        <w:r w:rsidR="00605A3E" w:rsidDel="00773A25">
          <w:rPr>
            <w:rFonts w:ascii="Times New Roman" w:hAnsi="Times New Roman"/>
            <w:color w:val="000000" w:themeColor="text1"/>
            <w:sz w:val="24"/>
            <w:szCs w:val="24"/>
          </w:rPr>
          <w:delText>N</w:delText>
        </w:r>
        <w:r w:rsidR="008E075D" w:rsidDel="00773A25">
          <w:rPr>
            <w:rFonts w:ascii="Times New Roman" w:hAnsi="Times New Roman"/>
            <w:color w:val="000000" w:themeColor="text1"/>
            <w:sz w:val="24"/>
            <w:szCs w:val="24"/>
          </w:rPr>
          <w:delText>umber</w:delText>
        </w:r>
        <w:r w:rsidRPr="00636C9B" w:rsidDel="00773A25">
          <w:rPr>
            <w:rFonts w:ascii="Times New Roman" w:hAnsi="Times New Roman"/>
            <w:color w:val="000000" w:themeColor="text1"/>
            <w:sz w:val="24"/>
            <w:szCs w:val="24"/>
          </w:rPr>
          <w:delText xml:space="preserve"> of</w:delText>
        </w:r>
        <w:r w:rsidR="008621C2" w:rsidDel="00773A25">
          <w:rPr>
            <w:rFonts w:ascii="Times New Roman" w:hAnsi="Times New Roman"/>
            <w:color w:val="000000" w:themeColor="text1"/>
            <w:sz w:val="24"/>
            <w:szCs w:val="24"/>
          </w:rPr>
          <w:delText xml:space="preserve"> injury deaths, by</w:delText>
        </w:r>
        <w:r w:rsidRPr="00636C9B" w:rsidDel="00773A25">
          <w:rPr>
            <w:rFonts w:ascii="Times New Roman" w:hAnsi="Times New Roman"/>
            <w:color w:val="000000" w:themeColor="text1"/>
            <w:sz w:val="24"/>
            <w:szCs w:val="24"/>
          </w:rPr>
          <w:delText xml:space="preserve">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Pr="00636C9B" w:rsidDel="00773A25">
          <w:rPr>
            <w:rFonts w:ascii="Times New Roman" w:hAnsi="Times New Roman"/>
            <w:color w:val="000000" w:themeColor="text1"/>
            <w:sz w:val="24"/>
            <w:szCs w:val="24"/>
          </w:rPr>
          <w:delText xml:space="preserve">of unintentional </w:delText>
        </w:r>
        <w:r w:rsidR="00721B4B" w:rsidDel="00773A25">
          <w:rPr>
            <w:rFonts w:ascii="Times New Roman" w:hAnsi="Times New Roman"/>
            <w:color w:val="000000" w:themeColor="text1"/>
            <w:sz w:val="24"/>
            <w:szCs w:val="24"/>
          </w:rPr>
          <w:delText xml:space="preserve">(transport, falls and drownings) </w:delText>
        </w:r>
        <w:r w:rsidR="0070194A" w:rsidDel="00773A25">
          <w:rPr>
            <w:rFonts w:ascii="Times New Roman" w:hAnsi="Times New Roman"/>
            <w:color w:val="000000" w:themeColor="text1"/>
            <w:sz w:val="24"/>
            <w:szCs w:val="24"/>
          </w:rPr>
          <w:delText xml:space="preserve">and intentional </w:delText>
        </w:r>
        <w:r w:rsidR="0071610D" w:rsidDel="00773A25">
          <w:rPr>
            <w:rFonts w:ascii="Times New Roman" w:hAnsi="Times New Roman"/>
            <w:color w:val="000000" w:themeColor="text1"/>
            <w:sz w:val="24"/>
            <w:szCs w:val="24"/>
          </w:rPr>
          <w:delText xml:space="preserve">(assault and intentional self-harm) </w:delText>
        </w:r>
        <w:r w:rsidR="00BA15DC" w:rsidRPr="00636C9B" w:rsidDel="00773A25">
          <w:rPr>
            <w:rFonts w:ascii="Times New Roman" w:hAnsi="Times New Roman"/>
            <w:color w:val="000000" w:themeColor="text1"/>
            <w:sz w:val="24"/>
            <w:szCs w:val="24"/>
          </w:rPr>
          <w:delText>deaths</w:delText>
        </w:r>
        <w:r w:rsidR="00112CB4" w:rsidDel="00773A25">
          <w:rPr>
            <w:rFonts w:ascii="Times New Roman" w:hAnsi="Times New Roman"/>
            <w:color w:val="000000" w:themeColor="text1"/>
            <w:sz w:val="24"/>
            <w:szCs w:val="24"/>
          </w:rPr>
          <w:delText xml:space="preserve">, </w:delText>
        </w:r>
        <w:r w:rsidR="00BA15DC" w:rsidRPr="00636C9B" w:rsidDel="00773A25">
          <w:rPr>
            <w:rFonts w:ascii="Times New Roman" w:hAnsi="Times New Roman"/>
            <w:color w:val="000000" w:themeColor="text1"/>
            <w:sz w:val="24"/>
            <w:szCs w:val="24"/>
          </w:rPr>
          <w:delText xml:space="preserve">age </w:delText>
        </w:r>
        <w:r w:rsidR="007217A9" w:rsidRPr="00636C9B" w:rsidDel="00773A25">
          <w:rPr>
            <w:rFonts w:ascii="Times New Roman" w:hAnsi="Times New Roman"/>
            <w:color w:val="000000" w:themeColor="text1"/>
            <w:sz w:val="24"/>
            <w:szCs w:val="24"/>
          </w:rPr>
          <w:delText xml:space="preserve">group </w:delText>
        </w:r>
        <w:r w:rsidR="00BA15DC" w:rsidRPr="00636C9B" w:rsidDel="00773A25">
          <w:rPr>
            <w:rFonts w:ascii="Times New Roman" w:hAnsi="Times New Roman"/>
            <w:color w:val="000000" w:themeColor="text1"/>
            <w:sz w:val="24"/>
            <w:szCs w:val="24"/>
          </w:rPr>
          <w:delText>and sex,</w:delText>
        </w:r>
        <w:r w:rsidR="00112CB4" w:rsidRPr="00112CB4" w:rsidDel="00773A25">
          <w:rPr>
            <w:rFonts w:ascii="Times New Roman" w:hAnsi="Times New Roman"/>
            <w:color w:val="000000" w:themeColor="text1"/>
            <w:sz w:val="24"/>
            <w:szCs w:val="24"/>
          </w:rPr>
          <w:delText xml:space="preserve"> </w:delText>
        </w:r>
        <w:r w:rsidR="00112CB4" w:rsidRPr="00636C9B" w:rsidDel="00773A25">
          <w:rPr>
            <w:rFonts w:ascii="Times New Roman" w:hAnsi="Times New Roman"/>
            <w:color w:val="000000" w:themeColor="text1"/>
            <w:sz w:val="24"/>
            <w:szCs w:val="24"/>
          </w:rPr>
          <w:delText xml:space="preserve">in the </w:delText>
        </w:r>
        <w:r w:rsidR="00112CB4" w:rsidDel="00773A25">
          <w:rPr>
            <w:rFonts w:ascii="Times New Roman" w:hAnsi="Times New Roman"/>
            <w:color w:val="000000" w:themeColor="text1"/>
            <w:sz w:val="24"/>
            <w:szCs w:val="24"/>
          </w:rPr>
          <w:delText xml:space="preserve">contiguous </w:delText>
        </w:r>
        <w:r w:rsidR="00112CB4" w:rsidRPr="00636C9B" w:rsidDel="00773A25">
          <w:rPr>
            <w:rFonts w:ascii="Times New Roman" w:hAnsi="Times New Roman"/>
            <w:color w:val="000000" w:themeColor="text1"/>
            <w:sz w:val="24"/>
            <w:szCs w:val="24"/>
          </w:rPr>
          <w:delText>USA</w:delText>
        </w:r>
        <w:r w:rsidR="00BA15DC" w:rsidRPr="00636C9B" w:rsidDel="00773A25">
          <w:rPr>
            <w:rFonts w:ascii="Times New Roman" w:hAnsi="Times New Roman"/>
            <w:color w:val="000000" w:themeColor="text1"/>
            <w:sz w:val="24"/>
            <w:szCs w:val="24"/>
          </w:rPr>
          <w:delText xml:space="preserve"> for </w:delText>
        </w:r>
        <w:r w:rsidR="00770A73" w:rsidDel="00773A25">
          <w:rPr>
            <w:rFonts w:ascii="Times New Roman" w:hAnsi="Times New Roman"/>
            <w:color w:val="000000" w:themeColor="text1"/>
            <w:sz w:val="24"/>
            <w:szCs w:val="24"/>
          </w:rPr>
          <w:delText>1980</w:delText>
        </w:r>
        <w:r w:rsidR="00BA15DC" w:rsidRPr="00636C9B" w:rsidDel="00773A25">
          <w:rPr>
            <w:rFonts w:ascii="Times New Roman" w:hAnsi="Times New Roman"/>
            <w:color w:val="000000" w:themeColor="text1"/>
            <w:sz w:val="24"/>
            <w:szCs w:val="24"/>
          </w:rPr>
          <w:delText>-2016</w:delText>
        </w:r>
        <w:r w:rsidR="000A2462" w:rsidRPr="00636C9B" w:rsidDel="00773A25">
          <w:rPr>
            <w:rFonts w:ascii="Times New Roman" w:hAnsi="Times New Roman"/>
            <w:color w:val="000000" w:themeColor="text1"/>
            <w:sz w:val="24"/>
            <w:szCs w:val="24"/>
          </w:rPr>
          <w:delText>.</w:delText>
        </w:r>
        <w:r w:rsidR="002E3961" w:rsidRPr="00636C9B" w:rsidDel="00773A25">
          <w:rPr>
            <w:rFonts w:ascii="Times New Roman" w:hAnsi="Times New Roman"/>
            <w:color w:val="000000" w:themeColor="text1"/>
            <w:sz w:val="24"/>
            <w:szCs w:val="24"/>
          </w:rPr>
          <w:br w:type="page"/>
        </w:r>
      </w:del>
    </w:p>
    <w:p w14:paraId="1370BF1C" w14:textId="6ABA98DD" w:rsidR="00234E19" w:rsidRPr="00636C9B" w:rsidRDefault="004A3366" w:rsidP="00D76DF7">
      <w:pPr>
        <w:spacing w:after="0" w:line="480" w:lineRule="auto"/>
        <w:jc w:val="both"/>
        <w:rPr>
          <w:rFonts w:ascii="Times New Roman" w:hAnsi="Times New Roman"/>
          <w:color w:val="000000" w:themeColor="text1"/>
          <w:sz w:val="24"/>
          <w:szCs w:val="24"/>
        </w:rPr>
      </w:pPr>
      <w:del w:id="254" w:author="Parks, Robbie M" w:date="2018-12-12T11:48:00Z">
        <w:r w:rsidRPr="00636C9B" w:rsidDel="00773A25">
          <w:rPr>
            <w:rFonts w:ascii="Times New Roman" w:hAnsi="Times New Roman"/>
            <w:b/>
            <w:color w:val="000000" w:themeColor="text1"/>
            <w:sz w:val="24"/>
            <w:szCs w:val="24"/>
          </w:rPr>
          <w:delText xml:space="preserve">Figure </w:delText>
        </w:r>
      </w:del>
      <w:del w:id="255" w:author="Parks, Robbie M" w:date="2018-12-11T12:51:00Z">
        <w:r w:rsidR="00F14942" w:rsidDel="007B5D29">
          <w:rPr>
            <w:rFonts w:ascii="Times New Roman" w:hAnsi="Times New Roman"/>
            <w:b/>
            <w:color w:val="000000" w:themeColor="text1"/>
            <w:sz w:val="24"/>
            <w:szCs w:val="24"/>
          </w:rPr>
          <w:delText>3</w:delText>
        </w:r>
      </w:del>
      <w:del w:id="256" w:author="Parks, Robbie M" w:date="2018-12-12T11:48:00Z">
        <w:r w:rsidR="008A218F" w:rsidDel="00773A25">
          <w:rPr>
            <w:rFonts w:ascii="Times New Roman" w:hAnsi="Times New Roman"/>
            <w:b/>
            <w:color w:val="000000" w:themeColor="text1"/>
            <w:sz w:val="24"/>
            <w:szCs w:val="24"/>
          </w:rPr>
          <w:delText>.</w:delText>
        </w:r>
        <w:r w:rsidR="008621C2" w:rsidRPr="008621C2" w:rsidDel="00773A25">
          <w:rPr>
            <w:rFonts w:ascii="Times New Roman" w:hAnsi="Times New Roman"/>
            <w:color w:val="000000" w:themeColor="text1"/>
            <w:sz w:val="24"/>
            <w:szCs w:val="24"/>
          </w:rPr>
          <w:delText xml:space="preserve"> </w:delText>
        </w:r>
        <w:r w:rsidR="008A218F" w:rsidDel="00773A25">
          <w:rPr>
            <w:rFonts w:ascii="Times New Roman" w:hAnsi="Times New Roman"/>
            <w:color w:val="000000" w:themeColor="text1"/>
            <w:sz w:val="24"/>
            <w:szCs w:val="24"/>
          </w:rPr>
          <w:delText>A</w:delText>
        </w:r>
        <w:r w:rsidR="008621C2" w:rsidDel="00773A25">
          <w:rPr>
            <w:rFonts w:ascii="Times New Roman" w:hAnsi="Times New Roman"/>
            <w:color w:val="000000" w:themeColor="text1"/>
            <w:sz w:val="24"/>
            <w:szCs w:val="24"/>
          </w:rPr>
          <w:delText>dditional annual injury deaths</w:delText>
        </w:r>
        <w:r w:rsidR="00DB74D6" w:rsidDel="00773A25">
          <w:rPr>
            <w:rFonts w:ascii="Times New Roman" w:hAnsi="Times New Roman"/>
            <w:color w:val="000000" w:themeColor="text1"/>
            <w:sz w:val="24"/>
            <w:szCs w:val="24"/>
          </w:rPr>
          <w:delText xml:space="preserve"> </w:delText>
        </w:r>
        <w:r w:rsidR="00710DAA" w:rsidDel="00773A25">
          <w:rPr>
            <w:rFonts w:ascii="Times New Roman" w:hAnsi="Times New Roman"/>
            <w:color w:val="000000" w:themeColor="text1"/>
            <w:sz w:val="24"/>
            <w:szCs w:val="24"/>
          </w:rPr>
          <w:delText>fo</w:delText>
        </w:r>
        <w:r w:rsidR="00037523" w:rsidDel="00773A25">
          <w:rPr>
            <w:rFonts w:ascii="Times New Roman" w:hAnsi="Times New Roman"/>
            <w:color w:val="000000" w:themeColor="text1"/>
            <w:sz w:val="24"/>
            <w:szCs w:val="24"/>
          </w:rPr>
          <w:delText>r</w:delText>
        </w:r>
        <w:r w:rsidR="009D7461" w:rsidDel="00773A25">
          <w:rPr>
            <w:rFonts w:ascii="Times New Roman" w:hAnsi="Times New Roman"/>
            <w:color w:val="000000" w:themeColor="text1"/>
            <w:sz w:val="24"/>
            <w:szCs w:val="24"/>
          </w:rPr>
          <w:delText xml:space="preserve"> the </w:delText>
        </w:r>
        <w:r w:rsidR="00DB74D6" w:rsidDel="00773A25">
          <w:rPr>
            <w:rFonts w:ascii="Times New Roman" w:hAnsi="Times New Roman"/>
            <w:color w:val="000000" w:themeColor="text1"/>
            <w:sz w:val="24"/>
            <w:szCs w:val="24"/>
          </w:rPr>
          <w:delText>2016</w:delText>
        </w:r>
        <w:r w:rsidR="00710DAA" w:rsidDel="00773A25">
          <w:rPr>
            <w:rFonts w:ascii="Times New Roman" w:hAnsi="Times New Roman"/>
            <w:color w:val="000000" w:themeColor="text1"/>
            <w:sz w:val="24"/>
            <w:szCs w:val="24"/>
          </w:rPr>
          <w:delText xml:space="preserve"> </w:delText>
        </w:r>
        <w:r w:rsidR="009D7461" w:rsidDel="00773A25">
          <w:rPr>
            <w:rFonts w:ascii="Times New Roman" w:hAnsi="Times New Roman"/>
            <w:color w:val="000000" w:themeColor="text1"/>
            <w:sz w:val="24"/>
            <w:szCs w:val="24"/>
          </w:rPr>
          <w:delText xml:space="preserve">US </w:delText>
        </w:r>
        <w:r w:rsidR="00710DAA" w:rsidDel="00773A25">
          <w:rPr>
            <w:rFonts w:ascii="Times New Roman" w:hAnsi="Times New Roman"/>
            <w:color w:val="000000" w:themeColor="text1"/>
            <w:sz w:val="24"/>
            <w:szCs w:val="24"/>
          </w:rPr>
          <w:delText>population</w:delText>
        </w:r>
        <w:r w:rsidR="008621C2" w:rsidDel="00773A25">
          <w:rPr>
            <w:rFonts w:ascii="Times New Roman" w:hAnsi="Times New Roman"/>
            <w:color w:val="000000" w:themeColor="text1"/>
            <w:sz w:val="24"/>
            <w:szCs w:val="24"/>
          </w:rPr>
          <w:delText xml:space="preserve"> if </w:delText>
        </w:r>
        <w:commentRangeStart w:id="257"/>
        <w:r w:rsidR="002B5115" w:rsidDel="00773A25">
          <w:rPr>
            <w:rFonts w:ascii="Times New Roman" w:hAnsi="Times New Roman"/>
            <w:color w:val="000000" w:themeColor="text1"/>
            <w:sz w:val="24"/>
            <w:szCs w:val="24"/>
          </w:rPr>
          <w:delText xml:space="preserve">temperature anomaly </w:delText>
        </w:r>
        <w:r w:rsidR="00A151B1" w:rsidDel="00773A25">
          <w:rPr>
            <w:rFonts w:ascii="Times New Roman" w:hAnsi="Times New Roman"/>
            <w:color w:val="000000" w:themeColor="text1"/>
            <w:sz w:val="24"/>
            <w:szCs w:val="24"/>
          </w:rPr>
          <w:delText xml:space="preserve">were </w:delText>
        </w:r>
        <w:r w:rsidR="002B5115" w:rsidDel="00773A25">
          <w:rPr>
            <w:rFonts w:ascii="Times New Roman" w:hAnsi="Times New Roman"/>
            <w:color w:val="000000" w:themeColor="text1"/>
            <w:sz w:val="24"/>
            <w:szCs w:val="24"/>
          </w:rPr>
          <w:delText>+</w:delText>
        </w:r>
        <w:r w:rsidR="0018328F" w:rsidRPr="00843ACB" w:rsidDel="00773A25">
          <w:rPr>
            <w:rFonts w:ascii="Helvetica" w:eastAsia="Times New Roman" w:hAnsi="Helvetica"/>
            <w:bCs/>
            <w:color w:val="222222"/>
            <w:sz w:val="21"/>
            <w:szCs w:val="21"/>
            <w:shd w:val="clear" w:color="auto" w:fill="FFFFFF"/>
            <w:lang w:eastAsia="en-GB"/>
          </w:rPr>
          <w:delText>1</w:delText>
        </w:r>
        <w:r w:rsidR="0018328F" w:rsidRPr="00843ACB" w:rsidDel="00773A25">
          <w:rPr>
            <w:rFonts w:ascii="Times New Roman" w:hAnsi="Times New Roman"/>
            <w:bCs/>
            <w:color w:val="000000" w:themeColor="text1"/>
            <w:sz w:val="24"/>
            <w:szCs w:val="24"/>
          </w:rPr>
          <w:delText>°</w:delText>
        </w:r>
        <w:r w:rsidR="0018328F" w:rsidDel="00773A25">
          <w:rPr>
            <w:rFonts w:ascii="Times New Roman" w:hAnsi="Times New Roman"/>
            <w:bCs/>
            <w:color w:val="000000" w:themeColor="text1"/>
            <w:sz w:val="24"/>
            <w:szCs w:val="24"/>
          </w:rPr>
          <w:delText>C</w:delText>
        </w:r>
        <w:r w:rsidR="00A6568C" w:rsidDel="00773A25">
          <w:rPr>
            <w:rFonts w:ascii="Times New Roman" w:hAnsi="Times New Roman"/>
            <w:color w:val="000000" w:themeColor="text1"/>
            <w:sz w:val="24"/>
            <w:szCs w:val="24"/>
          </w:rPr>
          <w:delText xml:space="preserve"> </w:delText>
        </w:r>
        <w:r w:rsidR="002B5115" w:rsidDel="00773A25">
          <w:rPr>
            <w:rFonts w:ascii="Times New Roman" w:hAnsi="Times New Roman"/>
            <w:color w:val="000000" w:themeColor="text1"/>
            <w:sz w:val="24"/>
            <w:szCs w:val="24"/>
          </w:rPr>
          <w:delText xml:space="preserve">compared </w:delText>
        </w:r>
        <w:commentRangeEnd w:id="257"/>
        <w:r w:rsidR="002A16CF" w:rsidDel="00773A25">
          <w:rPr>
            <w:rStyle w:val="CommentReference"/>
            <w:rFonts w:asciiTheme="minorHAnsi" w:eastAsiaTheme="minorHAnsi" w:hAnsiTheme="minorHAnsi" w:cstheme="minorBidi"/>
          </w:rPr>
          <w:commentReference w:id="257"/>
        </w:r>
        <w:r w:rsidR="002B5115" w:rsidDel="00773A25">
          <w:rPr>
            <w:rFonts w:ascii="Times New Roman" w:hAnsi="Times New Roman"/>
            <w:color w:val="000000" w:themeColor="text1"/>
            <w:sz w:val="24"/>
            <w:szCs w:val="24"/>
          </w:rPr>
          <w:delText xml:space="preserve">with 1980-2009 long-term average </w:delText>
        </w:r>
        <w:r w:rsidR="0018328F" w:rsidDel="00773A25">
          <w:rPr>
            <w:rFonts w:ascii="Times New Roman" w:hAnsi="Times New Roman"/>
            <w:color w:val="000000" w:themeColor="text1"/>
            <w:sz w:val="24"/>
            <w:szCs w:val="24"/>
          </w:rPr>
          <w:delText>temperatures</w:delText>
        </w:r>
        <w:r w:rsidR="008621C2"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top row shows the break down </w:delText>
        </w:r>
        <w:r w:rsidR="009A0CFD" w:rsidRPr="00636C9B" w:rsidDel="00773A25">
          <w:rPr>
            <w:rFonts w:ascii="Times New Roman" w:hAnsi="Times New Roman"/>
            <w:color w:val="000000" w:themeColor="text1"/>
            <w:sz w:val="24"/>
            <w:szCs w:val="24"/>
          </w:rPr>
          <w:delText xml:space="preserve">by sex,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009A0CFD" w:rsidRPr="00636C9B" w:rsidDel="00773A25">
          <w:rPr>
            <w:rFonts w:ascii="Times New Roman" w:hAnsi="Times New Roman"/>
            <w:color w:val="000000" w:themeColor="text1"/>
            <w:sz w:val="24"/>
            <w:szCs w:val="24"/>
          </w:rPr>
          <w:delText>of injury and age group</w:delText>
        </w:r>
        <w:r w:rsidR="00C816D0" w:rsidDel="00773A25">
          <w:rPr>
            <w:rFonts w:ascii="Times New Roman" w:hAnsi="Times New Roman"/>
            <w:color w:val="000000" w:themeColor="text1"/>
            <w:sz w:val="24"/>
            <w:szCs w:val="24"/>
          </w:rPr>
          <w:delText>.</w:delText>
        </w:r>
        <w:r w:rsidR="009A0CFD" w:rsidRPr="00636C9B"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bottom row shows the break down by sex, type of injury </w:delText>
        </w:r>
        <w:r w:rsidR="009A0CFD" w:rsidRPr="00636C9B" w:rsidDel="00773A25">
          <w:rPr>
            <w:rFonts w:ascii="Times New Roman" w:hAnsi="Times New Roman"/>
            <w:color w:val="000000" w:themeColor="text1"/>
            <w:sz w:val="24"/>
            <w:szCs w:val="24"/>
          </w:rPr>
          <w:delText>and month. Black dots represent net changes</w:delText>
        </w:r>
        <w:r w:rsidR="005F3F6E" w:rsidDel="00773A25">
          <w:rPr>
            <w:rFonts w:ascii="Times New Roman" w:hAnsi="Times New Roman"/>
            <w:color w:val="000000" w:themeColor="text1"/>
            <w:sz w:val="24"/>
            <w:szCs w:val="24"/>
          </w:rPr>
          <w:delText xml:space="preserve"> in deaths </w:delText>
        </w:r>
        <w:r w:rsidR="009F0AD7" w:rsidDel="00773A25">
          <w:rPr>
            <w:rFonts w:ascii="Times New Roman" w:hAnsi="Times New Roman"/>
            <w:color w:val="000000" w:themeColor="text1"/>
            <w:sz w:val="24"/>
            <w:szCs w:val="24"/>
          </w:rPr>
          <w:delText>for each set of bars</w:delText>
        </w:r>
        <w:r w:rsidR="009A0CFD" w:rsidRPr="00636C9B" w:rsidDel="00773A25">
          <w:rPr>
            <w:rFonts w:ascii="Times New Roman" w:hAnsi="Times New Roman"/>
            <w:color w:val="000000" w:themeColor="text1"/>
            <w:sz w:val="24"/>
            <w:szCs w:val="24"/>
          </w:rPr>
          <w:delText>.</w:delText>
        </w:r>
      </w:del>
      <w:r w:rsidR="00234E19" w:rsidRPr="00636C9B">
        <w:rPr>
          <w:rFonts w:ascii="Times New Roman" w:hAnsi="Times New Roman"/>
          <w:color w:val="000000" w:themeColor="text1"/>
          <w:sz w:val="24"/>
          <w:szCs w:val="24"/>
        </w:rPr>
        <w:br w:type="page"/>
      </w:r>
    </w:p>
    <w:p w14:paraId="7254203C" w14:textId="558198A6" w:rsidR="00136062" w:rsidDel="0077298E" w:rsidRDefault="00136062" w:rsidP="0077298E">
      <w:pPr>
        <w:spacing w:after="0" w:line="480" w:lineRule="auto"/>
        <w:jc w:val="both"/>
        <w:rPr>
          <w:del w:id="258" w:author="Parks, Robbie M" w:date="2018-12-12T11:18:00Z"/>
          <w:rFonts w:ascii="Times New Roman" w:hAnsi="Times New Roman"/>
          <w:color w:val="000000" w:themeColor="text1"/>
          <w:sz w:val="24"/>
          <w:szCs w:val="24"/>
        </w:rPr>
        <w:pPrChange w:id="259" w:author="Parks, Robbie M" w:date="2018-12-12T11:18:00Z">
          <w:pPr>
            <w:spacing w:after="0" w:line="480" w:lineRule="auto"/>
            <w:jc w:val="both"/>
          </w:pPr>
        </w:pPrChange>
      </w:pPr>
      <w:del w:id="260" w:author="Parks, Robbie M" w:date="2018-12-12T11:18:00Z">
        <w:r w:rsidRPr="00636C9B" w:rsidDel="0077298E">
          <w:rPr>
            <w:rFonts w:ascii="Times New Roman" w:hAnsi="Times New Roman"/>
            <w:b/>
            <w:color w:val="000000" w:themeColor="text1"/>
            <w:sz w:val="24"/>
            <w:szCs w:val="24"/>
          </w:rPr>
          <w:lastRenderedPageBreak/>
          <w:delText xml:space="preserve">Figure </w:delText>
        </w:r>
      </w:del>
      <w:del w:id="261" w:author="Parks, Robbie M" w:date="2018-12-11T12:51:00Z">
        <w:r w:rsidR="00F14942" w:rsidDel="007B5D29">
          <w:rPr>
            <w:rFonts w:ascii="Times New Roman" w:hAnsi="Times New Roman"/>
            <w:b/>
            <w:color w:val="000000" w:themeColor="text1"/>
            <w:sz w:val="24"/>
            <w:szCs w:val="24"/>
          </w:rPr>
          <w:delText>4</w:delText>
        </w:r>
      </w:del>
      <w:del w:id="262" w:author="Parks, Robbie M" w:date="2018-12-12T11:18:00Z">
        <w:r w:rsidRPr="00636C9B" w:rsidDel="0077298E">
          <w:rPr>
            <w:rFonts w:ascii="Times New Roman" w:hAnsi="Times New Roman"/>
            <w:b/>
            <w:color w:val="000000" w:themeColor="text1"/>
            <w:sz w:val="24"/>
            <w:szCs w:val="24"/>
          </w:rPr>
          <w:delText xml:space="preserve">. </w:delText>
        </w:r>
        <w:r w:rsidRPr="00171799" w:rsidDel="0077298E">
          <w:rPr>
            <w:rFonts w:ascii="Times New Roman" w:hAnsi="Times New Roman"/>
            <w:color w:val="000000" w:themeColor="text1"/>
            <w:sz w:val="24"/>
            <w:szCs w:val="24"/>
          </w:rPr>
          <w:delText xml:space="preserve">Graphic </w:delText>
        </w:r>
        <w:r w:rsidDel="0077298E">
          <w:rPr>
            <w:rFonts w:ascii="Times New Roman" w:hAnsi="Times New Roman"/>
            <w:color w:val="000000" w:themeColor="text1"/>
            <w:sz w:val="24"/>
            <w:szCs w:val="24"/>
          </w:rPr>
          <w:delText xml:space="preserve">representation </w:delText>
        </w:r>
        <w:r w:rsidRPr="00171799" w:rsidDel="0077298E">
          <w:rPr>
            <w:rFonts w:ascii="Times New Roman" w:hAnsi="Times New Roman"/>
            <w:color w:val="000000" w:themeColor="text1"/>
            <w:sz w:val="24"/>
            <w:szCs w:val="24"/>
          </w:rPr>
          <w:delText>of</w:delText>
        </w:r>
        <w:r w:rsidDel="0077298E">
          <w:rPr>
            <w:rFonts w:ascii="Times New Roman" w:hAnsi="Times New Roman"/>
            <w:b/>
            <w:color w:val="000000" w:themeColor="text1"/>
            <w:sz w:val="24"/>
            <w:szCs w:val="24"/>
          </w:rPr>
          <w:delText xml:space="preserve"> </w:delText>
        </w:r>
        <w:r w:rsidDel="0077298E">
          <w:rPr>
            <w:rFonts w:ascii="Times New Roman" w:hAnsi="Times New Roman"/>
            <w:color w:val="000000" w:themeColor="text1"/>
            <w:sz w:val="24"/>
            <w:szCs w:val="24"/>
          </w:rPr>
          <w:delText xml:space="preserve">temperature </w:delText>
        </w:r>
        <w:r w:rsidR="002A16CF" w:rsidDel="0077298E">
          <w:rPr>
            <w:rFonts w:ascii="Times New Roman" w:hAnsi="Times New Roman"/>
            <w:color w:val="000000" w:themeColor="text1"/>
            <w:sz w:val="24"/>
            <w:szCs w:val="24"/>
          </w:rPr>
          <w:delText>anomaly measure used in the analysis</w:delText>
        </w:r>
        <w:r w:rsidDel="0077298E">
          <w:rPr>
            <w:rFonts w:ascii="Times New Roman" w:hAnsi="Times New Roman"/>
            <w:color w:val="000000" w:themeColor="text1"/>
            <w:sz w:val="24"/>
            <w:szCs w:val="24"/>
          </w:rPr>
          <w:delText>. The graph shows how monthly temperatures</w:delText>
        </w:r>
        <w:r w:rsidRPr="00636C9B" w:rsidDel="0077298E">
          <w:rPr>
            <w:rFonts w:ascii="Times New Roman" w:hAnsi="Times New Roman"/>
            <w:color w:val="000000" w:themeColor="text1"/>
            <w:sz w:val="24"/>
            <w:szCs w:val="24"/>
          </w:rPr>
          <w:delText xml:space="preserve"> </w:delText>
        </w:r>
        <w:r w:rsidDel="0077298E">
          <w:rPr>
            <w:rFonts w:ascii="Times New Roman" w:hAnsi="Times New Roman"/>
            <w:color w:val="000000" w:themeColor="text1"/>
            <w:sz w:val="24"/>
            <w:szCs w:val="24"/>
          </w:rPr>
          <w:delText>in two example states (Florida and Washington) (left panel) for 1980-2009 are used to calculate July 1980-2016 temperature anomalies for Florida (red) and Washington (blue)</w:delText>
        </w:r>
        <w:r w:rsidRPr="00636C9B" w:rsidDel="0077298E">
          <w:rPr>
            <w:rFonts w:ascii="Times New Roman" w:hAnsi="Times New Roman"/>
            <w:color w:val="000000" w:themeColor="text1"/>
            <w:sz w:val="24"/>
            <w:szCs w:val="24"/>
          </w:rPr>
          <w:delText xml:space="preserve"> (two right panels)</w:delText>
        </w:r>
        <w:r w:rsidDel="0077298E">
          <w:rPr>
            <w:rFonts w:ascii="Times New Roman" w:hAnsi="Times New Roman"/>
            <w:color w:val="000000" w:themeColor="text1"/>
            <w:sz w:val="24"/>
            <w:szCs w:val="24"/>
          </w:rPr>
          <w:delText>. As seen, a warmer state like Florida can have less inter</w:delText>
        </w:r>
        <w:r w:rsidR="002A16CF" w:rsidDel="0077298E">
          <w:rPr>
            <w:rFonts w:ascii="Times New Roman" w:hAnsi="Times New Roman"/>
            <w:color w:val="000000" w:themeColor="text1"/>
            <w:sz w:val="24"/>
            <w:szCs w:val="24"/>
          </w:rPr>
          <w:delText>-</w:delText>
        </w:r>
        <w:r w:rsidR="00C816D0" w:rsidDel="0077298E">
          <w:rPr>
            <w:rFonts w:ascii="Times New Roman" w:hAnsi="Times New Roman"/>
            <w:color w:val="000000" w:themeColor="text1"/>
            <w:sz w:val="24"/>
            <w:szCs w:val="24"/>
          </w:rPr>
          <w:delText>annual</w:delText>
        </w:r>
        <w:r w:rsidDel="0077298E">
          <w:rPr>
            <w:rFonts w:ascii="Times New Roman" w:hAnsi="Times New Roman"/>
            <w:color w:val="000000" w:themeColor="text1"/>
            <w:sz w:val="24"/>
            <w:szCs w:val="24"/>
          </w:rPr>
          <w:delText xml:space="preserve"> variation in a particular month (here, July) compared with a cooler state like Washington.</w:delText>
        </w:r>
      </w:del>
    </w:p>
    <w:p w14:paraId="6CEE4CD5" w14:textId="3E32073F" w:rsidR="00136062" w:rsidDel="0077298E" w:rsidRDefault="00136062" w:rsidP="0077298E">
      <w:pPr>
        <w:spacing w:after="0" w:line="480" w:lineRule="auto"/>
        <w:rPr>
          <w:del w:id="263" w:author="Parks, Robbie M" w:date="2018-12-12T11:18:00Z"/>
          <w:rFonts w:ascii="Times New Roman" w:hAnsi="Times New Roman"/>
          <w:b/>
          <w:color w:val="000000" w:themeColor="text1"/>
          <w:sz w:val="24"/>
          <w:szCs w:val="24"/>
        </w:rPr>
        <w:pPrChange w:id="264" w:author="Parks, Robbie M" w:date="2018-12-12T11:18:00Z">
          <w:pPr>
            <w:spacing w:after="0" w:line="240" w:lineRule="auto"/>
          </w:pPr>
        </w:pPrChange>
      </w:pPr>
      <w:del w:id="265" w:author="Parks, Robbie M" w:date="2018-12-12T11:18:00Z">
        <w:r w:rsidDel="0077298E">
          <w:rPr>
            <w:rFonts w:ascii="Times New Roman" w:hAnsi="Times New Roman"/>
            <w:b/>
            <w:color w:val="000000" w:themeColor="text1"/>
            <w:sz w:val="24"/>
            <w:szCs w:val="24"/>
          </w:rPr>
          <w:br w:type="page"/>
        </w:r>
      </w:del>
    </w:p>
    <w:p w14:paraId="65DA6F14" w14:textId="1CF9117D" w:rsidR="005870DD" w:rsidRPr="00636C9B" w:rsidRDefault="00DF2431" w:rsidP="0077298E">
      <w:pPr>
        <w:spacing w:after="0" w:line="480" w:lineRule="auto"/>
        <w:rPr>
          <w:rFonts w:ascii="Times New Roman" w:hAnsi="Times New Roman"/>
          <w:color w:val="000000" w:themeColor="text1"/>
          <w:sz w:val="24"/>
          <w:szCs w:val="24"/>
        </w:rPr>
        <w:pPrChange w:id="266" w:author="Parks, Robbie M" w:date="2018-12-12T11:18:00Z">
          <w:pPr>
            <w:spacing w:after="0" w:line="480" w:lineRule="auto"/>
            <w:jc w:val="both"/>
          </w:pPr>
        </w:pPrChange>
      </w:pPr>
      <w:moveFromRangeStart w:id="267" w:author="Parks, Robbie M" w:date="2018-12-12T11:49:00Z" w:name="move532378677"/>
      <w:moveFrom w:id="268" w:author="Parks, Robbie M" w:date="2018-12-12T11:49:00Z">
        <w:r w:rsidDel="00773A25">
          <w:rPr>
            <w:rFonts w:ascii="Times New Roman" w:hAnsi="Times New Roman"/>
            <w:b/>
            <w:color w:val="000000" w:themeColor="text1"/>
            <w:sz w:val="24"/>
            <w:szCs w:val="24"/>
          </w:rPr>
          <w:t xml:space="preserve">Supplementary </w:t>
        </w:r>
        <w:r w:rsidR="00234E19" w:rsidRPr="00636C9B" w:rsidDel="00773A25">
          <w:rPr>
            <w:rFonts w:ascii="Times New Roman" w:hAnsi="Times New Roman"/>
            <w:b/>
            <w:color w:val="000000" w:themeColor="text1"/>
            <w:sz w:val="24"/>
            <w:szCs w:val="24"/>
          </w:rPr>
          <w:t>Figure 1.</w:t>
        </w:r>
        <w:r w:rsidR="00C83454" w:rsidRPr="00636C9B" w:rsidDel="00773A25">
          <w:rPr>
            <w:rFonts w:ascii="Times New Roman" w:hAnsi="Times New Roman"/>
            <w:b/>
            <w:color w:val="000000" w:themeColor="text1"/>
            <w:sz w:val="24"/>
            <w:szCs w:val="24"/>
          </w:rPr>
          <w:t xml:space="preserve"> </w:t>
        </w:r>
        <w:r w:rsidR="002A16CF" w:rsidDel="00773A25">
          <w:rPr>
            <w:rFonts w:ascii="Times New Roman" w:hAnsi="Times New Roman"/>
            <w:color w:val="000000" w:themeColor="text1"/>
            <w:sz w:val="24"/>
            <w:szCs w:val="24"/>
          </w:rPr>
          <w:t>Percent change in death rates for +</w:t>
        </w:r>
        <w:r w:rsidR="002A16CF" w:rsidRPr="00843ACB" w:rsidDel="00773A25">
          <w:rPr>
            <w:rFonts w:ascii="Helvetica" w:eastAsia="Times New Roman" w:hAnsi="Helvetica"/>
            <w:bCs/>
            <w:color w:val="222222"/>
            <w:sz w:val="21"/>
            <w:szCs w:val="21"/>
            <w:shd w:val="clear" w:color="auto" w:fill="FFFFFF"/>
            <w:lang w:eastAsia="en-GB"/>
          </w:rPr>
          <w:t>1</w:t>
        </w:r>
        <w:r w:rsidR="002A16CF" w:rsidRPr="00843ACB" w:rsidDel="00773A25">
          <w:rPr>
            <w:rFonts w:ascii="Times New Roman" w:hAnsi="Times New Roman"/>
            <w:bCs/>
            <w:color w:val="000000" w:themeColor="text1"/>
            <w:sz w:val="24"/>
            <w:szCs w:val="24"/>
          </w:rPr>
          <w:t>°</w:t>
        </w:r>
        <w:r w:rsidR="002A16CF" w:rsidDel="00773A25">
          <w:rPr>
            <w:rFonts w:ascii="Times New Roman" w:hAnsi="Times New Roman"/>
            <w:bCs/>
            <w:color w:val="000000" w:themeColor="text1"/>
            <w:sz w:val="24"/>
            <w:szCs w:val="24"/>
          </w:rPr>
          <w:t>C</w:t>
        </w:r>
        <w:r w:rsidR="00037523" w:rsidDel="00773A25">
          <w:rPr>
            <w:rFonts w:ascii="Times New Roman" w:hAnsi="Times New Roman"/>
            <w:color w:val="000000" w:themeColor="text1"/>
            <w:sz w:val="24"/>
            <w:szCs w:val="24"/>
          </w:rPr>
          <w:t xml:space="preserve"> </w:t>
        </w:r>
        <w:ins w:id="269" w:author="Majid" w:date="2018-12-11T11:19:00Z">
          <w:r w:rsidR="002A16CF" w:rsidDel="00773A25">
            <w:rPr>
              <w:rFonts w:ascii="Times New Roman" w:hAnsi="Times New Roman"/>
              <w:color w:val="000000" w:themeColor="text1"/>
              <w:sz w:val="24"/>
              <w:szCs w:val="24"/>
            </w:rPr>
            <w:t xml:space="preserve">etc etc </w:t>
          </w:r>
        </w:ins>
        <w:r w:rsidR="00037523" w:rsidRPr="00636C9B" w:rsidDel="00773A25">
          <w:rPr>
            <w:rFonts w:ascii="Times New Roman" w:hAnsi="Times New Roman"/>
            <w:color w:val="000000" w:themeColor="text1"/>
            <w:sz w:val="24"/>
            <w:szCs w:val="24"/>
          </w:rPr>
          <w:t xml:space="preserve">by </w:t>
        </w:r>
        <w:r w:rsidR="00037523" w:rsidDel="00773A25">
          <w:rPr>
            <w:rFonts w:ascii="Times New Roman" w:hAnsi="Times New Roman"/>
            <w:color w:val="000000" w:themeColor="text1"/>
            <w:sz w:val="24"/>
            <w:szCs w:val="24"/>
          </w:rPr>
          <w:t>type</w:t>
        </w:r>
        <w:r w:rsidR="00037523" w:rsidRPr="00636C9B" w:rsidDel="00773A25">
          <w:rPr>
            <w:rFonts w:ascii="Times New Roman" w:hAnsi="Times New Roman"/>
            <w:color w:val="000000" w:themeColor="text1"/>
            <w:sz w:val="24"/>
            <w:szCs w:val="24"/>
          </w:rPr>
          <w:t xml:space="preserve"> of injury, age group and sex</w:t>
        </w:r>
        <w:r w:rsidR="00037523" w:rsidDel="00773A25">
          <w:rPr>
            <w:rFonts w:ascii="Times New Roman" w:hAnsi="Times New Roman"/>
            <w:color w:val="000000" w:themeColor="text1"/>
            <w:sz w:val="24"/>
            <w:szCs w:val="24"/>
          </w:rPr>
          <w:t>. The values represent excess risk</w:t>
        </w:r>
        <w:r w:rsidR="00037523" w:rsidRPr="00037523" w:rsidDel="00773A25">
          <w:rPr>
            <w:rFonts w:ascii="Times New Roman" w:hAnsi="Times New Roman"/>
            <w:color w:val="000000" w:themeColor="text1"/>
            <w:sz w:val="24"/>
            <w:szCs w:val="24"/>
          </w:rPr>
          <w:t xml:space="preserve"> </w:t>
        </w:r>
        <w:r w:rsidR="00037523" w:rsidDel="00773A25">
          <w:rPr>
            <w:rFonts w:ascii="Times New Roman" w:hAnsi="Times New Roman"/>
            <w:color w:val="000000" w:themeColor="text1"/>
            <w:sz w:val="24"/>
            <w:szCs w:val="24"/>
          </w:rPr>
          <w:t xml:space="preserve">if temperature anomaly </w:t>
        </w:r>
        <w:r w:rsidR="00A5021F" w:rsidDel="00773A25">
          <w:rPr>
            <w:rFonts w:ascii="Times New Roman" w:hAnsi="Times New Roman"/>
            <w:color w:val="000000" w:themeColor="text1"/>
            <w:sz w:val="24"/>
            <w:szCs w:val="24"/>
          </w:rPr>
          <w:t>were</w:t>
        </w:r>
        <w:r w:rsidR="00037523" w:rsidDel="00773A25">
          <w:rPr>
            <w:rFonts w:ascii="Times New Roman" w:hAnsi="Times New Roman"/>
            <w:color w:val="000000" w:themeColor="text1"/>
            <w:sz w:val="24"/>
            <w:szCs w:val="24"/>
          </w:rPr>
          <w:t xml:space="preserve"> compared with 1980-2009 long-term average temperatures.</w:t>
        </w:r>
      </w:moveFrom>
      <w:moveFromRangeEnd w:id="267"/>
      <w:del w:id="270" w:author="Parks, Robbie M" w:date="2018-12-12T11:49:00Z">
        <w:r w:rsidR="005870DD" w:rsidRPr="00636C9B" w:rsidDel="00773A25">
          <w:rPr>
            <w:rFonts w:ascii="Times New Roman" w:hAnsi="Times New Roman"/>
            <w:color w:val="000000" w:themeColor="text1"/>
            <w:sz w:val="24"/>
            <w:szCs w:val="24"/>
          </w:rPr>
          <w:br w:type="page"/>
        </w:r>
      </w:del>
    </w:p>
    <w:p w14:paraId="560CC2DB" w14:textId="2615ADE1" w:rsidR="00B4508B" w:rsidRPr="004561BE" w:rsidRDefault="00DF2431" w:rsidP="00E67249">
      <w:pPr>
        <w:spacing w:after="0" w:line="480" w:lineRule="auto"/>
        <w:jc w:val="both"/>
        <w:rPr>
          <w:rFonts w:ascii="Times New Roman" w:hAnsi="Times New Roman"/>
          <w:color w:val="000000" w:themeColor="text1"/>
          <w:sz w:val="24"/>
          <w:szCs w:val="24"/>
        </w:rPr>
      </w:pPr>
      <w:del w:id="271" w:author="Parks, Robbie M" w:date="2018-12-12T11:49:00Z">
        <w:r w:rsidDel="00773A25">
          <w:rPr>
            <w:rFonts w:ascii="Times New Roman" w:hAnsi="Times New Roman"/>
            <w:b/>
            <w:color w:val="000000" w:themeColor="text1"/>
            <w:sz w:val="24"/>
            <w:szCs w:val="24"/>
          </w:rPr>
          <w:delText xml:space="preserve">Supplementary </w:delText>
        </w:r>
        <w:r w:rsidR="005870DD" w:rsidRPr="00636C9B" w:rsidDel="00773A25">
          <w:rPr>
            <w:rFonts w:ascii="Times New Roman" w:hAnsi="Times New Roman"/>
            <w:b/>
            <w:color w:val="000000" w:themeColor="text1"/>
            <w:sz w:val="24"/>
            <w:szCs w:val="24"/>
          </w:rPr>
          <w:delText xml:space="preserve">Figure 2. </w:delText>
        </w:r>
        <w:r w:rsidR="00E563EB" w:rsidDel="00773A25">
          <w:rPr>
            <w:rFonts w:ascii="Times New Roman" w:hAnsi="Times New Roman"/>
            <w:color w:val="000000" w:themeColor="text1"/>
            <w:sz w:val="24"/>
            <w:szCs w:val="24"/>
          </w:rPr>
          <w:delText xml:space="preserve">Excess risk </w:delText>
        </w:r>
        <w:r w:rsidR="00E563EB" w:rsidRPr="00636C9B" w:rsidDel="00773A25">
          <w:rPr>
            <w:rFonts w:ascii="Times New Roman" w:hAnsi="Times New Roman"/>
            <w:color w:val="000000" w:themeColor="text1"/>
            <w:sz w:val="24"/>
            <w:szCs w:val="24"/>
          </w:rPr>
          <w:delText xml:space="preserve">by </w:delText>
        </w:r>
        <w:r w:rsidR="00E563EB" w:rsidDel="00773A25">
          <w:rPr>
            <w:rFonts w:ascii="Times New Roman" w:hAnsi="Times New Roman"/>
            <w:color w:val="000000" w:themeColor="text1"/>
            <w:sz w:val="24"/>
            <w:szCs w:val="24"/>
          </w:rPr>
          <w:delText>type</w:delText>
        </w:r>
        <w:r w:rsidR="00E563EB" w:rsidRPr="00636C9B" w:rsidDel="00773A25">
          <w:rPr>
            <w:rFonts w:ascii="Times New Roman" w:hAnsi="Times New Roman"/>
            <w:color w:val="000000" w:themeColor="text1"/>
            <w:sz w:val="24"/>
            <w:szCs w:val="24"/>
          </w:rPr>
          <w:delText xml:space="preserve"> of injury, </w:delText>
        </w:r>
        <w:r w:rsidR="00E563EB" w:rsidDel="00773A25">
          <w:rPr>
            <w:rFonts w:ascii="Times New Roman" w:hAnsi="Times New Roman"/>
            <w:color w:val="000000" w:themeColor="text1"/>
            <w:sz w:val="24"/>
            <w:szCs w:val="24"/>
          </w:rPr>
          <w:delText xml:space="preserve">month </w:delText>
        </w:r>
        <w:r w:rsidR="00E563EB" w:rsidRPr="00636C9B" w:rsidDel="00773A25">
          <w:rPr>
            <w:rFonts w:ascii="Times New Roman" w:hAnsi="Times New Roman"/>
            <w:color w:val="000000" w:themeColor="text1"/>
            <w:sz w:val="24"/>
            <w:szCs w:val="24"/>
          </w:rPr>
          <w:delText>and sex</w:delText>
        </w:r>
        <w:r w:rsidR="00E563EB" w:rsidDel="00773A25">
          <w:rPr>
            <w:rFonts w:ascii="Times New Roman" w:hAnsi="Times New Roman"/>
            <w:color w:val="000000" w:themeColor="text1"/>
            <w:sz w:val="24"/>
            <w:szCs w:val="24"/>
          </w:rPr>
          <w:delText>. The values represent excess risk</w:delText>
        </w:r>
        <w:r w:rsidR="00E563EB" w:rsidRPr="00037523" w:rsidDel="00773A25">
          <w:rPr>
            <w:rFonts w:ascii="Times New Roman" w:hAnsi="Times New Roman"/>
            <w:color w:val="000000" w:themeColor="text1"/>
            <w:sz w:val="24"/>
            <w:szCs w:val="24"/>
          </w:rPr>
          <w:delText xml:space="preserve"> </w:delText>
        </w:r>
        <w:r w:rsidR="00E563EB" w:rsidDel="00773A25">
          <w:rPr>
            <w:rFonts w:ascii="Times New Roman" w:hAnsi="Times New Roman"/>
            <w:color w:val="000000" w:themeColor="text1"/>
            <w:sz w:val="24"/>
            <w:szCs w:val="24"/>
          </w:rPr>
          <w:delText xml:space="preserve">if temperature anomaly </w:delText>
        </w:r>
        <w:r w:rsidR="00A5021F" w:rsidDel="00773A25">
          <w:rPr>
            <w:rFonts w:ascii="Times New Roman" w:hAnsi="Times New Roman"/>
            <w:color w:val="000000" w:themeColor="text1"/>
            <w:sz w:val="24"/>
            <w:szCs w:val="24"/>
          </w:rPr>
          <w:delText>were</w:delText>
        </w:r>
        <w:r w:rsidR="00E563EB" w:rsidDel="00773A25">
          <w:rPr>
            <w:rFonts w:ascii="Times New Roman" w:hAnsi="Times New Roman"/>
            <w:color w:val="000000" w:themeColor="text1"/>
            <w:sz w:val="24"/>
            <w:szCs w:val="24"/>
          </w:rPr>
          <w:delText xml:space="preserve"> +</w:delText>
        </w:r>
        <w:r w:rsidR="00E563EB" w:rsidRPr="00843ACB" w:rsidDel="00773A25">
          <w:rPr>
            <w:rFonts w:ascii="Helvetica" w:eastAsia="Times New Roman" w:hAnsi="Helvetica"/>
            <w:bCs/>
            <w:color w:val="222222"/>
            <w:sz w:val="21"/>
            <w:szCs w:val="21"/>
            <w:shd w:val="clear" w:color="auto" w:fill="FFFFFF"/>
            <w:lang w:eastAsia="en-GB"/>
          </w:rPr>
          <w:delText>1</w:delText>
        </w:r>
        <w:r w:rsidR="00E563EB" w:rsidRPr="00843ACB" w:rsidDel="00773A25">
          <w:rPr>
            <w:rFonts w:ascii="Times New Roman" w:hAnsi="Times New Roman"/>
            <w:bCs/>
            <w:color w:val="000000" w:themeColor="text1"/>
            <w:sz w:val="24"/>
            <w:szCs w:val="24"/>
          </w:rPr>
          <w:delText>°</w:delText>
        </w:r>
        <w:r w:rsidR="00E563EB" w:rsidDel="00773A25">
          <w:rPr>
            <w:rFonts w:ascii="Times New Roman" w:hAnsi="Times New Roman"/>
            <w:bCs/>
            <w:color w:val="000000" w:themeColor="text1"/>
            <w:sz w:val="24"/>
            <w:szCs w:val="24"/>
          </w:rPr>
          <w:delText>C</w:delText>
        </w:r>
        <w:r w:rsidR="00E563EB" w:rsidDel="00773A25">
          <w:rPr>
            <w:rFonts w:ascii="Times New Roman" w:hAnsi="Times New Roman"/>
            <w:color w:val="000000" w:themeColor="text1"/>
            <w:sz w:val="24"/>
            <w:szCs w:val="24"/>
          </w:rPr>
          <w:delText xml:space="preserve"> compared with 1980-2009 long-term average temperatures.</w:delText>
        </w:r>
      </w:del>
      <w:r w:rsidR="00B4508B" w:rsidRPr="00636C9B">
        <w:rPr>
          <w:rFonts w:ascii="Times New Roman" w:hAnsi="Times New Roman"/>
          <w:color w:val="000000" w:themeColor="text1"/>
          <w:sz w:val="24"/>
          <w:szCs w:val="24"/>
        </w:rPr>
        <w:br w:type="page"/>
      </w:r>
    </w:p>
    <w:p w14:paraId="37D632B2" w14:textId="42356DFD"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2-13T15:18:00Z" w:initials="PRM">
    <w:p w14:paraId="30208186" w14:textId="3DB0D1A9" w:rsidR="004F6A42" w:rsidRDefault="004F6A42">
      <w:pPr>
        <w:pStyle w:val="CommentText"/>
      </w:pPr>
      <w:r>
        <w:rPr>
          <w:rStyle w:val="CommentReference"/>
        </w:rPr>
        <w:annotationRef/>
      </w:r>
      <w:r>
        <w:t>Send zip files with papers in next edit</w:t>
      </w:r>
      <w:bookmarkStart w:id="1" w:name="_GoBack"/>
      <w:bookmarkEnd w:id="1"/>
    </w:p>
  </w:comment>
  <w:comment w:id="2" w:author="Ezzati, Majid" w:date="2018-12-11T11:19:00Z" w:initials="EM">
    <w:p w14:paraId="113BF512" w14:textId="5680C801" w:rsidR="00F26C2C" w:rsidRDefault="00F26C2C">
      <w:pPr>
        <w:pStyle w:val="CommentText"/>
      </w:pPr>
      <w:r>
        <w:rPr>
          <w:rStyle w:val="CommentReference"/>
        </w:rPr>
        <w:annotationRef/>
      </w:r>
      <w:r>
        <w:t xml:space="preserve">Why not 10 or 11 here if </w:t>
      </w:r>
      <w:proofErr w:type="spellStart"/>
      <w:r>
        <w:t>Gaspirinni</w:t>
      </w:r>
      <w:proofErr w:type="spellEnd"/>
      <w:r>
        <w:t xml:space="preserve"> cited?</w:t>
      </w:r>
    </w:p>
    <w:p w14:paraId="02DC390A" w14:textId="6C21B828" w:rsidR="00F26C2C" w:rsidRDefault="00F26C2C">
      <w:pPr>
        <w:pStyle w:val="CommentText"/>
      </w:pPr>
    </w:p>
    <w:p w14:paraId="64A2C2CD" w14:textId="3C5187C5" w:rsidR="00F26C2C" w:rsidRDefault="00F26C2C">
      <w:pPr>
        <w:pStyle w:val="CommentText"/>
      </w:pPr>
      <w:r>
        <w:t xml:space="preserve">Why is </w:t>
      </w:r>
      <w:proofErr w:type="spellStart"/>
      <w:r>
        <w:t>Haung</w:t>
      </w:r>
      <w:proofErr w:type="spellEnd"/>
      <w:r>
        <w:t xml:space="preserve"> significant</w:t>
      </w:r>
    </w:p>
    <w:p w14:paraId="1ED269F5" w14:textId="49A1A87F" w:rsidR="00F26C2C" w:rsidRDefault="00F26C2C">
      <w:pPr>
        <w:pStyle w:val="CommentText"/>
      </w:pPr>
    </w:p>
    <w:p w14:paraId="59C9E1A8" w14:textId="2E21379A" w:rsidR="00F26C2C" w:rsidRDefault="00F26C2C">
      <w:pPr>
        <w:pStyle w:val="CommentText"/>
      </w:pPr>
      <w:r>
        <w:t>To du</w:t>
      </w:r>
    </w:p>
  </w:comment>
  <w:comment w:id="3" w:author="Parks, Robbie M" w:date="2018-12-11T13:54:00Z" w:initials="PRM">
    <w:p w14:paraId="001FD42F" w14:textId="0E61182D" w:rsidR="00F26C2C" w:rsidRDefault="00F26C2C">
      <w:pPr>
        <w:pStyle w:val="CommentText"/>
      </w:pPr>
      <w:r>
        <w:rPr>
          <w:rStyle w:val="CommentReference"/>
        </w:rPr>
        <w:annotationRef/>
      </w:r>
      <w:r>
        <w:t>Because 10 and 11 are temperature studies not climate change assessments. Huang is a climate change assessment.</w:t>
      </w:r>
    </w:p>
  </w:comment>
  <w:comment w:id="10" w:author="Ezzati, Majid" w:date="2018-12-11T11:19:00Z" w:initials="EM">
    <w:p w14:paraId="28A90F9D" w14:textId="77777777" w:rsidR="00F26C2C" w:rsidRDefault="00F26C2C" w:rsidP="009F41EF">
      <w:pPr>
        <w:pStyle w:val="CommentText"/>
      </w:pPr>
      <w:r>
        <w:rPr>
          <w:rStyle w:val="CommentReference"/>
        </w:rPr>
        <w:annotationRef/>
      </w:r>
      <w:r>
        <w:t>To discuss wording</w:t>
      </w:r>
    </w:p>
    <w:p w14:paraId="3CDA4CBA" w14:textId="1DBE42AE" w:rsidR="00F26C2C" w:rsidRDefault="00F26C2C">
      <w:pPr>
        <w:pStyle w:val="CommentText"/>
      </w:pPr>
    </w:p>
  </w:comment>
  <w:comment w:id="11" w:author="Parks, Robbie M" w:date="2018-12-13T15:07:00Z" w:initials="PRM">
    <w:p w14:paraId="66C91551" w14:textId="4B43B3B2" w:rsidR="00DF7CAC" w:rsidRDefault="00DF7CAC">
      <w:pPr>
        <w:pStyle w:val="CommentText"/>
      </w:pPr>
      <w:r>
        <w:rPr>
          <w:rStyle w:val="CommentReference"/>
        </w:rPr>
        <w:annotationRef/>
      </w:r>
    </w:p>
  </w:comment>
  <w:comment w:id="12" w:author="Parks, Robbie M" w:date="2018-12-13T15:07:00Z" w:initials="PRM">
    <w:p w14:paraId="76EFED9B" w14:textId="2D33394F" w:rsidR="000B0168" w:rsidRDefault="000B0168">
      <w:pPr>
        <w:pStyle w:val="CommentText"/>
      </w:pPr>
      <w:r>
        <w:rPr>
          <w:rStyle w:val="CommentReference"/>
        </w:rPr>
        <w:annotationRef/>
      </w:r>
      <w:r>
        <w:t>Clarify that it is across year</w:t>
      </w:r>
    </w:p>
  </w:comment>
  <w:comment w:id="14" w:author="Parks, Robbie M" w:date="2018-12-12T12:15:00Z" w:initials="PRM">
    <w:p w14:paraId="7C73F971" w14:textId="51686B40" w:rsidR="006D11E2" w:rsidRDefault="006D11E2">
      <w:pPr>
        <w:pStyle w:val="CommentText"/>
      </w:pPr>
      <w:r>
        <w:rPr>
          <w:rStyle w:val="CommentReference"/>
        </w:rPr>
        <w:annotationRef/>
      </w:r>
      <w:r>
        <w:t>Discuss numbers</w:t>
      </w:r>
    </w:p>
  </w:comment>
  <w:comment w:id="15" w:author="Parks, Robbie M" w:date="2018-12-13T15:09:00Z" w:initials="PRM">
    <w:p w14:paraId="3889AF92" w14:textId="036604A2" w:rsidR="00AC0FAC" w:rsidRDefault="00AC0FAC">
      <w:pPr>
        <w:pStyle w:val="CommentText"/>
      </w:pPr>
      <w:r>
        <w:rPr>
          <w:rStyle w:val="CommentReference"/>
        </w:rPr>
        <w:annotationRef/>
      </w:r>
      <w:r w:rsidR="00EB7E1A">
        <w:t>First sentence without figure reference, then residual…</w:t>
      </w:r>
    </w:p>
  </w:comment>
  <w:comment w:id="126" w:author="Ezzati, Majid" w:date="2018-12-11T11:19:00Z" w:initials="EM">
    <w:p w14:paraId="47B4E703" w14:textId="77777777" w:rsidR="00F26C2C" w:rsidRDefault="00F26C2C">
      <w:pPr>
        <w:pStyle w:val="CommentText"/>
      </w:pPr>
      <w:r>
        <w:rPr>
          <w:rStyle w:val="CommentReference"/>
        </w:rPr>
        <w:annotationRef/>
      </w:r>
      <w:r>
        <w:t>Write in English not stats/physics – e.g. peaked in summer</w:t>
      </w:r>
    </w:p>
    <w:p w14:paraId="44E4D7F7" w14:textId="77777777" w:rsidR="00F26C2C" w:rsidRDefault="00F26C2C">
      <w:pPr>
        <w:pStyle w:val="CommentText"/>
      </w:pPr>
    </w:p>
    <w:p w14:paraId="55BF055B" w14:textId="0686294C" w:rsidR="00F26C2C" w:rsidRDefault="00F26C2C">
      <w:pPr>
        <w:pStyle w:val="CommentText"/>
      </w:pPr>
      <w:r>
        <w:t>Or the highest death rates were in season. Etc.</w:t>
      </w:r>
    </w:p>
  </w:comment>
  <w:comment w:id="156" w:author="Ezzati, Majid" w:date="2018-12-11T11:19:00Z" w:initials="EM">
    <w:p w14:paraId="043BF4B9" w14:textId="60CCC21D" w:rsidR="00F26C2C" w:rsidRDefault="00F26C2C">
      <w:pPr>
        <w:pStyle w:val="CommentText"/>
      </w:pPr>
      <w:r>
        <w:rPr>
          <w:rStyle w:val="CommentReference"/>
        </w:rPr>
        <w:annotationRef/>
      </w:r>
      <w:r>
        <w:t>To discuss if we should have one bullet on child deaths or not</w:t>
      </w:r>
    </w:p>
  </w:comment>
  <w:comment w:id="160" w:author="Ezzati, Majid" w:date="2018-12-11T11:19:00Z" w:initials="EM">
    <w:p w14:paraId="044ABA87" w14:textId="77777777" w:rsidR="00F26C2C" w:rsidRDefault="00F26C2C">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F26C2C" w:rsidRDefault="00F26C2C">
      <w:pPr>
        <w:pStyle w:val="CommentText"/>
      </w:pPr>
    </w:p>
    <w:p w14:paraId="00113E9F" w14:textId="08BEF22B" w:rsidR="00F26C2C" w:rsidRDefault="00F26C2C">
      <w:pPr>
        <w:pStyle w:val="CommentText"/>
      </w:pPr>
      <w:r>
        <w:t>Also, I think Nature journals call them Extended Data Figure</w:t>
      </w:r>
    </w:p>
  </w:comment>
  <w:comment w:id="161" w:author="Ezzati, Majid" w:date="2018-12-11T11:19:00Z" w:initials="EM">
    <w:p w14:paraId="7073E5EB" w14:textId="53409DF4" w:rsidR="00F26C2C" w:rsidRDefault="00F26C2C">
      <w:pPr>
        <w:pStyle w:val="CommentText"/>
      </w:pPr>
      <w:r>
        <w:rPr>
          <w:rStyle w:val="CommentReference"/>
        </w:rPr>
        <w:annotationRef/>
      </w:r>
      <w:r>
        <w:t>To discuss writing this in English as above – e.g. in an anomalous year when every month is a degree warmer or something like that</w:t>
      </w:r>
    </w:p>
  </w:comment>
  <w:comment w:id="159" w:author="Parks, Robbie M" w:date="2018-12-13T15:11:00Z" w:initials="PRM">
    <w:p w14:paraId="52812313" w14:textId="4369E3E6" w:rsidR="00D120C4" w:rsidRDefault="00D120C4">
      <w:pPr>
        <w:pStyle w:val="CommentText"/>
      </w:pPr>
      <w:r>
        <w:rPr>
          <w:rStyle w:val="CommentReference"/>
        </w:rPr>
        <w:annotationRef/>
      </w:r>
      <w:r>
        <w:t>Move to appendix</w:t>
      </w:r>
    </w:p>
  </w:comment>
  <w:comment w:id="170" w:author="Ezzati, Majid" w:date="2018-12-11T11:19:00Z" w:initials="EM">
    <w:p w14:paraId="7C7C61FB" w14:textId="55FA7E23" w:rsidR="00F26C2C" w:rsidRDefault="00F26C2C">
      <w:pPr>
        <w:pStyle w:val="CommentText"/>
      </w:pPr>
      <w:r>
        <w:rPr>
          <w:rStyle w:val="CommentReference"/>
        </w:rPr>
        <w:annotationRef/>
      </w:r>
      <w:r>
        <w:t>Ok?</w:t>
      </w:r>
    </w:p>
  </w:comment>
  <w:comment w:id="171" w:author="Parks, Robbie M" w:date="2018-12-13T15:13:00Z" w:initials="PRM">
    <w:p w14:paraId="437A6D50" w14:textId="0C747E04" w:rsidR="001F6621" w:rsidRDefault="001F6621">
      <w:pPr>
        <w:pStyle w:val="CommentText"/>
      </w:pPr>
      <w:r>
        <w:rPr>
          <w:rStyle w:val="CommentReference"/>
        </w:rPr>
        <w:annotationRef/>
      </w:r>
      <w:r>
        <w:t>Cite some other papers which claim other summary measures of temperatures.</w:t>
      </w:r>
    </w:p>
    <w:p w14:paraId="19131760" w14:textId="77777777" w:rsidR="001F6621" w:rsidRDefault="001F6621">
      <w:pPr>
        <w:pStyle w:val="CommentText"/>
      </w:pPr>
    </w:p>
    <w:p w14:paraId="78192077" w14:textId="2F0AAEA3" w:rsidR="001F6621" w:rsidRDefault="001F6621">
      <w:pPr>
        <w:pStyle w:val="CommentText"/>
      </w:pPr>
      <w:r>
        <w:t>Avoid two part sentences</w:t>
      </w:r>
    </w:p>
  </w:comment>
  <w:comment w:id="173" w:author="Ezzati, Majid" w:date="2018-12-11T11:19:00Z" w:initials="EM">
    <w:p w14:paraId="45F6BB43" w14:textId="3FA1C3DA" w:rsidR="00F26C2C" w:rsidRDefault="00F26C2C">
      <w:pPr>
        <w:pStyle w:val="CommentText"/>
      </w:pPr>
      <w:r>
        <w:rPr>
          <w:rStyle w:val="CommentReference"/>
        </w:rPr>
        <w:annotationRef/>
      </w:r>
      <w:r>
        <w:t xml:space="preserve">These </w:t>
      </w:r>
      <w:proofErr w:type="gramStart"/>
      <w:r>
        <w:t>have to</w:t>
      </w:r>
      <w:proofErr w:type="gramEnd"/>
      <w:r>
        <w:t xml:space="preserve"> be written very clearly and in plain English as it is where we need to gain trust</w:t>
      </w:r>
    </w:p>
  </w:comment>
  <w:comment w:id="174" w:author="Ezzati, Majid" w:date="2018-12-11T11:19:00Z" w:initials="EM">
    <w:p w14:paraId="1A247693" w14:textId="04502D7A" w:rsidR="00F26C2C" w:rsidRDefault="00F26C2C">
      <w:pPr>
        <w:pStyle w:val="CommentText"/>
      </w:pPr>
      <w:r>
        <w:rPr>
          <w:rStyle w:val="CommentReference"/>
        </w:rPr>
        <w:annotationRef/>
      </w:r>
      <w:r>
        <w:t>To move to the end of Methods probably in terms of space</w:t>
      </w:r>
    </w:p>
    <w:p w14:paraId="12ED5673" w14:textId="42318D99" w:rsidR="00F26C2C" w:rsidRDefault="00F26C2C">
      <w:pPr>
        <w:pStyle w:val="CommentText"/>
      </w:pPr>
    </w:p>
    <w:p w14:paraId="16E06BBD" w14:textId="77777777" w:rsidR="00F26C2C" w:rsidRDefault="00F26C2C">
      <w:pPr>
        <w:pStyle w:val="CommentText"/>
      </w:pPr>
      <w:r>
        <w:t xml:space="preserve">Let’s make this punchy as it is the place to make a case – bottom line: </w:t>
      </w:r>
    </w:p>
    <w:p w14:paraId="720A0E17" w14:textId="77777777" w:rsidR="00F26C2C" w:rsidRDefault="00F26C2C">
      <w:pPr>
        <w:pStyle w:val="CommentText"/>
      </w:pPr>
    </w:p>
    <w:p w14:paraId="0211ECB8" w14:textId="4BDCA56F" w:rsidR="00F26C2C" w:rsidRDefault="00F26C2C">
      <w:pPr>
        <w:pStyle w:val="CommentText"/>
      </w:pPr>
      <w:r>
        <w:t>comprehensive look injuries by type, age sex</w:t>
      </w:r>
    </w:p>
    <w:p w14:paraId="6AC365D1" w14:textId="414D3411" w:rsidR="00F26C2C" w:rsidRDefault="00F26C2C">
      <w:pPr>
        <w:pStyle w:val="CommentText"/>
      </w:pPr>
    </w:p>
    <w:p w14:paraId="41E35A09" w14:textId="03A31BAE" w:rsidR="00F26C2C" w:rsidRDefault="00F26C2C">
      <w:pPr>
        <w:pStyle w:val="CommentText"/>
      </w:pPr>
      <w:r>
        <w:t>defining a concept of anomaly that internalises long-term historical experience by month and state, and is closer to what climate change may bring about</w:t>
      </w:r>
    </w:p>
    <w:p w14:paraId="56B05669" w14:textId="0106F4BB" w:rsidR="00F26C2C" w:rsidRDefault="00F26C2C">
      <w:pPr>
        <w:pStyle w:val="CommentText"/>
      </w:pPr>
    </w:p>
    <w:p w14:paraId="02E7667B" w14:textId="35F42D06" w:rsidR="00F26C2C" w:rsidRDefault="00F26C2C">
      <w:pPr>
        <w:pStyle w:val="CommentText"/>
      </w:pPr>
      <w:r>
        <w:t>coupled with data (deaths by age, cause, sex, state, month; temperature at grid level built up to month) and methodology that allows levering the conceptual innovation and massive data</w:t>
      </w:r>
    </w:p>
    <w:p w14:paraId="737012A6" w14:textId="61CC7F86" w:rsidR="00F26C2C" w:rsidRDefault="00F26C2C">
      <w:pPr>
        <w:pStyle w:val="CommentText"/>
      </w:pPr>
    </w:p>
    <w:p w14:paraId="7D452D8A" w14:textId="0A68D3DA" w:rsidR="00F26C2C" w:rsidRDefault="00F26C2C">
      <w:pPr>
        <w:pStyle w:val="CommentText"/>
      </w:pPr>
    </w:p>
    <w:p w14:paraId="38742AF1" w14:textId="6A7C4FBF" w:rsidR="00F26C2C" w:rsidRDefault="00F26C2C">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F26C2C" w:rsidRDefault="00F26C2C">
      <w:pPr>
        <w:pStyle w:val="CommentText"/>
      </w:pPr>
    </w:p>
    <w:p w14:paraId="1D3ECE0E" w14:textId="09D211AF" w:rsidR="00F26C2C" w:rsidRDefault="00F26C2C">
      <w:pPr>
        <w:pStyle w:val="CommentText"/>
      </w:pPr>
      <w:r>
        <w:t xml:space="preserve">proportional effects of warm and cold anomaly were </w:t>
      </w:r>
    </w:p>
    <w:p w14:paraId="5AFD1F85" w14:textId="77777777" w:rsidR="00F26C2C" w:rsidRDefault="00F26C2C">
      <w:pPr>
        <w:pStyle w:val="CommentText"/>
      </w:pPr>
    </w:p>
    <w:p w14:paraId="4423297E" w14:textId="14885516" w:rsidR="00F26C2C" w:rsidRDefault="00F26C2C">
      <w:pPr>
        <w:pStyle w:val="CommentText"/>
      </w:pPr>
      <w:r>
        <w:t>county stuff doesn’t matter.</w:t>
      </w:r>
    </w:p>
  </w:comment>
  <w:comment w:id="184" w:author="Parks, Robbie M" w:date="2018-12-13T15:17:00Z" w:initials="PRM">
    <w:p w14:paraId="11C17FB6" w14:textId="0FE1C53C" w:rsidR="009054E9" w:rsidRDefault="009054E9">
      <w:pPr>
        <w:pStyle w:val="CommentText"/>
      </w:pPr>
      <w:r>
        <w:rPr>
          <w:rStyle w:val="CommentReference"/>
        </w:rPr>
        <w:annotationRef/>
      </w:r>
      <w:r>
        <w:t>Make intentional/unintentional one paragraph each</w:t>
      </w:r>
    </w:p>
  </w:comment>
  <w:comment w:id="185" w:author="Parks, Robbie M" w:date="2018-12-13T15:18:00Z" w:initials="PRM">
    <w:p w14:paraId="52D485A4" w14:textId="3E17D618" w:rsidR="00621835" w:rsidRDefault="00621835">
      <w:pPr>
        <w:pStyle w:val="CommentText"/>
      </w:pPr>
      <w:r>
        <w:rPr>
          <w:rStyle w:val="CommentReference"/>
        </w:rPr>
        <w:annotationRef/>
      </w:r>
    </w:p>
  </w:comment>
  <w:comment w:id="186" w:author="Majid" w:date="2018-12-11T11:19:00Z" w:initials="M">
    <w:p w14:paraId="6D27F4C1" w14:textId="77AB3071" w:rsidR="00F26C2C" w:rsidRDefault="00F26C2C">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187" w:author="Majid" w:date="2018-12-11T11:19:00Z" w:initials="M">
    <w:p w14:paraId="76B142B6" w14:textId="3DCAC5BB" w:rsidR="00F26C2C" w:rsidRDefault="00F26C2C">
      <w:pPr>
        <w:pStyle w:val="CommentText"/>
      </w:pPr>
      <w:r>
        <w:rPr>
          <w:rStyle w:val="CommentReference"/>
        </w:rPr>
        <w:annotationRef/>
      </w:r>
      <w:r>
        <w:t>without a titled discussion section, this summary probably can go</w:t>
      </w:r>
    </w:p>
  </w:comment>
  <w:comment w:id="188" w:author="Majid" w:date="2018-12-11T11:19:00Z" w:initials="M">
    <w:p w14:paraId="701C3EF9" w14:textId="49D4A76C" w:rsidR="00F26C2C" w:rsidRDefault="00F26C2C">
      <w:pPr>
        <w:pStyle w:val="CommentText"/>
      </w:pPr>
      <w:r>
        <w:rPr>
          <w:rStyle w:val="CommentReference"/>
        </w:rPr>
        <w:annotationRef/>
      </w:r>
      <w:r>
        <w:t>work these into the relevant substantive paragraphs</w:t>
      </w:r>
    </w:p>
  </w:comment>
  <w:comment w:id="189" w:author="Majid" w:date="2018-12-11T11:19:00Z" w:initials="M">
    <w:p w14:paraId="15AD04DA" w14:textId="3606BB31" w:rsidR="00F26C2C" w:rsidRDefault="00F26C2C">
      <w:pPr>
        <w:pStyle w:val="CommentText"/>
      </w:pPr>
      <w:r>
        <w:rPr>
          <w:rStyle w:val="CommentReference"/>
        </w:rPr>
        <w:annotationRef/>
      </w:r>
      <w:r>
        <w:t>?????? discuss but this sounds like a stretch</w:t>
      </w:r>
    </w:p>
  </w:comment>
  <w:comment w:id="190" w:author="Majid" w:date="2018-12-11T11:19:00Z" w:initials="M">
    <w:p w14:paraId="4B459D18" w14:textId="4B5B438A" w:rsidR="00F26C2C" w:rsidRDefault="00F26C2C">
      <w:pPr>
        <w:pStyle w:val="CommentText"/>
      </w:pPr>
      <w:r>
        <w:rPr>
          <w:rStyle w:val="CommentReference"/>
        </w:rPr>
        <w:annotationRef/>
      </w:r>
      <w:r>
        <w:t xml:space="preserve">does temperature anomaly in a state-year affect this? if not, probably </w:t>
      </w:r>
      <w:proofErr w:type="spellStart"/>
      <w:r>
        <w:t>nto</w:t>
      </w:r>
      <w:proofErr w:type="spellEnd"/>
      <w:r>
        <w:t xml:space="preserve"> relevant. </w:t>
      </w:r>
    </w:p>
    <w:p w14:paraId="35F3AE5A" w14:textId="77777777" w:rsidR="00F26C2C" w:rsidRDefault="00F26C2C">
      <w:pPr>
        <w:pStyle w:val="CommentText"/>
      </w:pPr>
    </w:p>
    <w:p w14:paraId="0285334C" w14:textId="1CB5B689" w:rsidR="00F26C2C" w:rsidRDefault="00F26C2C">
      <w:pPr>
        <w:pStyle w:val="CommentText"/>
      </w:pPr>
      <w:r>
        <w:t>be selective on these please in relation to your study design</w:t>
      </w:r>
    </w:p>
  </w:comment>
  <w:comment w:id="191" w:author="Majid" w:date="2018-12-11T11:19:00Z" w:initials="M">
    <w:p w14:paraId="17ACD196" w14:textId="0CD92CA4" w:rsidR="00F26C2C" w:rsidRDefault="00F26C2C">
      <w:pPr>
        <w:pStyle w:val="CommentText"/>
      </w:pPr>
      <w:r>
        <w:rPr>
          <w:rStyle w:val="CommentReference"/>
        </w:rPr>
        <w:annotationRef/>
      </w:r>
      <w:r>
        <w:t>a stretch? discuss</w:t>
      </w:r>
    </w:p>
  </w:comment>
  <w:comment w:id="192" w:author="Majid" w:date="2018-12-11T11:19:00Z" w:initials="M">
    <w:p w14:paraId="10B86478" w14:textId="40955A98" w:rsidR="00F26C2C" w:rsidRDefault="00F26C2C">
      <w:pPr>
        <w:pStyle w:val="CommentText"/>
      </w:pPr>
      <w:r>
        <w:rPr>
          <w:rStyle w:val="CommentReference"/>
        </w:rPr>
        <w:annotationRef/>
      </w:r>
      <w:r>
        <w:t>be careful. replication doesn’t create support. discuss what these are</w:t>
      </w:r>
    </w:p>
  </w:comment>
  <w:comment w:id="193" w:author="Majid" w:date="2018-12-11T11:19:00Z" w:initials="M">
    <w:p w14:paraId="32366C61" w14:textId="0B136EB2" w:rsidR="00F26C2C" w:rsidRDefault="00F26C2C">
      <w:pPr>
        <w:pStyle w:val="CommentText"/>
      </w:pPr>
      <w:r>
        <w:rPr>
          <w:rStyle w:val="CommentReference"/>
        </w:rPr>
        <w:annotationRef/>
      </w:r>
      <w:r>
        <w:t>these sound like</w:t>
      </w:r>
    </w:p>
    <w:p w14:paraId="09332B5E" w14:textId="77777777" w:rsidR="00F26C2C" w:rsidRDefault="00F26C2C">
      <w:pPr>
        <w:pStyle w:val="CommentText"/>
      </w:pPr>
    </w:p>
    <w:p w14:paraId="63F176D6" w14:textId="7C28F687" w:rsidR="00F26C2C" w:rsidRDefault="00F26C2C">
      <w:pPr>
        <w:pStyle w:val="CommentText"/>
      </w:pPr>
      <w:r>
        <w:t>we don’t know why but some other studies have had similar findings</w:t>
      </w:r>
    </w:p>
    <w:p w14:paraId="34269CC9" w14:textId="77777777" w:rsidR="00F26C2C" w:rsidRDefault="00F26C2C">
      <w:pPr>
        <w:pStyle w:val="CommentText"/>
      </w:pPr>
    </w:p>
    <w:p w14:paraId="0DA15721" w14:textId="33585103" w:rsidR="00F26C2C" w:rsidRDefault="00F26C2C">
      <w:pPr>
        <w:pStyle w:val="CommentText"/>
      </w:pPr>
      <w:r>
        <w:t>discuss</w:t>
      </w:r>
    </w:p>
  </w:comment>
  <w:comment w:id="194" w:author="Majid" w:date="2018-12-11T11:19:00Z" w:initials="M">
    <w:p w14:paraId="3D0EC6D2" w14:textId="745A3D5E" w:rsidR="00F26C2C" w:rsidRDefault="00F26C2C">
      <w:pPr>
        <w:pStyle w:val="CommentText"/>
      </w:pPr>
      <w:r>
        <w:rPr>
          <w:rStyle w:val="CommentReference"/>
        </w:rPr>
        <w:annotationRef/>
      </w:r>
      <w:r>
        <w:t>you didn’t measure climate change</w:t>
      </w:r>
    </w:p>
  </w:comment>
  <w:comment w:id="195" w:author="Majid" w:date="2018-12-11T11:19:00Z" w:initials="M">
    <w:p w14:paraId="17459757" w14:textId="6805BDB0" w:rsidR="00F26C2C" w:rsidRDefault="00F26C2C">
      <w:pPr>
        <w:pStyle w:val="CommentText"/>
      </w:pPr>
      <w:r>
        <w:rPr>
          <w:rStyle w:val="CommentReference"/>
        </w:rPr>
        <w:annotationRef/>
      </w:r>
      <w:r>
        <w:t>to discuss design of these</w:t>
      </w:r>
    </w:p>
  </w:comment>
  <w:comment w:id="196" w:author="Majid" w:date="2018-12-11T11:19:00Z" w:initials="M">
    <w:p w14:paraId="273E530D" w14:textId="334D21B7" w:rsidR="00F26C2C" w:rsidRDefault="00F26C2C">
      <w:pPr>
        <w:pStyle w:val="CommentText"/>
      </w:pPr>
      <w:r>
        <w:rPr>
          <w:rStyle w:val="CommentReference"/>
        </w:rPr>
        <w:annotationRef/>
      </w:r>
      <w:r>
        <w:t>not relevant</w:t>
      </w:r>
    </w:p>
  </w:comment>
  <w:comment w:id="200" w:author="Majid" w:date="2018-12-11T11:19:00Z" w:initials="M">
    <w:p w14:paraId="171321F5" w14:textId="5FDD6F21" w:rsidR="00F26C2C" w:rsidRDefault="00F26C2C">
      <w:pPr>
        <w:pStyle w:val="CommentText"/>
      </w:pPr>
      <w:r>
        <w:rPr>
          <w:rStyle w:val="CommentReference"/>
        </w:rPr>
        <w:annotationRef/>
      </w:r>
      <w:r>
        <w:t>to discuss how much more detail beyond below we give in supplement</w:t>
      </w:r>
    </w:p>
  </w:comment>
  <w:comment w:id="213" w:author="Majid" w:date="2018-12-11T11:19:00Z" w:initials="M">
    <w:p w14:paraId="1CE4AB98" w14:textId="05DDE302" w:rsidR="00F26C2C" w:rsidRDefault="00F26C2C">
      <w:pPr>
        <w:pStyle w:val="CommentText"/>
      </w:pPr>
      <w:r>
        <w:rPr>
          <w:rStyle w:val="CommentReference"/>
        </w:rPr>
        <w:annotationRef/>
      </w:r>
      <w:r>
        <w:t>see above and as much as possible use wording of PM paper plus my edits to similar sentence above</w:t>
      </w:r>
    </w:p>
  </w:comment>
  <w:comment w:id="241" w:author="Majid" w:date="2018-12-11T11:19:00Z" w:initials="M">
    <w:p w14:paraId="43967234" w14:textId="77777777" w:rsidR="00773A25" w:rsidRDefault="00773A25" w:rsidP="00773A25">
      <w:pPr>
        <w:pStyle w:val="CommentText"/>
      </w:pPr>
      <w:r>
        <w:rPr>
          <w:rStyle w:val="CommentReference"/>
        </w:rPr>
        <w:annotationRef/>
      </w:r>
      <w:r>
        <w:t>as above, discuss wording</w:t>
      </w:r>
    </w:p>
  </w:comment>
  <w:comment w:id="257" w:author="Majid" w:date="2018-12-11T11:19:00Z" w:initials="M">
    <w:p w14:paraId="6618B55A" w14:textId="41FEC77F" w:rsidR="00F26C2C" w:rsidRDefault="00F26C2C">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208186" w15:done="0"/>
  <w15:commentEx w15:paraId="59C9E1A8" w15:done="0"/>
  <w15:commentEx w15:paraId="001FD42F" w15:paraIdParent="59C9E1A8" w15:done="0"/>
  <w15:commentEx w15:paraId="3CDA4CBA" w15:done="0"/>
  <w15:commentEx w15:paraId="66C91551" w15:paraIdParent="3CDA4CBA" w15:done="0"/>
  <w15:commentEx w15:paraId="76EFED9B" w15:paraIdParent="3CDA4CBA" w15:done="0"/>
  <w15:commentEx w15:paraId="7C73F971" w15:done="0"/>
  <w15:commentEx w15:paraId="3889AF92" w15:done="0"/>
  <w15:commentEx w15:paraId="55BF055B" w15:done="0"/>
  <w15:commentEx w15:paraId="043BF4B9" w15:done="0"/>
  <w15:commentEx w15:paraId="00113E9F" w15:done="0"/>
  <w15:commentEx w15:paraId="7073E5EB" w15:done="0"/>
  <w15:commentEx w15:paraId="52812313" w15:done="0"/>
  <w15:commentEx w15:paraId="7C7C61FB" w15:done="0"/>
  <w15:commentEx w15:paraId="78192077" w15:done="0"/>
  <w15:commentEx w15:paraId="45F6BB43" w15:done="0"/>
  <w15:commentEx w15:paraId="4423297E" w15:done="0"/>
  <w15:commentEx w15:paraId="11C17FB6" w15:done="0"/>
  <w15:commentEx w15:paraId="52D485A4" w15:paraIdParent="11C17FB6"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171321F5" w15:done="0"/>
  <w15:commentEx w15:paraId="1CE4AB98" w15:done="0"/>
  <w15:commentEx w15:paraId="43967234"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963273" w14:textId="77777777" w:rsidR="00AE410D" w:rsidRDefault="00AE410D">
      <w:pPr>
        <w:spacing w:after="0" w:line="240" w:lineRule="auto"/>
      </w:pPr>
      <w:r>
        <w:separator/>
      </w:r>
    </w:p>
  </w:endnote>
  <w:endnote w:type="continuationSeparator" w:id="0">
    <w:p w14:paraId="6065BB59" w14:textId="77777777" w:rsidR="00AE410D" w:rsidRDefault="00AE410D">
      <w:pPr>
        <w:spacing w:after="0" w:line="240" w:lineRule="auto"/>
      </w:pPr>
      <w:r>
        <w:continuationSeparator/>
      </w:r>
    </w:p>
  </w:endnote>
  <w:endnote w:type="continuationNotice" w:id="1">
    <w:p w14:paraId="26553047" w14:textId="77777777" w:rsidR="00AE410D" w:rsidRDefault="00AE41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F26C2C" w:rsidRDefault="00F26C2C"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26C2C" w:rsidRDefault="00F26C2C"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F26C2C" w:rsidRDefault="00F26C2C"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F6A42">
      <w:rPr>
        <w:rStyle w:val="PageNumber"/>
        <w:noProof/>
      </w:rPr>
      <w:t>1</w:t>
    </w:r>
    <w:r>
      <w:rPr>
        <w:rStyle w:val="PageNumber"/>
      </w:rPr>
      <w:fldChar w:fldCharType="end"/>
    </w:r>
  </w:p>
  <w:p w14:paraId="3F8F309C" w14:textId="77777777" w:rsidR="00F26C2C" w:rsidRDefault="00F26C2C"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01869C" w14:textId="77777777" w:rsidR="00AE410D" w:rsidRDefault="00AE410D">
      <w:pPr>
        <w:spacing w:after="0" w:line="240" w:lineRule="auto"/>
      </w:pPr>
      <w:r>
        <w:separator/>
      </w:r>
    </w:p>
  </w:footnote>
  <w:footnote w:type="continuationSeparator" w:id="0">
    <w:p w14:paraId="320538BC" w14:textId="77777777" w:rsidR="00AE410D" w:rsidRDefault="00AE410D">
      <w:pPr>
        <w:spacing w:after="0" w:line="240" w:lineRule="auto"/>
      </w:pPr>
      <w:r>
        <w:continuationSeparator/>
      </w:r>
    </w:p>
  </w:footnote>
  <w:footnote w:type="continuationNotice" w:id="1">
    <w:p w14:paraId="7451C44B" w14:textId="77777777" w:rsidR="00AE410D" w:rsidRDefault="00AE410D">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224"/>
    <w:rsid w:val="000929B0"/>
    <w:rsid w:val="000937AB"/>
    <w:rsid w:val="0009383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945"/>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3196"/>
    <w:rsid w:val="0048319E"/>
    <w:rsid w:val="00483C87"/>
    <w:rsid w:val="004844AE"/>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DB9"/>
    <w:rsid w:val="006D2E75"/>
    <w:rsid w:val="006D3143"/>
    <w:rsid w:val="006D410D"/>
    <w:rsid w:val="006D42B5"/>
    <w:rsid w:val="006D4982"/>
    <w:rsid w:val="006D7A1E"/>
    <w:rsid w:val="006D7E94"/>
    <w:rsid w:val="006D7FD3"/>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5D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71006"/>
    <w:rsid w:val="009717B2"/>
    <w:rsid w:val="00971906"/>
    <w:rsid w:val="0097273E"/>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0FAC"/>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06E66"/>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5E"/>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3ED7"/>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5F02"/>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20"/>
    <w:rsid w:val="00D05BDC"/>
    <w:rsid w:val="00D0651D"/>
    <w:rsid w:val="00D07DF2"/>
    <w:rsid w:val="00D07FBB"/>
    <w:rsid w:val="00D1043E"/>
    <w:rsid w:val="00D117B9"/>
    <w:rsid w:val="00D11B53"/>
    <w:rsid w:val="00D11D68"/>
    <w:rsid w:val="00D120C4"/>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A81"/>
    <w:rsid w:val="00DE1D37"/>
    <w:rsid w:val="00DE45FC"/>
    <w:rsid w:val="00DE47D6"/>
    <w:rsid w:val="00DE484C"/>
    <w:rsid w:val="00DE4FFF"/>
    <w:rsid w:val="00DE5766"/>
    <w:rsid w:val="00DE5F29"/>
    <w:rsid w:val="00DE6C99"/>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7930"/>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724"/>
    <w:rsid w:val="00ED0A11"/>
    <w:rsid w:val="00ED0AAC"/>
    <w:rsid w:val="00ED15E0"/>
    <w:rsid w:val="00ED27AF"/>
    <w:rsid w:val="00ED27C3"/>
    <w:rsid w:val="00ED2E28"/>
    <w:rsid w:val="00ED3577"/>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39E"/>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3B13"/>
    <w:rsid w:val="00F84954"/>
    <w:rsid w:val="00F84EF9"/>
    <w:rsid w:val="00F850AF"/>
    <w:rsid w:val="00F8696F"/>
    <w:rsid w:val="00F869B9"/>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E7D2122-52E7-7D41-B566-9B52A1CE24E9}">
  <ds:schemaRefs>
    <ds:schemaRef ds:uri="http://schemas.openxmlformats.org/officeDocument/2006/bibliography"/>
  </ds:schemaRefs>
</ds:datastoreItem>
</file>

<file path=customXml/itemProps2.xml><?xml version="1.0" encoding="utf-8"?>
<ds:datastoreItem xmlns:ds="http://schemas.openxmlformats.org/officeDocument/2006/customXml" ds:itemID="{3650FFBC-6437-7643-91D2-B957E3376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23</Pages>
  <Words>35775</Words>
  <Characters>203918</Characters>
  <Application>Microsoft Macintosh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45</cp:revision>
  <cp:lastPrinted>2018-12-07T15:24:00Z</cp:lastPrinted>
  <dcterms:created xsi:type="dcterms:W3CDTF">2018-12-12T11:09:00Z</dcterms:created>
  <dcterms:modified xsi:type="dcterms:W3CDTF">2018-12-13T15:18:00Z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