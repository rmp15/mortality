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 xml:space="preserve">Here, we used geo-coded injury mortality and temperature data with a novel Bayesian </w:t>
      </w:r>
      <w:proofErr w:type="spellStart"/>
      <w:r w:rsidRPr="002C6C20">
        <w:rPr>
          <w:b/>
          <w:color w:val="000000" w:themeColor="text1"/>
        </w:rPr>
        <w:t>spatio</w:t>
      </w:r>
      <w:proofErr w:type="spellEnd"/>
      <w:r w:rsidRPr="002C6C20">
        <w:rPr>
          <w:b/>
          <w:color w:val="000000" w:themeColor="text1"/>
        </w:rPr>
        <w:t>-temporal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w:t>
      </w:r>
      <w:proofErr w:type="spellStart"/>
      <w:r w:rsidR="00D03B30" w:rsidRPr="00636C9B">
        <w:rPr>
          <w:color w:val="000000" w:themeColor="text1"/>
        </w:rPr>
        <w:t>spatio</w:t>
      </w:r>
      <w:proofErr w:type="spellEnd"/>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7777777" w:rsidR="00C21FFF" w:rsidRDefault="00BC291C" w:rsidP="002A2E8D">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t>
      </w:r>
      <w:r w:rsidR="00E440F0">
        <w:lastRenderedPageBreak/>
        <w:t>would see the largest rise in drowning compared with other times of the year, especially male drowning. Winters would see the largest decrease in falls. The association with additional transport deaths by is largely independent of season.</w:t>
      </w:r>
    </w:p>
    <w:p w14:paraId="5384350F" w14:textId="77777777" w:rsidR="00C21FFF" w:rsidRPr="00EF44EF" w:rsidRDefault="00C21FFF">
      <w:pPr>
        <w:spacing w:line="480" w:lineRule="auto"/>
        <w:pPrChange w:id="42" w:author="Parks, Robbie M" w:date="2019-01-10T10:49:00Z">
          <w:pPr/>
        </w:pPrChange>
      </w:pPr>
    </w:p>
    <w:p w14:paraId="2A4F5236" w14:textId="1B4FEE0F" w:rsidR="00A83200" w:rsidDel="00871CC0" w:rsidRDefault="00C21FFF">
      <w:pPr>
        <w:spacing w:line="480" w:lineRule="auto"/>
        <w:rPr>
          <w:del w:id="43" w:author="Parks, Robbie M" w:date="2019-01-02T13:50:00Z"/>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2769223" w14:textId="77777777" w:rsidR="00871CC0" w:rsidRDefault="00871CC0">
      <w:pPr>
        <w:spacing w:line="480" w:lineRule="auto"/>
        <w:rPr>
          <w:ins w:id="47" w:author="Parks, Robbie M" w:date="2019-01-09T15:14:00Z"/>
        </w:rPr>
        <w:pPrChange w:id="48" w:author="Parks, Robbie M" w:date="2019-01-10T10:49:00Z">
          <w:pPr/>
        </w:pPrChange>
      </w:pPr>
    </w:p>
    <w:p w14:paraId="45458504" w14:textId="77777777" w:rsidR="00852290" w:rsidRPr="00886AE3" w:rsidRDefault="00852290" w:rsidP="00886AE3">
      <w:pPr>
        <w:spacing w:line="480" w:lineRule="auto"/>
        <w:rPr>
          <w:ins w:id="49" w:author="Parks, Robbie M" w:date="2019-01-02T13:50:00Z"/>
          <w:rFonts w:eastAsia="Times New Roman"/>
          <w:color w:val="000000"/>
        </w:rPr>
      </w:pPr>
    </w:p>
    <w:p w14:paraId="32241E08" w14:textId="31A51D5A" w:rsidR="005B36C6" w:rsidDel="00314FA7" w:rsidRDefault="0066420A">
      <w:pPr>
        <w:spacing w:line="480" w:lineRule="auto"/>
        <w:rPr>
          <w:del w:id="50" w:author="Parks, Robbie M" w:date="2019-01-09T15:14:00Z"/>
          <w:b/>
        </w:rPr>
        <w:pPrChange w:id="51" w:author="Parks, Robbie M" w:date="2019-01-09T15:14:00Z">
          <w:pPr/>
        </w:pPrChange>
      </w:pPr>
      <w:ins w:id="52" w:author="Parks, Robbie M" w:date="2019-01-10T10:58:00Z">
        <w:r>
          <w:t>Our results show that s</w:t>
        </w:r>
        <w:r w:rsidRPr="00886AE3">
          <w:t xml:space="preserve">easonality </w:t>
        </w:r>
        <w:r>
          <w:t xml:space="preserve">is </w:t>
        </w:r>
        <w:r w:rsidRPr="00886AE3">
          <w:t xml:space="preserve">evident in transport and drowning deaths, as in </w:t>
        </w:r>
      </w:ins>
      <w:ins w:id="53" w:author="Bennett, James E" w:date="2019-01-11T16:31:00Z">
        <w:r w:rsidR="00922239">
          <w:t xml:space="preserve">a </w:t>
        </w:r>
      </w:ins>
      <w:ins w:id="54" w:author="Parks, Robbie M" w:date="2019-01-10T10:58:00Z">
        <w:r w:rsidRPr="00886AE3">
          <w:t>previous study of intentional and unintentional injury seasonality persisting throughout 1980-2016 (Figure 1).</w:t>
        </w:r>
        <w:r w:rsidRPr="00886AE3">
          <w:fldChar w:fldCharType="begin" w:fldLock="1"/>
        </w:r>
        <w:r w:rsidRPr="00886AE3">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fldChar w:fldCharType="separate"/>
        </w:r>
        <w:r w:rsidRPr="00886AE3">
          <w:rPr>
            <w:noProof/>
            <w:vertAlign w:val="superscript"/>
          </w:rPr>
          <w:t>7</w:t>
        </w:r>
        <w:r w:rsidRPr="00886AE3">
          <w:fldChar w:fldCharType="end"/>
        </w:r>
        <w:r>
          <w:t xml:space="preserve"> </w:t>
        </w:r>
      </w:ins>
      <w:ins w:id="55" w:author="Parks, Robbie M" w:date="2019-01-10T10:59:00Z">
        <w:r w:rsidR="00C37613">
          <w:t xml:space="preserve">While </w:t>
        </w:r>
      </w:ins>
    </w:p>
    <w:p w14:paraId="21807569" w14:textId="484F8923" w:rsidR="00B119D5" w:rsidDel="00314FA7" w:rsidRDefault="00621835">
      <w:pPr>
        <w:spacing w:line="480" w:lineRule="auto"/>
        <w:rPr>
          <w:del w:id="56" w:author="Parks, Robbie M" w:date="2019-01-09T15:14:00Z"/>
          <w:i/>
        </w:rPr>
        <w:pPrChange w:id="57" w:author="Parks, Robbie M" w:date="2019-01-09T15:14:00Z">
          <w:pPr/>
        </w:pPrChange>
      </w:pPr>
      <w:del w:id="58" w:author="Parks, Robbie M" w:date="2019-01-09T15:14:00Z">
        <w:r w:rsidRPr="00886AE3" w:rsidDel="00314FA7">
          <w:rPr>
            <w:i/>
          </w:rPr>
          <w:delText>How do we compare with prior studies?</w:delText>
        </w:r>
      </w:del>
    </w:p>
    <w:p w14:paraId="7F7AE531" w14:textId="77777777" w:rsidR="00483467" w:rsidRPr="00314FA7" w:rsidDel="00314FA7" w:rsidRDefault="00483467">
      <w:pPr>
        <w:spacing w:line="480" w:lineRule="auto"/>
        <w:rPr>
          <w:del w:id="59" w:author="Parks, Robbie M" w:date="2019-01-09T15:14:00Z"/>
          <w:i/>
          <w:rPrChange w:id="60" w:author="Parks, Robbie M" w:date="2019-01-09T15:14:00Z">
            <w:rPr>
              <w:del w:id="61" w:author="Parks, Robbie M" w:date="2019-01-09T15:14:00Z"/>
            </w:rPr>
          </w:rPrChange>
        </w:rPr>
        <w:pPrChange w:id="62" w:author="Parks, Robbie M" w:date="2019-01-09T15:14:00Z">
          <w:pPr/>
        </w:pPrChange>
      </w:pPr>
    </w:p>
    <w:p w14:paraId="761634FA" w14:textId="46D67EC6" w:rsidR="00335C7B" w:rsidDel="00F61428" w:rsidRDefault="00335C7B">
      <w:pPr>
        <w:spacing w:line="480" w:lineRule="auto"/>
        <w:rPr>
          <w:ins w:id="63" w:author="Bennett, James E" w:date="2019-01-09T10:39:00Z"/>
          <w:del w:id="64" w:author="Parks, Robbie M" w:date="2019-01-09T15:21:00Z"/>
        </w:rPr>
        <w:pPrChange w:id="65" w:author="Parks, Robbie M" w:date="2019-01-09T15:14:00Z">
          <w:pPr>
            <w:pStyle w:val="ListParagraph"/>
            <w:numPr>
              <w:numId w:val="11"/>
            </w:numPr>
            <w:spacing w:after="0" w:line="240" w:lineRule="auto"/>
            <w:ind w:hanging="360"/>
          </w:pPr>
        </w:pPrChange>
      </w:pPr>
      <w:ins w:id="66" w:author="Bennett, James E" w:date="2019-01-09T10:39:00Z">
        <w:del w:id="67" w:author="Parks, Robbie M" w:date="2019-01-10T10:59:00Z">
          <w:r w:rsidDel="00C37613">
            <w:delText>T</w:delText>
          </w:r>
        </w:del>
      </w:ins>
      <w:ins w:id="68" w:author="Parks, Robbie M" w:date="2019-01-10T10:59:00Z">
        <w:r w:rsidR="00C37613">
          <w:t>t</w:t>
        </w:r>
      </w:ins>
      <w:ins w:id="69" w:author="Bennett, James E" w:date="2019-01-09T10:39:00Z">
        <w:r>
          <w:t xml:space="preserve">here have been no </w:t>
        </w:r>
      </w:ins>
      <w:ins w:id="70" w:author="Parks, Robbie M" w:date="2019-01-09T15:04:00Z">
        <w:r w:rsidR="00EC7025">
          <w:t xml:space="preserve">previous </w:t>
        </w:r>
      </w:ins>
      <w:ins w:id="71" w:author="Bennett, James E" w:date="2019-01-09T10:39:00Z">
        <w:r>
          <w:t xml:space="preserve">studies which have associated </w:t>
        </w:r>
      </w:ins>
      <w:ins w:id="72" w:author="Parks, Robbie M" w:date="2019-01-10T10:42:00Z">
        <w:r w:rsidR="005271AA">
          <w:t xml:space="preserve">monthly </w:t>
        </w:r>
      </w:ins>
      <w:ins w:id="73" w:author="Bennett, James E" w:date="2019-01-09T10:39:00Z">
        <w:r>
          <w:t>temperature anomaly with injury morta</w:t>
        </w:r>
      </w:ins>
      <w:ins w:id="74" w:author="Bennett, James E" w:date="2019-01-09T10:40:00Z">
        <w:r>
          <w:t xml:space="preserve">lity, </w:t>
        </w:r>
        <w:del w:id="75" w:author="Parks, Robbie M" w:date="2019-01-10T10:59:00Z">
          <w:r w:rsidDel="00B72676">
            <w:delText xml:space="preserve">however, </w:delText>
          </w:r>
        </w:del>
      </w:ins>
      <w:ins w:id="76" w:author="Bennett, James E" w:date="2019-01-09T10:41:00Z">
        <w:r>
          <w:t>our result</w:t>
        </w:r>
      </w:ins>
      <w:ins w:id="77" w:author="Parks, Robbie M" w:date="2019-01-09T11:08:00Z">
        <w:r w:rsidR="00AE7E82">
          <w:t>s</w:t>
        </w:r>
      </w:ins>
      <w:ins w:id="78" w:author="Bennett, James E" w:date="2019-01-09T10:41:00Z">
        <w:r>
          <w:t xml:space="preserve"> are broadly in agreement with those which </w:t>
        </w:r>
        <w:del w:id="79" w:author="Parks, Robbie M" w:date="2019-01-09T15:15:00Z">
          <w:r w:rsidDel="004C6917">
            <w:delText>treat</w:delText>
          </w:r>
        </w:del>
      </w:ins>
      <w:ins w:id="80" w:author="Parks, Robbie M" w:date="2019-01-09T15:15:00Z">
        <w:r w:rsidR="004C6917">
          <w:t>analyse associations with absolute (i.e., not anomalous)</w:t>
        </w:r>
      </w:ins>
      <w:ins w:id="81" w:author="Bennett, James E" w:date="2019-01-09T10:41:00Z">
        <w:r>
          <w:t xml:space="preserve"> </w:t>
        </w:r>
      </w:ins>
      <w:ins w:id="82" w:author="Bennett, James E" w:date="2019-01-09T10:42:00Z">
        <w:r>
          <w:t>temperature</w:t>
        </w:r>
      </w:ins>
      <w:ins w:id="83" w:author="Parks, Robbie M" w:date="2019-01-09T11:04:00Z">
        <w:r w:rsidR="00000104">
          <w:t>.</w:t>
        </w:r>
      </w:ins>
      <w:ins w:id="84" w:author="Bennett, James E" w:date="2019-01-09T10:42:00Z">
        <w:del w:id="85" w:author="Parks, Robbie M" w:date="2019-01-09T11:04:00Z">
          <w:r w:rsidDel="00EF69FE">
            <w:delText>…</w:delText>
          </w:r>
        </w:del>
      </w:ins>
      <w:ins w:id="86" w:author="Parks, Robbie M" w:date="2019-01-09T15:21:00Z">
        <w:r w:rsidR="00F61428">
          <w:t xml:space="preserve"> </w:t>
        </w:r>
      </w:ins>
    </w:p>
    <w:p w14:paraId="71F824B6" w14:textId="140B08D2" w:rsidR="00483467" w:rsidRPr="00886AE3" w:rsidDel="00F61428" w:rsidRDefault="00451818">
      <w:pPr>
        <w:spacing w:line="480" w:lineRule="auto"/>
        <w:rPr>
          <w:del w:id="87" w:author="Parks, Robbie M" w:date="2019-01-09T15:22:00Z"/>
        </w:rPr>
        <w:pPrChange w:id="88" w:author="Parks, Robbie M" w:date="2019-01-09T15:21:00Z">
          <w:pPr>
            <w:pStyle w:val="ListParagraph"/>
            <w:numPr>
              <w:numId w:val="11"/>
            </w:numPr>
            <w:spacing w:after="0" w:line="240" w:lineRule="auto"/>
            <w:ind w:hanging="360"/>
          </w:pPr>
        </w:pPrChange>
      </w:pPr>
      <w:r>
        <w:t xml:space="preserve">A study of US counties showed that an increase of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in </w:t>
      </w:r>
      <w:ins w:id="89" w:author="Parks, Robbie M" w:date="2019-01-10T10:42:00Z">
        <w:r w:rsidR="00094D15">
          <w:rPr>
            <w:bCs/>
            <w:color w:val="000000" w:themeColor="text1"/>
          </w:rPr>
          <w:t xml:space="preserve">monthly </w:t>
        </w:r>
      </w:ins>
      <w:r>
        <w:rPr>
          <w:bCs/>
          <w:color w:val="000000" w:themeColor="text1"/>
        </w:rPr>
        <w:t xml:space="preserve">temperature leads to an </w:t>
      </w:r>
      <w:ins w:id="90" w:author="Parks, Robbie M" w:date="2018-12-31T10:04:00Z">
        <w:r w:rsidR="004B4DC2">
          <w:rPr>
            <w:bCs/>
            <w:color w:val="000000" w:themeColor="text1"/>
          </w:rPr>
          <w:t xml:space="preserve">all-age </w:t>
        </w:r>
      </w:ins>
      <w:r>
        <w:rPr>
          <w:bCs/>
          <w:color w:val="000000" w:themeColor="text1"/>
        </w:rPr>
        <w:t>increase of suicide incidence of 0.7%,</w:t>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Pr>
          <w:bCs/>
          <w:color w:val="000000" w:themeColor="text1"/>
        </w:rPr>
        <w:t xml:space="preserve"> compared to our </w:t>
      </w:r>
      <w:r w:rsidR="00BB73FD">
        <w:rPr>
          <w:bCs/>
          <w:color w:val="000000" w:themeColor="text1"/>
        </w:rPr>
        <w:t xml:space="preserve">results of 0.44% - 1% in males across age groups and </w:t>
      </w:r>
      <w:r w:rsidR="001648C7">
        <w:rPr>
          <w:bCs/>
          <w:color w:val="000000" w:themeColor="text1"/>
        </w:rPr>
        <w:t>0.39% – 1.47% in females.</w:t>
      </w:r>
      <w:ins w:id="91" w:author="Parks, Robbie M" w:date="2019-01-09T15:22:00Z">
        <w:r w:rsidR="00F61428">
          <w:rPr>
            <w:bCs/>
            <w:color w:val="000000" w:themeColor="text1"/>
          </w:rPr>
          <w:t xml:space="preserve"> </w:t>
        </w:r>
      </w:ins>
    </w:p>
    <w:p w14:paraId="7CA76644" w14:textId="50842C15" w:rsidR="003017A9" w:rsidDel="00F61428" w:rsidRDefault="00A85099">
      <w:pPr>
        <w:spacing w:line="480" w:lineRule="auto"/>
        <w:rPr>
          <w:del w:id="92" w:author="Parks, Robbie M" w:date="2019-01-09T15:22:00Z"/>
        </w:rPr>
        <w:pPrChange w:id="93" w:author="Parks, Robbie M" w:date="2019-01-09T15:22:00Z">
          <w:pPr>
            <w:pStyle w:val="ListParagraph"/>
            <w:numPr>
              <w:numId w:val="11"/>
            </w:numPr>
            <w:ind w:hanging="360"/>
          </w:pPr>
        </w:pPrChange>
      </w:pPr>
      <w:r>
        <w:lastRenderedPageBreak/>
        <w:t xml:space="preserve">In a review study, </w:t>
      </w:r>
      <w:r w:rsidRPr="008B1C62">
        <w:t>o</w:t>
      </w:r>
      <w:r w:rsidR="003017A9" w:rsidRPr="00886AE3">
        <w:t xml:space="preserve">n days with </w:t>
      </w:r>
      <w:commentRangeStart w:id="94"/>
      <w:r w:rsidR="003017A9" w:rsidRPr="00886AE3">
        <w:t>moderate temperatures</w:t>
      </w:r>
      <w:commentRangeEnd w:id="94"/>
      <w:r w:rsidR="00FD3259">
        <w:rPr>
          <w:rStyle w:val="CommentReference"/>
          <w:rFonts w:asciiTheme="minorHAnsi" w:hAnsiTheme="minorHAnsi" w:cstheme="minorBidi"/>
          <w:lang w:eastAsia="en-US"/>
        </w:rPr>
        <w:commentReference w:id="94"/>
      </w:r>
      <w:r w:rsidR="003017A9" w:rsidRPr="00886AE3">
        <w:t xml:space="preserve">, the </w:t>
      </w:r>
      <w:del w:id="95" w:author="Parks, Robbie M" w:date="2019-01-07T23:41:00Z">
        <w:r w:rsidR="003017A9" w:rsidRPr="00886AE3" w:rsidDel="006F43C8">
          <w:delText xml:space="preserve">increased </w:delText>
        </w:r>
      </w:del>
      <w:ins w:id="96" w:author="Parks, Robbie M" w:date="2019-01-07T23:41:00Z">
        <w:r w:rsidR="006F43C8">
          <w:t>additional</w:t>
        </w:r>
        <w:r w:rsidR="006F43C8" w:rsidRPr="00886AE3">
          <w:t xml:space="preserve"> </w:t>
        </w:r>
      </w:ins>
      <w:r w:rsidR="003017A9" w:rsidRPr="00886AE3">
        <w:t xml:space="preserve">risk </w:t>
      </w:r>
      <w:r>
        <w:t>for</w:t>
      </w:r>
      <w:ins w:id="97" w:author="Parks, Robbie M" w:date="2019-01-07T23:41:00Z">
        <w:r w:rsidR="006F43C8">
          <w:t xml:space="preserve"> mortality from</w:t>
        </w:r>
      </w:ins>
      <w:r>
        <w:t xml:space="preserve"> unintentional injuries </w:t>
      </w:r>
      <w:r w:rsidR="003017A9" w:rsidRPr="00886AE3">
        <w:t>varied between 0.4% and 5.3% for each 1°C increase in ambient temperature.</w:t>
      </w:r>
      <w:r w:rsidR="008B1C62">
        <w:fldChar w:fldCharType="begin" w:fldLock="1"/>
      </w:r>
      <w:r w:rsidR="00C922A9">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13&lt;/sup&gt;"},"properties":{"noteIndex":0},"schema":"https://github.com/citation-style-language/schema/raw/master/csl-citation.json"}</w:instrText>
      </w:r>
      <w:r w:rsidR="008B1C62">
        <w:fldChar w:fldCharType="separate"/>
      </w:r>
      <w:r w:rsidR="00534D12" w:rsidRPr="00534D12">
        <w:rPr>
          <w:noProof/>
          <w:vertAlign w:val="superscript"/>
        </w:rPr>
        <w:t>13</w:t>
      </w:r>
      <w:r w:rsidR="008B1C62">
        <w:fldChar w:fldCharType="end"/>
      </w:r>
      <w:ins w:id="98" w:author="Parks, Robbie M" w:date="2019-01-09T15:22:00Z">
        <w:r w:rsidR="00F61428">
          <w:t xml:space="preserve"> </w:t>
        </w:r>
      </w:ins>
    </w:p>
    <w:p w14:paraId="3CCC87D4" w14:textId="1033148A" w:rsidR="00A65255" w:rsidDel="00F61428" w:rsidRDefault="00A439F5">
      <w:pPr>
        <w:spacing w:line="480" w:lineRule="auto"/>
        <w:rPr>
          <w:del w:id="99" w:author="Parks, Robbie M" w:date="2019-01-09T15:22:00Z"/>
        </w:rPr>
        <w:pPrChange w:id="100" w:author="Parks, Robbie M" w:date="2019-01-09T15:22:00Z">
          <w:pPr>
            <w:pStyle w:val="ListParagraph"/>
            <w:numPr>
              <w:numId w:val="11"/>
            </w:numPr>
            <w:ind w:hanging="360"/>
          </w:pPr>
        </w:pPrChange>
      </w:pPr>
      <w:ins w:id="101" w:author="Parks, Robbie M" w:date="2019-01-02T13:54:00Z">
        <w:r>
          <w:t>A s</w:t>
        </w:r>
      </w:ins>
      <w:del w:id="102" w:author="Parks, Robbie M" w:date="2019-01-02T13:54:00Z">
        <w:r w:rsidR="000667D9" w:rsidDel="00A439F5">
          <w:delText>S</w:delText>
        </w:r>
      </w:del>
      <w:r w:rsidR="000667D9">
        <w:t xml:space="preserve">tudy of </w:t>
      </w:r>
      <w:ins w:id="103" w:author="Parks, Robbie M" w:date="2019-01-10T10:33:00Z">
        <w:r w:rsidR="00B72BB0">
          <w:t xml:space="preserve">mortality from </w:t>
        </w:r>
      </w:ins>
      <w:r w:rsidR="000667D9">
        <w:t xml:space="preserve">all injuries from </w:t>
      </w:r>
      <w:r w:rsidR="002D660F">
        <w:t>Estonia</w:t>
      </w:r>
      <w:ins w:id="104" w:author="Parks, Robbie M" w:date="2019-01-02T13:58:00Z">
        <w:r w:rsidR="00730983">
          <w:t xml:space="preserve"> found a</w:t>
        </w:r>
      </w:ins>
      <w:del w:id="105" w:author="Parks, Robbie M" w:date="2019-01-02T13:58:00Z">
        <w:r w:rsidR="002D660F" w:rsidDel="00730983">
          <w:delText xml:space="preserve"> shows</w:delText>
        </w:r>
      </w:del>
      <w:ins w:id="106" w:author="Parks, Robbie M" w:date="2019-01-02T13:57:00Z">
        <w:r w:rsidR="00BA5092">
          <w:t xml:space="preserve"> 1.24%</w:t>
        </w:r>
      </w:ins>
      <w:r w:rsidR="002D660F">
        <w:t xml:space="preserve"> increase </w:t>
      </w:r>
      <w:del w:id="107" w:author="Bennett, James E" w:date="2019-01-11T16:34:00Z">
        <w:r w:rsidR="002D660F" w:rsidDel="00FD3259">
          <w:delText>of</w:delText>
        </w:r>
        <w:r w:rsidR="001A747F" w:rsidDel="00FD3259">
          <w:delText xml:space="preserve"> incidence</w:delText>
        </w:r>
      </w:del>
      <w:ins w:id="108" w:author="Parks, Robbie M" w:date="2019-01-07T23:42:00Z">
        <w:del w:id="109" w:author="Bennett, James E" w:date="2019-01-11T16:34:00Z">
          <w:r w:rsidR="009F59F0" w:rsidDel="00FD3259">
            <w:delText xml:space="preserve"> of</w:delText>
          </w:r>
        </w:del>
      </w:ins>
      <w:ins w:id="110" w:author="Bennett, James E" w:date="2019-01-11T16:34:00Z">
        <w:r w:rsidR="00FD3259">
          <w:t>in</w:t>
        </w:r>
      </w:ins>
      <w:ins w:id="111" w:author="Parks, Robbie M" w:date="2019-01-07T23:42:00Z">
        <w:r w:rsidR="009F59F0">
          <w:t xml:space="preserve"> </w:t>
        </w:r>
      </w:ins>
      <w:ins w:id="112" w:author="Parks, Robbie M" w:date="2019-01-10T10:34:00Z">
        <w:r w:rsidR="009154E9">
          <w:t xml:space="preserve">daily </w:t>
        </w:r>
      </w:ins>
      <w:ins w:id="113" w:author="Parks, Robbie M" w:date="2019-01-07T23:42:00Z">
        <w:r w:rsidR="009F59F0">
          <w:t>mortality</w:t>
        </w:r>
      </w:ins>
      <w:del w:id="114" w:author="Parks, Robbie M" w:date="2019-01-02T13:57:00Z">
        <w:r w:rsidR="001A747F" w:rsidDel="00BA5092">
          <w:delText xml:space="preserve"> of</w:delText>
        </w:r>
        <w:r w:rsidR="002D660F" w:rsidDel="00BA5092">
          <w:delText xml:space="preserve"> 1.24%</w:delText>
        </w:r>
      </w:del>
      <w:ins w:id="115" w:author="Parks, Robbie M" w:date="2019-01-10T10:44:00Z">
        <w:r w:rsidR="00E25E1F">
          <w:t xml:space="preserve"> when daily maximum </w:t>
        </w:r>
      </w:ins>
      <w:del w:id="116" w:author="Parks, Robbie M" w:date="2019-01-10T10:44:00Z">
        <w:r w:rsidR="002D660F" w:rsidDel="00E25E1F">
          <w:delText xml:space="preserve"> for </w:delText>
        </w:r>
      </w:del>
      <w:r w:rsidR="002D660F">
        <w:t xml:space="preserve">temperature </w:t>
      </w:r>
      <w:del w:id="117" w:author="Parks, Robbie M" w:date="2019-01-10T10:44:00Z">
        <w:r w:rsidR="002D660F" w:rsidDel="00E25E1F">
          <w:delText xml:space="preserve">going </w:delText>
        </w:r>
      </w:del>
      <w:ins w:id="118" w:author="Parks, Robbie M" w:date="2019-01-10T10:44:00Z">
        <w:r w:rsidR="00E25E1F">
          <w:t xml:space="preserve">went </w:t>
        </w:r>
      </w:ins>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ins w:id="119" w:author="Parks, Robbie M" w:date="2019-01-10T10:44:00Z">
        <w:r w:rsidR="00BC0E9A">
          <w:t xml:space="preserve"> of long-term distribution</w:t>
        </w:r>
      </w:ins>
      <w:r w:rsidR="00D01659">
        <w:t>.</w:t>
      </w:r>
      <w:ins w:id="120" w:author="Parks, Robbie M" w:date="2019-01-10T10:42:00Z">
        <w:r w:rsidR="00C922A9">
          <w:fldChar w:fldCharType="begin" w:fldLock="1"/>
        </w:r>
      </w:ins>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ins w:id="121" w:author="Parks, Robbie M" w:date="2019-01-10T10:42:00Z">
        <w:r w:rsidR="00C922A9">
          <w:fldChar w:fldCharType="end"/>
        </w:r>
      </w:ins>
      <w:ins w:id="122" w:author="Parks, Robbie M" w:date="2019-01-09T15:22:00Z">
        <w:r w:rsidR="00F61428">
          <w:t xml:space="preserve"> </w:t>
        </w:r>
      </w:ins>
    </w:p>
    <w:p w14:paraId="3D731B22" w14:textId="7A3C2B69" w:rsidR="005C28F1" w:rsidDel="00E84ADA" w:rsidRDefault="005B19A5">
      <w:pPr>
        <w:spacing w:line="480" w:lineRule="auto"/>
        <w:rPr>
          <w:del w:id="123" w:author="Parks, Robbie M" w:date="2019-01-10T10:49:00Z"/>
        </w:rPr>
        <w:pPrChange w:id="124" w:author="Parks, Robbie M" w:date="2019-01-10T10:49:00Z">
          <w:pPr>
            <w:pStyle w:val="ListParagraph"/>
            <w:numPr>
              <w:numId w:val="11"/>
            </w:numPr>
            <w:ind w:hanging="360"/>
          </w:pPr>
        </w:pPrChange>
      </w:pPr>
      <w:r>
        <w:t>For comparison</w:t>
      </w:r>
      <w:r w:rsidR="005C28F1">
        <w:t xml:space="preserve"> </w:t>
      </w:r>
      <w:r>
        <w:t xml:space="preserve">with studies of </w:t>
      </w:r>
      <w:r w:rsidR="005C28F1">
        <w:t xml:space="preserve">other causes of death, </w:t>
      </w:r>
      <w:ins w:id="125" w:author="Parks, Robbie M" w:date="2019-01-10T10:42:00Z">
        <w:r w:rsidR="003A39BB">
          <w:t xml:space="preserve">daily </w:t>
        </w:r>
      </w:ins>
      <w:r w:rsidR="00BF6BBD">
        <w:t xml:space="preserve">cardiorespiratory mortality in </w:t>
      </w:r>
      <w:del w:id="126" w:author="Bennett, James E" w:date="2019-01-09T10:36:00Z">
        <w:r w:rsidR="00BF6BBD" w:rsidDel="00BE7791">
          <w:delText>the United Kingdom</w:delText>
        </w:r>
      </w:del>
      <w:ins w:id="127" w:author="Bennett, James E" w:date="2019-01-09T10:36:00Z">
        <w:r w:rsidR="00BE7791">
          <w:t>England and Wales</w:t>
        </w:r>
      </w:ins>
      <w:r w:rsidR="00BF6BBD">
        <w:t xml:space="preserve"> </w:t>
      </w:r>
      <w:r w:rsidR="00864E84">
        <w:t xml:space="preserve">increased in risk by </w:t>
      </w:r>
      <w:r w:rsidR="00BF6BBD">
        <w:t>2.4-2.7% in males</w:t>
      </w:r>
      <w:r w:rsidR="00A756E6">
        <w:t xml:space="preserve"> across age groups</w:t>
      </w:r>
      <w:r w:rsidR="00BF6BBD">
        <w:t xml:space="preserve"> </w:t>
      </w:r>
      <w:r w:rsidR="00BF6BBD" w:rsidRPr="00886AE3">
        <w:t xml:space="preserve">for each 1°C increase </w:t>
      </w:r>
      <w:del w:id="128" w:author="Bennett, James E" w:date="2019-01-09T10:37:00Z">
        <w:r w:rsidR="00BF6BBD" w:rsidRPr="00886AE3" w:rsidDel="00335C7B">
          <w:delText>in ambient temperature</w:delText>
        </w:r>
      </w:del>
      <w:ins w:id="129" w:author="Bennett, James E" w:date="2019-01-09T10:36:00Z">
        <w:r w:rsidR="00335C7B">
          <w:t xml:space="preserve">above locally determined </w:t>
        </w:r>
      </w:ins>
      <w:ins w:id="130" w:author="Bennett, James E" w:date="2019-01-09T10:37:00Z">
        <w:r w:rsidR="00335C7B">
          <w:t xml:space="preserve">temperature </w:t>
        </w:r>
      </w:ins>
      <w:ins w:id="131" w:author="Bennett, James E" w:date="2019-01-09T10:36:00Z">
        <w:r w:rsidR="00335C7B">
          <w:t>thresh</w:t>
        </w:r>
      </w:ins>
      <w:ins w:id="132" w:author="Bennett, James E" w:date="2019-01-09T10:37:00Z">
        <w:r w:rsidR="00335C7B">
          <w:t>olds</w:t>
        </w:r>
      </w:ins>
      <w:r w:rsidR="00A756E6">
        <w:t>, with a 2.4-3.9% increase</w:t>
      </w:r>
      <w:r w:rsidR="00F55FB5">
        <w:t xml:space="preserve"> across age groups in females.</w:t>
      </w:r>
      <w:r w:rsidR="00534D12">
        <w:fldChar w:fldCharType="begin" w:fldLock="1"/>
      </w:r>
      <w:r w:rsidR="002A2E8D">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instrText>
      </w:r>
      <w:r w:rsidR="00534D12">
        <w:fldChar w:fldCharType="separate"/>
      </w:r>
      <w:r w:rsidR="00C922A9" w:rsidRPr="00C922A9">
        <w:rPr>
          <w:noProof/>
          <w:vertAlign w:val="superscript"/>
        </w:rPr>
        <w:t>15</w:t>
      </w:r>
      <w:r w:rsidR="00534D12">
        <w:fldChar w:fldCharType="end"/>
      </w:r>
    </w:p>
    <w:p w14:paraId="5D877F7D" w14:textId="77777777" w:rsidR="00E84ADA" w:rsidRDefault="00E84ADA">
      <w:pPr>
        <w:spacing w:line="480" w:lineRule="auto"/>
        <w:rPr>
          <w:ins w:id="133" w:author="Parks, Robbie M" w:date="2019-01-10T10:49:00Z"/>
        </w:rPr>
        <w:pPrChange w:id="134" w:author="Parks, Robbie M" w:date="2019-01-09T15:22:00Z">
          <w:pPr>
            <w:pStyle w:val="ListParagraph"/>
            <w:numPr>
              <w:numId w:val="11"/>
            </w:numPr>
            <w:ind w:hanging="360"/>
          </w:pPr>
        </w:pPrChange>
      </w:pPr>
    </w:p>
    <w:p w14:paraId="5B25F33E" w14:textId="11164269" w:rsidR="00621835" w:rsidRPr="00B45977" w:rsidDel="00E84ADA" w:rsidRDefault="00621835" w:rsidP="0044781A">
      <w:pPr>
        <w:rPr>
          <w:del w:id="135" w:author="Parks, Robbie M" w:date="2019-01-10T10:49:00Z"/>
          <w:rPrChange w:id="136" w:author="Parks, Robbie M" w:date="2019-01-10T10:50:00Z">
            <w:rPr>
              <w:del w:id="137" w:author="Parks, Robbie M" w:date="2019-01-10T10:49:00Z"/>
              <w:b/>
            </w:rPr>
          </w:rPrChange>
        </w:rPr>
      </w:pPr>
    </w:p>
    <w:p w14:paraId="565E57DE" w14:textId="4B69EDA0" w:rsidR="002365A9" w:rsidDel="00E84ADA" w:rsidRDefault="00870682" w:rsidP="0044781A">
      <w:pPr>
        <w:rPr>
          <w:del w:id="138" w:author="Parks, Robbie M" w:date="2019-01-10T10:49:00Z"/>
          <w:i/>
        </w:rPr>
      </w:pPr>
      <w:del w:id="139" w:author="Parks, Robbie M" w:date="2019-01-10T10:49:00Z">
        <w:r w:rsidDel="00E84ADA">
          <w:rPr>
            <w:i/>
          </w:rPr>
          <w:delText xml:space="preserve">Seasonality </w:delText>
        </w:r>
        <w:r w:rsidR="00E13195" w:rsidDel="00E84ADA">
          <w:rPr>
            <w:i/>
          </w:rPr>
          <w:delText>discussion</w:delText>
        </w:r>
      </w:del>
    </w:p>
    <w:p w14:paraId="28344E16" w14:textId="2DCE8C6D" w:rsidR="0022481A" w:rsidDel="00266429" w:rsidRDefault="00F12FD9">
      <w:pPr>
        <w:spacing w:line="480" w:lineRule="auto"/>
        <w:rPr>
          <w:del w:id="140" w:author="Parks, Robbie M" w:date="2019-01-10T10:53:00Z"/>
        </w:rPr>
        <w:pPrChange w:id="141" w:author="Parks, Robbie M" w:date="2019-01-10T10:53:00Z">
          <w:pPr>
            <w:pStyle w:val="ListParagraph"/>
            <w:numPr>
              <w:numId w:val="7"/>
            </w:numPr>
            <w:spacing w:after="0" w:line="240" w:lineRule="auto"/>
            <w:ind w:hanging="360"/>
          </w:pPr>
        </w:pPrChange>
      </w:pPr>
      <w:del w:id="142" w:author="Parks, Robbie M" w:date="2019-01-10T10:51:00Z">
        <w:r w:rsidRPr="00886AE3" w:rsidDel="00B45977">
          <w:delText>S</w:delText>
        </w:r>
      </w:del>
      <w:del w:id="143" w:author="Parks, Robbie M" w:date="2019-01-10T10:58:00Z">
        <w:r w:rsidRPr="00886AE3" w:rsidDel="0066420A">
          <w:delText>easonality evident in transport and drowning deaths</w:delText>
        </w:r>
      </w:del>
      <w:del w:id="144" w:author="Parks, Robbie M" w:date="2019-01-10T10:51:00Z">
        <w:r w:rsidR="005E039F" w:rsidRPr="00886AE3" w:rsidDel="00B45977">
          <w:delText xml:space="preserve"> in this work</w:delText>
        </w:r>
      </w:del>
      <w:del w:id="145" w:author="Parks, Robbie M" w:date="2019-01-10T10:58:00Z">
        <w:r w:rsidR="009334DF" w:rsidRPr="00886AE3" w:rsidDel="0066420A">
          <w:delText xml:space="preserve">, as </w:delText>
        </w:r>
        <w:r w:rsidRPr="00886AE3" w:rsidDel="0066420A">
          <w:delText>in previous study of intentional and unintentional injury seasonality persisting throughout 1980-2016 (Figure 1).</w:delText>
        </w:r>
        <w:r w:rsidRPr="00886AE3" w:rsidDel="0066420A">
          <w:fldChar w:fldCharType="begin" w:fldLock="1"/>
        </w:r>
        <w:r w:rsidR="00557C12" w:rsidRPr="00886AE3" w:rsidDel="0066420A">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66420A">
          <w:fldChar w:fldCharType="separate"/>
        </w:r>
        <w:r w:rsidR="00103AEA" w:rsidRPr="00886AE3" w:rsidDel="0066420A">
          <w:rPr>
            <w:noProof/>
            <w:vertAlign w:val="superscript"/>
          </w:rPr>
          <w:delText>7</w:delText>
        </w:r>
        <w:r w:rsidRPr="00886AE3" w:rsidDel="0066420A">
          <w:fldChar w:fldCharType="end"/>
        </w:r>
      </w:del>
    </w:p>
    <w:p w14:paraId="3015B0C6" w14:textId="77777777" w:rsidR="00266429" w:rsidRDefault="00266429">
      <w:pPr>
        <w:spacing w:line="480" w:lineRule="auto"/>
        <w:rPr>
          <w:ins w:id="146" w:author="Parks, Robbie M" w:date="2019-01-10T10:57:00Z"/>
          <w:color w:val="000000" w:themeColor="text1"/>
        </w:rPr>
        <w:pPrChange w:id="147" w:author="Parks, Robbie M" w:date="2019-01-10T10:49:00Z">
          <w:pPr>
            <w:pStyle w:val="ListParagraph"/>
            <w:numPr>
              <w:numId w:val="11"/>
            </w:numPr>
            <w:ind w:hanging="360"/>
          </w:pPr>
        </w:pPrChange>
      </w:pPr>
    </w:p>
    <w:p w14:paraId="527D4EFD" w14:textId="46F2E292" w:rsidR="00D259CD" w:rsidRPr="003017A9" w:rsidDel="003434A1" w:rsidRDefault="00537CAA" w:rsidP="003017A9">
      <w:pPr>
        <w:rPr>
          <w:del w:id="148" w:author="Parks, Robbie M" w:date="2019-01-10T10:53:00Z"/>
          <w:i/>
        </w:rPr>
      </w:pPr>
      <w:del w:id="149" w:author="Parks, Robbie M" w:date="2019-01-10T10:53:00Z">
        <w:r w:rsidRPr="00886AE3" w:rsidDel="003434A1">
          <w:rPr>
            <w:i/>
            <w:color w:val="000000" w:themeColor="text1"/>
          </w:rPr>
          <w:delText>Unintentional</w:delText>
        </w:r>
        <w:r w:rsidR="00E13195" w:rsidRPr="003017A9" w:rsidDel="003434A1">
          <w:rPr>
            <w:i/>
          </w:rPr>
          <w:delText xml:space="preserve"> discussion</w:delText>
        </w:r>
      </w:del>
      <w:ins w:id="150" w:author="Parks, Robbie M" w:date="2019-01-10T10:54:00Z">
        <w:r w:rsidR="003434A1">
          <w:t xml:space="preserve">Studies of road traffic accidents in Canada </w:t>
        </w:r>
      </w:ins>
    </w:p>
    <w:p w14:paraId="362EB49C" w14:textId="7D216F1E" w:rsidR="002B3894" w:rsidDel="00BE7826" w:rsidRDefault="006942E2">
      <w:pPr>
        <w:spacing w:line="480" w:lineRule="auto"/>
        <w:rPr>
          <w:del w:id="151" w:author="Parks, Robbie M" w:date="2019-01-10T11:00:00Z"/>
        </w:rPr>
        <w:pPrChange w:id="152" w:author="Parks, Robbie M" w:date="2019-01-10T10:53:00Z">
          <w:pPr>
            <w:pStyle w:val="ListParagraph"/>
            <w:numPr>
              <w:numId w:val="7"/>
            </w:numPr>
            <w:spacing w:after="0" w:line="240" w:lineRule="auto"/>
            <w:ind w:hanging="360"/>
          </w:pPr>
        </w:pPrChange>
      </w:pPr>
      <w:del w:id="153" w:author="Parks, Robbie M" w:date="2019-01-10T10:54:00Z">
        <w:r w:rsidDel="003434A1">
          <w:delText>Research</w:delText>
        </w:r>
        <w:r w:rsidR="00B519FA" w:rsidDel="003434A1">
          <w:delText xml:space="preserve"> </w:delText>
        </w:r>
      </w:del>
      <w:r>
        <w:t>ha</w:t>
      </w:r>
      <w:ins w:id="154" w:author="Bennett, James E" w:date="2019-01-11T16:35:00Z">
        <w:r w:rsidR="00FD3259">
          <w:t>ve</w:t>
        </w:r>
      </w:ins>
      <w:del w:id="155" w:author="Bennett, James E" w:date="2019-01-11T16:35:00Z">
        <w:r w:rsidDel="00FD3259">
          <w:delText>s</w:delText>
        </w:r>
      </w:del>
      <w:r w:rsidR="006F7CFD">
        <w:t xml:space="preserve"> shown that there is m</w:t>
      </w:r>
      <w:r w:rsidR="00C204F6">
        <w:t>ore road traffic when there is less snow</w:t>
      </w:r>
      <w:r w:rsidR="00730CB0">
        <w:t xml:space="preserve"> (i.e., </w:t>
      </w:r>
      <w:r w:rsidR="006F7CFD">
        <w:t>warmer weather</w:t>
      </w:r>
      <w:r w:rsidR="00730CB0">
        <w:t>)</w:t>
      </w:r>
      <w:del w:id="156" w:author="Parks, Robbie M" w:date="2019-01-10T10:54:00Z">
        <w:r w:rsidR="00780977" w:rsidDel="003434A1">
          <w:delText xml:space="preserve"> in winter in Canada</w:delText>
        </w:r>
      </w:del>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ins w:id="157" w:author="Parks, Robbie M" w:date="2019-01-10T10:59:00Z">
        <w:r w:rsidR="00AA659F">
          <w:t>Increasing anomalous temperatures encouraging more driving could therefore increa</w:t>
        </w:r>
        <w:r w:rsidR="00BE7826">
          <w:t>se the potential for collisions.</w:t>
        </w:r>
      </w:ins>
      <w:ins w:id="158" w:author="Parks, Robbie M" w:date="2019-01-10T11:00:00Z">
        <w:r w:rsidR="00BE7826">
          <w:t xml:space="preserve"> </w:t>
        </w:r>
      </w:ins>
    </w:p>
    <w:p w14:paraId="0AC5D084" w14:textId="40C7409C" w:rsidR="00CD196F" w:rsidRPr="008D4556" w:rsidDel="001417E4" w:rsidRDefault="002B3894">
      <w:pPr>
        <w:spacing w:line="480" w:lineRule="auto"/>
        <w:rPr>
          <w:del w:id="159" w:author="Parks, Robbie M" w:date="2019-01-10T11:03:00Z"/>
        </w:rPr>
        <w:pPrChange w:id="160" w:author="Parks, Robbie M" w:date="2019-01-10T11:00:00Z">
          <w:pPr>
            <w:pStyle w:val="ListParagraph"/>
            <w:numPr>
              <w:numId w:val="7"/>
            </w:numPr>
            <w:spacing w:after="0" w:line="240" w:lineRule="auto"/>
            <w:ind w:hanging="360"/>
          </w:pPr>
        </w:pPrChange>
      </w:pPr>
      <w:r>
        <w:t>Further, d</w:t>
      </w:r>
      <w:r w:rsidR="007E25B1">
        <w:t xml:space="preserve">riving performance </w:t>
      </w:r>
      <w:r w:rsidR="009E4B56">
        <w:t xml:space="preserve">itself </w:t>
      </w:r>
      <w:r w:rsidR="007E25B1">
        <w:t>deteriorates at higher temperatures</w:t>
      </w:r>
      <w:ins w:id="161" w:author="Parks, Robbie M" w:date="2019-01-10T11:00:00Z">
        <w:r w:rsidR="00BE7826">
          <w:t>,</w:t>
        </w:r>
      </w:ins>
      <w:del w:id="162" w:author="Parks, Robbie M" w:date="2019-01-10T11:00:00Z">
        <w:r w:rsidR="007D78F5" w:rsidDel="00BE7826">
          <w:delText>.</w:delText>
        </w:r>
      </w:del>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t xml:space="preserve"> </w:t>
      </w:r>
      <w:ins w:id="163" w:author="Parks, Robbie M" w:date="2019-01-10T11:00:00Z">
        <w:r w:rsidR="00BE7826">
          <w:t xml:space="preserve">which could affect </w:t>
        </w:r>
        <w:r w:rsidR="00E92BA5">
          <w:t xml:space="preserve">drivers’ </w:t>
        </w:r>
      </w:ins>
      <w:ins w:id="164" w:author="Parks, Robbie M" w:date="2019-01-10T11:01:00Z">
        <w:r w:rsidR="00E92BA5">
          <w:t>ability to perceive risks and dangers on the road.</w:t>
        </w:r>
      </w:ins>
      <w:ins w:id="165" w:author="Parks, Robbie M" w:date="2019-01-10T11:03:00Z">
        <w:r w:rsidR="001417E4">
          <w:t xml:space="preserve"> </w:t>
        </w:r>
      </w:ins>
    </w:p>
    <w:p w14:paraId="60430025" w14:textId="6B2D2E89" w:rsidR="005D151A" w:rsidDel="005D151A" w:rsidRDefault="00CB56FB">
      <w:pPr>
        <w:rPr>
          <w:del w:id="166" w:author="Parks, Robbie M" w:date="2019-01-10T11:12:00Z"/>
        </w:rPr>
        <w:pPrChange w:id="167" w:author="Parks, Robbie M" w:date="2019-01-10T11:12:00Z">
          <w:pPr>
            <w:pStyle w:val="ListParagraph"/>
            <w:numPr>
              <w:numId w:val="7"/>
            </w:numPr>
            <w:spacing w:after="0" w:line="240" w:lineRule="auto"/>
            <w:ind w:hanging="360"/>
          </w:pPr>
        </w:pPrChange>
      </w:pPr>
      <w:r>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ins w:id="168" w:author="Bennett, James E" w:date="2019-01-11T16:35:00Z">
        <w:r w:rsidR="00FD3259">
          <w:t xml:space="preserve">are </w:t>
        </w:r>
      </w:ins>
      <w:r w:rsidR="00207F3E" w:rsidRPr="00283E06">
        <w:t>more likely to crash than older ages</w:t>
      </w:r>
      <w:ins w:id="169" w:author="Bennett, James E" w:date="2019-01-11T16:35:00Z">
        <w:r w:rsidR="00FD3259">
          <w:t>,</w:t>
        </w:r>
      </w:ins>
      <w:del w:id="170" w:author="Bennett, James E" w:date="2019-01-11T16:35:00Z">
        <w:r w:rsidR="001D52C0" w:rsidRPr="00283E06" w:rsidDel="00FD3259">
          <w:delText>.</w:delText>
        </w:r>
      </w:del>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ins w:id="171" w:author="Bennett, James E" w:date="2019-01-11T16:35:00Z">
        <w:r w:rsidR="00FD3259">
          <w:t>and i</w:t>
        </w:r>
      </w:ins>
      <w:del w:id="172" w:author="Bennett, James E" w:date="2019-01-11T16:35:00Z">
        <w:r w:rsidR="009E4B56" w:rsidDel="00FD3259">
          <w:delText>I</w:delText>
        </w:r>
      </w:del>
      <w:r w:rsidR="009E4B56">
        <w:t>f alcohol consumption increases with temperature anomaly</w:t>
      </w:r>
      <w:r w:rsidR="0030298B">
        <w:t xml:space="preserve"> (as indicated in Britain)</w:t>
      </w:r>
      <w:del w:id="173" w:author="Parks, Robbie M" w:date="2019-01-10T11:10:00Z">
        <w:r w:rsidR="0030298B" w:rsidDel="00F5560A">
          <w:delText xml:space="preserve"> (</w:delText>
        </w:r>
        <w:r w:rsidR="0030298B" w:rsidRPr="00F5560A" w:rsidDel="00F5560A">
          <w:rPr>
            <w:rPrChange w:id="174" w:author="Parks, Robbie M" w:date="2019-01-10T11:10:00Z">
              <w:rPr>
                <w:rStyle w:val="Hyperlink"/>
              </w:rPr>
            </w:rPrChange>
          </w:rPr>
          <w:delText>link</w:delText>
        </w:r>
        <w:r w:rsidR="0030298B" w:rsidDel="00F5560A">
          <w:delText>)</w:delText>
        </w:r>
      </w:del>
      <w:r w:rsidR="009E4B56">
        <w:t>,</w:t>
      </w:r>
      <w:ins w:id="175" w:author="Parks, Robbie M" w:date="2019-01-10T11:10:00Z">
        <w:r w:rsidR="00F5560A">
          <w:fldChar w:fldCharType="begin" w:fldLock="1"/>
        </w:r>
      </w:ins>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ins w:id="176" w:author="Parks, Robbie M" w:date="2019-01-10T11:10:00Z">
        <w:r w:rsidR="00F5560A">
          <w:fldChar w:fldCharType="end"/>
        </w:r>
      </w:ins>
      <w:r w:rsidR="009E4B56">
        <w:t xml:space="preserve"> it could </w:t>
      </w:r>
      <w:ins w:id="177" w:author="Parks, Robbie M" w:date="2019-01-10T11:07:00Z">
        <w:r w:rsidR="00E445F8">
          <w:t xml:space="preserve">further </w:t>
        </w:r>
      </w:ins>
      <w:r w:rsidR="009E4B56">
        <w:t>serve to explain the positive association of transport deaths with temperature anomaly.</w:t>
      </w:r>
    </w:p>
    <w:p w14:paraId="0DE5929B" w14:textId="77777777" w:rsidR="005D151A" w:rsidRDefault="005D151A">
      <w:pPr>
        <w:spacing w:line="480" w:lineRule="auto"/>
        <w:rPr>
          <w:ins w:id="178" w:author="Parks, Robbie M" w:date="2019-01-10T11:12:00Z"/>
        </w:rPr>
        <w:pPrChange w:id="179" w:author="Parks, Robbie M" w:date="2019-01-10T11:12:00Z">
          <w:pPr>
            <w:pStyle w:val="ListParagraph"/>
            <w:numPr>
              <w:numId w:val="7"/>
            </w:numPr>
            <w:spacing w:after="0" w:line="240" w:lineRule="auto"/>
            <w:ind w:hanging="360"/>
          </w:pPr>
        </w:pPrChange>
      </w:pPr>
    </w:p>
    <w:p w14:paraId="64EB1672" w14:textId="77777777" w:rsidR="005D151A" w:rsidRPr="005D151A" w:rsidRDefault="005D151A">
      <w:pPr>
        <w:spacing w:line="480" w:lineRule="auto"/>
        <w:rPr>
          <w:ins w:id="180" w:author="Parks, Robbie M" w:date="2019-01-10T11:12:00Z"/>
          <w:rPrChange w:id="181" w:author="Parks, Robbie M" w:date="2019-01-10T11:12:00Z">
            <w:rPr>
              <w:ins w:id="182" w:author="Parks, Robbie M" w:date="2019-01-10T11:12:00Z"/>
              <w:i/>
            </w:rPr>
          </w:rPrChange>
        </w:rPr>
        <w:pPrChange w:id="183" w:author="Parks, Robbie M" w:date="2019-01-10T11:12:00Z">
          <w:pPr>
            <w:pStyle w:val="ListParagraph"/>
            <w:numPr>
              <w:numId w:val="7"/>
            </w:numPr>
            <w:spacing w:after="0" w:line="240" w:lineRule="auto"/>
            <w:ind w:hanging="360"/>
          </w:pPr>
        </w:pPrChange>
      </w:pPr>
    </w:p>
    <w:p w14:paraId="1C1D54B7" w14:textId="37CEDA96" w:rsidR="00223D8A" w:rsidDel="00000D28" w:rsidRDefault="00F97057">
      <w:pPr>
        <w:spacing w:line="480" w:lineRule="auto"/>
        <w:rPr>
          <w:del w:id="184" w:author="Parks, Robbie M" w:date="2019-01-10T11:19:00Z"/>
        </w:rPr>
        <w:pPrChange w:id="185" w:author="Parks, Robbie M" w:date="2019-01-10T11:19:00Z">
          <w:pPr>
            <w:pStyle w:val="ListParagraph"/>
            <w:numPr>
              <w:numId w:val="7"/>
            </w:numPr>
            <w:spacing w:after="0" w:line="240" w:lineRule="auto"/>
            <w:ind w:hanging="360"/>
          </w:pPr>
        </w:pPrChange>
      </w:pPr>
      <w:ins w:id="186" w:author="Parks, Robbie M" w:date="2019-01-10T11:17:00Z">
        <w:r>
          <w:lastRenderedPageBreak/>
          <w:t>Factors which influence d</w:t>
        </w:r>
      </w:ins>
      <w:ins w:id="187" w:author="Parks, Robbie M" w:date="2019-01-10T11:12:00Z">
        <w:r>
          <w:t xml:space="preserve">eaths from falls </w:t>
        </w:r>
      </w:ins>
      <w:del w:id="188" w:author="Parks, Robbie M" w:date="2019-01-10T11:16:00Z">
        <w:r w:rsidR="00C41B74" w:rsidDel="00F97057">
          <w:delText>F</w:delText>
        </w:r>
        <w:r w:rsidR="000D5E5E" w:rsidRPr="00636C9B" w:rsidDel="00F97057">
          <w:delText>actor</w:delText>
        </w:r>
        <w:r w:rsidR="00A850C6" w:rsidDel="00F97057">
          <w:delText>s</w:delText>
        </w:r>
        <w:r w:rsidR="000D5E5E" w:rsidRPr="00636C9B" w:rsidDel="00F97057">
          <w:delText xml:space="preserve"> for</w:delText>
        </w:r>
      </w:del>
      <w:ins w:id="189" w:author="Parks, Robbie M" w:date="2019-01-10T11:16:00Z">
        <w:r>
          <w:t>in</w:t>
        </w:r>
      </w:ins>
      <w:r w:rsidR="000D5E5E" w:rsidRPr="00636C9B">
        <w:t xml:space="preserve"> older people</w:t>
      </w:r>
      <w:ins w:id="190" w:author="Parks, Robbie M" w:date="2019-01-10T11:16:00Z">
        <w:r>
          <w:t xml:space="preserve"> </w:t>
        </w:r>
      </w:ins>
      <w:ins w:id="191" w:author="Parks, Robbie M" w:date="2019-01-10T11:17:00Z">
        <w:r>
          <w:t xml:space="preserve">include </w:t>
        </w:r>
      </w:ins>
      <w:del w:id="192" w:author="Parks, Robbie M" w:date="2019-01-10T11:16:00Z">
        <w:r w:rsidR="000D5E5E" w:rsidRPr="00636C9B" w:rsidDel="00F97057">
          <w:delText xml:space="preserve"> </w:delText>
        </w:r>
        <w:r w:rsidR="007E2E1B" w:rsidRPr="00636C9B" w:rsidDel="00F97057">
          <w:delText xml:space="preserve">falling </w:delText>
        </w:r>
      </w:del>
      <w:del w:id="193" w:author="Parks, Robbie M" w:date="2019-01-10T11:17:00Z">
        <w:r w:rsidR="00A850C6" w:rsidDel="00F97057">
          <w:delText xml:space="preserve">include </w:delText>
        </w:r>
      </w:del>
      <w:r w:rsidR="00A850C6">
        <w:t>walking over</w:t>
      </w:r>
      <w:r w:rsidR="00A850C6" w:rsidRPr="00636C9B">
        <w:t xml:space="preserve"> </w:t>
      </w:r>
      <w:r w:rsidR="000D5E5E" w:rsidRPr="00636C9B">
        <w:t>s</w:t>
      </w:r>
      <w:r w:rsidR="00FF57A3" w:rsidRPr="00636C9B">
        <w:t>lippery or uneven surfaces</w:t>
      </w:r>
      <w:r w:rsidR="005975FE" w:rsidRPr="00636C9B">
        <w:t xml:space="preserve">, </w:t>
      </w:r>
      <w:r w:rsidR="00073B07" w:rsidRPr="00636C9B">
        <w:t>obstacles and tripping hazards</w:t>
      </w:r>
      <w:r w:rsidR="00FF57A3" w:rsidRPr="00636C9B">
        <w:t>.</w:t>
      </w:r>
      <w:r w:rsidR="00D21DED" w:rsidRPr="00636C9B">
        <w:fldChar w:fldCharType="begin" w:fldLock="1"/>
      </w:r>
      <w:r w:rsidR="00E966D2">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D21DED" w:rsidRPr="00636C9B">
        <w:fldChar w:fldCharType="separate"/>
      </w:r>
      <w:r w:rsidR="00F5560A" w:rsidRPr="00F5560A">
        <w:rPr>
          <w:noProof/>
          <w:vertAlign w:val="superscript"/>
        </w:rPr>
        <w:t>26</w:t>
      </w:r>
      <w:r w:rsidR="00D21DED" w:rsidRPr="00636C9B">
        <w:fldChar w:fldCharType="end"/>
      </w:r>
      <w:ins w:id="194" w:author="Parks, Robbie M" w:date="2019-01-10T11:17:00Z">
        <w:r w:rsidR="005B7B7B">
          <w:t xml:space="preserve"> Positive anomalous temperatures in winter could lead to less potential to slip on ice, potentially explaining the </w:t>
        </w:r>
      </w:ins>
      <w:ins w:id="195" w:author="Parks, Robbie M" w:date="2019-01-10T11:18:00Z">
        <w:r w:rsidR="005B7B7B">
          <w:t>reduction</w:t>
        </w:r>
      </w:ins>
      <w:ins w:id="196" w:author="Parks, Robbie M" w:date="2019-01-10T11:17:00Z">
        <w:r w:rsidR="005B7B7B">
          <w:t xml:space="preserve"> </w:t>
        </w:r>
      </w:ins>
      <w:ins w:id="197" w:author="Parks, Robbie M" w:date="2019-01-10T11:18:00Z">
        <w:r w:rsidR="005B7B7B">
          <w:t>in falls in the older age groups.</w:t>
        </w:r>
        <w:r w:rsidR="00000D28">
          <w:t xml:space="preserve"> </w:t>
        </w:r>
        <w:r w:rsidR="006B057A">
          <w:t>H</w:t>
        </w:r>
        <w:r w:rsidR="00000D28">
          <w:t xml:space="preserve">ospital admissions </w:t>
        </w:r>
      </w:ins>
      <w:ins w:id="198" w:author="Parks, Robbie M" w:date="2019-01-10T11:19:00Z">
        <w:r w:rsidR="00000D28">
          <w:t xml:space="preserve">for injuries from falls </w:t>
        </w:r>
      </w:ins>
      <w:ins w:id="199" w:author="Parks, Robbie M" w:date="2019-01-10T11:18:00Z">
        <w:r w:rsidR="00000D28">
          <w:t xml:space="preserve">in </w:t>
        </w:r>
      </w:ins>
    </w:p>
    <w:p w14:paraId="30F68D26" w14:textId="2E532910" w:rsidR="007709ED" w:rsidRPr="007709ED" w:rsidDel="00D91C67" w:rsidRDefault="007709ED">
      <w:pPr>
        <w:spacing w:line="480" w:lineRule="auto"/>
        <w:rPr>
          <w:del w:id="200" w:author="Parks, Robbie M" w:date="2019-01-10T11:25:00Z"/>
        </w:rPr>
        <w:pPrChange w:id="201" w:author="Parks, Robbie M" w:date="2019-01-10T11:19:00Z">
          <w:pPr>
            <w:pStyle w:val="ListParagraph"/>
            <w:numPr>
              <w:numId w:val="7"/>
            </w:numPr>
            <w:spacing w:after="0" w:line="240" w:lineRule="auto"/>
            <w:ind w:hanging="360"/>
          </w:pPr>
        </w:pPrChange>
      </w:pPr>
      <w:del w:id="202" w:author="Parks, Robbie M" w:date="2019-01-10T11:19:00Z">
        <w:r w:rsidDel="00000D28">
          <w:rPr>
            <w:bCs/>
            <w:color w:val="000000" w:themeColor="text1"/>
          </w:rPr>
          <w:delText xml:space="preserve">An analysis of hospitals in </w:delText>
        </w:r>
      </w:del>
      <w:r>
        <w:rPr>
          <w:bCs/>
          <w:color w:val="000000" w:themeColor="text1"/>
        </w:rPr>
        <w:t xml:space="preserve">Boston, Massachusetts, USA, </w:t>
      </w:r>
      <w:del w:id="203" w:author="Parks, Robbie M" w:date="2019-01-10T11:19:00Z">
        <w:r w:rsidDel="00C31A32">
          <w:rPr>
            <w:bCs/>
            <w:color w:val="000000" w:themeColor="text1"/>
          </w:rPr>
          <w:delText xml:space="preserve">shows </w:delText>
        </w:r>
      </w:del>
      <w:r>
        <w:rPr>
          <w:bCs/>
          <w:color w:val="000000" w:themeColor="text1"/>
        </w:rPr>
        <w:t>increase</w:t>
      </w:r>
      <w:del w:id="204" w:author="Parks, Robbie M" w:date="2019-01-10T11:19:00Z">
        <w:r w:rsidDel="00C31A32">
          <w:rPr>
            <w:bCs/>
            <w:color w:val="000000" w:themeColor="text1"/>
          </w:rPr>
          <w:delText xml:space="preserve"> of hospital admissions for falls of 18% w</w:delText>
        </w:r>
      </w:del>
      <w:ins w:id="205" w:author="Parks, Robbie M" w:date="2019-01-10T11:19:00Z">
        <w:r w:rsidR="00C31A32">
          <w:rPr>
            <w:bCs/>
            <w:color w:val="000000" w:themeColor="text1"/>
          </w:rPr>
          <w:t xml:space="preserve"> w</w:t>
        </w:r>
      </w:ins>
      <w:r>
        <w:rPr>
          <w:bCs/>
          <w:color w:val="000000" w:themeColor="text1"/>
        </w:rPr>
        <w:t>ith moderate snow fall</w:t>
      </w:r>
      <w:ins w:id="206" w:author="Parks, Robbie M" w:date="2019-01-10T11:20:00Z">
        <w:r w:rsidR="006B057A">
          <w:rPr>
            <w:bCs/>
            <w:color w:val="000000" w:themeColor="text1"/>
          </w:rPr>
          <w:t>.</w:t>
        </w:r>
      </w:ins>
      <w:del w:id="207" w:author="Parks, Robbie M" w:date="2019-01-10T11:20:00Z">
        <w:r w:rsidDel="006B057A">
          <w:rPr>
            <w:bCs/>
            <w:color w:val="000000" w:themeColor="text1"/>
          </w:rPr>
          <w:delText>,</w:delText>
        </w:r>
      </w:del>
      <w:r>
        <w:rPr>
          <w:bCs/>
          <w:color w:val="000000" w:themeColor="text1"/>
        </w:rPr>
        <w:fldChar w:fldCharType="begin" w:fldLock="1"/>
      </w:r>
      <w:r w:rsidR="00E966D2">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Pr>
          <w:bCs/>
          <w:color w:val="000000" w:themeColor="text1"/>
        </w:rPr>
        <w:fldChar w:fldCharType="separate"/>
      </w:r>
      <w:r w:rsidR="00F5560A" w:rsidRPr="00F5560A">
        <w:rPr>
          <w:bCs/>
          <w:noProof/>
          <w:color w:val="000000" w:themeColor="text1"/>
          <w:vertAlign w:val="superscript"/>
        </w:rPr>
        <w:t>27</w:t>
      </w:r>
      <w:r>
        <w:rPr>
          <w:bCs/>
          <w:color w:val="000000" w:themeColor="text1"/>
        </w:rPr>
        <w:fldChar w:fldCharType="end"/>
      </w:r>
      <w:ins w:id="208" w:author="Parks, Robbie M" w:date="2019-01-10T11:20:00Z">
        <w:r w:rsidR="006B057A">
          <w:rPr>
            <w:bCs/>
            <w:color w:val="000000" w:themeColor="text1"/>
          </w:rPr>
          <w:t xml:space="preserve"> </w:t>
        </w:r>
      </w:ins>
      <w:commentRangeStart w:id="209"/>
      <w:del w:id="210" w:author="Parks, Robbie M" w:date="2019-01-10T11:20:00Z">
        <w:r w:rsidDel="006B057A">
          <w:rPr>
            <w:bCs/>
            <w:color w:val="000000" w:themeColor="text1"/>
          </w:rPr>
          <w:delText xml:space="preserve"> </w:delText>
        </w:r>
        <w:r w:rsidDel="00C31A32">
          <w:rPr>
            <w:bCs/>
            <w:color w:val="000000" w:themeColor="text1"/>
          </w:rPr>
          <w:delText xml:space="preserve">compared to our results of up to 0.7% decrease for </w:delText>
        </w:r>
        <w:r w:rsidDel="00C31A32">
          <w:rPr>
            <w:color w:val="000000" w:themeColor="text1"/>
          </w:rPr>
          <w:delText xml:space="preserve">temperature anomaly </w:delText>
        </w:r>
        <w:r w:rsidRPr="00D024C6" w:rsidDel="00C31A32">
          <w:rPr>
            <w:color w:val="000000" w:themeColor="text1"/>
          </w:rPr>
          <w:delText>of +</w:delText>
        </w:r>
        <w:r w:rsidRPr="00886AE3" w:rsidDel="00C31A32">
          <w:rPr>
            <w:rFonts w:eastAsia="Times New Roman"/>
            <w:bCs/>
            <w:color w:val="222222"/>
            <w:shd w:val="clear" w:color="auto" w:fill="FFFFFF"/>
          </w:rPr>
          <w:delText>1</w:delText>
        </w:r>
        <w:r w:rsidRPr="00D024C6" w:rsidDel="00C31A32">
          <w:rPr>
            <w:bCs/>
            <w:color w:val="000000" w:themeColor="text1"/>
          </w:rPr>
          <w:delText>°C</w:delText>
        </w:r>
        <w:r w:rsidDel="00C31A32">
          <w:rPr>
            <w:color w:val="000000" w:themeColor="text1"/>
          </w:rPr>
          <w:delText xml:space="preserve"> </w:delText>
        </w:r>
        <w:r w:rsidDel="00C31A32">
          <w:rPr>
            <w:bCs/>
            <w:color w:val="000000" w:themeColor="text1"/>
          </w:rPr>
          <w:delText xml:space="preserve">in males across age groups and 0.4% decrease in females.  </w:delText>
        </w:r>
      </w:del>
    </w:p>
    <w:p w14:paraId="3305DD79" w14:textId="0771888D" w:rsidR="00D91C67" w:rsidDel="00AB5EE2" w:rsidRDefault="00423243">
      <w:pPr>
        <w:rPr>
          <w:del w:id="211" w:author="Parks, Robbie M" w:date="2019-01-10T11:25:00Z"/>
        </w:rPr>
        <w:pPrChange w:id="212" w:author="Parks, Robbie M" w:date="2019-01-10T11:25:00Z">
          <w:pPr>
            <w:pStyle w:val="ListParagraph"/>
            <w:numPr>
              <w:numId w:val="7"/>
            </w:numPr>
            <w:spacing w:after="0" w:line="240" w:lineRule="auto"/>
            <w:ind w:hanging="360"/>
          </w:pPr>
        </w:pPrChange>
      </w:pPr>
      <w:r>
        <w:t xml:space="preserve">Healthy older people </w:t>
      </w:r>
      <w:ins w:id="213" w:author="Parks, Robbie M" w:date="2019-01-10T11:25:00Z">
        <w:r w:rsidR="00D91C67">
          <w:t xml:space="preserve">also </w:t>
        </w:r>
      </w:ins>
      <w:r w:rsidR="00B37097">
        <w:t>fall more outdoors than indoors.</w:t>
      </w:r>
      <w:r w:rsidR="002953F0">
        <w:fldChar w:fldCharType="begin" w:fldLock="1"/>
      </w:r>
      <w:r w:rsidR="00E966D2">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2953F0">
        <w:fldChar w:fldCharType="separate"/>
      </w:r>
      <w:r w:rsidR="00F5560A" w:rsidRPr="00F5560A">
        <w:rPr>
          <w:noProof/>
          <w:vertAlign w:val="superscript"/>
        </w:rPr>
        <w:t>28</w:t>
      </w:r>
      <w:r w:rsidR="002953F0">
        <w:fldChar w:fldCharType="end"/>
      </w:r>
      <w:r w:rsidR="00725E92">
        <w:t xml:space="preserve"> </w:t>
      </w:r>
      <w:del w:id="214" w:author="Parks, Robbie M" w:date="2019-01-10T11:25:00Z">
        <w:r w:rsidR="009B5A29" w:rsidDel="00D91C67">
          <w:delText xml:space="preserve">With </w:delText>
        </w:r>
      </w:del>
      <w:ins w:id="215" w:author="Parks, Robbie M" w:date="2019-01-10T11:25:00Z">
        <w:r w:rsidR="00D91C67">
          <w:t xml:space="preserve">Therefore with </w:t>
        </w:r>
      </w:ins>
      <w:r w:rsidR="009B5A29">
        <w:t>warmer</w:t>
      </w:r>
      <w:r w:rsidR="00C30EEC">
        <w:t xml:space="preserve"> overall</w:t>
      </w:r>
      <w:r w:rsidR="009B5A29">
        <w:t xml:space="preserve"> </w:t>
      </w:r>
      <w:r w:rsidR="004E0D21">
        <w:t>temperatures</w:t>
      </w:r>
      <w:r w:rsidR="009B5A29">
        <w:t xml:space="preserve">, slippery outdoor conditions </w:t>
      </w:r>
      <w:r w:rsidR="002268D5">
        <w:t>may be less of a factor</w:t>
      </w:r>
      <w:r w:rsidR="009B5A29" w:rsidRPr="00A850C6">
        <w:t>.</w:t>
      </w:r>
    </w:p>
    <w:commentRangeEnd w:id="209"/>
    <w:p w14:paraId="7D42D8E9" w14:textId="77777777" w:rsidR="00AB5EE2" w:rsidRDefault="00FD3259">
      <w:pPr>
        <w:spacing w:line="480" w:lineRule="auto"/>
        <w:rPr>
          <w:ins w:id="216" w:author="Parks, Robbie M" w:date="2019-01-10T11:25:00Z"/>
        </w:rPr>
        <w:pPrChange w:id="217" w:author="Parks, Robbie M" w:date="2019-01-10T11:25:00Z">
          <w:pPr>
            <w:pStyle w:val="ListParagraph"/>
            <w:numPr>
              <w:numId w:val="7"/>
            </w:numPr>
            <w:spacing w:after="0" w:line="240" w:lineRule="auto"/>
            <w:ind w:hanging="360"/>
          </w:pPr>
        </w:pPrChange>
      </w:pPr>
      <w:r>
        <w:rPr>
          <w:rStyle w:val="CommentReference"/>
          <w:rFonts w:asciiTheme="minorHAnsi" w:hAnsiTheme="minorHAnsi" w:cstheme="minorBidi"/>
          <w:lang w:eastAsia="en-US"/>
        </w:rPr>
        <w:commentReference w:id="209"/>
      </w:r>
    </w:p>
    <w:p w14:paraId="787F372A" w14:textId="77777777" w:rsidR="00AB5EE2" w:rsidRPr="00AB5EE2" w:rsidRDefault="00AB5EE2">
      <w:pPr>
        <w:spacing w:line="480" w:lineRule="auto"/>
        <w:rPr>
          <w:ins w:id="218" w:author="Parks, Robbie M" w:date="2019-01-10T11:25:00Z"/>
          <w:rPrChange w:id="219" w:author="Parks, Robbie M" w:date="2019-01-10T11:25:00Z">
            <w:rPr>
              <w:ins w:id="220" w:author="Parks, Robbie M" w:date="2019-01-10T11:25:00Z"/>
              <w:i/>
            </w:rPr>
          </w:rPrChange>
        </w:rPr>
        <w:pPrChange w:id="221" w:author="Parks, Robbie M" w:date="2019-01-10T11:25:00Z">
          <w:pPr>
            <w:pStyle w:val="ListParagraph"/>
            <w:numPr>
              <w:numId w:val="7"/>
            </w:numPr>
            <w:spacing w:after="0" w:line="240" w:lineRule="auto"/>
            <w:ind w:hanging="360"/>
          </w:pPr>
        </w:pPrChange>
      </w:pPr>
    </w:p>
    <w:p w14:paraId="00046339" w14:textId="401A0AA8" w:rsidR="002C6259" w:rsidRPr="00843ACB" w:rsidDel="008F55DF" w:rsidRDefault="008F55DF">
      <w:pPr>
        <w:spacing w:line="480" w:lineRule="auto"/>
        <w:rPr>
          <w:del w:id="222" w:author="Parks, Robbie M" w:date="2019-01-10T11:28:00Z"/>
        </w:rPr>
        <w:pPrChange w:id="223" w:author="Parks, Robbie M" w:date="2019-01-10T11:29:00Z">
          <w:pPr>
            <w:pStyle w:val="ListParagraph"/>
            <w:numPr>
              <w:numId w:val="7"/>
            </w:numPr>
            <w:spacing w:after="0" w:line="240" w:lineRule="auto"/>
            <w:ind w:hanging="360"/>
          </w:pPr>
        </w:pPrChange>
      </w:pPr>
      <w:ins w:id="224" w:author="Parks, Robbie M" w:date="2019-01-10T11:27:00Z">
        <w:r>
          <w:t xml:space="preserve">Since </w:t>
        </w:r>
      </w:ins>
      <w:del w:id="225" w:author="Parks, Robbie M" w:date="2019-01-10T11:27:00Z">
        <w:r w:rsidR="002C6259" w:rsidDel="008F55DF">
          <w:delText>S</w:delText>
        </w:r>
      </w:del>
      <w:ins w:id="226" w:author="Parks, Robbie M" w:date="2019-01-10T11:27:00Z">
        <w:r>
          <w:t>s</w:t>
        </w:r>
      </w:ins>
      <w:r w:rsidR="002C6259">
        <w:t xml:space="preserve">wimming </w:t>
      </w:r>
      <w:r w:rsidR="00C969BF">
        <w:t xml:space="preserve">is generally </w:t>
      </w:r>
      <w:r w:rsidR="002C6259">
        <w:t xml:space="preserve">more </w:t>
      </w:r>
      <w:r w:rsidR="00C969BF">
        <w:t xml:space="preserve">popular </w:t>
      </w:r>
      <w:r w:rsidR="002C6259">
        <w:t>in warmer temperatures</w:t>
      </w:r>
      <w:ins w:id="227" w:author="Parks, Robbie M" w:date="2019-01-10T11:28:00Z">
        <w:r>
          <w:t>, deaths from drownings are expected to be more common in anomalously warm months.</w:t>
        </w:r>
      </w:ins>
      <w:del w:id="228" w:author="Parks, Robbie M" w:date="2019-01-10T11:28:00Z">
        <w:r w:rsidR="002C6259" w:rsidDel="008F55DF">
          <w:delText>.</w:delText>
        </w:r>
      </w:del>
    </w:p>
    <w:p w14:paraId="45D8204E" w14:textId="40BEE131" w:rsidR="00243549" w:rsidRDefault="008F55DF">
      <w:pPr>
        <w:spacing w:line="480" w:lineRule="auto"/>
        <w:rPr>
          <w:ins w:id="229" w:author="Parks, Robbie M" w:date="2019-01-10T11:37:00Z"/>
        </w:rPr>
        <w:pPrChange w:id="230" w:author="Parks, Robbie M" w:date="2019-01-10T11:29:00Z">
          <w:pPr>
            <w:pStyle w:val="ListParagraph"/>
            <w:numPr>
              <w:numId w:val="7"/>
            </w:numPr>
            <w:spacing w:after="0" w:line="240" w:lineRule="auto"/>
            <w:ind w:hanging="360"/>
          </w:pPr>
        </w:pPrChange>
      </w:pPr>
      <w:ins w:id="231" w:author="Parks, Robbie M" w:date="2019-01-10T11:28:00Z">
        <w:r>
          <w:t xml:space="preserve"> When drownings occur, </w:t>
        </w:r>
      </w:ins>
      <w:ins w:id="232" w:author="Bennett, James E" w:date="2019-01-11T16:50:00Z">
        <w:r w:rsidR="009F0BE9">
          <w:t xml:space="preserve">for males </w:t>
        </w:r>
      </w:ins>
      <w:r w:rsidR="00243549" w:rsidRPr="00636C9B">
        <w:t xml:space="preserve">52.7% </w:t>
      </w:r>
      <w:ins w:id="233" w:author="Bennett, James E" w:date="2019-01-11T16:50:00Z">
        <w:r w:rsidR="009F0BE9">
          <w:t xml:space="preserve">are </w:t>
        </w:r>
      </w:ins>
      <w:del w:id="234" w:author="Bennett, James E" w:date="2019-01-11T16:50:00Z">
        <w:r w:rsidR="00243549" w:rsidRPr="00636C9B" w:rsidDel="0033131C">
          <w:delText xml:space="preserve">of drowning in males is </w:delText>
        </w:r>
      </w:del>
      <w:r w:rsidR="00243549" w:rsidRPr="00636C9B">
        <w:t xml:space="preserve">in natural water, with </w:t>
      </w:r>
      <w:ins w:id="235" w:author="Bennett, James E" w:date="2019-01-11T16:50:00Z">
        <w:r w:rsidR="009F0BE9">
          <w:t xml:space="preserve">only </w:t>
        </w:r>
      </w:ins>
      <w:r w:rsidR="00243549" w:rsidRPr="00636C9B">
        <w:t>25.9</w:t>
      </w:r>
      <w:ins w:id="236" w:author="Bennett, James E" w:date="2019-01-11T16:50:00Z">
        <w:r w:rsidR="009F0BE9">
          <w:t>%</w:t>
        </w:r>
      </w:ins>
      <w:r w:rsidR="00243549" w:rsidRPr="00636C9B">
        <w:t xml:space="preserve"> for females (1999-2010)</w:t>
      </w:r>
      <w:r w:rsidR="00AB0D0D" w:rsidRPr="00636C9B">
        <w:t>.</w:t>
      </w:r>
      <w:r w:rsidR="009D3641" w:rsidRPr="00636C9B">
        <w:fldChar w:fldCharType="begin" w:fldLock="1"/>
      </w:r>
      <w:r w:rsidR="00E966D2">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fldChar w:fldCharType="separate"/>
      </w:r>
      <w:r w:rsidR="00F5560A" w:rsidRPr="00F5560A">
        <w:rPr>
          <w:noProof/>
          <w:vertAlign w:val="superscript"/>
        </w:rPr>
        <w:t>29</w:t>
      </w:r>
      <w:r w:rsidR="009D3641" w:rsidRPr="00636C9B">
        <w:fldChar w:fldCharType="end"/>
      </w:r>
      <w:r w:rsidR="00F306C6">
        <w:t xml:space="preserve"> </w:t>
      </w:r>
      <w:ins w:id="237" w:author="Bennett, James E" w:date="2019-01-11T16:50:00Z">
        <w:r w:rsidR="009F0BE9">
          <w:t>However,</w:t>
        </w:r>
      </w:ins>
      <w:ins w:id="238" w:author="Bennett, James E" w:date="2019-01-11T16:51:00Z">
        <w:r w:rsidR="009F0BE9">
          <w:t xml:space="preserve"> </w:t>
        </w:r>
      </w:ins>
      <w:ins w:id="239" w:author="Bennett, James E" w:date="2019-01-11T16:59:00Z">
        <w:r w:rsidR="00206DE6">
          <w:t xml:space="preserve">for targeted risk prevention </w:t>
        </w:r>
      </w:ins>
      <w:ins w:id="240" w:author="Bennett, James E" w:date="2019-01-11T16:51:00Z">
        <w:r w:rsidR="009F0BE9">
          <w:t xml:space="preserve">it </w:t>
        </w:r>
      </w:ins>
      <w:ins w:id="241" w:author="Bennett, James E" w:date="2019-01-11T17:00:00Z">
        <w:r w:rsidR="00206DE6">
          <w:t>would be desirable to know</w:t>
        </w:r>
      </w:ins>
      <w:bookmarkStart w:id="242" w:name="_GoBack"/>
      <w:bookmarkEnd w:id="242"/>
      <w:ins w:id="243" w:author="Bennett, James E" w:date="2019-01-11T16:51:00Z">
        <w:r w:rsidR="009F0BE9">
          <w:t xml:space="preserve"> if these patterns change </w:t>
        </w:r>
      </w:ins>
      <w:ins w:id="244" w:author="Bennett, James E" w:date="2019-01-11T16:52:00Z">
        <w:r w:rsidR="009F0BE9">
          <w:t>as a</w:t>
        </w:r>
      </w:ins>
      <w:del w:id="245" w:author="Bennett, James E" w:date="2019-01-11T16:52:00Z">
        <w:r w:rsidR="00F306C6" w:rsidDel="009F0BE9">
          <w:delText>A</w:delText>
        </w:r>
      </w:del>
      <w:r w:rsidR="00F306C6">
        <w:t>nomalous temperature</w:t>
      </w:r>
      <w:ins w:id="246" w:author="Bennett, James E" w:date="2019-01-11T16:52:00Z">
        <w:r w:rsidR="009F0BE9">
          <w:t xml:space="preserve"> increases.</w:t>
        </w:r>
      </w:ins>
      <w:r w:rsidR="00F306C6">
        <w:t xml:space="preserve"> </w:t>
      </w:r>
      <w:commentRangeStart w:id="247"/>
      <w:r w:rsidR="00F306C6">
        <w:t xml:space="preserve">could affect the likelihood that young people swim in natural water, as those from deprived backgrounds likely not have </w:t>
      </w:r>
      <w:r w:rsidR="00784240">
        <w:t xml:space="preserve">access to </w:t>
      </w:r>
      <w:r w:rsidR="00F306C6">
        <w:t xml:space="preserve">adequate and </w:t>
      </w:r>
      <w:proofErr w:type="gramStart"/>
      <w:r w:rsidR="00F306C6">
        <w:t>affordable</w:t>
      </w:r>
      <w:ins w:id="248" w:author="Parks, Robbie M" w:date="2019-01-10T11:29:00Z">
        <w:r w:rsidR="00393690">
          <w:t xml:space="preserve"> </w:t>
        </w:r>
      </w:ins>
      <w:r w:rsidR="00F306C6">
        <w:t xml:space="preserve"> swimming</w:t>
      </w:r>
      <w:proofErr w:type="gramEnd"/>
      <w:r w:rsidR="00F306C6">
        <w:t xml:space="preserve"> pool facilities.</w:t>
      </w:r>
      <w:ins w:id="249" w:author="Parks, Robbie M" w:date="2019-01-10T11:30:00Z">
        <w:r w:rsidR="00393690">
          <w:t xml:space="preserve"> Whether a child swims or not is often along racial lines, with black children much less likely to know how to swim than their white counterparts.</w:t>
        </w:r>
      </w:ins>
      <w:ins w:id="250" w:author="Parks, Robbie M" w:date="2019-01-10T11:35:00Z">
        <w:r w:rsidR="00E966D2">
          <w:fldChar w:fldCharType="begin" w:fldLock="1"/>
        </w:r>
      </w:ins>
      <w:r w:rsidR="005464C8">
        <w:instrText>ADDIN CSL_CITATION {"citationItems":[{"id":"ITEM-1","itemData":{"URL":"https://www.bbc.co.uk/news/world-us-canada-11172054","accessed":{"date-parts":[["2019","1","10"]]},"author":[{"dropping-particle":"","family":"Rohrer","given":"Finlo","non-dropping-particle":"","parse-names":false,"suffix":""}],"container-title":"BBC","id":"ITEM-1","issued":{"date-parts":[["2010"]]},"title":"Why don't black Americans swim?","type":"webpage"},"uris":["http://www.mendeley.com/documents/?uuid=7b0e3fda-9e68-442b-9720-d2d15e310170"]},{"id":"ITEM-2","itemData":{"DOI":"10.1136/ip.2008.020461","ISBN":"1475-5785 (Electronic)\\n1353-8047 (Linking)","ISSN":"13538047","PMID":"19651995","abstract":"OBJECTIVE: To examine swimming ability and variables associated with swimming for US inner-city, minority children. Empirical research on minority children's swimming ability is non-existent, and drowning rates for this population are high.\\n\\nDESIGN: Cross-sectional survey research. Descriptive statistics were produced. Multiple regression was applied using significant demographic variables by swimming ability.\\n\\nSETTING: Six US cities were chosen (Chicago, Illinois; Houston, Texas; Memphis, Tennessee; Miami, Florida; Oakland, California; Philadelphia, Pennsylvania). Young Men's Christian Association (YMCA) facilities were used to solicit subjects.\\n\\nSUBJECTS: A large sample (n = 1680) was gathered, which targeted poor, minority children. Parents of children aged 4-11 years and adolescents (12-17 years) completed surveys that research team members or trained YMCA staff supervised during non-swimming YMCA programmes.\\n\\nRESULTS: African-American respondents reported a 57.5% \"at risk\" (unable to swim or uncomfortable in deep end of pool) swimming ability. Hispanic/Latino children confirmed a 56.2% \"at risk\" level as compared with 30.9% for white subjects. Age, sex, child's lunch programme, parental education and race variables were all significantly (p&lt;0.05) related to swimming ability. Regression analysis revealed that all demographic variables fell into a significant model (p&lt;0.001) as predictor variables.\\n\\nCONCLUSIONS: Poor minority children, specifically African-American and Hispanic/Latino, are at a significant disadvantage concerning swimming ability. Female subjects were notably more \"at risk\" regarding their swimming ability than male subjects. Age, race and socioeconomic factors (lunch programme and parental education) were significantly associated with children who have low swimming ability.","author":[{"dropping-particle":"","family":"Irwin","given":"C. C.","non-dropping-particle":"","parse-names":false,"suffix":""},{"dropping-particle":"","family":"Irwin","given":"R. L.","non-dropping-particle":"","parse-names":false,"suffix":""},{"dropping-particle":"","family":"Ryan","given":"T. D.","non-dropping-particle":"","parse-names":false,"suffix":""},{"dropping-particle":"","family":"Drayer","given":"J.","non-dropping-particle":"","parse-names":false,"suffix":""}],"container-title":"Injury Prevention","id":"ITEM-2","issued":{"date-parts":[["2009"]]},"title":"Urban minority youth swimming (in)ability in the united states and associated demographic characteristics: Toward a drowning prevention plan","type":"article-journal"},"uris":["http://www.mendeley.com/documents/?uuid=1e0a9c09-ab03-4e23-bf3d-b3c33ebda303"]}],"mendeley":{"formattedCitation":"&lt;sup&gt;30,31&lt;/sup&gt;","plainTextFormattedCitation":"30,31","previouslyFormattedCitation":"&lt;sup&gt;30&lt;/sup&gt;"},"properties":{"noteIndex":0},"schema":"https://github.com/citation-style-language/schema/raw/master/csl-citation.json"}</w:instrText>
      </w:r>
      <w:r w:rsidR="00E966D2">
        <w:fldChar w:fldCharType="separate"/>
      </w:r>
      <w:r w:rsidR="005464C8" w:rsidRPr="005464C8">
        <w:rPr>
          <w:noProof/>
          <w:vertAlign w:val="superscript"/>
        </w:rPr>
        <w:t>30,31</w:t>
      </w:r>
      <w:ins w:id="251" w:author="Parks, Robbie M" w:date="2019-01-10T11:35:00Z">
        <w:r w:rsidR="00E966D2">
          <w:fldChar w:fldCharType="end"/>
        </w:r>
      </w:ins>
      <w:ins w:id="252" w:author="Parks, Robbie M" w:date="2019-01-10T11:31:00Z">
        <w:r w:rsidR="00B45378">
          <w:t xml:space="preserve"> This could further increase likelihood of those swimming in drowning, more likely during anomalously warm temperatures.</w:t>
        </w:r>
      </w:ins>
      <w:commentRangeEnd w:id="247"/>
      <w:r w:rsidR="009F0BE9">
        <w:rPr>
          <w:rStyle w:val="CommentReference"/>
          <w:rFonts w:asciiTheme="minorHAnsi" w:hAnsiTheme="minorHAnsi" w:cstheme="minorBidi"/>
          <w:lang w:eastAsia="en-US"/>
        </w:rPr>
        <w:commentReference w:id="247"/>
      </w:r>
    </w:p>
    <w:p w14:paraId="3AFBA133" w14:textId="77777777" w:rsidR="005773FB" w:rsidRDefault="005773FB">
      <w:pPr>
        <w:spacing w:line="480" w:lineRule="auto"/>
        <w:rPr>
          <w:ins w:id="253" w:author="Parks, Robbie M" w:date="2019-01-10T11:37:00Z"/>
        </w:rPr>
        <w:pPrChange w:id="254" w:author="Parks, Robbie M" w:date="2019-01-10T11:29:00Z">
          <w:pPr>
            <w:pStyle w:val="ListParagraph"/>
            <w:numPr>
              <w:numId w:val="7"/>
            </w:numPr>
            <w:spacing w:after="0" w:line="240" w:lineRule="auto"/>
            <w:ind w:hanging="360"/>
          </w:pPr>
        </w:pPrChange>
      </w:pPr>
    </w:p>
    <w:p w14:paraId="2CA8184D" w14:textId="5ABBF022" w:rsidR="005773FB" w:rsidRPr="00636C9B" w:rsidDel="00060831" w:rsidRDefault="005773FB">
      <w:pPr>
        <w:spacing w:line="480" w:lineRule="auto"/>
        <w:rPr>
          <w:del w:id="255" w:author="Parks, Robbie M" w:date="2019-01-10T11:38:00Z"/>
        </w:rPr>
        <w:pPrChange w:id="256" w:author="Parks, Robbie M" w:date="2019-01-10T11:29:00Z">
          <w:pPr>
            <w:pStyle w:val="ListParagraph"/>
            <w:numPr>
              <w:numId w:val="7"/>
            </w:numPr>
            <w:spacing w:after="0" w:line="240" w:lineRule="auto"/>
            <w:ind w:hanging="360"/>
          </w:pPr>
        </w:pPrChange>
      </w:pPr>
      <w:ins w:id="257" w:author="Parks, Robbie M" w:date="2019-01-10T11:38:00Z">
        <w:r>
          <w:t>Less clear are p</w:t>
        </w:r>
      </w:ins>
      <w:ins w:id="258" w:author="Parks, Robbie M" w:date="2019-01-10T11:37:00Z">
        <w:r>
          <w:t>athways between anomalously high temperatures and intentional injury deaths (i.e., deaths from intentional self-harm and assault)</w:t>
        </w:r>
      </w:ins>
      <w:ins w:id="259" w:author="Parks, Robbie M" w:date="2019-01-10T11:38:00Z">
        <w:r>
          <w:t xml:space="preserve">. </w:t>
        </w:r>
        <w:r w:rsidR="00060831">
          <w:t xml:space="preserve">Other previous studies exist examining the </w:t>
        </w:r>
      </w:ins>
    </w:p>
    <w:p w14:paraId="5123D5DE" w14:textId="77777777" w:rsidR="004565A9" w:rsidRPr="00636C9B" w:rsidDel="005773FB" w:rsidRDefault="004565A9" w:rsidP="0044781A">
      <w:pPr>
        <w:rPr>
          <w:del w:id="260" w:author="Parks, Robbie M" w:date="2019-01-10T11:37:00Z"/>
        </w:rPr>
      </w:pPr>
    </w:p>
    <w:p w14:paraId="0B1AFEEF" w14:textId="29986419" w:rsidR="005F20AD" w:rsidDel="00060831" w:rsidRDefault="005F20AD" w:rsidP="005F20AD">
      <w:pPr>
        <w:rPr>
          <w:del w:id="261" w:author="Parks, Robbie M" w:date="2019-01-10T11:38:00Z"/>
          <w:i/>
        </w:rPr>
      </w:pPr>
      <w:del w:id="262" w:author="Parks, Robbie M" w:date="2019-01-10T11:37:00Z">
        <w:r w:rsidDel="005773FB">
          <w:rPr>
            <w:i/>
          </w:rPr>
          <w:delText>Intentional discussion</w:delText>
        </w:r>
      </w:del>
    </w:p>
    <w:p w14:paraId="25B2DF5B" w14:textId="7ECB20D8" w:rsidR="005F20AD" w:rsidRPr="005B5C55" w:rsidDel="00060831" w:rsidRDefault="005F20AD">
      <w:pPr>
        <w:spacing w:line="480" w:lineRule="auto"/>
        <w:rPr>
          <w:del w:id="263" w:author="Parks, Robbie M" w:date="2019-01-10T11:39:00Z"/>
        </w:rPr>
        <w:pPrChange w:id="264" w:author="Parks, Robbie M" w:date="2019-01-10T11:38:00Z">
          <w:pPr>
            <w:pStyle w:val="ListParagraph"/>
            <w:numPr>
              <w:numId w:val="7"/>
            </w:numPr>
            <w:spacing w:line="240" w:lineRule="auto"/>
            <w:ind w:hanging="360"/>
          </w:pPr>
        </w:pPrChange>
      </w:pPr>
      <w:del w:id="265" w:author="Parks, Robbie M" w:date="2019-01-10T11:38:00Z">
        <w:r w:rsidDel="00060831">
          <w:delText>T</w:delText>
        </w:r>
        <w:r w:rsidRPr="00843ACB" w:rsidDel="00060831">
          <w:delText xml:space="preserve">here are studies which indirectly examine </w:delText>
        </w:r>
      </w:del>
      <w:r w:rsidRPr="00843ACB">
        <w:t>relationship</w:t>
      </w:r>
      <w:del w:id="266" w:author="Parks, Robbie M" w:date="2019-01-10T11:39:00Z">
        <w:r w:rsidRPr="00843ACB" w:rsidDel="00060831">
          <w:delText>s</w:delText>
        </w:r>
      </w:del>
      <w:r w:rsidRPr="00843ACB">
        <w:t xml:space="preserve"> of violent behaviour and conflict with </w:t>
      </w:r>
      <w:commentRangeStart w:id="267"/>
      <w:r w:rsidRPr="00843ACB">
        <w:t>climate change</w:t>
      </w:r>
      <w:commentRangeEnd w:id="267"/>
      <w:r w:rsidR="003561FD">
        <w:rPr>
          <w:rStyle w:val="CommentReference"/>
          <w:rFonts w:asciiTheme="minorHAnsi" w:hAnsiTheme="minorHAnsi" w:cstheme="minorBidi"/>
          <w:lang w:eastAsia="en-US"/>
        </w:rPr>
        <w:commentReference w:id="267"/>
      </w:r>
      <w:r w:rsidRPr="00843ACB">
        <w:t>,</w:t>
      </w:r>
      <w:r w:rsidRPr="00843ACB">
        <w:fldChar w:fldCharType="begin" w:fldLock="1"/>
      </w:r>
      <w:r w:rsidR="005464C8">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464C8">
        <w:rPr>
          <w:rFonts w:ascii="MS Mincho" w:eastAsia="MS Mincho" w:hAnsi="MS Mincho" w:cs="MS Mincho"/>
        </w:rPr>
        <w:instrText>∼</w:instrText>
      </w:r>
      <w:r w:rsidR="005464C8">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32–37&lt;/sup&gt;","plainTextFormattedCitation":"32–37","previouslyFormattedCitation":"&lt;sup&gt;31–36&lt;/sup&gt;"},"properties":{"noteIndex":0},"schema":"https://github.com/citation-style-language/schema/raw/master/csl-citation.json"}</w:instrText>
      </w:r>
      <w:r w:rsidRPr="00843ACB">
        <w:fldChar w:fldCharType="separate"/>
      </w:r>
      <w:r w:rsidR="005464C8" w:rsidRPr="005464C8">
        <w:rPr>
          <w:noProof/>
          <w:vertAlign w:val="superscript"/>
        </w:rPr>
        <w:t>32–37</w:t>
      </w:r>
      <w:r w:rsidRPr="00843ACB">
        <w:fldChar w:fldCharType="end"/>
      </w:r>
      <w:r w:rsidRPr="00843ACB">
        <w:t xml:space="preserve"> with only a few linking an outcome </w:t>
      </w:r>
      <w:del w:id="268" w:author="Bennett, James E" w:date="2019-01-11T16:30:00Z">
        <w:r w:rsidRPr="00843ACB" w:rsidDel="00922239">
          <w:delText xml:space="preserve">for </w:delText>
        </w:r>
      </w:del>
      <w:ins w:id="269" w:author="Bennett, James E" w:date="2019-01-11T16:30:00Z">
        <w:r w:rsidR="00922239">
          <w:t>from</w:t>
        </w:r>
        <w:r w:rsidR="00922239" w:rsidRPr="00843ACB">
          <w:t xml:space="preserve"> </w:t>
        </w:r>
      </w:ins>
      <w:r w:rsidRPr="00843ACB">
        <w:t>a particular type of injury with increasing temperature.</w:t>
      </w:r>
      <w:r w:rsidRPr="00843ACB">
        <w:fldChar w:fldCharType="begin" w:fldLock="1"/>
      </w:r>
      <w:r w:rsidR="005464C8">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6,13,14,38&lt;/sup&gt;","plainTextFormattedCitation":"6,13,14,38","previouslyFormattedCitation":"&lt;sup&gt;6,13,14,37&lt;/sup&gt;"},"properties":{"noteIndex":0},"schema":"https://github.com/citation-style-language/schema/raw/master/csl-citation.json"}</w:instrText>
      </w:r>
      <w:r w:rsidRPr="00843ACB">
        <w:fldChar w:fldCharType="separate"/>
      </w:r>
      <w:r w:rsidR="005464C8" w:rsidRPr="005464C8">
        <w:rPr>
          <w:noProof/>
          <w:vertAlign w:val="superscript"/>
        </w:rPr>
        <w:t>6,13,14,38</w:t>
      </w:r>
      <w:r w:rsidRPr="00843ACB">
        <w:fldChar w:fldCharType="end"/>
      </w:r>
      <w:ins w:id="270" w:author="Parks, Robbie M" w:date="2019-01-10T11:39:00Z">
        <w:r w:rsidR="00060831">
          <w:t xml:space="preserve"> One theory of increasing violence with anomalously warm temperature is that</w:t>
        </w:r>
      </w:ins>
    </w:p>
    <w:p w14:paraId="5A2F794D" w14:textId="3D9F1A7B" w:rsidR="005F20AD" w:rsidDel="00060831" w:rsidRDefault="005F20AD">
      <w:pPr>
        <w:spacing w:line="480" w:lineRule="auto"/>
        <w:rPr>
          <w:del w:id="271" w:author="Parks, Robbie M" w:date="2019-01-10T11:39:00Z"/>
        </w:rPr>
        <w:pPrChange w:id="272" w:author="Parks, Robbie M" w:date="2019-01-10T11:39:00Z">
          <w:pPr>
            <w:pStyle w:val="ListParagraph"/>
            <w:numPr>
              <w:numId w:val="7"/>
            </w:numPr>
            <w:spacing w:after="0" w:line="240" w:lineRule="auto"/>
            <w:ind w:hanging="360"/>
          </w:pPr>
        </w:pPrChange>
      </w:pPr>
      <w:del w:id="273" w:author="Parks, Robbie M" w:date="2019-01-10T11:39:00Z">
        <w:r w:rsidDel="00060831">
          <w:delText>O</w:delText>
        </w:r>
      </w:del>
      <w:ins w:id="274" w:author="Parks, Robbie M" w:date="2019-01-10T11:39:00Z">
        <w:r w:rsidR="00060831">
          <w:t xml:space="preserve"> </w:t>
        </w:r>
        <w:del w:id="275" w:author="Bennett, James E" w:date="2019-01-11T16:30:00Z">
          <w:r w:rsidR="00060831" w:rsidDel="00922239">
            <w:delText>o</w:delText>
          </w:r>
        </w:del>
      </w:ins>
      <w:del w:id="276" w:author="Bennett, James E" w:date="2019-01-11T16:30:00Z">
        <w:r w:rsidDel="00922239">
          <w:delText xml:space="preserve">n average </w:delText>
        </w:r>
      </w:del>
      <w:r>
        <w:t>more time is spent outdoors in anomalously warmer temperatures leading to an increased number of face-to-face interactions, and hence numbers of arguments, confrontations, and ultimately deaths from assault.</w:t>
      </w:r>
      <w:r>
        <w:fldChar w:fldCharType="begin" w:fldLock="1"/>
      </w:r>
      <w:r w:rsidR="005464C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38,39&lt;/sup&gt;"},"properties":{"noteIndex":0},"schema":"https://github.com/citation-style-language/schema/raw/master/csl-citation.json"}</w:instrText>
      </w:r>
      <w:r>
        <w:fldChar w:fldCharType="separate"/>
      </w:r>
      <w:r w:rsidR="005464C8" w:rsidRPr="005464C8">
        <w:rPr>
          <w:noProof/>
          <w:vertAlign w:val="superscript"/>
        </w:rPr>
        <w:t>39,40</w:t>
      </w:r>
      <w:r>
        <w:fldChar w:fldCharType="end"/>
      </w:r>
      <w:ins w:id="277" w:author="Parks, Robbie M" w:date="2019-01-10T11:39:00Z">
        <w:r w:rsidR="00060831">
          <w:t xml:space="preserve"> </w:t>
        </w:r>
      </w:ins>
    </w:p>
    <w:p w14:paraId="1945E85A" w14:textId="2BB9BE15" w:rsidR="00E35337" w:rsidDel="00E35337" w:rsidRDefault="005F20AD">
      <w:pPr>
        <w:rPr>
          <w:del w:id="278" w:author="Parks, Robbie M" w:date="2019-01-10T11:39:00Z"/>
        </w:rPr>
        <w:pPrChange w:id="279" w:author="Parks, Robbie M" w:date="2019-01-10T11:39:00Z">
          <w:pPr>
            <w:pStyle w:val="ListParagraph"/>
            <w:numPr>
              <w:numId w:val="7"/>
            </w:numPr>
            <w:spacing w:after="0" w:line="240" w:lineRule="auto"/>
            <w:ind w:hanging="360"/>
          </w:pPr>
        </w:pPrChange>
      </w:pPr>
      <w:r>
        <w:t xml:space="preserve">These effects </w:t>
      </w:r>
      <w:del w:id="280" w:author="Parks, Robbie M" w:date="2019-01-10T11:39:00Z">
        <w:r w:rsidDel="00060831">
          <w:delText xml:space="preserve">are </w:delText>
        </w:r>
      </w:del>
      <w:ins w:id="281" w:author="Parks, Robbie M" w:date="2019-01-10T11:39:00Z">
        <w:r w:rsidR="00060831">
          <w:t xml:space="preserve">could be </w:t>
        </w:r>
      </w:ins>
      <w:r>
        <w:t>compounded by the greater anger levels li</w:t>
      </w:r>
      <w:r w:rsidRPr="00A27E88">
        <w:t>nk</w:t>
      </w:r>
      <w:r>
        <w:t>ed to higher</w:t>
      </w:r>
      <w:r w:rsidRPr="00A27E88">
        <w:t xml:space="preserve"> temperature</w:t>
      </w:r>
      <w:r>
        <w:t>s</w:t>
      </w:r>
      <w:r w:rsidRPr="00A27E88">
        <w:t>.</w:t>
      </w:r>
      <w:r w:rsidRPr="00A27E88">
        <w:fldChar w:fldCharType="begin" w:fldLock="1"/>
      </w:r>
      <w:r w:rsidR="005464C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40,41&lt;/sup&gt;"},"properties":{"noteIndex":0},"schema":"https://github.com/citation-style-language/schema/raw/master/csl-citation.json"}</w:instrText>
      </w:r>
      <w:r w:rsidRPr="00A27E88">
        <w:fldChar w:fldCharType="separate"/>
      </w:r>
      <w:r w:rsidR="005464C8" w:rsidRPr="005464C8">
        <w:rPr>
          <w:noProof/>
          <w:vertAlign w:val="superscript"/>
        </w:rPr>
        <w:t>41,42</w:t>
      </w:r>
      <w:r w:rsidRPr="00A27E88">
        <w:fldChar w:fldCharType="end"/>
      </w:r>
    </w:p>
    <w:p w14:paraId="5491A4BC" w14:textId="77777777" w:rsidR="00E35337" w:rsidRDefault="00E35337">
      <w:pPr>
        <w:spacing w:line="480" w:lineRule="auto"/>
        <w:rPr>
          <w:ins w:id="282" w:author="Parks, Robbie M" w:date="2019-01-10T11:39:00Z"/>
        </w:rPr>
        <w:pPrChange w:id="283" w:author="Parks, Robbie M" w:date="2019-01-10T11:39:00Z">
          <w:pPr>
            <w:pStyle w:val="ListParagraph"/>
          </w:pPr>
        </w:pPrChange>
      </w:pPr>
    </w:p>
    <w:p w14:paraId="24201BFD" w14:textId="77777777" w:rsidR="00E35337" w:rsidRDefault="00E35337">
      <w:pPr>
        <w:spacing w:line="480" w:lineRule="auto"/>
        <w:rPr>
          <w:ins w:id="284" w:author="Parks, Robbie M" w:date="2019-01-10T11:39:00Z"/>
        </w:rPr>
        <w:pPrChange w:id="285" w:author="Parks, Robbie M" w:date="2019-01-10T11:39:00Z">
          <w:pPr>
            <w:pStyle w:val="ListParagraph"/>
          </w:pPr>
        </w:pPrChange>
      </w:pPr>
    </w:p>
    <w:p w14:paraId="22010CDE" w14:textId="220CABC1" w:rsidR="00AD49AD" w:rsidRPr="00AD49AD" w:rsidDel="00B94EA3" w:rsidRDefault="00AD49AD">
      <w:pPr>
        <w:spacing w:line="480" w:lineRule="auto"/>
        <w:rPr>
          <w:del w:id="286" w:author="Parks, Robbie M" w:date="2019-01-09T11:09:00Z"/>
        </w:rPr>
        <w:pPrChange w:id="287" w:author="Parks, Robbie M" w:date="2019-01-10T11:45:00Z">
          <w:pPr>
            <w:pStyle w:val="ListParagraph"/>
            <w:numPr>
              <w:numId w:val="7"/>
            </w:numPr>
            <w:spacing w:after="0" w:line="240" w:lineRule="auto"/>
            <w:ind w:hanging="360"/>
          </w:pPr>
        </w:pPrChange>
      </w:pPr>
      <w:commentRangeStart w:id="288"/>
      <w:del w:id="289" w:author="Parks, Robbie M" w:date="2019-01-09T11:09:00Z">
        <w:r w:rsidDel="00B94EA3">
          <w:delText>Currently, r</w:delText>
        </w:r>
        <w:r w:rsidRPr="004633E5" w:rsidDel="00B94EA3">
          <w:delText>esearchers recognise the need for more research into climate change and mental health.</w:delText>
        </w:r>
        <w:r w:rsidRPr="004633E5" w:rsidDel="00B94EA3">
          <w:fldChar w:fldCharType="begin" w:fldLock="1"/>
        </w:r>
        <w:r w:rsidDel="00B94EA3">
          <w:del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delInstrText>
        </w:r>
        <w:r w:rsidRPr="004633E5" w:rsidDel="00B94EA3">
          <w:fldChar w:fldCharType="separate"/>
        </w:r>
        <w:r w:rsidRPr="00534D12" w:rsidDel="00B94EA3">
          <w:rPr>
            <w:noProof/>
            <w:vertAlign w:val="superscript"/>
          </w:rPr>
          <w:delText>41</w:delText>
        </w:r>
        <w:r w:rsidRPr="004633E5" w:rsidDel="00B94EA3">
          <w:fldChar w:fldCharType="end"/>
        </w:r>
        <w:commentRangeEnd w:id="288"/>
        <w:r w:rsidR="00315EDD" w:rsidDel="00B94EA3">
          <w:rPr>
            <w:rStyle w:val="CommentReference"/>
            <w:rFonts w:asciiTheme="minorHAnsi" w:hAnsiTheme="minorHAnsi" w:cstheme="minorBidi"/>
          </w:rPr>
          <w:commentReference w:id="288"/>
        </w:r>
      </w:del>
    </w:p>
    <w:p w14:paraId="38F26015" w14:textId="0FA0B69C" w:rsidR="005F20AD" w:rsidDel="00245B0A" w:rsidRDefault="005F20AD">
      <w:pPr>
        <w:spacing w:line="480" w:lineRule="auto"/>
        <w:rPr>
          <w:del w:id="290" w:author="Parks, Robbie M" w:date="2019-01-10T11:44:00Z"/>
        </w:rPr>
        <w:pPrChange w:id="291" w:author="Parks, Robbie M" w:date="2019-01-10T11:45:00Z">
          <w:pPr>
            <w:pStyle w:val="ListParagraph"/>
            <w:numPr>
              <w:numId w:val="7"/>
            </w:numPr>
            <w:spacing w:after="0" w:line="240" w:lineRule="auto"/>
            <w:ind w:hanging="360"/>
          </w:pPr>
        </w:pPrChange>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5464C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43&lt;/sup&gt;","plainTextFormattedCitation":"43","previouslyFormattedCitation":"&lt;sup&gt;42&lt;/sup&gt;"},"properties":{"noteIndex":0},"schema":"https://github.com/citation-style-language/schema/raw/master/csl-citation.json"}</w:instrText>
      </w:r>
      <w:r>
        <w:fldChar w:fldCharType="separate"/>
      </w:r>
      <w:r w:rsidR="005464C8" w:rsidRPr="005464C8">
        <w:rPr>
          <w:noProof/>
          <w:vertAlign w:val="superscript"/>
        </w:rPr>
        <w:t>43</w:t>
      </w:r>
      <w:r>
        <w:fldChar w:fldCharType="end"/>
      </w:r>
      <w:ins w:id="292" w:author="Parks, Robbie M" w:date="2019-01-10T11:44:00Z">
        <w:r w:rsidR="00245B0A">
          <w:t xml:space="preserve"> </w:t>
        </w:r>
      </w:ins>
    </w:p>
    <w:p w14:paraId="16073B01" w14:textId="4DDF1692" w:rsidR="005F20AD" w:rsidDel="00245B0A" w:rsidRDefault="005F20AD">
      <w:pPr>
        <w:spacing w:line="480" w:lineRule="auto"/>
        <w:rPr>
          <w:del w:id="293" w:author="Parks, Robbie M" w:date="2019-01-10T11:44:00Z"/>
        </w:rPr>
        <w:pPrChange w:id="294" w:author="Parks, Robbie M" w:date="2019-01-10T11:45:00Z">
          <w:pPr>
            <w:pStyle w:val="ListParagraph"/>
            <w:numPr>
              <w:numId w:val="7"/>
            </w:numPr>
            <w:spacing w:after="0" w:line="240" w:lineRule="auto"/>
            <w:ind w:hanging="360"/>
          </w:pPr>
        </w:pPrChange>
      </w:pP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5464C8">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44&lt;/sup&gt;","plainTextFormattedCitation":"44","previouslyFormattedCitation":"&lt;sup&gt;43&lt;/sup&gt;"},"properties":{"noteIndex":0},"schema":"https://github.com/citation-style-language/schema/raw/master/csl-citation.json"}</w:instrText>
      </w:r>
      <w:r>
        <w:fldChar w:fldCharType="separate"/>
      </w:r>
      <w:r w:rsidR="005464C8" w:rsidRPr="005464C8">
        <w:rPr>
          <w:noProof/>
          <w:vertAlign w:val="superscript"/>
        </w:rPr>
        <w:t>44</w:t>
      </w:r>
      <w:r>
        <w:fldChar w:fldCharType="end"/>
      </w:r>
      <w:r w:rsidRPr="00DC0131">
        <w:t xml:space="preserve"> </w:t>
      </w:r>
    </w:p>
    <w:p w14:paraId="2E6F452B" w14:textId="293E99D9" w:rsidR="005F20AD" w:rsidDel="00DA6B3F" w:rsidRDefault="005F20AD">
      <w:pPr>
        <w:pStyle w:val="ListParagraph"/>
        <w:numPr>
          <w:ilvl w:val="0"/>
          <w:numId w:val="7"/>
        </w:numPr>
        <w:spacing w:after="0" w:line="480" w:lineRule="auto"/>
        <w:rPr>
          <w:del w:id="295" w:author="Parks, Robbie M" w:date="2019-01-08T00:52:00Z"/>
          <w:rFonts w:ascii="Times New Roman" w:hAnsi="Times New Roman"/>
          <w:sz w:val="24"/>
          <w:szCs w:val="24"/>
        </w:rPr>
        <w:pPrChange w:id="296" w:author="Parks, Robbie M" w:date="2019-01-10T11:45:00Z">
          <w:pPr>
            <w:pStyle w:val="ListParagraph"/>
            <w:numPr>
              <w:numId w:val="7"/>
            </w:numPr>
            <w:spacing w:after="0" w:line="240" w:lineRule="auto"/>
            <w:ind w:hanging="360"/>
          </w:pPr>
        </w:pPrChange>
      </w:pPr>
      <w:r>
        <w:rPr>
          <w:rFonts w:ascii="Times New Roman" w:hAnsi="Times New Roman"/>
          <w:sz w:val="24"/>
          <w:szCs w:val="24"/>
        </w:rPr>
        <w:t>Changes associated with increasing temperature include loss of sleep,</w:t>
      </w:r>
      <w:r>
        <w:fldChar w:fldCharType="begin" w:fldLock="1"/>
      </w:r>
      <w:r w:rsidR="005464C8">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45&lt;/sup&gt;","plainTextFormattedCitation":"45","previouslyFormattedCitation":"&lt;sup&gt;44&lt;/sup&gt;"},"properties":{"noteIndex":0},"schema":"https://github.com/citation-style-language/schema/raw/master/csl-citation.json"}</w:instrText>
      </w:r>
      <w:r>
        <w:fldChar w:fldCharType="separate"/>
      </w:r>
      <w:r w:rsidR="005464C8" w:rsidRPr="005464C8">
        <w:rPr>
          <w:rFonts w:ascii="Times New Roman" w:hAnsi="Times New Roman"/>
          <w:noProof/>
          <w:sz w:val="24"/>
          <w:szCs w:val="24"/>
          <w:vertAlign w:val="superscript"/>
        </w:rPr>
        <w:t>45</w:t>
      </w:r>
      <w:r>
        <w:fldChar w:fldCharType="end"/>
      </w:r>
      <w:ins w:id="297" w:author="Parks, Robbie M" w:date="2019-01-08T00:52:00Z">
        <w:r w:rsidR="00DA6B3F">
          <w:rPr>
            <w:rFonts w:ascii="Times New Roman" w:hAnsi="Times New Roman"/>
            <w:sz w:val="24"/>
            <w:szCs w:val="24"/>
          </w:rPr>
          <w:t xml:space="preserve"> </w:t>
        </w:r>
      </w:ins>
    </w:p>
    <w:p w14:paraId="7DBD581C" w14:textId="4E062318" w:rsidR="005F20AD" w:rsidRPr="00DA6B3F" w:rsidDel="00DA6B3F" w:rsidRDefault="005F20AD">
      <w:pPr>
        <w:pStyle w:val="ListParagraph"/>
        <w:numPr>
          <w:ilvl w:val="0"/>
          <w:numId w:val="7"/>
        </w:numPr>
        <w:spacing w:after="0" w:line="480" w:lineRule="auto"/>
        <w:rPr>
          <w:del w:id="298" w:author="Parks, Robbie M" w:date="2019-01-08T00:52:00Z"/>
          <w:rFonts w:ascii="Times New Roman" w:hAnsi="Times New Roman"/>
          <w:sz w:val="24"/>
          <w:szCs w:val="24"/>
        </w:rPr>
        <w:pPrChange w:id="299" w:author="Parks, Robbie M" w:date="2019-01-10T11:45:00Z">
          <w:pPr>
            <w:pStyle w:val="ListParagraph"/>
            <w:numPr>
              <w:numId w:val="7"/>
            </w:numPr>
            <w:spacing w:after="0" w:line="240" w:lineRule="auto"/>
            <w:ind w:hanging="360"/>
          </w:pPr>
        </w:pPrChange>
      </w:pPr>
      <w:del w:id="300"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301" w:author="Parks, Robbie M" w:date="2019-01-08T00:52:00Z">
        <w:r w:rsidR="00416368">
          <w:rPr>
            <w:rFonts w:ascii="Times New Roman" w:hAnsi="Times New Roman"/>
            <w:sz w:val="24"/>
            <w:szCs w:val="24"/>
          </w:rPr>
          <w:t>,</w:t>
        </w:r>
      </w:ins>
      <w:del w:id="302" w:author="Parks, Robbie M" w:date="2019-01-08T00:52:00Z">
        <w:r w:rsidRPr="00DA6B3F" w:rsidDel="00DA6B3F">
          <w:rPr>
            <w:rFonts w:ascii="Times New Roman" w:hAnsi="Times New Roman"/>
            <w:sz w:val="24"/>
            <w:szCs w:val="24"/>
          </w:rPr>
          <w:delText>,</w:delText>
        </w:r>
      </w:del>
      <w:r w:rsidRPr="00DA6B3F">
        <w:fldChar w:fldCharType="begin" w:fldLock="1"/>
      </w:r>
      <w:r w:rsidR="005464C8">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46&lt;/sup&gt;","plainTextFormattedCitation":"46","previouslyFormattedCitation":"&lt;sup&gt;45&lt;/sup&gt;"},"properties":{"noteIndex":0},"schema":"https://github.com/citation-style-language/schema/raw/master/csl-citation.json"}</w:instrText>
      </w:r>
      <w:r w:rsidRPr="00DA6B3F">
        <w:rPr>
          <w:rPrChange w:id="303" w:author="Parks, Robbie M" w:date="2019-01-08T00:52:00Z">
            <w:rPr/>
          </w:rPrChange>
        </w:rPr>
        <w:fldChar w:fldCharType="separate"/>
      </w:r>
      <w:r w:rsidR="005464C8" w:rsidRPr="005464C8">
        <w:rPr>
          <w:rFonts w:ascii="Times New Roman" w:hAnsi="Times New Roman"/>
          <w:noProof/>
          <w:sz w:val="24"/>
          <w:szCs w:val="24"/>
          <w:vertAlign w:val="superscript"/>
        </w:rPr>
        <w:t>46</w:t>
      </w:r>
      <w:r w:rsidRPr="00DA6B3F">
        <w:fldChar w:fldCharType="end"/>
      </w:r>
      <w:ins w:id="304" w:author="Parks, Robbie M" w:date="2019-01-08T00:52:00Z">
        <w:r w:rsidR="00DA6B3F">
          <w:rPr>
            <w:rFonts w:ascii="Times New Roman" w:hAnsi="Times New Roman"/>
            <w:sz w:val="24"/>
            <w:szCs w:val="24"/>
          </w:rPr>
          <w:t xml:space="preserve"> </w:t>
        </w:r>
      </w:ins>
    </w:p>
    <w:p w14:paraId="0A40DE63" w14:textId="4AA3954C" w:rsidR="00B94EA3" w:rsidRPr="002A2E8D" w:rsidRDefault="005F20AD">
      <w:pPr>
        <w:spacing w:line="480" w:lineRule="auto"/>
        <w:pPrChange w:id="305" w:author="Parks, Robbie M" w:date="2019-01-10T11:45:00Z">
          <w:pPr>
            <w:pStyle w:val="ListParagraph"/>
            <w:numPr>
              <w:numId w:val="7"/>
            </w:numPr>
            <w:spacing w:after="0" w:line="240" w:lineRule="auto"/>
            <w:ind w:hanging="360"/>
          </w:pPr>
        </w:pPrChange>
      </w:pPr>
      <w:r w:rsidRPr="00DA6B3F">
        <w:t xml:space="preserve">and </w:t>
      </w:r>
      <w:ins w:id="306" w:author="Parks, Robbie M" w:date="2019-01-08T00:51:00Z">
        <w:r w:rsidR="00257789" w:rsidRPr="00416368">
          <w:t xml:space="preserve">deterioration of </w:t>
        </w:r>
      </w:ins>
      <w:del w:id="307" w:author="Parks, Robbie M" w:date="2019-01-08T00:51:00Z">
        <w:r w:rsidRPr="00A76C09" w:rsidDel="00257789">
          <w:delText xml:space="preserve">rising depression </w:delText>
        </w:r>
      </w:del>
      <w:r w:rsidRPr="00A76C09">
        <w:t>levels</w:t>
      </w:r>
      <w:ins w:id="308" w:author="Parks, Robbie M" w:date="2019-01-08T00:51:00Z">
        <w:r w:rsidR="00257789" w:rsidRPr="00DA6B3F">
          <w:t xml:space="preserve"> of mental well-being</w:t>
        </w:r>
      </w:ins>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PrChange w:id="309" w:author="Parks, Robbie M" w:date="2019-01-08T00:52:00Z">
            <w:rPr/>
          </w:rPrChange>
        </w:rPr>
        <w:fldChar w:fldCharType="separate"/>
      </w:r>
      <w:r w:rsidRPr="00DA6B3F">
        <w:rPr>
          <w:noProof/>
          <w:vertAlign w:val="superscript"/>
        </w:rPr>
        <w:t>6</w:t>
      </w:r>
      <w:r w:rsidRPr="00DA6B3F">
        <w:fldChar w:fldCharType="end"/>
      </w:r>
      <w:r w:rsidRPr="00DA6B3F">
        <w:t xml:space="preserve"> </w:t>
      </w:r>
      <w:ins w:id="310" w:author="Parks, Robbie M" w:date="2019-01-09T11:09:00Z">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ins>
      <w:r w:rsidR="005464C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47&lt;/sup&gt;","plainTextFormattedCitation":"47","previouslyFormattedCitation":"&lt;sup&gt;46&lt;/sup&gt;"},"properties":{"noteIndex":0},"schema":"https://github.com/citation-style-language/schema/raw/master/csl-citation.json"}</w:instrText>
      </w:r>
      <w:ins w:id="311" w:author="Parks, Robbie M" w:date="2019-01-09T11:09:00Z">
        <w:r w:rsidR="00B94EA3" w:rsidRPr="004633E5">
          <w:fldChar w:fldCharType="separate"/>
        </w:r>
      </w:ins>
      <w:r w:rsidR="005464C8" w:rsidRPr="005464C8">
        <w:rPr>
          <w:noProof/>
          <w:vertAlign w:val="superscript"/>
        </w:rPr>
        <w:t>47</w:t>
      </w:r>
      <w:ins w:id="312" w:author="Parks, Robbie M" w:date="2019-01-09T11:09:00Z">
        <w:r w:rsidR="00B94EA3" w:rsidRPr="004633E5">
          <w:fldChar w:fldCharType="end"/>
        </w:r>
      </w:ins>
      <w:ins w:id="313" w:author="Parks, Robbie M" w:date="2019-01-10T11:44:00Z">
        <w:r w:rsidR="00245B0A">
          <w:t xml:space="preserve"> </w:t>
        </w:r>
        <w:del w:id="314" w:author="Bennett, James E" w:date="2019-01-11T16:27:00Z">
          <w:r w:rsidR="00245B0A" w:rsidDel="00B878F7">
            <w:delText>Our work</w:delText>
          </w:r>
        </w:del>
      </w:ins>
      <w:ins w:id="315" w:author="Bennett, James E" w:date="2019-01-11T16:27:00Z">
        <w:r w:rsidR="00B878F7">
          <w:t>This study</w:t>
        </w:r>
      </w:ins>
      <w:ins w:id="316" w:author="Parks, Robbie M" w:date="2019-01-10T11:44:00Z">
        <w:r w:rsidR="00245B0A">
          <w:t xml:space="preserve"> helps to identify </w:t>
        </w:r>
        <w:commentRangeStart w:id="317"/>
        <w:r w:rsidR="00245B0A">
          <w:t>age</w:t>
        </w:r>
      </w:ins>
      <w:ins w:id="318" w:author="Bennett, James E" w:date="2019-01-11T16:27:00Z">
        <w:r w:rsidR="00B878F7">
          <w:t xml:space="preserve">-sex </w:t>
        </w:r>
        <w:commentRangeEnd w:id="317"/>
        <w:r w:rsidR="00B878F7">
          <w:rPr>
            <w:rStyle w:val="CommentReference"/>
            <w:rFonts w:asciiTheme="minorHAnsi" w:hAnsiTheme="minorHAnsi" w:cstheme="minorBidi"/>
            <w:lang w:eastAsia="en-US"/>
          </w:rPr>
          <w:commentReference w:id="317"/>
        </w:r>
      </w:ins>
      <w:ins w:id="319" w:author="Parks, Robbie M" w:date="2019-01-10T11:44:00Z">
        <w:del w:id="320" w:author="Bennett, James E" w:date="2019-01-11T16:27:00Z">
          <w:r w:rsidR="00245B0A" w:rsidDel="00B878F7">
            <w:delText xml:space="preserve"> </w:delText>
          </w:r>
        </w:del>
        <w:r w:rsidR="00245B0A">
          <w:t>groups which are particularly at risk</w:t>
        </w:r>
      </w:ins>
    </w:p>
    <w:p w14:paraId="122C25DB" w14:textId="34EBE06A" w:rsidR="00B42286" w:rsidDel="006652B3" w:rsidRDefault="00B42286">
      <w:pPr>
        <w:rPr>
          <w:del w:id="321" w:author="Parks, Robbie M" w:date="2019-01-10T10:50:00Z"/>
        </w:rPr>
        <w:pPrChange w:id="322" w:author="Parks, Robbie M" w:date="2019-01-10T11:45:00Z">
          <w:pPr>
            <w:pStyle w:val="ListParagraph"/>
            <w:numPr>
              <w:numId w:val="7"/>
            </w:numPr>
            <w:spacing w:line="240" w:lineRule="auto"/>
            <w:ind w:hanging="360"/>
          </w:pPr>
        </w:pPrChange>
      </w:pPr>
    </w:p>
    <w:p w14:paraId="2069734E" w14:textId="77777777" w:rsidR="006652B3" w:rsidRPr="00F24740" w:rsidRDefault="006652B3" w:rsidP="00F24740">
      <w:pPr>
        <w:spacing w:line="480" w:lineRule="auto"/>
        <w:rPr>
          <w:ins w:id="323" w:author="Parks, Robbie M" w:date="2019-01-10T11:45:00Z"/>
        </w:rPr>
      </w:pPr>
    </w:p>
    <w:p w14:paraId="39140E25" w14:textId="2F1AA2FB" w:rsidR="005F20AD" w:rsidRPr="00F24740" w:rsidDel="006652B3" w:rsidRDefault="005F20AD">
      <w:pPr>
        <w:spacing w:line="480" w:lineRule="auto"/>
        <w:rPr>
          <w:del w:id="324" w:author="Parks, Robbie M" w:date="2019-01-10T11:45:00Z"/>
          <w:i/>
        </w:rPr>
      </w:pPr>
      <w:commentRangeStart w:id="325"/>
      <w:del w:id="326" w:author="Parks, Robbie M" w:date="2019-01-10T11:45:00Z">
        <w:r w:rsidRPr="00F24740" w:rsidDel="006652B3">
          <w:rPr>
            <w:i/>
          </w:rPr>
          <w:delText>So what</w:delText>
        </w:r>
      </w:del>
    </w:p>
    <w:p w14:paraId="647C6E17" w14:textId="51B80D41" w:rsidR="00F76D4F" w:rsidRPr="00254463" w:rsidRDefault="00735673">
      <w:pPr>
        <w:spacing w:line="480" w:lineRule="auto"/>
        <w:rPr>
          <w:ins w:id="327" w:author="Parks, Robbie M" w:date="2019-01-08T00:50:00Z"/>
        </w:rPr>
        <w:pPrChange w:id="328" w:author="Parks, Robbie M" w:date="2019-01-10T11:46:00Z">
          <w:pPr>
            <w:pStyle w:val="ListParagraph"/>
            <w:numPr>
              <w:numId w:val="7"/>
            </w:numPr>
            <w:spacing w:line="240" w:lineRule="auto"/>
            <w:ind w:hanging="360"/>
          </w:pPr>
        </w:pPrChange>
      </w:pPr>
      <w:ins w:id="329" w:author="Parks, Robbie M" w:date="2019-01-08T00:50:00Z">
        <w:r w:rsidRPr="00254463">
          <w:lastRenderedPageBreak/>
          <w:t xml:space="preserve">Our </w:t>
        </w:r>
      </w:ins>
      <w:commentRangeEnd w:id="325"/>
      <w:r w:rsidR="00877EDF">
        <w:rPr>
          <w:rStyle w:val="CommentReference"/>
          <w:rFonts w:asciiTheme="minorHAnsi" w:hAnsiTheme="minorHAnsi" w:cstheme="minorBidi"/>
          <w:lang w:eastAsia="en-US"/>
        </w:rPr>
        <w:commentReference w:id="325"/>
      </w:r>
      <w:ins w:id="330" w:author="Parks, Robbie M" w:date="2019-01-08T00:50:00Z">
        <w:r w:rsidRPr="00254463">
          <w:t xml:space="preserve">work </w:t>
        </w:r>
        <w:r>
          <w:t xml:space="preserve">highlights how deaths from injuries </w:t>
        </w:r>
      </w:ins>
      <w:ins w:id="331" w:author="Parks, Robbie M" w:date="2019-01-10T11:48:00Z">
        <w:r w:rsidR="00580B4F">
          <w:t xml:space="preserve">could be </w:t>
        </w:r>
      </w:ins>
      <w:ins w:id="332" w:author="Parks, Robbie M" w:date="2019-01-08T00:50:00Z">
        <w:r w:rsidR="00580B4F">
          <w:t>modified</w:t>
        </w:r>
        <w:r>
          <w:t xml:space="preserve"> </w:t>
        </w:r>
        <w:del w:id="333" w:author="Bennett, James E" w:date="2019-01-11T16:25:00Z">
          <w:r w:rsidDel="00877EDF">
            <w:delText>from</w:delText>
          </w:r>
        </w:del>
      </w:ins>
      <w:ins w:id="334" w:author="Bennett, James E" w:date="2019-01-11T16:25:00Z">
        <w:r w:rsidR="00877EDF">
          <w:t>by</w:t>
        </w:r>
      </w:ins>
      <w:ins w:id="335" w:author="Parks, Robbie M" w:date="2019-01-08T00:50:00Z">
        <w:r>
          <w:t xml:space="preserve"> rising temperatures </w:t>
        </w:r>
        <w:del w:id="336" w:author="Bennett, James E" w:date="2019-01-11T16:17:00Z">
          <w:r w:rsidDel="00716FDD">
            <w:delText>due to</w:delText>
          </w:r>
        </w:del>
      </w:ins>
      <w:ins w:id="337" w:author="Bennett, James E" w:date="2019-01-11T16:17:00Z">
        <w:r w:rsidR="00716FDD">
          <w:t>resulting from</w:t>
        </w:r>
      </w:ins>
      <w:ins w:id="338" w:author="Parks, Robbie M" w:date="2019-01-08T00:50:00Z">
        <w:r>
          <w:t xml:space="preserve"> climate change.</w:t>
        </w:r>
      </w:ins>
      <w:ins w:id="339" w:author="Parks, Robbie M" w:date="2019-01-10T11:46:00Z">
        <w:r w:rsidR="006652B3">
          <w:t xml:space="preserve"> </w:t>
        </w:r>
      </w:ins>
      <w:ins w:id="340" w:author="Parks, Robbie M" w:date="2019-01-08T00:52:00Z">
        <w:r w:rsidR="006652B3">
          <w:t>Our novel study design</w:t>
        </w:r>
      </w:ins>
      <w:ins w:id="341" w:author="Bennett, James E" w:date="2019-01-11T15:45:00Z">
        <w:r w:rsidR="004B0C9B">
          <w:t xml:space="preserve">, in comparison to previous studies which have treated the population as </w:t>
        </w:r>
      </w:ins>
      <w:ins w:id="342" w:author="Bennett, James E" w:date="2019-01-11T15:46:00Z">
        <w:r w:rsidR="004B0C9B">
          <w:t xml:space="preserve">a whole or split into only a few strata, </w:t>
        </w:r>
      </w:ins>
      <w:ins w:id="343" w:author="Parks, Robbie M" w:date="2019-01-08T00:52:00Z">
        <w:r w:rsidR="006652B3">
          <w:t xml:space="preserve"> allowed us to </w:t>
        </w:r>
      </w:ins>
      <w:ins w:id="344" w:author="Bennett, James E" w:date="2019-01-11T15:47:00Z">
        <w:r w:rsidR="004B0C9B">
          <w:t xml:space="preserve">show that </w:t>
        </w:r>
      </w:ins>
      <w:ins w:id="345" w:author="Parks, Robbie M" w:date="2019-01-08T00:52:00Z">
        <w:del w:id="346" w:author="Bennett, James E" w:date="2019-01-11T15:47:00Z">
          <w:r w:rsidR="006652B3" w:rsidDel="004B0C9B">
            <w:delText xml:space="preserve">look </w:delText>
          </w:r>
          <w:r w:rsidR="00A76C09" w:rsidDel="004B0C9B">
            <w:delText xml:space="preserve">at how </w:delText>
          </w:r>
        </w:del>
      </w:ins>
      <w:ins w:id="347" w:author="Parks, Robbie M" w:date="2019-01-08T00:56:00Z">
        <w:del w:id="348" w:author="Bennett, James E" w:date="2019-01-11T15:47:00Z">
          <w:r w:rsidR="00F375B0" w:rsidDel="004B0C9B">
            <w:delText xml:space="preserve">additional </w:delText>
          </w:r>
        </w:del>
      </w:ins>
      <w:ins w:id="349" w:author="Parks, Robbie M" w:date="2019-01-08T00:52:00Z">
        <w:del w:id="350" w:author="Bennett, James E" w:date="2019-01-11T15:47:00Z">
          <w:r w:rsidR="00A76C09" w:rsidDel="004B0C9B">
            <w:delText>deaths from injuries</w:delText>
          </w:r>
        </w:del>
      </w:ins>
      <w:ins w:id="351" w:author="Parks, Robbie M" w:date="2019-01-10T11:48:00Z">
        <w:del w:id="352" w:author="Bennett, James E" w:date="2019-01-11T15:47:00Z">
          <w:r w:rsidR="00580B4F" w:rsidDel="004B0C9B">
            <w:delText>. T</w:delText>
          </w:r>
        </w:del>
      </w:ins>
      <w:ins w:id="353" w:author="Bennett, James E" w:date="2019-01-11T15:47:00Z">
        <w:r w:rsidR="004B0C9B">
          <w:t>t</w:t>
        </w:r>
      </w:ins>
      <w:ins w:id="354" w:author="Parks, Robbie M" w:date="2019-01-10T11:48:00Z">
        <w:r w:rsidR="00580B4F">
          <w:t>hese additional deaths</w:t>
        </w:r>
      </w:ins>
      <w:ins w:id="355" w:author="Parks, Robbie M" w:date="2019-01-08T00:52:00Z">
        <w:r w:rsidR="00A76C09">
          <w:t xml:space="preserve"> will be </w:t>
        </w:r>
      </w:ins>
      <w:ins w:id="356" w:author="Parks, Robbie M" w:date="2019-01-08T00:56:00Z">
        <w:r w:rsidR="00F375B0">
          <w:t>concentrated</w:t>
        </w:r>
      </w:ins>
      <w:ins w:id="357" w:author="Parks, Robbie M" w:date="2019-01-08T00:52:00Z">
        <w:r w:rsidR="00A76C09">
          <w:t xml:space="preserve"> </w:t>
        </w:r>
      </w:ins>
      <w:ins w:id="358" w:author="Parks, Robbie M" w:date="2019-01-08T00:56:00Z">
        <w:r w:rsidR="00F375B0">
          <w:t>in young to middle-aged males</w:t>
        </w:r>
      </w:ins>
      <w:ins w:id="359" w:author="Bennett, James E" w:date="2019-01-11T15:47:00Z">
        <w:r w:rsidR="004B0C9B">
          <w:t>.</w:t>
        </w:r>
      </w:ins>
      <w:ins w:id="360" w:author="Parks, Robbie M" w:date="2019-01-08T00:56:00Z">
        <w:del w:id="361" w:author="Bennett, James E" w:date="2019-01-11T15:47:00Z">
          <w:r w:rsidR="00F375B0" w:rsidDel="004B0C9B">
            <w:delText xml:space="preserve">, </w:delText>
          </w:r>
          <w:r w:rsidR="002C7EC2" w:rsidDel="004B0C9B">
            <w:delText xml:space="preserve">with </w:delText>
          </w:r>
          <w:r w:rsidR="0089054C" w:rsidDel="004B0C9B">
            <w:delText xml:space="preserve">similar previous studies taking population </w:delText>
          </w:r>
        </w:del>
      </w:ins>
      <w:ins w:id="362" w:author="Parks, Robbie M" w:date="2019-01-10T11:48:00Z">
        <w:del w:id="363" w:author="Bennett, James E" w:date="2019-01-11T15:47:00Z">
          <w:r w:rsidR="008C4876" w:rsidDel="004B0C9B">
            <w:delText>in one or few subdivisons</w:delText>
          </w:r>
        </w:del>
      </w:ins>
      <w:ins w:id="364" w:author="Parks, Robbie M" w:date="2019-01-08T00:56:00Z">
        <w:del w:id="365" w:author="Bennett, James E" w:date="2019-01-11T15:47:00Z">
          <w:r w:rsidR="0089054C" w:rsidDel="004B0C9B">
            <w:delText xml:space="preserve"> without separation by age </w:delText>
          </w:r>
        </w:del>
      </w:ins>
      <w:ins w:id="366" w:author="Parks, Robbie M" w:date="2019-01-08T00:59:00Z">
        <w:del w:id="367" w:author="Bennett, James E" w:date="2019-01-11T15:47:00Z">
          <w:r w:rsidR="0089054C" w:rsidDel="004B0C9B">
            <w:delText xml:space="preserve">group </w:delText>
          </w:r>
        </w:del>
      </w:ins>
      <w:ins w:id="368" w:author="Parks, Robbie M" w:date="2019-01-08T00:56:00Z">
        <w:del w:id="369" w:author="Bennett, James E" w:date="2019-01-11T15:47:00Z">
          <w:r w:rsidR="0089054C" w:rsidDel="004B0C9B">
            <w:delText>and sex</w:delText>
          </w:r>
        </w:del>
        <w:r w:rsidR="0089054C">
          <w:t>.</w:t>
        </w:r>
      </w:ins>
      <w:ins w:id="370" w:author="Parks, Robbie M" w:date="2019-01-10T11:46:00Z">
        <w:r w:rsidR="006652B3">
          <w:t xml:space="preserve"> </w:t>
        </w:r>
      </w:ins>
      <w:ins w:id="371" w:author="Parks, Robbie M" w:date="2019-01-08T16:59:00Z">
        <w:r w:rsidR="0069377A">
          <w:t xml:space="preserve">Based on our work, </w:t>
        </w:r>
        <w:r w:rsidR="007B6420">
          <w:t xml:space="preserve">there may be opportunities to </w:t>
        </w:r>
      </w:ins>
      <w:ins w:id="372" w:author="Parks, Robbie M" w:date="2019-01-08T17:01:00Z">
        <w:r w:rsidR="003C122B">
          <w:t xml:space="preserve">focus on </w:t>
        </w:r>
      </w:ins>
      <w:ins w:id="373" w:author="Parks, Robbie M" w:date="2019-01-08T16:59:00Z">
        <w:r w:rsidR="007B6420">
          <w:t>younger males</w:t>
        </w:r>
      </w:ins>
      <w:ins w:id="374" w:author="Parks, Robbie M" w:date="2019-01-08T17:00:00Z">
        <w:r w:rsidR="003C122B">
          <w:t xml:space="preserve"> for interventions</w:t>
        </w:r>
        <w:del w:id="375" w:author="Bennett, James E" w:date="2019-01-11T15:48:00Z">
          <w:r w:rsidR="003C122B" w:rsidDel="004B0C9B">
            <w:delText xml:space="preserve"> on anomalously warm conditions</w:delText>
          </w:r>
        </w:del>
        <w:r w:rsidR="003C122B">
          <w:t>. This could be through targeted messaging</w:t>
        </w:r>
      </w:ins>
      <w:ins w:id="376" w:author="Parks, Robbie M" w:date="2019-01-08T17:01:00Z">
        <w:r w:rsidR="003C122B">
          <w:t xml:space="preserve"> </w:t>
        </w:r>
        <w:del w:id="377" w:author="Bennett, James E" w:date="2019-01-11T16:23:00Z">
          <w:r w:rsidR="003C122B" w:rsidDel="00212615">
            <w:delText>with</w:delText>
          </w:r>
        </w:del>
      </w:ins>
      <w:ins w:id="378" w:author="Bennett, James E" w:date="2019-01-11T16:23:00Z">
        <w:r w:rsidR="00212615">
          <w:t>following</w:t>
        </w:r>
      </w:ins>
      <w:ins w:id="379" w:author="Parks, Robbie M" w:date="2019-01-08T17:01:00Z">
        <w:r w:rsidR="003C122B">
          <w:t xml:space="preserve"> forecasts of anomalously warm months or through </w:t>
        </w:r>
        <w:r w:rsidR="00566932">
          <w:t xml:space="preserve">general education of the </w:t>
        </w:r>
      </w:ins>
      <w:ins w:id="380" w:author="Parks, Robbie M" w:date="2019-01-08T17:02:00Z">
        <w:r w:rsidR="00566932">
          <w:t xml:space="preserve">potential </w:t>
        </w:r>
      </w:ins>
      <w:ins w:id="381" w:author="Parks, Robbie M" w:date="2019-01-08T17:01:00Z">
        <w:r w:rsidR="00566932">
          <w:t>added mental health, violence, and driving risks that are evident through anomalously warm temperature.</w:t>
        </w:r>
      </w:ins>
    </w:p>
    <w:p w14:paraId="16546106" w14:textId="77777777" w:rsidR="003C6E2A" w:rsidRDefault="003C6E2A" w:rsidP="0044781A">
      <w:pPr>
        <w:spacing w:line="480" w:lineRule="auto"/>
        <w:rPr>
          <w:ins w:id="382" w:author="Parks, Robbie M" w:date="2019-01-10T11:26:00Z"/>
          <w:b/>
          <w:color w:val="000000" w:themeColor="text1"/>
        </w:rPr>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383"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w:t>
      </w:r>
      <w:proofErr w:type="spellStart"/>
      <w:r w:rsidRPr="00636C9B">
        <w:rPr>
          <w:rStyle w:val="apple-style-span"/>
          <w:color w:val="000000" w:themeColor="text1"/>
        </w:rPr>
        <w:t>Center</w:t>
      </w:r>
      <w:proofErr w:type="spellEnd"/>
      <w:r w:rsidRPr="00636C9B">
        <w:rPr>
          <w:rStyle w:val="apple-style-span"/>
          <w:color w:val="000000" w:themeColor="text1"/>
        </w:rPr>
        <w:t xml:space="preserve">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w:t>
      </w:r>
      <w:r w:rsidRPr="00636C9B">
        <w:rPr>
          <w:rStyle w:val="apple-style-span"/>
          <w:color w:val="000000" w:themeColor="text1"/>
        </w:rPr>
        <w:lastRenderedPageBreak/>
        <w:t>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w:t>
      </w:r>
      <w:proofErr w:type="gramEnd"/>
      <w:r w:rsidR="001A274C">
        <w:rPr>
          <w:rStyle w:val="apple-style-span"/>
          <w:color w:val="000000" w:themeColor="text1"/>
        </w:rPr>
        <w:t xml:space="preserve">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1819D826"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464C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48&lt;/sup&gt;","plainTextFormattedCitation":"48","previouslyFormattedCitation":"&lt;sup&gt;47&lt;/sup&gt;"},"properties":{"noteIndex":0},"schema":"https://github.com/citation-style-language/schema/raw/master/csl-citation.json"}</w:instrText>
      </w:r>
      <w:r w:rsidR="00EC6676" w:rsidRPr="00636C9B">
        <w:fldChar w:fldCharType="separate"/>
      </w:r>
      <w:r w:rsidR="005464C8" w:rsidRPr="005464C8">
        <w:rPr>
          <w:noProof/>
          <w:vertAlign w:val="superscript"/>
        </w:rPr>
        <w:t>48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0AA5E2C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384" w:author="Parks, Robbie M" w:date="2019-01-02T21:33:00Z">
        <w:r w:rsidDel="00EF0593">
          <w:delText>becaus</w:delText>
        </w:r>
      </w:del>
      <w:ins w:id="385" w:author="Parks, Robbie M" w:date="2019-01-02T21:33:00Z">
        <w:r w:rsidR="00EF0593">
          <w:t>because it is</w:t>
        </w:r>
      </w:ins>
      <w:del w:id="386" w:author="Parks, Robbie M" w:date="2019-01-02T21:33:00Z">
        <w:r w:rsidDel="00EF0593">
          <w:delText>e ….</w:delText>
        </w:r>
      </w:del>
      <w:r w:rsidR="00FA3851">
        <w:t xml:space="preserve"> equivalent to </w:t>
      </w:r>
      <w:r w:rsidR="002407A3">
        <w:t>the</w:t>
      </w:r>
      <w:ins w:id="387" w:author="Parks, Robbie M" w:date="2019-01-02T21:33:00Z">
        <w:r w:rsidR="00EF0593">
          <w:t xml:space="preserve"> </w:t>
        </w:r>
      </w:ins>
      <w:del w:id="388"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464C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49&lt;/sup&gt;","plainTextFormattedCitation":"49","previouslyFormattedCitation":"&lt;sup&gt;48&lt;/sup&gt;"},"properties":{"noteIndex":0},"schema":"https://github.com/citation-style-language/schema/raw/master/csl-citation.json"}</w:instrText>
      </w:r>
      <w:r w:rsidR="00FA3851" w:rsidRPr="00636C9B">
        <w:fldChar w:fldCharType="separate"/>
      </w:r>
      <w:r w:rsidR="005464C8" w:rsidRPr="005464C8">
        <w:rPr>
          <w:noProof/>
          <w:vertAlign w:val="superscript"/>
        </w:rPr>
        <w:t>49</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747554C5"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w:t>
      </w:r>
      <w:proofErr w:type="spellStart"/>
      <w:r w:rsidRPr="00636C9B">
        <w:rPr>
          <w:color w:val="000000" w:themeColor="text1"/>
        </w:rPr>
        <w:t>spatio</w:t>
      </w:r>
      <w:proofErr w:type="spellEnd"/>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 xml:space="preserve">We carried out all analyses separately by sex and age group (10-year age groups from </w:t>
      </w:r>
      <w:r>
        <w:rPr>
          <w:color w:val="000000" w:themeColor="text1"/>
        </w:rPr>
        <w:lastRenderedPageBreak/>
        <w:t>5 to 84 years, with 0-4 and 85+ years also) because injury deaths rates vary by age group and sex,</w:t>
      </w:r>
      <w:r w:rsidR="0051156D">
        <w:rPr>
          <w:color w:val="000000" w:themeColor="text1"/>
        </w:rPr>
        <w:fldChar w:fldCharType="begin" w:fldLock="1"/>
      </w:r>
      <w:r w:rsidR="005464C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7,8,50&lt;/sup&gt;","plainTextFormattedCitation":"7,8,50","previouslyFormattedCitation":"&lt;sup&gt;7,8,49&lt;/sup&gt;"},"properties":{"noteIndex":0},"schema":"https://github.com/citation-style-language/schema/raw/master/csl-citation.json"}</w:instrText>
      </w:r>
      <w:r w:rsidR="0051156D">
        <w:rPr>
          <w:color w:val="000000" w:themeColor="text1"/>
        </w:rPr>
        <w:fldChar w:fldCharType="separate"/>
      </w:r>
      <w:r w:rsidR="005464C8" w:rsidRPr="005464C8">
        <w:rPr>
          <w:noProof/>
          <w:color w:val="000000" w:themeColor="text1"/>
          <w:vertAlign w:val="superscript"/>
        </w:rPr>
        <w:t>7,8,50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073524AD"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del w:id="389" w:author="Parks, Robbie M" w:date="2019-01-10T10:13:00Z">
        <w:r w:rsidR="00133FDE" w:rsidDel="008916F4">
          <w:rPr>
            <w:color w:val="000000" w:themeColor="text1"/>
          </w:rPr>
          <w:delText xml:space="preserve">, </w:delText>
        </w:r>
        <w:r w:rsidDel="008916F4">
          <w:rPr>
            <w:color w:val="000000" w:themeColor="text1"/>
          </w:rPr>
          <w:delText xml:space="preserve"> </w:delText>
        </w:r>
      </w:del>
      <w:ins w:id="390" w:author="Parks, Robbie M" w:date="2019-01-10T10:13:00Z">
        <w:r w:rsidR="008916F4">
          <w:rPr>
            <w:color w:val="000000" w:themeColor="text1"/>
          </w:rPr>
          <w:t xml:space="preserve">, </w:t>
        </w:r>
      </w:ins>
      <w:r w:rsidRPr="00636C9B">
        <w:rPr>
          <w:color w:val="000000" w:themeColor="text1"/>
        </w:rPr>
        <w:t>widely used to characterise smoothly varying associations</w:t>
      </w:r>
      <w:r>
        <w:t>.</w:t>
      </w:r>
      <w:r>
        <w:fldChar w:fldCharType="begin" w:fldLock="1"/>
      </w:r>
      <w:r w:rsidR="005464C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51&lt;/sup&gt;","plainTextFormattedCitation":"51","previouslyFormattedCitation":"&lt;sup&gt;50&lt;/sup&gt;"},"properties":{"noteIndex":0},"schema":"https://github.com/citation-style-language/schema/raw/master/csl-citation.json"}</w:instrText>
      </w:r>
      <w:r>
        <w:fldChar w:fldCharType="separate"/>
      </w:r>
      <w:r w:rsidR="005464C8" w:rsidRPr="005464C8">
        <w:rPr>
          <w:noProof/>
          <w:vertAlign w:val="superscript"/>
        </w:rPr>
        <w:t>51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73FA5F22"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464C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52&lt;/sup&gt;","plainTextFormattedCitation":"52","previouslyFormattedCitation":"&lt;sup&gt;51&lt;/sup&gt;"},"properties":{"noteIndex":0},"schema":"https://github.com/citation-style-language/schema/raw/master/csl-citation.json"}</w:instrText>
      </w:r>
      <w:r w:rsidRPr="00636C9B">
        <w:rPr>
          <w:color w:val="000000" w:themeColor="text1"/>
        </w:rPr>
        <w:fldChar w:fldCharType="separate"/>
      </w:r>
      <w:r w:rsidR="005464C8" w:rsidRPr="005464C8">
        <w:rPr>
          <w:noProof/>
          <w:color w:val="000000" w:themeColor="text1"/>
          <w:vertAlign w:val="superscript"/>
        </w:rPr>
        <w:t>52</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proofErr w:type="gramStart"/>
      <w:r w:rsidRPr="00A46B9A">
        <w:rPr>
          <w:i/>
          <w:color w:val="000000" w:themeColor="text1"/>
          <w:lang w:val="en-US"/>
        </w:rPr>
        <w:t>N</w:t>
      </w:r>
      <w:r w:rsidRPr="00A46B9A">
        <w:rPr>
          <w:color w:val="000000" w:themeColor="text1"/>
          <w:lang w:val="en-US"/>
        </w:rPr>
        <w:t>(</w:t>
      </w:r>
      <w:proofErr w:type="gramEnd"/>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0A130B2D" w:rsidR="002A16CF" w:rsidRPr="00843ACB" w:rsidRDefault="00FA3851" w:rsidP="0044781A">
      <w:pPr>
        <w:spacing w:line="480" w:lineRule="auto"/>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464C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53&lt;/sup&gt;","plainTextFormattedCitation":"53","previouslyFormattedCitation":"&lt;sup&gt;52&lt;/sup&gt;"},"properties":{"noteIndex":0},"schema":"https://github.com/citation-style-language/schema/raw/master/csl-citation.json"}</w:instrText>
      </w:r>
      <w:r w:rsidR="002A16CF">
        <w:rPr>
          <w:color w:val="000000" w:themeColor="text1"/>
          <w:lang w:val="en-US"/>
        </w:rPr>
        <w:fldChar w:fldCharType="separate"/>
      </w:r>
      <w:r w:rsidR="005464C8" w:rsidRPr="005464C8">
        <w:rPr>
          <w:noProof/>
          <w:color w:val="000000" w:themeColor="text1"/>
          <w:vertAlign w:val="superscript"/>
          <w:lang w:val="en-US"/>
        </w:rPr>
        <w:t>53</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137224CA" w:rsidR="003351F5" w:rsidRDefault="003351F5" w:rsidP="0044781A">
      <w:pPr>
        <w:spacing w:line="480" w:lineRule="auto"/>
        <w:outlineLvl w:val="0"/>
        <w:rPr>
          <w:ins w:id="391"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464C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54&lt;/sup&gt;","plainTextFormattedCitation":"54","previouslyFormattedCitation":"&lt;sup&gt;53&lt;/sup&gt;"},"properties":{"noteIndex":0},"schema":"https://github.com/citation-style-language/schema/raw/master/csl-citation.json"}</w:instrText>
      </w:r>
      <w:r>
        <w:rPr>
          <w:color w:val="000000" w:themeColor="text1"/>
        </w:rPr>
        <w:fldChar w:fldCharType="separate"/>
      </w:r>
      <w:r w:rsidR="005464C8" w:rsidRPr="005464C8">
        <w:rPr>
          <w:noProof/>
          <w:color w:val="000000" w:themeColor="text1"/>
          <w:vertAlign w:val="superscript"/>
        </w:rPr>
        <w:t>54</w:t>
      </w:r>
      <w:r>
        <w:rPr>
          <w:color w:val="000000" w:themeColor="text1"/>
        </w:rPr>
        <w:fldChar w:fldCharType="end"/>
      </w:r>
    </w:p>
    <w:p w14:paraId="5AE10A10" w14:textId="77777777" w:rsidR="00261EEF" w:rsidRDefault="00261EEF" w:rsidP="0044781A">
      <w:pPr>
        <w:spacing w:line="480" w:lineRule="auto"/>
        <w:outlineLvl w:val="0"/>
        <w:rPr>
          <w:ins w:id="392" w:author="Parks, Robbie M" w:date="2019-01-02T13:50:00Z"/>
          <w:color w:val="000000" w:themeColor="text1"/>
        </w:rPr>
      </w:pPr>
    </w:p>
    <w:p w14:paraId="43953311" w14:textId="0E1B87DB" w:rsidR="00261EEF" w:rsidRDefault="00261EEF" w:rsidP="0044781A">
      <w:pPr>
        <w:spacing w:line="480" w:lineRule="auto"/>
        <w:outlineLvl w:val="0"/>
        <w:rPr>
          <w:ins w:id="393" w:author="Parks, Robbie M" w:date="2019-01-02T13:51:00Z"/>
          <w:i/>
          <w:color w:val="000000" w:themeColor="text1"/>
        </w:rPr>
      </w:pPr>
      <w:ins w:id="394"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395" w:author="Parks, Robbie M" w:date="2019-01-02T13:50:00Z"/>
          <w:i/>
          <w:color w:val="000000" w:themeColor="text1"/>
          <w:rPrChange w:id="396" w:author="Parks, Robbie M" w:date="2019-01-02T13:50:00Z">
            <w:rPr>
              <w:ins w:id="397" w:author="Parks, Robbie M" w:date="2019-01-02T13:50:00Z"/>
              <w:color w:val="000000" w:themeColor="text1"/>
            </w:rPr>
          </w:rPrChange>
        </w:rPr>
      </w:pPr>
    </w:p>
    <w:p w14:paraId="5C621549" w14:textId="1BE87F1C" w:rsidR="00261EEF" w:rsidRPr="0097410E" w:rsidRDefault="00261EEF">
      <w:pPr>
        <w:spacing w:line="480" w:lineRule="auto"/>
        <w:rPr>
          <w:rPrChange w:id="398" w:author="Parks, Robbie M" w:date="2019-01-02T13:50:00Z">
            <w:rPr>
              <w:color w:val="000000" w:themeColor="text1"/>
            </w:rPr>
          </w:rPrChange>
        </w:rPr>
        <w:pPrChange w:id="399" w:author="Parks, Robbie M" w:date="2019-01-02T13:50:00Z">
          <w:pPr>
            <w:spacing w:line="480" w:lineRule="auto"/>
            <w:outlineLvl w:val="0"/>
          </w:pPr>
        </w:pPrChange>
      </w:pPr>
      <w:ins w:id="400"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401" w:author="Parks, Robbie M" w:date="2019-01-02T13:51:00Z">
          <w:pPr/>
        </w:pPrChange>
      </w:pPr>
      <w:r>
        <w:rPr>
          <w:i/>
        </w:rPr>
        <w:t>Strengths and limitations</w:t>
      </w:r>
    </w:p>
    <w:p w14:paraId="2C46A821" w14:textId="77777777" w:rsidR="00A47B94" w:rsidRDefault="00A47B94">
      <w:pPr>
        <w:spacing w:line="480" w:lineRule="auto"/>
        <w:rPr>
          <w:i/>
        </w:rPr>
        <w:pPrChange w:id="402"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 xml:space="preserve">anomaly that internalises long-term historical experience by month and </w:t>
      </w:r>
      <w:proofErr w:type="gramStart"/>
      <w:r>
        <w:t>state, and</w:t>
      </w:r>
      <w:proofErr w:type="gramEnd"/>
      <w:r>
        <w:t xml:space="preserve">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403"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 xml:space="preserve">Robbie Parks is supported by a </w:t>
      </w:r>
      <w:proofErr w:type="spellStart"/>
      <w:r w:rsidRPr="00636C9B">
        <w:t>Wellcome</w:t>
      </w:r>
      <w:proofErr w:type="spellEnd"/>
      <w:r w:rsidRPr="00636C9B">
        <w:t xml:space="preserv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t>
      </w:r>
      <w:proofErr w:type="spellStart"/>
      <w:r w:rsidR="00773AEC">
        <w:t>Wellcome</w:t>
      </w:r>
      <w:proofErr w:type="spellEnd"/>
      <w:r w:rsidR="00773AEC">
        <w:t xml:space="preserv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 xml:space="preserve">Competing </w:t>
      </w:r>
      <w:proofErr w:type="gramStart"/>
      <w:r>
        <w:rPr>
          <w:b/>
        </w:rPr>
        <w:t>interests</w:t>
      </w:r>
      <w:proofErr w:type="gramEnd"/>
      <w:r>
        <w:rPr>
          <w:b/>
        </w:rPr>
        <w:t xml:space="preserve">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404"/>
    <w:commentRangeStart w:id="405"/>
    <w:p w14:paraId="65C26B28" w14:textId="3A65904A" w:rsidR="005464C8" w:rsidRPr="005464C8" w:rsidRDefault="00A55581" w:rsidP="005464C8">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464C8" w:rsidRPr="005464C8">
        <w:rPr>
          <w:rFonts w:eastAsia="Times New Roman"/>
          <w:noProof/>
        </w:rPr>
        <w:t>1.</w:t>
      </w:r>
      <w:r w:rsidR="005464C8" w:rsidRPr="005464C8">
        <w:rPr>
          <w:rFonts w:eastAsia="Times New Roman"/>
          <w:noProof/>
        </w:rPr>
        <w:tab/>
        <w:t xml:space="preserve">Watts, N. </w:t>
      </w:r>
      <w:r w:rsidR="005464C8" w:rsidRPr="005464C8">
        <w:rPr>
          <w:rFonts w:eastAsia="Times New Roman"/>
          <w:i/>
          <w:iCs/>
          <w:noProof/>
        </w:rPr>
        <w:t>et al.</w:t>
      </w:r>
      <w:r w:rsidR="005464C8" w:rsidRPr="005464C8">
        <w:rPr>
          <w:rFonts w:eastAsia="Times New Roman"/>
          <w:noProof/>
        </w:rPr>
        <w:t xml:space="preserve"> The 2018 report of the Lancet Countdown on health and climate change: shaping health of nations for centuries to come. </w:t>
      </w:r>
      <w:r w:rsidR="005464C8" w:rsidRPr="005464C8">
        <w:rPr>
          <w:rFonts w:eastAsia="Times New Roman"/>
          <w:i/>
          <w:iCs/>
          <w:noProof/>
        </w:rPr>
        <w:t>Lancet</w:t>
      </w:r>
      <w:r w:rsidR="005464C8" w:rsidRPr="005464C8">
        <w:rPr>
          <w:rFonts w:eastAsia="Times New Roman"/>
          <w:noProof/>
        </w:rPr>
        <w:t xml:space="preserve"> </w:t>
      </w:r>
      <w:r w:rsidR="005464C8" w:rsidRPr="005464C8">
        <w:rPr>
          <w:rFonts w:eastAsia="Times New Roman"/>
          <w:b/>
          <w:bCs/>
          <w:noProof/>
        </w:rPr>
        <w:t>6736,</w:t>
      </w:r>
      <w:r w:rsidR="005464C8" w:rsidRPr="005464C8">
        <w:rPr>
          <w:rFonts w:eastAsia="Times New Roman"/>
          <w:noProof/>
        </w:rPr>
        <w:t xml:space="preserve"> 1–4 (2018).</w:t>
      </w:r>
    </w:p>
    <w:p w14:paraId="6E95C9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w:t>
      </w:r>
      <w:r w:rsidRPr="005464C8">
        <w:rPr>
          <w:rFonts w:eastAsia="Times New Roman"/>
          <w:noProof/>
        </w:rPr>
        <w:tab/>
        <w:t xml:space="preserve">McMichael, A. J., Woodruff, R. E. &amp; Hales, S. Climate change and human health: Present and future risks. </w:t>
      </w:r>
      <w:r w:rsidRPr="005464C8">
        <w:rPr>
          <w:rFonts w:eastAsia="Times New Roman"/>
          <w:i/>
          <w:iCs/>
          <w:noProof/>
        </w:rPr>
        <w:t>Lancet</w:t>
      </w:r>
      <w:r w:rsidRPr="005464C8">
        <w:rPr>
          <w:rFonts w:eastAsia="Times New Roman"/>
          <w:noProof/>
        </w:rPr>
        <w:t xml:space="preserve"> (2006). doi:10.1016/S0140-6736(06)68079-3</w:t>
      </w:r>
    </w:p>
    <w:p w14:paraId="03578A4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w:t>
      </w:r>
      <w:r w:rsidRPr="005464C8">
        <w:rPr>
          <w:rFonts w:eastAsia="Times New Roman"/>
          <w:noProof/>
        </w:rPr>
        <w:tab/>
        <w:t xml:space="preserve">Huang, C. </w:t>
      </w:r>
      <w:r w:rsidRPr="005464C8">
        <w:rPr>
          <w:rFonts w:eastAsia="Times New Roman"/>
          <w:i/>
          <w:iCs/>
          <w:noProof/>
        </w:rPr>
        <w:t>et al.</w:t>
      </w:r>
      <w:r w:rsidRPr="005464C8">
        <w:rPr>
          <w:rFonts w:eastAsia="Times New Roman"/>
          <w:noProof/>
        </w:rPr>
        <w:t xml:space="preserve"> Projecting Future heat-related mortality under climate change scenarios: A systematic review. </w:t>
      </w:r>
      <w:r w:rsidRPr="005464C8">
        <w:rPr>
          <w:rFonts w:eastAsia="Times New Roman"/>
          <w:i/>
          <w:iCs/>
          <w:noProof/>
        </w:rPr>
        <w:t>Environmental Health Perspectives</w:t>
      </w:r>
      <w:r w:rsidRPr="005464C8">
        <w:rPr>
          <w:rFonts w:eastAsia="Times New Roman"/>
          <w:noProof/>
        </w:rPr>
        <w:t xml:space="preserve"> (2011). doi:10.1289/ehp.1103456</w:t>
      </w:r>
    </w:p>
    <w:p w14:paraId="5060856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Projections of temperature-related excess mortality under climate change scenarios. </w:t>
      </w:r>
      <w:r w:rsidRPr="005464C8">
        <w:rPr>
          <w:rFonts w:eastAsia="Times New Roman"/>
          <w:i/>
          <w:iCs/>
          <w:noProof/>
        </w:rPr>
        <w:t>Lancet Planet. Heal.</w:t>
      </w:r>
      <w:r w:rsidRPr="005464C8">
        <w:rPr>
          <w:rFonts w:eastAsia="Times New Roman"/>
          <w:noProof/>
        </w:rPr>
        <w:t xml:space="preserve"> (2017). doi:10.1016/S2542-5196(17)30156-0</w:t>
      </w:r>
    </w:p>
    <w:p w14:paraId="21EAC8C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w:t>
      </w:r>
      <w:r w:rsidRPr="005464C8">
        <w:rPr>
          <w:rFonts w:eastAsia="Times New Roman"/>
          <w:noProof/>
        </w:rPr>
        <w:tab/>
        <w:t xml:space="preserve">Smith, K. R. </w:t>
      </w:r>
      <w:r w:rsidRPr="005464C8">
        <w:rPr>
          <w:rFonts w:eastAsia="Times New Roman"/>
          <w:i/>
          <w:iCs/>
          <w:noProof/>
        </w:rPr>
        <w:t>et al.</w:t>
      </w:r>
      <w:r w:rsidRPr="005464C8">
        <w:rPr>
          <w:rFonts w:eastAsia="Times New Roman"/>
          <w:noProof/>
        </w:rPr>
        <w:t xml:space="preserve"> Human health: Impacts, adaptation, and co-benefits. in </w:t>
      </w:r>
      <w:r w:rsidRPr="005464C8">
        <w:rPr>
          <w:rFonts w:eastAsia="Times New Roman"/>
          <w:i/>
          <w:iCs/>
          <w:noProof/>
        </w:rPr>
        <w:t>Climate Change 2014 Impacts, Adaptation and Vulnerability: Part A: Global and Sectoral Aspects</w:t>
      </w:r>
      <w:r w:rsidRPr="005464C8">
        <w:rPr>
          <w:rFonts w:eastAsia="Times New Roman"/>
          <w:noProof/>
        </w:rPr>
        <w:t xml:space="preserve"> (2015). doi:10.1017/CBO9781107415379.016</w:t>
      </w:r>
    </w:p>
    <w:p w14:paraId="4725B756"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6.</w:t>
      </w:r>
      <w:r w:rsidRPr="005464C8">
        <w:rPr>
          <w:rFonts w:eastAsia="Times New Roman"/>
          <w:noProof/>
        </w:rPr>
        <w:tab/>
        <w:t xml:space="preserve">Burke, M. </w:t>
      </w:r>
      <w:r w:rsidRPr="005464C8">
        <w:rPr>
          <w:rFonts w:eastAsia="Times New Roman"/>
          <w:i/>
          <w:iCs/>
          <w:noProof/>
        </w:rPr>
        <w:t>et al.</w:t>
      </w:r>
      <w:r w:rsidRPr="005464C8">
        <w:rPr>
          <w:rFonts w:eastAsia="Times New Roman"/>
          <w:noProof/>
        </w:rPr>
        <w:t xml:space="preserve"> Higher temperatures increase suicide rates in the United States and Mexico. </w:t>
      </w:r>
      <w:r w:rsidRPr="005464C8">
        <w:rPr>
          <w:rFonts w:eastAsia="Times New Roman"/>
          <w:i/>
          <w:iCs/>
          <w:noProof/>
        </w:rPr>
        <w:t>Nat. Clim. Chang.</w:t>
      </w:r>
      <w:r w:rsidRPr="005464C8">
        <w:rPr>
          <w:rFonts w:eastAsia="Times New Roman"/>
          <w:noProof/>
        </w:rPr>
        <w:t xml:space="preserve"> (2018). doi:10.1038/s41558-018-0222-x</w:t>
      </w:r>
    </w:p>
    <w:p w14:paraId="0CF742C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7.</w:t>
      </w:r>
      <w:r w:rsidRPr="005464C8">
        <w:rPr>
          <w:rFonts w:eastAsia="Times New Roman"/>
          <w:noProof/>
        </w:rPr>
        <w:tab/>
        <w:t xml:space="preserve">Parks, R. M., Bennett, J. E., Foreman, K. J., Toumi, R. &amp; Ezzati, M. National and regional seasonal dynamics of all-cause and cause-specific mortality in the USA from 1980 to 2016. </w:t>
      </w:r>
      <w:r w:rsidRPr="005464C8">
        <w:rPr>
          <w:rFonts w:eastAsia="Times New Roman"/>
          <w:i/>
          <w:iCs/>
          <w:noProof/>
        </w:rPr>
        <w:t>Elife</w:t>
      </w:r>
      <w:r w:rsidRPr="005464C8">
        <w:rPr>
          <w:rFonts w:eastAsia="Times New Roman"/>
          <w:noProof/>
        </w:rPr>
        <w:t xml:space="preserve"> </w:t>
      </w:r>
      <w:r w:rsidRPr="005464C8">
        <w:rPr>
          <w:rFonts w:eastAsia="Times New Roman"/>
          <w:b/>
          <w:bCs/>
          <w:noProof/>
        </w:rPr>
        <w:t>7,</w:t>
      </w:r>
      <w:r w:rsidRPr="005464C8">
        <w:rPr>
          <w:rFonts w:eastAsia="Times New Roman"/>
          <w:noProof/>
        </w:rPr>
        <w:t xml:space="preserve"> (2018).</w:t>
      </w:r>
    </w:p>
    <w:p w14:paraId="04CA5CD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8.</w:t>
      </w:r>
      <w:r w:rsidRPr="005464C8">
        <w:rPr>
          <w:rFonts w:eastAsia="Times New Roman"/>
          <w:noProof/>
        </w:rPr>
        <w:tab/>
        <w:t xml:space="preserve">Rau, R. Seasonality in Human Mortality.  A Demographic Approach. </w:t>
      </w:r>
      <w:r w:rsidRPr="005464C8">
        <w:rPr>
          <w:rFonts w:eastAsia="Times New Roman"/>
          <w:i/>
          <w:iCs/>
          <w:noProof/>
        </w:rPr>
        <w:t>Wirtschafts- und Sozialwissenschaftlichen Fak.</w:t>
      </w:r>
      <w:r w:rsidRPr="005464C8">
        <w:rPr>
          <w:rFonts w:eastAsia="Times New Roman"/>
          <w:noProof/>
        </w:rPr>
        <w:t xml:space="preserve"> </w:t>
      </w:r>
      <w:r w:rsidRPr="005464C8">
        <w:rPr>
          <w:rFonts w:eastAsia="Times New Roman"/>
          <w:b/>
          <w:bCs/>
          <w:noProof/>
        </w:rPr>
        <w:t>PhD,</w:t>
      </w:r>
      <w:r w:rsidRPr="005464C8">
        <w:rPr>
          <w:rFonts w:eastAsia="Times New Roman"/>
          <w:noProof/>
        </w:rPr>
        <w:t xml:space="preserve"> 361 (2004).</w:t>
      </w:r>
    </w:p>
    <w:p w14:paraId="62573CB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9.</w:t>
      </w:r>
      <w:r w:rsidRPr="005464C8">
        <w:rPr>
          <w:rFonts w:eastAsia="Times New Roman"/>
          <w:noProof/>
        </w:rPr>
        <w:tab/>
        <w:t xml:space="preserve">Shi, L., Kloog, I., Zanobetti, A., Liu, P. &amp; Schwartz, J. D. Impacts of temperature and its variability on mortality in New England.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5,</w:t>
      </w:r>
      <w:r w:rsidRPr="005464C8">
        <w:rPr>
          <w:rFonts w:eastAsia="Times New Roman"/>
          <w:noProof/>
        </w:rPr>
        <w:t xml:space="preserve"> 988–991 (2015).</w:t>
      </w:r>
    </w:p>
    <w:p w14:paraId="47C189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10.</w:t>
      </w:r>
      <w:r w:rsidRPr="005464C8">
        <w:rPr>
          <w:rFonts w:eastAsia="Times New Roman"/>
          <w:noProof/>
        </w:rPr>
        <w:tab/>
        <w:t xml:space="preserve">Gasparrini, A. </w:t>
      </w:r>
      <w:r w:rsidRPr="005464C8">
        <w:rPr>
          <w:rFonts w:eastAsia="Times New Roman"/>
          <w:i/>
          <w:iCs/>
          <w:noProof/>
        </w:rPr>
        <w:t>et al.</w:t>
      </w:r>
      <w:r w:rsidRPr="005464C8">
        <w:rPr>
          <w:rFonts w:eastAsia="Times New Roman"/>
          <w:noProof/>
        </w:rPr>
        <w:t xml:space="preserve"> Mortality risk attributable to high and low ambient temperature: A multicountry observational study. </w:t>
      </w:r>
      <w:r w:rsidRPr="005464C8">
        <w:rPr>
          <w:rFonts w:eastAsia="Times New Roman"/>
          <w:i/>
          <w:iCs/>
          <w:noProof/>
        </w:rPr>
        <w:t>Lancet</w:t>
      </w:r>
      <w:r w:rsidRPr="005464C8">
        <w:rPr>
          <w:rFonts w:eastAsia="Times New Roman"/>
          <w:noProof/>
        </w:rPr>
        <w:t xml:space="preserve"> </w:t>
      </w:r>
      <w:r w:rsidRPr="005464C8">
        <w:rPr>
          <w:rFonts w:eastAsia="Times New Roman"/>
          <w:b/>
          <w:bCs/>
          <w:noProof/>
        </w:rPr>
        <w:t>386,</w:t>
      </w:r>
      <w:r w:rsidRPr="005464C8">
        <w:rPr>
          <w:rFonts w:eastAsia="Times New Roman"/>
          <w:noProof/>
        </w:rPr>
        <w:t xml:space="preserve"> 369–375 (2015).</w:t>
      </w:r>
    </w:p>
    <w:p w14:paraId="66B1D89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11.</w:t>
      </w:r>
      <w:r w:rsidRPr="005464C8">
        <w:rPr>
          <w:rFonts w:eastAsia="Times New Roman"/>
          <w:noProof/>
        </w:rPr>
        <w:tab/>
        <w:t xml:space="preserve">Ye, X. </w:t>
      </w:r>
      <w:r w:rsidRPr="005464C8">
        <w:rPr>
          <w:rFonts w:eastAsia="Times New Roman"/>
          <w:i/>
          <w:iCs/>
          <w:noProof/>
        </w:rPr>
        <w:t>et al.</w:t>
      </w:r>
      <w:r w:rsidRPr="005464C8">
        <w:rPr>
          <w:rFonts w:eastAsia="Times New Roman"/>
          <w:noProof/>
        </w:rPr>
        <w:t xml:space="preserve"> Ambient temperature and morbidity: a review of epidemiological evidence. </w:t>
      </w:r>
      <w:r w:rsidRPr="005464C8">
        <w:rPr>
          <w:rFonts w:eastAsia="Times New Roman"/>
          <w:i/>
          <w:iCs/>
          <w:noProof/>
        </w:rPr>
        <w:t>Environ. Health Perspect.</w:t>
      </w:r>
      <w:r w:rsidRPr="005464C8">
        <w:rPr>
          <w:rFonts w:eastAsia="Times New Roman"/>
          <w:noProof/>
        </w:rPr>
        <w:t xml:space="preserve"> </w:t>
      </w:r>
      <w:r w:rsidRPr="005464C8">
        <w:rPr>
          <w:rFonts w:eastAsia="Times New Roman"/>
          <w:b/>
          <w:bCs/>
          <w:noProof/>
        </w:rPr>
        <w:t>120,</w:t>
      </w:r>
      <w:r w:rsidRPr="005464C8">
        <w:rPr>
          <w:rFonts w:eastAsia="Times New Roman"/>
          <w:noProof/>
        </w:rPr>
        <w:t xml:space="preserve"> 19–28 (2012).</w:t>
      </w:r>
    </w:p>
    <w:p w14:paraId="4FCFAC1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12.</w:t>
      </w:r>
      <w:r w:rsidRPr="005464C8">
        <w:rPr>
          <w:rFonts w:eastAsia="Times New Roman"/>
          <w:noProof/>
        </w:rPr>
        <w:tab/>
        <w:t xml:space="preserve">Basu, R. High ambient temperature and mortality: A review of epidemiologic studies from 2001 to 2008. </w:t>
      </w:r>
      <w:r w:rsidRPr="005464C8">
        <w:rPr>
          <w:rFonts w:eastAsia="Times New Roman"/>
          <w:i/>
          <w:iCs/>
          <w:noProof/>
        </w:rPr>
        <w:t>Environ. Heal. A Glob. Access Sci. Source</w:t>
      </w:r>
      <w:r w:rsidRPr="005464C8">
        <w:rPr>
          <w:rFonts w:eastAsia="Times New Roman"/>
          <w:noProof/>
        </w:rPr>
        <w:t xml:space="preserve"> </w:t>
      </w:r>
      <w:r w:rsidRPr="005464C8">
        <w:rPr>
          <w:rFonts w:eastAsia="Times New Roman"/>
          <w:b/>
          <w:bCs/>
          <w:noProof/>
        </w:rPr>
        <w:t>8,</w:t>
      </w:r>
      <w:r w:rsidRPr="005464C8">
        <w:rPr>
          <w:rFonts w:eastAsia="Times New Roman"/>
          <w:noProof/>
        </w:rPr>
        <w:t xml:space="preserve"> 40 (2009).</w:t>
      </w:r>
    </w:p>
    <w:p w14:paraId="6D08E86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13.</w:t>
      </w:r>
      <w:r w:rsidRPr="005464C8">
        <w:rPr>
          <w:rFonts w:eastAsia="Times New Roman"/>
          <w:noProof/>
        </w:rPr>
        <w:tab/>
        <w:t xml:space="preserve">Kampe, E. O. I., Kovats, S. &amp; Hajat, S. Impact of high ambient temperature on unintentional injuries in high-income countries: A narrative systematic literature review. </w:t>
      </w:r>
      <w:r w:rsidRPr="005464C8">
        <w:rPr>
          <w:rFonts w:eastAsia="Times New Roman"/>
          <w:i/>
          <w:iCs/>
          <w:noProof/>
        </w:rPr>
        <w:t>BMJ Open</w:t>
      </w:r>
      <w:r w:rsidRPr="005464C8">
        <w:rPr>
          <w:rFonts w:eastAsia="Times New Roman"/>
          <w:noProof/>
        </w:rPr>
        <w:t xml:space="preserve"> (2016). doi:10.1136/bmjopen-2015-010399</w:t>
      </w:r>
    </w:p>
    <w:p w14:paraId="09C7DA2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14.</w:t>
      </w:r>
      <w:r w:rsidRPr="005464C8">
        <w:rPr>
          <w:rFonts w:eastAsia="Times New Roman"/>
          <w:noProof/>
        </w:rPr>
        <w:tab/>
        <w:t xml:space="preserve">Orru, H. &amp; Åström, D. O. Increases in external cause mortality due to high and low temperatures: evidence from northeastern Europe. </w:t>
      </w:r>
      <w:r w:rsidRPr="005464C8">
        <w:rPr>
          <w:rFonts w:eastAsia="Times New Roman"/>
          <w:i/>
          <w:iCs/>
          <w:noProof/>
        </w:rPr>
        <w:t>Int. J. Biometeorol.</w:t>
      </w:r>
      <w:r w:rsidRPr="005464C8">
        <w:rPr>
          <w:rFonts w:eastAsia="Times New Roman"/>
          <w:noProof/>
        </w:rPr>
        <w:t xml:space="preserve"> (2017). doi:10.1007/s00484-016-1270-4</w:t>
      </w:r>
    </w:p>
    <w:p w14:paraId="53081EC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15.</w:t>
      </w:r>
      <w:r w:rsidRPr="005464C8">
        <w:rPr>
          <w:rFonts w:eastAsia="Times New Roman"/>
          <w:noProof/>
        </w:rPr>
        <w:tab/>
        <w:t xml:space="preserve">Bennett, J. E., Blangiardo, M., Fecht, D., Elliott, P. &amp; Ezzati, M. Vulnerability to the mortality effects of warm temperature in the districts of England and Wales. </w:t>
      </w:r>
      <w:r w:rsidRPr="005464C8">
        <w:rPr>
          <w:rFonts w:eastAsia="Times New Roman"/>
          <w:i/>
          <w:iCs/>
          <w:noProof/>
        </w:rPr>
        <w:t>Nat. Clim. Chang.</w:t>
      </w:r>
      <w:r w:rsidRPr="005464C8">
        <w:rPr>
          <w:rFonts w:eastAsia="Times New Roman"/>
          <w:noProof/>
        </w:rPr>
        <w:t xml:space="preserve"> </w:t>
      </w:r>
      <w:r w:rsidRPr="005464C8">
        <w:rPr>
          <w:rFonts w:eastAsia="Times New Roman"/>
          <w:b/>
          <w:bCs/>
          <w:noProof/>
        </w:rPr>
        <w:t>4,</w:t>
      </w:r>
      <w:r w:rsidRPr="005464C8">
        <w:rPr>
          <w:rFonts w:eastAsia="Times New Roman"/>
          <w:noProof/>
        </w:rPr>
        <w:t xml:space="preserve"> 269–273 (2014).</w:t>
      </w:r>
    </w:p>
    <w:p w14:paraId="799246C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16.</w:t>
      </w:r>
      <w:r w:rsidRPr="005464C8">
        <w:rPr>
          <w:rFonts w:eastAsia="Times New Roman"/>
          <w:noProof/>
        </w:rPr>
        <w:tab/>
        <w:t xml:space="preserve">Datla, S., Sahu, P., Roh, H.-J. &amp; Sharma, S. A comprehensive analysis of the </w:t>
      </w:r>
      <w:r w:rsidRPr="005464C8">
        <w:rPr>
          <w:rFonts w:eastAsia="Times New Roman"/>
          <w:noProof/>
        </w:rPr>
        <w:lastRenderedPageBreak/>
        <w:t xml:space="preserve">association of highway traffic with winter weather conditions. </w:t>
      </w:r>
      <w:r w:rsidRPr="005464C8">
        <w:rPr>
          <w:rFonts w:eastAsia="Times New Roman"/>
          <w:i/>
          <w:iCs/>
          <w:noProof/>
        </w:rPr>
        <w:t>Procedia - Soc. Behav. Sci.</w:t>
      </w:r>
      <w:r w:rsidRPr="005464C8">
        <w:rPr>
          <w:rFonts w:eastAsia="Times New Roman"/>
          <w:noProof/>
        </w:rPr>
        <w:t xml:space="preserve"> (2013). doi:10.1016/j.sbspro.2013.11.143</w:t>
      </w:r>
    </w:p>
    <w:p w14:paraId="7BB25C3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17.</w:t>
      </w:r>
      <w:r w:rsidRPr="005464C8">
        <w:rPr>
          <w:rFonts w:eastAsia="Times New Roman"/>
          <w:noProof/>
        </w:rPr>
        <w:tab/>
        <w:t xml:space="preserve">Roh, H.-J., Sahu, P. K., Sharma, S., Datla, S. &amp; Mehran, B. Statistical Investigations of Snowfall and Temperature Interaction with Passenger Car and Truck Traffic on Primary Highways in Canada. </w:t>
      </w:r>
      <w:r w:rsidRPr="005464C8">
        <w:rPr>
          <w:rFonts w:eastAsia="Times New Roman"/>
          <w:i/>
          <w:iCs/>
          <w:noProof/>
        </w:rPr>
        <w:t>J. Cold Reg. Eng.</w:t>
      </w:r>
      <w:r w:rsidRPr="005464C8">
        <w:rPr>
          <w:rFonts w:eastAsia="Times New Roman"/>
          <w:noProof/>
        </w:rPr>
        <w:t xml:space="preserve"> (2016). doi:10.1061/(ASCE)CR.1943-5495.0000099</w:t>
      </w:r>
    </w:p>
    <w:p w14:paraId="0488AA0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18.</w:t>
      </w:r>
      <w:r w:rsidRPr="005464C8">
        <w:rPr>
          <w:rFonts w:eastAsia="Times New Roman"/>
          <w:noProof/>
        </w:rPr>
        <w:tab/>
        <w:t xml:space="preserve">Roh, H.-J., Datla, S. &amp; Sharma, S. Effect of snow, temperature and their interaction on highway truck traffic. </w:t>
      </w:r>
      <w:r w:rsidRPr="005464C8">
        <w:rPr>
          <w:rFonts w:eastAsia="Times New Roman"/>
          <w:i/>
          <w:iCs/>
          <w:noProof/>
        </w:rPr>
        <w:t>J. Transp. Techn.</w:t>
      </w:r>
      <w:r w:rsidRPr="005464C8">
        <w:rPr>
          <w:rFonts w:eastAsia="Times New Roman"/>
          <w:noProof/>
        </w:rPr>
        <w:t xml:space="preserve"> (2013). doi:10.4236/jtts.2013.31003</w:t>
      </w:r>
    </w:p>
    <w:p w14:paraId="09EFDF1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19.</w:t>
      </w:r>
      <w:r w:rsidRPr="005464C8">
        <w:rPr>
          <w:rFonts w:eastAsia="Times New Roman"/>
          <w:noProof/>
        </w:rPr>
        <w:tab/>
        <w:t xml:space="preserve">Roh, H. J., Sharma, S. &amp; Sahu, P. K. Modeling snow and cold effects for classified highway traffic volumes. </w:t>
      </w:r>
      <w:r w:rsidRPr="005464C8">
        <w:rPr>
          <w:rFonts w:eastAsia="Times New Roman"/>
          <w:i/>
          <w:iCs/>
          <w:noProof/>
        </w:rPr>
        <w:t>KSCE J. Civ. Eng.</w:t>
      </w:r>
      <w:r w:rsidRPr="005464C8">
        <w:rPr>
          <w:rFonts w:eastAsia="Times New Roman"/>
          <w:noProof/>
        </w:rPr>
        <w:t xml:space="preserve"> (2016). doi:10.1007/s12205-015-0236-0</w:t>
      </w:r>
    </w:p>
    <w:p w14:paraId="524DEAD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20.</w:t>
      </w:r>
      <w:r w:rsidRPr="005464C8">
        <w:rPr>
          <w:rFonts w:eastAsia="Times New Roman"/>
          <w:noProof/>
        </w:rPr>
        <w:tab/>
        <w:t xml:space="preserve">Daanen, H. A. M., Van De Vliert, E. &amp; Huang, X. Driving performance in cold, warm, and thermoneutral environments. </w:t>
      </w:r>
      <w:r w:rsidRPr="005464C8">
        <w:rPr>
          <w:rFonts w:eastAsia="Times New Roman"/>
          <w:i/>
          <w:iCs/>
          <w:noProof/>
        </w:rPr>
        <w:t>Appl. Ergon.</w:t>
      </w:r>
      <w:r w:rsidRPr="005464C8">
        <w:rPr>
          <w:rFonts w:eastAsia="Times New Roman"/>
          <w:noProof/>
        </w:rPr>
        <w:t xml:space="preserve"> (2003). doi:10.1016/S0003-6870(03)00055-3</w:t>
      </w:r>
    </w:p>
    <w:p w14:paraId="1238100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21.</w:t>
      </w:r>
      <w:r w:rsidRPr="005464C8">
        <w:rPr>
          <w:rFonts w:eastAsia="Times New Roman"/>
          <w:noProof/>
        </w:rPr>
        <w:tab/>
        <w:t xml:space="preserve">Zlatoper, T. J. Determinants of motor vehicle deaths in the United States: A cross-sectional analysis. </w:t>
      </w:r>
      <w:r w:rsidRPr="005464C8">
        <w:rPr>
          <w:rFonts w:eastAsia="Times New Roman"/>
          <w:i/>
          <w:iCs/>
          <w:noProof/>
        </w:rPr>
        <w:t>Accid. Anal. Prev.</w:t>
      </w:r>
      <w:r w:rsidRPr="005464C8">
        <w:rPr>
          <w:rFonts w:eastAsia="Times New Roman"/>
          <w:noProof/>
        </w:rPr>
        <w:t xml:space="preserve"> (1991). doi:10.1016/0001-4575(91)90062-A</w:t>
      </w:r>
    </w:p>
    <w:p w14:paraId="0BCAC9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22.</w:t>
      </w:r>
      <w:r w:rsidRPr="005464C8">
        <w:rPr>
          <w:rFonts w:eastAsia="Times New Roman"/>
          <w:noProof/>
        </w:rPr>
        <w:tab/>
        <w:t xml:space="preserve">Mackie, R. R. &amp; Hanlon, J. F. . O. A study of the combined effects of extented driving and heat stress on driver arousal and performance. in </w:t>
      </w:r>
      <w:r w:rsidRPr="005464C8">
        <w:rPr>
          <w:rFonts w:eastAsia="Times New Roman"/>
          <w:i/>
          <w:iCs/>
          <w:noProof/>
        </w:rPr>
        <w:t>Symposium on relationships among theory, physiological correlates, and operational performance</w:t>
      </w:r>
      <w:r w:rsidRPr="005464C8">
        <w:rPr>
          <w:rFonts w:eastAsia="Times New Roman"/>
          <w:noProof/>
        </w:rPr>
        <w:t xml:space="preserve"> (1976). doi:10.1007/978-1-4684-2529-1_25</w:t>
      </w:r>
    </w:p>
    <w:p w14:paraId="7DA2581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23.</w:t>
      </w:r>
      <w:r w:rsidRPr="005464C8">
        <w:rPr>
          <w:rFonts w:eastAsia="Times New Roman"/>
          <w:noProof/>
        </w:rPr>
        <w:tab/>
        <w:t xml:space="preserve">Wyon, D. P., Wyon, I. &amp; Norin, F. Effects of moderate heat stress on driver vigilance in a moving vehicle. </w:t>
      </w:r>
      <w:r w:rsidRPr="005464C8">
        <w:rPr>
          <w:rFonts w:eastAsia="Times New Roman"/>
          <w:i/>
          <w:iCs/>
          <w:noProof/>
        </w:rPr>
        <w:t>Ergonomics</w:t>
      </w:r>
      <w:r w:rsidRPr="005464C8">
        <w:rPr>
          <w:rFonts w:eastAsia="Times New Roman"/>
          <w:noProof/>
        </w:rPr>
        <w:t xml:space="preserve"> (1996). doi:10.1080/00140139608964434</w:t>
      </w:r>
    </w:p>
    <w:p w14:paraId="5819996F"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24.</w:t>
      </w:r>
      <w:r w:rsidRPr="005464C8">
        <w:rPr>
          <w:rFonts w:eastAsia="Times New Roman"/>
          <w:noProof/>
        </w:rPr>
        <w:tab/>
        <w:t xml:space="preserve">Voas, R. B., Torres, P., Romano, E. &amp; Lacey, J. H. Alcohol-Related Risk of Driver Fatalities: An Update Using 2007 Data. </w:t>
      </w:r>
      <w:r w:rsidRPr="005464C8">
        <w:rPr>
          <w:rFonts w:eastAsia="Times New Roman"/>
          <w:i/>
          <w:iCs/>
          <w:noProof/>
        </w:rPr>
        <w:t>J. Stud. Alcohol Drugs</w:t>
      </w:r>
      <w:r w:rsidRPr="005464C8">
        <w:rPr>
          <w:rFonts w:eastAsia="Times New Roman"/>
          <w:noProof/>
        </w:rPr>
        <w:t xml:space="preserve"> (2012). doi:10.15288/jsad.2012.73.341</w:t>
      </w:r>
    </w:p>
    <w:p w14:paraId="69200A9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25.</w:t>
      </w:r>
      <w:r w:rsidRPr="005464C8">
        <w:rPr>
          <w:rFonts w:eastAsia="Times New Roman"/>
          <w:noProof/>
        </w:rPr>
        <w:tab/>
        <w:t xml:space="preserve">Opinium. Brits drink more alcohol in warmer weather. </w:t>
      </w:r>
      <w:r w:rsidRPr="005464C8">
        <w:rPr>
          <w:rFonts w:eastAsia="Times New Roman"/>
          <w:i/>
          <w:iCs/>
          <w:noProof/>
        </w:rPr>
        <w:t>Opinium.co.uk</w:t>
      </w:r>
      <w:r w:rsidRPr="005464C8">
        <w:rPr>
          <w:rFonts w:eastAsia="Times New Roman"/>
          <w:noProof/>
        </w:rPr>
        <w:t xml:space="preserve"> (2018). Available at: https://www.opinium.co.uk/brits-drink-more-alcohol-in-warmer-weather/. (Accessed: 10th January 2019)</w:t>
      </w:r>
    </w:p>
    <w:p w14:paraId="0D425550"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26.</w:t>
      </w:r>
      <w:r w:rsidRPr="005464C8">
        <w:rPr>
          <w:rFonts w:eastAsia="Times New Roman"/>
          <w:noProof/>
        </w:rPr>
        <w:tab/>
        <w:t xml:space="preserve">Ambrose, A. F., Paul, G. &amp; Hausdorff, J. M. Risk factors for falls among older adults: A review of the literature. </w:t>
      </w:r>
      <w:r w:rsidRPr="005464C8">
        <w:rPr>
          <w:rFonts w:eastAsia="Times New Roman"/>
          <w:i/>
          <w:iCs/>
          <w:noProof/>
        </w:rPr>
        <w:t>Maturitas</w:t>
      </w:r>
      <w:r w:rsidRPr="005464C8">
        <w:rPr>
          <w:rFonts w:eastAsia="Times New Roman"/>
          <w:noProof/>
        </w:rPr>
        <w:t xml:space="preserve"> (2013). doi:10.1016/j.maturitas.2013.02.009</w:t>
      </w:r>
    </w:p>
    <w:p w14:paraId="44CFA279"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27.</w:t>
      </w:r>
      <w:r w:rsidRPr="005464C8">
        <w:rPr>
          <w:rFonts w:eastAsia="Times New Roman"/>
          <w:noProof/>
        </w:rPr>
        <w:tab/>
        <w:t xml:space="preserve">Bobb, J. F. </w:t>
      </w:r>
      <w:r w:rsidRPr="005464C8">
        <w:rPr>
          <w:rFonts w:eastAsia="Times New Roman"/>
          <w:i/>
          <w:iCs/>
          <w:noProof/>
        </w:rPr>
        <w:t>et al.</w:t>
      </w:r>
      <w:r w:rsidRPr="005464C8">
        <w:rPr>
          <w:rFonts w:eastAsia="Times New Roman"/>
          <w:noProof/>
        </w:rPr>
        <w:t xml:space="preserve"> Time-Course of Cause-Specific Hospital Admissions During Snowstorms : An Analysis of Electronic Medical Records From Major Hospitals in Boston, Massachusetts. </w:t>
      </w:r>
      <w:r w:rsidRPr="005464C8">
        <w:rPr>
          <w:rFonts w:eastAsia="Times New Roman"/>
          <w:i/>
          <w:iCs/>
          <w:noProof/>
        </w:rPr>
        <w:t>Am. J. Epidemiol.</w:t>
      </w:r>
      <w:r w:rsidRPr="005464C8">
        <w:rPr>
          <w:rFonts w:eastAsia="Times New Roman"/>
          <w:noProof/>
        </w:rPr>
        <w:t xml:space="preserve"> </w:t>
      </w:r>
      <w:r w:rsidRPr="005464C8">
        <w:rPr>
          <w:rFonts w:eastAsia="Times New Roman"/>
          <w:b/>
          <w:bCs/>
          <w:noProof/>
        </w:rPr>
        <w:t>185,</w:t>
      </w:r>
      <w:r w:rsidRPr="005464C8">
        <w:rPr>
          <w:rFonts w:eastAsia="Times New Roman"/>
          <w:noProof/>
        </w:rPr>
        <w:t xml:space="preserve"> 283–294 (2017).</w:t>
      </w:r>
    </w:p>
    <w:p w14:paraId="6C98CF93"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28.</w:t>
      </w:r>
      <w:r w:rsidRPr="005464C8">
        <w:rPr>
          <w:rFonts w:eastAsia="Times New Roman"/>
          <w:noProof/>
        </w:rPr>
        <w:tab/>
        <w:t xml:space="preserve">Kelsey, J. L. </w:t>
      </w:r>
      <w:r w:rsidRPr="005464C8">
        <w:rPr>
          <w:rFonts w:eastAsia="Times New Roman"/>
          <w:i/>
          <w:iCs/>
          <w:noProof/>
        </w:rPr>
        <w:t>et al.</w:t>
      </w:r>
      <w:r w:rsidRPr="005464C8">
        <w:rPr>
          <w:rFonts w:eastAsia="Times New Roman"/>
          <w:noProof/>
        </w:rPr>
        <w:t xml:space="preserve"> Indoor and outdoor falls in older adults are different: The maintenance of balance, independent living, intellect, and zest in the elderly of boston study. </w:t>
      </w:r>
      <w:r w:rsidRPr="005464C8">
        <w:rPr>
          <w:rFonts w:eastAsia="Times New Roman"/>
          <w:i/>
          <w:iCs/>
          <w:noProof/>
        </w:rPr>
        <w:t>J. Am. Geriatr. Soc.</w:t>
      </w:r>
      <w:r w:rsidRPr="005464C8">
        <w:rPr>
          <w:rFonts w:eastAsia="Times New Roman"/>
          <w:noProof/>
        </w:rPr>
        <w:t xml:space="preserve"> (2010). doi:10.1111/j.1532-5415.2010.03062.x</w:t>
      </w:r>
    </w:p>
    <w:p w14:paraId="3D602F8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29.</w:t>
      </w:r>
      <w:r w:rsidRPr="005464C8">
        <w:rPr>
          <w:rFonts w:eastAsia="Times New Roman"/>
          <w:noProof/>
        </w:rPr>
        <w:tab/>
        <w:t xml:space="preserve">Xu, J. Unintentional drowning deaths in the United States, 1999-2010. </w:t>
      </w:r>
      <w:r w:rsidRPr="005464C8">
        <w:rPr>
          <w:rFonts w:eastAsia="Times New Roman"/>
          <w:i/>
          <w:iCs/>
          <w:noProof/>
        </w:rPr>
        <w:t>NCHS Data Brief</w:t>
      </w:r>
      <w:r w:rsidRPr="005464C8">
        <w:rPr>
          <w:rFonts w:eastAsia="Times New Roman"/>
          <w:noProof/>
        </w:rPr>
        <w:t xml:space="preserve"> (2014).</w:t>
      </w:r>
    </w:p>
    <w:p w14:paraId="2E0BB13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30.</w:t>
      </w:r>
      <w:r w:rsidRPr="005464C8">
        <w:rPr>
          <w:rFonts w:eastAsia="Times New Roman"/>
          <w:noProof/>
        </w:rPr>
        <w:tab/>
        <w:t xml:space="preserve">Rohrer, F. Why don’t black Americans swim? </w:t>
      </w:r>
      <w:r w:rsidRPr="005464C8">
        <w:rPr>
          <w:rFonts w:eastAsia="Times New Roman"/>
          <w:i/>
          <w:iCs/>
          <w:noProof/>
        </w:rPr>
        <w:t>BBC</w:t>
      </w:r>
      <w:r w:rsidRPr="005464C8">
        <w:rPr>
          <w:rFonts w:eastAsia="Times New Roman"/>
          <w:noProof/>
        </w:rPr>
        <w:t xml:space="preserve"> (2010). Available at: https://www.bbc.co.uk/news/world-us-canada-11172054. (Accessed: 10th January 2019)</w:t>
      </w:r>
    </w:p>
    <w:p w14:paraId="1199A7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31.</w:t>
      </w:r>
      <w:r w:rsidRPr="005464C8">
        <w:rPr>
          <w:rFonts w:eastAsia="Times New Roman"/>
          <w:noProof/>
        </w:rPr>
        <w:tab/>
        <w:t xml:space="preserve">Irwin, C. C., Irwin, R. L., Ryan, T. D. &amp; Drayer, J. Urban minority youth swimming (in)ability in the united states and associated demographic characteristics: Toward a drowning prevention plan. </w:t>
      </w:r>
      <w:r w:rsidRPr="005464C8">
        <w:rPr>
          <w:rFonts w:eastAsia="Times New Roman"/>
          <w:i/>
          <w:iCs/>
          <w:noProof/>
        </w:rPr>
        <w:t>Inj. Prev.</w:t>
      </w:r>
      <w:r w:rsidRPr="005464C8">
        <w:rPr>
          <w:rFonts w:eastAsia="Times New Roman"/>
          <w:noProof/>
        </w:rPr>
        <w:t xml:space="preserve"> (2009). doi:10.1136/ip.2008.020461</w:t>
      </w:r>
    </w:p>
    <w:p w14:paraId="4EC08482"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32.</w:t>
      </w:r>
      <w:r w:rsidRPr="005464C8">
        <w:rPr>
          <w:rFonts w:eastAsia="Times New Roman"/>
          <w:noProof/>
        </w:rPr>
        <w:tab/>
        <w:t xml:space="preserve">Ranson, M. Crime, weather, and climate change. </w:t>
      </w:r>
      <w:r w:rsidRPr="005464C8">
        <w:rPr>
          <w:rFonts w:eastAsia="Times New Roman"/>
          <w:i/>
          <w:iCs/>
          <w:noProof/>
        </w:rPr>
        <w:t>J. Environ. Econ. Manage.</w:t>
      </w:r>
      <w:r w:rsidRPr="005464C8">
        <w:rPr>
          <w:rFonts w:eastAsia="Times New Roman"/>
          <w:noProof/>
        </w:rPr>
        <w:t xml:space="preserve"> (2014). doi:10.1016/j.jeem.2013.11.008</w:t>
      </w:r>
    </w:p>
    <w:p w14:paraId="4AA851D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33.</w:t>
      </w:r>
      <w:r w:rsidRPr="005464C8">
        <w:rPr>
          <w:rFonts w:eastAsia="Times New Roman"/>
          <w:noProof/>
        </w:rPr>
        <w:tab/>
        <w:t xml:space="preserve">Mares, D. Climate change and levels of violence in socially disadvantaged neighborhood groups. </w:t>
      </w:r>
      <w:r w:rsidRPr="005464C8">
        <w:rPr>
          <w:rFonts w:eastAsia="Times New Roman"/>
          <w:i/>
          <w:iCs/>
          <w:noProof/>
        </w:rPr>
        <w:t>J. Urban Heal.</w:t>
      </w:r>
      <w:r w:rsidRPr="005464C8">
        <w:rPr>
          <w:rFonts w:eastAsia="Times New Roman"/>
          <w:noProof/>
        </w:rPr>
        <w:t xml:space="preserve"> (2013). doi:10.1007/s11524-013-9791-1</w:t>
      </w:r>
    </w:p>
    <w:p w14:paraId="365833B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34.</w:t>
      </w:r>
      <w:r w:rsidRPr="005464C8">
        <w:rPr>
          <w:rFonts w:eastAsia="Times New Roman"/>
          <w:noProof/>
        </w:rPr>
        <w:tab/>
        <w:t xml:space="preserve">Burke, M. B., Miguel, E., Satyanath, S., Dykema, J. A. &amp; Lobell, D. B. Warming increases the risk of civil war in Africa. </w:t>
      </w:r>
      <w:r w:rsidRPr="005464C8">
        <w:rPr>
          <w:rFonts w:eastAsia="Times New Roman"/>
          <w:i/>
          <w:iCs/>
          <w:noProof/>
        </w:rPr>
        <w:t>Proc. Natl. Acad. Sci.</w:t>
      </w:r>
      <w:r w:rsidRPr="005464C8">
        <w:rPr>
          <w:rFonts w:eastAsia="Times New Roman"/>
          <w:noProof/>
        </w:rPr>
        <w:t xml:space="preserve"> (2009). doi:10.1073/pnas.0907998106</w:t>
      </w:r>
    </w:p>
    <w:p w14:paraId="70C4DD6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35.</w:t>
      </w:r>
      <w:r w:rsidRPr="005464C8">
        <w:rPr>
          <w:rFonts w:eastAsia="Times New Roman"/>
          <w:noProof/>
        </w:rPr>
        <w:tab/>
        <w:t xml:space="preserve">Hsiang, S. M., Burke, M. &amp; Miguel, E. Quantifying the Influence of Climate on Human Conflict. </w:t>
      </w:r>
      <w:r w:rsidRPr="005464C8">
        <w:rPr>
          <w:rFonts w:eastAsia="Times New Roman"/>
          <w:i/>
          <w:iCs/>
          <w:noProof/>
        </w:rPr>
        <w:t>Science (80-. ).</w:t>
      </w:r>
      <w:r w:rsidRPr="005464C8">
        <w:rPr>
          <w:rFonts w:eastAsia="Times New Roman"/>
          <w:noProof/>
        </w:rPr>
        <w:t xml:space="preserve"> (2013). doi:10.1126/science.1235367</w:t>
      </w:r>
    </w:p>
    <w:p w14:paraId="4B6F98A8"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36.</w:t>
      </w:r>
      <w:r w:rsidRPr="005464C8">
        <w:rPr>
          <w:rFonts w:eastAsia="Times New Roman"/>
          <w:noProof/>
        </w:rPr>
        <w:tab/>
        <w:t xml:space="preserve">Hsiang, S. M., Meng, K. C. &amp; Cane, M. A. Civil conflicts are associated with the global climate. </w:t>
      </w:r>
      <w:r w:rsidRPr="005464C8">
        <w:rPr>
          <w:rFonts w:eastAsia="Times New Roman"/>
          <w:i/>
          <w:iCs/>
          <w:noProof/>
        </w:rPr>
        <w:t>Nature</w:t>
      </w:r>
      <w:r w:rsidRPr="005464C8">
        <w:rPr>
          <w:rFonts w:eastAsia="Times New Roman"/>
          <w:noProof/>
        </w:rPr>
        <w:t xml:space="preserve"> (2011). doi:10.1038/nature10311</w:t>
      </w:r>
    </w:p>
    <w:p w14:paraId="13403A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37.</w:t>
      </w:r>
      <w:r w:rsidRPr="005464C8">
        <w:rPr>
          <w:rFonts w:eastAsia="Times New Roman"/>
          <w:noProof/>
        </w:rPr>
        <w:tab/>
        <w:t xml:space="preserve">O’Loughlin, J. </w:t>
      </w:r>
      <w:r w:rsidRPr="005464C8">
        <w:rPr>
          <w:rFonts w:eastAsia="Times New Roman"/>
          <w:i/>
          <w:iCs/>
          <w:noProof/>
        </w:rPr>
        <w:t>et al.</w:t>
      </w:r>
      <w:r w:rsidRPr="005464C8">
        <w:rPr>
          <w:rFonts w:eastAsia="Times New Roman"/>
          <w:noProof/>
        </w:rPr>
        <w:t xml:space="preserve"> Climate variability and conflict risk in East Africa, 1990-2009. </w:t>
      </w:r>
      <w:r w:rsidRPr="005464C8">
        <w:rPr>
          <w:rFonts w:eastAsia="Times New Roman"/>
          <w:i/>
          <w:iCs/>
          <w:noProof/>
        </w:rPr>
        <w:t>Proc. Natl. Acad. Sci.</w:t>
      </w:r>
      <w:r w:rsidRPr="005464C8">
        <w:rPr>
          <w:rFonts w:eastAsia="Times New Roman"/>
          <w:noProof/>
        </w:rPr>
        <w:t xml:space="preserve"> (2012). doi:10.1073/pnas.1205130109</w:t>
      </w:r>
    </w:p>
    <w:p w14:paraId="221D89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38.</w:t>
      </w:r>
      <w:r w:rsidRPr="005464C8">
        <w:rPr>
          <w:rFonts w:eastAsia="Times New Roman"/>
          <w:noProof/>
        </w:rPr>
        <w:tab/>
        <w:t xml:space="preserve">Page, L. A., Hajat, S. &amp; Kovats, R. S. Relationship between daily suicide counts and temperature in England and Wales. </w:t>
      </w:r>
      <w:r w:rsidRPr="005464C8">
        <w:rPr>
          <w:rFonts w:eastAsia="Times New Roman"/>
          <w:i/>
          <w:iCs/>
          <w:noProof/>
        </w:rPr>
        <w:t>Br. J. Psychiatry</w:t>
      </w:r>
      <w:r w:rsidRPr="005464C8">
        <w:rPr>
          <w:rFonts w:eastAsia="Times New Roman"/>
          <w:noProof/>
        </w:rPr>
        <w:t xml:space="preserve"> (2007). doi:10.1192/bjp.bp.106.031948</w:t>
      </w:r>
    </w:p>
    <w:p w14:paraId="623736DE"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39.</w:t>
      </w:r>
      <w:r w:rsidRPr="005464C8">
        <w:rPr>
          <w:rFonts w:eastAsia="Times New Roman"/>
          <w:noProof/>
        </w:rPr>
        <w:tab/>
        <w:t xml:space="preserve">Glaeser, E. L., Sacerdote, B. &amp; Scheinkman, J. A. Crime and social interactions. </w:t>
      </w:r>
      <w:r w:rsidRPr="005464C8">
        <w:rPr>
          <w:rFonts w:eastAsia="Times New Roman"/>
          <w:i/>
          <w:iCs/>
          <w:noProof/>
        </w:rPr>
        <w:t>Q. J. Econ.</w:t>
      </w:r>
      <w:r w:rsidRPr="005464C8">
        <w:rPr>
          <w:rFonts w:eastAsia="Times New Roman"/>
          <w:noProof/>
        </w:rPr>
        <w:t xml:space="preserve"> (1996). doi:10.2307/2946686</w:t>
      </w:r>
    </w:p>
    <w:p w14:paraId="7B40C30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40.</w:t>
      </w:r>
      <w:r w:rsidRPr="005464C8">
        <w:rPr>
          <w:rFonts w:eastAsia="Times New Roman"/>
          <w:noProof/>
        </w:rPr>
        <w:tab/>
        <w:t xml:space="preserve">Rotton, J. &amp; Cohn, E. G. Global warming and U.S. crime rates: An application of routine activity theory. </w:t>
      </w:r>
      <w:r w:rsidRPr="005464C8">
        <w:rPr>
          <w:rFonts w:eastAsia="Times New Roman"/>
          <w:i/>
          <w:iCs/>
          <w:noProof/>
        </w:rPr>
        <w:t>Environ. Behav.</w:t>
      </w:r>
      <w:r w:rsidRPr="005464C8">
        <w:rPr>
          <w:rFonts w:eastAsia="Times New Roman"/>
          <w:noProof/>
        </w:rPr>
        <w:t xml:space="preserve"> (2003). doi:10.1177/0013916503255565</w:t>
      </w:r>
    </w:p>
    <w:p w14:paraId="7E85EDD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41.</w:t>
      </w:r>
      <w:r w:rsidRPr="005464C8">
        <w:rPr>
          <w:rFonts w:eastAsia="Times New Roman"/>
          <w:noProof/>
        </w:rPr>
        <w:tab/>
        <w:t xml:space="preserve">Anderson, C. A. Temperature and aggression: Ubiquitous effects of heat on occurrence of human violence. </w:t>
      </w:r>
      <w:r w:rsidRPr="005464C8">
        <w:rPr>
          <w:rFonts w:eastAsia="Times New Roman"/>
          <w:i/>
          <w:iCs/>
          <w:noProof/>
        </w:rPr>
        <w:t>Psychol. Bull.</w:t>
      </w:r>
      <w:r w:rsidRPr="005464C8">
        <w:rPr>
          <w:rFonts w:eastAsia="Times New Roman"/>
          <w:noProof/>
        </w:rPr>
        <w:t xml:space="preserve"> (1989). doi:10.1037/0033-2909.106.1.74</w:t>
      </w:r>
    </w:p>
    <w:p w14:paraId="7301D09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42.</w:t>
      </w:r>
      <w:r w:rsidRPr="005464C8">
        <w:rPr>
          <w:rFonts w:eastAsia="Times New Roman"/>
          <w:noProof/>
        </w:rPr>
        <w:tab/>
        <w:t xml:space="preserve">Baron, R. A. &amp; Bell, P. A. Aggression and heat: The influence of ambient temperature, negative affect, and a cooling drink on physical aggression. </w:t>
      </w:r>
      <w:r w:rsidRPr="005464C8">
        <w:rPr>
          <w:rFonts w:eastAsia="Times New Roman"/>
          <w:i/>
          <w:iCs/>
          <w:noProof/>
        </w:rPr>
        <w:t>J. Pers. Soc. Psychol.</w:t>
      </w:r>
      <w:r w:rsidRPr="005464C8">
        <w:rPr>
          <w:rFonts w:eastAsia="Times New Roman"/>
          <w:noProof/>
        </w:rPr>
        <w:t xml:space="preserve"> (1976). doi:10.1037/0022-3514.33.3.245</w:t>
      </w:r>
    </w:p>
    <w:p w14:paraId="27ABB3A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43.</w:t>
      </w:r>
      <w:r w:rsidRPr="005464C8">
        <w:rPr>
          <w:rFonts w:eastAsia="Times New Roman"/>
          <w:noProof/>
        </w:rPr>
        <w:tab/>
        <w:t xml:space="preserve">Majeed, H. &amp; Lee, J. The impact of climate change on youth depression and mental health. </w:t>
      </w:r>
      <w:r w:rsidRPr="005464C8">
        <w:rPr>
          <w:rFonts w:eastAsia="Times New Roman"/>
          <w:i/>
          <w:iCs/>
          <w:noProof/>
        </w:rPr>
        <w:t>Lancet Planet. Heal.</w:t>
      </w:r>
      <w:r w:rsidRPr="005464C8">
        <w:rPr>
          <w:rFonts w:eastAsia="Times New Roman"/>
          <w:noProof/>
        </w:rPr>
        <w:t xml:space="preserve"> </w:t>
      </w:r>
      <w:r w:rsidRPr="005464C8">
        <w:rPr>
          <w:rFonts w:eastAsia="Times New Roman"/>
          <w:b/>
          <w:bCs/>
          <w:noProof/>
        </w:rPr>
        <w:t>1,</w:t>
      </w:r>
      <w:r w:rsidRPr="005464C8">
        <w:rPr>
          <w:rFonts w:eastAsia="Times New Roman"/>
          <w:noProof/>
        </w:rPr>
        <w:t xml:space="preserve"> e94–e95 (2017).</w:t>
      </w:r>
    </w:p>
    <w:p w14:paraId="0116F6B1"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44.</w:t>
      </w:r>
      <w:r w:rsidRPr="005464C8">
        <w:rPr>
          <w:rFonts w:eastAsia="Times New Roman"/>
          <w:noProof/>
        </w:rPr>
        <w:tab/>
        <w:t xml:space="preserve">Hansen, A. </w:t>
      </w:r>
      <w:r w:rsidRPr="005464C8">
        <w:rPr>
          <w:rFonts w:eastAsia="Times New Roman"/>
          <w:i/>
          <w:iCs/>
          <w:noProof/>
        </w:rPr>
        <w:t>et al.</w:t>
      </w:r>
      <w:r w:rsidRPr="005464C8">
        <w:rPr>
          <w:rFonts w:eastAsia="Times New Roman"/>
          <w:noProof/>
        </w:rPr>
        <w:t xml:space="preserve"> The effect of heat waves on mental health in a temperate Australian City. </w:t>
      </w:r>
      <w:r w:rsidRPr="005464C8">
        <w:rPr>
          <w:rFonts w:eastAsia="Times New Roman"/>
          <w:i/>
          <w:iCs/>
          <w:noProof/>
        </w:rPr>
        <w:t>Environ. Health Perspect.</w:t>
      </w:r>
      <w:r w:rsidRPr="005464C8">
        <w:rPr>
          <w:rFonts w:eastAsia="Times New Roman"/>
          <w:noProof/>
        </w:rPr>
        <w:t xml:space="preserve"> (2008). doi:10.1289/ehp.11339</w:t>
      </w:r>
    </w:p>
    <w:p w14:paraId="6902978D"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45.</w:t>
      </w:r>
      <w:r w:rsidRPr="005464C8">
        <w:rPr>
          <w:rFonts w:eastAsia="Times New Roman"/>
          <w:noProof/>
        </w:rPr>
        <w:tab/>
        <w:t xml:space="preserve">Obradovich, N., Migliorini, R., Mednick, S. C. &amp; Fowler, J. H. Nighttime temperature and human sleep loss in a changing climate. </w:t>
      </w:r>
      <w:r w:rsidRPr="005464C8">
        <w:rPr>
          <w:rFonts w:eastAsia="Times New Roman"/>
          <w:i/>
          <w:iCs/>
          <w:noProof/>
        </w:rPr>
        <w:t>Sci. Adv.</w:t>
      </w:r>
      <w:r w:rsidRPr="005464C8">
        <w:rPr>
          <w:rFonts w:eastAsia="Times New Roman"/>
          <w:noProof/>
        </w:rPr>
        <w:t xml:space="preserve"> (2017). doi:10.1126/sciadv.1601555</w:t>
      </w:r>
    </w:p>
    <w:p w14:paraId="237CDF5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46.</w:t>
      </w:r>
      <w:r w:rsidRPr="005464C8">
        <w:rPr>
          <w:rFonts w:eastAsia="Times New Roman"/>
          <w:noProof/>
        </w:rPr>
        <w:tab/>
        <w:t xml:space="preserve">L., C., C.,  de C. &amp; P., A. Heatwaves and their impact on people with alcohol, drug and mental health conditions: A discussion paper on clinical practice considerations. </w:t>
      </w:r>
      <w:r w:rsidRPr="005464C8">
        <w:rPr>
          <w:rFonts w:eastAsia="Times New Roman"/>
          <w:i/>
          <w:iCs/>
          <w:noProof/>
        </w:rPr>
        <w:t>J. Adv. Nurs.</w:t>
      </w:r>
      <w:r w:rsidRPr="005464C8">
        <w:rPr>
          <w:rFonts w:eastAsia="Times New Roman"/>
          <w:noProof/>
        </w:rPr>
        <w:t xml:space="preserve"> (2011).</w:t>
      </w:r>
    </w:p>
    <w:p w14:paraId="089170E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lastRenderedPageBreak/>
        <w:t>47.</w:t>
      </w:r>
      <w:r w:rsidRPr="005464C8">
        <w:rPr>
          <w:rFonts w:eastAsia="Times New Roman"/>
          <w:noProof/>
        </w:rPr>
        <w:tab/>
        <w:t xml:space="preserve">Berry, H. L., Waite, T. D., Dear, K. B. G., Capon, A. G. &amp; Murray, V. The case for systems thinking about climate change and mental health. </w:t>
      </w:r>
      <w:r w:rsidRPr="005464C8">
        <w:rPr>
          <w:rFonts w:eastAsia="Times New Roman"/>
          <w:i/>
          <w:iCs/>
          <w:noProof/>
        </w:rPr>
        <w:t>Nature Climate Change</w:t>
      </w:r>
      <w:r w:rsidRPr="005464C8">
        <w:rPr>
          <w:rFonts w:eastAsia="Times New Roman"/>
          <w:noProof/>
        </w:rPr>
        <w:t xml:space="preserve"> (2018). doi:10.1038/s41558-018-0102-4</w:t>
      </w:r>
    </w:p>
    <w:p w14:paraId="4EA5861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48.</w:t>
      </w:r>
      <w:r w:rsidRPr="005464C8">
        <w:rPr>
          <w:rFonts w:eastAsia="Times New Roman"/>
          <w:noProof/>
        </w:rPr>
        <w:tab/>
        <w:t xml:space="preserve">Dee, D. P. </w:t>
      </w:r>
      <w:r w:rsidRPr="005464C8">
        <w:rPr>
          <w:rFonts w:eastAsia="Times New Roman"/>
          <w:i/>
          <w:iCs/>
          <w:noProof/>
        </w:rPr>
        <w:t>et al.</w:t>
      </w:r>
      <w:r w:rsidRPr="005464C8">
        <w:rPr>
          <w:rFonts w:eastAsia="Times New Roman"/>
          <w:noProof/>
        </w:rPr>
        <w:t xml:space="preserve"> The ERA-Interim reanalysis: configuration and performance of the data assimilation system. </w:t>
      </w:r>
      <w:r w:rsidRPr="005464C8">
        <w:rPr>
          <w:rFonts w:eastAsia="Times New Roman"/>
          <w:i/>
          <w:iCs/>
          <w:noProof/>
        </w:rPr>
        <w:t>Q. J. R. Meteorol. Soc.</w:t>
      </w:r>
      <w:r w:rsidRPr="005464C8">
        <w:rPr>
          <w:rFonts w:eastAsia="Times New Roman"/>
          <w:noProof/>
        </w:rPr>
        <w:t xml:space="preserve"> </w:t>
      </w:r>
      <w:r w:rsidRPr="005464C8">
        <w:rPr>
          <w:rFonts w:eastAsia="Times New Roman"/>
          <w:b/>
          <w:bCs/>
          <w:noProof/>
        </w:rPr>
        <w:t>137,</w:t>
      </w:r>
      <w:r w:rsidRPr="005464C8">
        <w:rPr>
          <w:rFonts w:eastAsia="Times New Roman"/>
          <w:noProof/>
        </w:rPr>
        <w:t xml:space="preserve"> 553–597 (2011).</w:t>
      </w:r>
    </w:p>
    <w:p w14:paraId="3F160C54"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49.</w:t>
      </w:r>
      <w:r w:rsidRPr="005464C8">
        <w:rPr>
          <w:rFonts w:eastAsia="Times New Roman"/>
          <w:noProof/>
        </w:rPr>
        <w:tab/>
        <w:t xml:space="preserve">Wallace, J. M. &amp; Hobbs, P. V. </w:t>
      </w:r>
      <w:r w:rsidRPr="005464C8">
        <w:rPr>
          <w:rFonts w:eastAsia="Times New Roman"/>
          <w:i/>
          <w:iCs/>
          <w:noProof/>
        </w:rPr>
        <w:t>Atmospheric Science: An Introductory Survey: Second Edition</w:t>
      </w:r>
      <w:r w:rsidRPr="005464C8">
        <w:rPr>
          <w:rFonts w:eastAsia="Times New Roman"/>
          <w:noProof/>
        </w:rPr>
        <w:t xml:space="preserve">. </w:t>
      </w:r>
      <w:r w:rsidRPr="005464C8">
        <w:rPr>
          <w:rFonts w:eastAsia="Times New Roman"/>
          <w:i/>
          <w:iCs/>
          <w:noProof/>
        </w:rPr>
        <w:t>Atmospheric Science: An Introductory Survey: Second Edition</w:t>
      </w:r>
      <w:r w:rsidRPr="005464C8">
        <w:rPr>
          <w:rFonts w:eastAsia="Times New Roman"/>
          <w:noProof/>
        </w:rPr>
        <w:t xml:space="preserve"> (2006). doi:10.1016/C2009-0-00034-8</w:t>
      </w:r>
    </w:p>
    <w:p w14:paraId="4BE3C28A"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50.</w:t>
      </w:r>
      <w:r w:rsidRPr="005464C8">
        <w:rPr>
          <w:rFonts w:eastAsia="Times New Roman"/>
          <w:noProof/>
        </w:rPr>
        <w:tab/>
        <w:t xml:space="preserve">Lozano, R. </w:t>
      </w:r>
      <w:r w:rsidRPr="005464C8">
        <w:rPr>
          <w:rFonts w:eastAsia="Times New Roman"/>
          <w:i/>
          <w:iCs/>
          <w:noProof/>
        </w:rPr>
        <w:t>et al.</w:t>
      </w:r>
      <w:r w:rsidRPr="005464C8">
        <w:rPr>
          <w:rFonts w:eastAsia="Times New Roman"/>
          <w:noProof/>
        </w:rPr>
        <w:t xml:space="preserve"> Global and regional mortality from 235 causes of death for 20 age groups in 1990 and 2010: A systematic analysis for the Global Burden of Disease Study 2010. </w:t>
      </w:r>
      <w:r w:rsidRPr="005464C8">
        <w:rPr>
          <w:rFonts w:eastAsia="Times New Roman"/>
          <w:i/>
          <w:iCs/>
          <w:noProof/>
        </w:rPr>
        <w:t>Lancet</w:t>
      </w:r>
      <w:r w:rsidRPr="005464C8">
        <w:rPr>
          <w:rFonts w:eastAsia="Times New Roman"/>
          <w:noProof/>
        </w:rPr>
        <w:t xml:space="preserve"> (2012). doi:10.1016/S0140-6736(12)61728-0</w:t>
      </w:r>
    </w:p>
    <w:p w14:paraId="7BAB01AB"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51.</w:t>
      </w:r>
      <w:r w:rsidRPr="005464C8">
        <w:rPr>
          <w:rFonts w:eastAsia="Times New Roman"/>
          <w:noProof/>
        </w:rPr>
        <w:tab/>
        <w:t xml:space="preserve">Rue, H. &amp; Held, L. </w:t>
      </w:r>
      <w:r w:rsidRPr="005464C8">
        <w:rPr>
          <w:rFonts w:eastAsia="Times New Roman"/>
          <w:i/>
          <w:iCs/>
          <w:noProof/>
        </w:rPr>
        <w:t>Gaussian Markov random fields. Theory and applications</w:t>
      </w:r>
      <w:r w:rsidRPr="005464C8">
        <w:rPr>
          <w:rFonts w:eastAsia="Times New Roman"/>
          <w:noProof/>
        </w:rPr>
        <w:t xml:space="preserve">. </w:t>
      </w:r>
      <w:r w:rsidRPr="005464C8">
        <w:rPr>
          <w:rFonts w:eastAsia="Times New Roman"/>
          <w:i/>
          <w:iCs/>
          <w:noProof/>
        </w:rPr>
        <w:t>Chapman &amp; Hall</w:t>
      </w:r>
      <w:r w:rsidRPr="005464C8">
        <w:rPr>
          <w:rFonts w:eastAsia="Times New Roman"/>
          <w:noProof/>
        </w:rPr>
        <w:t xml:space="preserve"> (2005). doi:10.1007/s00184-007-0162-3</w:t>
      </w:r>
    </w:p>
    <w:p w14:paraId="6A6BFFA5"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52.</w:t>
      </w:r>
      <w:r w:rsidRPr="005464C8">
        <w:rPr>
          <w:rFonts w:eastAsia="Times New Roman"/>
          <w:noProof/>
        </w:rPr>
        <w:tab/>
        <w:t xml:space="preserve">Besag, J. Spatial interaction and the statistical snalysis of lattice systems. </w:t>
      </w:r>
      <w:r w:rsidRPr="005464C8">
        <w:rPr>
          <w:rFonts w:eastAsia="Times New Roman"/>
          <w:i/>
          <w:iCs/>
          <w:noProof/>
        </w:rPr>
        <w:t>J. R. Stat. Soc. Ser. B (Statistical Methodol.</w:t>
      </w:r>
      <w:r w:rsidRPr="005464C8">
        <w:rPr>
          <w:rFonts w:eastAsia="Times New Roman"/>
          <w:noProof/>
        </w:rPr>
        <w:t xml:space="preserve"> (1974). doi:10.2307/2984812</w:t>
      </w:r>
    </w:p>
    <w:p w14:paraId="4C3B46F7" w14:textId="77777777" w:rsidR="005464C8" w:rsidRPr="005464C8" w:rsidRDefault="005464C8" w:rsidP="005464C8">
      <w:pPr>
        <w:widowControl w:val="0"/>
        <w:autoSpaceDE w:val="0"/>
        <w:autoSpaceDN w:val="0"/>
        <w:adjustRightInd w:val="0"/>
        <w:spacing w:after="200"/>
        <w:ind w:left="640" w:hanging="640"/>
        <w:rPr>
          <w:rFonts w:eastAsia="Times New Roman"/>
          <w:noProof/>
        </w:rPr>
      </w:pPr>
      <w:r w:rsidRPr="005464C8">
        <w:rPr>
          <w:rFonts w:eastAsia="Times New Roman"/>
          <w:noProof/>
        </w:rPr>
        <w:t>53.</w:t>
      </w:r>
      <w:r w:rsidRPr="005464C8">
        <w:rPr>
          <w:rFonts w:eastAsia="Times New Roman"/>
          <w:noProof/>
        </w:rPr>
        <w:tab/>
        <w:t xml:space="preserve">Rue, H., Martino, S. &amp; Chopin, N. Approximate Bayesian inference for latent Gaussian models by using integrated nested Laplace approximations. </w:t>
      </w:r>
      <w:r w:rsidRPr="005464C8">
        <w:rPr>
          <w:rFonts w:eastAsia="Times New Roman"/>
          <w:i/>
          <w:iCs/>
          <w:noProof/>
        </w:rPr>
        <w:t>J. R. Stat. Soc. Ser. B Stat. Methodol.</w:t>
      </w:r>
      <w:r w:rsidRPr="005464C8">
        <w:rPr>
          <w:rFonts w:eastAsia="Times New Roman"/>
          <w:noProof/>
        </w:rPr>
        <w:t xml:space="preserve"> (2009). doi:10.1111/j.1467-9868.2008.00700.x</w:t>
      </w:r>
    </w:p>
    <w:p w14:paraId="191E4C65" w14:textId="77777777" w:rsidR="005464C8" w:rsidRPr="005464C8" w:rsidRDefault="005464C8" w:rsidP="005464C8">
      <w:pPr>
        <w:widowControl w:val="0"/>
        <w:autoSpaceDE w:val="0"/>
        <w:autoSpaceDN w:val="0"/>
        <w:adjustRightInd w:val="0"/>
        <w:spacing w:after="200"/>
        <w:ind w:left="640" w:hanging="640"/>
        <w:rPr>
          <w:noProof/>
        </w:rPr>
      </w:pPr>
      <w:r w:rsidRPr="005464C8">
        <w:rPr>
          <w:rFonts w:eastAsia="Times New Roman"/>
          <w:noProof/>
        </w:rPr>
        <w:t>54.</w:t>
      </w:r>
      <w:r w:rsidRPr="005464C8">
        <w:rPr>
          <w:rFonts w:eastAsia="Times New Roman"/>
          <w:noProof/>
        </w:rPr>
        <w:tab/>
        <w:t>IPCC. IPCC special report on the impacts of global warming of 1.5 °C - Summary for policy makers. (2018).</w:t>
      </w:r>
    </w:p>
    <w:p w14:paraId="2F3991B5" w14:textId="1CFA1B8C" w:rsidR="006A3229" w:rsidRDefault="00A55581" w:rsidP="005464C8">
      <w:pPr>
        <w:widowControl w:val="0"/>
        <w:autoSpaceDE w:val="0"/>
        <w:autoSpaceDN w:val="0"/>
        <w:adjustRightInd w:val="0"/>
        <w:spacing w:after="200"/>
        <w:ind w:left="640" w:hanging="640"/>
        <w:rPr>
          <w:b/>
        </w:rPr>
      </w:pPr>
      <w:r w:rsidRPr="00636C9B">
        <w:rPr>
          <w:b/>
        </w:rPr>
        <w:fldChar w:fldCharType="end"/>
      </w:r>
      <w:commentRangeEnd w:id="404"/>
      <w:r w:rsidR="009B42B8">
        <w:rPr>
          <w:rStyle w:val="CommentReference"/>
          <w:rFonts w:asciiTheme="minorHAnsi" w:hAnsiTheme="minorHAnsi" w:cstheme="minorBidi"/>
          <w:lang w:eastAsia="en-US"/>
        </w:rPr>
        <w:commentReference w:id="404"/>
      </w:r>
      <w:commentRangeEnd w:id="405"/>
      <w:r w:rsidR="00F24740">
        <w:rPr>
          <w:rStyle w:val="CommentReference"/>
          <w:rFonts w:asciiTheme="minorHAnsi" w:hAnsiTheme="minorHAnsi" w:cstheme="minorBidi"/>
          <w:lang w:eastAsia="en-US"/>
        </w:rPr>
        <w:commentReference w:id="405"/>
      </w:r>
      <w:r w:rsidR="006A3229">
        <w:rPr>
          <w:b/>
        </w:rPr>
        <w:br w:type="page"/>
      </w:r>
    </w:p>
    <w:p w14:paraId="36419E9D" w14:textId="45C0FBEC" w:rsidR="006A3229" w:rsidRDefault="006A3229" w:rsidP="006A3229">
      <w:pPr>
        <w:spacing w:line="480" w:lineRule="auto"/>
        <w:rPr>
          <w:ins w:id="406" w:author="Parks, Robbie M" w:date="2019-01-02T23:12:00Z"/>
          <w:color w:val="000000" w:themeColor="text1"/>
        </w:rPr>
      </w:pPr>
      <w:ins w:id="407"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408" w:author="Parks, Robbie M" w:date="2019-01-02T23:55:00Z">
        <w:r w:rsidR="00356600">
          <w:rPr>
            <w:color w:val="000000" w:themeColor="text1"/>
          </w:rPr>
          <w:t xml:space="preserve"> and other unintentional injury</w:t>
        </w:r>
      </w:ins>
      <w:ins w:id="409" w:author="Parks, Robbie M" w:date="2019-01-02T23:12:00Z">
        <w:r>
          <w:rPr>
            <w:color w:val="000000" w:themeColor="text1"/>
          </w:rPr>
          <w:t>,</w:t>
        </w:r>
      </w:ins>
      <w:ins w:id="410" w:author="Parks, Robbie M" w:date="2019-01-02T23:55:00Z">
        <w:r w:rsidR="00356600">
          <w:rPr>
            <w:color w:val="000000" w:themeColor="text1"/>
          </w:rPr>
          <w:t xml:space="preserve"> by</w:t>
        </w:r>
      </w:ins>
      <w:ins w:id="411" w:author="Parks, Robbie M" w:date="2019-01-02T23:12:00Z">
        <w:r>
          <w:rPr>
            <w:color w:val="000000" w:themeColor="text1"/>
          </w:rPr>
          <w:t xml:space="preserve"> </w:t>
        </w:r>
      </w:ins>
      <w:ins w:id="412" w:author="Parks, Robbie M" w:date="2019-01-02T23:24:00Z">
        <w:r w:rsidR="009F0E6E">
          <w:rPr>
            <w:color w:val="000000" w:themeColor="text1"/>
          </w:rPr>
          <w:t xml:space="preserve">sex and </w:t>
        </w:r>
      </w:ins>
      <w:ins w:id="413"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414" w:author="Parks, Robbie M" w:date="2019-01-02T23:12:00Z"/>
          <w:color w:val="000000" w:themeColor="text1"/>
        </w:rPr>
      </w:pPr>
    </w:p>
    <w:p w14:paraId="3B15A043" w14:textId="1F83B8B9" w:rsidR="00D70938" w:rsidRDefault="00D70938" w:rsidP="00D70938">
      <w:pPr>
        <w:spacing w:line="480" w:lineRule="auto"/>
        <w:rPr>
          <w:ins w:id="415" w:author="Parks, Robbie M" w:date="2019-01-02T23:12:00Z"/>
          <w:color w:val="000000" w:themeColor="text1"/>
        </w:rPr>
      </w:pPr>
      <w:ins w:id="416"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417" w:author="Parks, Robbie M" w:date="2019-01-02T23:25:00Z">
        <w:r w:rsidR="00EB47E2">
          <w:rPr>
            <w:color w:val="000000" w:themeColor="text1"/>
          </w:rPr>
          <w:t xml:space="preserve"> and month</w:t>
        </w:r>
      </w:ins>
      <w:ins w:id="418" w:author="Parks, Robbie M" w:date="2019-01-02T23:12:00Z">
        <w:r>
          <w:rPr>
            <w:color w:val="000000" w:themeColor="text1"/>
          </w:rPr>
          <w:t>.</w:t>
        </w:r>
      </w:ins>
    </w:p>
    <w:p w14:paraId="044D051D" w14:textId="77777777" w:rsidR="00D70938" w:rsidRDefault="00D70938" w:rsidP="006A3229">
      <w:pPr>
        <w:spacing w:line="480" w:lineRule="auto"/>
        <w:rPr>
          <w:ins w:id="419" w:author="Parks, Robbie M" w:date="2019-01-02T23:12:00Z"/>
          <w:color w:val="000000" w:themeColor="text1"/>
        </w:rPr>
      </w:pPr>
    </w:p>
    <w:p w14:paraId="1695F259" w14:textId="64882215" w:rsidR="00D70938" w:rsidRDefault="00D70938">
      <w:pPr>
        <w:spacing w:line="480" w:lineRule="auto"/>
        <w:rPr>
          <w:ins w:id="420" w:author="Parks, Robbie M" w:date="2019-01-10T10:31:00Z"/>
          <w:color w:val="000000" w:themeColor="text1"/>
        </w:rPr>
        <w:pPrChange w:id="421" w:author="Parks, Robbie M" w:date="2019-01-10T10:31:00Z">
          <w:pPr>
            <w:widowControl w:val="0"/>
            <w:autoSpaceDE w:val="0"/>
            <w:autoSpaceDN w:val="0"/>
            <w:adjustRightInd w:val="0"/>
            <w:spacing w:after="200"/>
            <w:ind w:left="640" w:hanging="640"/>
          </w:pPr>
        </w:pPrChange>
      </w:pPr>
      <w:ins w:id="422"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4E11C231" w14:textId="77777777" w:rsidR="00685021" w:rsidRPr="00685021" w:rsidRDefault="00685021">
      <w:pPr>
        <w:spacing w:line="480" w:lineRule="auto"/>
        <w:rPr>
          <w:ins w:id="423" w:author="Parks, Robbie M" w:date="2019-01-02T23:12:00Z"/>
          <w:color w:val="000000" w:themeColor="text1"/>
          <w:rPrChange w:id="424" w:author="Parks, Robbie M" w:date="2019-01-10T10:31:00Z">
            <w:rPr>
              <w:ins w:id="425" w:author="Parks, Robbie M" w:date="2019-01-02T23:12:00Z"/>
              <w:b/>
              <w:color w:val="000000" w:themeColor="text1"/>
            </w:rPr>
          </w:rPrChange>
        </w:rPr>
        <w:pPrChange w:id="426" w:author="Parks, Robbie M" w:date="2019-01-10T10:31:00Z">
          <w:pPr>
            <w:widowControl w:val="0"/>
            <w:autoSpaceDE w:val="0"/>
            <w:autoSpaceDN w:val="0"/>
            <w:adjustRightInd w:val="0"/>
            <w:spacing w:after="200"/>
            <w:ind w:left="640" w:hanging="640"/>
          </w:pPr>
        </w:pPrChange>
      </w:pPr>
    </w:p>
    <w:p w14:paraId="17122703" w14:textId="23803A67" w:rsidR="00685021" w:rsidRDefault="00D70938">
      <w:pPr>
        <w:spacing w:line="480" w:lineRule="auto"/>
        <w:rPr>
          <w:ins w:id="427" w:author="Parks, Robbie M" w:date="2019-01-10T10:31:00Z"/>
          <w:color w:val="000000" w:themeColor="text1"/>
        </w:rPr>
        <w:pPrChange w:id="428" w:author="Parks, Robbie M" w:date="2019-01-10T10:31:00Z">
          <w:pPr>
            <w:widowControl w:val="0"/>
            <w:autoSpaceDE w:val="0"/>
            <w:autoSpaceDN w:val="0"/>
            <w:adjustRightInd w:val="0"/>
            <w:spacing w:after="200"/>
            <w:ind w:left="640" w:hanging="640"/>
          </w:pPr>
        </w:pPrChange>
      </w:pPr>
      <w:ins w:id="429"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430"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431"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432" w:author="Parks, Robbie M" w:date="2019-01-02T23:25:00Z">
        <w:r w:rsidR="007B5299">
          <w:rPr>
            <w:color w:val="000000" w:themeColor="text1"/>
          </w:rPr>
          <w:t>, sex</w:t>
        </w:r>
      </w:ins>
      <w:ins w:id="433"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3F8DECAB" w14:textId="77777777" w:rsidR="00685021" w:rsidRPr="00685021" w:rsidRDefault="00685021">
      <w:pPr>
        <w:spacing w:line="480" w:lineRule="auto"/>
        <w:rPr>
          <w:ins w:id="434" w:author="Parks, Robbie M" w:date="2019-01-02T23:12:00Z"/>
          <w:color w:val="000000" w:themeColor="text1"/>
          <w:rPrChange w:id="435" w:author="Parks, Robbie M" w:date="2019-01-10T10:31:00Z">
            <w:rPr>
              <w:ins w:id="436" w:author="Parks, Robbie M" w:date="2019-01-02T23:12:00Z"/>
              <w:b/>
              <w:color w:val="000000" w:themeColor="text1"/>
            </w:rPr>
          </w:rPrChange>
        </w:rPr>
        <w:pPrChange w:id="437" w:author="Parks, Robbie M" w:date="2019-01-10T10:31:00Z">
          <w:pPr>
            <w:widowControl w:val="0"/>
            <w:autoSpaceDE w:val="0"/>
            <w:autoSpaceDN w:val="0"/>
            <w:adjustRightInd w:val="0"/>
            <w:spacing w:after="200"/>
            <w:ind w:left="640" w:hanging="640"/>
          </w:pPr>
        </w:pPrChange>
      </w:pPr>
    </w:p>
    <w:p w14:paraId="14D0E6E5" w14:textId="0F281C55" w:rsidR="009011C5" w:rsidRPr="00685021" w:rsidDel="00AC0CA8" w:rsidRDefault="00D70938">
      <w:pPr>
        <w:widowControl w:val="0"/>
        <w:autoSpaceDE w:val="0"/>
        <w:autoSpaceDN w:val="0"/>
        <w:adjustRightInd w:val="0"/>
        <w:spacing w:after="200" w:line="480" w:lineRule="auto"/>
        <w:ind w:left="640" w:hanging="640"/>
        <w:rPr>
          <w:del w:id="438" w:author="Parks, Robbie M" w:date="2019-01-02T23:13:00Z"/>
          <w:color w:val="000000" w:themeColor="text1"/>
          <w:rPrChange w:id="439" w:author="Parks, Robbie M" w:date="2019-01-10T10:31:00Z">
            <w:rPr>
              <w:del w:id="440" w:author="Parks, Robbie M" w:date="2019-01-02T23:13:00Z"/>
              <w:b/>
            </w:rPr>
          </w:rPrChange>
        </w:rPr>
        <w:pPrChange w:id="441" w:author="Parks, Robbie M" w:date="2019-01-02T23:13:00Z">
          <w:pPr>
            <w:widowControl w:val="0"/>
            <w:autoSpaceDE w:val="0"/>
            <w:autoSpaceDN w:val="0"/>
            <w:adjustRightInd w:val="0"/>
            <w:spacing w:after="200"/>
            <w:ind w:left="640" w:hanging="640"/>
          </w:pPr>
        </w:pPrChange>
      </w:pPr>
      <w:ins w:id="442"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443"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444"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445" w:author="Parks, Robbie M" w:date="2019-01-02T23:26:00Z">
        <w:r w:rsidR="00FA6227">
          <w:rPr>
            <w:color w:val="000000" w:themeColor="text1"/>
          </w:rPr>
          <w:t xml:space="preserve"> and age group</w:t>
        </w:r>
      </w:ins>
      <w:ins w:id="446"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del w:id="447" w:author="Parks, Robbie M" w:date="2019-01-02T23:13:00Z">
        <w:r w:rsidR="009011C5" w:rsidRPr="00636C9B" w:rsidDel="00AC0CA8">
          <w:rPr>
            <w:b/>
            <w:color w:val="000000" w:themeColor="text1"/>
          </w:rPr>
          <w:br w:type="page"/>
        </w:r>
      </w:del>
    </w:p>
    <w:p w14:paraId="7A629EAC" w14:textId="5E49C4BA" w:rsidR="0077298E" w:rsidDel="00F60ED8" w:rsidRDefault="0077298E" w:rsidP="00886AE3">
      <w:pPr>
        <w:spacing w:line="480" w:lineRule="auto"/>
        <w:rPr>
          <w:del w:id="448" w:author="Parks, Robbie M" w:date="2019-01-02T23:21:00Z"/>
          <w:color w:val="000000" w:themeColor="text1"/>
        </w:rPr>
      </w:pPr>
      <w:del w:id="449" w:author="Parks, Robbie M" w:date="2019-01-02T23:21:00Z">
        <w:r w:rsidRPr="00636C9B" w:rsidDel="00F60ED8">
          <w:rPr>
            <w:b/>
            <w:color w:val="000000" w:themeColor="text1"/>
          </w:rPr>
          <w:lastRenderedPageBreak/>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450" w:author="Parks, Robbie M" w:date="2019-01-02T23:21:00Z"/>
          <w:color w:val="000000" w:themeColor="text1"/>
        </w:rPr>
      </w:pPr>
    </w:p>
    <w:p w14:paraId="660A5670" w14:textId="2B09FE17" w:rsidR="0077298E" w:rsidDel="00F60ED8" w:rsidRDefault="001A3C82" w:rsidP="00886AE3">
      <w:pPr>
        <w:spacing w:line="480" w:lineRule="auto"/>
        <w:rPr>
          <w:del w:id="451" w:author="Parks, Robbie M" w:date="2019-01-02T23:21:00Z"/>
          <w:color w:val="000000" w:themeColor="text1"/>
        </w:rPr>
      </w:pPr>
      <w:del w:id="452"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453"/>
        <w:r w:rsidRPr="00636C9B" w:rsidDel="00F60ED8">
          <w:rPr>
            <w:color w:val="000000" w:themeColor="text1"/>
          </w:rPr>
          <w:delText>age group and sex</w:delText>
        </w:r>
        <w:commentRangeEnd w:id="453"/>
        <w:r w:rsidR="00C74DD3" w:rsidDel="00F60ED8">
          <w:rPr>
            <w:rStyle w:val="CommentReference"/>
            <w:rFonts w:asciiTheme="minorHAnsi" w:hAnsiTheme="minorHAnsi" w:cstheme="minorBidi"/>
            <w:lang w:eastAsia="en-US"/>
          </w:rPr>
          <w:commentReference w:id="453"/>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454" w:author="Parks, Robbie M" w:date="2019-01-02T23:21:00Z"/>
          <w:color w:val="000000" w:themeColor="text1"/>
        </w:rPr>
      </w:pPr>
    </w:p>
    <w:p w14:paraId="5959A838" w14:textId="0FBCEC8F" w:rsidR="00773A25" w:rsidDel="00F60ED8" w:rsidRDefault="005B03DF" w:rsidP="00886AE3">
      <w:pPr>
        <w:spacing w:line="480" w:lineRule="auto"/>
        <w:rPr>
          <w:del w:id="455" w:author="Parks, Robbie M" w:date="2019-01-02T23:21:00Z"/>
          <w:color w:val="000000" w:themeColor="text1"/>
        </w:rPr>
      </w:pPr>
      <w:del w:id="456"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457" w:author="Parks, Robbie M" w:date="2019-01-02T22:53:00Z">
        <w:r w:rsidR="006C049E" w:rsidRPr="00636C9B" w:rsidDel="00861194">
          <w:rPr>
            <w:color w:val="000000" w:themeColor="text1"/>
          </w:rPr>
          <w:delText xml:space="preserve">month and </w:delText>
        </w:r>
      </w:del>
      <w:del w:id="458"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459" w:author="Parks, Robbie M" w:date="2019-01-02T23:21:00Z"/>
          <w:color w:val="000000" w:themeColor="text1"/>
        </w:rPr>
      </w:pPr>
    </w:p>
    <w:p w14:paraId="32D5DAAD" w14:textId="2328CACD" w:rsidR="00773A25" w:rsidDel="00F60ED8" w:rsidRDefault="00773A25" w:rsidP="00886AE3">
      <w:pPr>
        <w:spacing w:line="480" w:lineRule="auto"/>
        <w:rPr>
          <w:del w:id="460" w:author="Parks, Robbie M" w:date="2019-01-02T23:21:00Z"/>
          <w:color w:val="000000" w:themeColor="text1"/>
        </w:rPr>
      </w:pPr>
      <w:del w:id="461"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462" w:author="Parks, Robbie M" w:date="2019-01-02T22:54:00Z">
        <w:r w:rsidRPr="00636C9B" w:rsidDel="0002320C">
          <w:rPr>
            <w:color w:val="000000" w:themeColor="text1"/>
          </w:rPr>
          <w:delText xml:space="preserve">sex, </w:delText>
        </w:r>
      </w:del>
      <w:del w:id="463" w:author="Parks, Robbie M" w:date="2019-01-02T23:21:00Z">
        <w:r w:rsidDel="00F60ED8">
          <w:rPr>
            <w:color w:val="000000" w:themeColor="text1"/>
          </w:rPr>
          <w:delText>type</w:delText>
        </w:r>
        <w:r w:rsidRPr="00636C9B" w:rsidDel="00F60ED8">
          <w:rPr>
            <w:color w:val="000000" w:themeColor="text1"/>
          </w:rPr>
          <w:delText xml:space="preserve"> of injury</w:delText>
        </w:r>
      </w:del>
      <w:del w:id="464" w:author="Parks, Robbie M" w:date="2019-01-02T22:54:00Z">
        <w:r w:rsidRPr="00636C9B" w:rsidDel="0002320C">
          <w:rPr>
            <w:color w:val="000000" w:themeColor="text1"/>
          </w:rPr>
          <w:delText xml:space="preserve"> and </w:delText>
        </w:r>
      </w:del>
      <w:del w:id="465"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466" w:author="Parks, Robbie M" w:date="2019-01-02T23:21:00Z"/>
          <w:color w:val="000000" w:themeColor="text1"/>
        </w:rPr>
      </w:pPr>
    </w:p>
    <w:p w14:paraId="44A20DA9" w14:textId="73EDFCE7" w:rsidR="00773A25" w:rsidDel="00F60ED8" w:rsidRDefault="00773A25" w:rsidP="00886AE3">
      <w:pPr>
        <w:spacing w:line="480" w:lineRule="auto"/>
        <w:rPr>
          <w:del w:id="467" w:author="Parks, Robbie M" w:date="2019-01-02T23:21:00Z"/>
          <w:color w:val="000000" w:themeColor="text1"/>
        </w:rPr>
      </w:pPr>
      <w:commentRangeStart w:id="468"/>
      <w:del w:id="469"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468"/>
        <w:r w:rsidR="0049069D" w:rsidDel="00F60ED8">
          <w:rPr>
            <w:rStyle w:val="CommentReference"/>
            <w:rFonts w:asciiTheme="minorHAnsi" w:hAnsiTheme="minorHAnsi" w:cstheme="minorBidi"/>
            <w:lang w:eastAsia="en-US"/>
          </w:rPr>
          <w:commentReference w:id="468"/>
        </w:r>
      </w:del>
    </w:p>
    <w:p w14:paraId="4088BC7A" w14:textId="77777777" w:rsidR="00773A25" w:rsidRDefault="00773A25" w:rsidP="00886AE3">
      <w:pPr>
        <w:spacing w:line="480" w:lineRule="auto"/>
        <w:rPr>
          <w:color w:val="000000" w:themeColor="text1"/>
        </w:rPr>
      </w:pPr>
    </w:p>
    <w:p w14:paraId="4EF47EB1" w14:textId="22CC1F08" w:rsidR="00685021" w:rsidRPr="00685021" w:rsidDel="00685021" w:rsidRDefault="00773A25">
      <w:pPr>
        <w:spacing w:line="480" w:lineRule="auto"/>
        <w:rPr>
          <w:del w:id="470" w:author="Parks, Robbie M" w:date="2019-01-10T10:30:00Z"/>
          <w:b/>
          <w:color w:val="000000" w:themeColor="text1"/>
          <w:rPrChange w:id="471" w:author="Parks, Robbie M" w:date="2019-01-10T10:30:00Z">
            <w:rPr>
              <w:del w:id="472" w:author="Parks, Robbie M" w:date="2019-01-10T10:30:00Z"/>
              <w:color w:val="000000" w:themeColor="text1"/>
            </w:rPr>
          </w:rPrChange>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473"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474"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id="475" w:author="Parks, Robbie M" w:date="2019-01-10T10:30:00Z">
        <w:r w:rsidR="00685021" w:rsidRPr="00636C9B" w:rsidDel="00685021">
          <w:rPr>
            <w:color w:val="000000" w:themeColor="text1"/>
          </w:rPr>
          <w:t xml:space="preserve"> </w:t>
        </w:r>
      </w:ins>
      <w:del w:id="476" w:author="Parks, Robbie M" w:date="2019-01-10T10:30:00Z">
        <w:r w:rsidR="00B4508B" w:rsidRPr="00636C9B" w:rsidDel="00685021">
          <w:rPr>
            <w:color w:val="000000" w:themeColor="text1"/>
          </w:rPr>
          <w:br w:type="page"/>
        </w:r>
      </w:del>
      <w:del w:id="477" w:author="Parks, Robbie M" w:date="2019-01-02T22:55:00Z">
        <w:r w:rsidR="00B4508B" w:rsidRPr="00636C9B" w:rsidDel="00A659F1">
          <w:rPr>
            <w:b/>
            <w:color w:val="000000" w:themeColor="text1"/>
          </w:rPr>
          <w:lastRenderedPageBreak/>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478"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479">
          <w:tblGrid>
            <w:gridCol w:w="825"/>
            <w:gridCol w:w="1093"/>
            <w:gridCol w:w="825"/>
            <w:gridCol w:w="2811"/>
            <w:gridCol w:w="825"/>
            <w:gridCol w:w="368"/>
            <w:gridCol w:w="825"/>
            <w:gridCol w:w="380"/>
            <w:gridCol w:w="825"/>
            <w:gridCol w:w="393"/>
            <w:gridCol w:w="825"/>
          </w:tblGrid>
        </w:tblGridChange>
      </w:tblGrid>
      <w:tr w:rsidR="004E2756" w:rsidRPr="00636C9B" w:rsidDel="00BB14E6" w14:paraId="1814841C" w14:textId="008BB215" w:rsidTr="000250EE">
        <w:trPr>
          <w:trHeight w:val="495"/>
          <w:del w:id="48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pPr>
              <w:spacing w:line="480" w:lineRule="auto"/>
              <w:rPr>
                <w:del w:id="481" w:author="Parks, Robbie M" w:date="2019-01-02T22:54:00Z"/>
                <w:color w:val="000000" w:themeColor="text1"/>
              </w:rPr>
              <w:pPrChange w:id="482" w:author="Parks, Robbie M" w:date="2019-01-10T10:30:00Z">
                <w:pPr>
                  <w:jc w:val="both"/>
                </w:pPr>
              </w:pPrChange>
            </w:pPr>
            <w:del w:id="483"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pPr>
              <w:spacing w:line="480" w:lineRule="auto"/>
              <w:rPr>
                <w:del w:id="484" w:author="Parks, Robbie M" w:date="2019-01-02T22:54:00Z"/>
                <w:color w:val="000000" w:themeColor="text1"/>
              </w:rPr>
              <w:pPrChange w:id="485" w:author="Parks, Robbie M" w:date="2019-01-10T10:30:00Z">
                <w:pPr>
                  <w:jc w:val="both"/>
                </w:pPr>
              </w:pPrChange>
            </w:pPr>
            <w:del w:id="486"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pPr>
              <w:spacing w:line="480" w:lineRule="auto"/>
              <w:rPr>
                <w:del w:id="487" w:author="Parks, Robbie M" w:date="2019-01-02T22:54:00Z"/>
                <w:color w:val="000000" w:themeColor="text1"/>
              </w:rPr>
              <w:pPrChange w:id="488" w:author="Parks, Robbie M" w:date="2019-01-10T10:30:00Z">
                <w:pPr>
                  <w:jc w:val="both"/>
                </w:pPr>
              </w:pPrChange>
            </w:pPr>
            <w:del w:id="489"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pPr>
              <w:spacing w:line="480" w:lineRule="auto"/>
              <w:rPr>
                <w:del w:id="490" w:author="Parks, Robbie M" w:date="2019-01-02T22:54:00Z"/>
                <w:color w:val="000000" w:themeColor="text1"/>
              </w:rPr>
              <w:pPrChange w:id="491" w:author="Parks, Robbie M" w:date="2019-01-10T10:30:00Z">
                <w:pPr>
                  <w:jc w:val="both"/>
                </w:pPr>
              </w:pPrChange>
            </w:pPr>
            <w:del w:id="492"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493"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pPr>
              <w:spacing w:line="480" w:lineRule="auto"/>
              <w:rPr>
                <w:del w:id="494" w:author="Parks, Robbie M" w:date="2019-01-02T22:54:00Z"/>
                <w:color w:val="000000" w:themeColor="text1"/>
              </w:rPr>
              <w:pPrChange w:id="495" w:author="Parks, Robbie M" w:date="2019-01-10T10:30:00Z">
                <w:pPr>
                  <w:jc w:val="both"/>
                </w:pPr>
              </w:pPrChange>
            </w:pPr>
            <w:del w:id="496"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pPr>
              <w:spacing w:line="480" w:lineRule="auto"/>
              <w:rPr>
                <w:del w:id="497" w:author="Parks, Robbie M" w:date="2019-01-02T22:54:00Z"/>
                <w:color w:val="000000" w:themeColor="text1"/>
              </w:rPr>
              <w:pPrChange w:id="498" w:author="Parks, Robbie M" w:date="2019-01-10T10:30:00Z">
                <w:pPr>
                  <w:jc w:val="both"/>
                </w:pPr>
              </w:pPrChange>
            </w:pPr>
            <w:del w:id="499"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pPr>
              <w:spacing w:line="480" w:lineRule="auto"/>
              <w:rPr>
                <w:del w:id="500" w:author="Parks, Robbie M" w:date="2019-01-02T22:54:00Z"/>
                <w:color w:val="000000" w:themeColor="text1"/>
              </w:rPr>
              <w:pPrChange w:id="501" w:author="Parks, Robbie M" w:date="2019-01-10T10:30:00Z">
                <w:pPr>
                  <w:jc w:val="both"/>
                </w:pPr>
              </w:pPrChange>
            </w:pPr>
            <w:del w:id="502"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pPr>
              <w:spacing w:line="480" w:lineRule="auto"/>
              <w:rPr>
                <w:del w:id="503" w:author="Parks, Robbie M" w:date="2019-01-02T22:54:00Z"/>
                <w:color w:val="000000" w:themeColor="text1"/>
              </w:rPr>
              <w:pPrChange w:id="504" w:author="Parks, Robbie M" w:date="2019-01-10T10:30:00Z">
                <w:pPr>
                  <w:jc w:val="both"/>
                </w:pPr>
              </w:pPrChange>
            </w:pPr>
            <w:del w:id="505"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50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pPr>
              <w:spacing w:line="480" w:lineRule="auto"/>
              <w:rPr>
                <w:del w:id="507" w:author="Parks, Robbie M" w:date="2019-01-02T22:54:00Z"/>
                <w:color w:val="000000" w:themeColor="text1"/>
              </w:rPr>
              <w:pPrChange w:id="508"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pPr>
              <w:spacing w:line="480" w:lineRule="auto"/>
              <w:rPr>
                <w:del w:id="509" w:author="Parks, Robbie M" w:date="2019-01-02T22:54:00Z"/>
                <w:color w:val="000000" w:themeColor="text1"/>
              </w:rPr>
              <w:pPrChange w:id="510" w:author="Parks, Robbie M" w:date="2019-01-10T10:30:00Z">
                <w:pPr>
                  <w:jc w:val="both"/>
                </w:pPr>
              </w:pPrChange>
            </w:pPr>
            <w:del w:id="511"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pPr>
              <w:spacing w:line="480" w:lineRule="auto"/>
              <w:rPr>
                <w:del w:id="512" w:author="Parks, Robbie M" w:date="2019-01-02T22:54:00Z"/>
                <w:color w:val="000000" w:themeColor="text1"/>
              </w:rPr>
              <w:pPrChange w:id="513" w:author="Parks, Robbie M" w:date="2019-01-10T10:30:00Z">
                <w:pPr>
                  <w:jc w:val="both"/>
                </w:pPr>
              </w:pPrChange>
            </w:pPr>
            <w:del w:id="514"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pPr>
              <w:spacing w:line="480" w:lineRule="auto"/>
              <w:rPr>
                <w:del w:id="515" w:author="Parks, Robbie M" w:date="2019-01-02T22:54:00Z"/>
                <w:color w:val="000000" w:themeColor="text1"/>
              </w:rPr>
              <w:pPrChange w:id="516" w:author="Parks, Robbie M" w:date="2019-01-10T10:30:00Z">
                <w:pPr>
                  <w:jc w:val="both"/>
                </w:pPr>
              </w:pPrChange>
            </w:pPr>
            <w:del w:id="517"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pPr>
              <w:spacing w:line="480" w:lineRule="auto"/>
              <w:rPr>
                <w:del w:id="518" w:author="Parks, Robbie M" w:date="2019-01-02T22:54:00Z"/>
                <w:color w:val="000000" w:themeColor="text1"/>
              </w:rPr>
              <w:pPrChange w:id="519" w:author="Parks, Robbie M" w:date="2019-01-10T10:30:00Z">
                <w:pPr>
                  <w:jc w:val="both"/>
                </w:pPr>
              </w:pPrChange>
            </w:pPr>
            <w:del w:id="520"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52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pPr>
              <w:spacing w:line="480" w:lineRule="auto"/>
              <w:rPr>
                <w:del w:id="522" w:author="Parks, Robbie M" w:date="2019-01-02T22:54:00Z"/>
                <w:color w:val="000000" w:themeColor="text1"/>
              </w:rPr>
              <w:pPrChange w:id="52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pPr>
              <w:spacing w:line="480" w:lineRule="auto"/>
              <w:rPr>
                <w:del w:id="524" w:author="Parks, Robbie M" w:date="2019-01-02T22:54:00Z"/>
                <w:color w:val="000000" w:themeColor="text1"/>
              </w:rPr>
              <w:pPrChange w:id="525" w:author="Parks, Robbie M" w:date="2019-01-10T10:30:00Z">
                <w:pPr>
                  <w:jc w:val="both"/>
                </w:pPr>
              </w:pPrChange>
            </w:pPr>
            <w:del w:id="526"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pPr>
              <w:spacing w:line="480" w:lineRule="auto"/>
              <w:rPr>
                <w:del w:id="527" w:author="Parks, Robbie M" w:date="2019-01-02T22:54:00Z"/>
                <w:color w:val="000000" w:themeColor="text1"/>
              </w:rPr>
              <w:pPrChange w:id="528" w:author="Parks, Robbie M" w:date="2019-01-10T10:30:00Z">
                <w:pPr>
                  <w:jc w:val="both"/>
                </w:pPr>
              </w:pPrChange>
            </w:pPr>
            <w:del w:id="529"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pPr>
              <w:spacing w:line="480" w:lineRule="auto"/>
              <w:rPr>
                <w:del w:id="530" w:author="Parks, Robbie M" w:date="2019-01-02T22:54:00Z"/>
                <w:color w:val="000000" w:themeColor="text1"/>
              </w:rPr>
              <w:pPrChange w:id="531" w:author="Parks, Robbie M" w:date="2019-01-10T10:30:00Z">
                <w:pPr>
                  <w:jc w:val="both"/>
                </w:pPr>
              </w:pPrChange>
            </w:pPr>
            <w:del w:id="532"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pPr>
              <w:spacing w:line="480" w:lineRule="auto"/>
              <w:rPr>
                <w:del w:id="533" w:author="Parks, Robbie M" w:date="2019-01-02T22:54:00Z"/>
                <w:color w:val="000000" w:themeColor="text1"/>
              </w:rPr>
              <w:pPrChange w:id="534" w:author="Parks, Robbie M" w:date="2019-01-10T10:30:00Z">
                <w:pPr>
                  <w:jc w:val="both"/>
                </w:pPr>
              </w:pPrChange>
            </w:pPr>
            <w:del w:id="535"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53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pPr>
              <w:spacing w:line="480" w:lineRule="auto"/>
              <w:rPr>
                <w:del w:id="537" w:author="Parks, Robbie M" w:date="2019-01-02T22:54:00Z"/>
                <w:color w:val="000000" w:themeColor="text1"/>
              </w:rPr>
              <w:pPrChange w:id="538"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pPr>
              <w:spacing w:line="480" w:lineRule="auto"/>
              <w:rPr>
                <w:del w:id="539" w:author="Parks, Robbie M" w:date="2019-01-02T22:54:00Z"/>
                <w:color w:val="000000" w:themeColor="text1"/>
              </w:rPr>
              <w:pPrChange w:id="540" w:author="Parks, Robbie M" w:date="2019-01-10T10:30:00Z">
                <w:pPr>
                  <w:jc w:val="both"/>
                </w:pPr>
              </w:pPrChange>
            </w:pPr>
            <w:del w:id="541"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pPr>
              <w:spacing w:line="480" w:lineRule="auto"/>
              <w:rPr>
                <w:del w:id="542" w:author="Parks, Robbie M" w:date="2019-01-02T22:54:00Z"/>
                <w:color w:val="000000" w:themeColor="text1"/>
              </w:rPr>
              <w:pPrChange w:id="543" w:author="Parks, Robbie M" w:date="2019-01-10T10:30:00Z">
                <w:pPr>
                  <w:jc w:val="both"/>
                </w:pPr>
              </w:pPrChange>
            </w:pPr>
            <w:del w:id="544"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pPr>
              <w:spacing w:line="480" w:lineRule="auto"/>
              <w:rPr>
                <w:del w:id="545" w:author="Parks, Robbie M" w:date="2019-01-02T22:54:00Z"/>
                <w:color w:val="000000" w:themeColor="text1"/>
              </w:rPr>
              <w:pPrChange w:id="546" w:author="Parks, Robbie M" w:date="2019-01-10T10:30:00Z">
                <w:pPr>
                  <w:jc w:val="both"/>
                </w:pPr>
              </w:pPrChange>
            </w:pPr>
            <w:del w:id="547"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pPr>
              <w:spacing w:line="480" w:lineRule="auto"/>
              <w:rPr>
                <w:del w:id="548" w:author="Parks, Robbie M" w:date="2019-01-02T22:54:00Z"/>
                <w:color w:val="000000" w:themeColor="text1"/>
              </w:rPr>
              <w:pPrChange w:id="549" w:author="Parks, Robbie M" w:date="2019-01-10T10:30:00Z">
                <w:pPr>
                  <w:jc w:val="both"/>
                </w:pPr>
              </w:pPrChange>
            </w:pPr>
            <w:del w:id="550"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55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pPr>
              <w:spacing w:line="480" w:lineRule="auto"/>
              <w:rPr>
                <w:del w:id="552" w:author="Parks, Robbie M" w:date="2019-01-02T22:54:00Z"/>
                <w:color w:val="000000" w:themeColor="text1"/>
              </w:rPr>
              <w:pPrChange w:id="55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pPr>
              <w:spacing w:line="480" w:lineRule="auto"/>
              <w:rPr>
                <w:del w:id="554" w:author="Parks, Robbie M" w:date="2019-01-02T22:54:00Z"/>
                <w:color w:val="000000" w:themeColor="text1"/>
              </w:rPr>
              <w:pPrChange w:id="555" w:author="Parks, Robbie M" w:date="2019-01-10T10:30:00Z">
                <w:pPr>
                  <w:jc w:val="both"/>
                </w:pPr>
              </w:pPrChange>
            </w:pPr>
            <w:del w:id="556"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pPr>
              <w:spacing w:line="480" w:lineRule="auto"/>
              <w:rPr>
                <w:del w:id="557" w:author="Parks, Robbie M" w:date="2019-01-02T22:54:00Z"/>
                <w:color w:val="000000" w:themeColor="text1"/>
              </w:rPr>
              <w:pPrChange w:id="558" w:author="Parks, Robbie M" w:date="2019-01-10T10:30:00Z">
                <w:pPr>
                  <w:jc w:val="both"/>
                </w:pPr>
              </w:pPrChange>
            </w:pPr>
            <w:del w:id="559"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pPr>
              <w:spacing w:line="480" w:lineRule="auto"/>
              <w:rPr>
                <w:del w:id="560" w:author="Parks, Robbie M" w:date="2019-01-02T22:54:00Z"/>
                <w:color w:val="000000" w:themeColor="text1"/>
              </w:rPr>
              <w:pPrChange w:id="561" w:author="Parks, Robbie M" w:date="2019-01-10T10:30:00Z">
                <w:pPr>
                  <w:jc w:val="both"/>
                </w:pPr>
              </w:pPrChange>
            </w:pPr>
            <w:del w:id="562"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pPr>
              <w:spacing w:line="480" w:lineRule="auto"/>
              <w:rPr>
                <w:del w:id="563" w:author="Parks, Robbie M" w:date="2019-01-02T22:54:00Z"/>
                <w:color w:val="000000" w:themeColor="text1"/>
              </w:rPr>
              <w:pPrChange w:id="564" w:author="Parks, Robbie M" w:date="2019-01-10T10:30:00Z">
                <w:pPr>
                  <w:jc w:val="both"/>
                </w:pPr>
              </w:pPrChange>
            </w:pPr>
            <w:del w:id="565"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56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pPr>
              <w:spacing w:line="480" w:lineRule="auto"/>
              <w:rPr>
                <w:del w:id="567" w:author="Parks, Robbie M" w:date="2019-01-02T22:54:00Z"/>
                <w:color w:val="000000" w:themeColor="text1"/>
              </w:rPr>
              <w:pPrChange w:id="568" w:author="Parks, Robbie M" w:date="2019-01-10T10:30:00Z">
                <w:pPr>
                  <w:jc w:val="both"/>
                </w:pPr>
              </w:pPrChange>
            </w:pPr>
            <w:del w:id="569"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pPr>
              <w:spacing w:line="480" w:lineRule="auto"/>
              <w:rPr>
                <w:del w:id="570" w:author="Parks, Robbie M" w:date="2019-01-02T22:54:00Z"/>
                <w:color w:val="000000" w:themeColor="text1"/>
              </w:rPr>
              <w:pPrChange w:id="571" w:author="Parks, Robbie M" w:date="2019-01-10T10:30:00Z">
                <w:pPr>
                  <w:jc w:val="both"/>
                </w:pPr>
              </w:pPrChange>
            </w:pPr>
            <w:del w:id="572"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pPr>
              <w:spacing w:line="480" w:lineRule="auto"/>
              <w:rPr>
                <w:del w:id="573" w:author="Parks, Robbie M" w:date="2019-01-02T22:54:00Z"/>
                <w:color w:val="000000" w:themeColor="text1"/>
              </w:rPr>
              <w:pPrChange w:id="574" w:author="Parks, Robbie M" w:date="2019-01-10T10:30:00Z">
                <w:pPr>
                  <w:jc w:val="both"/>
                </w:pPr>
              </w:pPrChange>
            </w:pPr>
            <w:del w:id="575"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pPr>
              <w:spacing w:line="480" w:lineRule="auto"/>
              <w:rPr>
                <w:del w:id="576" w:author="Parks, Robbie M" w:date="2019-01-02T22:54:00Z"/>
                <w:color w:val="000000" w:themeColor="text1"/>
              </w:rPr>
              <w:pPrChange w:id="577" w:author="Parks, Robbie M" w:date="2019-01-10T10:30:00Z">
                <w:pPr>
                  <w:jc w:val="both"/>
                </w:pPr>
              </w:pPrChange>
            </w:pPr>
            <w:del w:id="578"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579" w:author="Parks, Robbie M" w:date="2019-01-02T22:54:00Z">
            <w:tblPrEx>
              <w:tblW w:w="0" w:type="auto"/>
              <w:tblCellMar>
                <w:left w:w="0" w:type="dxa"/>
                <w:right w:w="0" w:type="dxa"/>
              </w:tblCellMar>
            </w:tblPrEx>
          </w:tblPrExChange>
        </w:tblPrEx>
        <w:trPr>
          <w:trHeight w:val="465"/>
          <w:del w:id="580" w:author="Parks, Robbie M" w:date="2019-01-02T22:54:00Z"/>
          <w:trPrChange w:id="581"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82"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pPr>
              <w:spacing w:line="480" w:lineRule="auto"/>
              <w:rPr>
                <w:del w:id="583" w:author="Parks, Robbie M" w:date="2019-01-02T22:54:00Z"/>
                <w:color w:val="000000" w:themeColor="text1"/>
              </w:rPr>
              <w:pPrChange w:id="584"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585"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pPr>
              <w:spacing w:line="480" w:lineRule="auto"/>
              <w:rPr>
                <w:del w:id="586" w:author="Parks, Robbie M" w:date="2019-01-02T22:54:00Z"/>
                <w:color w:val="000000" w:themeColor="text1"/>
              </w:rPr>
              <w:pPrChange w:id="587" w:author="Parks, Robbie M" w:date="2019-01-10T10:30:00Z">
                <w:pPr>
                  <w:jc w:val="both"/>
                </w:pPr>
              </w:pPrChange>
            </w:pPr>
            <w:del w:id="588"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89"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pPr>
              <w:spacing w:line="480" w:lineRule="auto"/>
              <w:rPr>
                <w:del w:id="590" w:author="Parks, Robbie M" w:date="2019-01-02T22:54:00Z"/>
                <w:color w:val="000000" w:themeColor="text1"/>
              </w:rPr>
              <w:pPrChange w:id="591" w:author="Parks, Robbie M" w:date="2019-01-10T10:30:00Z">
                <w:pPr>
                  <w:jc w:val="both"/>
                </w:pPr>
              </w:pPrChange>
            </w:pPr>
            <w:del w:id="592"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593"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pPr>
              <w:spacing w:line="480" w:lineRule="auto"/>
              <w:rPr>
                <w:del w:id="594" w:author="Parks, Robbie M" w:date="2019-01-02T22:54:00Z"/>
                <w:color w:val="000000" w:themeColor="text1"/>
              </w:rPr>
              <w:pPrChange w:id="595" w:author="Parks, Robbie M" w:date="2019-01-10T10:30:00Z">
                <w:pPr>
                  <w:jc w:val="both"/>
                </w:pPr>
              </w:pPrChange>
            </w:pPr>
            <w:del w:id="596"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597"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pPr>
              <w:spacing w:line="480" w:lineRule="auto"/>
              <w:rPr>
                <w:del w:id="598" w:author="Parks, Robbie M" w:date="2019-01-02T22:54:00Z"/>
                <w:color w:val="000000" w:themeColor="text1"/>
              </w:rPr>
              <w:pPrChange w:id="599" w:author="Parks, Robbie M" w:date="2019-01-10T10:30:00Z">
                <w:pPr>
                  <w:jc w:val="both"/>
                </w:pPr>
              </w:pPrChange>
            </w:pPr>
            <w:del w:id="600"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601"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pPr>
              <w:spacing w:line="480" w:lineRule="auto"/>
              <w:rPr>
                <w:del w:id="602" w:author="Parks, Robbie M" w:date="2019-01-02T22:54:00Z"/>
                <w:color w:val="000000" w:themeColor="text1"/>
              </w:rPr>
              <w:pPrChange w:id="603" w:author="Parks, Robbie M" w:date="2019-01-10T10:30:00Z">
                <w:pPr>
                  <w:jc w:val="both"/>
                </w:pPr>
              </w:pPrChange>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pPr>
              <w:spacing w:line="480" w:lineRule="auto"/>
              <w:rPr>
                <w:del w:id="604" w:author="Parks, Robbie M" w:date="2019-01-02T22:54:00Z"/>
                <w:color w:val="000000" w:themeColor="text1"/>
              </w:rPr>
              <w:pPrChange w:id="605" w:author="Parks, Robbie M" w:date="2019-01-10T10:30:00Z">
                <w:pPr>
                  <w:jc w:val="both"/>
                </w:pPr>
              </w:pPrChange>
            </w:pPr>
            <w:del w:id="606"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pPr>
              <w:spacing w:line="480" w:lineRule="auto"/>
              <w:rPr>
                <w:del w:id="607" w:author="Parks, Robbie M" w:date="2019-01-02T22:54:00Z"/>
                <w:color w:val="000000" w:themeColor="text1"/>
              </w:rPr>
              <w:pPrChange w:id="608" w:author="Parks, Robbie M" w:date="2019-01-10T10:30:00Z">
                <w:pPr>
                  <w:jc w:val="both"/>
                </w:pPr>
              </w:pPrChange>
            </w:pPr>
            <w:del w:id="609"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pPr>
              <w:spacing w:line="480" w:lineRule="auto"/>
              <w:rPr>
                <w:del w:id="610" w:author="Parks, Robbie M" w:date="2019-01-02T22:54:00Z"/>
                <w:color w:val="000000" w:themeColor="text1"/>
              </w:rPr>
              <w:pPrChange w:id="611" w:author="Parks, Robbie M" w:date="2019-01-10T10:30:00Z">
                <w:pPr>
                  <w:jc w:val="both"/>
                </w:pPr>
              </w:pPrChange>
            </w:pPr>
            <w:del w:id="612"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pPr>
              <w:spacing w:line="480" w:lineRule="auto"/>
              <w:rPr>
                <w:del w:id="613" w:author="Parks, Robbie M" w:date="2019-01-02T22:54:00Z"/>
                <w:color w:val="000000" w:themeColor="text1"/>
              </w:rPr>
              <w:pPrChange w:id="614" w:author="Parks, Robbie M" w:date="2019-01-10T10:30:00Z">
                <w:pPr>
                  <w:jc w:val="both"/>
                </w:pPr>
              </w:pPrChange>
            </w:pPr>
            <w:del w:id="615"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61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pPr>
              <w:spacing w:line="480" w:lineRule="auto"/>
              <w:rPr>
                <w:del w:id="617" w:author="Parks, Robbie M" w:date="2019-01-02T22:54:00Z"/>
                <w:color w:val="000000" w:themeColor="text1"/>
              </w:rPr>
              <w:pPrChange w:id="618" w:author="Parks, Robbie M" w:date="2019-01-10T10:30:00Z">
                <w:pPr>
                  <w:jc w:val="both"/>
                </w:pPr>
              </w:pPrChange>
            </w:pPr>
            <w:del w:id="619"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pPr>
              <w:spacing w:line="480" w:lineRule="auto"/>
              <w:rPr>
                <w:del w:id="620" w:author="Parks, Robbie M" w:date="2019-01-02T22:54:00Z"/>
                <w:color w:val="000000" w:themeColor="text1"/>
              </w:rPr>
              <w:pPrChange w:id="621" w:author="Parks, Robbie M" w:date="2019-01-10T10:30:00Z">
                <w:pPr>
                  <w:jc w:val="both"/>
                </w:pPr>
              </w:pPrChange>
            </w:pPr>
            <w:del w:id="622"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pPr>
              <w:spacing w:line="480" w:lineRule="auto"/>
              <w:rPr>
                <w:del w:id="623" w:author="Parks, Robbie M" w:date="2019-01-02T22:54:00Z"/>
                <w:color w:val="000000" w:themeColor="text1"/>
              </w:rPr>
              <w:pPrChange w:id="624" w:author="Parks, Robbie M" w:date="2019-01-10T10:30:00Z">
                <w:pPr>
                  <w:jc w:val="both"/>
                </w:pPr>
              </w:pPrChange>
            </w:pPr>
            <w:del w:id="625"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pPr>
              <w:spacing w:line="480" w:lineRule="auto"/>
              <w:rPr>
                <w:del w:id="626" w:author="Parks, Robbie M" w:date="2019-01-02T22:54:00Z"/>
                <w:color w:val="000000" w:themeColor="text1"/>
              </w:rPr>
              <w:pPrChange w:id="627" w:author="Parks, Robbie M" w:date="2019-01-10T10:30:00Z">
                <w:pPr>
                  <w:jc w:val="both"/>
                </w:pPr>
              </w:pPrChange>
            </w:pPr>
            <w:del w:id="628" w:author="Parks, Robbie M" w:date="2019-01-02T22:54:00Z">
              <w:r w:rsidDel="00BB14E6">
                <w:rPr>
                  <w:b/>
                  <w:bCs/>
                  <w:color w:val="000000" w:themeColor="text1"/>
                </w:rPr>
                <w:delText>5,764,316</w:delText>
              </w:r>
            </w:del>
          </w:p>
        </w:tc>
      </w:tr>
    </w:tbl>
    <w:p w14:paraId="46CB6BDF" w14:textId="77777777" w:rsidR="007178E4" w:rsidRDefault="007178E4">
      <w:pPr>
        <w:spacing w:line="480" w:lineRule="auto"/>
        <w:rPr>
          <w:ins w:id="629"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Change w:id="630" w:author="Parks, Robbie M" w:date="2019-01-10T10:30:00Z">
          <w:pPr>
            <w:jc w:val="both"/>
          </w:pPr>
        </w:pPrChange>
      </w:pPr>
    </w:p>
    <w:p w14:paraId="63F03294" w14:textId="3D537C11" w:rsidR="00D2442C" w:rsidRPr="00843ACB" w:rsidDel="008B1393" w:rsidRDefault="00D2442C" w:rsidP="00843ACB">
      <w:pPr>
        <w:rPr>
          <w:del w:id="631"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632"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Change w:id="633" w:author="Parks, Robbie M" w:date="2019-01-10T10:20:00Z">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PrChange>
      </w:tblPr>
      <w:tblGrid>
        <w:gridCol w:w="471"/>
        <w:gridCol w:w="471"/>
        <w:gridCol w:w="1999"/>
        <w:gridCol w:w="2927"/>
        <w:gridCol w:w="4662"/>
        <w:tblGridChange w:id="634">
          <w:tblGrid>
            <w:gridCol w:w="471"/>
            <w:gridCol w:w="471"/>
            <w:gridCol w:w="1999"/>
            <w:gridCol w:w="2927"/>
            <w:gridCol w:w="4662"/>
          </w:tblGrid>
        </w:tblGridChange>
      </w:tblGrid>
      <w:tr w:rsidR="00B81EB4" w:rsidRPr="007662C6" w14:paraId="35AEFD15" w14:textId="77777777" w:rsidTr="00BD486D">
        <w:trPr>
          <w:trHeight w:val="320"/>
          <w:trPrChange w:id="635" w:author="Parks, Robbie M" w:date="2019-01-10T10:20:00Z">
            <w:trPr>
              <w:trHeight w:val="320"/>
              <w:jc w:val="center"/>
            </w:trPr>
          </w:trPrChange>
        </w:trPr>
        <w:tc>
          <w:tcPr>
            <w:tcW w:w="2941" w:type="dxa"/>
            <w:gridSpan w:val="3"/>
            <w:shd w:val="clear" w:color="auto" w:fill="auto"/>
            <w:noWrap/>
            <w:vAlign w:val="bottom"/>
            <w:hideMark/>
            <w:tcPrChange w:id="636" w:author="Parks, Robbie M" w:date="2019-01-10T10:20:00Z">
              <w:tcPr>
                <w:tcW w:w="2941" w:type="dxa"/>
                <w:gridSpan w:val="3"/>
                <w:shd w:val="clear" w:color="auto" w:fill="auto"/>
                <w:noWrap/>
                <w:vAlign w:val="bottom"/>
                <w:hideMark/>
              </w:tcPr>
            </w:tcPrChange>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Change w:id="637" w:author="Parks, Robbie M" w:date="2019-01-10T10:20:00Z">
              <w:tcPr>
                <w:tcW w:w="2927" w:type="dxa"/>
                <w:shd w:val="clear" w:color="auto" w:fill="auto"/>
                <w:noWrap/>
                <w:vAlign w:val="bottom"/>
                <w:hideMark/>
              </w:tcPr>
            </w:tcPrChange>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Change w:id="638" w:author="Parks, Robbie M" w:date="2019-01-10T10:20:00Z">
              <w:tcPr>
                <w:tcW w:w="4662" w:type="dxa"/>
                <w:shd w:val="clear" w:color="auto" w:fill="auto"/>
                <w:noWrap/>
                <w:vAlign w:val="bottom"/>
                <w:hideMark/>
              </w:tcPr>
            </w:tcPrChange>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D486D">
        <w:trPr>
          <w:trHeight w:val="354"/>
          <w:trPrChange w:id="639" w:author="Parks, Robbie M" w:date="2019-01-10T10:20:00Z">
            <w:trPr>
              <w:trHeight w:val="354"/>
              <w:jc w:val="center"/>
            </w:trPr>
          </w:trPrChange>
        </w:trPr>
        <w:tc>
          <w:tcPr>
            <w:tcW w:w="2941" w:type="dxa"/>
            <w:gridSpan w:val="3"/>
            <w:shd w:val="clear" w:color="auto" w:fill="auto"/>
            <w:noWrap/>
            <w:vAlign w:val="bottom"/>
            <w:hideMark/>
            <w:tcPrChange w:id="640" w:author="Parks, Robbie M" w:date="2019-01-10T10:20:00Z">
              <w:tcPr>
                <w:tcW w:w="2941" w:type="dxa"/>
                <w:gridSpan w:val="3"/>
                <w:shd w:val="clear" w:color="auto" w:fill="auto"/>
                <w:noWrap/>
                <w:vAlign w:val="bottom"/>
                <w:hideMark/>
              </w:tcPr>
            </w:tcPrChange>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Change w:id="641" w:author="Parks, Robbie M" w:date="2019-01-10T10:20:00Z">
              <w:tcPr>
                <w:tcW w:w="2927" w:type="dxa"/>
                <w:shd w:val="clear" w:color="auto" w:fill="auto"/>
                <w:noWrap/>
                <w:vAlign w:val="bottom"/>
                <w:hideMark/>
              </w:tcPr>
            </w:tcPrChange>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Change w:id="642" w:author="Parks, Robbie M" w:date="2019-01-10T10:20:00Z">
              <w:tcPr>
                <w:tcW w:w="4662" w:type="dxa"/>
                <w:shd w:val="clear" w:color="auto" w:fill="auto"/>
                <w:noWrap/>
                <w:vAlign w:val="bottom"/>
                <w:hideMark/>
              </w:tcPr>
            </w:tcPrChange>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D486D">
        <w:trPr>
          <w:trHeight w:val="320"/>
          <w:trPrChange w:id="643" w:author="Parks, Robbie M" w:date="2019-01-10T10:20:00Z">
            <w:trPr>
              <w:trHeight w:val="320"/>
              <w:jc w:val="center"/>
            </w:trPr>
          </w:trPrChange>
        </w:trPr>
        <w:tc>
          <w:tcPr>
            <w:tcW w:w="471" w:type="dxa"/>
            <w:shd w:val="clear" w:color="auto" w:fill="auto"/>
            <w:noWrap/>
            <w:vAlign w:val="bottom"/>
            <w:hideMark/>
            <w:tcPrChange w:id="644" w:author="Parks, Robbie M" w:date="2019-01-10T10:20: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45" w:author="Parks, Robbie M" w:date="2019-01-10T10:20: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646" w:author="Parks, Robbie M" w:date="2019-01-10T10:20: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647" w:author="Parks, Robbie M" w:date="2019-01-10T10:20: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D486D">
        <w:trPr>
          <w:trHeight w:val="320"/>
          <w:trPrChange w:id="648" w:author="Parks, Robbie M" w:date="2019-01-10T10:20:00Z">
            <w:trPr>
              <w:trHeight w:val="320"/>
              <w:jc w:val="center"/>
            </w:trPr>
          </w:trPrChange>
        </w:trPr>
        <w:tc>
          <w:tcPr>
            <w:tcW w:w="471" w:type="dxa"/>
            <w:shd w:val="clear" w:color="auto" w:fill="auto"/>
            <w:noWrap/>
            <w:vAlign w:val="bottom"/>
            <w:hideMark/>
            <w:tcPrChange w:id="649" w:author="Parks, Robbie M" w:date="2019-01-10T10:20: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50" w:author="Parks, Robbie M" w:date="2019-01-10T10:20: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51" w:author="Parks, Robbie M" w:date="2019-01-10T10:20: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652" w:author="Parks, Robbie M" w:date="2019-01-10T10:20: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653" w:author="Parks, Robbie M" w:date="2019-01-10T10:20: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D486D">
        <w:trPr>
          <w:trHeight w:val="320"/>
          <w:trPrChange w:id="654" w:author="Parks, Robbie M" w:date="2019-01-10T10:20:00Z">
            <w:trPr>
              <w:trHeight w:val="320"/>
              <w:jc w:val="center"/>
            </w:trPr>
          </w:trPrChange>
        </w:trPr>
        <w:tc>
          <w:tcPr>
            <w:tcW w:w="471" w:type="dxa"/>
            <w:shd w:val="clear" w:color="auto" w:fill="auto"/>
            <w:noWrap/>
            <w:vAlign w:val="bottom"/>
            <w:hideMark/>
            <w:tcPrChange w:id="655" w:author="Parks, Robbie M" w:date="2019-01-10T10:20: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56" w:author="Parks, Robbie M" w:date="2019-01-10T10:20: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57" w:author="Parks, Robbie M" w:date="2019-01-10T10:20: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658" w:author="Parks, Robbie M" w:date="2019-01-10T10:20: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659" w:author="Parks, Robbie M" w:date="2019-01-10T10:20: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D486D">
        <w:trPr>
          <w:trHeight w:val="360"/>
          <w:trPrChange w:id="660" w:author="Parks, Robbie M" w:date="2019-01-10T10:20:00Z">
            <w:trPr>
              <w:trHeight w:val="360"/>
              <w:jc w:val="center"/>
            </w:trPr>
          </w:trPrChange>
        </w:trPr>
        <w:tc>
          <w:tcPr>
            <w:tcW w:w="471" w:type="dxa"/>
            <w:shd w:val="clear" w:color="auto" w:fill="auto"/>
            <w:noWrap/>
            <w:vAlign w:val="bottom"/>
            <w:hideMark/>
            <w:tcPrChange w:id="661" w:author="Parks, Robbie M" w:date="2019-01-10T10:20: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62" w:author="Parks, Robbie M" w:date="2019-01-10T10:20: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63" w:author="Parks, Robbie M" w:date="2019-01-10T10:20: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664" w:author="Parks, Robbie M" w:date="2019-01-10T10:20: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665" w:author="Parks, Robbie M" w:date="2019-01-10T10:20: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D486D">
        <w:trPr>
          <w:trHeight w:val="320"/>
          <w:trPrChange w:id="666" w:author="Parks, Robbie M" w:date="2019-01-10T10:20:00Z">
            <w:trPr>
              <w:trHeight w:val="320"/>
              <w:jc w:val="center"/>
            </w:trPr>
          </w:trPrChange>
        </w:trPr>
        <w:tc>
          <w:tcPr>
            <w:tcW w:w="471" w:type="dxa"/>
            <w:shd w:val="clear" w:color="auto" w:fill="auto"/>
            <w:noWrap/>
            <w:vAlign w:val="bottom"/>
            <w:hideMark/>
            <w:tcPrChange w:id="667" w:author="Parks, Robbie M" w:date="2019-01-10T10:20: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668" w:author="Parks, Robbie M" w:date="2019-01-10T10:20: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669" w:author="Parks, Robbie M" w:date="2019-01-10T10:20: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670" w:author="Parks, Robbie M" w:date="2019-01-10T10:20: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D486D">
        <w:trPr>
          <w:trHeight w:val="320"/>
          <w:trPrChange w:id="671" w:author="Parks, Robbie M" w:date="2019-01-10T10:20:00Z">
            <w:trPr>
              <w:trHeight w:val="320"/>
              <w:jc w:val="center"/>
            </w:trPr>
          </w:trPrChange>
        </w:trPr>
        <w:tc>
          <w:tcPr>
            <w:tcW w:w="471" w:type="dxa"/>
            <w:shd w:val="clear" w:color="auto" w:fill="auto"/>
            <w:noWrap/>
            <w:vAlign w:val="bottom"/>
            <w:hideMark/>
            <w:tcPrChange w:id="672" w:author="Parks, Robbie M" w:date="2019-01-10T10:20: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673" w:author="Parks, Robbie M" w:date="2019-01-10T10:20: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674" w:author="Parks, Robbie M" w:date="2019-01-10T10:20: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675" w:author="Parks, Robbie M" w:date="2019-01-10T10:20: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676" w:author="Parks, Robbie M" w:date="2019-01-10T10:20: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D486D">
        <w:trPr>
          <w:trHeight w:val="340"/>
          <w:trPrChange w:id="677" w:author="Parks, Robbie M" w:date="2019-01-10T10:20:00Z">
            <w:trPr>
              <w:trHeight w:val="340"/>
              <w:jc w:val="center"/>
            </w:trPr>
          </w:trPrChange>
        </w:trPr>
        <w:tc>
          <w:tcPr>
            <w:tcW w:w="471" w:type="dxa"/>
            <w:shd w:val="clear" w:color="auto" w:fill="auto"/>
            <w:noWrap/>
            <w:vAlign w:val="bottom"/>
            <w:hideMark/>
            <w:tcPrChange w:id="678" w:author="Parks, Robbie M" w:date="2019-01-10T10:20: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679" w:author="Parks, Robbie M" w:date="2019-01-10T10:20: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680" w:author="Parks, Robbie M" w:date="2019-01-10T10:20: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681" w:author="Parks, Robbie M" w:date="2019-01-10T10:20: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682" w:author="Parks, Robbie M" w:date="2019-01-10T10:20: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683"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75437" w:rsidRDefault="004F7F15" w:rsidP="004F7F15">
            <w:pPr>
              <w:rPr>
                <w:sz w:val="18"/>
                <w:szCs w:val="18"/>
                <w:rPrChange w:id="684" w:author="Parks, Robbie M" w:date="2019-01-10T10:26:00Z">
                  <w:rPr>
                    <w:b/>
                    <w:sz w:val="18"/>
                    <w:szCs w:val="18"/>
                  </w:rPr>
                </w:rPrChange>
              </w:rPr>
            </w:pPr>
            <w:r w:rsidRPr="00675437">
              <w:rPr>
                <w:color w:val="000000"/>
                <w:sz w:val="18"/>
                <w:szCs w:val="18"/>
                <w:rPrChange w:id="685" w:author="Parks, Robbie M" w:date="2019-01-10T10:26:00Z">
                  <w:rPr>
                    <w:b/>
                    <w:color w:val="000000"/>
                    <w:sz w:val="18"/>
                    <w:szCs w:val="18"/>
                  </w:rPr>
                </w:rPrChange>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4354D797" w:rsidR="004F7F15" w:rsidRPr="005D151A" w:rsidRDefault="004F7F15" w:rsidP="004F7F15">
            <w:pPr>
              <w:rPr>
                <w:sz w:val="18"/>
                <w:szCs w:val="18"/>
              </w:rPr>
            </w:pPr>
            <w:r w:rsidRPr="002A2E8D">
              <w:rPr>
                <w:color w:val="000000"/>
                <w:sz w:val="18"/>
                <w:szCs w:val="18"/>
              </w:rPr>
              <w:t xml:space="preserve">16.0 </w:t>
            </w:r>
            <w:del w:id="686" w:author="Parks, Robbie M" w:date="2019-01-10T10:13:00Z">
              <w:r w:rsidRPr="002A2E8D" w:rsidDel="008916F4">
                <w:rPr>
                  <w:color w:val="000000"/>
                  <w:sz w:val="18"/>
                  <w:szCs w:val="18"/>
                </w:rPr>
                <w:delText xml:space="preserve">(  </w:delText>
              </w:r>
            </w:del>
            <w:ins w:id="687" w:author="Parks, Robbie M" w:date="2019-01-10T10:13:00Z">
              <w:r w:rsidR="008916F4" w:rsidRPr="00AA659F">
                <w:rPr>
                  <w:color w:val="000000"/>
                  <w:sz w:val="18"/>
                  <w:szCs w:val="18"/>
                </w:rPr>
                <w:t>(</w:t>
              </w:r>
            </w:ins>
            <w:r w:rsidRPr="00AA659F">
              <w:rPr>
                <w:color w:val="000000"/>
                <w:sz w:val="18"/>
                <w:szCs w:val="18"/>
              </w:rPr>
              <w:t>11.0</w:t>
            </w:r>
            <w:del w:id="688" w:author="Parks, Robbie M" w:date="2019-01-10T10:13:00Z">
              <w:r w:rsidRPr="00AA659F" w:rsidDel="008916F4">
                <w:rPr>
                  <w:color w:val="000000"/>
                  <w:sz w:val="18"/>
                  <w:szCs w:val="18"/>
                </w:rPr>
                <w:delText xml:space="preserve">,  </w:delText>
              </w:r>
            </w:del>
            <w:ins w:id="689" w:author="Parks, Robbie M" w:date="2019-01-10T10:13:00Z">
              <w:r w:rsidR="008916F4" w:rsidRPr="00AA659F">
                <w:rPr>
                  <w:color w:val="000000"/>
                  <w:sz w:val="18"/>
                  <w:szCs w:val="18"/>
                </w:rPr>
                <w:t xml:space="preserve">, </w:t>
              </w:r>
            </w:ins>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172AB4D4" w:rsidR="004F7F15" w:rsidRPr="00E966D2" w:rsidRDefault="004F7F15" w:rsidP="004F7F15">
            <w:pPr>
              <w:rPr>
                <w:sz w:val="18"/>
                <w:szCs w:val="18"/>
              </w:rPr>
            </w:pPr>
            <w:r w:rsidRPr="005D151A">
              <w:rPr>
                <w:color w:val="000000"/>
                <w:sz w:val="18"/>
                <w:szCs w:val="18"/>
              </w:rPr>
              <w:t xml:space="preserve">18.0 </w:t>
            </w:r>
            <w:del w:id="690" w:author="Parks, Robbie M" w:date="2019-01-10T10:13:00Z">
              <w:r w:rsidRPr="005D151A" w:rsidDel="008916F4">
                <w:rPr>
                  <w:color w:val="000000"/>
                  <w:sz w:val="18"/>
                  <w:szCs w:val="18"/>
                </w:rPr>
                <w:delText xml:space="preserve">(  </w:delText>
              </w:r>
            </w:del>
            <w:ins w:id="691" w:author="Parks, Robbie M" w:date="2019-01-10T10:13:00Z">
              <w:r w:rsidR="008916F4" w:rsidRPr="005D151A">
                <w:rPr>
                  <w:color w:val="000000"/>
                  <w:sz w:val="18"/>
                  <w:szCs w:val="18"/>
                </w:rPr>
                <w:t>(</w:t>
              </w:r>
            </w:ins>
            <w:r w:rsidRPr="005D151A">
              <w:rPr>
                <w:color w:val="000000"/>
                <w:sz w:val="18"/>
                <w:szCs w:val="18"/>
              </w:rPr>
              <w:t>12.0</w:t>
            </w:r>
            <w:del w:id="692" w:author="Parks, Robbie M" w:date="2019-01-10T10:13:00Z">
              <w:r w:rsidRPr="005D151A" w:rsidDel="008916F4">
                <w:rPr>
                  <w:color w:val="000000"/>
                  <w:sz w:val="18"/>
                  <w:szCs w:val="18"/>
                </w:rPr>
                <w:delText xml:space="preserve">,  </w:delText>
              </w:r>
            </w:del>
            <w:ins w:id="693" w:author="Parks, Robbie M" w:date="2019-01-10T10:13:00Z">
              <w:r w:rsidR="008916F4" w:rsidRPr="00F97057">
                <w:rPr>
                  <w:color w:val="000000"/>
                  <w:sz w:val="18"/>
                  <w:szCs w:val="18"/>
                </w:rPr>
                <w:t xml:space="preserve">, </w:t>
              </w:r>
            </w:ins>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221D8D1E" w:rsidR="004F7F15" w:rsidRPr="00675437" w:rsidRDefault="004F7F15" w:rsidP="004F7F15">
            <w:pPr>
              <w:rPr>
                <w:sz w:val="18"/>
                <w:szCs w:val="18"/>
              </w:rPr>
            </w:pPr>
            <w:r w:rsidRPr="005464C8">
              <w:rPr>
                <w:color w:val="000000"/>
                <w:sz w:val="18"/>
                <w:szCs w:val="18"/>
              </w:rPr>
              <w:t xml:space="preserve">177.0 </w:t>
            </w:r>
            <w:del w:id="694" w:author="Parks, Robbie M" w:date="2019-01-10T10:13:00Z">
              <w:r w:rsidRPr="005464C8" w:rsidDel="008916F4">
                <w:rPr>
                  <w:color w:val="000000"/>
                  <w:sz w:val="18"/>
                  <w:szCs w:val="18"/>
                </w:rPr>
                <w:delText xml:space="preserve">( </w:delText>
              </w:r>
            </w:del>
            <w:ins w:id="695" w:author="Parks, Robbie M" w:date="2019-01-10T10:13:00Z">
              <w:r w:rsidR="008916F4" w:rsidRPr="00F24740">
                <w:rPr>
                  <w:color w:val="000000"/>
                  <w:sz w:val="18"/>
                  <w:szCs w:val="18"/>
                </w:rPr>
                <w:t>(</w:t>
              </w:r>
            </w:ins>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2BB8107" w:rsidR="004F7F15" w:rsidRPr="00675437" w:rsidRDefault="004F7F15" w:rsidP="004F7F15">
            <w:pPr>
              <w:rPr>
                <w:sz w:val="18"/>
                <w:szCs w:val="18"/>
              </w:rPr>
            </w:pPr>
            <w:r w:rsidRPr="00675437">
              <w:rPr>
                <w:color w:val="000000"/>
                <w:sz w:val="18"/>
                <w:szCs w:val="18"/>
              </w:rPr>
              <w:t xml:space="preserve">195.0 </w:t>
            </w:r>
            <w:del w:id="696" w:author="Parks, Robbie M" w:date="2019-01-10T10:13:00Z">
              <w:r w:rsidRPr="00675437" w:rsidDel="008916F4">
                <w:rPr>
                  <w:color w:val="000000"/>
                  <w:sz w:val="18"/>
                  <w:szCs w:val="18"/>
                </w:rPr>
                <w:delText xml:space="preserve">( </w:delText>
              </w:r>
            </w:del>
            <w:ins w:id="697" w:author="Parks, Robbie M" w:date="2019-01-10T10:13:00Z">
              <w:r w:rsidR="008916F4" w:rsidRPr="00675437">
                <w:rPr>
                  <w:color w:val="000000"/>
                  <w:sz w:val="18"/>
                  <w:szCs w:val="18"/>
                </w:rPr>
                <w:t>(</w:t>
              </w:r>
            </w:ins>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4E51CE2C" w:rsidR="004F7F15" w:rsidRPr="00675437" w:rsidRDefault="004F7F15" w:rsidP="004F7F15">
            <w:pPr>
              <w:rPr>
                <w:sz w:val="18"/>
                <w:szCs w:val="18"/>
              </w:rPr>
            </w:pPr>
            <w:r w:rsidRPr="00675437">
              <w:rPr>
                <w:color w:val="000000"/>
                <w:sz w:val="18"/>
                <w:szCs w:val="18"/>
              </w:rPr>
              <w:t xml:space="preserve">130.0 </w:t>
            </w:r>
            <w:del w:id="698" w:author="Parks, Robbie M" w:date="2019-01-10T10:13:00Z">
              <w:r w:rsidRPr="00675437" w:rsidDel="008916F4">
                <w:rPr>
                  <w:color w:val="000000"/>
                  <w:sz w:val="18"/>
                  <w:szCs w:val="18"/>
                </w:rPr>
                <w:delText xml:space="preserve">( </w:delText>
              </w:r>
            </w:del>
            <w:ins w:id="699" w:author="Parks, Robbie M" w:date="2019-01-10T10:13:00Z">
              <w:r w:rsidR="008916F4" w:rsidRPr="00675437">
                <w:rPr>
                  <w:color w:val="000000"/>
                  <w:sz w:val="18"/>
                  <w:szCs w:val="18"/>
                </w:rPr>
                <w:t>(</w:t>
              </w:r>
            </w:ins>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5914DBFE" w:rsidR="004F7F15" w:rsidRPr="00675437" w:rsidRDefault="004F7F15" w:rsidP="004F7F15">
            <w:pPr>
              <w:rPr>
                <w:sz w:val="18"/>
                <w:szCs w:val="18"/>
              </w:rPr>
            </w:pPr>
            <w:r w:rsidRPr="00675437">
              <w:rPr>
                <w:color w:val="000000"/>
                <w:sz w:val="18"/>
                <w:szCs w:val="18"/>
              </w:rPr>
              <w:t xml:space="preserve">125.0 </w:t>
            </w:r>
            <w:del w:id="700" w:author="Parks, Robbie M" w:date="2019-01-10T10:13:00Z">
              <w:r w:rsidRPr="00675437" w:rsidDel="008916F4">
                <w:rPr>
                  <w:color w:val="000000"/>
                  <w:sz w:val="18"/>
                  <w:szCs w:val="18"/>
                </w:rPr>
                <w:delText xml:space="preserve">(  </w:delText>
              </w:r>
            </w:del>
            <w:ins w:id="701" w:author="Parks, Robbie M" w:date="2019-01-10T10:13:00Z">
              <w:r w:rsidR="008916F4" w:rsidRPr="00675437">
                <w:rPr>
                  <w:color w:val="000000"/>
                  <w:sz w:val="18"/>
                  <w:szCs w:val="18"/>
                </w:rPr>
                <w:t>(</w:t>
              </w:r>
            </w:ins>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0487418" w:rsidR="004F7F15" w:rsidRPr="00675437" w:rsidRDefault="004F7F15" w:rsidP="004F7F15">
            <w:pPr>
              <w:rPr>
                <w:sz w:val="18"/>
                <w:szCs w:val="18"/>
              </w:rPr>
            </w:pPr>
            <w:r w:rsidRPr="00675437">
              <w:rPr>
                <w:color w:val="000000"/>
                <w:sz w:val="18"/>
                <w:szCs w:val="18"/>
              </w:rPr>
              <w:t xml:space="preserve">133.0 </w:t>
            </w:r>
            <w:del w:id="702" w:author="Parks, Robbie M" w:date="2019-01-10T10:13:00Z">
              <w:r w:rsidRPr="00675437" w:rsidDel="008916F4">
                <w:rPr>
                  <w:color w:val="000000"/>
                  <w:sz w:val="18"/>
                  <w:szCs w:val="18"/>
                </w:rPr>
                <w:delText xml:space="preserve">(  </w:delText>
              </w:r>
            </w:del>
            <w:ins w:id="703" w:author="Parks, Robbie M" w:date="2019-01-10T10:13:00Z">
              <w:r w:rsidR="008916F4" w:rsidRPr="00675437">
                <w:rPr>
                  <w:color w:val="000000"/>
                  <w:sz w:val="18"/>
                  <w:szCs w:val="18"/>
                </w:rPr>
                <w:t>(</w:t>
              </w:r>
            </w:ins>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5C67F3DE" w:rsidR="004F7F15" w:rsidRPr="00675437" w:rsidRDefault="004F7F15" w:rsidP="004F7F15">
            <w:pPr>
              <w:rPr>
                <w:sz w:val="18"/>
                <w:szCs w:val="18"/>
              </w:rPr>
            </w:pPr>
            <w:r w:rsidRPr="00675437">
              <w:rPr>
                <w:color w:val="000000"/>
                <w:sz w:val="18"/>
                <w:szCs w:val="18"/>
              </w:rPr>
              <w:t xml:space="preserve">51.0 </w:t>
            </w:r>
            <w:del w:id="704" w:author="Parks, Robbie M" w:date="2019-01-10T10:13:00Z">
              <w:r w:rsidRPr="00675437" w:rsidDel="008916F4">
                <w:rPr>
                  <w:color w:val="000000"/>
                  <w:sz w:val="18"/>
                  <w:szCs w:val="18"/>
                </w:rPr>
                <w:delText xml:space="preserve">(  </w:delText>
              </w:r>
            </w:del>
            <w:ins w:id="705" w:author="Parks, Robbie M" w:date="2019-01-10T10:13:00Z">
              <w:r w:rsidR="008916F4" w:rsidRPr="00675437">
                <w:rPr>
                  <w:color w:val="000000"/>
                  <w:sz w:val="18"/>
                  <w:szCs w:val="18"/>
                </w:rPr>
                <w:t>(</w:t>
              </w:r>
            </w:ins>
            <w:r w:rsidRPr="00675437">
              <w:rPr>
                <w:color w:val="000000"/>
                <w:sz w:val="18"/>
                <w:szCs w:val="18"/>
              </w:rPr>
              <w:t>22.0</w:t>
            </w:r>
            <w:del w:id="706" w:author="Parks, Robbie M" w:date="2019-01-10T10:13:00Z">
              <w:r w:rsidRPr="00675437" w:rsidDel="008916F4">
                <w:rPr>
                  <w:color w:val="000000"/>
                  <w:sz w:val="18"/>
                  <w:szCs w:val="18"/>
                </w:rPr>
                <w:delText xml:space="preserve">,  </w:delText>
              </w:r>
            </w:del>
            <w:ins w:id="707" w:author="Parks, Robbie M" w:date="2019-01-10T10:13:00Z">
              <w:r w:rsidR="008916F4" w:rsidRPr="00675437">
                <w:rPr>
                  <w:color w:val="000000"/>
                  <w:sz w:val="18"/>
                  <w:szCs w:val="18"/>
                </w:rPr>
                <w:t xml:space="preserve">, </w:t>
              </w:r>
            </w:ins>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1B037719" w:rsidR="004F7F15" w:rsidRPr="00675437" w:rsidRDefault="004F7F15" w:rsidP="004F7F15">
            <w:pPr>
              <w:rPr>
                <w:sz w:val="18"/>
                <w:szCs w:val="18"/>
              </w:rPr>
            </w:pPr>
            <w:r w:rsidRPr="00675437">
              <w:rPr>
                <w:color w:val="000000"/>
                <w:sz w:val="18"/>
                <w:szCs w:val="18"/>
              </w:rPr>
              <w:t xml:space="preserve">2.0 </w:t>
            </w:r>
            <w:del w:id="708" w:author="Parks, Robbie M" w:date="2019-01-10T10:13:00Z">
              <w:r w:rsidRPr="00675437" w:rsidDel="008916F4">
                <w:rPr>
                  <w:color w:val="000000"/>
                  <w:sz w:val="18"/>
                  <w:szCs w:val="18"/>
                </w:rPr>
                <w:delText xml:space="preserve">( </w:delText>
              </w:r>
            </w:del>
            <w:ins w:id="709" w:author="Parks, Robbie M" w:date="2019-01-10T10:13:00Z">
              <w:r w:rsidR="008916F4" w:rsidRPr="00675437">
                <w:rPr>
                  <w:color w:val="000000"/>
                  <w:sz w:val="18"/>
                  <w:szCs w:val="18"/>
                </w:rPr>
                <w:t>(</w:t>
              </w:r>
            </w:ins>
            <w:r w:rsidRPr="00675437">
              <w:rPr>
                <w:color w:val="000000"/>
                <w:sz w:val="18"/>
                <w:szCs w:val="18"/>
              </w:rPr>
              <w:t>-24.0</w:t>
            </w:r>
            <w:del w:id="710" w:author="Parks, Robbie M" w:date="2019-01-10T10:13:00Z">
              <w:r w:rsidRPr="00675437" w:rsidDel="008916F4">
                <w:rPr>
                  <w:color w:val="000000"/>
                  <w:sz w:val="18"/>
                  <w:szCs w:val="18"/>
                </w:rPr>
                <w:delText xml:space="preserve">,  </w:delText>
              </w:r>
            </w:del>
            <w:ins w:id="711" w:author="Parks, Robbie M" w:date="2019-01-10T10:13:00Z">
              <w:r w:rsidR="008916F4" w:rsidRPr="00675437">
                <w:rPr>
                  <w:color w:val="000000"/>
                  <w:sz w:val="18"/>
                  <w:szCs w:val="18"/>
                </w:rPr>
                <w:t xml:space="preserve">, </w:t>
              </w:r>
            </w:ins>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6EFCBFB0" w:rsidR="004F7F15" w:rsidRPr="00675437" w:rsidRDefault="004F7F15" w:rsidP="004F7F15">
            <w:pPr>
              <w:rPr>
                <w:sz w:val="18"/>
                <w:szCs w:val="18"/>
              </w:rPr>
            </w:pPr>
            <w:r w:rsidRPr="00675437">
              <w:rPr>
                <w:color w:val="000000"/>
                <w:sz w:val="18"/>
                <w:szCs w:val="18"/>
              </w:rPr>
              <w:t xml:space="preserve">-32.0 </w:t>
            </w:r>
            <w:del w:id="712" w:author="Parks, Robbie M" w:date="2019-01-10T10:13:00Z">
              <w:r w:rsidRPr="00675437" w:rsidDel="008916F4">
                <w:rPr>
                  <w:color w:val="000000"/>
                  <w:sz w:val="18"/>
                  <w:szCs w:val="18"/>
                </w:rPr>
                <w:delText xml:space="preserve">( </w:delText>
              </w:r>
            </w:del>
            <w:ins w:id="713" w:author="Parks, Robbie M" w:date="2019-01-10T10:13:00Z">
              <w:r w:rsidR="008916F4" w:rsidRPr="00675437">
                <w:rPr>
                  <w:color w:val="000000"/>
                  <w:sz w:val="18"/>
                  <w:szCs w:val="18"/>
                </w:rPr>
                <w:t>(</w:t>
              </w:r>
            </w:ins>
            <w:r w:rsidRPr="00675437">
              <w:rPr>
                <w:color w:val="000000"/>
                <w:sz w:val="18"/>
                <w:szCs w:val="18"/>
              </w:rPr>
              <w:t>-64.0</w:t>
            </w:r>
            <w:del w:id="714" w:author="Parks, Robbie M" w:date="2019-01-10T10:13:00Z">
              <w:r w:rsidRPr="00675437" w:rsidDel="008916F4">
                <w:rPr>
                  <w:color w:val="000000"/>
                  <w:sz w:val="18"/>
                  <w:szCs w:val="18"/>
                </w:rPr>
                <w:delText>,  </w:delText>
              </w:r>
            </w:del>
            <w:ins w:id="71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3B1DB9B7" w:rsidR="004F7F15" w:rsidRPr="00675437" w:rsidRDefault="004F7F15" w:rsidP="004F7F15">
            <w:pPr>
              <w:rPr>
                <w:sz w:val="18"/>
                <w:szCs w:val="18"/>
              </w:rPr>
            </w:pPr>
            <w:r w:rsidRPr="00675437">
              <w:rPr>
                <w:color w:val="000000"/>
                <w:sz w:val="18"/>
                <w:szCs w:val="18"/>
              </w:rPr>
              <w:t xml:space="preserve">815.0 </w:t>
            </w:r>
            <w:del w:id="716" w:author="Parks, Robbie M" w:date="2019-01-10T10:13:00Z">
              <w:r w:rsidRPr="00675437" w:rsidDel="008916F4">
                <w:rPr>
                  <w:color w:val="000000"/>
                  <w:sz w:val="18"/>
                  <w:szCs w:val="18"/>
                </w:rPr>
                <w:delText xml:space="preserve">( </w:delText>
              </w:r>
            </w:del>
            <w:ins w:id="717" w:author="Parks, Robbie M" w:date="2019-01-10T10:13:00Z">
              <w:r w:rsidR="008916F4" w:rsidRPr="00675437">
                <w:rPr>
                  <w:color w:val="000000"/>
                  <w:sz w:val="18"/>
                  <w:szCs w:val="18"/>
                </w:rPr>
                <w:t>(</w:t>
              </w:r>
            </w:ins>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7152B952" w:rsidR="004F7F15" w:rsidRPr="00675437" w:rsidRDefault="004F7F15" w:rsidP="004F7F15">
            <w:pPr>
              <w:rPr>
                <w:sz w:val="18"/>
                <w:szCs w:val="18"/>
              </w:rPr>
            </w:pPr>
            <w:r w:rsidRPr="00675437">
              <w:rPr>
                <w:color w:val="000000"/>
                <w:sz w:val="18"/>
                <w:szCs w:val="18"/>
              </w:rPr>
              <w:t xml:space="preserve">8.0 </w:t>
            </w:r>
            <w:del w:id="718" w:author="Parks, Robbie M" w:date="2019-01-10T10:13:00Z">
              <w:r w:rsidRPr="00675437" w:rsidDel="008916F4">
                <w:rPr>
                  <w:color w:val="000000"/>
                  <w:sz w:val="18"/>
                  <w:szCs w:val="18"/>
                </w:rPr>
                <w:delText xml:space="preserve">(   </w:delText>
              </w:r>
            </w:del>
            <w:ins w:id="719" w:author="Parks, Robbie M" w:date="2019-01-10T10:13:00Z">
              <w:r w:rsidR="008916F4" w:rsidRPr="00675437">
                <w:rPr>
                  <w:color w:val="000000"/>
                  <w:sz w:val="18"/>
                  <w:szCs w:val="18"/>
                </w:rPr>
                <w:t>(</w:t>
              </w:r>
            </w:ins>
            <w:r w:rsidRPr="00675437">
              <w:rPr>
                <w:color w:val="000000"/>
                <w:sz w:val="18"/>
                <w:szCs w:val="18"/>
              </w:rPr>
              <w:t>4.0</w:t>
            </w:r>
            <w:del w:id="720" w:author="Parks, Robbie M" w:date="2019-01-10T10:13:00Z">
              <w:r w:rsidRPr="00675437" w:rsidDel="008916F4">
                <w:rPr>
                  <w:color w:val="000000"/>
                  <w:sz w:val="18"/>
                  <w:szCs w:val="18"/>
                </w:rPr>
                <w:delText xml:space="preserve">,  </w:delText>
              </w:r>
            </w:del>
            <w:ins w:id="721"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0D9C7EB2" w:rsidR="004F7F15" w:rsidRPr="00675437" w:rsidRDefault="004F7F15" w:rsidP="004F7F15">
            <w:pPr>
              <w:rPr>
                <w:sz w:val="18"/>
                <w:szCs w:val="18"/>
              </w:rPr>
            </w:pPr>
            <w:r w:rsidRPr="00675437">
              <w:rPr>
                <w:color w:val="000000"/>
                <w:sz w:val="18"/>
                <w:szCs w:val="18"/>
              </w:rPr>
              <w:t xml:space="preserve">11.0 </w:t>
            </w:r>
            <w:del w:id="722" w:author="Parks, Robbie M" w:date="2019-01-10T10:13:00Z">
              <w:r w:rsidRPr="00675437" w:rsidDel="008916F4">
                <w:rPr>
                  <w:color w:val="000000"/>
                  <w:sz w:val="18"/>
                  <w:szCs w:val="18"/>
                </w:rPr>
                <w:delText xml:space="preserve">(   </w:delText>
              </w:r>
            </w:del>
            <w:ins w:id="723" w:author="Parks, Robbie M" w:date="2019-01-10T10:13:00Z">
              <w:r w:rsidR="008916F4" w:rsidRPr="00675437">
                <w:rPr>
                  <w:color w:val="000000"/>
                  <w:sz w:val="18"/>
                  <w:szCs w:val="18"/>
                </w:rPr>
                <w:t>(</w:t>
              </w:r>
            </w:ins>
            <w:r w:rsidRPr="00675437">
              <w:rPr>
                <w:color w:val="000000"/>
                <w:sz w:val="18"/>
                <w:szCs w:val="18"/>
              </w:rPr>
              <w:t>7.0</w:t>
            </w:r>
            <w:del w:id="724" w:author="Parks, Robbie M" w:date="2019-01-10T10:13:00Z">
              <w:r w:rsidRPr="00675437" w:rsidDel="008916F4">
                <w:rPr>
                  <w:color w:val="000000"/>
                  <w:sz w:val="18"/>
                  <w:szCs w:val="18"/>
                </w:rPr>
                <w:delText xml:space="preserve">,  </w:delText>
              </w:r>
            </w:del>
            <w:ins w:id="725"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47B5288A" w:rsidR="004F7F15" w:rsidRPr="00675437" w:rsidRDefault="004F7F15" w:rsidP="004F7F15">
            <w:pPr>
              <w:rPr>
                <w:sz w:val="18"/>
                <w:szCs w:val="18"/>
              </w:rPr>
            </w:pPr>
            <w:r w:rsidRPr="00675437">
              <w:rPr>
                <w:color w:val="000000"/>
                <w:sz w:val="18"/>
                <w:szCs w:val="18"/>
              </w:rPr>
              <w:t xml:space="preserve">35.0 </w:t>
            </w:r>
            <w:del w:id="726" w:author="Parks, Robbie M" w:date="2019-01-10T10:13:00Z">
              <w:r w:rsidRPr="00675437" w:rsidDel="008916F4">
                <w:rPr>
                  <w:color w:val="000000"/>
                  <w:sz w:val="18"/>
                  <w:szCs w:val="18"/>
                </w:rPr>
                <w:delText xml:space="preserve">(  </w:delText>
              </w:r>
            </w:del>
            <w:ins w:id="727" w:author="Parks, Robbie M" w:date="2019-01-10T10:13:00Z">
              <w:r w:rsidR="008916F4" w:rsidRPr="00675437">
                <w:rPr>
                  <w:color w:val="000000"/>
                  <w:sz w:val="18"/>
                  <w:szCs w:val="18"/>
                </w:rPr>
                <w:t>(</w:t>
              </w:r>
            </w:ins>
            <w:r w:rsidRPr="00675437">
              <w:rPr>
                <w:color w:val="000000"/>
                <w:sz w:val="18"/>
                <w:szCs w:val="18"/>
              </w:rPr>
              <w:t>21.0</w:t>
            </w:r>
            <w:del w:id="728" w:author="Parks, Robbie M" w:date="2019-01-10T10:13:00Z">
              <w:r w:rsidRPr="00675437" w:rsidDel="008916F4">
                <w:rPr>
                  <w:color w:val="000000"/>
                  <w:sz w:val="18"/>
                  <w:szCs w:val="18"/>
                </w:rPr>
                <w:delText xml:space="preserve">,  </w:delText>
              </w:r>
            </w:del>
            <w:ins w:id="729" w:author="Parks, Robbie M" w:date="2019-01-10T10:13:00Z">
              <w:r w:rsidR="008916F4" w:rsidRPr="00675437">
                <w:rPr>
                  <w:color w:val="000000"/>
                  <w:sz w:val="18"/>
                  <w:szCs w:val="18"/>
                </w:rPr>
                <w:t xml:space="preserve">, </w:t>
              </w:r>
            </w:ins>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0BE1009D" w:rsidR="004F7F15" w:rsidRPr="00675437" w:rsidRDefault="004F7F15" w:rsidP="004F7F15">
            <w:pPr>
              <w:rPr>
                <w:sz w:val="18"/>
                <w:szCs w:val="18"/>
              </w:rPr>
            </w:pPr>
            <w:r w:rsidRPr="00675437">
              <w:rPr>
                <w:color w:val="000000"/>
                <w:sz w:val="18"/>
                <w:szCs w:val="18"/>
              </w:rPr>
              <w:t xml:space="preserve">22.0 </w:t>
            </w:r>
            <w:del w:id="730" w:author="Parks, Robbie M" w:date="2019-01-10T10:13:00Z">
              <w:r w:rsidRPr="00675437" w:rsidDel="008916F4">
                <w:rPr>
                  <w:color w:val="000000"/>
                  <w:sz w:val="18"/>
                  <w:szCs w:val="18"/>
                </w:rPr>
                <w:delText xml:space="preserve">(   </w:delText>
              </w:r>
            </w:del>
            <w:ins w:id="731" w:author="Parks, Robbie M" w:date="2019-01-10T10:13:00Z">
              <w:r w:rsidR="008916F4" w:rsidRPr="00675437">
                <w:rPr>
                  <w:color w:val="000000"/>
                  <w:sz w:val="18"/>
                  <w:szCs w:val="18"/>
                </w:rPr>
                <w:t>(</w:t>
              </w:r>
            </w:ins>
            <w:r w:rsidRPr="00675437">
              <w:rPr>
                <w:color w:val="000000"/>
                <w:sz w:val="18"/>
                <w:szCs w:val="18"/>
              </w:rPr>
              <w:t>6.0</w:t>
            </w:r>
            <w:del w:id="732" w:author="Parks, Robbie M" w:date="2019-01-10T10:13:00Z">
              <w:r w:rsidRPr="00675437" w:rsidDel="008916F4">
                <w:rPr>
                  <w:color w:val="000000"/>
                  <w:sz w:val="18"/>
                  <w:szCs w:val="18"/>
                </w:rPr>
                <w:delText xml:space="preserve">,  </w:delText>
              </w:r>
            </w:del>
            <w:ins w:id="733" w:author="Parks, Robbie M" w:date="2019-01-10T10:13:00Z">
              <w:r w:rsidR="008916F4" w:rsidRPr="00675437">
                <w:rPr>
                  <w:color w:val="000000"/>
                  <w:sz w:val="18"/>
                  <w:szCs w:val="18"/>
                </w:rPr>
                <w:t xml:space="preserve">, </w:t>
              </w:r>
            </w:ins>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1E14FA4" w:rsidR="004F7F15" w:rsidRPr="00675437" w:rsidRDefault="004F7F15" w:rsidP="004F7F15">
            <w:pPr>
              <w:rPr>
                <w:sz w:val="18"/>
                <w:szCs w:val="18"/>
              </w:rPr>
            </w:pPr>
            <w:r w:rsidRPr="00675437">
              <w:rPr>
                <w:color w:val="000000"/>
                <w:sz w:val="18"/>
                <w:szCs w:val="18"/>
              </w:rPr>
              <w:t xml:space="preserve">23.0 </w:t>
            </w:r>
            <w:del w:id="734" w:author="Parks, Robbie M" w:date="2019-01-10T10:13:00Z">
              <w:r w:rsidRPr="00675437" w:rsidDel="008916F4">
                <w:rPr>
                  <w:color w:val="000000"/>
                  <w:sz w:val="18"/>
                  <w:szCs w:val="18"/>
                </w:rPr>
                <w:delText xml:space="preserve">(   </w:delText>
              </w:r>
            </w:del>
            <w:ins w:id="735" w:author="Parks, Robbie M" w:date="2019-01-10T10:13:00Z">
              <w:r w:rsidR="008916F4" w:rsidRPr="00675437">
                <w:rPr>
                  <w:color w:val="000000"/>
                  <w:sz w:val="18"/>
                  <w:szCs w:val="18"/>
                </w:rPr>
                <w:t>(</w:t>
              </w:r>
            </w:ins>
            <w:r w:rsidRPr="00675437">
              <w:rPr>
                <w:color w:val="000000"/>
                <w:sz w:val="18"/>
                <w:szCs w:val="18"/>
              </w:rPr>
              <w:t>9.0</w:t>
            </w:r>
            <w:del w:id="736" w:author="Parks, Robbie M" w:date="2019-01-10T10:13:00Z">
              <w:r w:rsidRPr="00675437" w:rsidDel="008916F4">
                <w:rPr>
                  <w:color w:val="000000"/>
                  <w:sz w:val="18"/>
                  <w:szCs w:val="18"/>
                </w:rPr>
                <w:delText xml:space="preserve">,  </w:delText>
              </w:r>
            </w:del>
            <w:ins w:id="737"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4BB920CB" w:rsidR="004F7F15" w:rsidRPr="00675437" w:rsidRDefault="004F7F15" w:rsidP="004F7F15">
            <w:pPr>
              <w:rPr>
                <w:sz w:val="18"/>
                <w:szCs w:val="18"/>
              </w:rPr>
            </w:pPr>
            <w:r w:rsidRPr="00675437">
              <w:rPr>
                <w:color w:val="000000"/>
                <w:sz w:val="18"/>
                <w:szCs w:val="18"/>
              </w:rPr>
              <w:t xml:space="preserve">20.0 </w:t>
            </w:r>
            <w:del w:id="738" w:author="Parks, Robbie M" w:date="2019-01-10T10:13:00Z">
              <w:r w:rsidRPr="00675437" w:rsidDel="008916F4">
                <w:rPr>
                  <w:color w:val="000000"/>
                  <w:sz w:val="18"/>
                  <w:szCs w:val="18"/>
                </w:rPr>
                <w:delText xml:space="preserve">(   </w:delText>
              </w:r>
            </w:del>
            <w:ins w:id="739" w:author="Parks, Robbie M" w:date="2019-01-10T10:13:00Z">
              <w:r w:rsidR="008916F4" w:rsidRPr="00675437">
                <w:rPr>
                  <w:color w:val="000000"/>
                  <w:sz w:val="18"/>
                  <w:szCs w:val="18"/>
                </w:rPr>
                <w:t>(</w:t>
              </w:r>
            </w:ins>
            <w:r w:rsidRPr="00675437">
              <w:rPr>
                <w:color w:val="000000"/>
                <w:sz w:val="18"/>
                <w:szCs w:val="18"/>
              </w:rPr>
              <w:t>3.0</w:t>
            </w:r>
            <w:del w:id="740" w:author="Parks, Robbie M" w:date="2019-01-10T10:13:00Z">
              <w:r w:rsidRPr="00675437" w:rsidDel="008916F4">
                <w:rPr>
                  <w:color w:val="000000"/>
                  <w:sz w:val="18"/>
                  <w:szCs w:val="18"/>
                </w:rPr>
                <w:delText xml:space="preserve">,  </w:delText>
              </w:r>
            </w:del>
            <w:ins w:id="741"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182BD9E6" w:rsidR="004F7F15" w:rsidRPr="00675437" w:rsidRDefault="004F7F15" w:rsidP="004F7F15">
            <w:pPr>
              <w:rPr>
                <w:sz w:val="18"/>
                <w:szCs w:val="18"/>
              </w:rPr>
            </w:pPr>
            <w:r w:rsidRPr="00675437">
              <w:rPr>
                <w:color w:val="000000"/>
                <w:sz w:val="18"/>
                <w:szCs w:val="18"/>
              </w:rPr>
              <w:t xml:space="preserve">17.0 </w:t>
            </w:r>
            <w:del w:id="742" w:author="Parks, Robbie M" w:date="2019-01-10T10:13:00Z">
              <w:r w:rsidRPr="00675437" w:rsidDel="008916F4">
                <w:rPr>
                  <w:color w:val="000000"/>
                  <w:sz w:val="18"/>
                  <w:szCs w:val="18"/>
                </w:rPr>
                <w:delText xml:space="preserve">(  </w:delText>
              </w:r>
            </w:del>
            <w:ins w:id="743" w:author="Parks, Robbie M" w:date="2019-01-10T10:13:00Z">
              <w:r w:rsidR="008916F4" w:rsidRPr="00675437">
                <w:rPr>
                  <w:color w:val="000000"/>
                  <w:sz w:val="18"/>
                  <w:szCs w:val="18"/>
                </w:rPr>
                <w:t>(</w:t>
              </w:r>
            </w:ins>
            <w:r w:rsidRPr="00675437">
              <w:rPr>
                <w:color w:val="000000"/>
                <w:sz w:val="18"/>
                <w:szCs w:val="18"/>
              </w:rPr>
              <w:t>-2.0</w:t>
            </w:r>
            <w:del w:id="744" w:author="Parks, Robbie M" w:date="2019-01-10T10:13:00Z">
              <w:r w:rsidRPr="00675437" w:rsidDel="008916F4">
                <w:rPr>
                  <w:color w:val="000000"/>
                  <w:sz w:val="18"/>
                  <w:szCs w:val="18"/>
                </w:rPr>
                <w:delText xml:space="preserve">,  </w:delText>
              </w:r>
            </w:del>
            <w:ins w:id="745" w:author="Parks, Robbie M" w:date="2019-01-10T10:13:00Z">
              <w:r w:rsidR="008916F4" w:rsidRPr="00675437">
                <w:rPr>
                  <w:color w:val="000000"/>
                  <w:sz w:val="18"/>
                  <w:szCs w:val="18"/>
                </w:rPr>
                <w:t xml:space="preserve">, </w:t>
              </w:r>
            </w:ins>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65531156" w:rsidR="004F7F15" w:rsidRPr="00675437" w:rsidRDefault="004F7F15" w:rsidP="004F7F15">
            <w:pPr>
              <w:rPr>
                <w:sz w:val="18"/>
                <w:szCs w:val="18"/>
              </w:rPr>
            </w:pPr>
            <w:r w:rsidRPr="00675437">
              <w:rPr>
                <w:color w:val="000000"/>
                <w:sz w:val="18"/>
                <w:szCs w:val="18"/>
              </w:rPr>
              <w:t xml:space="preserve">20.0 </w:t>
            </w:r>
            <w:del w:id="746" w:author="Parks, Robbie M" w:date="2019-01-10T10:13:00Z">
              <w:r w:rsidRPr="00675437" w:rsidDel="008916F4">
                <w:rPr>
                  <w:color w:val="000000"/>
                  <w:sz w:val="18"/>
                  <w:szCs w:val="18"/>
                </w:rPr>
                <w:delText xml:space="preserve">(   </w:delText>
              </w:r>
            </w:del>
            <w:ins w:id="747" w:author="Parks, Robbie M" w:date="2019-01-10T10:13:00Z">
              <w:r w:rsidR="008916F4" w:rsidRPr="00675437">
                <w:rPr>
                  <w:color w:val="000000"/>
                  <w:sz w:val="18"/>
                  <w:szCs w:val="18"/>
                </w:rPr>
                <w:t>(</w:t>
              </w:r>
            </w:ins>
            <w:r w:rsidRPr="00675437">
              <w:rPr>
                <w:color w:val="000000"/>
                <w:sz w:val="18"/>
                <w:szCs w:val="18"/>
              </w:rPr>
              <w:t>2.0</w:t>
            </w:r>
            <w:del w:id="748" w:author="Parks, Robbie M" w:date="2019-01-10T10:13:00Z">
              <w:r w:rsidRPr="00675437" w:rsidDel="008916F4">
                <w:rPr>
                  <w:color w:val="000000"/>
                  <w:sz w:val="18"/>
                  <w:szCs w:val="18"/>
                </w:rPr>
                <w:delText xml:space="preserve">,  </w:delText>
              </w:r>
            </w:del>
            <w:ins w:id="749" w:author="Parks, Robbie M" w:date="2019-01-10T10:13:00Z">
              <w:r w:rsidR="008916F4" w:rsidRPr="00675437">
                <w:rPr>
                  <w:color w:val="000000"/>
                  <w:sz w:val="18"/>
                  <w:szCs w:val="18"/>
                </w:rPr>
                <w:t xml:space="preserve">, </w:t>
              </w:r>
            </w:ins>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3ECD06B4" w:rsidR="004F7F15" w:rsidRPr="00675437" w:rsidRDefault="004F7F15" w:rsidP="004F7F15">
            <w:pPr>
              <w:rPr>
                <w:sz w:val="18"/>
                <w:szCs w:val="18"/>
              </w:rPr>
            </w:pPr>
            <w:r w:rsidRPr="00675437">
              <w:rPr>
                <w:color w:val="000000"/>
                <w:sz w:val="18"/>
                <w:szCs w:val="18"/>
              </w:rPr>
              <w:t xml:space="preserve">5.0 </w:t>
            </w:r>
            <w:del w:id="750" w:author="Parks, Robbie M" w:date="2019-01-10T10:13:00Z">
              <w:r w:rsidRPr="00675437" w:rsidDel="008916F4">
                <w:rPr>
                  <w:color w:val="000000"/>
                  <w:sz w:val="18"/>
                  <w:szCs w:val="18"/>
                </w:rPr>
                <w:delText xml:space="preserve">( </w:delText>
              </w:r>
            </w:del>
            <w:ins w:id="751" w:author="Parks, Robbie M" w:date="2019-01-10T10:13:00Z">
              <w:r w:rsidR="008916F4" w:rsidRPr="00675437">
                <w:rPr>
                  <w:color w:val="000000"/>
                  <w:sz w:val="18"/>
                  <w:szCs w:val="18"/>
                </w:rPr>
                <w:t>(</w:t>
              </w:r>
            </w:ins>
            <w:r w:rsidRPr="00675437">
              <w:rPr>
                <w:color w:val="000000"/>
                <w:sz w:val="18"/>
                <w:szCs w:val="18"/>
              </w:rPr>
              <w:t>-17.0</w:t>
            </w:r>
            <w:del w:id="752" w:author="Parks, Robbie M" w:date="2019-01-10T10:13:00Z">
              <w:r w:rsidRPr="00675437" w:rsidDel="008916F4">
                <w:rPr>
                  <w:color w:val="000000"/>
                  <w:sz w:val="18"/>
                  <w:szCs w:val="18"/>
                </w:rPr>
                <w:delText xml:space="preserve">,  </w:delText>
              </w:r>
            </w:del>
            <w:ins w:id="753" w:author="Parks, Robbie M" w:date="2019-01-10T10:13:00Z">
              <w:r w:rsidR="008916F4" w:rsidRPr="00675437">
                <w:rPr>
                  <w:color w:val="000000"/>
                  <w:sz w:val="18"/>
                  <w:szCs w:val="18"/>
                </w:rPr>
                <w:t xml:space="preserve">, </w:t>
              </w:r>
            </w:ins>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5A8707E6" w:rsidR="004F7F15" w:rsidRPr="00675437" w:rsidRDefault="004F7F15" w:rsidP="004F7F15">
            <w:pPr>
              <w:rPr>
                <w:sz w:val="18"/>
                <w:szCs w:val="18"/>
              </w:rPr>
            </w:pPr>
            <w:r w:rsidRPr="00675437">
              <w:rPr>
                <w:color w:val="000000"/>
                <w:sz w:val="18"/>
                <w:szCs w:val="18"/>
              </w:rPr>
              <w:t xml:space="preserve">-34.0 </w:t>
            </w:r>
            <w:del w:id="754" w:author="Parks, Robbie M" w:date="2019-01-10T10:13:00Z">
              <w:r w:rsidRPr="00675437" w:rsidDel="008916F4">
                <w:rPr>
                  <w:color w:val="000000"/>
                  <w:sz w:val="18"/>
                  <w:szCs w:val="18"/>
                </w:rPr>
                <w:delText xml:space="preserve">( </w:delText>
              </w:r>
            </w:del>
            <w:ins w:id="755" w:author="Parks, Robbie M" w:date="2019-01-10T10:13:00Z">
              <w:r w:rsidR="008916F4" w:rsidRPr="00675437">
                <w:rPr>
                  <w:color w:val="000000"/>
                  <w:sz w:val="18"/>
                  <w:szCs w:val="18"/>
                </w:rPr>
                <w:t>(</w:t>
              </w:r>
            </w:ins>
            <w:r w:rsidRPr="00675437">
              <w:rPr>
                <w:color w:val="000000"/>
                <w:sz w:val="18"/>
                <w:szCs w:val="18"/>
              </w:rPr>
              <w:t>-73.0</w:t>
            </w:r>
            <w:del w:id="756" w:author="Parks, Robbie M" w:date="2019-01-10T10:13:00Z">
              <w:r w:rsidRPr="00675437" w:rsidDel="008916F4">
                <w:rPr>
                  <w:color w:val="000000"/>
                  <w:sz w:val="18"/>
                  <w:szCs w:val="18"/>
                </w:rPr>
                <w:delText>,  </w:delText>
              </w:r>
            </w:del>
            <w:ins w:id="75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42417CA7" w:rsidR="004F7F15" w:rsidRPr="00675437" w:rsidRDefault="004F7F15" w:rsidP="004F7F15">
            <w:pPr>
              <w:rPr>
                <w:sz w:val="18"/>
                <w:szCs w:val="18"/>
              </w:rPr>
            </w:pPr>
            <w:r w:rsidRPr="00675437">
              <w:rPr>
                <w:color w:val="000000"/>
                <w:sz w:val="18"/>
                <w:szCs w:val="18"/>
              </w:rPr>
              <w:t xml:space="preserve">126.0 </w:t>
            </w:r>
            <w:del w:id="758" w:author="Parks, Robbie M" w:date="2019-01-10T10:13:00Z">
              <w:r w:rsidRPr="00675437" w:rsidDel="008916F4">
                <w:rPr>
                  <w:color w:val="000000"/>
                  <w:sz w:val="18"/>
                  <w:szCs w:val="18"/>
                </w:rPr>
                <w:delText xml:space="preserve">(  </w:delText>
              </w:r>
            </w:del>
            <w:ins w:id="759" w:author="Parks, Robbie M" w:date="2019-01-10T10:13:00Z">
              <w:r w:rsidR="008916F4" w:rsidRPr="00675437">
                <w:rPr>
                  <w:color w:val="000000"/>
                  <w:sz w:val="18"/>
                  <w:szCs w:val="18"/>
                </w:rPr>
                <w:t>(</w:t>
              </w:r>
            </w:ins>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0946DA99" w:rsidR="004F7F15" w:rsidRPr="00E966D2" w:rsidRDefault="004F7F15" w:rsidP="004F7F15">
            <w:pPr>
              <w:rPr>
                <w:sz w:val="18"/>
                <w:szCs w:val="18"/>
              </w:rPr>
            </w:pPr>
            <w:r w:rsidRPr="005D151A">
              <w:rPr>
                <w:color w:val="000000"/>
                <w:sz w:val="18"/>
                <w:szCs w:val="18"/>
              </w:rPr>
              <w:t xml:space="preserve">15.0 </w:t>
            </w:r>
            <w:del w:id="760" w:author="Parks, Robbie M" w:date="2019-01-10T10:13:00Z">
              <w:r w:rsidRPr="005D151A" w:rsidDel="008916F4">
                <w:rPr>
                  <w:color w:val="000000"/>
                  <w:sz w:val="18"/>
                  <w:szCs w:val="18"/>
                </w:rPr>
                <w:delText xml:space="preserve">(  </w:delText>
              </w:r>
            </w:del>
            <w:ins w:id="761" w:author="Parks, Robbie M" w:date="2019-01-10T10:13:00Z">
              <w:r w:rsidR="008916F4" w:rsidRPr="005D151A">
                <w:rPr>
                  <w:color w:val="000000"/>
                  <w:sz w:val="18"/>
                  <w:szCs w:val="18"/>
                </w:rPr>
                <w:t>(</w:t>
              </w:r>
            </w:ins>
            <w:r w:rsidRPr="005D151A">
              <w:rPr>
                <w:color w:val="000000"/>
                <w:sz w:val="18"/>
                <w:szCs w:val="18"/>
              </w:rPr>
              <w:t>11.0</w:t>
            </w:r>
            <w:del w:id="762" w:author="Parks, Robbie M" w:date="2019-01-10T10:13:00Z">
              <w:r w:rsidRPr="005D151A" w:rsidDel="008916F4">
                <w:rPr>
                  <w:color w:val="000000"/>
                  <w:sz w:val="18"/>
                  <w:szCs w:val="18"/>
                </w:rPr>
                <w:delText xml:space="preserve">,  </w:delText>
              </w:r>
            </w:del>
            <w:ins w:id="763" w:author="Parks, Robbie M" w:date="2019-01-10T10:13:00Z">
              <w:r w:rsidR="008916F4" w:rsidRPr="00F97057">
                <w:rPr>
                  <w:color w:val="000000"/>
                  <w:sz w:val="18"/>
                  <w:szCs w:val="18"/>
                </w:rPr>
                <w:t xml:space="preserve">, </w:t>
              </w:r>
            </w:ins>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7E3CE377" w:rsidR="004F7F15" w:rsidRPr="00675437" w:rsidRDefault="004F7F15" w:rsidP="004F7F15">
            <w:pPr>
              <w:rPr>
                <w:sz w:val="18"/>
                <w:szCs w:val="18"/>
              </w:rPr>
            </w:pPr>
            <w:r w:rsidRPr="005464C8">
              <w:rPr>
                <w:color w:val="000000"/>
                <w:sz w:val="18"/>
                <w:szCs w:val="18"/>
              </w:rPr>
              <w:t xml:space="preserve">15.0 </w:t>
            </w:r>
            <w:del w:id="764" w:author="Parks, Robbie M" w:date="2019-01-10T10:13:00Z">
              <w:r w:rsidRPr="005464C8" w:rsidDel="008916F4">
                <w:rPr>
                  <w:color w:val="000000"/>
                  <w:sz w:val="18"/>
                  <w:szCs w:val="18"/>
                </w:rPr>
                <w:delText xml:space="preserve">(  </w:delText>
              </w:r>
            </w:del>
            <w:ins w:id="765" w:author="Parks, Robbie M" w:date="2019-01-10T10:13:00Z">
              <w:r w:rsidR="008916F4" w:rsidRPr="00F24740">
                <w:rPr>
                  <w:color w:val="000000"/>
                  <w:sz w:val="18"/>
                  <w:szCs w:val="18"/>
                </w:rPr>
                <w:t>(</w:t>
              </w:r>
            </w:ins>
            <w:r w:rsidRPr="00675437">
              <w:rPr>
                <w:color w:val="000000"/>
                <w:sz w:val="18"/>
                <w:szCs w:val="18"/>
              </w:rPr>
              <w:t>10.0</w:t>
            </w:r>
            <w:del w:id="766" w:author="Parks, Robbie M" w:date="2019-01-10T10:13:00Z">
              <w:r w:rsidRPr="00675437" w:rsidDel="008916F4">
                <w:rPr>
                  <w:color w:val="000000"/>
                  <w:sz w:val="18"/>
                  <w:szCs w:val="18"/>
                </w:rPr>
                <w:delText xml:space="preserve">,  </w:delText>
              </w:r>
            </w:del>
            <w:ins w:id="767" w:author="Parks, Robbie M" w:date="2019-01-10T10:13:00Z">
              <w:r w:rsidR="008916F4" w:rsidRPr="00675437">
                <w:rPr>
                  <w:color w:val="000000"/>
                  <w:sz w:val="18"/>
                  <w:szCs w:val="18"/>
                </w:rPr>
                <w:t xml:space="preserve">, </w:t>
              </w:r>
            </w:ins>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1624D336" w:rsidR="004F7F15" w:rsidRPr="00675437" w:rsidRDefault="004F7F15" w:rsidP="004F7F15">
            <w:pPr>
              <w:rPr>
                <w:sz w:val="18"/>
                <w:szCs w:val="18"/>
              </w:rPr>
            </w:pPr>
            <w:r w:rsidRPr="00675437">
              <w:rPr>
                <w:color w:val="000000"/>
                <w:sz w:val="18"/>
                <w:szCs w:val="18"/>
              </w:rPr>
              <w:t xml:space="preserve">119.0 </w:t>
            </w:r>
            <w:del w:id="768" w:author="Parks, Robbie M" w:date="2019-01-10T10:13:00Z">
              <w:r w:rsidRPr="00675437" w:rsidDel="008916F4">
                <w:rPr>
                  <w:color w:val="000000"/>
                  <w:sz w:val="18"/>
                  <w:szCs w:val="18"/>
                </w:rPr>
                <w:delText xml:space="preserve">( </w:delText>
              </w:r>
            </w:del>
            <w:ins w:id="769" w:author="Parks, Robbie M" w:date="2019-01-10T10:13:00Z">
              <w:r w:rsidR="008916F4" w:rsidRPr="00675437">
                <w:rPr>
                  <w:color w:val="000000"/>
                  <w:sz w:val="18"/>
                  <w:szCs w:val="18"/>
                </w:rPr>
                <w:t>(</w:t>
              </w:r>
            </w:ins>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1BA7CDF0" w:rsidR="004F7F15" w:rsidRPr="00675437" w:rsidRDefault="004F7F15" w:rsidP="004F7F15">
            <w:pPr>
              <w:rPr>
                <w:sz w:val="18"/>
                <w:szCs w:val="18"/>
              </w:rPr>
            </w:pPr>
            <w:r w:rsidRPr="00675437">
              <w:rPr>
                <w:color w:val="000000"/>
                <w:sz w:val="18"/>
                <w:szCs w:val="18"/>
              </w:rPr>
              <w:t xml:space="preserve">99.0 </w:t>
            </w:r>
            <w:del w:id="770" w:author="Parks, Robbie M" w:date="2019-01-10T10:13:00Z">
              <w:r w:rsidRPr="00675437" w:rsidDel="008916F4">
                <w:rPr>
                  <w:color w:val="000000"/>
                  <w:sz w:val="18"/>
                  <w:szCs w:val="18"/>
                </w:rPr>
                <w:delText xml:space="preserve">(  </w:delText>
              </w:r>
            </w:del>
            <w:ins w:id="771" w:author="Parks, Robbie M" w:date="2019-01-10T10:13:00Z">
              <w:r w:rsidR="008916F4" w:rsidRPr="00675437">
                <w:rPr>
                  <w:color w:val="000000"/>
                  <w:sz w:val="18"/>
                  <w:szCs w:val="18"/>
                </w:rPr>
                <w:t>(</w:t>
              </w:r>
            </w:ins>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00EF3BCE" w:rsidR="004F7F15" w:rsidRPr="00675437" w:rsidRDefault="004F7F15" w:rsidP="004F7F15">
            <w:pPr>
              <w:rPr>
                <w:sz w:val="18"/>
                <w:szCs w:val="18"/>
              </w:rPr>
            </w:pPr>
            <w:r w:rsidRPr="00675437">
              <w:rPr>
                <w:color w:val="000000"/>
                <w:sz w:val="18"/>
                <w:szCs w:val="18"/>
              </w:rPr>
              <w:t xml:space="preserve">65.0 </w:t>
            </w:r>
            <w:del w:id="772" w:author="Parks, Robbie M" w:date="2019-01-10T10:13:00Z">
              <w:r w:rsidRPr="00675437" w:rsidDel="008916F4">
                <w:rPr>
                  <w:color w:val="000000"/>
                  <w:sz w:val="18"/>
                  <w:szCs w:val="18"/>
                </w:rPr>
                <w:delText xml:space="preserve">(  </w:delText>
              </w:r>
            </w:del>
            <w:ins w:id="773" w:author="Parks, Robbie M" w:date="2019-01-10T10:13:00Z">
              <w:r w:rsidR="008916F4" w:rsidRPr="00675437">
                <w:rPr>
                  <w:color w:val="000000"/>
                  <w:sz w:val="18"/>
                  <w:szCs w:val="18"/>
                </w:rPr>
                <w:t>(</w:t>
              </w:r>
            </w:ins>
            <w:r w:rsidRPr="00675437">
              <w:rPr>
                <w:color w:val="000000"/>
                <w:sz w:val="18"/>
                <w:szCs w:val="18"/>
              </w:rPr>
              <w:t>48.0</w:t>
            </w:r>
            <w:del w:id="774" w:author="Parks, Robbie M" w:date="2019-01-10T10:13:00Z">
              <w:r w:rsidRPr="00675437" w:rsidDel="008916F4">
                <w:rPr>
                  <w:color w:val="000000"/>
                  <w:sz w:val="18"/>
                  <w:szCs w:val="18"/>
                </w:rPr>
                <w:delText xml:space="preserve">,  </w:delText>
              </w:r>
            </w:del>
            <w:ins w:id="775" w:author="Parks, Robbie M" w:date="2019-01-10T10:13:00Z">
              <w:r w:rsidR="008916F4" w:rsidRPr="00675437">
                <w:rPr>
                  <w:color w:val="000000"/>
                  <w:sz w:val="18"/>
                  <w:szCs w:val="18"/>
                </w:rPr>
                <w:t xml:space="preserve">, </w:t>
              </w:r>
            </w:ins>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45E60BDB" w:rsidR="004F7F15" w:rsidRPr="00675437" w:rsidRDefault="004F7F15" w:rsidP="004F7F15">
            <w:pPr>
              <w:rPr>
                <w:sz w:val="18"/>
                <w:szCs w:val="18"/>
              </w:rPr>
            </w:pPr>
            <w:r w:rsidRPr="00675437">
              <w:rPr>
                <w:color w:val="000000"/>
                <w:sz w:val="18"/>
                <w:szCs w:val="18"/>
              </w:rPr>
              <w:t xml:space="preserve">80.0 </w:t>
            </w:r>
            <w:del w:id="776" w:author="Parks, Robbie M" w:date="2019-01-10T10:13:00Z">
              <w:r w:rsidRPr="00675437" w:rsidDel="008916F4">
                <w:rPr>
                  <w:color w:val="000000"/>
                  <w:sz w:val="18"/>
                  <w:szCs w:val="18"/>
                </w:rPr>
                <w:delText xml:space="preserve">(  </w:delText>
              </w:r>
            </w:del>
            <w:ins w:id="777" w:author="Parks, Robbie M" w:date="2019-01-10T10:13:00Z">
              <w:r w:rsidR="008916F4" w:rsidRPr="00675437">
                <w:rPr>
                  <w:color w:val="000000"/>
                  <w:sz w:val="18"/>
                  <w:szCs w:val="18"/>
                </w:rPr>
                <w:t>(</w:t>
              </w:r>
            </w:ins>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74D5ECC7" w:rsidR="004F7F15" w:rsidRPr="00675437" w:rsidRDefault="004F7F15" w:rsidP="004F7F15">
            <w:pPr>
              <w:rPr>
                <w:sz w:val="18"/>
                <w:szCs w:val="18"/>
              </w:rPr>
            </w:pPr>
            <w:r w:rsidRPr="00675437">
              <w:rPr>
                <w:color w:val="000000"/>
                <w:sz w:val="18"/>
                <w:szCs w:val="18"/>
              </w:rPr>
              <w:t xml:space="preserve">65.0 </w:t>
            </w:r>
            <w:del w:id="778" w:author="Parks, Robbie M" w:date="2019-01-10T10:13:00Z">
              <w:r w:rsidRPr="00675437" w:rsidDel="008916F4">
                <w:rPr>
                  <w:color w:val="000000"/>
                  <w:sz w:val="18"/>
                  <w:szCs w:val="18"/>
                </w:rPr>
                <w:delText xml:space="preserve">(  </w:delText>
              </w:r>
            </w:del>
            <w:ins w:id="779" w:author="Parks, Robbie M" w:date="2019-01-10T10:13:00Z">
              <w:r w:rsidR="008916F4" w:rsidRPr="00675437">
                <w:rPr>
                  <w:color w:val="000000"/>
                  <w:sz w:val="18"/>
                  <w:szCs w:val="18"/>
                </w:rPr>
                <w:t>(</w:t>
              </w:r>
            </w:ins>
            <w:r w:rsidRPr="00675437">
              <w:rPr>
                <w:color w:val="000000"/>
                <w:sz w:val="18"/>
                <w:szCs w:val="18"/>
              </w:rPr>
              <w:t>40.0</w:t>
            </w:r>
            <w:del w:id="780" w:author="Parks, Robbie M" w:date="2019-01-10T10:13:00Z">
              <w:r w:rsidRPr="00675437" w:rsidDel="008916F4">
                <w:rPr>
                  <w:color w:val="000000"/>
                  <w:sz w:val="18"/>
                  <w:szCs w:val="18"/>
                </w:rPr>
                <w:delText xml:space="preserve">,  </w:delText>
              </w:r>
            </w:del>
            <w:ins w:id="781"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4DE98F2C" w:rsidR="004F7F15" w:rsidRPr="00675437" w:rsidRDefault="004F7F15" w:rsidP="004F7F15">
            <w:pPr>
              <w:rPr>
                <w:sz w:val="18"/>
                <w:szCs w:val="18"/>
              </w:rPr>
            </w:pPr>
            <w:r w:rsidRPr="00675437">
              <w:rPr>
                <w:color w:val="000000"/>
                <w:sz w:val="18"/>
                <w:szCs w:val="18"/>
              </w:rPr>
              <w:t xml:space="preserve">23.0 </w:t>
            </w:r>
            <w:del w:id="782" w:author="Parks, Robbie M" w:date="2019-01-10T10:13:00Z">
              <w:r w:rsidRPr="00675437" w:rsidDel="008916F4">
                <w:rPr>
                  <w:color w:val="000000"/>
                  <w:sz w:val="18"/>
                  <w:szCs w:val="18"/>
                </w:rPr>
                <w:delText xml:space="preserve">(   </w:delText>
              </w:r>
            </w:del>
            <w:ins w:id="783" w:author="Parks, Robbie M" w:date="2019-01-10T10:13:00Z">
              <w:r w:rsidR="008916F4" w:rsidRPr="00675437">
                <w:rPr>
                  <w:color w:val="000000"/>
                  <w:sz w:val="18"/>
                  <w:szCs w:val="18"/>
                </w:rPr>
                <w:t>(</w:t>
              </w:r>
            </w:ins>
            <w:r w:rsidRPr="00675437">
              <w:rPr>
                <w:color w:val="000000"/>
                <w:sz w:val="18"/>
                <w:szCs w:val="18"/>
              </w:rPr>
              <w:t>0.0</w:t>
            </w:r>
            <w:del w:id="784" w:author="Parks, Robbie M" w:date="2019-01-10T10:13:00Z">
              <w:r w:rsidRPr="00675437" w:rsidDel="008916F4">
                <w:rPr>
                  <w:color w:val="000000"/>
                  <w:sz w:val="18"/>
                  <w:szCs w:val="18"/>
                </w:rPr>
                <w:delText xml:space="preserve">,  </w:delText>
              </w:r>
            </w:del>
            <w:ins w:id="785"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4265A30" w:rsidR="004F7F15" w:rsidRPr="00675437" w:rsidRDefault="004F7F15" w:rsidP="004F7F15">
            <w:pPr>
              <w:rPr>
                <w:sz w:val="18"/>
                <w:szCs w:val="18"/>
              </w:rPr>
            </w:pPr>
            <w:r w:rsidRPr="00675437">
              <w:rPr>
                <w:color w:val="000000"/>
                <w:sz w:val="18"/>
                <w:szCs w:val="18"/>
              </w:rPr>
              <w:t xml:space="preserve">-12.0 </w:t>
            </w:r>
            <w:del w:id="786" w:author="Parks, Robbie M" w:date="2019-01-10T10:13:00Z">
              <w:r w:rsidRPr="00675437" w:rsidDel="008916F4">
                <w:rPr>
                  <w:color w:val="000000"/>
                  <w:sz w:val="18"/>
                  <w:szCs w:val="18"/>
                </w:rPr>
                <w:delText xml:space="preserve">( </w:delText>
              </w:r>
            </w:del>
            <w:ins w:id="787" w:author="Parks, Robbie M" w:date="2019-01-10T10:13:00Z">
              <w:r w:rsidR="008916F4" w:rsidRPr="00675437">
                <w:rPr>
                  <w:color w:val="000000"/>
                  <w:sz w:val="18"/>
                  <w:szCs w:val="18"/>
                </w:rPr>
                <w:t>(</w:t>
              </w:r>
            </w:ins>
            <w:r w:rsidRPr="00675437">
              <w:rPr>
                <w:color w:val="000000"/>
                <w:sz w:val="18"/>
                <w:szCs w:val="18"/>
              </w:rPr>
              <w:t>-36.0</w:t>
            </w:r>
            <w:del w:id="788" w:author="Parks, Robbie M" w:date="2019-01-10T10:13:00Z">
              <w:r w:rsidRPr="00675437" w:rsidDel="008916F4">
                <w:rPr>
                  <w:color w:val="000000"/>
                  <w:sz w:val="18"/>
                  <w:szCs w:val="18"/>
                </w:rPr>
                <w:delText xml:space="preserve">,  </w:delText>
              </w:r>
            </w:del>
            <w:ins w:id="789" w:author="Parks, Robbie M" w:date="2019-01-10T10:13:00Z">
              <w:r w:rsidR="008916F4" w:rsidRPr="00675437">
                <w:rPr>
                  <w:color w:val="000000"/>
                  <w:sz w:val="18"/>
                  <w:szCs w:val="18"/>
                </w:rPr>
                <w:t xml:space="preserve">, </w:t>
              </w:r>
            </w:ins>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08316BBB" w:rsidR="004F7F15" w:rsidRPr="00675437" w:rsidRDefault="004F7F15" w:rsidP="004F7F15">
            <w:pPr>
              <w:rPr>
                <w:sz w:val="18"/>
                <w:szCs w:val="18"/>
              </w:rPr>
            </w:pPr>
            <w:r w:rsidRPr="00675437">
              <w:rPr>
                <w:color w:val="000000"/>
                <w:sz w:val="18"/>
                <w:szCs w:val="18"/>
              </w:rPr>
              <w:t xml:space="preserve">-42.0 </w:t>
            </w:r>
            <w:del w:id="790" w:author="Parks, Robbie M" w:date="2019-01-10T10:13:00Z">
              <w:r w:rsidRPr="00675437" w:rsidDel="008916F4">
                <w:rPr>
                  <w:color w:val="000000"/>
                  <w:sz w:val="18"/>
                  <w:szCs w:val="18"/>
                </w:rPr>
                <w:delText xml:space="preserve">( </w:delText>
              </w:r>
            </w:del>
            <w:ins w:id="791" w:author="Parks, Robbie M" w:date="2019-01-10T10:13:00Z">
              <w:r w:rsidR="008916F4" w:rsidRPr="00675437">
                <w:rPr>
                  <w:color w:val="000000"/>
                  <w:sz w:val="18"/>
                  <w:szCs w:val="18"/>
                </w:rPr>
                <w:t>(</w:t>
              </w:r>
            </w:ins>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6AFE9064" w:rsidR="004F7F15" w:rsidRPr="00675437" w:rsidRDefault="004F7F15" w:rsidP="004F7F15">
            <w:pPr>
              <w:rPr>
                <w:sz w:val="18"/>
                <w:szCs w:val="18"/>
              </w:rPr>
            </w:pPr>
            <w:r w:rsidRPr="00675437">
              <w:rPr>
                <w:color w:val="000000"/>
                <w:sz w:val="18"/>
                <w:szCs w:val="18"/>
              </w:rPr>
              <w:t xml:space="preserve">427.0 </w:t>
            </w:r>
            <w:del w:id="792" w:author="Parks, Robbie M" w:date="2019-01-10T10:13:00Z">
              <w:r w:rsidRPr="00675437" w:rsidDel="008916F4">
                <w:rPr>
                  <w:color w:val="000000"/>
                  <w:sz w:val="18"/>
                  <w:szCs w:val="18"/>
                </w:rPr>
                <w:delText xml:space="preserve">( </w:delText>
              </w:r>
            </w:del>
            <w:ins w:id="793" w:author="Parks, Robbie M" w:date="2019-01-10T10:13:00Z">
              <w:r w:rsidR="008916F4" w:rsidRPr="00675437">
                <w:rPr>
                  <w:color w:val="000000"/>
                  <w:sz w:val="18"/>
                  <w:szCs w:val="18"/>
                </w:rPr>
                <w:t>(</w:t>
              </w:r>
            </w:ins>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E5E96B1" w:rsidR="004F7F15" w:rsidRPr="00675437" w:rsidRDefault="004F7F15" w:rsidP="004F7F15">
            <w:pPr>
              <w:rPr>
                <w:sz w:val="18"/>
                <w:szCs w:val="18"/>
              </w:rPr>
            </w:pPr>
            <w:r w:rsidRPr="00675437">
              <w:rPr>
                <w:color w:val="000000"/>
                <w:sz w:val="18"/>
                <w:szCs w:val="18"/>
              </w:rPr>
              <w:t xml:space="preserve">5.0 </w:t>
            </w:r>
            <w:del w:id="794" w:author="Parks, Robbie M" w:date="2019-01-10T10:13:00Z">
              <w:r w:rsidRPr="00675437" w:rsidDel="008916F4">
                <w:rPr>
                  <w:color w:val="000000"/>
                  <w:sz w:val="18"/>
                  <w:szCs w:val="18"/>
                </w:rPr>
                <w:delText xml:space="preserve">(   </w:delText>
              </w:r>
            </w:del>
            <w:ins w:id="795" w:author="Parks, Robbie M" w:date="2019-01-10T10:13:00Z">
              <w:r w:rsidR="008916F4" w:rsidRPr="00675437">
                <w:rPr>
                  <w:color w:val="000000"/>
                  <w:sz w:val="18"/>
                  <w:szCs w:val="18"/>
                </w:rPr>
                <w:t>(</w:t>
              </w:r>
            </w:ins>
            <w:r w:rsidRPr="00675437">
              <w:rPr>
                <w:color w:val="000000"/>
                <w:sz w:val="18"/>
                <w:szCs w:val="18"/>
              </w:rPr>
              <w:t>2.0</w:t>
            </w:r>
            <w:del w:id="796" w:author="Parks, Robbie M" w:date="2019-01-10T10:13:00Z">
              <w:r w:rsidRPr="00675437" w:rsidDel="008916F4">
                <w:rPr>
                  <w:color w:val="000000"/>
                  <w:sz w:val="18"/>
                  <w:szCs w:val="18"/>
                </w:rPr>
                <w:delText>,  </w:delText>
              </w:r>
            </w:del>
            <w:ins w:id="797"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2DC7C112" w:rsidR="004F7F15" w:rsidRPr="00675437" w:rsidRDefault="004F7F15" w:rsidP="004F7F15">
            <w:pPr>
              <w:rPr>
                <w:sz w:val="18"/>
                <w:szCs w:val="18"/>
              </w:rPr>
            </w:pPr>
            <w:r w:rsidRPr="00675437">
              <w:rPr>
                <w:color w:val="000000"/>
                <w:sz w:val="18"/>
                <w:szCs w:val="18"/>
              </w:rPr>
              <w:t xml:space="preserve">8.0 </w:t>
            </w:r>
            <w:del w:id="798" w:author="Parks, Robbie M" w:date="2019-01-10T10:13:00Z">
              <w:r w:rsidRPr="00675437" w:rsidDel="008916F4">
                <w:rPr>
                  <w:color w:val="000000"/>
                  <w:sz w:val="18"/>
                  <w:szCs w:val="18"/>
                </w:rPr>
                <w:delText xml:space="preserve">(   </w:delText>
              </w:r>
            </w:del>
            <w:ins w:id="799" w:author="Parks, Robbie M" w:date="2019-01-10T10:13:00Z">
              <w:r w:rsidR="008916F4" w:rsidRPr="00675437">
                <w:rPr>
                  <w:color w:val="000000"/>
                  <w:sz w:val="18"/>
                  <w:szCs w:val="18"/>
                </w:rPr>
                <w:t>(</w:t>
              </w:r>
            </w:ins>
            <w:r w:rsidRPr="00675437">
              <w:rPr>
                <w:color w:val="000000"/>
                <w:sz w:val="18"/>
                <w:szCs w:val="18"/>
              </w:rPr>
              <w:t>4.0</w:t>
            </w:r>
            <w:del w:id="800" w:author="Parks, Robbie M" w:date="2019-01-10T10:13:00Z">
              <w:r w:rsidRPr="00675437" w:rsidDel="008916F4">
                <w:rPr>
                  <w:color w:val="000000"/>
                  <w:sz w:val="18"/>
                  <w:szCs w:val="18"/>
                </w:rPr>
                <w:delText xml:space="preserve">,  </w:delText>
              </w:r>
            </w:del>
            <w:ins w:id="801"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3468EED" w:rsidR="004F7F15" w:rsidRPr="00675437" w:rsidRDefault="004F7F15" w:rsidP="004F7F15">
            <w:pPr>
              <w:rPr>
                <w:sz w:val="18"/>
                <w:szCs w:val="18"/>
              </w:rPr>
            </w:pPr>
            <w:r w:rsidRPr="00675437">
              <w:rPr>
                <w:color w:val="000000"/>
                <w:sz w:val="18"/>
                <w:szCs w:val="18"/>
              </w:rPr>
              <w:t xml:space="preserve">19.0 </w:t>
            </w:r>
            <w:del w:id="802" w:author="Parks, Robbie M" w:date="2019-01-10T10:13:00Z">
              <w:r w:rsidRPr="00675437" w:rsidDel="008916F4">
                <w:rPr>
                  <w:color w:val="000000"/>
                  <w:sz w:val="18"/>
                  <w:szCs w:val="18"/>
                </w:rPr>
                <w:delText xml:space="preserve">(   </w:delText>
              </w:r>
            </w:del>
            <w:ins w:id="803" w:author="Parks, Robbie M" w:date="2019-01-10T10:13:00Z">
              <w:r w:rsidR="008916F4" w:rsidRPr="00675437">
                <w:rPr>
                  <w:color w:val="000000"/>
                  <w:sz w:val="18"/>
                  <w:szCs w:val="18"/>
                </w:rPr>
                <w:t>(</w:t>
              </w:r>
            </w:ins>
            <w:r w:rsidRPr="00675437">
              <w:rPr>
                <w:color w:val="000000"/>
                <w:sz w:val="18"/>
                <w:szCs w:val="18"/>
              </w:rPr>
              <w:t>9.0</w:t>
            </w:r>
            <w:del w:id="804" w:author="Parks, Robbie M" w:date="2019-01-10T10:13:00Z">
              <w:r w:rsidRPr="00675437" w:rsidDel="008916F4">
                <w:rPr>
                  <w:color w:val="000000"/>
                  <w:sz w:val="18"/>
                  <w:szCs w:val="18"/>
                </w:rPr>
                <w:delText xml:space="preserve">,  </w:delText>
              </w:r>
            </w:del>
            <w:ins w:id="805"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24E60D90" w:rsidR="004F7F15" w:rsidRPr="00675437" w:rsidRDefault="004F7F15" w:rsidP="004F7F15">
            <w:pPr>
              <w:rPr>
                <w:sz w:val="18"/>
                <w:szCs w:val="18"/>
              </w:rPr>
            </w:pPr>
            <w:r w:rsidRPr="00675437">
              <w:rPr>
                <w:color w:val="000000"/>
                <w:sz w:val="18"/>
                <w:szCs w:val="18"/>
              </w:rPr>
              <w:t xml:space="preserve">7.0 </w:t>
            </w:r>
            <w:del w:id="806" w:author="Parks, Robbie M" w:date="2019-01-10T10:13:00Z">
              <w:r w:rsidRPr="00675437" w:rsidDel="008916F4">
                <w:rPr>
                  <w:color w:val="000000"/>
                  <w:sz w:val="18"/>
                  <w:szCs w:val="18"/>
                </w:rPr>
                <w:delText xml:space="preserve">(  </w:delText>
              </w:r>
            </w:del>
            <w:ins w:id="807" w:author="Parks, Robbie M" w:date="2019-01-10T10:13:00Z">
              <w:r w:rsidR="008916F4" w:rsidRPr="00675437">
                <w:rPr>
                  <w:color w:val="000000"/>
                  <w:sz w:val="18"/>
                  <w:szCs w:val="18"/>
                </w:rPr>
                <w:t>(</w:t>
              </w:r>
            </w:ins>
            <w:r w:rsidRPr="00675437">
              <w:rPr>
                <w:color w:val="000000"/>
                <w:sz w:val="18"/>
                <w:szCs w:val="18"/>
              </w:rPr>
              <w:t>-3.0</w:t>
            </w:r>
            <w:del w:id="808" w:author="Parks, Robbie M" w:date="2019-01-10T10:13:00Z">
              <w:r w:rsidRPr="00675437" w:rsidDel="008916F4">
                <w:rPr>
                  <w:color w:val="000000"/>
                  <w:sz w:val="18"/>
                  <w:szCs w:val="18"/>
                </w:rPr>
                <w:delText xml:space="preserve">,  </w:delText>
              </w:r>
            </w:del>
            <w:ins w:id="809"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28A323A2" w:rsidR="004F7F15" w:rsidRPr="00675437" w:rsidRDefault="004F7F15" w:rsidP="004F7F15">
            <w:pPr>
              <w:rPr>
                <w:sz w:val="18"/>
                <w:szCs w:val="18"/>
              </w:rPr>
            </w:pPr>
            <w:r w:rsidRPr="00675437">
              <w:rPr>
                <w:color w:val="000000"/>
                <w:sz w:val="18"/>
                <w:szCs w:val="18"/>
              </w:rPr>
              <w:t xml:space="preserve">6.0 </w:t>
            </w:r>
            <w:del w:id="810" w:author="Parks, Robbie M" w:date="2019-01-10T10:13:00Z">
              <w:r w:rsidRPr="00675437" w:rsidDel="008916F4">
                <w:rPr>
                  <w:color w:val="000000"/>
                  <w:sz w:val="18"/>
                  <w:szCs w:val="18"/>
                </w:rPr>
                <w:delText xml:space="preserve">(  </w:delText>
              </w:r>
            </w:del>
            <w:ins w:id="811" w:author="Parks, Robbie M" w:date="2019-01-10T10:13:00Z">
              <w:r w:rsidR="008916F4" w:rsidRPr="00675437">
                <w:rPr>
                  <w:color w:val="000000"/>
                  <w:sz w:val="18"/>
                  <w:szCs w:val="18"/>
                </w:rPr>
                <w:t>(</w:t>
              </w:r>
            </w:ins>
            <w:r w:rsidRPr="00675437">
              <w:rPr>
                <w:color w:val="000000"/>
                <w:sz w:val="18"/>
                <w:szCs w:val="18"/>
              </w:rPr>
              <w:t>-2.0</w:t>
            </w:r>
            <w:del w:id="812" w:author="Parks, Robbie M" w:date="2019-01-10T10:13:00Z">
              <w:r w:rsidRPr="00675437" w:rsidDel="008916F4">
                <w:rPr>
                  <w:color w:val="000000"/>
                  <w:sz w:val="18"/>
                  <w:szCs w:val="18"/>
                </w:rPr>
                <w:delText xml:space="preserve">,  </w:delText>
              </w:r>
            </w:del>
            <w:ins w:id="813"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159ABAEC" w:rsidR="004F7F15" w:rsidRPr="00675437" w:rsidRDefault="004F7F15" w:rsidP="004F7F15">
            <w:pPr>
              <w:rPr>
                <w:sz w:val="18"/>
                <w:szCs w:val="18"/>
              </w:rPr>
            </w:pPr>
            <w:r w:rsidRPr="00675437">
              <w:rPr>
                <w:color w:val="000000"/>
                <w:sz w:val="18"/>
                <w:szCs w:val="18"/>
              </w:rPr>
              <w:t xml:space="preserve">7.0 </w:t>
            </w:r>
            <w:del w:id="814" w:author="Parks, Robbie M" w:date="2019-01-10T10:13:00Z">
              <w:r w:rsidRPr="00675437" w:rsidDel="008916F4">
                <w:rPr>
                  <w:color w:val="000000"/>
                  <w:sz w:val="18"/>
                  <w:szCs w:val="18"/>
                </w:rPr>
                <w:delText xml:space="preserve">(  </w:delText>
              </w:r>
            </w:del>
            <w:ins w:id="815" w:author="Parks, Robbie M" w:date="2019-01-10T10:13:00Z">
              <w:r w:rsidR="008916F4" w:rsidRPr="00675437">
                <w:rPr>
                  <w:color w:val="000000"/>
                  <w:sz w:val="18"/>
                  <w:szCs w:val="18"/>
                </w:rPr>
                <w:t>(</w:t>
              </w:r>
            </w:ins>
            <w:r w:rsidRPr="00675437">
              <w:rPr>
                <w:color w:val="000000"/>
                <w:sz w:val="18"/>
                <w:szCs w:val="18"/>
              </w:rPr>
              <w:t>-4.0</w:t>
            </w:r>
            <w:del w:id="816" w:author="Parks, Robbie M" w:date="2019-01-10T10:13:00Z">
              <w:r w:rsidRPr="00675437" w:rsidDel="008916F4">
                <w:rPr>
                  <w:color w:val="000000"/>
                  <w:sz w:val="18"/>
                  <w:szCs w:val="18"/>
                </w:rPr>
                <w:delText xml:space="preserve">,  </w:delText>
              </w:r>
            </w:del>
            <w:ins w:id="817"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C01A4A2" w:rsidR="004F7F15" w:rsidRPr="00675437" w:rsidRDefault="004F7F15" w:rsidP="004F7F15">
            <w:pPr>
              <w:rPr>
                <w:sz w:val="18"/>
                <w:szCs w:val="18"/>
              </w:rPr>
            </w:pPr>
            <w:r w:rsidRPr="00675437">
              <w:rPr>
                <w:color w:val="000000"/>
                <w:sz w:val="18"/>
                <w:szCs w:val="18"/>
              </w:rPr>
              <w:t xml:space="preserve">4.0 </w:t>
            </w:r>
            <w:del w:id="818" w:author="Parks, Robbie M" w:date="2019-01-10T10:13:00Z">
              <w:r w:rsidRPr="00675437" w:rsidDel="008916F4">
                <w:rPr>
                  <w:color w:val="000000"/>
                  <w:sz w:val="18"/>
                  <w:szCs w:val="18"/>
                </w:rPr>
                <w:delText xml:space="preserve">(  </w:delText>
              </w:r>
            </w:del>
            <w:ins w:id="819" w:author="Parks, Robbie M" w:date="2019-01-10T10:13:00Z">
              <w:r w:rsidR="008916F4" w:rsidRPr="00675437">
                <w:rPr>
                  <w:color w:val="000000"/>
                  <w:sz w:val="18"/>
                  <w:szCs w:val="18"/>
                </w:rPr>
                <w:t>(</w:t>
              </w:r>
            </w:ins>
            <w:r w:rsidRPr="00675437">
              <w:rPr>
                <w:color w:val="000000"/>
                <w:sz w:val="18"/>
                <w:szCs w:val="18"/>
              </w:rPr>
              <w:t>-8.0</w:t>
            </w:r>
            <w:del w:id="820" w:author="Parks, Robbie M" w:date="2019-01-10T10:13:00Z">
              <w:r w:rsidRPr="00675437" w:rsidDel="008916F4">
                <w:rPr>
                  <w:color w:val="000000"/>
                  <w:sz w:val="18"/>
                  <w:szCs w:val="18"/>
                </w:rPr>
                <w:delText xml:space="preserve">,  </w:delText>
              </w:r>
            </w:del>
            <w:ins w:id="821"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1615BDD6" w:rsidR="004F7F15" w:rsidRPr="00675437" w:rsidRDefault="004F7F15" w:rsidP="004F7F15">
            <w:pPr>
              <w:rPr>
                <w:sz w:val="18"/>
                <w:szCs w:val="18"/>
              </w:rPr>
            </w:pPr>
            <w:r w:rsidRPr="00675437">
              <w:rPr>
                <w:color w:val="000000"/>
                <w:sz w:val="18"/>
                <w:szCs w:val="18"/>
              </w:rPr>
              <w:t xml:space="preserve">10.0 </w:t>
            </w:r>
            <w:del w:id="822" w:author="Parks, Robbie M" w:date="2019-01-10T10:13:00Z">
              <w:r w:rsidRPr="00675437" w:rsidDel="008916F4">
                <w:rPr>
                  <w:color w:val="000000"/>
                  <w:sz w:val="18"/>
                  <w:szCs w:val="18"/>
                </w:rPr>
                <w:delText xml:space="preserve">(  </w:delText>
              </w:r>
            </w:del>
            <w:ins w:id="823" w:author="Parks, Robbie M" w:date="2019-01-10T10:13:00Z">
              <w:r w:rsidR="008916F4" w:rsidRPr="00675437">
                <w:rPr>
                  <w:color w:val="000000"/>
                  <w:sz w:val="18"/>
                  <w:szCs w:val="18"/>
                </w:rPr>
                <w:t>(</w:t>
              </w:r>
            </w:ins>
            <w:r w:rsidRPr="00675437">
              <w:rPr>
                <w:color w:val="000000"/>
                <w:sz w:val="18"/>
                <w:szCs w:val="18"/>
              </w:rPr>
              <w:t>-5.0</w:t>
            </w:r>
            <w:del w:id="824" w:author="Parks, Robbie M" w:date="2019-01-10T10:13:00Z">
              <w:r w:rsidRPr="00675437" w:rsidDel="008916F4">
                <w:rPr>
                  <w:color w:val="000000"/>
                  <w:sz w:val="18"/>
                  <w:szCs w:val="18"/>
                </w:rPr>
                <w:delText xml:space="preserve">,  </w:delText>
              </w:r>
            </w:del>
            <w:ins w:id="825" w:author="Parks, Robbie M" w:date="2019-01-10T10:13:00Z">
              <w:r w:rsidR="008916F4" w:rsidRPr="00675437">
                <w:rPr>
                  <w:color w:val="000000"/>
                  <w:sz w:val="18"/>
                  <w:szCs w:val="18"/>
                </w:rPr>
                <w:t xml:space="preserve">, </w:t>
              </w:r>
            </w:ins>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5B206C45" w:rsidR="004F7F15" w:rsidRPr="00675437" w:rsidRDefault="004F7F15" w:rsidP="004F7F15">
            <w:pPr>
              <w:rPr>
                <w:sz w:val="18"/>
                <w:szCs w:val="18"/>
              </w:rPr>
            </w:pPr>
            <w:r w:rsidRPr="00675437">
              <w:rPr>
                <w:color w:val="000000"/>
                <w:sz w:val="18"/>
                <w:szCs w:val="18"/>
              </w:rPr>
              <w:t xml:space="preserve">5.0 </w:t>
            </w:r>
            <w:del w:id="826" w:author="Parks, Robbie M" w:date="2019-01-10T10:13:00Z">
              <w:r w:rsidRPr="00675437" w:rsidDel="008916F4">
                <w:rPr>
                  <w:color w:val="000000"/>
                  <w:sz w:val="18"/>
                  <w:szCs w:val="18"/>
                </w:rPr>
                <w:delText xml:space="preserve">( </w:delText>
              </w:r>
            </w:del>
            <w:ins w:id="827" w:author="Parks, Robbie M" w:date="2019-01-10T10:13:00Z">
              <w:r w:rsidR="008916F4" w:rsidRPr="00675437">
                <w:rPr>
                  <w:color w:val="000000"/>
                  <w:sz w:val="18"/>
                  <w:szCs w:val="18"/>
                </w:rPr>
                <w:t>(</w:t>
              </w:r>
            </w:ins>
            <w:r w:rsidRPr="00675437">
              <w:rPr>
                <w:color w:val="000000"/>
                <w:sz w:val="18"/>
                <w:szCs w:val="18"/>
              </w:rPr>
              <w:t>-17.0</w:t>
            </w:r>
            <w:del w:id="828" w:author="Parks, Robbie M" w:date="2019-01-10T10:13:00Z">
              <w:r w:rsidRPr="00675437" w:rsidDel="008916F4">
                <w:rPr>
                  <w:color w:val="000000"/>
                  <w:sz w:val="18"/>
                  <w:szCs w:val="18"/>
                </w:rPr>
                <w:delText xml:space="preserve">,  </w:delText>
              </w:r>
            </w:del>
            <w:ins w:id="829"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05E66F62" w:rsidR="004F7F15" w:rsidRPr="00675437" w:rsidRDefault="004F7F15" w:rsidP="004F7F15">
            <w:pPr>
              <w:rPr>
                <w:sz w:val="18"/>
                <w:szCs w:val="18"/>
              </w:rPr>
            </w:pPr>
            <w:r w:rsidRPr="00675437">
              <w:rPr>
                <w:color w:val="000000"/>
                <w:sz w:val="18"/>
                <w:szCs w:val="18"/>
              </w:rPr>
              <w:t xml:space="preserve">-36.0 </w:t>
            </w:r>
            <w:del w:id="830" w:author="Parks, Robbie M" w:date="2019-01-10T10:13:00Z">
              <w:r w:rsidRPr="00675437" w:rsidDel="008916F4">
                <w:rPr>
                  <w:color w:val="000000"/>
                  <w:sz w:val="18"/>
                  <w:szCs w:val="18"/>
                </w:rPr>
                <w:delText xml:space="preserve">( </w:delText>
              </w:r>
            </w:del>
            <w:ins w:id="831" w:author="Parks, Robbie M" w:date="2019-01-10T10:13:00Z">
              <w:r w:rsidR="008916F4" w:rsidRPr="00675437">
                <w:rPr>
                  <w:color w:val="000000"/>
                  <w:sz w:val="18"/>
                  <w:szCs w:val="18"/>
                </w:rPr>
                <w:t>(</w:t>
              </w:r>
            </w:ins>
            <w:r w:rsidRPr="00675437">
              <w:rPr>
                <w:color w:val="000000"/>
                <w:sz w:val="18"/>
                <w:szCs w:val="18"/>
              </w:rPr>
              <w:t>-75.0</w:t>
            </w:r>
            <w:del w:id="832" w:author="Parks, Robbie M" w:date="2019-01-10T10:13:00Z">
              <w:r w:rsidRPr="00675437" w:rsidDel="008916F4">
                <w:rPr>
                  <w:color w:val="000000"/>
                  <w:sz w:val="18"/>
                  <w:szCs w:val="18"/>
                </w:rPr>
                <w:delText>,  </w:delText>
              </w:r>
            </w:del>
            <w:ins w:id="83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744BADAF" w:rsidR="004F7F15" w:rsidRPr="00675437" w:rsidRDefault="004F7F15" w:rsidP="004F7F15">
            <w:pPr>
              <w:rPr>
                <w:sz w:val="18"/>
                <w:szCs w:val="18"/>
              </w:rPr>
            </w:pPr>
            <w:r w:rsidRPr="00675437">
              <w:rPr>
                <w:color w:val="000000"/>
                <w:sz w:val="18"/>
                <w:szCs w:val="18"/>
              </w:rPr>
              <w:t xml:space="preserve">34.0 </w:t>
            </w:r>
            <w:del w:id="834" w:author="Parks, Robbie M" w:date="2019-01-10T10:13:00Z">
              <w:r w:rsidRPr="00675437" w:rsidDel="008916F4">
                <w:rPr>
                  <w:color w:val="000000"/>
                  <w:sz w:val="18"/>
                  <w:szCs w:val="18"/>
                </w:rPr>
                <w:delText xml:space="preserve">( </w:delText>
              </w:r>
            </w:del>
            <w:ins w:id="835" w:author="Parks, Robbie M" w:date="2019-01-10T10:13:00Z">
              <w:r w:rsidR="008916F4" w:rsidRPr="00675437">
                <w:rPr>
                  <w:color w:val="000000"/>
                  <w:sz w:val="18"/>
                  <w:szCs w:val="18"/>
                </w:rPr>
                <w:t>(</w:t>
              </w:r>
            </w:ins>
            <w:r w:rsidRPr="00675437">
              <w:rPr>
                <w:color w:val="000000"/>
                <w:sz w:val="18"/>
                <w:szCs w:val="18"/>
              </w:rPr>
              <w:t>-19.0</w:t>
            </w:r>
            <w:del w:id="836" w:author="Parks, Robbie M" w:date="2019-01-10T10:13:00Z">
              <w:r w:rsidRPr="00675437" w:rsidDel="008916F4">
                <w:rPr>
                  <w:color w:val="000000"/>
                  <w:sz w:val="18"/>
                  <w:szCs w:val="18"/>
                </w:rPr>
                <w:delText xml:space="preserve">,  </w:delText>
              </w:r>
            </w:del>
            <w:ins w:id="837" w:author="Parks, Robbie M" w:date="2019-01-10T10:13:00Z">
              <w:r w:rsidR="008916F4" w:rsidRPr="00675437">
                <w:rPr>
                  <w:color w:val="000000"/>
                  <w:sz w:val="18"/>
                  <w:szCs w:val="18"/>
                </w:rPr>
                <w:t xml:space="preserve">, </w:t>
              </w:r>
            </w:ins>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1652FD6D" w:rsidR="004F7F15" w:rsidRPr="00F97057" w:rsidRDefault="004F7F15" w:rsidP="004F7F15">
            <w:pPr>
              <w:rPr>
                <w:sz w:val="18"/>
                <w:szCs w:val="18"/>
              </w:rPr>
            </w:pPr>
            <w:r w:rsidRPr="005D151A">
              <w:rPr>
                <w:color w:val="000000"/>
                <w:sz w:val="18"/>
                <w:szCs w:val="18"/>
              </w:rPr>
              <w:t xml:space="preserve">6.0 </w:t>
            </w:r>
            <w:del w:id="838" w:author="Parks, Robbie M" w:date="2019-01-10T10:13:00Z">
              <w:r w:rsidRPr="005D151A" w:rsidDel="008916F4">
                <w:rPr>
                  <w:color w:val="000000"/>
                  <w:sz w:val="18"/>
                  <w:szCs w:val="18"/>
                </w:rPr>
                <w:delText xml:space="preserve">(   </w:delText>
              </w:r>
            </w:del>
            <w:ins w:id="839" w:author="Parks, Robbie M" w:date="2019-01-10T10:13:00Z">
              <w:r w:rsidR="008916F4" w:rsidRPr="005D151A">
                <w:rPr>
                  <w:color w:val="000000"/>
                  <w:sz w:val="18"/>
                  <w:szCs w:val="18"/>
                </w:rPr>
                <w:t>(</w:t>
              </w:r>
            </w:ins>
            <w:r w:rsidRPr="005D151A">
              <w:rPr>
                <w:color w:val="000000"/>
                <w:sz w:val="18"/>
                <w:szCs w:val="18"/>
              </w:rPr>
              <w:t>3.0</w:t>
            </w:r>
            <w:del w:id="840" w:author="Parks, Robbie M" w:date="2019-01-10T10:13:00Z">
              <w:r w:rsidRPr="005D151A" w:rsidDel="008916F4">
                <w:rPr>
                  <w:color w:val="000000"/>
                  <w:sz w:val="18"/>
                  <w:szCs w:val="18"/>
                </w:rPr>
                <w:delText>,  </w:delText>
              </w:r>
            </w:del>
            <w:ins w:id="841" w:author="Parks, Robbie M" w:date="2019-01-10T10:13:00Z">
              <w:r w:rsidR="008916F4" w:rsidRPr="00F97057">
                <w:rPr>
                  <w:color w:val="000000"/>
                  <w:sz w:val="18"/>
                  <w:szCs w:val="18"/>
                </w:rPr>
                <w:t xml:space="preserve">, </w:t>
              </w:r>
            </w:ins>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08D0F2FA" w:rsidR="004F7F15" w:rsidRPr="00C31A32" w:rsidRDefault="004F7F15" w:rsidP="004F7F15">
            <w:pPr>
              <w:rPr>
                <w:sz w:val="18"/>
                <w:szCs w:val="18"/>
              </w:rPr>
            </w:pPr>
            <w:r w:rsidRPr="00F97057">
              <w:rPr>
                <w:color w:val="000000"/>
                <w:sz w:val="18"/>
                <w:szCs w:val="18"/>
              </w:rPr>
              <w:t xml:space="preserve">5.0 </w:t>
            </w:r>
            <w:del w:id="842" w:author="Parks, Robbie M" w:date="2019-01-10T10:13:00Z">
              <w:r w:rsidRPr="00F97057" w:rsidDel="008916F4">
                <w:rPr>
                  <w:color w:val="000000"/>
                  <w:sz w:val="18"/>
                  <w:szCs w:val="18"/>
                </w:rPr>
                <w:delText xml:space="preserve">(   </w:delText>
              </w:r>
            </w:del>
            <w:ins w:id="843" w:author="Parks, Robbie M" w:date="2019-01-10T10:13:00Z">
              <w:r w:rsidR="008916F4" w:rsidRPr="005B7B7B">
                <w:rPr>
                  <w:color w:val="000000"/>
                  <w:sz w:val="18"/>
                  <w:szCs w:val="18"/>
                </w:rPr>
                <w:t>(</w:t>
              </w:r>
            </w:ins>
            <w:r w:rsidRPr="005B7B7B">
              <w:rPr>
                <w:color w:val="000000"/>
                <w:sz w:val="18"/>
                <w:szCs w:val="18"/>
              </w:rPr>
              <w:t>1.0</w:t>
            </w:r>
            <w:del w:id="844" w:author="Parks, Robbie M" w:date="2019-01-10T10:13:00Z">
              <w:r w:rsidRPr="00000D28" w:rsidDel="008916F4">
                <w:rPr>
                  <w:color w:val="000000"/>
                  <w:sz w:val="18"/>
                  <w:szCs w:val="18"/>
                </w:rPr>
                <w:delText>,  </w:delText>
              </w:r>
            </w:del>
            <w:ins w:id="845" w:author="Parks, Robbie M" w:date="2019-01-10T10:13:00Z">
              <w:r w:rsidR="008916F4" w:rsidRPr="00C31A32">
                <w:rPr>
                  <w:color w:val="000000"/>
                  <w:sz w:val="18"/>
                  <w:szCs w:val="18"/>
                </w:rPr>
                <w:t xml:space="preserve">, </w:t>
              </w:r>
            </w:ins>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53061305" w:rsidR="004F7F15" w:rsidRPr="00E966D2" w:rsidRDefault="004F7F15" w:rsidP="004F7F15">
            <w:pPr>
              <w:rPr>
                <w:sz w:val="18"/>
                <w:szCs w:val="18"/>
              </w:rPr>
            </w:pPr>
            <w:r w:rsidRPr="00C31A32">
              <w:rPr>
                <w:color w:val="000000"/>
                <w:sz w:val="18"/>
                <w:szCs w:val="18"/>
              </w:rPr>
              <w:t xml:space="preserve">76.0 </w:t>
            </w:r>
            <w:del w:id="846" w:author="Parks, Robbie M" w:date="2019-01-10T10:13:00Z">
              <w:r w:rsidRPr="00C31A32" w:rsidDel="008916F4">
                <w:rPr>
                  <w:color w:val="000000"/>
                  <w:sz w:val="18"/>
                  <w:szCs w:val="18"/>
                </w:rPr>
                <w:delText xml:space="preserve">(  </w:delText>
              </w:r>
            </w:del>
            <w:ins w:id="847" w:author="Parks, Robbie M" w:date="2019-01-10T10:13:00Z">
              <w:r w:rsidR="008916F4" w:rsidRPr="006B057A">
                <w:rPr>
                  <w:color w:val="000000"/>
                  <w:sz w:val="18"/>
                  <w:szCs w:val="18"/>
                </w:rPr>
                <w:t>(</w:t>
              </w:r>
            </w:ins>
            <w:r w:rsidRPr="00D91C67">
              <w:rPr>
                <w:color w:val="000000"/>
                <w:sz w:val="18"/>
                <w:szCs w:val="18"/>
              </w:rPr>
              <w:t>59.0</w:t>
            </w:r>
            <w:del w:id="848" w:author="Parks, Robbie M" w:date="2019-01-10T10:13:00Z">
              <w:r w:rsidRPr="00D91C67" w:rsidDel="008916F4">
                <w:rPr>
                  <w:color w:val="000000"/>
                  <w:sz w:val="18"/>
                  <w:szCs w:val="18"/>
                </w:rPr>
                <w:delText xml:space="preserve">,  </w:delText>
              </w:r>
            </w:del>
            <w:ins w:id="849" w:author="Parks, Robbie M" w:date="2019-01-10T10:13:00Z">
              <w:r w:rsidR="008916F4" w:rsidRPr="00D91C67">
                <w:rPr>
                  <w:color w:val="000000"/>
                  <w:sz w:val="18"/>
                  <w:szCs w:val="18"/>
                </w:rPr>
                <w:t xml:space="preserve">, </w:t>
              </w:r>
            </w:ins>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2B149B7B" w:rsidR="004F7F15" w:rsidRPr="00675437" w:rsidRDefault="004F7F15" w:rsidP="004F7F15">
            <w:pPr>
              <w:rPr>
                <w:sz w:val="18"/>
                <w:szCs w:val="18"/>
              </w:rPr>
            </w:pPr>
            <w:r w:rsidRPr="005464C8">
              <w:rPr>
                <w:color w:val="000000"/>
                <w:sz w:val="18"/>
                <w:szCs w:val="18"/>
              </w:rPr>
              <w:t xml:space="preserve">71.0 </w:t>
            </w:r>
            <w:del w:id="850" w:author="Parks, Robbie M" w:date="2019-01-10T10:13:00Z">
              <w:r w:rsidRPr="005464C8" w:rsidDel="008916F4">
                <w:rPr>
                  <w:color w:val="000000"/>
                  <w:sz w:val="18"/>
                  <w:szCs w:val="18"/>
                </w:rPr>
                <w:delText xml:space="preserve">(  </w:delText>
              </w:r>
            </w:del>
            <w:ins w:id="851" w:author="Parks, Robbie M" w:date="2019-01-10T10:13:00Z">
              <w:r w:rsidR="008916F4" w:rsidRPr="00F24740">
                <w:rPr>
                  <w:color w:val="000000"/>
                  <w:sz w:val="18"/>
                  <w:szCs w:val="18"/>
                </w:rPr>
                <w:t>(</w:t>
              </w:r>
            </w:ins>
            <w:r w:rsidRPr="00675437">
              <w:rPr>
                <w:color w:val="000000"/>
                <w:sz w:val="18"/>
                <w:szCs w:val="18"/>
              </w:rPr>
              <w:t>51.0</w:t>
            </w:r>
            <w:del w:id="852" w:author="Parks, Robbie M" w:date="2019-01-10T10:13:00Z">
              <w:r w:rsidRPr="00675437" w:rsidDel="008916F4">
                <w:rPr>
                  <w:color w:val="000000"/>
                  <w:sz w:val="18"/>
                  <w:szCs w:val="18"/>
                </w:rPr>
                <w:delText xml:space="preserve">,  </w:delText>
              </w:r>
            </w:del>
            <w:ins w:id="853" w:author="Parks, Robbie M" w:date="2019-01-10T10:13:00Z">
              <w:r w:rsidR="008916F4" w:rsidRPr="00675437">
                <w:rPr>
                  <w:color w:val="000000"/>
                  <w:sz w:val="18"/>
                  <w:szCs w:val="18"/>
                </w:rPr>
                <w:t xml:space="preserve">, </w:t>
              </w:r>
            </w:ins>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509D9067" w:rsidR="004F7F15" w:rsidRPr="00675437" w:rsidRDefault="004F7F15" w:rsidP="004F7F15">
            <w:pPr>
              <w:rPr>
                <w:sz w:val="18"/>
                <w:szCs w:val="18"/>
              </w:rPr>
            </w:pPr>
            <w:r w:rsidRPr="00675437">
              <w:rPr>
                <w:color w:val="000000"/>
                <w:sz w:val="18"/>
                <w:szCs w:val="18"/>
              </w:rPr>
              <w:t xml:space="preserve">48.0 </w:t>
            </w:r>
            <w:del w:id="854" w:author="Parks, Robbie M" w:date="2019-01-10T10:13:00Z">
              <w:r w:rsidRPr="00675437" w:rsidDel="008916F4">
                <w:rPr>
                  <w:color w:val="000000"/>
                  <w:sz w:val="18"/>
                  <w:szCs w:val="18"/>
                </w:rPr>
                <w:delText xml:space="preserve">(  </w:delText>
              </w:r>
            </w:del>
            <w:ins w:id="855" w:author="Parks, Robbie M" w:date="2019-01-10T10:13:00Z">
              <w:r w:rsidR="008916F4" w:rsidRPr="00675437">
                <w:rPr>
                  <w:color w:val="000000"/>
                  <w:sz w:val="18"/>
                  <w:szCs w:val="18"/>
                </w:rPr>
                <w:t>(</w:t>
              </w:r>
            </w:ins>
            <w:r w:rsidRPr="00675437">
              <w:rPr>
                <w:color w:val="000000"/>
                <w:sz w:val="18"/>
                <w:szCs w:val="18"/>
              </w:rPr>
              <w:t>32.0</w:t>
            </w:r>
            <w:del w:id="856" w:author="Parks, Robbie M" w:date="2019-01-10T10:13:00Z">
              <w:r w:rsidRPr="00675437" w:rsidDel="008916F4">
                <w:rPr>
                  <w:color w:val="000000"/>
                  <w:sz w:val="18"/>
                  <w:szCs w:val="18"/>
                </w:rPr>
                <w:delText xml:space="preserve">,  </w:delText>
              </w:r>
            </w:del>
            <w:ins w:id="857" w:author="Parks, Robbie M" w:date="2019-01-10T10:13:00Z">
              <w:r w:rsidR="008916F4" w:rsidRPr="00675437">
                <w:rPr>
                  <w:color w:val="000000"/>
                  <w:sz w:val="18"/>
                  <w:szCs w:val="18"/>
                </w:rPr>
                <w:t xml:space="preserve">, </w:t>
              </w:r>
            </w:ins>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47B9ADA3" w:rsidR="004F7F15" w:rsidRPr="00675437" w:rsidRDefault="004F7F15" w:rsidP="004F7F15">
            <w:pPr>
              <w:rPr>
                <w:sz w:val="18"/>
                <w:szCs w:val="18"/>
              </w:rPr>
            </w:pPr>
            <w:r w:rsidRPr="00675437">
              <w:rPr>
                <w:color w:val="000000"/>
                <w:sz w:val="18"/>
                <w:szCs w:val="18"/>
              </w:rPr>
              <w:t xml:space="preserve">65.0 </w:t>
            </w:r>
            <w:del w:id="858" w:author="Parks, Robbie M" w:date="2019-01-10T10:13:00Z">
              <w:r w:rsidRPr="00675437" w:rsidDel="008916F4">
                <w:rPr>
                  <w:color w:val="000000"/>
                  <w:sz w:val="18"/>
                  <w:szCs w:val="18"/>
                </w:rPr>
                <w:delText xml:space="preserve">(  </w:delText>
              </w:r>
            </w:del>
            <w:ins w:id="859" w:author="Parks, Robbie M" w:date="2019-01-10T10:13:00Z">
              <w:r w:rsidR="008916F4" w:rsidRPr="00675437">
                <w:rPr>
                  <w:color w:val="000000"/>
                  <w:sz w:val="18"/>
                  <w:szCs w:val="18"/>
                </w:rPr>
                <w:t>(</w:t>
              </w:r>
            </w:ins>
            <w:r w:rsidRPr="00675437">
              <w:rPr>
                <w:color w:val="000000"/>
                <w:sz w:val="18"/>
                <w:szCs w:val="18"/>
              </w:rPr>
              <w:t>47.0</w:t>
            </w:r>
            <w:del w:id="860" w:author="Parks, Robbie M" w:date="2019-01-10T10:13:00Z">
              <w:r w:rsidRPr="00675437" w:rsidDel="008916F4">
                <w:rPr>
                  <w:color w:val="000000"/>
                  <w:sz w:val="18"/>
                  <w:szCs w:val="18"/>
                </w:rPr>
                <w:delText xml:space="preserve">,  </w:delText>
              </w:r>
            </w:del>
            <w:ins w:id="861" w:author="Parks, Robbie M" w:date="2019-01-10T10:13:00Z">
              <w:r w:rsidR="008916F4" w:rsidRPr="00675437">
                <w:rPr>
                  <w:color w:val="000000"/>
                  <w:sz w:val="18"/>
                  <w:szCs w:val="18"/>
                </w:rPr>
                <w:t xml:space="preserve">, </w:t>
              </w:r>
            </w:ins>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9472779" w:rsidR="004F7F15" w:rsidRPr="00675437" w:rsidRDefault="004F7F15" w:rsidP="004F7F15">
            <w:pPr>
              <w:rPr>
                <w:sz w:val="18"/>
                <w:szCs w:val="18"/>
              </w:rPr>
            </w:pPr>
            <w:r w:rsidRPr="00675437">
              <w:rPr>
                <w:color w:val="000000"/>
                <w:sz w:val="18"/>
                <w:szCs w:val="18"/>
              </w:rPr>
              <w:t xml:space="preserve">73.0 </w:t>
            </w:r>
            <w:del w:id="862" w:author="Parks, Robbie M" w:date="2019-01-10T10:13:00Z">
              <w:r w:rsidRPr="00675437" w:rsidDel="008916F4">
                <w:rPr>
                  <w:color w:val="000000"/>
                  <w:sz w:val="18"/>
                  <w:szCs w:val="18"/>
                </w:rPr>
                <w:delText xml:space="preserve">(  </w:delText>
              </w:r>
            </w:del>
            <w:ins w:id="863" w:author="Parks, Robbie M" w:date="2019-01-10T10:13:00Z">
              <w:r w:rsidR="008916F4" w:rsidRPr="00675437">
                <w:rPr>
                  <w:color w:val="000000"/>
                  <w:sz w:val="18"/>
                  <w:szCs w:val="18"/>
                </w:rPr>
                <w:t>(</w:t>
              </w:r>
            </w:ins>
            <w:r w:rsidRPr="00675437">
              <w:rPr>
                <w:color w:val="000000"/>
                <w:sz w:val="18"/>
                <w:szCs w:val="18"/>
              </w:rPr>
              <w:t>51.0</w:t>
            </w:r>
            <w:del w:id="864" w:author="Parks, Robbie M" w:date="2019-01-10T10:13:00Z">
              <w:r w:rsidRPr="00675437" w:rsidDel="008916F4">
                <w:rPr>
                  <w:color w:val="000000"/>
                  <w:sz w:val="18"/>
                  <w:szCs w:val="18"/>
                </w:rPr>
                <w:delText xml:space="preserve">,  </w:delText>
              </w:r>
            </w:del>
            <w:ins w:id="865" w:author="Parks, Robbie M" w:date="2019-01-10T10:13:00Z">
              <w:r w:rsidR="008916F4" w:rsidRPr="00675437">
                <w:rPr>
                  <w:color w:val="000000"/>
                  <w:sz w:val="18"/>
                  <w:szCs w:val="18"/>
                </w:rPr>
                <w:t xml:space="preserve">, </w:t>
              </w:r>
            </w:ins>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79C21DF4" w:rsidR="004F7F15" w:rsidRPr="00675437" w:rsidRDefault="004F7F15" w:rsidP="004F7F15">
            <w:pPr>
              <w:rPr>
                <w:sz w:val="18"/>
                <w:szCs w:val="18"/>
              </w:rPr>
            </w:pPr>
            <w:r w:rsidRPr="00675437">
              <w:rPr>
                <w:color w:val="000000"/>
                <w:sz w:val="18"/>
                <w:szCs w:val="18"/>
              </w:rPr>
              <w:t xml:space="preserve">23.0 </w:t>
            </w:r>
            <w:del w:id="866" w:author="Parks, Robbie M" w:date="2019-01-10T10:13:00Z">
              <w:r w:rsidRPr="00675437" w:rsidDel="008916F4">
                <w:rPr>
                  <w:color w:val="000000"/>
                  <w:sz w:val="18"/>
                  <w:szCs w:val="18"/>
                </w:rPr>
                <w:delText xml:space="preserve">(   </w:delText>
              </w:r>
            </w:del>
            <w:ins w:id="867" w:author="Parks, Robbie M" w:date="2019-01-10T10:13:00Z">
              <w:r w:rsidR="008916F4" w:rsidRPr="00675437">
                <w:rPr>
                  <w:color w:val="000000"/>
                  <w:sz w:val="18"/>
                  <w:szCs w:val="18"/>
                </w:rPr>
                <w:t>(</w:t>
              </w:r>
            </w:ins>
            <w:r w:rsidRPr="00675437">
              <w:rPr>
                <w:color w:val="000000"/>
                <w:sz w:val="18"/>
                <w:szCs w:val="18"/>
              </w:rPr>
              <w:t>8.0</w:t>
            </w:r>
            <w:del w:id="868" w:author="Parks, Robbie M" w:date="2019-01-10T10:13:00Z">
              <w:r w:rsidRPr="00675437" w:rsidDel="008916F4">
                <w:rPr>
                  <w:color w:val="000000"/>
                  <w:sz w:val="18"/>
                  <w:szCs w:val="18"/>
                </w:rPr>
                <w:delText xml:space="preserve">,  </w:delText>
              </w:r>
            </w:del>
            <w:ins w:id="869" w:author="Parks, Robbie M" w:date="2019-01-10T10:13:00Z">
              <w:r w:rsidR="008916F4" w:rsidRPr="00675437">
                <w:rPr>
                  <w:color w:val="000000"/>
                  <w:sz w:val="18"/>
                  <w:szCs w:val="18"/>
                </w:rPr>
                <w:t xml:space="preserve">, </w:t>
              </w:r>
            </w:ins>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2704010B" w:rsidR="004F7F15" w:rsidRPr="00675437" w:rsidRDefault="004F7F15" w:rsidP="004F7F15">
            <w:pPr>
              <w:rPr>
                <w:sz w:val="18"/>
                <w:szCs w:val="18"/>
              </w:rPr>
            </w:pPr>
            <w:r w:rsidRPr="00675437">
              <w:rPr>
                <w:color w:val="000000"/>
                <w:sz w:val="18"/>
                <w:szCs w:val="18"/>
              </w:rPr>
              <w:t xml:space="preserve">16.0 </w:t>
            </w:r>
            <w:del w:id="870" w:author="Parks, Robbie M" w:date="2019-01-10T10:13:00Z">
              <w:r w:rsidRPr="00675437" w:rsidDel="008916F4">
                <w:rPr>
                  <w:color w:val="000000"/>
                  <w:sz w:val="18"/>
                  <w:szCs w:val="18"/>
                </w:rPr>
                <w:delText xml:space="preserve">(   </w:delText>
              </w:r>
            </w:del>
            <w:ins w:id="871" w:author="Parks, Robbie M" w:date="2019-01-10T10:13:00Z">
              <w:r w:rsidR="008916F4" w:rsidRPr="00675437">
                <w:rPr>
                  <w:color w:val="000000"/>
                  <w:sz w:val="18"/>
                  <w:szCs w:val="18"/>
                </w:rPr>
                <w:t>(</w:t>
              </w:r>
            </w:ins>
            <w:r w:rsidRPr="00675437">
              <w:rPr>
                <w:color w:val="000000"/>
                <w:sz w:val="18"/>
                <w:szCs w:val="18"/>
              </w:rPr>
              <w:t>5.0</w:t>
            </w:r>
            <w:del w:id="872" w:author="Parks, Robbie M" w:date="2019-01-10T10:13:00Z">
              <w:r w:rsidRPr="00675437" w:rsidDel="008916F4">
                <w:rPr>
                  <w:color w:val="000000"/>
                  <w:sz w:val="18"/>
                  <w:szCs w:val="18"/>
                </w:rPr>
                <w:delText xml:space="preserve">,  </w:delText>
              </w:r>
            </w:del>
            <w:ins w:id="873"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5FA8CFF2" w:rsidR="004F7F15" w:rsidRPr="00675437" w:rsidRDefault="004F7F15" w:rsidP="004F7F15">
            <w:pPr>
              <w:rPr>
                <w:sz w:val="18"/>
                <w:szCs w:val="18"/>
              </w:rPr>
            </w:pPr>
            <w:r w:rsidRPr="00675437">
              <w:rPr>
                <w:color w:val="000000"/>
                <w:sz w:val="18"/>
                <w:szCs w:val="18"/>
              </w:rPr>
              <w:t xml:space="preserve">4.0 </w:t>
            </w:r>
            <w:del w:id="874" w:author="Parks, Robbie M" w:date="2019-01-10T10:13:00Z">
              <w:r w:rsidRPr="00675437" w:rsidDel="008916F4">
                <w:rPr>
                  <w:color w:val="000000"/>
                  <w:sz w:val="18"/>
                  <w:szCs w:val="18"/>
                </w:rPr>
                <w:delText xml:space="preserve">(  </w:delText>
              </w:r>
            </w:del>
            <w:ins w:id="875" w:author="Parks, Robbie M" w:date="2019-01-10T10:13:00Z">
              <w:r w:rsidR="008916F4" w:rsidRPr="00675437">
                <w:rPr>
                  <w:color w:val="000000"/>
                  <w:sz w:val="18"/>
                  <w:szCs w:val="18"/>
                </w:rPr>
                <w:t>(</w:t>
              </w:r>
            </w:ins>
            <w:r w:rsidRPr="00675437">
              <w:rPr>
                <w:color w:val="000000"/>
                <w:sz w:val="18"/>
                <w:szCs w:val="18"/>
              </w:rPr>
              <w:t>-4.0</w:t>
            </w:r>
            <w:del w:id="876" w:author="Parks, Robbie M" w:date="2019-01-10T10:13:00Z">
              <w:r w:rsidRPr="00675437" w:rsidDel="008916F4">
                <w:rPr>
                  <w:color w:val="000000"/>
                  <w:sz w:val="18"/>
                  <w:szCs w:val="18"/>
                </w:rPr>
                <w:delText xml:space="preserve">,  </w:delText>
              </w:r>
            </w:del>
            <w:ins w:id="877"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2C2D60FB" w:rsidR="004F7F15" w:rsidRPr="00675437" w:rsidRDefault="004F7F15" w:rsidP="004F7F15">
            <w:pPr>
              <w:rPr>
                <w:sz w:val="18"/>
                <w:szCs w:val="18"/>
              </w:rPr>
            </w:pPr>
            <w:r w:rsidRPr="00675437">
              <w:rPr>
                <w:color w:val="000000"/>
                <w:sz w:val="18"/>
                <w:szCs w:val="18"/>
              </w:rPr>
              <w:t xml:space="preserve">385.0 </w:t>
            </w:r>
            <w:del w:id="878" w:author="Parks, Robbie M" w:date="2019-01-10T10:13:00Z">
              <w:r w:rsidRPr="00675437" w:rsidDel="008916F4">
                <w:rPr>
                  <w:color w:val="000000"/>
                  <w:sz w:val="18"/>
                  <w:szCs w:val="18"/>
                </w:rPr>
                <w:delText xml:space="preserve">( </w:delText>
              </w:r>
            </w:del>
            <w:ins w:id="879" w:author="Parks, Robbie M" w:date="2019-01-10T10:13:00Z">
              <w:r w:rsidR="008916F4" w:rsidRPr="00675437">
                <w:rPr>
                  <w:color w:val="000000"/>
                  <w:sz w:val="18"/>
                  <w:szCs w:val="18"/>
                </w:rPr>
                <w:t>(</w:t>
              </w:r>
            </w:ins>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6A3E65A8" w:rsidR="004F7F15" w:rsidRPr="00675437" w:rsidRDefault="004F7F15" w:rsidP="004F7F15">
            <w:pPr>
              <w:rPr>
                <w:sz w:val="18"/>
                <w:szCs w:val="18"/>
              </w:rPr>
            </w:pPr>
            <w:r w:rsidRPr="00675437">
              <w:rPr>
                <w:color w:val="000000"/>
                <w:sz w:val="18"/>
                <w:szCs w:val="18"/>
              </w:rPr>
              <w:t xml:space="preserve">1.0 </w:t>
            </w:r>
            <w:del w:id="880" w:author="Parks, Robbie M" w:date="2019-01-10T10:13:00Z">
              <w:r w:rsidRPr="00675437" w:rsidDel="008916F4">
                <w:rPr>
                  <w:color w:val="000000"/>
                  <w:sz w:val="18"/>
                  <w:szCs w:val="18"/>
                </w:rPr>
                <w:delText xml:space="preserve">(  </w:delText>
              </w:r>
            </w:del>
            <w:ins w:id="881" w:author="Parks, Robbie M" w:date="2019-01-10T10:13:00Z">
              <w:r w:rsidR="008916F4" w:rsidRPr="00675437">
                <w:rPr>
                  <w:color w:val="000000"/>
                  <w:sz w:val="18"/>
                  <w:szCs w:val="18"/>
                </w:rPr>
                <w:t>(</w:t>
              </w:r>
            </w:ins>
            <w:r w:rsidRPr="00675437">
              <w:rPr>
                <w:color w:val="000000"/>
                <w:sz w:val="18"/>
                <w:szCs w:val="18"/>
              </w:rPr>
              <w:t>-1.0</w:t>
            </w:r>
            <w:del w:id="882" w:author="Parks, Robbie M" w:date="2019-01-10T10:13:00Z">
              <w:r w:rsidRPr="00675437" w:rsidDel="008916F4">
                <w:rPr>
                  <w:color w:val="000000"/>
                  <w:sz w:val="18"/>
                  <w:szCs w:val="18"/>
                </w:rPr>
                <w:delText>,  </w:delText>
              </w:r>
            </w:del>
            <w:ins w:id="883"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76CEC9B3" w:rsidR="004F7F15" w:rsidRPr="00675437" w:rsidRDefault="004F7F15" w:rsidP="004F7F15">
            <w:pPr>
              <w:rPr>
                <w:sz w:val="18"/>
                <w:szCs w:val="18"/>
              </w:rPr>
            </w:pPr>
            <w:r w:rsidRPr="00675437">
              <w:rPr>
                <w:color w:val="000000"/>
                <w:sz w:val="18"/>
                <w:szCs w:val="18"/>
              </w:rPr>
              <w:t xml:space="preserve">4.0 </w:t>
            </w:r>
            <w:del w:id="884" w:author="Parks, Robbie M" w:date="2019-01-10T10:13:00Z">
              <w:r w:rsidRPr="00675437" w:rsidDel="008916F4">
                <w:rPr>
                  <w:color w:val="000000"/>
                  <w:sz w:val="18"/>
                  <w:szCs w:val="18"/>
                </w:rPr>
                <w:delText xml:space="preserve">(   </w:delText>
              </w:r>
            </w:del>
            <w:ins w:id="885" w:author="Parks, Robbie M" w:date="2019-01-10T10:13:00Z">
              <w:r w:rsidR="008916F4" w:rsidRPr="00675437">
                <w:rPr>
                  <w:color w:val="000000"/>
                  <w:sz w:val="18"/>
                  <w:szCs w:val="18"/>
                </w:rPr>
                <w:t>(</w:t>
              </w:r>
            </w:ins>
            <w:r w:rsidRPr="00675437">
              <w:rPr>
                <w:color w:val="000000"/>
                <w:sz w:val="18"/>
                <w:szCs w:val="18"/>
              </w:rPr>
              <w:t>1.0</w:t>
            </w:r>
            <w:del w:id="886" w:author="Parks, Robbie M" w:date="2019-01-10T10:13:00Z">
              <w:r w:rsidRPr="00675437" w:rsidDel="008916F4">
                <w:rPr>
                  <w:color w:val="000000"/>
                  <w:sz w:val="18"/>
                  <w:szCs w:val="18"/>
                </w:rPr>
                <w:delText>,  </w:delText>
              </w:r>
            </w:del>
            <w:ins w:id="887"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761CD8E7" w:rsidR="004F7F15" w:rsidRPr="00675437" w:rsidRDefault="004F7F15" w:rsidP="004F7F15">
            <w:pPr>
              <w:rPr>
                <w:sz w:val="18"/>
                <w:szCs w:val="18"/>
              </w:rPr>
            </w:pPr>
            <w:r w:rsidRPr="00675437">
              <w:rPr>
                <w:color w:val="000000"/>
                <w:sz w:val="18"/>
                <w:szCs w:val="18"/>
              </w:rPr>
              <w:t xml:space="preserve">18.0 </w:t>
            </w:r>
            <w:del w:id="888" w:author="Parks, Robbie M" w:date="2019-01-10T10:13:00Z">
              <w:r w:rsidRPr="00675437" w:rsidDel="008916F4">
                <w:rPr>
                  <w:color w:val="000000"/>
                  <w:sz w:val="18"/>
                  <w:szCs w:val="18"/>
                </w:rPr>
                <w:delText xml:space="preserve">(   </w:delText>
              </w:r>
            </w:del>
            <w:ins w:id="889" w:author="Parks, Robbie M" w:date="2019-01-10T10:13:00Z">
              <w:r w:rsidR="008916F4" w:rsidRPr="00675437">
                <w:rPr>
                  <w:color w:val="000000"/>
                  <w:sz w:val="18"/>
                  <w:szCs w:val="18"/>
                </w:rPr>
                <w:t>(</w:t>
              </w:r>
            </w:ins>
            <w:r w:rsidRPr="00675437">
              <w:rPr>
                <w:color w:val="000000"/>
                <w:sz w:val="18"/>
                <w:szCs w:val="18"/>
              </w:rPr>
              <w:t>8.0</w:t>
            </w:r>
            <w:del w:id="890" w:author="Parks, Robbie M" w:date="2019-01-10T10:13:00Z">
              <w:r w:rsidRPr="00675437" w:rsidDel="008916F4">
                <w:rPr>
                  <w:color w:val="000000"/>
                  <w:sz w:val="18"/>
                  <w:szCs w:val="18"/>
                </w:rPr>
                <w:delText xml:space="preserve">,  </w:delText>
              </w:r>
            </w:del>
            <w:ins w:id="891" w:author="Parks, Robbie M" w:date="2019-01-10T10:13:00Z">
              <w:r w:rsidR="008916F4" w:rsidRPr="00675437">
                <w:rPr>
                  <w:color w:val="000000"/>
                  <w:sz w:val="18"/>
                  <w:szCs w:val="18"/>
                </w:rPr>
                <w:t xml:space="preserve">, </w:t>
              </w:r>
            </w:ins>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4BB9FFF1" w:rsidR="004F7F15" w:rsidRPr="00675437" w:rsidRDefault="004F7F15" w:rsidP="004F7F15">
            <w:pPr>
              <w:rPr>
                <w:sz w:val="18"/>
                <w:szCs w:val="18"/>
              </w:rPr>
            </w:pPr>
            <w:r w:rsidRPr="00675437">
              <w:rPr>
                <w:color w:val="000000"/>
                <w:sz w:val="18"/>
                <w:szCs w:val="18"/>
              </w:rPr>
              <w:t xml:space="preserve">4.0 </w:t>
            </w:r>
            <w:del w:id="892" w:author="Parks, Robbie M" w:date="2019-01-10T10:13:00Z">
              <w:r w:rsidRPr="00675437" w:rsidDel="008916F4">
                <w:rPr>
                  <w:color w:val="000000"/>
                  <w:sz w:val="18"/>
                  <w:szCs w:val="18"/>
                </w:rPr>
                <w:delText xml:space="preserve">(  </w:delText>
              </w:r>
            </w:del>
            <w:ins w:id="893" w:author="Parks, Robbie M" w:date="2019-01-10T10:13:00Z">
              <w:r w:rsidR="008916F4" w:rsidRPr="00675437">
                <w:rPr>
                  <w:color w:val="000000"/>
                  <w:sz w:val="18"/>
                  <w:szCs w:val="18"/>
                </w:rPr>
                <w:t>(</w:t>
              </w:r>
            </w:ins>
            <w:r w:rsidRPr="00675437">
              <w:rPr>
                <w:color w:val="000000"/>
                <w:sz w:val="18"/>
                <w:szCs w:val="18"/>
              </w:rPr>
              <w:t>-6.0</w:t>
            </w:r>
            <w:del w:id="894" w:author="Parks, Robbie M" w:date="2019-01-10T10:13:00Z">
              <w:r w:rsidRPr="00675437" w:rsidDel="008916F4">
                <w:rPr>
                  <w:color w:val="000000"/>
                  <w:sz w:val="18"/>
                  <w:szCs w:val="18"/>
                </w:rPr>
                <w:delText xml:space="preserve">,  </w:delText>
              </w:r>
            </w:del>
            <w:ins w:id="895"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399C9B4A" w:rsidR="004F7F15" w:rsidRPr="00675437" w:rsidRDefault="004F7F15" w:rsidP="004F7F15">
            <w:pPr>
              <w:rPr>
                <w:sz w:val="18"/>
                <w:szCs w:val="18"/>
              </w:rPr>
            </w:pPr>
            <w:r w:rsidRPr="00675437">
              <w:rPr>
                <w:color w:val="000000"/>
                <w:sz w:val="18"/>
                <w:szCs w:val="18"/>
              </w:rPr>
              <w:t xml:space="preserve">4.0 </w:t>
            </w:r>
            <w:del w:id="896" w:author="Parks, Robbie M" w:date="2019-01-10T10:13:00Z">
              <w:r w:rsidRPr="00675437" w:rsidDel="008916F4">
                <w:rPr>
                  <w:color w:val="000000"/>
                  <w:sz w:val="18"/>
                  <w:szCs w:val="18"/>
                </w:rPr>
                <w:delText xml:space="preserve">(  </w:delText>
              </w:r>
            </w:del>
            <w:ins w:id="897" w:author="Parks, Robbie M" w:date="2019-01-10T10:13:00Z">
              <w:r w:rsidR="008916F4" w:rsidRPr="00675437">
                <w:rPr>
                  <w:color w:val="000000"/>
                  <w:sz w:val="18"/>
                  <w:szCs w:val="18"/>
                </w:rPr>
                <w:t>(</w:t>
              </w:r>
            </w:ins>
            <w:r w:rsidRPr="00675437">
              <w:rPr>
                <w:color w:val="000000"/>
                <w:sz w:val="18"/>
                <w:szCs w:val="18"/>
              </w:rPr>
              <w:t>-3.0</w:t>
            </w:r>
            <w:del w:id="898" w:author="Parks, Robbie M" w:date="2019-01-10T10:13:00Z">
              <w:r w:rsidRPr="00675437" w:rsidDel="008916F4">
                <w:rPr>
                  <w:color w:val="000000"/>
                  <w:sz w:val="18"/>
                  <w:szCs w:val="18"/>
                </w:rPr>
                <w:delText xml:space="preserve">,  </w:delText>
              </w:r>
            </w:del>
            <w:ins w:id="899"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47FE3E73" w:rsidR="004F7F15" w:rsidRPr="00675437" w:rsidRDefault="004F7F15" w:rsidP="004F7F15">
            <w:pPr>
              <w:rPr>
                <w:sz w:val="18"/>
                <w:szCs w:val="18"/>
              </w:rPr>
            </w:pPr>
            <w:r w:rsidRPr="00675437">
              <w:rPr>
                <w:color w:val="000000"/>
                <w:sz w:val="18"/>
                <w:szCs w:val="18"/>
              </w:rPr>
              <w:t xml:space="preserve">5.0 </w:t>
            </w:r>
            <w:del w:id="900" w:author="Parks, Robbie M" w:date="2019-01-10T10:13:00Z">
              <w:r w:rsidRPr="00675437" w:rsidDel="008916F4">
                <w:rPr>
                  <w:color w:val="000000"/>
                  <w:sz w:val="18"/>
                  <w:szCs w:val="18"/>
                </w:rPr>
                <w:delText xml:space="preserve">(  </w:delText>
              </w:r>
            </w:del>
            <w:ins w:id="901" w:author="Parks, Robbie M" w:date="2019-01-10T10:13:00Z">
              <w:r w:rsidR="008916F4" w:rsidRPr="00675437">
                <w:rPr>
                  <w:color w:val="000000"/>
                  <w:sz w:val="18"/>
                  <w:szCs w:val="18"/>
                </w:rPr>
                <w:t>(</w:t>
              </w:r>
            </w:ins>
            <w:r w:rsidRPr="00675437">
              <w:rPr>
                <w:color w:val="000000"/>
                <w:sz w:val="18"/>
                <w:szCs w:val="18"/>
              </w:rPr>
              <w:t>-5.0</w:t>
            </w:r>
            <w:del w:id="902" w:author="Parks, Robbie M" w:date="2019-01-10T10:13:00Z">
              <w:r w:rsidRPr="00675437" w:rsidDel="008916F4">
                <w:rPr>
                  <w:color w:val="000000"/>
                  <w:sz w:val="18"/>
                  <w:szCs w:val="18"/>
                </w:rPr>
                <w:delText xml:space="preserve">,  </w:delText>
              </w:r>
            </w:del>
            <w:ins w:id="903" w:author="Parks, Robbie M" w:date="2019-01-10T10:13:00Z">
              <w:r w:rsidR="008916F4" w:rsidRPr="00675437">
                <w:rPr>
                  <w:color w:val="000000"/>
                  <w:sz w:val="18"/>
                  <w:szCs w:val="18"/>
                </w:rPr>
                <w:t xml:space="preserve">, </w:t>
              </w:r>
            </w:ins>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7FAE9013" w:rsidR="004F7F15" w:rsidRPr="00675437" w:rsidRDefault="004F7F15" w:rsidP="004F7F15">
            <w:pPr>
              <w:rPr>
                <w:sz w:val="18"/>
                <w:szCs w:val="18"/>
              </w:rPr>
            </w:pPr>
            <w:r w:rsidRPr="00675437">
              <w:rPr>
                <w:color w:val="000000"/>
                <w:sz w:val="18"/>
                <w:szCs w:val="18"/>
              </w:rPr>
              <w:t xml:space="preserve">3.0 </w:t>
            </w:r>
            <w:del w:id="904" w:author="Parks, Robbie M" w:date="2019-01-10T10:13:00Z">
              <w:r w:rsidRPr="00675437" w:rsidDel="008916F4">
                <w:rPr>
                  <w:color w:val="000000"/>
                  <w:sz w:val="18"/>
                  <w:szCs w:val="18"/>
                </w:rPr>
                <w:delText xml:space="preserve">(  </w:delText>
              </w:r>
            </w:del>
            <w:ins w:id="905" w:author="Parks, Robbie M" w:date="2019-01-10T10:13:00Z">
              <w:r w:rsidR="008916F4" w:rsidRPr="00675437">
                <w:rPr>
                  <w:color w:val="000000"/>
                  <w:sz w:val="18"/>
                  <w:szCs w:val="18"/>
                </w:rPr>
                <w:t>(</w:t>
              </w:r>
            </w:ins>
            <w:r w:rsidRPr="00675437">
              <w:rPr>
                <w:color w:val="000000"/>
                <w:sz w:val="18"/>
                <w:szCs w:val="18"/>
              </w:rPr>
              <w:t>-7.0</w:t>
            </w:r>
            <w:del w:id="906" w:author="Parks, Robbie M" w:date="2019-01-10T10:13:00Z">
              <w:r w:rsidRPr="00675437" w:rsidDel="008916F4">
                <w:rPr>
                  <w:color w:val="000000"/>
                  <w:sz w:val="18"/>
                  <w:szCs w:val="18"/>
                </w:rPr>
                <w:delText xml:space="preserve">,  </w:delText>
              </w:r>
            </w:del>
            <w:ins w:id="907"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66DA21FC" w:rsidR="004F7F15" w:rsidRPr="00675437" w:rsidRDefault="004F7F15" w:rsidP="004F7F15">
            <w:pPr>
              <w:rPr>
                <w:sz w:val="18"/>
                <w:szCs w:val="18"/>
              </w:rPr>
            </w:pPr>
            <w:r w:rsidRPr="00675437">
              <w:rPr>
                <w:color w:val="000000"/>
                <w:sz w:val="18"/>
                <w:szCs w:val="18"/>
              </w:rPr>
              <w:t xml:space="preserve">12.0 </w:t>
            </w:r>
            <w:del w:id="908" w:author="Parks, Robbie M" w:date="2019-01-10T10:13:00Z">
              <w:r w:rsidRPr="00675437" w:rsidDel="008916F4">
                <w:rPr>
                  <w:color w:val="000000"/>
                  <w:sz w:val="18"/>
                  <w:szCs w:val="18"/>
                </w:rPr>
                <w:delText xml:space="preserve">(   </w:delText>
              </w:r>
            </w:del>
            <w:ins w:id="909" w:author="Parks, Robbie M" w:date="2019-01-10T10:13:00Z">
              <w:r w:rsidR="008916F4" w:rsidRPr="00675437">
                <w:rPr>
                  <w:color w:val="000000"/>
                  <w:sz w:val="18"/>
                  <w:szCs w:val="18"/>
                </w:rPr>
                <w:t>(</w:t>
              </w:r>
            </w:ins>
            <w:r w:rsidRPr="00675437">
              <w:rPr>
                <w:color w:val="000000"/>
                <w:sz w:val="18"/>
                <w:szCs w:val="18"/>
              </w:rPr>
              <w:t>4.0</w:t>
            </w:r>
            <w:del w:id="910" w:author="Parks, Robbie M" w:date="2019-01-10T10:13:00Z">
              <w:r w:rsidRPr="00675437" w:rsidDel="008916F4">
                <w:rPr>
                  <w:color w:val="000000"/>
                  <w:sz w:val="18"/>
                  <w:szCs w:val="18"/>
                </w:rPr>
                <w:delText xml:space="preserve">,  </w:delText>
              </w:r>
            </w:del>
            <w:ins w:id="911" w:author="Parks, Robbie M" w:date="2019-01-10T10:13:00Z">
              <w:r w:rsidR="008916F4" w:rsidRPr="00675437">
                <w:rPr>
                  <w:color w:val="000000"/>
                  <w:sz w:val="18"/>
                  <w:szCs w:val="18"/>
                </w:rPr>
                <w:t xml:space="preserve">, </w:t>
              </w:r>
            </w:ins>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956AEC4" w:rsidR="004F7F15" w:rsidRPr="00675437" w:rsidRDefault="004F7F15" w:rsidP="004F7F15">
            <w:pPr>
              <w:rPr>
                <w:sz w:val="18"/>
                <w:szCs w:val="18"/>
              </w:rPr>
            </w:pPr>
            <w:r w:rsidRPr="00675437">
              <w:rPr>
                <w:color w:val="000000"/>
                <w:sz w:val="18"/>
                <w:szCs w:val="18"/>
              </w:rPr>
              <w:t xml:space="preserve">7.0 </w:t>
            </w:r>
            <w:del w:id="912" w:author="Parks, Robbie M" w:date="2019-01-10T10:13:00Z">
              <w:r w:rsidRPr="00675437" w:rsidDel="008916F4">
                <w:rPr>
                  <w:color w:val="000000"/>
                  <w:sz w:val="18"/>
                  <w:szCs w:val="18"/>
                </w:rPr>
                <w:delText xml:space="preserve">(   </w:delText>
              </w:r>
            </w:del>
            <w:ins w:id="913" w:author="Parks, Robbie M" w:date="2019-01-10T10:13:00Z">
              <w:r w:rsidR="008916F4" w:rsidRPr="00675437">
                <w:rPr>
                  <w:color w:val="000000"/>
                  <w:sz w:val="18"/>
                  <w:szCs w:val="18"/>
                </w:rPr>
                <w:t>(</w:t>
              </w:r>
            </w:ins>
            <w:r w:rsidRPr="00675437">
              <w:rPr>
                <w:color w:val="000000"/>
                <w:sz w:val="18"/>
                <w:szCs w:val="18"/>
              </w:rPr>
              <w:t>0.0</w:t>
            </w:r>
            <w:del w:id="914" w:author="Parks, Robbie M" w:date="2019-01-10T10:13:00Z">
              <w:r w:rsidRPr="00675437" w:rsidDel="008916F4">
                <w:rPr>
                  <w:color w:val="000000"/>
                  <w:sz w:val="18"/>
                  <w:szCs w:val="18"/>
                </w:rPr>
                <w:delText xml:space="preserve">,  </w:delText>
              </w:r>
            </w:del>
            <w:ins w:id="915" w:author="Parks, Robbie M" w:date="2019-01-10T10:13:00Z">
              <w:r w:rsidR="008916F4" w:rsidRPr="00675437">
                <w:rPr>
                  <w:color w:val="000000"/>
                  <w:sz w:val="18"/>
                  <w:szCs w:val="18"/>
                </w:rPr>
                <w:t xml:space="preserve">, </w:t>
              </w:r>
            </w:ins>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6D7B7675" w:rsidR="004F7F15" w:rsidRPr="00675437" w:rsidRDefault="004F7F15" w:rsidP="004F7F15">
            <w:pPr>
              <w:rPr>
                <w:sz w:val="18"/>
                <w:szCs w:val="18"/>
              </w:rPr>
            </w:pPr>
            <w:r w:rsidRPr="00675437">
              <w:rPr>
                <w:color w:val="000000"/>
                <w:sz w:val="18"/>
                <w:szCs w:val="18"/>
              </w:rPr>
              <w:t xml:space="preserve">5.0 </w:t>
            </w:r>
            <w:del w:id="916" w:author="Parks, Robbie M" w:date="2019-01-10T10:13:00Z">
              <w:r w:rsidRPr="00675437" w:rsidDel="008916F4">
                <w:rPr>
                  <w:color w:val="000000"/>
                  <w:sz w:val="18"/>
                  <w:szCs w:val="18"/>
                </w:rPr>
                <w:delText xml:space="preserve">(  </w:delText>
              </w:r>
            </w:del>
            <w:ins w:id="917" w:author="Parks, Robbie M" w:date="2019-01-10T10:13:00Z">
              <w:r w:rsidR="008916F4" w:rsidRPr="00675437">
                <w:rPr>
                  <w:color w:val="000000"/>
                  <w:sz w:val="18"/>
                  <w:szCs w:val="18"/>
                </w:rPr>
                <w:t>(</w:t>
              </w:r>
            </w:ins>
            <w:r w:rsidRPr="00675437">
              <w:rPr>
                <w:color w:val="000000"/>
                <w:sz w:val="18"/>
                <w:szCs w:val="18"/>
              </w:rPr>
              <w:t>-1.0</w:t>
            </w:r>
            <w:del w:id="918" w:author="Parks, Robbie M" w:date="2019-01-10T10:13:00Z">
              <w:r w:rsidRPr="00675437" w:rsidDel="008916F4">
                <w:rPr>
                  <w:color w:val="000000"/>
                  <w:sz w:val="18"/>
                  <w:szCs w:val="18"/>
                </w:rPr>
                <w:delText xml:space="preserve">,  </w:delText>
              </w:r>
            </w:del>
            <w:ins w:id="919" w:author="Parks, Robbie M" w:date="2019-01-10T10:13:00Z">
              <w:r w:rsidR="008916F4" w:rsidRPr="00675437">
                <w:rPr>
                  <w:color w:val="000000"/>
                  <w:sz w:val="18"/>
                  <w:szCs w:val="18"/>
                </w:rPr>
                <w:t xml:space="preserve">, </w:t>
              </w:r>
            </w:ins>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347C5DDE" w:rsidR="004F7F15" w:rsidRPr="00675437" w:rsidRDefault="004F7F15" w:rsidP="004F7F15">
            <w:pPr>
              <w:rPr>
                <w:sz w:val="18"/>
                <w:szCs w:val="18"/>
              </w:rPr>
            </w:pPr>
            <w:r w:rsidRPr="00675437">
              <w:rPr>
                <w:color w:val="000000"/>
                <w:sz w:val="18"/>
                <w:szCs w:val="18"/>
              </w:rPr>
              <w:t xml:space="preserve">63.0 </w:t>
            </w:r>
            <w:del w:id="920" w:author="Parks, Robbie M" w:date="2019-01-10T10:13:00Z">
              <w:r w:rsidRPr="00675437" w:rsidDel="008916F4">
                <w:rPr>
                  <w:color w:val="000000"/>
                  <w:sz w:val="18"/>
                  <w:szCs w:val="18"/>
                </w:rPr>
                <w:delText xml:space="preserve">(  </w:delText>
              </w:r>
            </w:del>
            <w:ins w:id="921" w:author="Parks, Robbie M" w:date="2019-01-10T10:13:00Z">
              <w:r w:rsidR="008916F4" w:rsidRPr="00675437">
                <w:rPr>
                  <w:color w:val="000000"/>
                  <w:sz w:val="18"/>
                  <w:szCs w:val="18"/>
                </w:rPr>
                <w:t>(</w:t>
              </w:r>
            </w:ins>
            <w:r w:rsidRPr="00675437">
              <w:rPr>
                <w:color w:val="000000"/>
                <w:sz w:val="18"/>
                <w:szCs w:val="18"/>
              </w:rPr>
              <w:t>39.0</w:t>
            </w:r>
            <w:del w:id="922" w:author="Parks, Robbie M" w:date="2019-01-10T10:13:00Z">
              <w:r w:rsidRPr="00675437" w:rsidDel="008916F4">
                <w:rPr>
                  <w:color w:val="000000"/>
                  <w:sz w:val="18"/>
                  <w:szCs w:val="18"/>
                </w:rPr>
                <w:delText xml:space="preserve">,  </w:delText>
              </w:r>
            </w:del>
            <w:ins w:id="923" w:author="Parks, Robbie M" w:date="2019-01-10T10:13:00Z">
              <w:r w:rsidR="008916F4" w:rsidRPr="00675437">
                <w:rPr>
                  <w:color w:val="000000"/>
                  <w:sz w:val="18"/>
                  <w:szCs w:val="18"/>
                </w:rPr>
                <w:t xml:space="preserve">, </w:t>
              </w:r>
            </w:ins>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2229CEC3" w:rsidR="004F7F15" w:rsidRPr="00F97057" w:rsidRDefault="004F7F15" w:rsidP="004F7F15">
            <w:pPr>
              <w:rPr>
                <w:sz w:val="18"/>
                <w:szCs w:val="18"/>
              </w:rPr>
            </w:pPr>
            <w:r w:rsidRPr="005D151A">
              <w:rPr>
                <w:color w:val="000000"/>
                <w:sz w:val="18"/>
                <w:szCs w:val="18"/>
              </w:rPr>
              <w:t xml:space="preserve">0.0 </w:t>
            </w:r>
            <w:del w:id="924" w:author="Parks, Robbie M" w:date="2019-01-10T10:13:00Z">
              <w:r w:rsidRPr="005D151A" w:rsidDel="008916F4">
                <w:rPr>
                  <w:color w:val="000000"/>
                  <w:sz w:val="18"/>
                  <w:szCs w:val="18"/>
                </w:rPr>
                <w:delText xml:space="preserve">(   </w:delText>
              </w:r>
            </w:del>
            <w:ins w:id="925" w:author="Parks, Robbie M" w:date="2019-01-10T10:13:00Z">
              <w:r w:rsidR="008916F4" w:rsidRPr="005D151A">
                <w:rPr>
                  <w:color w:val="000000"/>
                  <w:sz w:val="18"/>
                  <w:szCs w:val="18"/>
                </w:rPr>
                <w:t>(</w:t>
              </w:r>
            </w:ins>
            <w:r w:rsidRPr="005D151A">
              <w:rPr>
                <w:color w:val="000000"/>
                <w:sz w:val="18"/>
                <w:szCs w:val="18"/>
              </w:rPr>
              <w:t>0.0</w:t>
            </w:r>
            <w:del w:id="926" w:author="Parks, Robbie M" w:date="2019-01-10T10:13:00Z">
              <w:r w:rsidRPr="005D151A" w:rsidDel="008916F4">
                <w:rPr>
                  <w:color w:val="000000"/>
                  <w:sz w:val="18"/>
                  <w:szCs w:val="18"/>
                </w:rPr>
                <w:delText>,  </w:delText>
              </w:r>
            </w:del>
            <w:ins w:id="927" w:author="Parks, Robbie M" w:date="2019-01-10T10:13:00Z">
              <w:r w:rsidR="008916F4" w:rsidRPr="00F97057">
                <w:rPr>
                  <w:color w:val="000000"/>
                  <w:sz w:val="18"/>
                  <w:szCs w:val="18"/>
                </w:rPr>
                <w:t xml:space="preserve">, </w:t>
              </w:r>
            </w:ins>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38EDE2C3" w:rsidR="004F7F15" w:rsidRPr="00C31A32" w:rsidRDefault="004F7F15" w:rsidP="004F7F15">
            <w:pPr>
              <w:rPr>
                <w:sz w:val="18"/>
                <w:szCs w:val="18"/>
              </w:rPr>
            </w:pPr>
            <w:r w:rsidRPr="00F97057">
              <w:rPr>
                <w:color w:val="000000"/>
                <w:sz w:val="18"/>
                <w:szCs w:val="18"/>
              </w:rPr>
              <w:t xml:space="preserve">0.0 </w:t>
            </w:r>
            <w:del w:id="928" w:author="Parks, Robbie M" w:date="2019-01-10T10:13:00Z">
              <w:r w:rsidRPr="005B7B7B" w:rsidDel="008916F4">
                <w:rPr>
                  <w:color w:val="000000"/>
                  <w:sz w:val="18"/>
                  <w:szCs w:val="18"/>
                </w:rPr>
                <w:delText xml:space="preserve">(   </w:delText>
              </w:r>
            </w:del>
            <w:ins w:id="929" w:author="Parks, Robbie M" w:date="2019-01-10T10:13:00Z">
              <w:r w:rsidR="008916F4" w:rsidRPr="005B7B7B">
                <w:rPr>
                  <w:color w:val="000000"/>
                  <w:sz w:val="18"/>
                  <w:szCs w:val="18"/>
                </w:rPr>
                <w:t>(</w:t>
              </w:r>
            </w:ins>
            <w:r w:rsidRPr="00000D28">
              <w:rPr>
                <w:color w:val="000000"/>
                <w:sz w:val="18"/>
                <w:szCs w:val="18"/>
              </w:rPr>
              <w:t>0.0</w:t>
            </w:r>
            <w:del w:id="930" w:author="Parks, Robbie M" w:date="2019-01-10T10:13:00Z">
              <w:r w:rsidRPr="00C31A32" w:rsidDel="008916F4">
                <w:rPr>
                  <w:color w:val="000000"/>
                  <w:sz w:val="18"/>
                  <w:szCs w:val="18"/>
                </w:rPr>
                <w:delText>,  </w:delText>
              </w:r>
            </w:del>
            <w:ins w:id="931" w:author="Parks, Robbie M" w:date="2019-01-10T10:13:00Z">
              <w:r w:rsidR="008916F4" w:rsidRPr="00C31A32">
                <w:rPr>
                  <w:color w:val="000000"/>
                  <w:sz w:val="18"/>
                  <w:szCs w:val="18"/>
                </w:rPr>
                <w:t xml:space="preserve">, </w:t>
              </w:r>
            </w:ins>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921171A" w:rsidR="004F7F15" w:rsidRPr="00AB5EE2" w:rsidRDefault="004F7F15" w:rsidP="004F7F15">
            <w:pPr>
              <w:rPr>
                <w:sz w:val="18"/>
                <w:szCs w:val="18"/>
              </w:rPr>
            </w:pPr>
            <w:r w:rsidRPr="00C31A32">
              <w:rPr>
                <w:color w:val="000000"/>
                <w:sz w:val="18"/>
                <w:szCs w:val="18"/>
              </w:rPr>
              <w:t xml:space="preserve">2.0 </w:t>
            </w:r>
            <w:del w:id="932" w:author="Parks, Robbie M" w:date="2019-01-10T10:13:00Z">
              <w:r w:rsidRPr="006B057A" w:rsidDel="008916F4">
                <w:rPr>
                  <w:color w:val="000000"/>
                  <w:sz w:val="18"/>
                  <w:szCs w:val="18"/>
                </w:rPr>
                <w:delText xml:space="preserve">(   </w:delText>
              </w:r>
            </w:del>
            <w:ins w:id="933" w:author="Parks, Robbie M" w:date="2019-01-10T10:13:00Z">
              <w:r w:rsidR="008916F4" w:rsidRPr="00D91C67">
                <w:rPr>
                  <w:color w:val="000000"/>
                  <w:sz w:val="18"/>
                  <w:szCs w:val="18"/>
                </w:rPr>
                <w:t>(</w:t>
              </w:r>
            </w:ins>
            <w:r w:rsidRPr="00D91C67">
              <w:rPr>
                <w:color w:val="000000"/>
                <w:sz w:val="18"/>
                <w:szCs w:val="18"/>
              </w:rPr>
              <w:t>0.0</w:t>
            </w:r>
            <w:del w:id="934" w:author="Parks, Robbie M" w:date="2019-01-10T10:13:00Z">
              <w:r w:rsidRPr="00D91C67" w:rsidDel="008916F4">
                <w:rPr>
                  <w:color w:val="000000"/>
                  <w:sz w:val="18"/>
                  <w:szCs w:val="18"/>
                </w:rPr>
                <w:delText>,  </w:delText>
              </w:r>
            </w:del>
            <w:ins w:id="935" w:author="Parks, Robbie M" w:date="2019-01-10T10:13:00Z">
              <w:r w:rsidR="008916F4" w:rsidRPr="00AB5EE2">
                <w:rPr>
                  <w:color w:val="000000"/>
                  <w:sz w:val="18"/>
                  <w:szCs w:val="18"/>
                </w:rPr>
                <w:t xml:space="preserve">, </w:t>
              </w:r>
            </w:ins>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800621" w:rsidR="004F7F15" w:rsidRPr="008F55DF" w:rsidRDefault="004F7F15" w:rsidP="004F7F15">
            <w:pPr>
              <w:rPr>
                <w:sz w:val="18"/>
                <w:szCs w:val="18"/>
              </w:rPr>
            </w:pPr>
            <w:r w:rsidRPr="003C6E2A">
              <w:rPr>
                <w:color w:val="000000"/>
                <w:sz w:val="18"/>
                <w:szCs w:val="18"/>
              </w:rPr>
              <w:t xml:space="preserve">3.0 </w:t>
            </w:r>
            <w:del w:id="936" w:author="Parks, Robbie M" w:date="2019-01-10T10:13:00Z">
              <w:r w:rsidRPr="008F55DF" w:rsidDel="008916F4">
                <w:rPr>
                  <w:color w:val="000000"/>
                  <w:sz w:val="18"/>
                  <w:szCs w:val="18"/>
                </w:rPr>
                <w:delText xml:space="preserve">(   </w:delText>
              </w:r>
            </w:del>
            <w:ins w:id="937" w:author="Parks, Robbie M" w:date="2019-01-10T10:13:00Z">
              <w:r w:rsidR="008916F4" w:rsidRPr="008F55DF">
                <w:rPr>
                  <w:color w:val="000000"/>
                  <w:sz w:val="18"/>
                  <w:szCs w:val="18"/>
                </w:rPr>
                <w:t>(</w:t>
              </w:r>
            </w:ins>
            <w:r w:rsidRPr="008F55DF">
              <w:rPr>
                <w:color w:val="000000"/>
                <w:sz w:val="18"/>
                <w:szCs w:val="18"/>
              </w:rPr>
              <w:t>1.0</w:t>
            </w:r>
            <w:del w:id="938" w:author="Parks, Robbie M" w:date="2019-01-10T10:13:00Z">
              <w:r w:rsidRPr="008F55DF" w:rsidDel="008916F4">
                <w:rPr>
                  <w:color w:val="000000"/>
                  <w:sz w:val="18"/>
                  <w:szCs w:val="18"/>
                </w:rPr>
                <w:delText>,  </w:delText>
              </w:r>
            </w:del>
            <w:ins w:id="939" w:author="Parks, Robbie M" w:date="2019-01-10T10:13:00Z">
              <w:r w:rsidR="008916F4" w:rsidRPr="008F55DF">
                <w:rPr>
                  <w:color w:val="000000"/>
                  <w:sz w:val="18"/>
                  <w:szCs w:val="18"/>
                </w:rPr>
                <w:t xml:space="preserve">, </w:t>
              </w:r>
            </w:ins>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3B77F6FB" w:rsidR="004F7F15" w:rsidRPr="00675437" w:rsidRDefault="004F7F15" w:rsidP="004F7F15">
            <w:pPr>
              <w:rPr>
                <w:sz w:val="18"/>
                <w:szCs w:val="18"/>
              </w:rPr>
            </w:pPr>
            <w:r w:rsidRPr="008F55DF">
              <w:rPr>
                <w:color w:val="000000"/>
                <w:sz w:val="18"/>
                <w:szCs w:val="18"/>
              </w:rPr>
              <w:t xml:space="preserve">2.0 </w:t>
            </w:r>
            <w:del w:id="940" w:author="Parks, Robbie M" w:date="2019-01-10T10:13:00Z">
              <w:r w:rsidRPr="00393690" w:rsidDel="008916F4">
                <w:rPr>
                  <w:color w:val="000000"/>
                  <w:sz w:val="18"/>
                  <w:szCs w:val="18"/>
                </w:rPr>
                <w:delText xml:space="preserve">(  </w:delText>
              </w:r>
            </w:del>
            <w:ins w:id="941" w:author="Parks, Robbie M" w:date="2019-01-10T10:13:00Z">
              <w:r w:rsidR="008916F4" w:rsidRPr="00E966D2">
                <w:rPr>
                  <w:color w:val="000000"/>
                  <w:sz w:val="18"/>
                  <w:szCs w:val="18"/>
                </w:rPr>
                <w:t>(</w:t>
              </w:r>
            </w:ins>
            <w:r w:rsidRPr="00E966D2">
              <w:rPr>
                <w:color w:val="000000"/>
                <w:sz w:val="18"/>
                <w:szCs w:val="18"/>
              </w:rPr>
              <w:t>-1.0</w:t>
            </w:r>
            <w:del w:id="942" w:author="Parks, Robbie M" w:date="2019-01-10T10:13:00Z">
              <w:r w:rsidRPr="005464C8" w:rsidDel="008916F4">
                <w:rPr>
                  <w:color w:val="000000"/>
                  <w:sz w:val="18"/>
                  <w:szCs w:val="18"/>
                </w:rPr>
                <w:delText>,  </w:delText>
              </w:r>
            </w:del>
            <w:ins w:id="943" w:author="Parks, Robbie M" w:date="2019-01-10T10:13:00Z">
              <w:r w:rsidR="008916F4" w:rsidRPr="005464C8">
                <w:rPr>
                  <w:color w:val="000000"/>
                  <w:sz w:val="18"/>
                  <w:szCs w:val="18"/>
                </w:rPr>
                <w:t xml:space="preserve">, </w:t>
              </w:r>
            </w:ins>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044AD09B" w:rsidR="004F7F15" w:rsidRPr="00675437" w:rsidRDefault="004F7F15" w:rsidP="004F7F15">
            <w:pPr>
              <w:rPr>
                <w:sz w:val="18"/>
                <w:szCs w:val="18"/>
              </w:rPr>
            </w:pPr>
            <w:r w:rsidRPr="00675437">
              <w:rPr>
                <w:color w:val="000000"/>
                <w:sz w:val="18"/>
                <w:szCs w:val="18"/>
              </w:rPr>
              <w:t xml:space="preserve">4.0 </w:t>
            </w:r>
            <w:del w:id="944" w:author="Parks, Robbie M" w:date="2019-01-10T10:13:00Z">
              <w:r w:rsidRPr="00675437" w:rsidDel="008916F4">
                <w:rPr>
                  <w:color w:val="000000"/>
                  <w:sz w:val="18"/>
                  <w:szCs w:val="18"/>
                </w:rPr>
                <w:delText xml:space="preserve">(  </w:delText>
              </w:r>
            </w:del>
            <w:ins w:id="945" w:author="Parks, Robbie M" w:date="2019-01-10T10:13:00Z">
              <w:r w:rsidR="008916F4" w:rsidRPr="00675437">
                <w:rPr>
                  <w:color w:val="000000"/>
                  <w:sz w:val="18"/>
                  <w:szCs w:val="18"/>
                </w:rPr>
                <w:t>(</w:t>
              </w:r>
            </w:ins>
            <w:r w:rsidRPr="00675437">
              <w:rPr>
                <w:color w:val="000000"/>
                <w:sz w:val="18"/>
                <w:szCs w:val="18"/>
              </w:rPr>
              <w:t>-3.0</w:t>
            </w:r>
            <w:del w:id="946" w:author="Parks, Robbie M" w:date="2019-01-10T10:13:00Z">
              <w:r w:rsidRPr="00675437" w:rsidDel="008916F4">
                <w:rPr>
                  <w:color w:val="000000"/>
                  <w:sz w:val="18"/>
                  <w:szCs w:val="18"/>
                </w:rPr>
                <w:delText xml:space="preserve">,  </w:delText>
              </w:r>
            </w:del>
            <w:ins w:id="947" w:author="Parks, Robbie M" w:date="2019-01-10T10:13:00Z">
              <w:r w:rsidR="008916F4" w:rsidRPr="00675437">
                <w:rPr>
                  <w:color w:val="000000"/>
                  <w:sz w:val="18"/>
                  <w:szCs w:val="18"/>
                </w:rPr>
                <w:t xml:space="preserve">, </w:t>
              </w:r>
            </w:ins>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531807B" w:rsidR="004F7F15" w:rsidRPr="00675437" w:rsidRDefault="004F7F15" w:rsidP="004F7F15">
            <w:pPr>
              <w:rPr>
                <w:sz w:val="18"/>
                <w:szCs w:val="18"/>
              </w:rPr>
            </w:pPr>
            <w:r w:rsidRPr="00675437">
              <w:rPr>
                <w:color w:val="000000"/>
                <w:sz w:val="18"/>
                <w:szCs w:val="18"/>
              </w:rPr>
              <w:t xml:space="preserve">-16.0 </w:t>
            </w:r>
            <w:del w:id="948" w:author="Parks, Robbie M" w:date="2019-01-10T10:13:00Z">
              <w:r w:rsidRPr="00675437" w:rsidDel="008916F4">
                <w:rPr>
                  <w:color w:val="000000"/>
                  <w:sz w:val="18"/>
                  <w:szCs w:val="18"/>
                </w:rPr>
                <w:delText xml:space="preserve">( </w:delText>
              </w:r>
            </w:del>
            <w:ins w:id="949" w:author="Parks, Robbie M" w:date="2019-01-10T10:13:00Z">
              <w:r w:rsidR="008916F4" w:rsidRPr="00675437">
                <w:rPr>
                  <w:color w:val="000000"/>
                  <w:sz w:val="18"/>
                  <w:szCs w:val="18"/>
                </w:rPr>
                <w:t>(</w:t>
              </w:r>
            </w:ins>
            <w:r w:rsidRPr="00675437">
              <w:rPr>
                <w:color w:val="000000"/>
                <w:sz w:val="18"/>
                <w:szCs w:val="18"/>
              </w:rPr>
              <w:t>-29.0</w:t>
            </w:r>
            <w:del w:id="950" w:author="Parks, Robbie M" w:date="2019-01-10T10:13:00Z">
              <w:r w:rsidRPr="00675437" w:rsidDel="008916F4">
                <w:rPr>
                  <w:color w:val="000000"/>
                  <w:sz w:val="18"/>
                  <w:szCs w:val="18"/>
                </w:rPr>
                <w:delText xml:space="preserve">,  </w:delText>
              </w:r>
            </w:del>
            <w:ins w:id="951" w:author="Parks, Robbie M" w:date="2019-01-10T10:13:00Z">
              <w:r w:rsidR="008916F4" w:rsidRPr="00675437">
                <w:rPr>
                  <w:color w:val="000000"/>
                  <w:sz w:val="18"/>
                  <w:szCs w:val="18"/>
                </w:rPr>
                <w:t xml:space="preserve">, </w:t>
              </w:r>
            </w:ins>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171AD50A" w:rsidR="004F7F15" w:rsidRPr="00675437" w:rsidRDefault="004F7F15" w:rsidP="004F7F15">
            <w:pPr>
              <w:rPr>
                <w:sz w:val="18"/>
                <w:szCs w:val="18"/>
              </w:rPr>
            </w:pPr>
            <w:r w:rsidRPr="00675437">
              <w:rPr>
                <w:color w:val="000000"/>
                <w:sz w:val="18"/>
                <w:szCs w:val="18"/>
              </w:rPr>
              <w:t xml:space="preserve">-6.0 </w:t>
            </w:r>
            <w:del w:id="952" w:author="Parks, Robbie M" w:date="2019-01-10T10:13:00Z">
              <w:r w:rsidRPr="00675437" w:rsidDel="008916F4">
                <w:rPr>
                  <w:color w:val="000000"/>
                  <w:sz w:val="18"/>
                  <w:szCs w:val="18"/>
                </w:rPr>
                <w:delText xml:space="preserve">( </w:delText>
              </w:r>
            </w:del>
            <w:ins w:id="953" w:author="Parks, Robbie M" w:date="2019-01-10T10:13:00Z">
              <w:r w:rsidR="008916F4" w:rsidRPr="00675437">
                <w:rPr>
                  <w:color w:val="000000"/>
                  <w:sz w:val="18"/>
                  <w:szCs w:val="18"/>
                </w:rPr>
                <w:t>(</w:t>
              </w:r>
            </w:ins>
            <w:r w:rsidRPr="00675437">
              <w:rPr>
                <w:color w:val="000000"/>
                <w:sz w:val="18"/>
                <w:szCs w:val="18"/>
              </w:rPr>
              <w:t>-23.0</w:t>
            </w:r>
            <w:del w:id="954" w:author="Parks, Robbie M" w:date="2019-01-10T10:13:00Z">
              <w:r w:rsidRPr="00675437" w:rsidDel="008916F4">
                <w:rPr>
                  <w:color w:val="000000"/>
                  <w:sz w:val="18"/>
                  <w:szCs w:val="18"/>
                </w:rPr>
                <w:delText xml:space="preserve">,  </w:delText>
              </w:r>
            </w:del>
            <w:ins w:id="955" w:author="Parks, Robbie M" w:date="2019-01-10T10:13:00Z">
              <w:r w:rsidR="008916F4" w:rsidRPr="00675437">
                <w:rPr>
                  <w:color w:val="000000"/>
                  <w:sz w:val="18"/>
                  <w:szCs w:val="18"/>
                </w:rPr>
                <w:t xml:space="preserve">, </w:t>
              </w:r>
            </w:ins>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7B6B98C0" w:rsidR="004F7F15" w:rsidRPr="00675437" w:rsidRDefault="004F7F15" w:rsidP="004F7F15">
            <w:pPr>
              <w:rPr>
                <w:sz w:val="18"/>
                <w:szCs w:val="18"/>
              </w:rPr>
            </w:pPr>
            <w:r w:rsidRPr="00675437">
              <w:rPr>
                <w:color w:val="000000"/>
                <w:sz w:val="18"/>
                <w:szCs w:val="18"/>
              </w:rPr>
              <w:t xml:space="preserve">-31.0 </w:t>
            </w:r>
            <w:del w:id="956" w:author="Parks, Robbie M" w:date="2019-01-10T10:13:00Z">
              <w:r w:rsidRPr="00675437" w:rsidDel="008916F4">
                <w:rPr>
                  <w:color w:val="000000"/>
                  <w:sz w:val="18"/>
                  <w:szCs w:val="18"/>
                </w:rPr>
                <w:delText xml:space="preserve">( </w:delText>
              </w:r>
            </w:del>
            <w:ins w:id="957" w:author="Parks, Robbie M" w:date="2019-01-10T10:13:00Z">
              <w:r w:rsidR="008916F4" w:rsidRPr="00675437">
                <w:rPr>
                  <w:color w:val="000000"/>
                  <w:sz w:val="18"/>
                  <w:szCs w:val="18"/>
                </w:rPr>
                <w:t>(</w:t>
              </w:r>
            </w:ins>
            <w:r w:rsidRPr="00675437">
              <w:rPr>
                <w:color w:val="000000"/>
                <w:sz w:val="18"/>
                <w:szCs w:val="18"/>
              </w:rPr>
              <w:t>-53.0</w:t>
            </w:r>
            <w:del w:id="958" w:author="Parks, Robbie M" w:date="2019-01-10T10:13:00Z">
              <w:r w:rsidRPr="00675437" w:rsidDel="008916F4">
                <w:rPr>
                  <w:color w:val="000000"/>
                  <w:sz w:val="18"/>
                  <w:szCs w:val="18"/>
                </w:rPr>
                <w:delText xml:space="preserve">,  </w:delText>
              </w:r>
            </w:del>
            <w:ins w:id="959" w:author="Parks, Robbie M" w:date="2019-01-10T10:13:00Z">
              <w:r w:rsidR="008916F4" w:rsidRPr="00675437">
                <w:rPr>
                  <w:color w:val="000000"/>
                  <w:sz w:val="18"/>
                  <w:szCs w:val="18"/>
                </w:rPr>
                <w:t xml:space="preserve">, </w:t>
              </w:r>
            </w:ins>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1910E931" w:rsidR="004F7F15" w:rsidRPr="00675437" w:rsidRDefault="004F7F15" w:rsidP="004F7F15">
            <w:pPr>
              <w:rPr>
                <w:sz w:val="18"/>
                <w:szCs w:val="18"/>
              </w:rPr>
            </w:pPr>
            <w:r w:rsidRPr="00675437">
              <w:rPr>
                <w:color w:val="000000"/>
                <w:sz w:val="18"/>
                <w:szCs w:val="18"/>
              </w:rPr>
              <w:t xml:space="preserve">-46.0 </w:t>
            </w:r>
            <w:del w:id="960" w:author="Parks, Robbie M" w:date="2019-01-10T10:13:00Z">
              <w:r w:rsidRPr="00675437" w:rsidDel="008916F4">
                <w:rPr>
                  <w:color w:val="000000"/>
                  <w:sz w:val="18"/>
                  <w:szCs w:val="18"/>
                </w:rPr>
                <w:delText xml:space="preserve">( </w:delText>
              </w:r>
            </w:del>
            <w:ins w:id="961" w:author="Parks, Robbie M" w:date="2019-01-10T10:13:00Z">
              <w:r w:rsidR="008916F4" w:rsidRPr="00675437">
                <w:rPr>
                  <w:color w:val="000000"/>
                  <w:sz w:val="18"/>
                  <w:szCs w:val="18"/>
                </w:rPr>
                <w:t>(</w:t>
              </w:r>
            </w:ins>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69CFFFD3" w:rsidR="004F7F15" w:rsidRPr="00675437" w:rsidRDefault="004F7F15" w:rsidP="004F7F15">
            <w:pPr>
              <w:rPr>
                <w:sz w:val="18"/>
                <w:szCs w:val="18"/>
              </w:rPr>
            </w:pPr>
            <w:r w:rsidRPr="00675437">
              <w:rPr>
                <w:color w:val="000000"/>
                <w:sz w:val="18"/>
                <w:szCs w:val="18"/>
              </w:rPr>
              <w:t xml:space="preserve">0.0 </w:t>
            </w:r>
            <w:del w:id="962" w:author="Parks, Robbie M" w:date="2019-01-10T10:13:00Z">
              <w:r w:rsidRPr="00675437" w:rsidDel="008916F4">
                <w:rPr>
                  <w:color w:val="000000"/>
                  <w:sz w:val="18"/>
                  <w:szCs w:val="18"/>
                </w:rPr>
                <w:delText xml:space="preserve">(   </w:delText>
              </w:r>
            </w:del>
            <w:ins w:id="963" w:author="Parks, Robbie M" w:date="2019-01-10T10:13:00Z">
              <w:r w:rsidR="008916F4" w:rsidRPr="00675437">
                <w:rPr>
                  <w:color w:val="000000"/>
                  <w:sz w:val="18"/>
                  <w:szCs w:val="18"/>
                </w:rPr>
                <w:t>(</w:t>
              </w:r>
            </w:ins>
            <w:r w:rsidRPr="00675437">
              <w:rPr>
                <w:color w:val="000000"/>
                <w:sz w:val="18"/>
                <w:szCs w:val="18"/>
              </w:rPr>
              <w:t>0.0</w:t>
            </w:r>
            <w:del w:id="964" w:author="Parks, Robbie M" w:date="2019-01-10T10:13:00Z">
              <w:r w:rsidRPr="00675437" w:rsidDel="008916F4">
                <w:rPr>
                  <w:color w:val="000000"/>
                  <w:sz w:val="18"/>
                  <w:szCs w:val="18"/>
                </w:rPr>
                <w:delText>,  </w:delText>
              </w:r>
            </w:del>
            <w:ins w:id="96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B962814" w:rsidR="004F7F15" w:rsidRPr="00675437" w:rsidRDefault="004F7F15" w:rsidP="004F7F15">
            <w:pPr>
              <w:rPr>
                <w:sz w:val="18"/>
                <w:szCs w:val="18"/>
              </w:rPr>
            </w:pPr>
            <w:r w:rsidRPr="00675437">
              <w:rPr>
                <w:color w:val="000000"/>
                <w:sz w:val="18"/>
                <w:szCs w:val="18"/>
              </w:rPr>
              <w:t xml:space="preserve">0.0 </w:t>
            </w:r>
            <w:del w:id="966" w:author="Parks, Robbie M" w:date="2019-01-10T10:13:00Z">
              <w:r w:rsidRPr="00675437" w:rsidDel="008916F4">
                <w:rPr>
                  <w:color w:val="000000"/>
                  <w:sz w:val="18"/>
                  <w:szCs w:val="18"/>
                </w:rPr>
                <w:delText xml:space="preserve">(   </w:delText>
              </w:r>
            </w:del>
            <w:ins w:id="967" w:author="Parks, Robbie M" w:date="2019-01-10T10:13:00Z">
              <w:r w:rsidR="008916F4" w:rsidRPr="00675437">
                <w:rPr>
                  <w:color w:val="000000"/>
                  <w:sz w:val="18"/>
                  <w:szCs w:val="18"/>
                </w:rPr>
                <w:t>(</w:t>
              </w:r>
            </w:ins>
            <w:r w:rsidRPr="00675437">
              <w:rPr>
                <w:color w:val="000000"/>
                <w:sz w:val="18"/>
                <w:szCs w:val="18"/>
              </w:rPr>
              <w:t>0.0</w:t>
            </w:r>
            <w:del w:id="968" w:author="Parks, Robbie M" w:date="2019-01-10T10:13:00Z">
              <w:r w:rsidRPr="00675437" w:rsidDel="008916F4">
                <w:rPr>
                  <w:color w:val="000000"/>
                  <w:sz w:val="18"/>
                  <w:szCs w:val="18"/>
                </w:rPr>
                <w:delText>,  </w:delText>
              </w:r>
            </w:del>
            <w:ins w:id="969"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7A8C6CB7" w:rsidR="004F7F15" w:rsidRPr="00675437" w:rsidRDefault="004F7F15" w:rsidP="004F7F15">
            <w:pPr>
              <w:rPr>
                <w:sz w:val="18"/>
                <w:szCs w:val="18"/>
              </w:rPr>
            </w:pPr>
            <w:r w:rsidRPr="00675437">
              <w:rPr>
                <w:color w:val="000000"/>
                <w:sz w:val="18"/>
                <w:szCs w:val="18"/>
              </w:rPr>
              <w:t xml:space="preserve">0.0 </w:t>
            </w:r>
            <w:del w:id="970" w:author="Parks, Robbie M" w:date="2019-01-10T10:13:00Z">
              <w:r w:rsidRPr="00675437" w:rsidDel="008916F4">
                <w:rPr>
                  <w:color w:val="000000"/>
                  <w:sz w:val="18"/>
                  <w:szCs w:val="18"/>
                </w:rPr>
                <w:delText xml:space="preserve">(   </w:delText>
              </w:r>
            </w:del>
            <w:ins w:id="971" w:author="Parks, Robbie M" w:date="2019-01-10T10:13:00Z">
              <w:r w:rsidR="008916F4" w:rsidRPr="00675437">
                <w:rPr>
                  <w:color w:val="000000"/>
                  <w:sz w:val="18"/>
                  <w:szCs w:val="18"/>
                </w:rPr>
                <w:t>(</w:t>
              </w:r>
            </w:ins>
            <w:r w:rsidRPr="00675437">
              <w:rPr>
                <w:color w:val="000000"/>
                <w:sz w:val="18"/>
                <w:szCs w:val="18"/>
              </w:rPr>
              <w:t>0.0</w:t>
            </w:r>
            <w:del w:id="972" w:author="Parks, Robbie M" w:date="2019-01-10T10:13:00Z">
              <w:r w:rsidRPr="00675437" w:rsidDel="008916F4">
                <w:rPr>
                  <w:color w:val="000000"/>
                  <w:sz w:val="18"/>
                  <w:szCs w:val="18"/>
                </w:rPr>
                <w:delText>,  </w:delText>
              </w:r>
            </w:del>
            <w:ins w:id="973"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833A695" w:rsidR="004F7F15" w:rsidRPr="00675437" w:rsidRDefault="004F7F15" w:rsidP="004F7F15">
            <w:pPr>
              <w:rPr>
                <w:sz w:val="18"/>
                <w:szCs w:val="18"/>
              </w:rPr>
            </w:pPr>
            <w:r w:rsidRPr="00675437">
              <w:rPr>
                <w:color w:val="000000"/>
                <w:sz w:val="18"/>
                <w:szCs w:val="18"/>
              </w:rPr>
              <w:t xml:space="preserve">1.0 </w:t>
            </w:r>
            <w:del w:id="974" w:author="Parks, Robbie M" w:date="2019-01-10T10:13:00Z">
              <w:r w:rsidRPr="00675437" w:rsidDel="008916F4">
                <w:rPr>
                  <w:color w:val="000000"/>
                  <w:sz w:val="18"/>
                  <w:szCs w:val="18"/>
                </w:rPr>
                <w:delText xml:space="preserve">(   </w:delText>
              </w:r>
            </w:del>
            <w:ins w:id="975" w:author="Parks, Robbie M" w:date="2019-01-10T10:13:00Z">
              <w:r w:rsidR="008916F4" w:rsidRPr="00675437">
                <w:rPr>
                  <w:color w:val="000000"/>
                  <w:sz w:val="18"/>
                  <w:szCs w:val="18"/>
                </w:rPr>
                <w:t>(</w:t>
              </w:r>
            </w:ins>
            <w:r w:rsidRPr="00675437">
              <w:rPr>
                <w:color w:val="000000"/>
                <w:sz w:val="18"/>
                <w:szCs w:val="18"/>
              </w:rPr>
              <w:t>0.0</w:t>
            </w:r>
            <w:del w:id="976" w:author="Parks, Robbie M" w:date="2019-01-10T10:13:00Z">
              <w:r w:rsidRPr="00675437" w:rsidDel="008916F4">
                <w:rPr>
                  <w:color w:val="000000"/>
                  <w:sz w:val="18"/>
                  <w:szCs w:val="18"/>
                </w:rPr>
                <w:delText>,  </w:delText>
              </w:r>
            </w:del>
            <w:ins w:id="97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708A96F1" w:rsidR="004F7F15" w:rsidRPr="00675437" w:rsidRDefault="004F7F15" w:rsidP="004F7F15">
            <w:pPr>
              <w:rPr>
                <w:sz w:val="18"/>
                <w:szCs w:val="18"/>
              </w:rPr>
            </w:pPr>
            <w:r w:rsidRPr="00675437">
              <w:rPr>
                <w:color w:val="000000"/>
                <w:sz w:val="18"/>
                <w:szCs w:val="18"/>
              </w:rPr>
              <w:t xml:space="preserve">0.0 </w:t>
            </w:r>
            <w:del w:id="978" w:author="Parks, Robbie M" w:date="2019-01-10T10:13:00Z">
              <w:r w:rsidRPr="00675437" w:rsidDel="008916F4">
                <w:rPr>
                  <w:color w:val="000000"/>
                  <w:sz w:val="18"/>
                  <w:szCs w:val="18"/>
                </w:rPr>
                <w:delText xml:space="preserve">(  </w:delText>
              </w:r>
            </w:del>
            <w:ins w:id="979" w:author="Parks, Robbie M" w:date="2019-01-10T10:13:00Z">
              <w:r w:rsidR="008916F4" w:rsidRPr="00675437">
                <w:rPr>
                  <w:color w:val="000000"/>
                  <w:sz w:val="18"/>
                  <w:szCs w:val="18"/>
                </w:rPr>
                <w:t>(</w:t>
              </w:r>
            </w:ins>
            <w:r w:rsidRPr="00675437">
              <w:rPr>
                <w:color w:val="000000"/>
                <w:sz w:val="18"/>
                <w:szCs w:val="18"/>
              </w:rPr>
              <w:t>-1.0</w:t>
            </w:r>
            <w:del w:id="980" w:author="Parks, Robbie M" w:date="2019-01-10T10:13:00Z">
              <w:r w:rsidRPr="00675437" w:rsidDel="008916F4">
                <w:rPr>
                  <w:color w:val="000000"/>
                  <w:sz w:val="18"/>
                  <w:szCs w:val="18"/>
                </w:rPr>
                <w:delText>,  </w:delText>
              </w:r>
            </w:del>
            <w:ins w:id="981"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0FCD7C49" w:rsidR="004F7F15" w:rsidRPr="00675437" w:rsidRDefault="004F7F15" w:rsidP="004F7F15">
            <w:pPr>
              <w:rPr>
                <w:sz w:val="18"/>
                <w:szCs w:val="18"/>
              </w:rPr>
            </w:pPr>
            <w:r w:rsidRPr="00675437">
              <w:rPr>
                <w:color w:val="000000"/>
                <w:sz w:val="18"/>
                <w:szCs w:val="18"/>
              </w:rPr>
              <w:t xml:space="preserve">0.0 </w:t>
            </w:r>
            <w:del w:id="982" w:author="Parks, Robbie M" w:date="2019-01-10T10:13:00Z">
              <w:r w:rsidRPr="00675437" w:rsidDel="008916F4">
                <w:rPr>
                  <w:color w:val="000000"/>
                  <w:sz w:val="18"/>
                  <w:szCs w:val="18"/>
                </w:rPr>
                <w:delText xml:space="preserve">(  </w:delText>
              </w:r>
            </w:del>
            <w:ins w:id="983" w:author="Parks, Robbie M" w:date="2019-01-10T10:13:00Z">
              <w:r w:rsidR="008916F4" w:rsidRPr="00675437">
                <w:rPr>
                  <w:color w:val="000000"/>
                  <w:sz w:val="18"/>
                  <w:szCs w:val="18"/>
                </w:rPr>
                <w:t>(</w:t>
              </w:r>
            </w:ins>
            <w:r w:rsidRPr="00675437">
              <w:rPr>
                <w:color w:val="000000"/>
                <w:sz w:val="18"/>
                <w:szCs w:val="18"/>
              </w:rPr>
              <w:t>-3.0</w:t>
            </w:r>
            <w:del w:id="984" w:author="Parks, Robbie M" w:date="2019-01-10T10:13:00Z">
              <w:r w:rsidRPr="00675437" w:rsidDel="008916F4">
                <w:rPr>
                  <w:color w:val="000000"/>
                  <w:sz w:val="18"/>
                  <w:szCs w:val="18"/>
                </w:rPr>
                <w:delText>,  </w:delText>
              </w:r>
            </w:del>
            <w:ins w:id="985"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5925C32D" w:rsidR="004F7F15" w:rsidRPr="00675437" w:rsidRDefault="004F7F15" w:rsidP="004F7F15">
            <w:pPr>
              <w:rPr>
                <w:sz w:val="18"/>
                <w:szCs w:val="18"/>
              </w:rPr>
            </w:pPr>
            <w:r w:rsidRPr="00675437">
              <w:rPr>
                <w:color w:val="000000"/>
                <w:sz w:val="18"/>
                <w:szCs w:val="18"/>
              </w:rPr>
              <w:t xml:space="preserve">1.0 </w:t>
            </w:r>
            <w:del w:id="986" w:author="Parks, Robbie M" w:date="2019-01-10T10:13:00Z">
              <w:r w:rsidRPr="00675437" w:rsidDel="008916F4">
                <w:rPr>
                  <w:color w:val="000000"/>
                  <w:sz w:val="18"/>
                  <w:szCs w:val="18"/>
                </w:rPr>
                <w:delText xml:space="preserve">(  </w:delText>
              </w:r>
            </w:del>
            <w:ins w:id="987" w:author="Parks, Robbie M" w:date="2019-01-10T10:13:00Z">
              <w:r w:rsidR="008916F4" w:rsidRPr="00675437">
                <w:rPr>
                  <w:color w:val="000000"/>
                  <w:sz w:val="18"/>
                  <w:szCs w:val="18"/>
                </w:rPr>
                <w:t>(</w:t>
              </w:r>
            </w:ins>
            <w:r w:rsidRPr="00675437">
              <w:rPr>
                <w:color w:val="000000"/>
                <w:sz w:val="18"/>
                <w:szCs w:val="18"/>
              </w:rPr>
              <w:t>-7.0</w:t>
            </w:r>
            <w:del w:id="988" w:author="Parks, Robbie M" w:date="2019-01-10T10:13:00Z">
              <w:r w:rsidRPr="00675437" w:rsidDel="008916F4">
                <w:rPr>
                  <w:color w:val="000000"/>
                  <w:sz w:val="18"/>
                  <w:szCs w:val="18"/>
                </w:rPr>
                <w:delText>,  </w:delText>
              </w:r>
            </w:del>
            <w:ins w:id="989"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8BD7A34" w:rsidR="004F7F15" w:rsidRPr="00675437" w:rsidRDefault="004F7F15" w:rsidP="004F7F15">
            <w:pPr>
              <w:rPr>
                <w:sz w:val="18"/>
                <w:szCs w:val="18"/>
              </w:rPr>
            </w:pPr>
            <w:r w:rsidRPr="00675437">
              <w:rPr>
                <w:color w:val="000000"/>
                <w:sz w:val="18"/>
                <w:szCs w:val="18"/>
              </w:rPr>
              <w:t xml:space="preserve">-3.0 </w:t>
            </w:r>
            <w:del w:id="990" w:author="Parks, Robbie M" w:date="2019-01-10T10:13:00Z">
              <w:r w:rsidRPr="00675437" w:rsidDel="008916F4">
                <w:rPr>
                  <w:color w:val="000000"/>
                  <w:sz w:val="18"/>
                  <w:szCs w:val="18"/>
                </w:rPr>
                <w:delText xml:space="preserve">( </w:delText>
              </w:r>
            </w:del>
            <w:ins w:id="991" w:author="Parks, Robbie M" w:date="2019-01-10T10:13:00Z">
              <w:r w:rsidR="008916F4" w:rsidRPr="00675437">
                <w:rPr>
                  <w:color w:val="000000"/>
                  <w:sz w:val="18"/>
                  <w:szCs w:val="18"/>
                </w:rPr>
                <w:t>(</w:t>
              </w:r>
            </w:ins>
            <w:r w:rsidRPr="00675437">
              <w:rPr>
                <w:color w:val="000000"/>
                <w:sz w:val="18"/>
                <w:szCs w:val="18"/>
              </w:rPr>
              <w:t>-16.0</w:t>
            </w:r>
            <w:del w:id="992" w:author="Parks, Robbie M" w:date="2019-01-10T10:13:00Z">
              <w:r w:rsidRPr="00675437" w:rsidDel="008916F4">
                <w:rPr>
                  <w:color w:val="000000"/>
                  <w:sz w:val="18"/>
                  <w:szCs w:val="18"/>
                </w:rPr>
                <w:delText>,  </w:delText>
              </w:r>
            </w:del>
            <w:ins w:id="993"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3805E319" w:rsidR="004F7F15" w:rsidRPr="00675437" w:rsidRDefault="004F7F15" w:rsidP="004F7F15">
            <w:pPr>
              <w:rPr>
                <w:sz w:val="18"/>
                <w:szCs w:val="18"/>
              </w:rPr>
            </w:pPr>
            <w:r w:rsidRPr="00675437">
              <w:rPr>
                <w:color w:val="000000"/>
                <w:sz w:val="18"/>
                <w:szCs w:val="18"/>
              </w:rPr>
              <w:t xml:space="preserve">-3.0 </w:t>
            </w:r>
            <w:del w:id="994" w:author="Parks, Robbie M" w:date="2019-01-10T10:13:00Z">
              <w:r w:rsidRPr="00675437" w:rsidDel="008916F4">
                <w:rPr>
                  <w:color w:val="000000"/>
                  <w:sz w:val="18"/>
                  <w:szCs w:val="18"/>
                </w:rPr>
                <w:delText xml:space="preserve">( </w:delText>
              </w:r>
            </w:del>
            <w:ins w:id="995" w:author="Parks, Robbie M" w:date="2019-01-10T10:13:00Z">
              <w:r w:rsidR="008916F4" w:rsidRPr="00675437">
                <w:rPr>
                  <w:color w:val="000000"/>
                  <w:sz w:val="18"/>
                  <w:szCs w:val="18"/>
                </w:rPr>
                <w:t>(</w:t>
              </w:r>
            </w:ins>
            <w:r w:rsidRPr="00675437">
              <w:rPr>
                <w:color w:val="000000"/>
                <w:sz w:val="18"/>
                <w:szCs w:val="18"/>
              </w:rPr>
              <w:t>-23.0</w:t>
            </w:r>
            <w:del w:id="996" w:author="Parks, Robbie M" w:date="2019-01-10T10:13:00Z">
              <w:r w:rsidRPr="00675437" w:rsidDel="008916F4">
                <w:rPr>
                  <w:color w:val="000000"/>
                  <w:sz w:val="18"/>
                  <w:szCs w:val="18"/>
                </w:rPr>
                <w:delText xml:space="preserve">,  </w:delText>
              </w:r>
            </w:del>
            <w:ins w:id="997"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54E6177D" w:rsidR="004F7F15" w:rsidRPr="00675437" w:rsidRDefault="004F7F15" w:rsidP="004F7F15">
            <w:pPr>
              <w:rPr>
                <w:sz w:val="18"/>
                <w:szCs w:val="18"/>
              </w:rPr>
            </w:pPr>
            <w:r w:rsidRPr="00675437">
              <w:rPr>
                <w:color w:val="000000"/>
                <w:sz w:val="18"/>
                <w:szCs w:val="18"/>
              </w:rPr>
              <w:t xml:space="preserve">-41.0 </w:t>
            </w:r>
            <w:del w:id="998" w:author="Parks, Robbie M" w:date="2019-01-10T10:13:00Z">
              <w:r w:rsidRPr="00675437" w:rsidDel="008916F4">
                <w:rPr>
                  <w:color w:val="000000"/>
                  <w:sz w:val="18"/>
                  <w:szCs w:val="18"/>
                </w:rPr>
                <w:delText xml:space="preserve">( </w:delText>
              </w:r>
            </w:del>
            <w:ins w:id="999" w:author="Parks, Robbie M" w:date="2019-01-10T10:13:00Z">
              <w:r w:rsidR="008916F4" w:rsidRPr="00675437">
                <w:rPr>
                  <w:color w:val="000000"/>
                  <w:sz w:val="18"/>
                  <w:szCs w:val="18"/>
                </w:rPr>
                <w:t>(</w:t>
              </w:r>
            </w:ins>
            <w:r w:rsidRPr="00675437">
              <w:rPr>
                <w:color w:val="000000"/>
                <w:sz w:val="18"/>
                <w:szCs w:val="18"/>
              </w:rPr>
              <w:t>-79.0</w:t>
            </w:r>
            <w:del w:id="1000" w:author="Parks, Robbie M" w:date="2019-01-10T10:13:00Z">
              <w:r w:rsidRPr="00675437" w:rsidDel="008916F4">
                <w:rPr>
                  <w:color w:val="000000"/>
                  <w:sz w:val="18"/>
                  <w:szCs w:val="18"/>
                </w:rPr>
                <w:delText xml:space="preserve">,  </w:delText>
              </w:r>
            </w:del>
            <w:ins w:id="1001" w:author="Parks, Robbie M" w:date="2019-01-10T10:13:00Z">
              <w:r w:rsidR="008916F4" w:rsidRPr="00675437">
                <w:rPr>
                  <w:color w:val="000000"/>
                  <w:sz w:val="18"/>
                  <w:szCs w:val="18"/>
                </w:rPr>
                <w:t xml:space="preserve">, </w:t>
              </w:r>
            </w:ins>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1A1FF559" w:rsidR="004F7F15" w:rsidRPr="00675437" w:rsidRDefault="004F7F15" w:rsidP="004F7F15">
            <w:pPr>
              <w:rPr>
                <w:sz w:val="18"/>
                <w:szCs w:val="18"/>
              </w:rPr>
            </w:pPr>
            <w:r w:rsidRPr="00675437">
              <w:rPr>
                <w:color w:val="000000"/>
                <w:sz w:val="18"/>
                <w:szCs w:val="18"/>
              </w:rPr>
              <w:t xml:space="preserve">-44.0 </w:t>
            </w:r>
            <w:del w:id="1002" w:author="Parks, Robbie M" w:date="2019-01-10T10:13:00Z">
              <w:r w:rsidRPr="00675437" w:rsidDel="008916F4">
                <w:rPr>
                  <w:color w:val="000000"/>
                  <w:sz w:val="18"/>
                  <w:szCs w:val="18"/>
                </w:rPr>
                <w:delText xml:space="preserve">( </w:delText>
              </w:r>
            </w:del>
            <w:ins w:id="1003" w:author="Parks, Robbie M" w:date="2019-01-10T10:13:00Z">
              <w:r w:rsidR="008916F4" w:rsidRPr="00675437">
                <w:rPr>
                  <w:color w:val="000000"/>
                  <w:sz w:val="18"/>
                  <w:szCs w:val="18"/>
                </w:rPr>
                <w:t>(</w:t>
              </w:r>
            </w:ins>
            <w:r w:rsidRPr="00675437">
              <w:rPr>
                <w:color w:val="000000"/>
                <w:sz w:val="18"/>
                <w:szCs w:val="18"/>
              </w:rPr>
              <w:t>-89.0</w:t>
            </w:r>
            <w:del w:id="1004" w:author="Parks, Robbie M" w:date="2019-01-10T10:13:00Z">
              <w:r w:rsidRPr="00675437" w:rsidDel="008916F4">
                <w:rPr>
                  <w:color w:val="000000"/>
                  <w:sz w:val="18"/>
                  <w:szCs w:val="18"/>
                </w:rPr>
                <w:delText>,  </w:delText>
              </w:r>
            </w:del>
            <w:ins w:id="1005" w:author="Parks, Robbie M" w:date="2019-01-10T10:13:00Z">
              <w:r w:rsidR="008916F4" w:rsidRPr="00675437">
                <w:rPr>
                  <w:color w:val="000000"/>
                  <w:sz w:val="18"/>
                  <w:szCs w:val="18"/>
                </w:rPr>
                <w:t xml:space="preserve">, </w:t>
              </w:r>
            </w:ins>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57141020" w:rsidR="004F7F15" w:rsidRPr="00E966D2" w:rsidRDefault="004F7F15" w:rsidP="004F7F15">
            <w:pPr>
              <w:rPr>
                <w:sz w:val="18"/>
                <w:szCs w:val="18"/>
              </w:rPr>
            </w:pPr>
            <w:r w:rsidRPr="005D151A">
              <w:rPr>
                <w:color w:val="000000"/>
                <w:sz w:val="18"/>
                <w:szCs w:val="18"/>
              </w:rPr>
              <w:t xml:space="preserve">9.0 </w:t>
            </w:r>
            <w:del w:id="1006" w:author="Parks, Robbie M" w:date="2019-01-10T10:13:00Z">
              <w:r w:rsidRPr="005D151A" w:rsidDel="008916F4">
                <w:rPr>
                  <w:color w:val="000000"/>
                  <w:sz w:val="18"/>
                  <w:szCs w:val="18"/>
                </w:rPr>
                <w:delText xml:space="preserve">(   </w:delText>
              </w:r>
            </w:del>
            <w:ins w:id="1007" w:author="Parks, Robbie M" w:date="2019-01-10T10:13:00Z">
              <w:r w:rsidR="008916F4" w:rsidRPr="005D151A">
                <w:rPr>
                  <w:color w:val="000000"/>
                  <w:sz w:val="18"/>
                  <w:szCs w:val="18"/>
                </w:rPr>
                <w:t>(</w:t>
              </w:r>
            </w:ins>
            <w:r w:rsidRPr="005D151A">
              <w:rPr>
                <w:color w:val="000000"/>
                <w:sz w:val="18"/>
                <w:szCs w:val="18"/>
              </w:rPr>
              <w:t>6.0</w:t>
            </w:r>
            <w:del w:id="1008" w:author="Parks, Robbie M" w:date="2019-01-10T10:13:00Z">
              <w:r w:rsidRPr="005D151A" w:rsidDel="008916F4">
                <w:rPr>
                  <w:color w:val="000000"/>
                  <w:sz w:val="18"/>
                  <w:szCs w:val="18"/>
                </w:rPr>
                <w:delText xml:space="preserve">,  </w:delText>
              </w:r>
            </w:del>
            <w:ins w:id="1009" w:author="Parks, Robbie M" w:date="2019-01-10T10:13:00Z">
              <w:r w:rsidR="008916F4" w:rsidRPr="00F97057">
                <w:rPr>
                  <w:color w:val="000000"/>
                  <w:sz w:val="18"/>
                  <w:szCs w:val="18"/>
                </w:rPr>
                <w:t xml:space="preserve">, </w:t>
              </w:r>
            </w:ins>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7BB8FB1" w:rsidR="004F7F15" w:rsidRPr="00675437" w:rsidRDefault="004F7F15" w:rsidP="004F7F15">
            <w:pPr>
              <w:rPr>
                <w:sz w:val="18"/>
                <w:szCs w:val="18"/>
              </w:rPr>
            </w:pPr>
            <w:r w:rsidRPr="005464C8">
              <w:rPr>
                <w:color w:val="000000"/>
                <w:sz w:val="18"/>
                <w:szCs w:val="18"/>
              </w:rPr>
              <w:t xml:space="preserve">10.0 </w:t>
            </w:r>
            <w:del w:id="1010" w:author="Parks, Robbie M" w:date="2019-01-10T10:13:00Z">
              <w:r w:rsidRPr="005464C8" w:rsidDel="008916F4">
                <w:rPr>
                  <w:color w:val="000000"/>
                  <w:sz w:val="18"/>
                  <w:szCs w:val="18"/>
                </w:rPr>
                <w:delText xml:space="preserve">(   </w:delText>
              </w:r>
            </w:del>
            <w:ins w:id="1011" w:author="Parks, Robbie M" w:date="2019-01-10T10:13:00Z">
              <w:r w:rsidR="008916F4" w:rsidRPr="00F24740">
                <w:rPr>
                  <w:color w:val="000000"/>
                  <w:sz w:val="18"/>
                  <w:szCs w:val="18"/>
                </w:rPr>
                <w:t>(</w:t>
              </w:r>
            </w:ins>
            <w:r w:rsidRPr="00675437">
              <w:rPr>
                <w:color w:val="000000"/>
                <w:sz w:val="18"/>
                <w:szCs w:val="18"/>
              </w:rPr>
              <w:t>8.0</w:t>
            </w:r>
            <w:del w:id="1012" w:author="Parks, Robbie M" w:date="2019-01-10T10:13:00Z">
              <w:r w:rsidRPr="00675437" w:rsidDel="008916F4">
                <w:rPr>
                  <w:color w:val="000000"/>
                  <w:sz w:val="18"/>
                  <w:szCs w:val="18"/>
                </w:rPr>
                <w:delText xml:space="preserve">,  </w:delText>
              </w:r>
            </w:del>
            <w:ins w:id="1013"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31843AA4" w:rsidR="004F7F15" w:rsidRPr="00675437" w:rsidRDefault="004F7F15" w:rsidP="004F7F15">
            <w:pPr>
              <w:rPr>
                <w:sz w:val="18"/>
                <w:szCs w:val="18"/>
              </w:rPr>
            </w:pPr>
            <w:r w:rsidRPr="00675437">
              <w:rPr>
                <w:color w:val="000000"/>
                <w:sz w:val="18"/>
                <w:szCs w:val="18"/>
              </w:rPr>
              <w:t xml:space="preserve">40.0 </w:t>
            </w:r>
            <w:del w:id="1014" w:author="Parks, Robbie M" w:date="2019-01-10T10:13:00Z">
              <w:r w:rsidRPr="00675437" w:rsidDel="008916F4">
                <w:rPr>
                  <w:color w:val="000000"/>
                  <w:sz w:val="18"/>
                  <w:szCs w:val="18"/>
                </w:rPr>
                <w:delText xml:space="preserve">(  </w:delText>
              </w:r>
            </w:del>
            <w:ins w:id="1015" w:author="Parks, Robbie M" w:date="2019-01-10T10:13:00Z">
              <w:r w:rsidR="008916F4" w:rsidRPr="00675437">
                <w:rPr>
                  <w:color w:val="000000"/>
                  <w:sz w:val="18"/>
                  <w:szCs w:val="18"/>
                </w:rPr>
                <w:t>(</w:t>
              </w:r>
            </w:ins>
            <w:r w:rsidRPr="00675437">
              <w:rPr>
                <w:color w:val="000000"/>
                <w:sz w:val="18"/>
                <w:szCs w:val="18"/>
              </w:rPr>
              <w:t>35.0</w:t>
            </w:r>
            <w:del w:id="1016" w:author="Parks, Robbie M" w:date="2019-01-10T10:13:00Z">
              <w:r w:rsidRPr="00675437" w:rsidDel="008916F4">
                <w:rPr>
                  <w:color w:val="000000"/>
                  <w:sz w:val="18"/>
                  <w:szCs w:val="18"/>
                </w:rPr>
                <w:delText xml:space="preserve">,  </w:delText>
              </w:r>
            </w:del>
            <w:ins w:id="1017" w:author="Parks, Robbie M" w:date="2019-01-10T10:13:00Z">
              <w:r w:rsidR="008916F4" w:rsidRPr="00675437">
                <w:rPr>
                  <w:color w:val="000000"/>
                  <w:sz w:val="18"/>
                  <w:szCs w:val="18"/>
                </w:rPr>
                <w:t xml:space="preserve">, </w:t>
              </w:r>
            </w:ins>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38CA680A" w:rsidR="004F7F15" w:rsidRPr="00675437" w:rsidRDefault="004F7F15" w:rsidP="004F7F15">
            <w:pPr>
              <w:rPr>
                <w:sz w:val="18"/>
                <w:szCs w:val="18"/>
              </w:rPr>
            </w:pPr>
            <w:r w:rsidRPr="00675437">
              <w:rPr>
                <w:color w:val="000000"/>
                <w:sz w:val="18"/>
                <w:szCs w:val="18"/>
              </w:rPr>
              <w:t xml:space="preserve">25.0 </w:t>
            </w:r>
            <w:del w:id="1018" w:author="Parks, Robbie M" w:date="2019-01-10T10:13:00Z">
              <w:r w:rsidRPr="00675437" w:rsidDel="008916F4">
                <w:rPr>
                  <w:color w:val="000000"/>
                  <w:sz w:val="18"/>
                  <w:szCs w:val="18"/>
                </w:rPr>
                <w:delText xml:space="preserve">(  </w:delText>
              </w:r>
            </w:del>
            <w:ins w:id="1019" w:author="Parks, Robbie M" w:date="2019-01-10T10:13:00Z">
              <w:r w:rsidR="008916F4" w:rsidRPr="00675437">
                <w:rPr>
                  <w:color w:val="000000"/>
                  <w:sz w:val="18"/>
                  <w:szCs w:val="18"/>
                </w:rPr>
                <w:t>(</w:t>
              </w:r>
            </w:ins>
            <w:r w:rsidRPr="00675437">
              <w:rPr>
                <w:color w:val="000000"/>
                <w:sz w:val="18"/>
                <w:szCs w:val="18"/>
              </w:rPr>
              <w:t>20.0</w:t>
            </w:r>
            <w:del w:id="1020" w:author="Parks, Robbie M" w:date="2019-01-10T10:13:00Z">
              <w:r w:rsidRPr="00675437" w:rsidDel="008916F4">
                <w:rPr>
                  <w:color w:val="000000"/>
                  <w:sz w:val="18"/>
                  <w:szCs w:val="18"/>
                </w:rPr>
                <w:delText xml:space="preserve">,  </w:delText>
              </w:r>
            </w:del>
            <w:ins w:id="1021"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80625E4" w:rsidR="004F7F15" w:rsidRPr="00675437" w:rsidRDefault="004F7F15" w:rsidP="004F7F15">
            <w:pPr>
              <w:rPr>
                <w:sz w:val="18"/>
                <w:szCs w:val="18"/>
              </w:rPr>
            </w:pPr>
            <w:r w:rsidRPr="00675437">
              <w:rPr>
                <w:color w:val="000000"/>
                <w:sz w:val="18"/>
                <w:szCs w:val="18"/>
              </w:rPr>
              <w:t xml:space="preserve">15.0 </w:t>
            </w:r>
            <w:del w:id="1022" w:author="Parks, Robbie M" w:date="2019-01-10T10:13:00Z">
              <w:r w:rsidRPr="00675437" w:rsidDel="008916F4">
                <w:rPr>
                  <w:color w:val="000000"/>
                  <w:sz w:val="18"/>
                  <w:szCs w:val="18"/>
                </w:rPr>
                <w:delText xml:space="preserve">(  </w:delText>
              </w:r>
            </w:del>
            <w:ins w:id="1023" w:author="Parks, Robbie M" w:date="2019-01-10T10:13:00Z">
              <w:r w:rsidR="008916F4" w:rsidRPr="00675437">
                <w:rPr>
                  <w:color w:val="000000"/>
                  <w:sz w:val="18"/>
                  <w:szCs w:val="18"/>
                </w:rPr>
                <w:t>(</w:t>
              </w:r>
            </w:ins>
            <w:r w:rsidRPr="00675437">
              <w:rPr>
                <w:color w:val="000000"/>
                <w:sz w:val="18"/>
                <w:szCs w:val="18"/>
              </w:rPr>
              <w:t>11.0</w:t>
            </w:r>
            <w:del w:id="1024" w:author="Parks, Robbie M" w:date="2019-01-10T10:13:00Z">
              <w:r w:rsidRPr="00675437" w:rsidDel="008916F4">
                <w:rPr>
                  <w:color w:val="000000"/>
                  <w:sz w:val="18"/>
                  <w:szCs w:val="18"/>
                </w:rPr>
                <w:delText xml:space="preserve">,  </w:delText>
              </w:r>
            </w:del>
            <w:ins w:id="1025"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2EE88900" w:rsidR="004F7F15" w:rsidRPr="00675437" w:rsidRDefault="004F7F15" w:rsidP="004F7F15">
            <w:pPr>
              <w:rPr>
                <w:sz w:val="18"/>
                <w:szCs w:val="18"/>
              </w:rPr>
            </w:pPr>
            <w:r w:rsidRPr="00675437">
              <w:rPr>
                <w:color w:val="000000"/>
                <w:sz w:val="18"/>
                <w:szCs w:val="18"/>
              </w:rPr>
              <w:t xml:space="preserve">12.0 </w:t>
            </w:r>
            <w:del w:id="1026" w:author="Parks, Robbie M" w:date="2019-01-10T10:13:00Z">
              <w:r w:rsidRPr="00675437" w:rsidDel="008916F4">
                <w:rPr>
                  <w:color w:val="000000"/>
                  <w:sz w:val="18"/>
                  <w:szCs w:val="18"/>
                </w:rPr>
                <w:delText xml:space="preserve">(   </w:delText>
              </w:r>
            </w:del>
            <w:ins w:id="1027" w:author="Parks, Robbie M" w:date="2019-01-10T10:13:00Z">
              <w:r w:rsidR="008916F4" w:rsidRPr="00675437">
                <w:rPr>
                  <w:color w:val="000000"/>
                  <w:sz w:val="18"/>
                  <w:szCs w:val="18"/>
                </w:rPr>
                <w:t>(</w:t>
              </w:r>
            </w:ins>
            <w:r w:rsidRPr="00675437">
              <w:rPr>
                <w:color w:val="000000"/>
                <w:sz w:val="18"/>
                <w:szCs w:val="18"/>
              </w:rPr>
              <w:t>7.0</w:t>
            </w:r>
            <w:del w:id="1028" w:author="Parks, Robbie M" w:date="2019-01-10T10:13:00Z">
              <w:r w:rsidRPr="00675437" w:rsidDel="008916F4">
                <w:rPr>
                  <w:color w:val="000000"/>
                  <w:sz w:val="18"/>
                  <w:szCs w:val="18"/>
                </w:rPr>
                <w:delText xml:space="preserve">,  </w:delText>
              </w:r>
            </w:del>
            <w:ins w:id="1029" w:author="Parks, Robbie M" w:date="2019-01-10T10:13:00Z">
              <w:r w:rsidR="008916F4" w:rsidRPr="00675437">
                <w:rPr>
                  <w:color w:val="000000"/>
                  <w:sz w:val="18"/>
                  <w:szCs w:val="18"/>
                </w:rPr>
                <w:t xml:space="preserve">, </w:t>
              </w:r>
            </w:ins>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29DC916E" w:rsidR="004F7F15" w:rsidRPr="00675437" w:rsidRDefault="004F7F15" w:rsidP="004F7F15">
            <w:pPr>
              <w:rPr>
                <w:sz w:val="18"/>
                <w:szCs w:val="18"/>
              </w:rPr>
            </w:pPr>
            <w:r w:rsidRPr="00675437">
              <w:rPr>
                <w:color w:val="000000"/>
                <w:sz w:val="18"/>
                <w:szCs w:val="18"/>
              </w:rPr>
              <w:t xml:space="preserve">8.0 </w:t>
            </w:r>
            <w:del w:id="1030" w:author="Parks, Robbie M" w:date="2019-01-10T10:13:00Z">
              <w:r w:rsidRPr="00675437" w:rsidDel="008916F4">
                <w:rPr>
                  <w:color w:val="000000"/>
                  <w:sz w:val="18"/>
                  <w:szCs w:val="18"/>
                </w:rPr>
                <w:delText xml:space="preserve">(   </w:delText>
              </w:r>
            </w:del>
            <w:ins w:id="1031" w:author="Parks, Robbie M" w:date="2019-01-10T10:13:00Z">
              <w:r w:rsidR="008916F4" w:rsidRPr="00675437">
                <w:rPr>
                  <w:color w:val="000000"/>
                  <w:sz w:val="18"/>
                  <w:szCs w:val="18"/>
                </w:rPr>
                <w:t>(</w:t>
              </w:r>
            </w:ins>
            <w:r w:rsidRPr="00675437">
              <w:rPr>
                <w:color w:val="000000"/>
                <w:sz w:val="18"/>
                <w:szCs w:val="18"/>
              </w:rPr>
              <w:t>4.0</w:t>
            </w:r>
            <w:del w:id="1032" w:author="Parks, Robbie M" w:date="2019-01-10T10:13:00Z">
              <w:r w:rsidRPr="00675437" w:rsidDel="008916F4">
                <w:rPr>
                  <w:color w:val="000000"/>
                  <w:sz w:val="18"/>
                  <w:szCs w:val="18"/>
                </w:rPr>
                <w:delText xml:space="preserve">,  </w:delText>
              </w:r>
            </w:del>
            <w:ins w:id="1033" w:author="Parks, Robbie M" w:date="2019-01-10T10:13:00Z">
              <w:r w:rsidR="008916F4" w:rsidRPr="00675437">
                <w:rPr>
                  <w:color w:val="000000"/>
                  <w:sz w:val="18"/>
                  <w:szCs w:val="18"/>
                </w:rPr>
                <w:t xml:space="preserve">, </w:t>
              </w:r>
            </w:ins>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0DC3E6EE" w:rsidR="004F7F15" w:rsidRPr="00675437" w:rsidRDefault="004F7F15" w:rsidP="004F7F15">
            <w:pPr>
              <w:rPr>
                <w:sz w:val="18"/>
                <w:szCs w:val="18"/>
              </w:rPr>
            </w:pPr>
            <w:r w:rsidRPr="00675437">
              <w:rPr>
                <w:color w:val="000000"/>
                <w:sz w:val="18"/>
                <w:szCs w:val="18"/>
              </w:rPr>
              <w:t xml:space="preserve">6.0 </w:t>
            </w:r>
            <w:del w:id="1034" w:author="Parks, Robbie M" w:date="2019-01-10T10:13:00Z">
              <w:r w:rsidRPr="00675437" w:rsidDel="008916F4">
                <w:rPr>
                  <w:color w:val="000000"/>
                  <w:sz w:val="18"/>
                  <w:szCs w:val="18"/>
                </w:rPr>
                <w:delText xml:space="preserve">(   </w:delText>
              </w:r>
            </w:del>
            <w:ins w:id="1035" w:author="Parks, Robbie M" w:date="2019-01-10T10:13:00Z">
              <w:r w:rsidR="008916F4" w:rsidRPr="00675437">
                <w:rPr>
                  <w:color w:val="000000"/>
                  <w:sz w:val="18"/>
                  <w:szCs w:val="18"/>
                </w:rPr>
                <w:t>(</w:t>
              </w:r>
            </w:ins>
            <w:r w:rsidRPr="00675437">
              <w:rPr>
                <w:color w:val="000000"/>
                <w:sz w:val="18"/>
                <w:szCs w:val="18"/>
              </w:rPr>
              <w:t>2.0</w:t>
            </w:r>
            <w:del w:id="1036" w:author="Parks, Robbie M" w:date="2019-01-10T10:13:00Z">
              <w:r w:rsidRPr="00675437" w:rsidDel="008916F4">
                <w:rPr>
                  <w:color w:val="000000"/>
                  <w:sz w:val="18"/>
                  <w:szCs w:val="18"/>
                </w:rPr>
                <w:delText>,  </w:delText>
              </w:r>
            </w:del>
            <w:ins w:id="1037"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2F7EF441" w:rsidR="004F7F15" w:rsidRPr="00675437" w:rsidRDefault="004F7F15" w:rsidP="004F7F15">
            <w:pPr>
              <w:rPr>
                <w:sz w:val="18"/>
                <w:szCs w:val="18"/>
              </w:rPr>
            </w:pPr>
            <w:r w:rsidRPr="00675437">
              <w:rPr>
                <w:color w:val="000000"/>
                <w:sz w:val="18"/>
                <w:szCs w:val="18"/>
              </w:rPr>
              <w:t xml:space="preserve">3.0 </w:t>
            </w:r>
            <w:del w:id="1038" w:author="Parks, Robbie M" w:date="2019-01-10T10:13:00Z">
              <w:r w:rsidRPr="00675437" w:rsidDel="008916F4">
                <w:rPr>
                  <w:color w:val="000000"/>
                  <w:sz w:val="18"/>
                  <w:szCs w:val="18"/>
                </w:rPr>
                <w:delText xml:space="preserve">(   </w:delText>
              </w:r>
            </w:del>
            <w:ins w:id="1039" w:author="Parks, Robbie M" w:date="2019-01-10T10:13:00Z">
              <w:r w:rsidR="008916F4" w:rsidRPr="00675437">
                <w:rPr>
                  <w:color w:val="000000"/>
                  <w:sz w:val="18"/>
                  <w:szCs w:val="18"/>
                </w:rPr>
                <w:t>(</w:t>
              </w:r>
            </w:ins>
            <w:r w:rsidRPr="00675437">
              <w:rPr>
                <w:color w:val="000000"/>
                <w:sz w:val="18"/>
                <w:szCs w:val="18"/>
              </w:rPr>
              <w:t>1.0</w:t>
            </w:r>
            <w:del w:id="1040" w:author="Parks, Robbie M" w:date="2019-01-10T10:13:00Z">
              <w:r w:rsidRPr="00675437" w:rsidDel="008916F4">
                <w:rPr>
                  <w:color w:val="000000"/>
                  <w:sz w:val="18"/>
                  <w:szCs w:val="18"/>
                </w:rPr>
                <w:delText>,  </w:delText>
              </w:r>
            </w:del>
            <w:ins w:id="1041"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346D3981" w:rsidR="004F7F15" w:rsidRPr="00675437" w:rsidRDefault="004F7F15" w:rsidP="004F7F15">
            <w:pPr>
              <w:rPr>
                <w:sz w:val="18"/>
                <w:szCs w:val="18"/>
              </w:rPr>
            </w:pPr>
            <w:r w:rsidRPr="00675437">
              <w:rPr>
                <w:color w:val="000000"/>
                <w:sz w:val="18"/>
                <w:szCs w:val="18"/>
              </w:rPr>
              <w:t xml:space="preserve">0.0 </w:t>
            </w:r>
            <w:del w:id="1042" w:author="Parks, Robbie M" w:date="2019-01-10T10:13:00Z">
              <w:r w:rsidRPr="00675437" w:rsidDel="008916F4">
                <w:rPr>
                  <w:color w:val="000000"/>
                  <w:sz w:val="18"/>
                  <w:szCs w:val="18"/>
                </w:rPr>
                <w:delText xml:space="preserve">(  </w:delText>
              </w:r>
            </w:del>
            <w:ins w:id="1043" w:author="Parks, Robbie M" w:date="2019-01-10T10:13:00Z">
              <w:r w:rsidR="008916F4" w:rsidRPr="00675437">
                <w:rPr>
                  <w:color w:val="000000"/>
                  <w:sz w:val="18"/>
                  <w:szCs w:val="18"/>
                </w:rPr>
                <w:t>(</w:t>
              </w:r>
            </w:ins>
            <w:r w:rsidRPr="00675437">
              <w:rPr>
                <w:color w:val="000000"/>
                <w:sz w:val="18"/>
                <w:szCs w:val="18"/>
              </w:rPr>
              <w:t>-1.0</w:t>
            </w:r>
            <w:del w:id="1044" w:author="Parks, Robbie M" w:date="2019-01-10T10:13:00Z">
              <w:r w:rsidRPr="00675437" w:rsidDel="008916F4">
                <w:rPr>
                  <w:color w:val="000000"/>
                  <w:sz w:val="18"/>
                  <w:szCs w:val="18"/>
                </w:rPr>
                <w:delText>,  </w:delText>
              </w:r>
            </w:del>
            <w:ins w:id="1045"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3BA87471" w:rsidR="004F7F15" w:rsidRPr="00675437" w:rsidRDefault="004F7F15" w:rsidP="004F7F15">
            <w:pPr>
              <w:rPr>
                <w:sz w:val="18"/>
                <w:szCs w:val="18"/>
              </w:rPr>
            </w:pPr>
            <w:r w:rsidRPr="00675437">
              <w:rPr>
                <w:color w:val="000000"/>
                <w:sz w:val="18"/>
                <w:szCs w:val="18"/>
              </w:rPr>
              <w:t xml:space="preserve">128.0 </w:t>
            </w:r>
            <w:del w:id="1046" w:author="Parks, Robbie M" w:date="2019-01-10T10:13:00Z">
              <w:r w:rsidRPr="00675437" w:rsidDel="008916F4">
                <w:rPr>
                  <w:color w:val="000000"/>
                  <w:sz w:val="18"/>
                  <w:szCs w:val="18"/>
                </w:rPr>
                <w:delText xml:space="preserve">( </w:delText>
              </w:r>
            </w:del>
            <w:ins w:id="1047" w:author="Parks, Robbie M" w:date="2019-01-10T10:13:00Z">
              <w:r w:rsidR="008916F4" w:rsidRPr="00675437">
                <w:rPr>
                  <w:color w:val="000000"/>
                  <w:sz w:val="18"/>
                  <w:szCs w:val="18"/>
                </w:rPr>
                <w:t>(</w:t>
              </w:r>
            </w:ins>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5D43E62C" w:rsidR="004F7F15" w:rsidRPr="00675437" w:rsidRDefault="004F7F15" w:rsidP="004F7F15">
            <w:pPr>
              <w:rPr>
                <w:sz w:val="18"/>
                <w:szCs w:val="18"/>
              </w:rPr>
            </w:pPr>
            <w:r w:rsidRPr="00675437">
              <w:rPr>
                <w:color w:val="000000"/>
                <w:sz w:val="18"/>
                <w:szCs w:val="18"/>
              </w:rPr>
              <w:t xml:space="preserve">3.0 </w:t>
            </w:r>
            <w:del w:id="1048" w:author="Parks, Robbie M" w:date="2019-01-10T10:13:00Z">
              <w:r w:rsidRPr="00675437" w:rsidDel="008916F4">
                <w:rPr>
                  <w:color w:val="000000"/>
                  <w:sz w:val="18"/>
                  <w:szCs w:val="18"/>
                </w:rPr>
                <w:delText xml:space="preserve">(   </w:delText>
              </w:r>
            </w:del>
            <w:ins w:id="1049" w:author="Parks, Robbie M" w:date="2019-01-10T10:13:00Z">
              <w:r w:rsidR="008916F4" w:rsidRPr="00675437">
                <w:rPr>
                  <w:color w:val="000000"/>
                  <w:sz w:val="18"/>
                  <w:szCs w:val="18"/>
                </w:rPr>
                <w:t>(</w:t>
              </w:r>
            </w:ins>
            <w:r w:rsidRPr="00675437">
              <w:rPr>
                <w:color w:val="000000"/>
                <w:sz w:val="18"/>
                <w:szCs w:val="18"/>
              </w:rPr>
              <w:t>1.0</w:t>
            </w:r>
            <w:del w:id="1050" w:author="Parks, Robbie M" w:date="2019-01-10T10:13:00Z">
              <w:r w:rsidRPr="00675437" w:rsidDel="008916F4">
                <w:rPr>
                  <w:color w:val="000000"/>
                  <w:sz w:val="18"/>
                  <w:szCs w:val="18"/>
                </w:rPr>
                <w:delText>,  </w:delText>
              </w:r>
            </w:del>
            <w:ins w:id="1051"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10E21DCC" w:rsidR="004F7F15" w:rsidRPr="00675437" w:rsidRDefault="004F7F15" w:rsidP="004F7F15">
            <w:pPr>
              <w:rPr>
                <w:sz w:val="18"/>
                <w:szCs w:val="18"/>
              </w:rPr>
            </w:pPr>
            <w:r w:rsidRPr="00675437">
              <w:rPr>
                <w:color w:val="000000"/>
                <w:sz w:val="18"/>
                <w:szCs w:val="18"/>
              </w:rPr>
              <w:t xml:space="preserve">3.0 </w:t>
            </w:r>
            <w:del w:id="1052" w:author="Parks, Robbie M" w:date="2019-01-10T10:13:00Z">
              <w:r w:rsidRPr="00675437" w:rsidDel="008916F4">
                <w:rPr>
                  <w:color w:val="000000"/>
                  <w:sz w:val="18"/>
                  <w:szCs w:val="18"/>
                </w:rPr>
                <w:delText xml:space="preserve">(   </w:delText>
              </w:r>
            </w:del>
            <w:ins w:id="1053" w:author="Parks, Robbie M" w:date="2019-01-10T10:13:00Z">
              <w:r w:rsidR="008916F4" w:rsidRPr="00675437">
                <w:rPr>
                  <w:color w:val="000000"/>
                  <w:sz w:val="18"/>
                  <w:szCs w:val="18"/>
                </w:rPr>
                <w:t>(</w:t>
              </w:r>
            </w:ins>
            <w:r w:rsidRPr="00675437">
              <w:rPr>
                <w:color w:val="000000"/>
                <w:sz w:val="18"/>
                <w:szCs w:val="18"/>
              </w:rPr>
              <w:t>2.0</w:t>
            </w:r>
            <w:del w:id="1054" w:author="Parks, Robbie M" w:date="2019-01-10T10:13:00Z">
              <w:r w:rsidRPr="00675437" w:rsidDel="008916F4">
                <w:rPr>
                  <w:color w:val="000000"/>
                  <w:sz w:val="18"/>
                  <w:szCs w:val="18"/>
                </w:rPr>
                <w:delText>,  </w:delText>
              </w:r>
            </w:del>
            <w:ins w:id="1055"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D9DDF98" w:rsidR="004F7F15" w:rsidRPr="00675437" w:rsidRDefault="004F7F15" w:rsidP="004F7F15">
            <w:pPr>
              <w:rPr>
                <w:sz w:val="18"/>
                <w:szCs w:val="18"/>
              </w:rPr>
            </w:pPr>
            <w:r w:rsidRPr="00675437">
              <w:rPr>
                <w:color w:val="000000"/>
                <w:sz w:val="18"/>
                <w:szCs w:val="18"/>
              </w:rPr>
              <w:t xml:space="preserve">1.0 </w:t>
            </w:r>
            <w:del w:id="1056" w:author="Parks, Robbie M" w:date="2019-01-10T10:13:00Z">
              <w:r w:rsidRPr="00675437" w:rsidDel="008916F4">
                <w:rPr>
                  <w:color w:val="000000"/>
                  <w:sz w:val="18"/>
                  <w:szCs w:val="18"/>
                </w:rPr>
                <w:delText xml:space="preserve">(   </w:delText>
              </w:r>
            </w:del>
            <w:ins w:id="1057" w:author="Parks, Robbie M" w:date="2019-01-10T10:13:00Z">
              <w:r w:rsidR="008916F4" w:rsidRPr="00675437">
                <w:rPr>
                  <w:color w:val="000000"/>
                  <w:sz w:val="18"/>
                  <w:szCs w:val="18"/>
                </w:rPr>
                <w:t>(</w:t>
              </w:r>
            </w:ins>
            <w:r w:rsidRPr="00675437">
              <w:rPr>
                <w:color w:val="000000"/>
                <w:sz w:val="18"/>
                <w:szCs w:val="18"/>
              </w:rPr>
              <w:t>0.0</w:t>
            </w:r>
            <w:del w:id="1058" w:author="Parks, Robbie M" w:date="2019-01-10T10:13:00Z">
              <w:r w:rsidRPr="00675437" w:rsidDel="008916F4">
                <w:rPr>
                  <w:color w:val="000000"/>
                  <w:sz w:val="18"/>
                  <w:szCs w:val="18"/>
                </w:rPr>
                <w:delText>,  </w:delText>
              </w:r>
            </w:del>
            <w:ins w:id="1059"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3C97A4CF" w:rsidR="004F7F15" w:rsidRPr="00675437" w:rsidRDefault="004F7F15" w:rsidP="004F7F15">
            <w:pPr>
              <w:rPr>
                <w:sz w:val="18"/>
                <w:szCs w:val="18"/>
              </w:rPr>
            </w:pPr>
            <w:r w:rsidRPr="00675437">
              <w:rPr>
                <w:color w:val="000000"/>
                <w:sz w:val="18"/>
                <w:szCs w:val="18"/>
              </w:rPr>
              <w:t xml:space="preserve">2.0 </w:t>
            </w:r>
            <w:del w:id="1060" w:author="Parks, Robbie M" w:date="2019-01-10T10:13:00Z">
              <w:r w:rsidRPr="00675437" w:rsidDel="008916F4">
                <w:rPr>
                  <w:color w:val="000000"/>
                  <w:sz w:val="18"/>
                  <w:szCs w:val="18"/>
                </w:rPr>
                <w:delText xml:space="preserve">(   </w:delText>
              </w:r>
            </w:del>
            <w:ins w:id="1061" w:author="Parks, Robbie M" w:date="2019-01-10T10:13:00Z">
              <w:r w:rsidR="008916F4" w:rsidRPr="00675437">
                <w:rPr>
                  <w:color w:val="000000"/>
                  <w:sz w:val="18"/>
                  <w:szCs w:val="18"/>
                </w:rPr>
                <w:t>(</w:t>
              </w:r>
            </w:ins>
            <w:r w:rsidRPr="00675437">
              <w:rPr>
                <w:color w:val="000000"/>
                <w:sz w:val="18"/>
                <w:szCs w:val="18"/>
              </w:rPr>
              <w:t>1.0</w:t>
            </w:r>
            <w:del w:id="1062" w:author="Parks, Robbie M" w:date="2019-01-10T10:13:00Z">
              <w:r w:rsidRPr="00675437" w:rsidDel="008916F4">
                <w:rPr>
                  <w:color w:val="000000"/>
                  <w:sz w:val="18"/>
                  <w:szCs w:val="18"/>
                </w:rPr>
                <w:delText>,  </w:delText>
              </w:r>
            </w:del>
            <w:ins w:id="1063"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09A63D4" w:rsidR="004F7F15" w:rsidRPr="00675437" w:rsidRDefault="004F7F15" w:rsidP="004F7F15">
            <w:pPr>
              <w:rPr>
                <w:sz w:val="18"/>
                <w:szCs w:val="18"/>
              </w:rPr>
            </w:pPr>
            <w:r w:rsidRPr="00675437">
              <w:rPr>
                <w:color w:val="000000"/>
                <w:sz w:val="18"/>
                <w:szCs w:val="18"/>
              </w:rPr>
              <w:t xml:space="preserve">1.0 </w:t>
            </w:r>
            <w:del w:id="1064" w:author="Parks, Robbie M" w:date="2019-01-10T10:13:00Z">
              <w:r w:rsidRPr="00675437" w:rsidDel="008916F4">
                <w:rPr>
                  <w:color w:val="000000"/>
                  <w:sz w:val="18"/>
                  <w:szCs w:val="18"/>
                </w:rPr>
                <w:delText xml:space="preserve">(   </w:delText>
              </w:r>
            </w:del>
            <w:ins w:id="1065" w:author="Parks, Robbie M" w:date="2019-01-10T10:13:00Z">
              <w:r w:rsidR="008916F4" w:rsidRPr="00675437">
                <w:rPr>
                  <w:color w:val="000000"/>
                  <w:sz w:val="18"/>
                  <w:szCs w:val="18"/>
                </w:rPr>
                <w:t>(</w:t>
              </w:r>
            </w:ins>
            <w:r w:rsidRPr="00675437">
              <w:rPr>
                <w:color w:val="000000"/>
                <w:sz w:val="18"/>
                <w:szCs w:val="18"/>
              </w:rPr>
              <w:t>0.0</w:t>
            </w:r>
            <w:del w:id="1066" w:author="Parks, Robbie M" w:date="2019-01-10T10:13:00Z">
              <w:r w:rsidRPr="00675437" w:rsidDel="008916F4">
                <w:rPr>
                  <w:color w:val="000000"/>
                  <w:sz w:val="18"/>
                  <w:szCs w:val="18"/>
                </w:rPr>
                <w:delText>,  </w:delText>
              </w:r>
            </w:del>
            <w:ins w:id="1067"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5DF4928E" w:rsidR="004F7F15" w:rsidRPr="00675437" w:rsidRDefault="004F7F15" w:rsidP="004F7F15">
            <w:pPr>
              <w:rPr>
                <w:sz w:val="18"/>
                <w:szCs w:val="18"/>
              </w:rPr>
            </w:pPr>
            <w:r w:rsidRPr="00675437">
              <w:rPr>
                <w:color w:val="000000"/>
                <w:sz w:val="18"/>
                <w:szCs w:val="18"/>
              </w:rPr>
              <w:t xml:space="preserve">2.0 </w:t>
            </w:r>
            <w:del w:id="1068" w:author="Parks, Robbie M" w:date="2019-01-10T10:13:00Z">
              <w:r w:rsidRPr="00675437" w:rsidDel="008916F4">
                <w:rPr>
                  <w:color w:val="000000"/>
                  <w:sz w:val="18"/>
                  <w:szCs w:val="18"/>
                </w:rPr>
                <w:delText xml:space="preserve">(   </w:delText>
              </w:r>
            </w:del>
            <w:ins w:id="1069" w:author="Parks, Robbie M" w:date="2019-01-10T10:13:00Z">
              <w:r w:rsidR="008916F4" w:rsidRPr="00675437">
                <w:rPr>
                  <w:color w:val="000000"/>
                  <w:sz w:val="18"/>
                  <w:szCs w:val="18"/>
                </w:rPr>
                <w:t>(</w:t>
              </w:r>
            </w:ins>
            <w:r w:rsidRPr="00675437">
              <w:rPr>
                <w:color w:val="000000"/>
                <w:sz w:val="18"/>
                <w:szCs w:val="18"/>
              </w:rPr>
              <w:t>0.0</w:t>
            </w:r>
            <w:del w:id="1070" w:author="Parks, Robbie M" w:date="2019-01-10T10:13:00Z">
              <w:r w:rsidRPr="00675437" w:rsidDel="008916F4">
                <w:rPr>
                  <w:color w:val="000000"/>
                  <w:sz w:val="18"/>
                  <w:szCs w:val="18"/>
                </w:rPr>
                <w:delText>,  </w:delText>
              </w:r>
            </w:del>
            <w:ins w:id="107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AA749ED" w:rsidR="004F7F15" w:rsidRPr="00675437" w:rsidRDefault="004F7F15" w:rsidP="004F7F15">
            <w:pPr>
              <w:rPr>
                <w:sz w:val="18"/>
                <w:szCs w:val="18"/>
              </w:rPr>
            </w:pPr>
            <w:r w:rsidRPr="00675437">
              <w:rPr>
                <w:color w:val="000000"/>
                <w:sz w:val="18"/>
                <w:szCs w:val="18"/>
              </w:rPr>
              <w:t xml:space="preserve">1.0 </w:t>
            </w:r>
            <w:del w:id="1072" w:author="Parks, Robbie M" w:date="2019-01-10T10:13:00Z">
              <w:r w:rsidRPr="00675437" w:rsidDel="008916F4">
                <w:rPr>
                  <w:color w:val="000000"/>
                  <w:sz w:val="18"/>
                  <w:szCs w:val="18"/>
                </w:rPr>
                <w:delText xml:space="preserve">(  </w:delText>
              </w:r>
            </w:del>
            <w:ins w:id="1073" w:author="Parks, Robbie M" w:date="2019-01-10T10:13:00Z">
              <w:r w:rsidR="008916F4" w:rsidRPr="00675437">
                <w:rPr>
                  <w:color w:val="000000"/>
                  <w:sz w:val="18"/>
                  <w:szCs w:val="18"/>
                </w:rPr>
                <w:t>(</w:t>
              </w:r>
            </w:ins>
            <w:r w:rsidRPr="00675437">
              <w:rPr>
                <w:color w:val="000000"/>
                <w:sz w:val="18"/>
                <w:szCs w:val="18"/>
              </w:rPr>
              <w:t>-1.0</w:t>
            </w:r>
            <w:del w:id="1074" w:author="Parks, Robbie M" w:date="2019-01-10T10:13:00Z">
              <w:r w:rsidRPr="00675437" w:rsidDel="008916F4">
                <w:rPr>
                  <w:color w:val="000000"/>
                  <w:sz w:val="18"/>
                  <w:szCs w:val="18"/>
                </w:rPr>
                <w:delText>,  </w:delText>
              </w:r>
            </w:del>
            <w:ins w:id="1075"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4ECBB1A2" w:rsidR="004F7F15" w:rsidRPr="00675437" w:rsidRDefault="004F7F15" w:rsidP="004F7F15">
            <w:pPr>
              <w:rPr>
                <w:sz w:val="18"/>
                <w:szCs w:val="18"/>
              </w:rPr>
            </w:pPr>
            <w:r w:rsidRPr="00675437">
              <w:rPr>
                <w:color w:val="000000"/>
                <w:sz w:val="18"/>
                <w:szCs w:val="18"/>
              </w:rPr>
              <w:t xml:space="preserve">1.0 </w:t>
            </w:r>
            <w:del w:id="1076" w:author="Parks, Robbie M" w:date="2019-01-10T10:13:00Z">
              <w:r w:rsidRPr="00675437" w:rsidDel="008916F4">
                <w:rPr>
                  <w:color w:val="000000"/>
                  <w:sz w:val="18"/>
                  <w:szCs w:val="18"/>
                </w:rPr>
                <w:delText xml:space="preserve">(   </w:delText>
              </w:r>
            </w:del>
            <w:ins w:id="1077" w:author="Parks, Robbie M" w:date="2019-01-10T10:13:00Z">
              <w:r w:rsidR="008916F4" w:rsidRPr="00675437">
                <w:rPr>
                  <w:color w:val="000000"/>
                  <w:sz w:val="18"/>
                  <w:szCs w:val="18"/>
                </w:rPr>
                <w:t>(</w:t>
              </w:r>
            </w:ins>
            <w:r w:rsidRPr="00675437">
              <w:rPr>
                <w:color w:val="000000"/>
                <w:sz w:val="18"/>
                <w:szCs w:val="18"/>
              </w:rPr>
              <w:t>0.0</w:t>
            </w:r>
            <w:del w:id="1078" w:author="Parks, Robbie M" w:date="2019-01-10T10:13:00Z">
              <w:r w:rsidRPr="00675437" w:rsidDel="008916F4">
                <w:rPr>
                  <w:color w:val="000000"/>
                  <w:sz w:val="18"/>
                  <w:szCs w:val="18"/>
                </w:rPr>
                <w:delText>,  </w:delText>
              </w:r>
            </w:del>
            <w:ins w:id="1079"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776A77F4" w:rsidR="004F7F15" w:rsidRPr="00675437" w:rsidRDefault="004F7F15" w:rsidP="004F7F15">
            <w:pPr>
              <w:rPr>
                <w:sz w:val="18"/>
                <w:szCs w:val="18"/>
              </w:rPr>
            </w:pPr>
            <w:r w:rsidRPr="00675437">
              <w:rPr>
                <w:color w:val="000000"/>
                <w:sz w:val="18"/>
                <w:szCs w:val="18"/>
              </w:rPr>
              <w:t xml:space="preserve">1.0 </w:t>
            </w:r>
            <w:del w:id="1080" w:author="Parks, Robbie M" w:date="2019-01-10T10:13:00Z">
              <w:r w:rsidRPr="00675437" w:rsidDel="008916F4">
                <w:rPr>
                  <w:color w:val="000000"/>
                  <w:sz w:val="18"/>
                  <w:szCs w:val="18"/>
                </w:rPr>
                <w:delText xml:space="preserve">(   </w:delText>
              </w:r>
            </w:del>
            <w:ins w:id="1081" w:author="Parks, Robbie M" w:date="2019-01-10T10:13:00Z">
              <w:r w:rsidR="008916F4" w:rsidRPr="00675437">
                <w:rPr>
                  <w:color w:val="000000"/>
                  <w:sz w:val="18"/>
                  <w:szCs w:val="18"/>
                </w:rPr>
                <w:t>(</w:t>
              </w:r>
            </w:ins>
            <w:r w:rsidRPr="00675437">
              <w:rPr>
                <w:color w:val="000000"/>
                <w:sz w:val="18"/>
                <w:szCs w:val="18"/>
              </w:rPr>
              <w:t>0.0</w:t>
            </w:r>
            <w:del w:id="1082" w:author="Parks, Robbie M" w:date="2019-01-10T10:13:00Z">
              <w:r w:rsidRPr="00675437" w:rsidDel="008916F4">
                <w:rPr>
                  <w:color w:val="000000"/>
                  <w:sz w:val="18"/>
                  <w:szCs w:val="18"/>
                </w:rPr>
                <w:delText>,  </w:delText>
              </w:r>
            </w:del>
            <w:ins w:id="108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4A88BF41" w:rsidR="004F7F15" w:rsidRPr="00675437" w:rsidRDefault="004F7F15" w:rsidP="004F7F15">
            <w:pPr>
              <w:rPr>
                <w:sz w:val="18"/>
                <w:szCs w:val="18"/>
              </w:rPr>
            </w:pPr>
            <w:r w:rsidRPr="00675437">
              <w:rPr>
                <w:color w:val="000000"/>
                <w:sz w:val="18"/>
                <w:szCs w:val="18"/>
              </w:rPr>
              <w:t xml:space="preserve">0.0 </w:t>
            </w:r>
            <w:del w:id="1084" w:author="Parks, Robbie M" w:date="2019-01-10T10:13:00Z">
              <w:r w:rsidRPr="00675437" w:rsidDel="008916F4">
                <w:rPr>
                  <w:color w:val="000000"/>
                  <w:sz w:val="18"/>
                  <w:szCs w:val="18"/>
                </w:rPr>
                <w:delText xml:space="preserve">(   </w:delText>
              </w:r>
            </w:del>
            <w:ins w:id="1085" w:author="Parks, Robbie M" w:date="2019-01-10T10:13:00Z">
              <w:r w:rsidR="008916F4" w:rsidRPr="00675437">
                <w:rPr>
                  <w:color w:val="000000"/>
                  <w:sz w:val="18"/>
                  <w:szCs w:val="18"/>
                </w:rPr>
                <w:t>(</w:t>
              </w:r>
            </w:ins>
            <w:r w:rsidRPr="00675437">
              <w:rPr>
                <w:color w:val="000000"/>
                <w:sz w:val="18"/>
                <w:szCs w:val="18"/>
              </w:rPr>
              <w:t>0.0</w:t>
            </w:r>
            <w:del w:id="1086" w:author="Parks, Robbie M" w:date="2019-01-10T10:13:00Z">
              <w:r w:rsidRPr="00675437" w:rsidDel="008916F4">
                <w:rPr>
                  <w:color w:val="000000"/>
                  <w:sz w:val="18"/>
                  <w:szCs w:val="18"/>
                </w:rPr>
                <w:delText>,  </w:delText>
              </w:r>
            </w:del>
            <w:ins w:id="1087"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7B1E04F0" w:rsidR="004F7F15" w:rsidRPr="00675437" w:rsidRDefault="004F7F15" w:rsidP="004F7F15">
            <w:pPr>
              <w:rPr>
                <w:sz w:val="18"/>
                <w:szCs w:val="18"/>
              </w:rPr>
            </w:pPr>
            <w:r w:rsidRPr="00675437">
              <w:rPr>
                <w:color w:val="000000"/>
                <w:sz w:val="18"/>
                <w:szCs w:val="18"/>
              </w:rPr>
              <w:t xml:space="preserve">15.0 </w:t>
            </w:r>
            <w:del w:id="1088" w:author="Parks, Robbie M" w:date="2019-01-10T10:13:00Z">
              <w:r w:rsidRPr="00675437" w:rsidDel="008916F4">
                <w:rPr>
                  <w:color w:val="000000"/>
                  <w:sz w:val="18"/>
                  <w:szCs w:val="18"/>
                </w:rPr>
                <w:delText xml:space="preserve">(  </w:delText>
              </w:r>
            </w:del>
            <w:ins w:id="1089" w:author="Parks, Robbie M" w:date="2019-01-10T10:13:00Z">
              <w:r w:rsidR="008916F4" w:rsidRPr="00675437">
                <w:rPr>
                  <w:color w:val="000000"/>
                  <w:sz w:val="18"/>
                  <w:szCs w:val="18"/>
                </w:rPr>
                <w:t>(</w:t>
              </w:r>
            </w:ins>
            <w:r w:rsidRPr="00675437">
              <w:rPr>
                <w:color w:val="000000"/>
                <w:sz w:val="18"/>
                <w:szCs w:val="18"/>
              </w:rPr>
              <w:t>11.0</w:t>
            </w:r>
            <w:del w:id="1090" w:author="Parks, Robbie M" w:date="2019-01-10T10:13:00Z">
              <w:r w:rsidRPr="00675437" w:rsidDel="008916F4">
                <w:rPr>
                  <w:color w:val="000000"/>
                  <w:sz w:val="18"/>
                  <w:szCs w:val="18"/>
                </w:rPr>
                <w:delText xml:space="preserve">,  </w:delText>
              </w:r>
            </w:del>
            <w:ins w:id="1091" w:author="Parks, Robbie M" w:date="2019-01-10T10:13:00Z">
              <w:r w:rsidR="008916F4" w:rsidRPr="00675437">
                <w:rPr>
                  <w:color w:val="000000"/>
                  <w:sz w:val="18"/>
                  <w:szCs w:val="18"/>
                </w:rPr>
                <w:t xml:space="preserve">, </w:t>
              </w:r>
            </w:ins>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49B073B5" w:rsidR="004F7F15" w:rsidRPr="00E966D2" w:rsidRDefault="004F7F15" w:rsidP="004F7F15">
            <w:pPr>
              <w:rPr>
                <w:sz w:val="18"/>
                <w:szCs w:val="18"/>
              </w:rPr>
            </w:pPr>
            <w:r w:rsidRPr="005D151A">
              <w:rPr>
                <w:color w:val="000000"/>
                <w:sz w:val="18"/>
                <w:szCs w:val="18"/>
              </w:rPr>
              <w:t xml:space="preserve">1.0 </w:t>
            </w:r>
            <w:del w:id="1092" w:author="Parks, Robbie M" w:date="2019-01-10T10:13:00Z">
              <w:r w:rsidRPr="005D151A" w:rsidDel="008916F4">
                <w:rPr>
                  <w:color w:val="000000"/>
                  <w:sz w:val="18"/>
                  <w:szCs w:val="18"/>
                </w:rPr>
                <w:delText xml:space="preserve">(  </w:delText>
              </w:r>
            </w:del>
            <w:ins w:id="1093" w:author="Parks, Robbie M" w:date="2019-01-10T10:13:00Z">
              <w:r w:rsidR="008916F4" w:rsidRPr="005D151A">
                <w:rPr>
                  <w:color w:val="000000"/>
                  <w:sz w:val="18"/>
                  <w:szCs w:val="18"/>
                </w:rPr>
                <w:t>(</w:t>
              </w:r>
            </w:ins>
            <w:r w:rsidRPr="005D151A">
              <w:rPr>
                <w:color w:val="000000"/>
                <w:sz w:val="18"/>
                <w:szCs w:val="18"/>
              </w:rPr>
              <w:t>-2.0</w:t>
            </w:r>
            <w:del w:id="1094" w:author="Parks, Robbie M" w:date="2019-01-10T10:13:00Z">
              <w:r w:rsidRPr="005D151A" w:rsidDel="008916F4">
                <w:rPr>
                  <w:color w:val="000000"/>
                  <w:sz w:val="18"/>
                  <w:szCs w:val="18"/>
                </w:rPr>
                <w:delText>,  </w:delText>
              </w:r>
            </w:del>
            <w:ins w:id="1095"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1153BECC" w:rsidR="004F7F15" w:rsidRPr="00675437" w:rsidRDefault="004F7F15" w:rsidP="004F7F15">
            <w:pPr>
              <w:rPr>
                <w:sz w:val="18"/>
                <w:szCs w:val="18"/>
              </w:rPr>
            </w:pPr>
            <w:r w:rsidRPr="00E966D2">
              <w:rPr>
                <w:color w:val="000000"/>
                <w:sz w:val="18"/>
                <w:szCs w:val="18"/>
              </w:rPr>
              <w:t xml:space="preserve">3.0 </w:t>
            </w:r>
            <w:del w:id="1096" w:author="Parks, Robbie M" w:date="2019-01-10T10:13:00Z">
              <w:r w:rsidRPr="005464C8" w:rsidDel="008916F4">
                <w:rPr>
                  <w:color w:val="000000"/>
                  <w:sz w:val="18"/>
                  <w:szCs w:val="18"/>
                </w:rPr>
                <w:delText xml:space="preserve">(  </w:delText>
              </w:r>
            </w:del>
            <w:ins w:id="1097" w:author="Parks, Robbie M" w:date="2019-01-10T10:13:00Z">
              <w:r w:rsidR="008916F4" w:rsidRPr="005464C8">
                <w:rPr>
                  <w:color w:val="000000"/>
                  <w:sz w:val="18"/>
                  <w:szCs w:val="18"/>
                </w:rPr>
                <w:t>(</w:t>
              </w:r>
            </w:ins>
            <w:r w:rsidRPr="00F24740">
              <w:rPr>
                <w:color w:val="000000"/>
                <w:sz w:val="18"/>
                <w:szCs w:val="18"/>
              </w:rPr>
              <w:t>-1.0</w:t>
            </w:r>
            <w:del w:id="1098" w:author="Parks, Robbie M" w:date="2019-01-10T10:13:00Z">
              <w:r w:rsidRPr="00675437" w:rsidDel="008916F4">
                <w:rPr>
                  <w:color w:val="000000"/>
                  <w:sz w:val="18"/>
                  <w:szCs w:val="18"/>
                </w:rPr>
                <w:delText>,  </w:delText>
              </w:r>
            </w:del>
            <w:ins w:id="109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54CB5BFE" w:rsidR="004F7F15" w:rsidRPr="00675437" w:rsidRDefault="004F7F15" w:rsidP="004F7F15">
            <w:pPr>
              <w:rPr>
                <w:sz w:val="18"/>
                <w:szCs w:val="18"/>
              </w:rPr>
            </w:pPr>
            <w:r w:rsidRPr="00675437">
              <w:rPr>
                <w:color w:val="000000"/>
                <w:sz w:val="18"/>
                <w:szCs w:val="18"/>
              </w:rPr>
              <w:t xml:space="preserve">58.0 </w:t>
            </w:r>
            <w:del w:id="1100" w:author="Parks, Robbie M" w:date="2019-01-10T10:13:00Z">
              <w:r w:rsidRPr="00675437" w:rsidDel="008916F4">
                <w:rPr>
                  <w:color w:val="000000"/>
                  <w:sz w:val="18"/>
                  <w:szCs w:val="18"/>
                </w:rPr>
                <w:delText xml:space="preserve">(  </w:delText>
              </w:r>
            </w:del>
            <w:ins w:id="1101" w:author="Parks, Robbie M" w:date="2019-01-10T10:13:00Z">
              <w:r w:rsidR="008916F4" w:rsidRPr="00675437">
                <w:rPr>
                  <w:color w:val="000000"/>
                  <w:sz w:val="18"/>
                  <w:szCs w:val="18"/>
                </w:rPr>
                <w:t>(</w:t>
              </w:r>
            </w:ins>
            <w:r w:rsidRPr="00675437">
              <w:rPr>
                <w:color w:val="000000"/>
                <w:sz w:val="18"/>
                <w:szCs w:val="18"/>
              </w:rPr>
              <w:t>31.0</w:t>
            </w:r>
            <w:del w:id="1102" w:author="Parks, Robbie M" w:date="2019-01-10T10:13:00Z">
              <w:r w:rsidRPr="00675437" w:rsidDel="008916F4">
                <w:rPr>
                  <w:color w:val="000000"/>
                  <w:sz w:val="18"/>
                  <w:szCs w:val="18"/>
                </w:rPr>
                <w:delText xml:space="preserve">,  </w:delText>
              </w:r>
            </w:del>
            <w:ins w:id="1103" w:author="Parks, Robbie M" w:date="2019-01-10T10:13:00Z">
              <w:r w:rsidR="008916F4" w:rsidRPr="00675437">
                <w:rPr>
                  <w:color w:val="000000"/>
                  <w:sz w:val="18"/>
                  <w:szCs w:val="18"/>
                </w:rPr>
                <w:t xml:space="preserve">, </w:t>
              </w:r>
            </w:ins>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20ECF3A0" w:rsidR="004F7F15" w:rsidRPr="00675437" w:rsidRDefault="004F7F15" w:rsidP="004F7F15">
            <w:pPr>
              <w:rPr>
                <w:sz w:val="18"/>
                <w:szCs w:val="18"/>
              </w:rPr>
            </w:pPr>
            <w:r w:rsidRPr="00675437">
              <w:rPr>
                <w:color w:val="000000"/>
                <w:sz w:val="18"/>
                <w:szCs w:val="18"/>
              </w:rPr>
              <w:t xml:space="preserve">96.0 </w:t>
            </w:r>
            <w:del w:id="1104" w:author="Parks, Robbie M" w:date="2019-01-10T10:13:00Z">
              <w:r w:rsidRPr="00675437" w:rsidDel="008916F4">
                <w:rPr>
                  <w:color w:val="000000"/>
                  <w:sz w:val="18"/>
                  <w:szCs w:val="18"/>
                </w:rPr>
                <w:delText xml:space="preserve">(  </w:delText>
              </w:r>
            </w:del>
            <w:ins w:id="1105" w:author="Parks, Robbie M" w:date="2019-01-10T10:13:00Z">
              <w:r w:rsidR="008916F4" w:rsidRPr="00675437">
                <w:rPr>
                  <w:color w:val="000000"/>
                  <w:sz w:val="18"/>
                  <w:szCs w:val="18"/>
                </w:rPr>
                <w:t>(</w:t>
              </w:r>
            </w:ins>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18950ED8" w:rsidR="004F7F15" w:rsidRPr="00675437" w:rsidRDefault="004F7F15" w:rsidP="004F7F15">
            <w:pPr>
              <w:rPr>
                <w:sz w:val="18"/>
                <w:szCs w:val="18"/>
              </w:rPr>
            </w:pPr>
            <w:r w:rsidRPr="00675437">
              <w:rPr>
                <w:color w:val="000000"/>
                <w:sz w:val="18"/>
                <w:szCs w:val="18"/>
              </w:rPr>
              <w:t xml:space="preserve">65.0 </w:t>
            </w:r>
            <w:del w:id="1106" w:author="Parks, Robbie M" w:date="2019-01-10T10:13:00Z">
              <w:r w:rsidRPr="00675437" w:rsidDel="008916F4">
                <w:rPr>
                  <w:color w:val="000000"/>
                  <w:sz w:val="18"/>
                  <w:szCs w:val="18"/>
                </w:rPr>
                <w:delText xml:space="preserve">(  </w:delText>
              </w:r>
            </w:del>
            <w:ins w:id="1107" w:author="Parks, Robbie M" w:date="2019-01-10T10:13:00Z">
              <w:r w:rsidR="008916F4" w:rsidRPr="00675437">
                <w:rPr>
                  <w:color w:val="000000"/>
                  <w:sz w:val="18"/>
                  <w:szCs w:val="18"/>
                </w:rPr>
                <w:t>(</w:t>
              </w:r>
            </w:ins>
            <w:r w:rsidRPr="00675437">
              <w:rPr>
                <w:color w:val="000000"/>
                <w:sz w:val="18"/>
                <w:szCs w:val="18"/>
              </w:rPr>
              <w:t>41.0</w:t>
            </w:r>
            <w:del w:id="1108" w:author="Parks, Robbie M" w:date="2019-01-10T10:13:00Z">
              <w:r w:rsidRPr="00675437" w:rsidDel="008916F4">
                <w:rPr>
                  <w:color w:val="000000"/>
                  <w:sz w:val="18"/>
                  <w:szCs w:val="18"/>
                </w:rPr>
                <w:delText xml:space="preserve">,  </w:delText>
              </w:r>
            </w:del>
            <w:ins w:id="1109" w:author="Parks, Robbie M" w:date="2019-01-10T10:13:00Z">
              <w:r w:rsidR="008916F4" w:rsidRPr="00675437">
                <w:rPr>
                  <w:color w:val="000000"/>
                  <w:sz w:val="18"/>
                  <w:szCs w:val="18"/>
                </w:rPr>
                <w:t xml:space="preserve">, </w:t>
              </w:r>
            </w:ins>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96739B4" w:rsidR="004F7F15" w:rsidRPr="00675437" w:rsidRDefault="004F7F15" w:rsidP="004F7F15">
            <w:pPr>
              <w:rPr>
                <w:sz w:val="18"/>
                <w:szCs w:val="18"/>
              </w:rPr>
            </w:pPr>
            <w:r w:rsidRPr="00675437">
              <w:rPr>
                <w:color w:val="000000"/>
                <w:sz w:val="18"/>
                <w:szCs w:val="18"/>
              </w:rPr>
              <w:t xml:space="preserve">45.0 </w:t>
            </w:r>
            <w:del w:id="1110" w:author="Parks, Robbie M" w:date="2019-01-10T10:13:00Z">
              <w:r w:rsidRPr="00675437" w:rsidDel="008916F4">
                <w:rPr>
                  <w:color w:val="000000"/>
                  <w:sz w:val="18"/>
                  <w:szCs w:val="18"/>
                </w:rPr>
                <w:delText xml:space="preserve">(  </w:delText>
              </w:r>
            </w:del>
            <w:ins w:id="1111" w:author="Parks, Robbie M" w:date="2019-01-10T10:13:00Z">
              <w:r w:rsidR="008916F4" w:rsidRPr="00675437">
                <w:rPr>
                  <w:color w:val="000000"/>
                  <w:sz w:val="18"/>
                  <w:szCs w:val="18"/>
                </w:rPr>
                <w:t>(</w:t>
              </w:r>
            </w:ins>
            <w:r w:rsidRPr="00675437">
              <w:rPr>
                <w:color w:val="000000"/>
                <w:sz w:val="18"/>
                <w:szCs w:val="18"/>
              </w:rPr>
              <w:t>19.0</w:t>
            </w:r>
            <w:del w:id="1112" w:author="Parks, Robbie M" w:date="2019-01-10T10:13:00Z">
              <w:r w:rsidRPr="00675437" w:rsidDel="008916F4">
                <w:rPr>
                  <w:color w:val="000000"/>
                  <w:sz w:val="18"/>
                  <w:szCs w:val="18"/>
                </w:rPr>
                <w:delText xml:space="preserve">,  </w:delText>
              </w:r>
            </w:del>
            <w:ins w:id="1113" w:author="Parks, Robbie M" w:date="2019-01-10T10:13:00Z">
              <w:r w:rsidR="008916F4" w:rsidRPr="00675437">
                <w:rPr>
                  <w:color w:val="000000"/>
                  <w:sz w:val="18"/>
                  <w:szCs w:val="18"/>
                </w:rPr>
                <w:t xml:space="preserve">, </w:t>
              </w:r>
            </w:ins>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781D81EF" w:rsidR="004F7F15" w:rsidRPr="00675437" w:rsidRDefault="004F7F15" w:rsidP="004F7F15">
            <w:pPr>
              <w:rPr>
                <w:sz w:val="18"/>
                <w:szCs w:val="18"/>
              </w:rPr>
            </w:pPr>
            <w:r w:rsidRPr="00675437">
              <w:rPr>
                <w:color w:val="000000"/>
                <w:sz w:val="18"/>
                <w:szCs w:val="18"/>
              </w:rPr>
              <w:t xml:space="preserve">68.0 </w:t>
            </w:r>
            <w:del w:id="1114" w:author="Parks, Robbie M" w:date="2019-01-10T10:13:00Z">
              <w:r w:rsidRPr="00675437" w:rsidDel="008916F4">
                <w:rPr>
                  <w:color w:val="000000"/>
                  <w:sz w:val="18"/>
                  <w:szCs w:val="18"/>
                </w:rPr>
                <w:delText xml:space="preserve">(  </w:delText>
              </w:r>
            </w:del>
            <w:ins w:id="1115" w:author="Parks, Robbie M" w:date="2019-01-10T10:13:00Z">
              <w:r w:rsidR="008916F4" w:rsidRPr="00675437">
                <w:rPr>
                  <w:color w:val="000000"/>
                  <w:sz w:val="18"/>
                  <w:szCs w:val="18"/>
                </w:rPr>
                <w:t>(</w:t>
              </w:r>
            </w:ins>
            <w:r w:rsidRPr="00675437">
              <w:rPr>
                <w:color w:val="000000"/>
                <w:sz w:val="18"/>
                <w:szCs w:val="18"/>
              </w:rPr>
              <w:t>41.0</w:t>
            </w:r>
            <w:del w:id="1116" w:author="Parks, Robbie M" w:date="2019-01-10T10:13:00Z">
              <w:r w:rsidRPr="00675437" w:rsidDel="008916F4">
                <w:rPr>
                  <w:color w:val="000000"/>
                  <w:sz w:val="18"/>
                  <w:szCs w:val="18"/>
                </w:rPr>
                <w:delText xml:space="preserve">,  </w:delText>
              </w:r>
            </w:del>
            <w:ins w:id="1117" w:author="Parks, Robbie M" w:date="2019-01-10T10:13:00Z">
              <w:r w:rsidR="008916F4" w:rsidRPr="00675437">
                <w:rPr>
                  <w:color w:val="000000"/>
                  <w:sz w:val="18"/>
                  <w:szCs w:val="18"/>
                </w:rPr>
                <w:t xml:space="preserve">, </w:t>
              </w:r>
            </w:ins>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1F0E9BF9" w:rsidR="004F7F15" w:rsidRPr="00675437" w:rsidRDefault="004F7F15" w:rsidP="004F7F15">
            <w:pPr>
              <w:rPr>
                <w:sz w:val="18"/>
                <w:szCs w:val="18"/>
              </w:rPr>
            </w:pPr>
            <w:r w:rsidRPr="00675437">
              <w:rPr>
                <w:color w:val="000000"/>
                <w:sz w:val="18"/>
                <w:szCs w:val="18"/>
              </w:rPr>
              <w:t xml:space="preserve">28.0 </w:t>
            </w:r>
            <w:del w:id="1118" w:author="Parks, Robbie M" w:date="2019-01-10T10:13:00Z">
              <w:r w:rsidRPr="00675437" w:rsidDel="008916F4">
                <w:rPr>
                  <w:color w:val="000000"/>
                  <w:sz w:val="18"/>
                  <w:szCs w:val="18"/>
                </w:rPr>
                <w:delText xml:space="preserve">(  </w:delText>
              </w:r>
            </w:del>
            <w:ins w:id="1119" w:author="Parks, Robbie M" w:date="2019-01-10T10:13:00Z">
              <w:r w:rsidR="008916F4" w:rsidRPr="00675437">
                <w:rPr>
                  <w:color w:val="000000"/>
                  <w:sz w:val="18"/>
                  <w:szCs w:val="18"/>
                </w:rPr>
                <w:t>(</w:t>
              </w:r>
            </w:ins>
            <w:r w:rsidRPr="00675437">
              <w:rPr>
                <w:color w:val="000000"/>
                <w:sz w:val="18"/>
                <w:szCs w:val="18"/>
              </w:rPr>
              <w:t>11.0</w:t>
            </w:r>
            <w:del w:id="1120" w:author="Parks, Robbie M" w:date="2019-01-10T10:13:00Z">
              <w:r w:rsidRPr="00675437" w:rsidDel="008916F4">
                <w:rPr>
                  <w:color w:val="000000"/>
                  <w:sz w:val="18"/>
                  <w:szCs w:val="18"/>
                </w:rPr>
                <w:delText xml:space="preserve">,  </w:delText>
              </w:r>
            </w:del>
            <w:ins w:id="1121" w:author="Parks, Robbie M" w:date="2019-01-10T10:13:00Z">
              <w:r w:rsidR="008916F4" w:rsidRPr="00675437">
                <w:rPr>
                  <w:color w:val="000000"/>
                  <w:sz w:val="18"/>
                  <w:szCs w:val="18"/>
                </w:rPr>
                <w:t xml:space="preserve">, </w:t>
              </w:r>
            </w:ins>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0E825389" w:rsidR="004F7F15" w:rsidRPr="00675437" w:rsidRDefault="004F7F15" w:rsidP="004F7F15">
            <w:pPr>
              <w:rPr>
                <w:sz w:val="18"/>
                <w:szCs w:val="18"/>
              </w:rPr>
            </w:pPr>
            <w:r w:rsidRPr="00675437">
              <w:rPr>
                <w:color w:val="000000"/>
                <w:sz w:val="18"/>
                <w:szCs w:val="18"/>
              </w:rPr>
              <w:t xml:space="preserve">14.0 </w:t>
            </w:r>
            <w:del w:id="1122" w:author="Parks, Robbie M" w:date="2019-01-10T10:13:00Z">
              <w:r w:rsidRPr="00675437" w:rsidDel="008916F4">
                <w:rPr>
                  <w:color w:val="000000"/>
                  <w:sz w:val="18"/>
                  <w:szCs w:val="18"/>
                </w:rPr>
                <w:delText xml:space="preserve">(   </w:delText>
              </w:r>
            </w:del>
            <w:ins w:id="1123" w:author="Parks, Robbie M" w:date="2019-01-10T10:13:00Z">
              <w:r w:rsidR="008916F4" w:rsidRPr="00675437">
                <w:rPr>
                  <w:color w:val="000000"/>
                  <w:sz w:val="18"/>
                  <w:szCs w:val="18"/>
                </w:rPr>
                <w:t>(</w:t>
              </w:r>
            </w:ins>
            <w:r w:rsidRPr="00675437">
              <w:rPr>
                <w:color w:val="000000"/>
                <w:sz w:val="18"/>
                <w:szCs w:val="18"/>
              </w:rPr>
              <w:t>2.0</w:t>
            </w:r>
            <w:del w:id="1124" w:author="Parks, Robbie M" w:date="2019-01-10T10:13:00Z">
              <w:r w:rsidRPr="00675437" w:rsidDel="008916F4">
                <w:rPr>
                  <w:color w:val="000000"/>
                  <w:sz w:val="18"/>
                  <w:szCs w:val="18"/>
                </w:rPr>
                <w:delText xml:space="preserve">,  </w:delText>
              </w:r>
            </w:del>
            <w:ins w:id="1125"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38CB6B76" w:rsidR="004F7F15" w:rsidRPr="00675437" w:rsidRDefault="004F7F15" w:rsidP="004F7F15">
            <w:pPr>
              <w:rPr>
                <w:sz w:val="18"/>
                <w:szCs w:val="18"/>
              </w:rPr>
            </w:pPr>
            <w:r w:rsidRPr="00675437">
              <w:rPr>
                <w:color w:val="000000"/>
                <w:sz w:val="18"/>
                <w:szCs w:val="18"/>
              </w:rPr>
              <w:t xml:space="preserve">10.0 </w:t>
            </w:r>
            <w:del w:id="1126" w:author="Parks, Robbie M" w:date="2019-01-10T10:13:00Z">
              <w:r w:rsidRPr="00675437" w:rsidDel="008916F4">
                <w:rPr>
                  <w:color w:val="000000"/>
                  <w:sz w:val="18"/>
                  <w:szCs w:val="18"/>
                </w:rPr>
                <w:delText xml:space="preserve">(   </w:delText>
              </w:r>
            </w:del>
            <w:ins w:id="1127" w:author="Parks, Robbie M" w:date="2019-01-10T10:13:00Z">
              <w:r w:rsidR="008916F4" w:rsidRPr="00675437">
                <w:rPr>
                  <w:color w:val="000000"/>
                  <w:sz w:val="18"/>
                  <w:szCs w:val="18"/>
                </w:rPr>
                <w:t>(</w:t>
              </w:r>
            </w:ins>
            <w:r w:rsidRPr="00675437">
              <w:rPr>
                <w:color w:val="000000"/>
                <w:sz w:val="18"/>
                <w:szCs w:val="18"/>
              </w:rPr>
              <w:t>1.0</w:t>
            </w:r>
            <w:del w:id="1128" w:author="Parks, Robbie M" w:date="2019-01-10T10:13:00Z">
              <w:r w:rsidRPr="00675437" w:rsidDel="008916F4">
                <w:rPr>
                  <w:color w:val="000000"/>
                  <w:sz w:val="18"/>
                  <w:szCs w:val="18"/>
                </w:rPr>
                <w:delText xml:space="preserve">,  </w:delText>
              </w:r>
            </w:del>
            <w:ins w:id="1129"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4887EEFD" w:rsidR="004F7F15" w:rsidRPr="00675437" w:rsidRDefault="004F7F15" w:rsidP="004F7F15">
            <w:pPr>
              <w:rPr>
                <w:sz w:val="18"/>
                <w:szCs w:val="18"/>
              </w:rPr>
            </w:pPr>
            <w:r w:rsidRPr="00675437">
              <w:rPr>
                <w:color w:val="000000"/>
                <w:sz w:val="18"/>
                <w:szCs w:val="18"/>
              </w:rPr>
              <w:t xml:space="preserve">388.0 </w:t>
            </w:r>
            <w:del w:id="1130" w:author="Parks, Robbie M" w:date="2019-01-10T10:13:00Z">
              <w:r w:rsidRPr="00675437" w:rsidDel="008916F4">
                <w:rPr>
                  <w:color w:val="000000"/>
                  <w:sz w:val="18"/>
                  <w:szCs w:val="18"/>
                </w:rPr>
                <w:delText xml:space="preserve">( </w:delText>
              </w:r>
            </w:del>
            <w:ins w:id="1131" w:author="Parks, Robbie M" w:date="2019-01-10T10:13:00Z">
              <w:r w:rsidR="008916F4" w:rsidRPr="00675437">
                <w:rPr>
                  <w:color w:val="000000"/>
                  <w:sz w:val="18"/>
                  <w:szCs w:val="18"/>
                </w:rPr>
                <w:t>(</w:t>
              </w:r>
            </w:ins>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6EE66CA6" w:rsidR="004F7F15" w:rsidRPr="00675437" w:rsidRDefault="004F7F15" w:rsidP="004F7F15">
            <w:pPr>
              <w:rPr>
                <w:sz w:val="18"/>
                <w:szCs w:val="18"/>
              </w:rPr>
            </w:pPr>
            <w:r w:rsidRPr="00675437">
              <w:rPr>
                <w:color w:val="000000"/>
                <w:sz w:val="18"/>
                <w:szCs w:val="18"/>
              </w:rPr>
              <w:t xml:space="preserve">3.0 </w:t>
            </w:r>
            <w:del w:id="1132" w:author="Parks, Robbie M" w:date="2019-01-10T10:13:00Z">
              <w:r w:rsidRPr="00675437" w:rsidDel="008916F4">
                <w:rPr>
                  <w:color w:val="000000"/>
                  <w:sz w:val="18"/>
                  <w:szCs w:val="18"/>
                </w:rPr>
                <w:delText xml:space="preserve">(   </w:delText>
              </w:r>
            </w:del>
            <w:ins w:id="1133" w:author="Parks, Robbie M" w:date="2019-01-10T10:13:00Z">
              <w:r w:rsidR="008916F4" w:rsidRPr="00675437">
                <w:rPr>
                  <w:color w:val="000000"/>
                  <w:sz w:val="18"/>
                  <w:szCs w:val="18"/>
                </w:rPr>
                <w:t>(</w:t>
              </w:r>
            </w:ins>
            <w:r w:rsidRPr="00675437">
              <w:rPr>
                <w:color w:val="000000"/>
                <w:sz w:val="18"/>
                <w:szCs w:val="18"/>
              </w:rPr>
              <w:t>0.0</w:t>
            </w:r>
            <w:del w:id="1134" w:author="Parks, Robbie M" w:date="2019-01-10T10:13:00Z">
              <w:r w:rsidRPr="00675437" w:rsidDel="008916F4">
                <w:rPr>
                  <w:color w:val="000000"/>
                  <w:sz w:val="18"/>
                  <w:szCs w:val="18"/>
                </w:rPr>
                <w:delText>,  </w:delText>
              </w:r>
            </w:del>
            <w:ins w:id="1135"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8E313E5" w:rsidR="004F7F15" w:rsidRPr="00675437" w:rsidRDefault="004F7F15" w:rsidP="004F7F15">
            <w:pPr>
              <w:rPr>
                <w:sz w:val="18"/>
                <w:szCs w:val="18"/>
              </w:rPr>
            </w:pPr>
            <w:r w:rsidRPr="00675437">
              <w:rPr>
                <w:color w:val="000000"/>
                <w:sz w:val="18"/>
                <w:szCs w:val="18"/>
              </w:rPr>
              <w:t xml:space="preserve">4.0 </w:t>
            </w:r>
            <w:del w:id="1136" w:author="Parks, Robbie M" w:date="2019-01-10T10:13:00Z">
              <w:r w:rsidRPr="00675437" w:rsidDel="008916F4">
                <w:rPr>
                  <w:color w:val="000000"/>
                  <w:sz w:val="18"/>
                  <w:szCs w:val="18"/>
                </w:rPr>
                <w:delText xml:space="preserve">(   </w:delText>
              </w:r>
            </w:del>
            <w:ins w:id="1137" w:author="Parks, Robbie M" w:date="2019-01-10T10:13:00Z">
              <w:r w:rsidR="008916F4" w:rsidRPr="00675437">
                <w:rPr>
                  <w:color w:val="000000"/>
                  <w:sz w:val="18"/>
                  <w:szCs w:val="18"/>
                </w:rPr>
                <w:t>(</w:t>
              </w:r>
            </w:ins>
            <w:r w:rsidRPr="00675437">
              <w:rPr>
                <w:color w:val="000000"/>
                <w:sz w:val="18"/>
                <w:szCs w:val="18"/>
              </w:rPr>
              <w:t>1.0</w:t>
            </w:r>
            <w:del w:id="1138" w:author="Parks, Robbie M" w:date="2019-01-10T10:13:00Z">
              <w:r w:rsidRPr="00675437" w:rsidDel="008916F4">
                <w:rPr>
                  <w:color w:val="000000"/>
                  <w:sz w:val="18"/>
                  <w:szCs w:val="18"/>
                </w:rPr>
                <w:delText>,  </w:delText>
              </w:r>
            </w:del>
            <w:ins w:id="113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5A7EE7C5" w:rsidR="004F7F15" w:rsidRPr="00675437" w:rsidRDefault="004F7F15" w:rsidP="004F7F15">
            <w:pPr>
              <w:rPr>
                <w:sz w:val="18"/>
                <w:szCs w:val="18"/>
              </w:rPr>
            </w:pPr>
            <w:r w:rsidRPr="00675437">
              <w:rPr>
                <w:color w:val="000000"/>
                <w:sz w:val="18"/>
                <w:szCs w:val="18"/>
              </w:rPr>
              <w:t xml:space="preserve">16.0 </w:t>
            </w:r>
            <w:del w:id="1140" w:author="Parks, Robbie M" w:date="2019-01-10T10:13:00Z">
              <w:r w:rsidRPr="00675437" w:rsidDel="008916F4">
                <w:rPr>
                  <w:color w:val="000000"/>
                  <w:sz w:val="18"/>
                  <w:szCs w:val="18"/>
                </w:rPr>
                <w:delText xml:space="preserve">(   </w:delText>
              </w:r>
            </w:del>
            <w:ins w:id="1141" w:author="Parks, Robbie M" w:date="2019-01-10T10:13:00Z">
              <w:r w:rsidR="008916F4" w:rsidRPr="00675437">
                <w:rPr>
                  <w:color w:val="000000"/>
                  <w:sz w:val="18"/>
                  <w:szCs w:val="18"/>
                </w:rPr>
                <w:t>(</w:t>
              </w:r>
            </w:ins>
            <w:r w:rsidRPr="00675437">
              <w:rPr>
                <w:color w:val="000000"/>
                <w:sz w:val="18"/>
                <w:szCs w:val="18"/>
              </w:rPr>
              <w:t>6.0</w:t>
            </w:r>
            <w:del w:id="1142" w:author="Parks, Robbie M" w:date="2019-01-10T10:13:00Z">
              <w:r w:rsidRPr="00675437" w:rsidDel="008916F4">
                <w:rPr>
                  <w:color w:val="000000"/>
                  <w:sz w:val="18"/>
                  <w:szCs w:val="18"/>
                </w:rPr>
                <w:delText xml:space="preserve">,  </w:delText>
              </w:r>
            </w:del>
            <w:ins w:id="1143"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518E5784" w:rsidR="004F7F15" w:rsidRPr="00675437" w:rsidRDefault="004F7F15" w:rsidP="004F7F15">
            <w:pPr>
              <w:rPr>
                <w:sz w:val="18"/>
                <w:szCs w:val="18"/>
              </w:rPr>
            </w:pPr>
            <w:r w:rsidRPr="00675437">
              <w:rPr>
                <w:color w:val="000000"/>
                <w:sz w:val="18"/>
                <w:szCs w:val="18"/>
              </w:rPr>
              <w:t xml:space="preserve">15.0 </w:t>
            </w:r>
            <w:del w:id="1144" w:author="Parks, Robbie M" w:date="2019-01-10T10:13:00Z">
              <w:r w:rsidRPr="00675437" w:rsidDel="008916F4">
                <w:rPr>
                  <w:color w:val="000000"/>
                  <w:sz w:val="18"/>
                  <w:szCs w:val="18"/>
                </w:rPr>
                <w:delText xml:space="preserve">(   </w:delText>
              </w:r>
            </w:del>
            <w:ins w:id="1145" w:author="Parks, Robbie M" w:date="2019-01-10T10:13:00Z">
              <w:r w:rsidR="008916F4" w:rsidRPr="00675437">
                <w:rPr>
                  <w:color w:val="000000"/>
                  <w:sz w:val="18"/>
                  <w:szCs w:val="18"/>
                </w:rPr>
                <w:t>(</w:t>
              </w:r>
            </w:ins>
            <w:r w:rsidRPr="00675437">
              <w:rPr>
                <w:color w:val="000000"/>
                <w:sz w:val="18"/>
                <w:szCs w:val="18"/>
              </w:rPr>
              <w:t>3.0</w:t>
            </w:r>
            <w:del w:id="1146" w:author="Parks, Robbie M" w:date="2019-01-10T10:13:00Z">
              <w:r w:rsidRPr="00675437" w:rsidDel="008916F4">
                <w:rPr>
                  <w:color w:val="000000"/>
                  <w:sz w:val="18"/>
                  <w:szCs w:val="18"/>
                </w:rPr>
                <w:delText xml:space="preserve">,  </w:delText>
              </w:r>
            </w:del>
            <w:ins w:id="1147" w:author="Parks, Robbie M" w:date="2019-01-10T10:13:00Z">
              <w:r w:rsidR="008916F4" w:rsidRPr="00675437">
                <w:rPr>
                  <w:color w:val="000000"/>
                  <w:sz w:val="18"/>
                  <w:szCs w:val="18"/>
                </w:rPr>
                <w:t xml:space="preserve">, </w:t>
              </w:r>
            </w:ins>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5CC052D2" w:rsidR="004F7F15" w:rsidRPr="00675437" w:rsidRDefault="004F7F15" w:rsidP="004F7F15">
            <w:pPr>
              <w:rPr>
                <w:sz w:val="18"/>
                <w:szCs w:val="18"/>
              </w:rPr>
            </w:pPr>
            <w:r w:rsidRPr="00675437">
              <w:rPr>
                <w:color w:val="000000"/>
                <w:sz w:val="18"/>
                <w:szCs w:val="18"/>
              </w:rPr>
              <w:t xml:space="preserve">17.0 </w:t>
            </w:r>
            <w:del w:id="1148" w:author="Parks, Robbie M" w:date="2019-01-10T10:13:00Z">
              <w:r w:rsidRPr="00675437" w:rsidDel="008916F4">
                <w:rPr>
                  <w:color w:val="000000"/>
                  <w:sz w:val="18"/>
                  <w:szCs w:val="18"/>
                </w:rPr>
                <w:delText xml:space="preserve">(   </w:delText>
              </w:r>
            </w:del>
            <w:ins w:id="1149" w:author="Parks, Robbie M" w:date="2019-01-10T10:13:00Z">
              <w:r w:rsidR="008916F4" w:rsidRPr="00675437">
                <w:rPr>
                  <w:color w:val="000000"/>
                  <w:sz w:val="18"/>
                  <w:szCs w:val="18"/>
                </w:rPr>
                <w:t>(</w:t>
              </w:r>
            </w:ins>
            <w:r w:rsidRPr="00675437">
              <w:rPr>
                <w:color w:val="000000"/>
                <w:sz w:val="18"/>
                <w:szCs w:val="18"/>
              </w:rPr>
              <w:t>6.0</w:t>
            </w:r>
            <w:del w:id="1150" w:author="Parks, Robbie M" w:date="2019-01-10T10:13:00Z">
              <w:r w:rsidRPr="00675437" w:rsidDel="008916F4">
                <w:rPr>
                  <w:color w:val="000000"/>
                  <w:sz w:val="18"/>
                  <w:szCs w:val="18"/>
                </w:rPr>
                <w:delText xml:space="preserve">,  </w:delText>
              </w:r>
            </w:del>
            <w:ins w:id="1151" w:author="Parks, Robbie M" w:date="2019-01-10T10:13:00Z">
              <w:r w:rsidR="008916F4" w:rsidRPr="00675437">
                <w:rPr>
                  <w:color w:val="000000"/>
                  <w:sz w:val="18"/>
                  <w:szCs w:val="18"/>
                </w:rPr>
                <w:t xml:space="preserve">, </w:t>
              </w:r>
            </w:ins>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9362365" w:rsidR="004F7F15" w:rsidRPr="00675437" w:rsidRDefault="004F7F15" w:rsidP="004F7F15">
            <w:pPr>
              <w:rPr>
                <w:sz w:val="18"/>
                <w:szCs w:val="18"/>
              </w:rPr>
            </w:pPr>
            <w:r w:rsidRPr="00675437">
              <w:rPr>
                <w:color w:val="000000"/>
                <w:sz w:val="18"/>
                <w:szCs w:val="18"/>
              </w:rPr>
              <w:t xml:space="preserve">13.0 </w:t>
            </w:r>
            <w:del w:id="1152" w:author="Parks, Robbie M" w:date="2019-01-10T10:13:00Z">
              <w:r w:rsidRPr="00675437" w:rsidDel="008916F4">
                <w:rPr>
                  <w:color w:val="000000"/>
                  <w:sz w:val="18"/>
                  <w:szCs w:val="18"/>
                </w:rPr>
                <w:delText xml:space="preserve">(  </w:delText>
              </w:r>
            </w:del>
            <w:ins w:id="1153" w:author="Parks, Robbie M" w:date="2019-01-10T10:13:00Z">
              <w:r w:rsidR="008916F4" w:rsidRPr="00675437">
                <w:rPr>
                  <w:color w:val="000000"/>
                  <w:sz w:val="18"/>
                  <w:szCs w:val="18"/>
                </w:rPr>
                <w:t>(</w:t>
              </w:r>
            </w:ins>
            <w:r w:rsidRPr="00675437">
              <w:rPr>
                <w:color w:val="000000"/>
                <w:sz w:val="18"/>
                <w:szCs w:val="18"/>
              </w:rPr>
              <w:t>-1.0</w:t>
            </w:r>
            <w:del w:id="1154" w:author="Parks, Robbie M" w:date="2019-01-10T10:13:00Z">
              <w:r w:rsidRPr="00675437" w:rsidDel="008916F4">
                <w:rPr>
                  <w:color w:val="000000"/>
                  <w:sz w:val="18"/>
                  <w:szCs w:val="18"/>
                </w:rPr>
                <w:delText xml:space="preserve">,  </w:delText>
              </w:r>
            </w:del>
            <w:ins w:id="1155"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0CF8C31E" w:rsidR="004F7F15" w:rsidRPr="00675437" w:rsidRDefault="004F7F15" w:rsidP="004F7F15">
            <w:pPr>
              <w:rPr>
                <w:sz w:val="18"/>
                <w:szCs w:val="18"/>
              </w:rPr>
            </w:pPr>
            <w:r w:rsidRPr="00675437">
              <w:rPr>
                <w:color w:val="000000"/>
                <w:sz w:val="18"/>
                <w:szCs w:val="18"/>
              </w:rPr>
              <w:t xml:space="preserve">13.0 </w:t>
            </w:r>
            <w:del w:id="1156" w:author="Parks, Robbie M" w:date="2019-01-10T10:13:00Z">
              <w:r w:rsidRPr="00675437" w:rsidDel="008916F4">
                <w:rPr>
                  <w:color w:val="000000"/>
                  <w:sz w:val="18"/>
                  <w:szCs w:val="18"/>
                </w:rPr>
                <w:delText xml:space="preserve">(  </w:delText>
              </w:r>
            </w:del>
            <w:ins w:id="1157" w:author="Parks, Robbie M" w:date="2019-01-10T10:13:00Z">
              <w:r w:rsidR="008916F4" w:rsidRPr="00675437">
                <w:rPr>
                  <w:color w:val="000000"/>
                  <w:sz w:val="18"/>
                  <w:szCs w:val="18"/>
                </w:rPr>
                <w:t>(</w:t>
              </w:r>
            </w:ins>
            <w:r w:rsidRPr="00675437">
              <w:rPr>
                <w:color w:val="000000"/>
                <w:sz w:val="18"/>
                <w:szCs w:val="18"/>
              </w:rPr>
              <w:t>-2.0</w:t>
            </w:r>
            <w:del w:id="1158" w:author="Parks, Robbie M" w:date="2019-01-10T10:13:00Z">
              <w:r w:rsidRPr="00675437" w:rsidDel="008916F4">
                <w:rPr>
                  <w:color w:val="000000"/>
                  <w:sz w:val="18"/>
                  <w:szCs w:val="18"/>
                </w:rPr>
                <w:delText xml:space="preserve">,  </w:delText>
              </w:r>
            </w:del>
            <w:ins w:id="1159" w:author="Parks, Robbie M" w:date="2019-01-10T10:13:00Z">
              <w:r w:rsidR="008916F4" w:rsidRPr="00675437">
                <w:rPr>
                  <w:color w:val="000000"/>
                  <w:sz w:val="18"/>
                  <w:szCs w:val="18"/>
                </w:rPr>
                <w:t xml:space="preserve">, </w:t>
              </w:r>
            </w:ins>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3E621F2E" w:rsidR="004F7F15" w:rsidRPr="00675437" w:rsidRDefault="004F7F15" w:rsidP="004F7F15">
            <w:pPr>
              <w:rPr>
                <w:sz w:val="18"/>
                <w:szCs w:val="18"/>
              </w:rPr>
            </w:pPr>
            <w:r w:rsidRPr="00675437">
              <w:rPr>
                <w:color w:val="000000"/>
                <w:sz w:val="18"/>
                <w:szCs w:val="18"/>
              </w:rPr>
              <w:t xml:space="preserve">10.0 </w:t>
            </w:r>
            <w:del w:id="1160" w:author="Parks, Robbie M" w:date="2019-01-10T10:13:00Z">
              <w:r w:rsidRPr="00675437" w:rsidDel="008916F4">
                <w:rPr>
                  <w:color w:val="000000"/>
                  <w:sz w:val="18"/>
                  <w:szCs w:val="18"/>
                </w:rPr>
                <w:delText xml:space="preserve">(   </w:delText>
              </w:r>
            </w:del>
            <w:ins w:id="1161" w:author="Parks, Robbie M" w:date="2019-01-10T10:13:00Z">
              <w:r w:rsidR="008916F4" w:rsidRPr="00675437">
                <w:rPr>
                  <w:color w:val="000000"/>
                  <w:sz w:val="18"/>
                  <w:szCs w:val="18"/>
                </w:rPr>
                <w:t>(</w:t>
              </w:r>
            </w:ins>
            <w:r w:rsidRPr="00675437">
              <w:rPr>
                <w:color w:val="000000"/>
                <w:sz w:val="18"/>
                <w:szCs w:val="18"/>
              </w:rPr>
              <w:t>1.0</w:t>
            </w:r>
            <w:del w:id="1162" w:author="Parks, Robbie M" w:date="2019-01-10T10:13:00Z">
              <w:r w:rsidRPr="00675437" w:rsidDel="008916F4">
                <w:rPr>
                  <w:color w:val="000000"/>
                  <w:sz w:val="18"/>
                  <w:szCs w:val="18"/>
                </w:rPr>
                <w:delText xml:space="preserve">,  </w:delText>
              </w:r>
            </w:del>
            <w:ins w:id="1163" w:author="Parks, Robbie M" w:date="2019-01-10T10:13:00Z">
              <w:r w:rsidR="008916F4" w:rsidRPr="00675437">
                <w:rPr>
                  <w:color w:val="000000"/>
                  <w:sz w:val="18"/>
                  <w:szCs w:val="18"/>
                </w:rPr>
                <w:t xml:space="preserve">, </w:t>
              </w:r>
            </w:ins>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5552F3E9" w:rsidR="004F7F15" w:rsidRPr="00675437" w:rsidRDefault="004F7F15" w:rsidP="004F7F15">
            <w:pPr>
              <w:rPr>
                <w:sz w:val="18"/>
                <w:szCs w:val="18"/>
              </w:rPr>
            </w:pPr>
            <w:r w:rsidRPr="00675437">
              <w:rPr>
                <w:color w:val="000000"/>
                <w:sz w:val="18"/>
                <w:szCs w:val="18"/>
              </w:rPr>
              <w:t xml:space="preserve">0.0 </w:t>
            </w:r>
            <w:del w:id="1164" w:author="Parks, Robbie M" w:date="2019-01-10T10:13:00Z">
              <w:r w:rsidRPr="00675437" w:rsidDel="008916F4">
                <w:rPr>
                  <w:color w:val="000000"/>
                  <w:sz w:val="18"/>
                  <w:szCs w:val="18"/>
                </w:rPr>
                <w:delText xml:space="preserve">(  </w:delText>
              </w:r>
            </w:del>
            <w:ins w:id="1165" w:author="Parks, Robbie M" w:date="2019-01-10T10:13:00Z">
              <w:r w:rsidR="008916F4" w:rsidRPr="00675437">
                <w:rPr>
                  <w:color w:val="000000"/>
                  <w:sz w:val="18"/>
                  <w:szCs w:val="18"/>
                </w:rPr>
                <w:t>(</w:t>
              </w:r>
            </w:ins>
            <w:r w:rsidRPr="00675437">
              <w:rPr>
                <w:color w:val="000000"/>
                <w:sz w:val="18"/>
                <w:szCs w:val="18"/>
              </w:rPr>
              <w:t>-4.0</w:t>
            </w:r>
            <w:del w:id="1166" w:author="Parks, Robbie M" w:date="2019-01-10T10:13:00Z">
              <w:r w:rsidRPr="00675437" w:rsidDel="008916F4">
                <w:rPr>
                  <w:color w:val="000000"/>
                  <w:sz w:val="18"/>
                  <w:szCs w:val="18"/>
                </w:rPr>
                <w:delText>,  </w:delText>
              </w:r>
            </w:del>
            <w:ins w:id="116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6A64276E" w:rsidR="004F7F15" w:rsidRPr="00675437" w:rsidRDefault="004F7F15" w:rsidP="004F7F15">
            <w:pPr>
              <w:rPr>
                <w:sz w:val="18"/>
                <w:szCs w:val="18"/>
              </w:rPr>
            </w:pPr>
            <w:r w:rsidRPr="00675437">
              <w:rPr>
                <w:color w:val="000000"/>
                <w:sz w:val="18"/>
                <w:szCs w:val="18"/>
              </w:rPr>
              <w:t xml:space="preserve">2.0 </w:t>
            </w:r>
            <w:del w:id="1168" w:author="Parks, Robbie M" w:date="2019-01-10T10:13:00Z">
              <w:r w:rsidRPr="00675437" w:rsidDel="008916F4">
                <w:rPr>
                  <w:color w:val="000000"/>
                  <w:sz w:val="18"/>
                  <w:szCs w:val="18"/>
                </w:rPr>
                <w:delText xml:space="preserve">(   </w:delText>
              </w:r>
            </w:del>
            <w:ins w:id="1169" w:author="Parks, Robbie M" w:date="2019-01-10T10:13:00Z">
              <w:r w:rsidR="008916F4" w:rsidRPr="00675437">
                <w:rPr>
                  <w:color w:val="000000"/>
                  <w:sz w:val="18"/>
                  <w:szCs w:val="18"/>
                </w:rPr>
                <w:t>(</w:t>
              </w:r>
            </w:ins>
            <w:r w:rsidRPr="00675437">
              <w:rPr>
                <w:color w:val="000000"/>
                <w:sz w:val="18"/>
                <w:szCs w:val="18"/>
              </w:rPr>
              <w:t>0.0</w:t>
            </w:r>
            <w:del w:id="1170" w:author="Parks, Robbie M" w:date="2019-01-10T10:13:00Z">
              <w:r w:rsidRPr="00675437" w:rsidDel="008916F4">
                <w:rPr>
                  <w:color w:val="000000"/>
                  <w:sz w:val="18"/>
                  <w:szCs w:val="18"/>
                </w:rPr>
                <w:delText>,  </w:delText>
              </w:r>
            </w:del>
            <w:ins w:id="1171"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02437A6E" w:rsidR="004F7F15" w:rsidRPr="00675437" w:rsidRDefault="004F7F15" w:rsidP="004F7F15">
            <w:pPr>
              <w:rPr>
                <w:sz w:val="18"/>
                <w:szCs w:val="18"/>
              </w:rPr>
            </w:pPr>
            <w:r w:rsidRPr="00675437">
              <w:rPr>
                <w:color w:val="000000"/>
                <w:sz w:val="18"/>
                <w:szCs w:val="18"/>
              </w:rPr>
              <w:t xml:space="preserve">92.0 </w:t>
            </w:r>
            <w:del w:id="1172" w:author="Parks, Robbie M" w:date="2019-01-10T10:13:00Z">
              <w:r w:rsidRPr="00675437" w:rsidDel="008916F4">
                <w:rPr>
                  <w:color w:val="000000"/>
                  <w:sz w:val="18"/>
                  <w:szCs w:val="18"/>
                </w:rPr>
                <w:delText xml:space="preserve">(  </w:delText>
              </w:r>
            </w:del>
            <w:ins w:id="1173" w:author="Parks, Robbie M" w:date="2019-01-10T10:13:00Z">
              <w:r w:rsidR="008916F4" w:rsidRPr="00675437">
                <w:rPr>
                  <w:color w:val="000000"/>
                  <w:sz w:val="18"/>
                  <w:szCs w:val="18"/>
                </w:rPr>
                <w:t>(</w:t>
              </w:r>
            </w:ins>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1F49957C" w:rsidR="004F7F15" w:rsidRPr="00E966D2" w:rsidRDefault="004F7F15" w:rsidP="004F7F15">
            <w:pPr>
              <w:rPr>
                <w:sz w:val="18"/>
                <w:szCs w:val="18"/>
              </w:rPr>
            </w:pPr>
            <w:r w:rsidRPr="005D151A">
              <w:rPr>
                <w:color w:val="000000"/>
                <w:sz w:val="18"/>
                <w:szCs w:val="18"/>
              </w:rPr>
              <w:t xml:space="preserve">1.0 </w:t>
            </w:r>
            <w:del w:id="1174" w:author="Parks, Robbie M" w:date="2019-01-10T10:13:00Z">
              <w:r w:rsidRPr="005D151A" w:rsidDel="008916F4">
                <w:rPr>
                  <w:color w:val="000000"/>
                  <w:sz w:val="18"/>
                  <w:szCs w:val="18"/>
                </w:rPr>
                <w:delText xml:space="preserve">(  </w:delText>
              </w:r>
            </w:del>
            <w:ins w:id="1175" w:author="Parks, Robbie M" w:date="2019-01-10T10:13:00Z">
              <w:r w:rsidR="008916F4" w:rsidRPr="005D151A">
                <w:rPr>
                  <w:color w:val="000000"/>
                  <w:sz w:val="18"/>
                  <w:szCs w:val="18"/>
                </w:rPr>
                <w:t>(</w:t>
              </w:r>
            </w:ins>
            <w:r w:rsidRPr="005D151A">
              <w:rPr>
                <w:color w:val="000000"/>
                <w:sz w:val="18"/>
                <w:szCs w:val="18"/>
              </w:rPr>
              <w:t>-2.0</w:t>
            </w:r>
            <w:del w:id="1176" w:author="Parks, Robbie M" w:date="2019-01-10T10:13:00Z">
              <w:r w:rsidRPr="00F97057" w:rsidDel="008916F4">
                <w:rPr>
                  <w:color w:val="000000"/>
                  <w:sz w:val="18"/>
                  <w:szCs w:val="18"/>
                </w:rPr>
                <w:delText>,  </w:delText>
              </w:r>
            </w:del>
            <w:ins w:id="1177" w:author="Parks, Robbie M" w:date="2019-01-10T10:13:00Z">
              <w:r w:rsidR="008916F4" w:rsidRPr="00F97057">
                <w:rPr>
                  <w:color w:val="000000"/>
                  <w:sz w:val="18"/>
                  <w:szCs w:val="18"/>
                </w:rPr>
                <w:t xml:space="preserve">, </w:t>
              </w:r>
            </w:ins>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64F86673" w:rsidR="004F7F15" w:rsidRPr="00675437" w:rsidRDefault="004F7F15" w:rsidP="004F7F15">
            <w:pPr>
              <w:rPr>
                <w:sz w:val="18"/>
                <w:szCs w:val="18"/>
              </w:rPr>
            </w:pPr>
            <w:r w:rsidRPr="00E966D2">
              <w:rPr>
                <w:color w:val="000000"/>
                <w:sz w:val="18"/>
                <w:szCs w:val="18"/>
              </w:rPr>
              <w:t xml:space="preserve">1.0 </w:t>
            </w:r>
            <w:del w:id="1178" w:author="Parks, Robbie M" w:date="2019-01-10T10:13:00Z">
              <w:r w:rsidRPr="005464C8" w:rsidDel="008916F4">
                <w:rPr>
                  <w:color w:val="000000"/>
                  <w:sz w:val="18"/>
                  <w:szCs w:val="18"/>
                </w:rPr>
                <w:delText xml:space="preserve">(  </w:delText>
              </w:r>
            </w:del>
            <w:ins w:id="1179" w:author="Parks, Robbie M" w:date="2019-01-10T10:13:00Z">
              <w:r w:rsidR="008916F4" w:rsidRPr="005464C8">
                <w:rPr>
                  <w:color w:val="000000"/>
                  <w:sz w:val="18"/>
                  <w:szCs w:val="18"/>
                </w:rPr>
                <w:t>(</w:t>
              </w:r>
            </w:ins>
            <w:r w:rsidRPr="00F24740">
              <w:rPr>
                <w:color w:val="000000"/>
                <w:sz w:val="18"/>
                <w:szCs w:val="18"/>
              </w:rPr>
              <w:t>-1.0</w:t>
            </w:r>
            <w:del w:id="1180" w:author="Parks, Robbie M" w:date="2019-01-10T10:13:00Z">
              <w:r w:rsidRPr="00675437" w:rsidDel="008916F4">
                <w:rPr>
                  <w:color w:val="000000"/>
                  <w:sz w:val="18"/>
                  <w:szCs w:val="18"/>
                </w:rPr>
                <w:delText>,  </w:delText>
              </w:r>
            </w:del>
            <w:ins w:id="118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287F30A8" w:rsidR="004F7F15" w:rsidRPr="00675437" w:rsidRDefault="004F7F15" w:rsidP="004F7F15">
            <w:pPr>
              <w:rPr>
                <w:sz w:val="18"/>
                <w:szCs w:val="18"/>
              </w:rPr>
            </w:pPr>
            <w:r w:rsidRPr="00675437">
              <w:rPr>
                <w:color w:val="000000"/>
                <w:sz w:val="18"/>
                <w:szCs w:val="18"/>
              </w:rPr>
              <w:t xml:space="preserve">38.0 </w:t>
            </w:r>
            <w:del w:id="1182" w:author="Parks, Robbie M" w:date="2019-01-10T10:13:00Z">
              <w:r w:rsidRPr="00675437" w:rsidDel="008916F4">
                <w:rPr>
                  <w:color w:val="000000"/>
                  <w:sz w:val="18"/>
                  <w:szCs w:val="18"/>
                </w:rPr>
                <w:delText xml:space="preserve">(  </w:delText>
              </w:r>
            </w:del>
            <w:ins w:id="1183" w:author="Parks, Robbie M" w:date="2019-01-10T10:13:00Z">
              <w:r w:rsidR="008916F4" w:rsidRPr="00675437">
                <w:rPr>
                  <w:color w:val="000000"/>
                  <w:sz w:val="18"/>
                  <w:szCs w:val="18"/>
                </w:rPr>
                <w:t>(</w:t>
              </w:r>
            </w:ins>
            <w:r w:rsidRPr="00675437">
              <w:rPr>
                <w:color w:val="000000"/>
                <w:sz w:val="18"/>
                <w:szCs w:val="18"/>
              </w:rPr>
              <w:t>18.0</w:t>
            </w:r>
            <w:del w:id="1184" w:author="Parks, Robbie M" w:date="2019-01-10T10:13:00Z">
              <w:r w:rsidRPr="00675437" w:rsidDel="008916F4">
                <w:rPr>
                  <w:color w:val="000000"/>
                  <w:sz w:val="18"/>
                  <w:szCs w:val="18"/>
                </w:rPr>
                <w:delText xml:space="preserve">,  </w:delText>
              </w:r>
            </w:del>
            <w:ins w:id="1185" w:author="Parks, Robbie M" w:date="2019-01-10T10:13:00Z">
              <w:r w:rsidR="008916F4" w:rsidRPr="00675437">
                <w:rPr>
                  <w:color w:val="000000"/>
                  <w:sz w:val="18"/>
                  <w:szCs w:val="18"/>
                </w:rPr>
                <w:t xml:space="preserve">, </w:t>
              </w:r>
            </w:ins>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327A5F92" w:rsidR="004F7F15" w:rsidRPr="00675437" w:rsidRDefault="004F7F15" w:rsidP="004F7F15">
            <w:pPr>
              <w:rPr>
                <w:sz w:val="18"/>
                <w:szCs w:val="18"/>
              </w:rPr>
            </w:pPr>
            <w:r w:rsidRPr="00675437">
              <w:rPr>
                <w:color w:val="000000"/>
                <w:sz w:val="18"/>
                <w:szCs w:val="18"/>
              </w:rPr>
              <w:t xml:space="preserve">55.0 </w:t>
            </w:r>
            <w:del w:id="1186" w:author="Parks, Robbie M" w:date="2019-01-10T10:13:00Z">
              <w:r w:rsidRPr="00675437" w:rsidDel="008916F4">
                <w:rPr>
                  <w:color w:val="000000"/>
                  <w:sz w:val="18"/>
                  <w:szCs w:val="18"/>
                </w:rPr>
                <w:delText xml:space="preserve">(  </w:delText>
              </w:r>
            </w:del>
            <w:ins w:id="1187" w:author="Parks, Robbie M" w:date="2019-01-10T10:13:00Z">
              <w:r w:rsidR="008916F4" w:rsidRPr="00675437">
                <w:rPr>
                  <w:color w:val="000000"/>
                  <w:sz w:val="18"/>
                  <w:szCs w:val="18"/>
                </w:rPr>
                <w:t>(</w:t>
              </w:r>
            </w:ins>
            <w:r w:rsidRPr="00675437">
              <w:rPr>
                <w:color w:val="000000"/>
                <w:sz w:val="18"/>
                <w:szCs w:val="18"/>
              </w:rPr>
              <w:t>35.0</w:t>
            </w:r>
            <w:del w:id="1188" w:author="Parks, Robbie M" w:date="2019-01-10T10:13:00Z">
              <w:r w:rsidRPr="00675437" w:rsidDel="008916F4">
                <w:rPr>
                  <w:color w:val="000000"/>
                  <w:sz w:val="18"/>
                  <w:szCs w:val="18"/>
                </w:rPr>
                <w:delText xml:space="preserve">,  </w:delText>
              </w:r>
            </w:del>
            <w:ins w:id="1189" w:author="Parks, Robbie M" w:date="2019-01-10T10:13:00Z">
              <w:r w:rsidR="008916F4" w:rsidRPr="00675437">
                <w:rPr>
                  <w:color w:val="000000"/>
                  <w:sz w:val="18"/>
                  <w:szCs w:val="18"/>
                </w:rPr>
                <w:t xml:space="preserve">, </w:t>
              </w:r>
            </w:ins>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1BB122E8" w:rsidR="004F7F15" w:rsidRPr="00675437" w:rsidRDefault="004F7F15" w:rsidP="004F7F15">
            <w:pPr>
              <w:rPr>
                <w:sz w:val="18"/>
                <w:szCs w:val="18"/>
              </w:rPr>
            </w:pPr>
            <w:r w:rsidRPr="00675437">
              <w:rPr>
                <w:color w:val="000000"/>
                <w:sz w:val="18"/>
                <w:szCs w:val="18"/>
              </w:rPr>
              <w:t xml:space="preserve">18.0 </w:t>
            </w:r>
            <w:del w:id="1190" w:author="Parks, Robbie M" w:date="2019-01-10T10:13:00Z">
              <w:r w:rsidRPr="00675437" w:rsidDel="008916F4">
                <w:rPr>
                  <w:color w:val="000000"/>
                  <w:sz w:val="18"/>
                  <w:szCs w:val="18"/>
                </w:rPr>
                <w:delText xml:space="preserve">(   </w:delText>
              </w:r>
            </w:del>
            <w:ins w:id="1191" w:author="Parks, Robbie M" w:date="2019-01-10T10:13:00Z">
              <w:r w:rsidR="008916F4" w:rsidRPr="00675437">
                <w:rPr>
                  <w:color w:val="000000"/>
                  <w:sz w:val="18"/>
                  <w:szCs w:val="18"/>
                </w:rPr>
                <w:t>(</w:t>
              </w:r>
            </w:ins>
            <w:r w:rsidRPr="00675437">
              <w:rPr>
                <w:color w:val="000000"/>
                <w:sz w:val="18"/>
                <w:szCs w:val="18"/>
              </w:rPr>
              <w:t>4.0</w:t>
            </w:r>
            <w:del w:id="1192" w:author="Parks, Robbie M" w:date="2019-01-10T10:13:00Z">
              <w:r w:rsidRPr="00675437" w:rsidDel="008916F4">
                <w:rPr>
                  <w:color w:val="000000"/>
                  <w:sz w:val="18"/>
                  <w:szCs w:val="18"/>
                </w:rPr>
                <w:delText xml:space="preserve">,  </w:delText>
              </w:r>
            </w:del>
            <w:ins w:id="1193" w:author="Parks, Robbie M" w:date="2019-01-10T10:13:00Z">
              <w:r w:rsidR="008916F4" w:rsidRPr="00675437">
                <w:rPr>
                  <w:color w:val="000000"/>
                  <w:sz w:val="18"/>
                  <w:szCs w:val="18"/>
                </w:rPr>
                <w:t xml:space="preserve">, </w:t>
              </w:r>
            </w:ins>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7594E0F7" w:rsidR="004F7F15" w:rsidRPr="00675437" w:rsidRDefault="004F7F15" w:rsidP="004F7F15">
            <w:pPr>
              <w:rPr>
                <w:sz w:val="18"/>
                <w:szCs w:val="18"/>
              </w:rPr>
            </w:pPr>
            <w:r w:rsidRPr="00675437">
              <w:rPr>
                <w:color w:val="000000"/>
                <w:sz w:val="18"/>
                <w:szCs w:val="18"/>
              </w:rPr>
              <w:t xml:space="preserve">9.0 </w:t>
            </w:r>
            <w:del w:id="1194" w:author="Parks, Robbie M" w:date="2019-01-10T10:13:00Z">
              <w:r w:rsidRPr="00675437" w:rsidDel="008916F4">
                <w:rPr>
                  <w:color w:val="000000"/>
                  <w:sz w:val="18"/>
                  <w:szCs w:val="18"/>
                </w:rPr>
                <w:delText xml:space="preserve">(  </w:delText>
              </w:r>
            </w:del>
            <w:ins w:id="1195" w:author="Parks, Robbie M" w:date="2019-01-10T10:13:00Z">
              <w:r w:rsidR="008916F4" w:rsidRPr="00675437">
                <w:rPr>
                  <w:color w:val="000000"/>
                  <w:sz w:val="18"/>
                  <w:szCs w:val="18"/>
                </w:rPr>
                <w:t>(</w:t>
              </w:r>
            </w:ins>
            <w:r w:rsidRPr="00675437">
              <w:rPr>
                <w:color w:val="000000"/>
                <w:sz w:val="18"/>
                <w:szCs w:val="18"/>
              </w:rPr>
              <w:t>-1.0</w:t>
            </w:r>
            <w:del w:id="1196" w:author="Parks, Robbie M" w:date="2019-01-10T10:13:00Z">
              <w:r w:rsidRPr="00675437" w:rsidDel="008916F4">
                <w:rPr>
                  <w:color w:val="000000"/>
                  <w:sz w:val="18"/>
                  <w:szCs w:val="18"/>
                </w:rPr>
                <w:delText xml:space="preserve">,  </w:delText>
              </w:r>
            </w:del>
            <w:ins w:id="1197" w:author="Parks, Robbie M" w:date="2019-01-10T10:13:00Z">
              <w:r w:rsidR="008916F4" w:rsidRPr="00675437">
                <w:rPr>
                  <w:color w:val="000000"/>
                  <w:sz w:val="18"/>
                  <w:szCs w:val="18"/>
                </w:rPr>
                <w:t xml:space="preserve">, </w:t>
              </w:r>
            </w:ins>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6B8756E5" w:rsidR="004F7F15" w:rsidRPr="00675437" w:rsidRDefault="004F7F15" w:rsidP="004F7F15">
            <w:pPr>
              <w:rPr>
                <w:sz w:val="18"/>
                <w:szCs w:val="18"/>
              </w:rPr>
            </w:pPr>
            <w:r w:rsidRPr="00675437">
              <w:rPr>
                <w:color w:val="000000"/>
                <w:sz w:val="18"/>
                <w:szCs w:val="18"/>
              </w:rPr>
              <w:t xml:space="preserve">9.0 </w:t>
            </w:r>
            <w:del w:id="1198" w:author="Parks, Robbie M" w:date="2019-01-10T10:13:00Z">
              <w:r w:rsidRPr="00675437" w:rsidDel="008916F4">
                <w:rPr>
                  <w:color w:val="000000"/>
                  <w:sz w:val="18"/>
                  <w:szCs w:val="18"/>
                </w:rPr>
                <w:delText xml:space="preserve">(   </w:delText>
              </w:r>
            </w:del>
            <w:ins w:id="1199" w:author="Parks, Robbie M" w:date="2019-01-10T10:13:00Z">
              <w:r w:rsidR="008916F4" w:rsidRPr="00675437">
                <w:rPr>
                  <w:color w:val="000000"/>
                  <w:sz w:val="18"/>
                  <w:szCs w:val="18"/>
                </w:rPr>
                <w:t>(</w:t>
              </w:r>
            </w:ins>
            <w:r w:rsidRPr="00675437">
              <w:rPr>
                <w:color w:val="000000"/>
                <w:sz w:val="18"/>
                <w:szCs w:val="18"/>
              </w:rPr>
              <w:t>1.0</w:t>
            </w:r>
            <w:del w:id="1200" w:author="Parks, Robbie M" w:date="2019-01-10T10:13:00Z">
              <w:r w:rsidRPr="00675437" w:rsidDel="008916F4">
                <w:rPr>
                  <w:color w:val="000000"/>
                  <w:sz w:val="18"/>
                  <w:szCs w:val="18"/>
                </w:rPr>
                <w:delText xml:space="preserve">,  </w:delText>
              </w:r>
            </w:del>
            <w:ins w:id="1201"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421D7013" w:rsidR="004F7F15" w:rsidRPr="00675437" w:rsidRDefault="004F7F15" w:rsidP="004F7F15">
            <w:pPr>
              <w:rPr>
                <w:sz w:val="18"/>
                <w:szCs w:val="18"/>
              </w:rPr>
            </w:pPr>
            <w:r w:rsidRPr="00675437">
              <w:rPr>
                <w:color w:val="000000"/>
                <w:sz w:val="18"/>
                <w:szCs w:val="18"/>
              </w:rPr>
              <w:t xml:space="preserve">2.0 </w:t>
            </w:r>
            <w:del w:id="1202" w:author="Parks, Robbie M" w:date="2019-01-10T10:13:00Z">
              <w:r w:rsidRPr="00675437" w:rsidDel="008916F4">
                <w:rPr>
                  <w:color w:val="000000"/>
                  <w:sz w:val="18"/>
                  <w:szCs w:val="18"/>
                </w:rPr>
                <w:delText xml:space="preserve">(  </w:delText>
              </w:r>
            </w:del>
            <w:ins w:id="1203" w:author="Parks, Robbie M" w:date="2019-01-10T10:13:00Z">
              <w:r w:rsidR="008916F4" w:rsidRPr="00675437">
                <w:rPr>
                  <w:color w:val="000000"/>
                  <w:sz w:val="18"/>
                  <w:szCs w:val="18"/>
                </w:rPr>
                <w:t>(</w:t>
              </w:r>
            </w:ins>
            <w:r w:rsidRPr="00675437">
              <w:rPr>
                <w:color w:val="000000"/>
                <w:sz w:val="18"/>
                <w:szCs w:val="18"/>
              </w:rPr>
              <w:t>-2.0</w:t>
            </w:r>
            <w:del w:id="1204" w:author="Parks, Robbie M" w:date="2019-01-10T10:13:00Z">
              <w:r w:rsidRPr="00675437" w:rsidDel="008916F4">
                <w:rPr>
                  <w:color w:val="000000"/>
                  <w:sz w:val="18"/>
                  <w:szCs w:val="18"/>
                </w:rPr>
                <w:delText>,  </w:delText>
              </w:r>
            </w:del>
            <w:ins w:id="1205"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7E615D7E" w:rsidR="004F7F15" w:rsidRPr="00675437" w:rsidRDefault="004F7F15" w:rsidP="004F7F15">
            <w:pPr>
              <w:rPr>
                <w:sz w:val="18"/>
                <w:szCs w:val="18"/>
              </w:rPr>
            </w:pPr>
            <w:r w:rsidRPr="00675437">
              <w:rPr>
                <w:color w:val="000000"/>
                <w:sz w:val="18"/>
                <w:szCs w:val="18"/>
              </w:rPr>
              <w:t xml:space="preserve">1.0 </w:t>
            </w:r>
            <w:del w:id="1206" w:author="Parks, Robbie M" w:date="2019-01-10T10:13:00Z">
              <w:r w:rsidRPr="00675437" w:rsidDel="008916F4">
                <w:rPr>
                  <w:color w:val="000000"/>
                  <w:sz w:val="18"/>
                  <w:szCs w:val="18"/>
                </w:rPr>
                <w:delText xml:space="preserve">(  </w:delText>
              </w:r>
            </w:del>
            <w:ins w:id="1207" w:author="Parks, Robbie M" w:date="2019-01-10T10:13:00Z">
              <w:r w:rsidR="008916F4" w:rsidRPr="00675437">
                <w:rPr>
                  <w:color w:val="000000"/>
                  <w:sz w:val="18"/>
                  <w:szCs w:val="18"/>
                </w:rPr>
                <w:t>(</w:t>
              </w:r>
            </w:ins>
            <w:r w:rsidRPr="00675437">
              <w:rPr>
                <w:color w:val="000000"/>
                <w:sz w:val="18"/>
                <w:szCs w:val="18"/>
              </w:rPr>
              <w:t>-1.0</w:t>
            </w:r>
            <w:del w:id="1208" w:author="Parks, Robbie M" w:date="2019-01-10T10:13:00Z">
              <w:r w:rsidRPr="00675437" w:rsidDel="008916F4">
                <w:rPr>
                  <w:color w:val="000000"/>
                  <w:sz w:val="18"/>
                  <w:szCs w:val="18"/>
                </w:rPr>
                <w:delText>,  </w:delText>
              </w:r>
            </w:del>
            <w:ins w:id="1209"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784CADBF" w:rsidR="004F7F15" w:rsidRPr="00675437" w:rsidRDefault="004F7F15" w:rsidP="004F7F15">
            <w:pPr>
              <w:rPr>
                <w:sz w:val="18"/>
                <w:szCs w:val="18"/>
              </w:rPr>
            </w:pPr>
            <w:r w:rsidRPr="00675437">
              <w:rPr>
                <w:color w:val="000000"/>
                <w:sz w:val="18"/>
                <w:szCs w:val="18"/>
              </w:rPr>
              <w:t xml:space="preserve">0.0 </w:t>
            </w:r>
            <w:del w:id="1210" w:author="Parks, Robbie M" w:date="2019-01-10T10:13:00Z">
              <w:r w:rsidRPr="00675437" w:rsidDel="008916F4">
                <w:rPr>
                  <w:color w:val="000000"/>
                  <w:sz w:val="18"/>
                  <w:szCs w:val="18"/>
                </w:rPr>
                <w:delText xml:space="preserve">(   </w:delText>
              </w:r>
            </w:del>
            <w:ins w:id="1211" w:author="Parks, Robbie M" w:date="2019-01-10T10:13:00Z">
              <w:r w:rsidR="008916F4" w:rsidRPr="00675437">
                <w:rPr>
                  <w:color w:val="000000"/>
                  <w:sz w:val="18"/>
                  <w:szCs w:val="18"/>
                </w:rPr>
                <w:t>(</w:t>
              </w:r>
            </w:ins>
            <w:r w:rsidRPr="00675437">
              <w:rPr>
                <w:color w:val="000000"/>
                <w:sz w:val="18"/>
                <w:szCs w:val="18"/>
              </w:rPr>
              <w:t>0.0</w:t>
            </w:r>
            <w:del w:id="1212" w:author="Parks, Robbie M" w:date="2019-01-10T10:13:00Z">
              <w:r w:rsidRPr="00675437" w:rsidDel="008916F4">
                <w:rPr>
                  <w:color w:val="000000"/>
                  <w:sz w:val="18"/>
                  <w:szCs w:val="18"/>
                </w:rPr>
                <w:delText>,  </w:delText>
              </w:r>
            </w:del>
            <w:ins w:id="1213"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21E7DA57" w:rsidR="004F7F15" w:rsidRPr="00675437" w:rsidRDefault="004F7F15" w:rsidP="004F7F15">
            <w:pPr>
              <w:rPr>
                <w:sz w:val="18"/>
                <w:szCs w:val="18"/>
              </w:rPr>
            </w:pPr>
            <w:r w:rsidRPr="00675437">
              <w:rPr>
                <w:color w:val="000000"/>
                <w:sz w:val="18"/>
                <w:szCs w:val="18"/>
              </w:rPr>
              <w:t xml:space="preserve">135.0 </w:t>
            </w:r>
            <w:del w:id="1214" w:author="Parks, Robbie M" w:date="2019-01-10T10:13:00Z">
              <w:r w:rsidRPr="00675437" w:rsidDel="008916F4">
                <w:rPr>
                  <w:color w:val="000000"/>
                  <w:sz w:val="18"/>
                  <w:szCs w:val="18"/>
                </w:rPr>
                <w:delText xml:space="preserve">( </w:delText>
              </w:r>
            </w:del>
            <w:ins w:id="1215" w:author="Parks, Robbie M" w:date="2019-01-10T10:13:00Z">
              <w:r w:rsidR="008916F4" w:rsidRPr="00675437">
                <w:rPr>
                  <w:color w:val="000000"/>
                  <w:sz w:val="18"/>
                  <w:szCs w:val="18"/>
                </w:rPr>
                <w:t>(</w:t>
              </w:r>
            </w:ins>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30B265B5" w:rsidR="004F7F15" w:rsidRPr="00675437" w:rsidRDefault="004F7F15" w:rsidP="004F7F15">
            <w:pPr>
              <w:rPr>
                <w:sz w:val="18"/>
                <w:szCs w:val="18"/>
              </w:rPr>
            </w:pPr>
            <w:r w:rsidRPr="00675437">
              <w:rPr>
                <w:color w:val="000000"/>
                <w:sz w:val="18"/>
                <w:szCs w:val="18"/>
              </w:rPr>
              <w:t xml:space="preserve">3.0 </w:t>
            </w:r>
            <w:del w:id="1216" w:author="Parks, Robbie M" w:date="2019-01-10T10:13:00Z">
              <w:r w:rsidRPr="00675437" w:rsidDel="008916F4">
                <w:rPr>
                  <w:color w:val="000000"/>
                  <w:sz w:val="18"/>
                  <w:szCs w:val="18"/>
                </w:rPr>
                <w:delText xml:space="preserve">(   </w:delText>
              </w:r>
            </w:del>
            <w:ins w:id="1217" w:author="Parks, Robbie M" w:date="2019-01-10T10:13:00Z">
              <w:r w:rsidR="008916F4" w:rsidRPr="00675437">
                <w:rPr>
                  <w:color w:val="000000"/>
                  <w:sz w:val="18"/>
                  <w:szCs w:val="18"/>
                </w:rPr>
                <w:t>(</w:t>
              </w:r>
            </w:ins>
            <w:r w:rsidRPr="00675437">
              <w:rPr>
                <w:color w:val="000000"/>
                <w:sz w:val="18"/>
                <w:szCs w:val="18"/>
              </w:rPr>
              <w:t>0.0</w:t>
            </w:r>
            <w:del w:id="1218" w:author="Parks, Robbie M" w:date="2019-01-10T10:13:00Z">
              <w:r w:rsidRPr="00675437" w:rsidDel="008916F4">
                <w:rPr>
                  <w:color w:val="000000"/>
                  <w:sz w:val="18"/>
                  <w:szCs w:val="18"/>
                </w:rPr>
                <w:delText>,  </w:delText>
              </w:r>
            </w:del>
            <w:ins w:id="1219"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6F4AB31" w:rsidR="004F7F15" w:rsidRPr="00675437" w:rsidRDefault="004F7F15" w:rsidP="004F7F15">
            <w:pPr>
              <w:rPr>
                <w:sz w:val="18"/>
                <w:szCs w:val="18"/>
              </w:rPr>
            </w:pPr>
            <w:r w:rsidRPr="00675437">
              <w:rPr>
                <w:color w:val="000000"/>
                <w:sz w:val="18"/>
                <w:szCs w:val="18"/>
              </w:rPr>
              <w:t xml:space="preserve">1.0 </w:t>
            </w:r>
            <w:del w:id="1220" w:author="Parks, Robbie M" w:date="2019-01-10T10:13:00Z">
              <w:r w:rsidRPr="00675437" w:rsidDel="008916F4">
                <w:rPr>
                  <w:color w:val="000000"/>
                  <w:sz w:val="18"/>
                  <w:szCs w:val="18"/>
                </w:rPr>
                <w:delText xml:space="preserve">(   </w:delText>
              </w:r>
            </w:del>
            <w:ins w:id="1221" w:author="Parks, Robbie M" w:date="2019-01-10T10:13:00Z">
              <w:r w:rsidR="008916F4" w:rsidRPr="00675437">
                <w:rPr>
                  <w:color w:val="000000"/>
                  <w:sz w:val="18"/>
                  <w:szCs w:val="18"/>
                </w:rPr>
                <w:t>(</w:t>
              </w:r>
            </w:ins>
            <w:r w:rsidRPr="00675437">
              <w:rPr>
                <w:color w:val="000000"/>
                <w:sz w:val="18"/>
                <w:szCs w:val="18"/>
              </w:rPr>
              <w:t>0.0</w:t>
            </w:r>
            <w:del w:id="1222" w:author="Parks, Robbie M" w:date="2019-01-10T10:13:00Z">
              <w:r w:rsidRPr="00675437" w:rsidDel="008916F4">
                <w:rPr>
                  <w:color w:val="000000"/>
                  <w:sz w:val="18"/>
                  <w:szCs w:val="18"/>
                </w:rPr>
                <w:delText>,  </w:delText>
              </w:r>
            </w:del>
            <w:ins w:id="1223"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335859DB" w:rsidR="004F7F15" w:rsidRPr="00675437" w:rsidRDefault="004F7F15" w:rsidP="004F7F15">
            <w:pPr>
              <w:rPr>
                <w:sz w:val="18"/>
                <w:szCs w:val="18"/>
              </w:rPr>
            </w:pPr>
            <w:r w:rsidRPr="00675437">
              <w:rPr>
                <w:color w:val="000000"/>
                <w:sz w:val="18"/>
                <w:szCs w:val="18"/>
              </w:rPr>
              <w:t xml:space="preserve">9.0 </w:t>
            </w:r>
            <w:del w:id="1224" w:author="Parks, Robbie M" w:date="2019-01-10T10:13:00Z">
              <w:r w:rsidRPr="00675437" w:rsidDel="008916F4">
                <w:rPr>
                  <w:color w:val="000000"/>
                  <w:sz w:val="18"/>
                  <w:szCs w:val="18"/>
                </w:rPr>
                <w:delText xml:space="preserve">(   </w:delText>
              </w:r>
            </w:del>
            <w:ins w:id="1225" w:author="Parks, Robbie M" w:date="2019-01-10T10:13:00Z">
              <w:r w:rsidR="008916F4" w:rsidRPr="00675437">
                <w:rPr>
                  <w:color w:val="000000"/>
                  <w:sz w:val="18"/>
                  <w:szCs w:val="18"/>
                </w:rPr>
                <w:t>(</w:t>
              </w:r>
            </w:ins>
            <w:r w:rsidRPr="00675437">
              <w:rPr>
                <w:color w:val="000000"/>
                <w:sz w:val="18"/>
                <w:szCs w:val="18"/>
              </w:rPr>
              <w:t>3.0</w:t>
            </w:r>
            <w:del w:id="1226" w:author="Parks, Robbie M" w:date="2019-01-10T10:13:00Z">
              <w:r w:rsidRPr="00675437" w:rsidDel="008916F4">
                <w:rPr>
                  <w:color w:val="000000"/>
                  <w:sz w:val="18"/>
                  <w:szCs w:val="18"/>
                </w:rPr>
                <w:delText xml:space="preserve">,  </w:delText>
              </w:r>
            </w:del>
            <w:ins w:id="1227" w:author="Parks, Robbie M" w:date="2019-01-10T10:13:00Z">
              <w:r w:rsidR="008916F4" w:rsidRPr="00675437">
                <w:rPr>
                  <w:color w:val="000000"/>
                  <w:sz w:val="18"/>
                  <w:szCs w:val="18"/>
                </w:rPr>
                <w:t xml:space="preserve">, </w:t>
              </w:r>
            </w:ins>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5F7C0557" w:rsidR="004F7F15" w:rsidRPr="00675437" w:rsidRDefault="004F7F15" w:rsidP="004F7F15">
            <w:pPr>
              <w:rPr>
                <w:sz w:val="18"/>
                <w:szCs w:val="18"/>
              </w:rPr>
            </w:pPr>
            <w:r w:rsidRPr="00675437">
              <w:rPr>
                <w:color w:val="000000"/>
                <w:sz w:val="18"/>
                <w:szCs w:val="18"/>
              </w:rPr>
              <w:t xml:space="preserve">2.0 </w:t>
            </w:r>
            <w:del w:id="1228" w:author="Parks, Robbie M" w:date="2019-01-10T10:13:00Z">
              <w:r w:rsidRPr="00675437" w:rsidDel="008916F4">
                <w:rPr>
                  <w:color w:val="000000"/>
                  <w:sz w:val="18"/>
                  <w:szCs w:val="18"/>
                </w:rPr>
                <w:delText xml:space="preserve">(  </w:delText>
              </w:r>
            </w:del>
            <w:ins w:id="1229" w:author="Parks, Robbie M" w:date="2019-01-10T10:13:00Z">
              <w:r w:rsidR="008916F4" w:rsidRPr="00675437">
                <w:rPr>
                  <w:color w:val="000000"/>
                  <w:sz w:val="18"/>
                  <w:szCs w:val="18"/>
                </w:rPr>
                <w:t>(</w:t>
              </w:r>
            </w:ins>
            <w:r w:rsidRPr="00675437">
              <w:rPr>
                <w:color w:val="000000"/>
                <w:sz w:val="18"/>
                <w:szCs w:val="18"/>
              </w:rPr>
              <w:t>-4.0</w:t>
            </w:r>
            <w:del w:id="1230" w:author="Parks, Robbie M" w:date="2019-01-10T10:13:00Z">
              <w:r w:rsidRPr="00675437" w:rsidDel="008916F4">
                <w:rPr>
                  <w:color w:val="000000"/>
                  <w:sz w:val="18"/>
                  <w:szCs w:val="18"/>
                </w:rPr>
                <w:delText>,  </w:delText>
              </w:r>
            </w:del>
            <w:ins w:id="1231" w:author="Parks, Robbie M" w:date="2019-01-10T10:13:00Z">
              <w:r w:rsidR="008916F4" w:rsidRPr="00675437">
                <w:rPr>
                  <w:color w:val="000000"/>
                  <w:sz w:val="18"/>
                  <w:szCs w:val="18"/>
                </w:rPr>
                <w:t xml:space="preserve">, </w:t>
              </w:r>
            </w:ins>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33E5D231" w:rsidR="004F7F15" w:rsidRPr="00675437" w:rsidRDefault="004F7F15" w:rsidP="004F7F15">
            <w:pPr>
              <w:rPr>
                <w:sz w:val="18"/>
                <w:szCs w:val="18"/>
              </w:rPr>
            </w:pPr>
            <w:r w:rsidRPr="00675437">
              <w:rPr>
                <w:color w:val="000000"/>
                <w:sz w:val="18"/>
                <w:szCs w:val="18"/>
              </w:rPr>
              <w:t xml:space="preserve">7.0 </w:t>
            </w:r>
            <w:del w:id="1232" w:author="Parks, Robbie M" w:date="2019-01-10T10:13:00Z">
              <w:r w:rsidRPr="00675437" w:rsidDel="008916F4">
                <w:rPr>
                  <w:color w:val="000000"/>
                  <w:sz w:val="18"/>
                  <w:szCs w:val="18"/>
                </w:rPr>
                <w:delText xml:space="preserve">(   </w:delText>
              </w:r>
            </w:del>
            <w:ins w:id="1233" w:author="Parks, Robbie M" w:date="2019-01-10T10:13:00Z">
              <w:r w:rsidR="008916F4" w:rsidRPr="00675437">
                <w:rPr>
                  <w:color w:val="000000"/>
                  <w:sz w:val="18"/>
                  <w:szCs w:val="18"/>
                </w:rPr>
                <w:t>(</w:t>
              </w:r>
            </w:ins>
            <w:r w:rsidRPr="00675437">
              <w:rPr>
                <w:color w:val="000000"/>
                <w:sz w:val="18"/>
                <w:szCs w:val="18"/>
              </w:rPr>
              <w:t>2.0</w:t>
            </w:r>
            <w:del w:id="1234" w:author="Parks, Robbie M" w:date="2019-01-10T10:13:00Z">
              <w:r w:rsidRPr="00675437" w:rsidDel="008916F4">
                <w:rPr>
                  <w:color w:val="000000"/>
                  <w:sz w:val="18"/>
                  <w:szCs w:val="18"/>
                </w:rPr>
                <w:delText xml:space="preserve">,  </w:delText>
              </w:r>
            </w:del>
            <w:ins w:id="1235" w:author="Parks, Robbie M" w:date="2019-01-10T10:13:00Z">
              <w:r w:rsidR="008916F4" w:rsidRPr="00675437">
                <w:rPr>
                  <w:color w:val="000000"/>
                  <w:sz w:val="18"/>
                  <w:szCs w:val="18"/>
                </w:rPr>
                <w:t xml:space="preserve">, </w:t>
              </w:r>
            </w:ins>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12BD77BF" w:rsidR="004F7F15" w:rsidRPr="00675437" w:rsidRDefault="004F7F15" w:rsidP="004F7F15">
            <w:pPr>
              <w:rPr>
                <w:sz w:val="18"/>
                <w:szCs w:val="18"/>
              </w:rPr>
            </w:pPr>
            <w:r w:rsidRPr="00675437">
              <w:rPr>
                <w:color w:val="000000"/>
                <w:sz w:val="18"/>
                <w:szCs w:val="18"/>
              </w:rPr>
              <w:t xml:space="preserve">4.0 </w:t>
            </w:r>
            <w:del w:id="1236" w:author="Parks, Robbie M" w:date="2019-01-10T10:13:00Z">
              <w:r w:rsidRPr="00675437" w:rsidDel="008916F4">
                <w:rPr>
                  <w:color w:val="000000"/>
                  <w:sz w:val="18"/>
                  <w:szCs w:val="18"/>
                </w:rPr>
                <w:delText xml:space="preserve">(   </w:delText>
              </w:r>
            </w:del>
            <w:ins w:id="1237" w:author="Parks, Robbie M" w:date="2019-01-10T10:13:00Z">
              <w:r w:rsidR="008916F4" w:rsidRPr="00675437">
                <w:rPr>
                  <w:color w:val="000000"/>
                  <w:sz w:val="18"/>
                  <w:szCs w:val="18"/>
                </w:rPr>
                <w:t>(</w:t>
              </w:r>
            </w:ins>
            <w:r w:rsidRPr="00675437">
              <w:rPr>
                <w:color w:val="000000"/>
                <w:sz w:val="18"/>
                <w:szCs w:val="18"/>
              </w:rPr>
              <w:t>0.0</w:t>
            </w:r>
            <w:del w:id="1238" w:author="Parks, Robbie M" w:date="2019-01-10T10:13:00Z">
              <w:r w:rsidRPr="00675437" w:rsidDel="008916F4">
                <w:rPr>
                  <w:color w:val="000000"/>
                  <w:sz w:val="18"/>
                  <w:szCs w:val="18"/>
                </w:rPr>
                <w:delText>,  </w:delText>
              </w:r>
            </w:del>
            <w:ins w:id="1239" w:author="Parks, Robbie M" w:date="2019-01-10T10:13:00Z">
              <w:r w:rsidR="008916F4" w:rsidRPr="00675437">
                <w:rPr>
                  <w:color w:val="000000"/>
                  <w:sz w:val="18"/>
                  <w:szCs w:val="18"/>
                </w:rPr>
                <w:t xml:space="preserve">, </w:t>
              </w:r>
            </w:ins>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09A79AFB" w:rsidR="004F7F15" w:rsidRPr="00675437" w:rsidRDefault="004F7F15" w:rsidP="004F7F15">
            <w:pPr>
              <w:rPr>
                <w:sz w:val="18"/>
                <w:szCs w:val="18"/>
              </w:rPr>
            </w:pPr>
            <w:r w:rsidRPr="00675437">
              <w:rPr>
                <w:color w:val="000000"/>
                <w:sz w:val="18"/>
                <w:szCs w:val="18"/>
              </w:rPr>
              <w:t xml:space="preserve">2.0 </w:t>
            </w:r>
            <w:del w:id="1240" w:author="Parks, Robbie M" w:date="2019-01-10T10:13:00Z">
              <w:r w:rsidRPr="00675437" w:rsidDel="008916F4">
                <w:rPr>
                  <w:color w:val="000000"/>
                  <w:sz w:val="18"/>
                  <w:szCs w:val="18"/>
                </w:rPr>
                <w:delText xml:space="preserve">(  </w:delText>
              </w:r>
            </w:del>
            <w:ins w:id="1241" w:author="Parks, Robbie M" w:date="2019-01-10T10:13:00Z">
              <w:r w:rsidR="008916F4" w:rsidRPr="00675437">
                <w:rPr>
                  <w:color w:val="000000"/>
                  <w:sz w:val="18"/>
                  <w:szCs w:val="18"/>
                </w:rPr>
                <w:t>(</w:t>
              </w:r>
            </w:ins>
            <w:r w:rsidRPr="00675437">
              <w:rPr>
                <w:color w:val="000000"/>
                <w:sz w:val="18"/>
                <w:szCs w:val="18"/>
              </w:rPr>
              <w:t>-2.0</w:t>
            </w:r>
            <w:del w:id="1242" w:author="Parks, Robbie M" w:date="2019-01-10T10:13:00Z">
              <w:r w:rsidRPr="00675437" w:rsidDel="008916F4">
                <w:rPr>
                  <w:color w:val="000000"/>
                  <w:sz w:val="18"/>
                  <w:szCs w:val="18"/>
                </w:rPr>
                <w:delText>,  </w:delText>
              </w:r>
            </w:del>
            <w:ins w:id="1243" w:author="Parks, Robbie M" w:date="2019-01-10T10:13:00Z">
              <w:r w:rsidR="008916F4" w:rsidRPr="00675437">
                <w:rPr>
                  <w:color w:val="000000"/>
                  <w:sz w:val="18"/>
                  <w:szCs w:val="18"/>
                </w:rPr>
                <w:t xml:space="preserve">, </w:t>
              </w:r>
            </w:ins>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7DF13252" w:rsidR="004F7F15" w:rsidRPr="00675437" w:rsidRDefault="004F7F15" w:rsidP="004F7F15">
            <w:pPr>
              <w:rPr>
                <w:sz w:val="18"/>
                <w:szCs w:val="18"/>
              </w:rPr>
            </w:pPr>
            <w:r w:rsidRPr="00675437">
              <w:rPr>
                <w:color w:val="000000"/>
                <w:sz w:val="18"/>
                <w:szCs w:val="18"/>
              </w:rPr>
              <w:t xml:space="preserve">1.0 </w:t>
            </w:r>
            <w:del w:id="1244" w:author="Parks, Robbie M" w:date="2019-01-10T10:13:00Z">
              <w:r w:rsidRPr="00675437" w:rsidDel="008916F4">
                <w:rPr>
                  <w:color w:val="000000"/>
                  <w:sz w:val="18"/>
                  <w:szCs w:val="18"/>
                </w:rPr>
                <w:delText xml:space="preserve">(  </w:delText>
              </w:r>
            </w:del>
            <w:ins w:id="1245" w:author="Parks, Robbie M" w:date="2019-01-10T10:13:00Z">
              <w:r w:rsidR="008916F4" w:rsidRPr="00675437">
                <w:rPr>
                  <w:color w:val="000000"/>
                  <w:sz w:val="18"/>
                  <w:szCs w:val="18"/>
                </w:rPr>
                <w:t>(</w:t>
              </w:r>
            </w:ins>
            <w:r w:rsidRPr="00675437">
              <w:rPr>
                <w:color w:val="000000"/>
                <w:sz w:val="18"/>
                <w:szCs w:val="18"/>
              </w:rPr>
              <w:t>-1.0</w:t>
            </w:r>
            <w:del w:id="1246" w:author="Parks, Robbie M" w:date="2019-01-10T10:13:00Z">
              <w:r w:rsidRPr="00675437" w:rsidDel="008916F4">
                <w:rPr>
                  <w:color w:val="000000"/>
                  <w:sz w:val="18"/>
                  <w:szCs w:val="18"/>
                </w:rPr>
                <w:delText>,  </w:delText>
              </w:r>
            </w:del>
            <w:ins w:id="1247"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29247B43" w:rsidR="004F7F15" w:rsidRPr="00675437" w:rsidRDefault="004F7F15" w:rsidP="004F7F15">
            <w:pPr>
              <w:rPr>
                <w:sz w:val="18"/>
                <w:szCs w:val="18"/>
              </w:rPr>
            </w:pPr>
            <w:r w:rsidRPr="00675437">
              <w:rPr>
                <w:color w:val="000000"/>
                <w:sz w:val="18"/>
                <w:szCs w:val="18"/>
              </w:rPr>
              <w:t xml:space="preserve">0.0 </w:t>
            </w:r>
            <w:del w:id="1248" w:author="Parks, Robbie M" w:date="2019-01-10T10:13:00Z">
              <w:r w:rsidRPr="00675437" w:rsidDel="008916F4">
                <w:rPr>
                  <w:color w:val="000000"/>
                  <w:sz w:val="18"/>
                  <w:szCs w:val="18"/>
                </w:rPr>
                <w:delText xml:space="preserve">(  </w:delText>
              </w:r>
            </w:del>
            <w:ins w:id="1249" w:author="Parks, Robbie M" w:date="2019-01-10T10:13:00Z">
              <w:r w:rsidR="008916F4" w:rsidRPr="00675437">
                <w:rPr>
                  <w:color w:val="000000"/>
                  <w:sz w:val="18"/>
                  <w:szCs w:val="18"/>
                </w:rPr>
                <w:t>(</w:t>
              </w:r>
            </w:ins>
            <w:r w:rsidRPr="00675437">
              <w:rPr>
                <w:color w:val="000000"/>
                <w:sz w:val="18"/>
                <w:szCs w:val="18"/>
              </w:rPr>
              <w:t>-1.0</w:t>
            </w:r>
            <w:del w:id="1250" w:author="Parks, Robbie M" w:date="2019-01-10T10:13:00Z">
              <w:r w:rsidRPr="00675437" w:rsidDel="008916F4">
                <w:rPr>
                  <w:color w:val="000000"/>
                  <w:sz w:val="18"/>
                  <w:szCs w:val="18"/>
                </w:rPr>
                <w:delText>,  </w:delText>
              </w:r>
            </w:del>
            <w:ins w:id="1251" w:author="Parks, Robbie M" w:date="2019-01-10T10:13:00Z">
              <w:r w:rsidR="008916F4" w:rsidRPr="00675437">
                <w:rPr>
                  <w:color w:val="000000"/>
                  <w:sz w:val="18"/>
                  <w:szCs w:val="18"/>
                </w:rPr>
                <w:t xml:space="preserve">, </w:t>
              </w:r>
            </w:ins>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77997C66" w:rsidR="004F7F15" w:rsidRPr="00675437" w:rsidRDefault="004F7F15" w:rsidP="004F7F15">
            <w:pPr>
              <w:rPr>
                <w:sz w:val="18"/>
                <w:szCs w:val="18"/>
              </w:rPr>
            </w:pPr>
            <w:r w:rsidRPr="00675437">
              <w:rPr>
                <w:color w:val="000000"/>
                <w:sz w:val="18"/>
                <w:szCs w:val="18"/>
              </w:rPr>
              <w:t xml:space="preserve">1.0 </w:t>
            </w:r>
            <w:del w:id="1252" w:author="Parks, Robbie M" w:date="2019-01-10T10:13:00Z">
              <w:r w:rsidRPr="00675437" w:rsidDel="008916F4">
                <w:rPr>
                  <w:color w:val="000000"/>
                  <w:sz w:val="18"/>
                  <w:szCs w:val="18"/>
                </w:rPr>
                <w:delText xml:space="preserve">(   </w:delText>
              </w:r>
            </w:del>
            <w:ins w:id="1253" w:author="Parks, Robbie M" w:date="2019-01-10T10:13:00Z">
              <w:r w:rsidR="008916F4" w:rsidRPr="00675437">
                <w:rPr>
                  <w:color w:val="000000"/>
                  <w:sz w:val="18"/>
                  <w:szCs w:val="18"/>
                </w:rPr>
                <w:t>(</w:t>
              </w:r>
            </w:ins>
            <w:r w:rsidRPr="00675437">
              <w:rPr>
                <w:color w:val="000000"/>
                <w:sz w:val="18"/>
                <w:szCs w:val="18"/>
              </w:rPr>
              <w:t>0.0</w:t>
            </w:r>
            <w:del w:id="1254" w:author="Parks, Robbie M" w:date="2019-01-10T10:13:00Z">
              <w:r w:rsidRPr="00675437" w:rsidDel="008916F4">
                <w:rPr>
                  <w:color w:val="000000"/>
                  <w:sz w:val="18"/>
                  <w:szCs w:val="18"/>
                </w:rPr>
                <w:delText>,  </w:delText>
              </w:r>
            </w:del>
            <w:ins w:id="1255" w:author="Parks, Robbie M" w:date="2019-01-10T10:13:00Z">
              <w:r w:rsidR="008916F4" w:rsidRPr="00675437">
                <w:rPr>
                  <w:color w:val="000000"/>
                  <w:sz w:val="18"/>
                  <w:szCs w:val="18"/>
                </w:rPr>
                <w:t xml:space="preserve">, </w:t>
              </w:r>
            </w:ins>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564644B2" w:rsidR="004F7F15" w:rsidRPr="00675437" w:rsidRDefault="004F7F15" w:rsidP="004F7F15">
            <w:pPr>
              <w:rPr>
                <w:sz w:val="18"/>
                <w:szCs w:val="18"/>
              </w:rPr>
            </w:pPr>
            <w:r w:rsidRPr="00675437">
              <w:rPr>
                <w:color w:val="000000"/>
                <w:sz w:val="18"/>
                <w:szCs w:val="18"/>
              </w:rPr>
              <w:t xml:space="preserve">30.0 </w:t>
            </w:r>
            <w:del w:id="1256" w:author="Parks, Robbie M" w:date="2019-01-10T10:13:00Z">
              <w:r w:rsidRPr="00675437" w:rsidDel="008916F4">
                <w:rPr>
                  <w:color w:val="000000"/>
                  <w:sz w:val="18"/>
                  <w:szCs w:val="18"/>
                </w:rPr>
                <w:delText xml:space="preserve">(  </w:delText>
              </w:r>
            </w:del>
            <w:ins w:id="1257" w:author="Parks, Robbie M" w:date="2019-01-10T10:13:00Z">
              <w:r w:rsidR="008916F4" w:rsidRPr="00675437">
                <w:rPr>
                  <w:color w:val="000000"/>
                  <w:sz w:val="18"/>
                  <w:szCs w:val="18"/>
                </w:rPr>
                <w:t>(</w:t>
              </w:r>
            </w:ins>
            <w:r w:rsidRPr="00675437">
              <w:rPr>
                <w:color w:val="000000"/>
                <w:sz w:val="18"/>
                <w:szCs w:val="18"/>
              </w:rPr>
              <w:t>18.0</w:t>
            </w:r>
            <w:del w:id="1258" w:author="Parks, Robbie M" w:date="2019-01-10T10:13:00Z">
              <w:r w:rsidRPr="00675437" w:rsidDel="008916F4">
                <w:rPr>
                  <w:color w:val="000000"/>
                  <w:sz w:val="18"/>
                  <w:szCs w:val="18"/>
                </w:rPr>
                <w:delText xml:space="preserve">,  </w:delText>
              </w:r>
            </w:del>
            <w:ins w:id="1259" w:author="Parks, Robbie M" w:date="2019-01-10T10:13:00Z">
              <w:r w:rsidR="008916F4" w:rsidRPr="00675437">
                <w:rPr>
                  <w:color w:val="000000"/>
                  <w:sz w:val="18"/>
                  <w:szCs w:val="18"/>
                </w:rPr>
                <w:t xml:space="preserve">, </w:t>
              </w:r>
            </w:ins>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60C65361" w:rsidR="004F7F15" w:rsidRPr="00675437" w:rsidRDefault="004F7F15" w:rsidP="004F7F15">
            <w:pPr>
              <w:rPr>
                <w:sz w:val="18"/>
                <w:szCs w:val="18"/>
              </w:rPr>
            </w:pPr>
            <w:r w:rsidRPr="005464C8">
              <w:rPr>
                <w:color w:val="000000"/>
                <w:sz w:val="18"/>
                <w:szCs w:val="18"/>
              </w:rPr>
              <w:t xml:space="preserve">0.0 </w:t>
            </w:r>
            <w:del w:id="1260" w:author="Parks, Robbie M" w:date="2019-01-10T10:13:00Z">
              <w:r w:rsidRPr="00F24740" w:rsidDel="008916F4">
                <w:rPr>
                  <w:color w:val="000000"/>
                  <w:sz w:val="18"/>
                  <w:szCs w:val="18"/>
                </w:rPr>
                <w:delText xml:space="preserve">(   </w:delText>
              </w:r>
            </w:del>
            <w:ins w:id="1261" w:author="Parks, Robbie M" w:date="2019-01-10T10:13:00Z">
              <w:r w:rsidR="008916F4" w:rsidRPr="00675437">
                <w:rPr>
                  <w:color w:val="000000"/>
                  <w:sz w:val="18"/>
                  <w:szCs w:val="18"/>
                </w:rPr>
                <w:t>(</w:t>
              </w:r>
            </w:ins>
            <w:r w:rsidRPr="00675437">
              <w:rPr>
                <w:color w:val="000000"/>
                <w:sz w:val="18"/>
                <w:szCs w:val="18"/>
              </w:rPr>
              <w:t>0.0</w:t>
            </w:r>
            <w:del w:id="1262" w:author="Parks, Robbie M" w:date="2019-01-10T10:13:00Z">
              <w:r w:rsidRPr="00675437" w:rsidDel="008916F4">
                <w:rPr>
                  <w:color w:val="000000"/>
                  <w:sz w:val="18"/>
                  <w:szCs w:val="18"/>
                </w:rPr>
                <w:delText>,  </w:delText>
              </w:r>
            </w:del>
            <w:ins w:id="1263"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33798D9A" w:rsidR="004F7F15" w:rsidRPr="00675437" w:rsidRDefault="004F7F15" w:rsidP="004F7F15">
            <w:pPr>
              <w:rPr>
                <w:sz w:val="18"/>
                <w:szCs w:val="18"/>
              </w:rPr>
            </w:pPr>
            <w:r w:rsidRPr="00675437">
              <w:rPr>
                <w:color w:val="000000"/>
                <w:sz w:val="18"/>
                <w:szCs w:val="18"/>
              </w:rPr>
              <w:t xml:space="preserve">1.0 </w:t>
            </w:r>
            <w:del w:id="1264" w:author="Parks, Robbie M" w:date="2019-01-10T10:13:00Z">
              <w:r w:rsidRPr="00675437" w:rsidDel="008916F4">
                <w:rPr>
                  <w:color w:val="000000"/>
                  <w:sz w:val="18"/>
                  <w:szCs w:val="18"/>
                </w:rPr>
                <w:delText xml:space="preserve">(  </w:delText>
              </w:r>
            </w:del>
            <w:ins w:id="1265" w:author="Parks, Robbie M" w:date="2019-01-10T10:13:00Z">
              <w:r w:rsidR="008916F4" w:rsidRPr="00675437">
                <w:rPr>
                  <w:color w:val="000000"/>
                  <w:sz w:val="18"/>
                  <w:szCs w:val="18"/>
                </w:rPr>
                <w:t>(</w:t>
              </w:r>
            </w:ins>
            <w:r w:rsidRPr="00675437">
              <w:rPr>
                <w:color w:val="000000"/>
                <w:sz w:val="18"/>
                <w:szCs w:val="18"/>
              </w:rPr>
              <w:t>-2.0</w:t>
            </w:r>
            <w:del w:id="1266" w:author="Parks, Robbie M" w:date="2019-01-10T10:13:00Z">
              <w:r w:rsidRPr="00675437" w:rsidDel="008916F4">
                <w:rPr>
                  <w:color w:val="000000"/>
                  <w:sz w:val="18"/>
                  <w:szCs w:val="18"/>
                </w:rPr>
                <w:delText>,  </w:delText>
              </w:r>
            </w:del>
            <w:ins w:id="1267"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593A0CDC" w:rsidR="004F7F15" w:rsidRPr="00675437" w:rsidRDefault="004F7F15" w:rsidP="004F7F15">
            <w:pPr>
              <w:rPr>
                <w:sz w:val="18"/>
                <w:szCs w:val="18"/>
              </w:rPr>
            </w:pPr>
            <w:r w:rsidRPr="00675437">
              <w:rPr>
                <w:color w:val="000000"/>
                <w:sz w:val="18"/>
                <w:szCs w:val="18"/>
              </w:rPr>
              <w:t xml:space="preserve">20.0 </w:t>
            </w:r>
            <w:del w:id="1268" w:author="Parks, Robbie M" w:date="2019-01-10T10:13:00Z">
              <w:r w:rsidRPr="00675437" w:rsidDel="008916F4">
                <w:rPr>
                  <w:color w:val="000000"/>
                  <w:sz w:val="18"/>
                  <w:szCs w:val="18"/>
                </w:rPr>
                <w:delText xml:space="preserve">(   </w:delText>
              </w:r>
            </w:del>
            <w:ins w:id="1269" w:author="Parks, Robbie M" w:date="2019-01-10T10:13:00Z">
              <w:r w:rsidR="008916F4" w:rsidRPr="00675437">
                <w:rPr>
                  <w:color w:val="000000"/>
                  <w:sz w:val="18"/>
                  <w:szCs w:val="18"/>
                </w:rPr>
                <w:t>(</w:t>
              </w:r>
            </w:ins>
            <w:r w:rsidRPr="00675437">
              <w:rPr>
                <w:color w:val="000000"/>
                <w:sz w:val="18"/>
                <w:szCs w:val="18"/>
              </w:rPr>
              <w:t>3.0</w:t>
            </w:r>
            <w:del w:id="1270" w:author="Parks, Robbie M" w:date="2019-01-10T10:13:00Z">
              <w:r w:rsidRPr="00675437" w:rsidDel="008916F4">
                <w:rPr>
                  <w:color w:val="000000"/>
                  <w:sz w:val="18"/>
                  <w:szCs w:val="18"/>
                </w:rPr>
                <w:delText xml:space="preserve">,  </w:delText>
              </w:r>
            </w:del>
            <w:ins w:id="1271" w:author="Parks, Robbie M" w:date="2019-01-10T10:13:00Z">
              <w:r w:rsidR="008916F4" w:rsidRPr="00675437">
                <w:rPr>
                  <w:color w:val="000000"/>
                  <w:sz w:val="18"/>
                  <w:szCs w:val="18"/>
                </w:rPr>
                <w:t xml:space="preserve">, </w:t>
              </w:r>
            </w:ins>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230C2B71" w:rsidR="004F7F15" w:rsidRPr="00675437" w:rsidRDefault="004F7F15" w:rsidP="004F7F15">
            <w:pPr>
              <w:rPr>
                <w:sz w:val="18"/>
                <w:szCs w:val="18"/>
              </w:rPr>
            </w:pPr>
            <w:r w:rsidRPr="00675437">
              <w:rPr>
                <w:color w:val="000000"/>
                <w:sz w:val="18"/>
                <w:szCs w:val="18"/>
              </w:rPr>
              <w:t xml:space="preserve">41.0 </w:t>
            </w:r>
            <w:del w:id="1272" w:author="Parks, Robbie M" w:date="2019-01-10T10:13:00Z">
              <w:r w:rsidRPr="00675437" w:rsidDel="008916F4">
                <w:rPr>
                  <w:color w:val="000000"/>
                  <w:sz w:val="18"/>
                  <w:szCs w:val="18"/>
                </w:rPr>
                <w:delText xml:space="preserve">(  </w:delText>
              </w:r>
            </w:del>
            <w:ins w:id="1273" w:author="Parks, Robbie M" w:date="2019-01-10T10:13:00Z">
              <w:r w:rsidR="008916F4" w:rsidRPr="00675437">
                <w:rPr>
                  <w:color w:val="000000"/>
                  <w:sz w:val="18"/>
                  <w:szCs w:val="18"/>
                </w:rPr>
                <w:t>(</w:t>
              </w:r>
            </w:ins>
            <w:r w:rsidRPr="00675437">
              <w:rPr>
                <w:color w:val="000000"/>
                <w:sz w:val="18"/>
                <w:szCs w:val="18"/>
              </w:rPr>
              <w:t>20.0</w:t>
            </w:r>
            <w:del w:id="1274" w:author="Parks, Robbie M" w:date="2019-01-10T10:13:00Z">
              <w:r w:rsidRPr="00675437" w:rsidDel="008916F4">
                <w:rPr>
                  <w:color w:val="000000"/>
                  <w:sz w:val="18"/>
                  <w:szCs w:val="18"/>
                </w:rPr>
                <w:delText xml:space="preserve">,  </w:delText>
              </w:r>
            </w:del>
            <w:ins w:id="1275" w:author="Parks, Robbie M" w:date="2019-01-10T10:13:00Z">
              <w:r w:rsidR="008916F4" w:rsidRPr="00675437">
                <w:rPr>
                  <w:color w:val="000000"/>
                  <w:sz w:val="18"/>
                  <w:szCs w:val="18"/>
                </w:rPr>
                <w:t xml:space="preserve">, </w:t>
              </w:r>
            </w:ins>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24EB4786" w:rsidR="004F7F15" w:rsidRPr="00675437" w:rsidRDefault="004F7F15" w:rsidP="004F7F15">
            <w:pPr>
              <w:rPr>
                <w:sz w:val="18"/>
                <w:szCs w:val="18"/>
              </w:rPr>
            </w:pPr>
            <w:r w:rsidRPr="00675437">
              <w:rPr>
                <w:color w:val="000000"/>
                <w:sz w:val="18"/>
                <w:szCs w:val="18"/>
              </w:rPr>
              <w:t xml:space="preserve">47.0 </w:t>
            </w:r>
            <w:del w:id="1276" w:author="Parks, Robbie M" w:date="2019-01-10T10:13:00Z">
              <w:r w:rsidRPr="00675437" w:rsidDel="008916F4">
                <w:rPr>
                  <w:color w:val="000000"/>
                  <w:sz w:val="18"/>
                  <w:szCs w:val="18"/>
                </w:rPr>
                <w:delText xml:space="preserve">(  </w:delText>
              </w:r>
            </w:del>
            <w:ins w:id="1277" w:author="Parks, Robbie M" w:date="2019-01-10T10:13:00Z">
              <w:r w:rsidR="008916F4" w:rsidRPr="00675437">
                <w:rPr>
                  <w:color w:val="000000"/>
                  <w:sz w:val="18"/>
                  <w:szCs w:val="18"/>
                </w:rPr>
                <w:t>(</w:t>
              </w:r>
            </w:ins>
            <w:r w:rsidRPr="00675437">
              <w:rPr>
                <w:color w:val="000000"/>
                <w:sz w:val="18"/>
                <w:szCs w:val="18"/>
              </w:rPr>
              <w:t>28.0</w:t>
            </w:r>
            <w:del w:id="1278" w:author="Parks, Robbie M" w:date="2019-01-10T10:13:00Z">
              <w:r w:rsidRPr="00675437" w:rsidDel="008916F4">
                <w:rPr>
                  <w:color w:val="000000"/>
                  <w:sz w:val="18"/>
                  <w:szCs w:val="18"/>
                </w:rPr>
                <w:delText xml:space="preserve">,  </w:delText>
              </w:r>
            </w:del>
            <w:ins w:id="1279" w:author="Parks, Robbie M" w:date="2019-01-10T10:13:00Z">
              <w:r w:rsidR="008916F4" w:rsidRPr="00675437">
                <w:rPr>
                  <w:color w:val="000000"/>
                  <w:sz w:val="18"/>
                  <w:szCs w:val="18"/>
                </w:rPr>
                <w:t xml:space="preserve">, </w:t>
              </w:r>
            </w:ins>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71239F5E" w:rsidR="004F7F15" w:rsidRPr="00675437" w:rsidRDefault="004F7F15" w:rsidP="004F7F15">
            <w:pPr>
              <w:rPr>
                <w:sz w:val="18"/>
                <w:szCs w:val="18"/>
              </w:rPr>
            </w:pPr>
            <w:r w:rsidRPr="00675437">
              <w:rPr>
                <w:color w:val="000000"/>
                <w:sz w:val="18"/>
                <w:szCs w:val="18"/>
              </w:rPr>
              <w:t xml:space="preserve">36.0 </w:t>
            </w:r>
            <w:del w:id="1280" w:author="Parks, Robbie M" w:date="2019-01-10T10:13:00Z">
              <w:r w:rsidRPr="00675437" w:rsidDel="008916F4">
                <w:rPr>
                  <w:color w:val="000000"/>
                  <w:sz w:val="18"/>
                  <w:szCs w:val="18"/>
                </w:rPr>
                <w:delText xml:space="preserve">(  </w:delText>
              </w:r>
            </w:del>
            <w:ins w:id="1281" w:author="Parks, Robbie M" w:date="2019-01-10T10:13:00Z">
              <w:r w:rsidR="008916F4" w:rsidRPr="00675437">
                <w:rPr>
                  <w:color w:val="000000"/>
                  <w:sz w:val="18"/>
                  <w:szCs w:val="18"/>
                </w:rPr>
                <w:t>(</w:t>
              </w:r>
            </w:ins>
            <w:r w:rsidRPr="00675437">
              <w:rPr>
                <w:color w:val="000000"/>
                <w:sz w:val="18"/>
                <w:szCs w:val="18"/>
              </w:rPr>
              <w:t>12.0</w:t>
            </w:r>
            <w:del w:id="1282" w:author="Parks, Robbie M" w:date="2019-01-10T10:13:00Z">
              <w:r w:rsidRPr="00675437" w:rsidDel="008916F4">
                <w:rPr>
                  <w:color w:val="000000"/>
                  <w:sz w:val="18"/>
                  <w:szCs w:val="18"/>
                </w:rPr>
                <w:delText xml:space="preserve">,  </w:delText>
              </w:r>
            </w:del>
            <w:ins w:id="1283" w:author="Parks, Robbie M" w:date="2019-01-10T10:13:00Z">
              <w:r w:rsidR="008916F4" w:rsidRPr="00675437">
                <w:rPr>
                  <w:color w:val="000000"/>
                  <w:sz w:val="18"/>
                  <w:szCs w:val="18"/>
                </w:rPr>
                <w:t xml:space="preserve">, </w:t>
              </w:r>
            </w:ins>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7EA5C21F" w:rsidR="004F7F15" w:rsidRPr="00675437" w:rsidRDefault="004F7F15" w:rsidP="004F7F15">
            <w:pPr>
              <w:rPr>
                <w:sz w:val="18"/>
                <w:szCs w:val="18"/>
              </w:rPr>
            </w:pPr>
            <w:r w:rsidRPr="00675437">
              <w:rPr>
                <w:color w:val="000000"/>
                <w:sz w:val="18"/>
                <w:szCs w:val="18"/>
              </w:rPr>
              <w:t xml:space="preserve">58.0 </w:t>
            </w:r>
            <w:del w:id="1284" w:author="Parks, Robbie M" w:date="2019-01-10T10:13:00Z">
              <w:r w:rsidRPr="00675437" w:rsidDel="008916F4">
                <w:rPr>
                  <w:color w:val="000000"/>
                  <w:sz w:val="18"/>
                  <w:szCs w:val="18"/>
                </w:rPr>
                <w:delText xml:space="preserve">(  </w:delText>
              </w:r>
            </w:del>
            <w:ins w:id="1285" w:author="Parks, Robbie M" w:date="2019-01-10T10:13:00Z">
              <w:r w:rsidR="008916F4" w:rsidRPr="00675437">
                <w:rPr>
                  <w:color w:val="000000"/>
                  <w:sz w:val="18"/>
                  <w:szCs w:val="18"/>
                </w:rPr>
                <w:t>(</w:t>
              </w:r>
            </w:ins>
            <w:r w:rsidRPr="00675437">
              <w:rPr>
                <w:color w:val="000000"/>
                <w:sz w:val="18"/>
                <w:szCs w:val="18"/>
              </w:rPr>
              <w:t>34.0</w:t>
            </w:r>
            <w:del w:id="1286" w:author="Parks, Robbie M" w:date="2019-01-10T10:13:00Z">
              <w:r w:rsidRPr="00675437" w:rsidDel="008916F4">
                <w:rPr>
                  <w:color w:val="000000"/>
                  <w:sz w:val="18"/>
                  <w:szCs w:val="18"/>
                </w:rPr>
                <w:delText xml:space="preserve">,  </w:delText>
              </w:r>
            </w:del>
            <w:ins w:id="1287" w:author="Parks, Robbie M" w:date="2019-01-10T10:13:00Z">
              <w:r w:rsidR="008916F4" w:rsidRPr="00675437">
                <w:rPr>
                  <w:color w:val="000000"/>
                  <w:sz w:val="18"/>
                  <w:szCs w:val="18"/>
                </w:rPr>
                <w:t xml:space="preserve">, </w:t>
              </w:r>
            </w:ins>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38150B89" w:rsidR="004F7F15" w:rsidRPr="00675437" w:rsidRDefault="004F7F15" w:rsidP="004F7F15">
            <w:pPr>
              <w:rPr>
                <w:sz w:val="18"/>
                <w:szCs w:val="18"/>
              </w:rPr>
            </w:pPr>
            <w:r w:rsidRPr="00675437">
              <w:rPr>
                <w:color w:val="000000"/>
                <w:sz w:val="18"/>
                <w:szCs w:val="18"/>
              </w:rPr>
              <w:t xml:space="preserve">26.0 </w:t>
            </w:r>
            <w:del w:id="1288" w:author="Parks, Robbie M" w:date="2019-01-10T10:13:00Z">
              <w:r w:rsidRPr="00675437" w:rsidDel="008916F4">
                <w:rPr>
                  <w:color w:val="000000"/>
                  <w:sz w:val="18"/>
                  <w:szCs w:val="18"/>
                </w:rPr>
                <w:delText xml:space="preserve">(   </w:delText>
              </w:r>
            </w:del>
            <w:ins w:id="1289" w:author="Parks, Robbie M" w:date="2019-01-10T10:13:00Z">
              <w:r w:rsidR="008916F4" w:rsidRPr="00675437">
                <w:rPr>
                  <w:color w:val="000000"/>
                  <w:sz w:val="18"/>
                  <w:szCs w:val="18"/>
                </w:rPr>
                <w:t>(</w:t>
              </w:r>
            </w:ins>
            <w:r w:rsidRPr="00675437">
              <w:rPr>
                <w:color w:val="000000"/>
                <w:sz w:val="18"/>
                <w:szCs w:val="18"/>
              </w:rPr>
              <w:t>9.0</w:t>
            </w:r>
            <w:del w:id="1290" w:author="Parks, Robbie M" w:date="2019-01-10T10:13:00Z">
              <w:r w:rsidRPr="00675437" w:rsidDel="008916F4">
                <w:rPr>
                  <w:color w:val="000000"/>
                  <w:sz w:val="18"/>
                  <w:szCs w:val="18"/>
                </w:rPr>
                <w:delText xml:space="preserve">,  </w:delText>
              </w:r>
            </w:del>
            <w:ins w:id="1291" w:author="Parks, Robbie M" w:date="2019-01-10T10:13:00Z">
              <w:r w:rsidR="008916F4" w:rsidRPr="00675437">
                <w:rPr>
                  <w:color w:val="000000"/>
                  <w:sz w:val="18"/>
                  <w:szCs w:val="18"/>
                </w:rPr>
                <w:t xml:space="preserve">, </w:t>
              </w:r>
            </w:ins>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1A684C61" w:rsidR="004F7F15" w:rsidRPr="00675437" w:rsidRDefault="004F7F15" w:rsidP="004F7F15">
            <w:pPr>
              <w:rPr>
                <w:sz w:val="18"/>
                <w:szCs w:val="18"/>
              </w:rPr>
            </w:pPr>
            <w:r w:rsidRPr="00675437">
              <w:rPr>
                <w:color w:val="000000"/>
                <w:sz w:val="18"/>
                <w:szCs w:val="18"/>
              </w:rPr>
              <w:t xml:space="preserve">14.0 </w:t>
            </w:r>
            <w:del w:id="1292" w:author="Parks, Robbie M" w:date="2019-01-10T10:13:00Z">
              <w:r w:rsidRPr="00675437" w:rsidDel="008916F4">
                <w:rPr>
                  <w:color w:val="000000"/>
                  <w:sz w:val="18"/>
                  <w:szCs w:val="18"/>
                </w:rPr>
                <w:delText xml:space="preserve">(   </w:delText>
              </w:r>
            </w:del>
            <w:ins w:id="1293" w:author="Parks, Robbie M" w:date="2019-01-10T10:13:00Z">
              <w:r w:rsidR="008916F4" w:rsidRPr="00675437">
                <w:rPr>
                  <w:color w:val="000000"/>
                  <w:sz w:val="18"/>
                  <w:szCs w:val="18"/>
                </w:rPr>
                <w:t>(</w:t>
              </w:r>
            </w:ins>
            <w:r w:rsidRPr="00675437">
              <w:rPr>
                <w:color w:val="000000"/>
                <w:sz w:val="18"/>
                <w:szCs w:val="18"/>
              </w:rPr>
              <w:t>2.0</w:t>
            </w:r>
            <w:del w:id="1294" w:author="Parks, Robbie M" w:date="2019-01-10T10:13:00Z">
              <w:r w:rsidRPr="00675437" w:rsidDel="008916F4">
                <w:rPr>
                  <w:color w:val="000000"/>
                  <w:sz w:val="18"/>
                  <w:szCs w:val="18"/>
                </w:rPr>
                <w:delText xml:space="preserve">,  </w:delText>
              </w:r>
            </w:del>
            <w:ins w:id="1295" w:author="Parks, Robbie M" w:date="2019-01-10T10:13:00Z">
              <w:r w:rsidR="008916F4" w:rsidRPr="00675437">
                <w:rPr>
                  <w:color w:val="000000"/>
                  <w:sz w:val="18"/>
                  <w:szCs w:val="18"/>
                </w:rPr>
                <w:t xml:space="preserve">, </w:t>
              </w:r>
            </w:ins>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2E46F543" w:rsidR="004F7F15" w:rsidRPr="00675437" w:rsidRDefault="004F7F15" w:rsidP="004F7F15">
            <w:pPr>
              <w:rPr>
                <w:sz w:val="18"/>
                <w:szCs w:val="18"/>
              </w:rPr>
            </w:pPr>
            <w:r w:rsidRPr="00675437">
              <w:rPr>
                <w:color w:val="000000"/>
                <w:sz w:val="18"/>
                <w:szCs w:val="18"/>
              </w:rPr>
              <w:t xml:space="preserve">9.0 </w:t>
            </w:r>
            <w:del w:id="1296" w:author="Parks, Robbie M" w:date="2019-01-10T10:13:00Z">
              <w:r w:rsidRPr="00675437" w:rsidDel="008916F4">
                <w:rPr>
                  <w:color w:val="000000"/>
                  <w:sz w:val="18"/>
                  <w:szCs w:val="18"/>
                </w:rPr>
                <w:delText xml:space="preserve">(   </w:delText>
              </w:r>
            </w:del>
            <w:ins w:id="1297" w:author="Parks, Robbie M" w:date="2019-01-10T10:13:00Z">
              <w:r w:rsidR="008916F4" w:rsidRPr="00675437">
                <w:rPr>
                  <w:color w:val="000000"/>
                  <w:sz w:val="18"/>
                  <w:szCs w:val="18"/>
                </w:rPr>
                <w:t>(</w:t>
              </w:r>
            </w:ins>
            <w:r w:rsidRPr="00675437">
              <w:rPr>
                <w:color w:val="000000"/>
                <w:sz w:val="18"/>
                <w:szCs w:val="18"/>
              </w:rPr>
              <w:t>1.0</w:t>
            </w:r>
            <w:del w:id="1298" w:author="Parks, Robbie M" w:date="2019-01-10T10:13:00Z">
              <w:r w:rsidRPr="00675437" w:rsidDel="008916F4">
                <w:rPr>
                  <w:color w:val="000000"/>
                  <w:sz w:val="18"/>
                  <w:szCs w:val="18"/>
                </w:rPr>
                <w:delText xml:space="preserve">,  </w:delText>
              </w:r>
            </w:del>
            <w:ins w:id="1299" w:author="Parks, Robbie M" w:date="2019-01-10T10:13:00Z">
              <w:r w:rsidR="008916F4" w:rsidRPr="00675437">
                <w:rPr>
                  <w:color w:val="000000"/>
                  <w:sz w:val="18"/>
                  <w:szCs w:val="18"/>
                </w:rPr>
                <w:t xml:space="preserve">, </w:t>
              </w:r>
            </w:ins>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56B0069C" w:rsidR="004F7F15" w:rsidRPr="00675437" w:rsidRDefault="004F7F15" w:rsidP="004F7F15">
            <w:pPr>
              <w:rPr>
                <w:sz w:val="18"/>
                <w:szCs w:val="18"/>
              </w:rPr>
            </w:pPr>
            <w:r w:rsidRPr="00675437">
              <w:rPr>
                <w:color w:val="000000"/>
                <w:sz w:val="18"/>
                <w:szCs w:val="18"/>
              </w:rPr>
              <w:t xml:space="preserve">253.0 </w:t>
            </w:r>
            <w:del w:id="1300" w:author="Parks, Robbie M" w:date="2019-01-10T10:13:00Z">
              <w:r w:rsidRPr="00675437" w:rsidDel="008916F4">
                <w:rPr>
                  <w:color w:val="000000"/>
                  <w:sz w:val="18"/>
                  <w:szCs w:val="18"/>
                </w:rPr>
                <w:delText xml:space="preserve">( </w:delText>
              </w:r>
            </w:del>
            <w:ins w:id="1301" w:author="Parks, Robbie M" w:date="2019-01-10T10:13:00Z">
              <w:r w:rsidR="008916F4" w:rsidRPr="00675437">
                <w:rPr>
                  <w:color w:val="000000"/>
                  <w:sz w:val="18"/>
                  <w:szCs w:val="18"/>
                </w:rPr>
                <w:t>(</w:t>
              </w:r>
            </w:ins>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733BE4E0" w:rsidR="004F7F15" w:rsidRPr="00675437" w:rsidRDefault="004F7F15" w:rsidP="004F7F15">
            <w:pPr>
              <w:rPr>
                <w:sz w:val="18"/>
                <w:szCs w:val="18"/>
              </w:rPr>
            </w:pPr>
            <w:r w:rsidRPr="00675437">
              <w:rPr>
                <w:color w:val="000000"/>
                <w:sz w:val="18"/>
                <w:szCs w:val="18"/>
              </w:rPr>
              <w:t xml:space="preserve">0.0 </w:t>
            </w:r>
            <w:del w:id="1302" w:author="Parks, Robbie M" w:date="2019-01-10T10:13:00Z">
              <w:r w:rsidRPr="00675437" w:rsidDel="008916F4">
                <w:rPr>
                  <w:color w:val="000000"/>
                  <w:sz w:val="18"/>
                  <w:szCs w:val="18"/>
                </w:rPr>
                <w:delText xml:space="preserve">(   </w:delText>
              </w:r>
            </w:del>
            <w:ins w:id="1303" w:author="Parks, Robbie M" w:date="2019-01-10T10:13:00Z">
              <w:r w:rsidR="008916F4" w:rsidRPr="00675437">
                <w:rPr>
                  <w:color w:val="000000"/>
                  <w:sz w:val="18"/>
                  <w:szCs w:val="18"/>
                </w:rPr>
                <w:t>(</w:t>
              </w:r>
            </w:ins>
            <w:r w:rsidRPr="00675437">
              <w:rPr>
                <w:color w:val="000000"/>
                <w:sz w:val="18"/>
                <w:szCs w:val="18"/>
              </w:rPr>
              <w:t>0.0</w:t>
            </w:r>
            <w:del w:id="1304" w:author="Parks, Robbie M" w:date="2019-01-10T10:13:00Z">
              <w:r w:rsidRPr="00675437" w:rsidDel="008916F4">
                <w:rPr>
                  <w:color w:val="000000"/>
                  <w:sz w:val="18"/>
                  <w:szCs w:val="18"/>
                </w:rPr>
                <w:delText>,  </w:delText>
              </w:r>
            </w:del>
            <w:ins w:id="1305" w:author="Parks, Robbie M" w:date="2019-01-10T10:13:00Z">
              <w:r w:rsidR="008916F4" w:rsidRPr="00675437">
                <w:rPr>
                  <w:color w:val="000000"/>
                  <w:sz w:val="18"/>
                  <w:szCs w:val="18"/>
                </w:rPr>
                <w:t xml:space="preserve">, </w:t>
              </w:r>
            </w:ins>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BC867E6" w:rsidR="004F7F15" w:rsidRPr="00675437" w:rsidRDefault="004F7F15" w:rsidP="004F7F15">
            <w:pPr>
              <w:rPr>
                <w:sz w:val="18"/>
                <w:szCs w:val="18"/>
              </w:rPr>
            </w:pPr>
            <w:r w:rsidRPr="00675437">
              <w:rPr>
                <w:color w:val="000000"/>
                <w:sz w:val="18"/>
                <w:szCs w:val="18"/>
              </w:rPr>
              <w:t xml:space="preserve">3.0 </w:t>
            </w:r>
            <w:del w:id="1306" w:author="Parks, Robbie M" w:date="2019-01-10T10:13:00Z">
              <w:r w:rsidRPr="00675437" w:rsidDel="008916F4">
                <w:rPr>
                  <w:color w:val="000000"/>
                  <w:sz w:val="18"/>
                  <w:szCs w:val="18"/>
                </w:rPr>
                <w:delText xml:space="preserve">(   </w:delText>
              </w:r>
            </w:del>
            <w:ins w:id="1307" w:author="Parks, Robbie M" w:date="2019-01-10T10:13:00Z">
              <w:r w:rsidR="008916F4" w:rsidRPr="00675437">
                <w:rPr>
                  <w:color w:val="000000"/>
                  <w:sz w:val="18"/>
                  <w:szCs w:val="18"/>
                </w:rPr>
                <w:t>(</w:t>
              </w:r>
            </w:ins>
            <w:r w:rsidRPr="00675437">
              <w:rPr>
                <w:color w:val="000000"/>
                <w:sz w:val="18"/>
                <w:szCs w:val="18"/>
              </w:rPr>
              <w:t>0.0</w:t>
            </w:r>
            <w:del w:id="1308" w:author="Parks, Robbie M" w:date="2019-01-10T10:13:00Z">
              <w:r w:rsidRPr="00675437" w:rsidDel="008916F4">
                <w:rPr>
                  <w:color w:val="000000"/>
                  <w:sz w:val="18"/>
                  <w:szCs w:val="18"/>
                </w:rPr>
                <w:delText>,  </w:delText>
              </w:r>
            </w:del>
            <w:ins w:id="1309" w:author="Parks, Robbie M" w:date="2019-01-10T10:13:00Z">
              <w:r w:rsidR="008916F4" w:rsidRPr="00675437">
                <w:rPr>
                  <w:color w:val="000000"/>
                  <w:sz w:val="18"/>
                  <w:szCs w:val="18"/>
                </w:rPr>
                <w:t xml:space="preserve">, </w:t>
              </w:r>
            </w:ins>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3246CC94" w:rsidR="004F7F15" w:rsidRPr="00675437" w:rsidRDefault="004F7F15" w:rsidP="004F7F15">
            <w:pPr>
              <w:rPr>
                <w:sz w:val="18"/>
                <w:szCs w:val="18"/>
              </w:rPr>
            </w:pPr>
            <w:r w:rsidRPr="00675437">
              <w:rPr>
                <w:color w:val="000000"/>
                <w:sz w:val="18"/>
                <w:szCs w:val="18"/>
              </w:rPr>
              <w:t xml:space="preserve">7.0 </w:t>
            </w:r>
            <w:del w:id="1310" w:author="Parks, Robbie M" w:date="2019-01-10T10:13:00Z">
              <w:r w:rsidRPr="00675437" w:rsidDel="008916F4">
                <w:rPr>
                  <w:color w:val="000000"/>
                  <w:sz w:val="18"/>
                  <w:szCs w:val="18"/>
                </w:rPr>
                <w:delText xml:space="preserve">(  </w:delText>
              </w:r>
            </w:del>
            <w:ins w:id="1311" w:author="Parks, Robbie M" w:date="2019-01-10T10:13:00Z">
              <w:r w:rsidR="008916F4" w:rsidRPr="00675437">
                <w:rPr>
                  <w:color w:val="000000"/>
                  <w:sz w:val="18"/>
                  <w:szCs w:val="18"/>
                </w:rPr>
                <w:t>(</w:t>
              </w:r>
            </w:ins>
            <w:r w:rsidRPr="00675437">
              <w:rPr>
                <w:color w:val="000000"/>
                <w:sz w:val="18"/>
                <w:szCs w:val="18"/>
              </w:rPr>
              <w:t>-1.0</w:t>
            </w:r>
            <w:del w:id="1312" w:author="Parks, Robbie M" w:date="2019-01-10T10:13:00Z">
              <w:r w:rsidRPr="00675437" w:rsidDel="008916F4">
                <w:rPr>
                  <w:color w:val="000000"/>
                  <w:sz w:val="18"/>
                  <w:szCs w:val="18"/>
                </w:rPr>
                <w:delText xml:space="preserve">,  </w:delText>
              </w:r>
            </w:del>
            <w:ins w:id="1313" w:author="Parks, Robbie M" w:date="2019-01-10T10:13:00Z">
              <w:r w:rsidR="008916F4" w:rsidRPr="00675437">
                <w:rPr>
                  <w:color w:val="000000"/>
                  <w:sz w:val="18"/>
                  <w:szCs w:val="18"/>
                </w:rPr>
                <w:t xml:space="preserve">, </w:t>
              </w:r>
            </w:ins>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123246D" w:rsidR="004F7F15" w:rsidRPr="00675437" w:rsidRDefault="004F7F15" w:rsidP="004F7F15">
            <w:pPr>
              <w:rPr>
                <w:sz w:val="18"/>
                <w:szCs w:val="18"/>
              </w:rPr>
            </w:pPr>
            <w:r w:rsidRPr="00675437">
              <w:rPr>
                <w:color w:val="000000"/>
                <w:sz w:val="18"/>
                <w:szCs w:val="18"/>
              </w:rPr>
              <w:t xml:space="preserve">12.0 </w:t>
            </w:r>
            <w:del w:id="1314" w:author="Parks, Robbie M" w:date="2019-01-10T10:13:00Z">
              <w:r w:rsidRPr="00675437" w:rsidDel="008916F4">
                <w:rPr>
                  <w:color w:val="000000"/>
                  <w:sz w:val="18"/>
                  <w:szCs w:val="18"/>
                </w:rPr>
                <w:delText xml:space="preserve">(   </w:delText>
              </w:r>
            </w:del>
            <w:ins w:id="1315" w:author="Parks, Robbie M" w:date="2019-01-10T10:13:00Z">
              <w:r w:rsidR="008916F4" w:rsidRPr="00675437">
                <w:rPr>
                  <w:color w:val="000000"/>
                  <w:sz w:val="18"/>
                  <w:szCs w:val="18"/>
                </w:rPr>
                <w:t>(</w:t>
              </w:r>
            </w:ins>
            <w:r w:rsidRPr="00675437">
              <w:rPr>
                <w:color w:val="000000"/>
                <w:sz w:val="18"/>
                <w:szCs w:val="18"/>
              </w:rPr>
              <w:t>2.0</w:t>
            </w:r>
            <w:del w:id="1316" w:author="Parks, Robbie M" w:date="2019-01-10T10:13:00Z">
              <w:r w:rsidRPr="00675437" w:rsidDel="008916F4">
                <w:rPr>
                  <w:color w:val="000000"/>
                  <w:sz w:val="18"/>
                  <w:szCs w:val="18"/>
                </w:rPr>
                <w:delText xml:space="preserve">,  </w:delText>
              </w:r>
            </w:del>
            <w:ins w:id="1317"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1C39618F" w:rsidR="004F7F15" w:rsidRPr="00675437" w:rsidRDefault="004F7F15" w:rsidP="004F7F15">
            <w:pPr>
              <w:rPr>
                <w:sz w:val="18"/>
                <w:szCs w:val="18"/>
              </w:rPr>
            </w:pPr>
            <w:r w:rsidRPr="00675437">
              <w:rPr>
                <w:color w:val="000000"/>
                <w:sz w:val="18"/>
                <w:szCs w:val="18"/>
              </w:rPr>
              <w:t xml:space="preserve">11.0 </w:t>
            </w:r>
            <w:del w:id="1318" w:author="Parks, Robbie M" w:date="2019-01-10T10:13:00Z">
              <w:r w:rsidRPr="00675437" w:rsidDel="008916F4">
                <w:rPr>
                  <w:color w:val="000000"/>
                  <w:sz w:val="18"/>
                  <w:szCs w:val="18"/>
                </w:rPr>
                <w:delText xml:space="preserve">(   </w:delText>
              </w:r>
            </w:del>
            <w:ins w:id="1319" w:author="Parks, Robbie M" w:date="2019-01-10T10:13:00Z">
              <w:r w:rsidR="008916F4" w:rsidRPr="00675437">
                <w:rPr>
                  <w:color w:val="000000"/>
                  <w:sz w:val="18"/>
                  <w:szCs w:val="18"/>
                </w:rPr>
                <w:t>(</w:t>
              </w:r>
            </w:ins>
            <w:r w:rsidRPr="00675437">
              <w:rPr>
                <w:color w:val="000000"/>
                <w:sz w:val="18"/>
                <w:szCs w:val="18"/>
              </w:rPr>
              <w:t>0.0</w:t>
            </w:r>
            <w:del w:id="1320" w:author="Parks, Robbie M" w:date="2019-01-10T10:13:00Z">
              <w:r w:rsidRPr="00675437" w:rsidDel="008916F4">
                <w:rPr>
                  <w:color w:val="000000"/>
                  <w:sz w:val="18"/>
                  <w:szCs w:val="18"/>
                </w:rPr>
                <w:delText xml:space="preserve">,  </w:delText>
              </w:r>
            </w:del>
            <w:ins w:id="1321" w:author="Parks, Robbie M" w:date="2019-01-10T10:13:00Z">
              <w:r w:rsidR="008916F4" w:rsidRPr="00675437">
                <w:rPr>
                  <w:color w:val="000000"/>
                  <w:sz w:val="18"/>
                  <w:szCs w:val="18"/>
                </w:rPr>
                <w:t xml:space="preserve">, </w:t>
              </w:r>
            </w:ins>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60607D5E" w:rsidR="004F7F15" w:rsidRPr="00675437" w:rsidRDefault="004F7F15" w:rsidP="004F7F15">
            <w:pPr>
              <w:rPr>
                <w:sz w:val="18"/>
                <w:szCs w:val="18"/>
              </w:rPr>
            </w:pPr>
            <w:r w:rsidRPr="00675437">
              <w:rPr>
                <w:color w:val="000000"/>
                <w:sz w:val="18"/>
                <w:szCs w:val="18"/>
              </w:rPr>
              <w:t xml:space="preserve">9.0 </w:t>
            </w:r>
            <w:del w:id="1322" w:author="Parks, Robbie M" w:date="2019-01-10T10:13:00Z">
              <w:r w:rsidRPr="00675437" w:rsidDel="008916F4">
                <w:rPr>
                  <w:color w:val="000000"/>
                  <w:sz w:val="18"/>
                  <w:szCs w:val="18"/>
                </w:rPr>
                <w:delText xml:space="preserve">(  </w:delText>
              </w:r>
            </w:del>
            <w:ins w:id="1323" w:author="Parks, Robbie M" w:date="2019-01-10T10:13:00Z">
              <w:r w:rsidR="008916F4" w:rsidRPr="00675437">
                <w:rPr>
                  <w:color w:val="000000"/>
                  <w:sz w:val="18"/>
                  <w:szCs w:val="18"/>
                </w:rPr>
                <w:t>(</w:t>
              </w:r>
            </w:ins>
            <w:r w:rsidRPr="00675437">
              <w:rPr>
                <w:color w:val="000000"/>
                <w:sz w:val="18"/>
                <w:szCs w:val="18"/>
              </w:rPr>
              <w:t>-4.0</w:t>
            </w:r>
            <w:del w:id="1324" w:author="Parks, Robbie M" w:date="2019-01-10T10:13:00Z">
              <w:r w:rsidRPr="00675437" w:rsidDel="008916F4">
                <w:rPr>
                  <w:color w:val="000000"/>
                  <w:sz w:val="18"/>
                  <w:szCs w:val="18"/>
                </w:rPr>
                <w:delText xml:space="preserve">,  </w:delText>
              </w:r>
            </w:del>
            <w:ins w:id="1325" w:author="Parks, Robbie M" w:date="2019-01-10T10:13:00Z">
              <w:r w:rsidR="008916F4" w:rsidRPr="00675437">
                <w:rPr>
                  <w:color w:val="000000"/>
                  <w:sz w:val="18"/>
                  <w:szCs w:val="18"/>
                </w:rPr>
                <w:t xml:space="preserve">, </w:t>
              </w:r>
            </w:ins>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70B677DB" w:rsidR="004F7F15" w:rsidRPr="00675437" w:rsidRDefault="004F7F15" w:rsidP="004F7F15">
            <w:pPr>
              <w:rPr>
                <w:sz w:val="18"/>
                <w:szCs w:val="18"/>
              </w:rPr>
            </w:pPr>
            <w:r w:rsidRPr="00675437">
              <w:rPr>
                <w:color w:val="000000"/>
                <w:sz w:val="18"/>
                <w:szCs w:val="18"/>
              </w:rPr>
              <w:t xml:space="preserve">11.0 </w:t>
            </w:r>
            <w:del w:id="1326" w:author="Parks, Robbie M" w:date="2019-01-10T10:13:00Z">
              <w:r w:rsidRPr="00675437" w:rsidDel="008916F4">
                <w:rPr>
                  <w:color w:val="000000"/>
                  <w:sz w:val="18"/>
                  <w:szCs w:val="18"/>
                </w:rPr>
                <w:delText xml:space="preserve">(  </w:delText>
              </w:r>
            </w:del>
            <w:ins w:id="1327" w:author="Parks, Robbie M" w:date="2019-01-10T10:13:00Z">
              <w:r w:rsidR="008916F4" w:rsidRPr="00675437">
                <w:rPr>
                  <w:color w:val="000000"/>
                  <w:sz w:val="18"/>
                  <w:szCs w:val="18"/>
                </w:rPr>
                <w:t>(</w:t>
              </w:r>
            </w:ins>
            <w:r w:rsidRPr="00675437">
              <w:rPr>
                <w:color w:val="000000"/>
                <w:sz w:val="18"/>
                <w:szCs w:val="18"/>
              </w:rPr>
              <w:t>-3.0</w:t>
            </w:r>
            <w:del w:id="1328" w:author="Parks, Robbie M" w:date="2019-01-10T10:13:00Z">
              <w:r w:rsidRPr="00675437" w:rsidDel="008916F4">
                <w:rPr>
                  <w:color w:val="000000"/>
                  <w:sz w:val="18"/>
                  <w:szCs w:val="18"/>
                </w:rPr>
                <w:delText xml:space="preserve">,  </w:delText>
              </w:r>
            </w:del>
            <w:ins w:id="1329" w:author="Parks, Robbie M" w:date="2019-01-10T10:13:00Z">
              <w:r w:rsidR="008916F4" w:rsidRPr="00675437">
                <w:rPr>
                  <w:color w:val="000000"/>
                  <w:sz w:val="18"/>
                  <w:szCs w:val="18"/>
                </w:rPr>
                <w:t xml:space="preserve">, </w:t>
              </w:r>
            </w:ins>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2320FE4D" w:rsidR="004F7F15" w:rsidRPr="00675437" w:rsidRDefault="004F7F15" w:rsidP="004F7F15">
            <w:pPr>
              <w:rPr>
                <w:sz w:val="18"/>
                <w:szCs w:val="18"/>
              </w:rPr>
            </w:pPr>
            <w:r w:rsidRPr="00675437">
              <w:rPr>
                <w:color w:val="000000"/>
                <w:sz w:val="18"/>
                <w:szCs w:val="18"/>
              </w:rPr>
              <w:t xml:space="preserve">9.0 </w:t>
            </w:r>
            <w:del w:id="1330" w:author="Parks, Robbie M" w:date="2019-01-10T10:13:00Z">
              <w:r w:rsidRPr="00675437" w:rsidDel="008916F4">
                <w:rPr>
                  <w:color w:val="000000"/>
                  <w:sz w:val="18"/>
                  <w:szCs w:val="18"/>
                </w:rPr>
                <w:delText xml:space="preserve">(   </w:delText>
              </w:r>
            </w:del>
            <w:ins w:id="1331" w:author="Parks, Robbie M" w:date="2019-01-10T10:13:00Z">
              <w:r w:rsidR="008916F4" w:rsidRPr="00675437">
                <w:rPr>
                  <w:color w:val="000000"/>
                  <w:sz w:val="18"/>
                  <w:szCs w:val="18"/>
                </w:rPr>
                <w:t>(</w:t>
              </w:r>
            </w:ins>
            <w:r w:rsidRPr="00675437">
              <w:rPr>
                <w:color w:val="000000"/>
                <w:sz w:val="18"/>
                <w:szCs w:val="18"/>
              </w:rPr>
              <w:t>1.0</w:t>
            </w:r>
            <w:del w:id="1332" w:author="Parks, Robbie M" w:date="2019-01-10T10:13:00Z">
              <w:r w:rsidRPr="00675437" w:rsidDel="008916F4">
                <w:rPr>
                  <w:color w:val="000000"/>
                  <w:sz w:val="18"/>
                  <w:szCs w:val="18"/>
                </w:rPr>
                <w:delText xml:space="preserve">,  </w:delText>
              </w:r>
            </w:del>
            <w:ins w:id="1333" w:author="Parks, Robbie M" w:date="2019-01-10T10:13:00Z">
              <w:r w:rsidR="008916F4" w:rsidRPr="00675437">
                <w:rPr>
                  <w:color w:val="000000"/>
                  <w:sz w:val="18"/>
                  <w:szCs w:val="18"/>
                </w:rPr>
                <w:t xml:space="preserve">, </w:t>
              </w:r>
            </w:ins>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43C89F9F" w:rsidR="004F7F15" w:rsidRPr="00675437" w:rsidRDefault="004F7F15" w:rsidP="004F7F15">
            <w:pPr>
              <w:rPr>
                <w:sz w:val="18"/>
                <w:szCs w:val="18"/>
              </w:rPr>
            </w:pPr>
            <w:r w:rsidRPr="00675437">
              <w:rPr>
                <w:color w:val="000000"/>
                <w:sz w:val="18"/>
                <w:szCs w:val="18"/>
              </w:rPr>
              <w:t xml:space="preserve">0.0 </w:t>
            </w:r>
            <w:del w:id="1334" w:author="Parks, Robbie M" w:date="2019-01-10T10:13:00Z">
              <w:r w:rsidRPr="00675437" w:rsidDel="008916F4">
                <w:rPr>
                  <w:color w:val="000000"/>
                  <w:sz w:val="18"/>
                  <w:szCs w:val="18"/>
                </w:rPr>
                <w:delText xml:space="preserve">(  </w:delText>
              </w:r>
            </w:del>
            <w:ins w:id="1335" w:author="Parks, Robbie M" w:date="2019-01-10T10:13:00Z">
              <w:r w:rsidR="008916F4" w:rsidRPr="00675437">
                <w:rPr>
                  <w:color w:val="000000"/>
                  <w:sz w:val="18"/>
                  <w:szCs w:val="18"/>
                </w:rPr>
                <w:t>(</w:t>
              </w:r>
            </w:ins>
            <w:r w:rsidRPr="00675437">
              <w:rPr>
                <w:color w:val="000000"/>
                <w:sz w:val="18"/>
                <w:szCs w:val="18"/>
              </w:rPr>
              <w:t>-4.0</w:t>
            </w:r>
            <w:del w:id="1336" w:author="Parks, Robbie M" w:date="2019-01-10T10:13:00Z">
              <w:r w:rsidRPr="00675437" w:rsidDel="008916F4">
                <w:rPr>
                  <w:color w:val="000000"/>
                  <w:sz w:val="18"/>
                  <w:szCs w:val="18"/>
                </w:rPr>
                <w:delText>,  </w:delText>
              </w:r>
            </w:del>
            <w:ins w:id="1337" w:author="Parks, Robbie M" w:date="2019-01-10T10:13:00Z">
              <w:r w:rsidR="008916F4" w:rsidRPr="00675437">
                <w:rPr>
                  <w:color w:val="000000"/>
                  <w:sz w:val="18"/>
                  <w:szCs w:val="18"/>
                </w:rPr>
                <w:t xml:space="preserve">, </w:t>
              </w:r>
            </w:ins>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2A073D4" w:rsidR="004F7F15" w:rsidRPr="00675437" w:rsidRDefault="004F7F15" w:rsidP="004F7F15">
            <w:pPr>
              <w:rPr>
                <w:sz w:val="18"/>
                <w:szCs w:val="18"/>
              </w:rPr>
            </w:pPr>
            <w:r w:rsidRPr="00675437">
              <w:rPr>
                <w:color w:val="000000"/>
                <w:sz w:val="18"/>
                <w:szCs w:val="18"/>
              </w:rPr>
              <w:t xml:space="preserve">1.0 </w:t>
            </w:r>
            <w:del w:id="1338" w:author="Parks, Robbie M" w:date="2019-01-10T10:13:00Z">
              <w:r w:rsidRPr="00675437" w:rsidDel="008916F4">
                <w:rPr>
                  <w:color w:val="000000"/>
                  <w:sz w:val="18"/>
                  <w:szCs w:val="18"/>
                </w:rPr>
                <w:delText xml:space="preserve">(  </w:delText>
              </w:r>
            </w:del>
            <w:ins w:id="1339" w:author="Parks, Robbie M" w:date="2019-01-10T10:13:00Z">
              <w:r w:rsidR="008916F4" w:rsidRPr="00675437">
                <w:rPr>
                  <w:color w:val="000000"/>
                  <w:sz w:val="18"/>
                  <w:szCs w:val="18"/>
                </w:rPr>
                <w:t>(</w:t>
              </w:r>
            </w:ins>
            <w:r w:rsidRPr="00675437">
              <w:rPr>
                <w:color w:val="000000"/>
                <w:sz w:val="18"/>
                <w:szCs w:val="18"/>
              </w:rPr>
              <w:t>-1.0</w:t>
            </w:r>
            <w:del w:id="1340" w:author="Parks, Robbie M" w:date="2019-01-10T10:13:00Z">
              <w:r w:rsidRPr="00675437" w:rsidDel="008916F4">
                <w:rPr>
                  <w:color w:val="000000"/>
                  <w:sz w:val="18"/>
                  <w:szCs w:val="18"/>
                </w:rPr>
                <w:delText>,  </w:delText>
              </w:r>
            </w:del>
            <w:ins w:id="1341" w:author="Parks, Robbie M" w:date="2019-01-10T10:13:00Z">
              <w:r w:rsidR="008916F4" w:rsidRPr="00675437">
                <w:rPr>
                  <w:color w:val="000000"/>
                  <w:sz w:val="18"/>
                  <w:szCs w:val="18"/>
                </w:rPr>
                <w:t xml:space="preserve">, </w:t>
              </w:r>
            </w:ins>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6088300E" w:rsidR="004F7F15" w:rsidRPr="00675437" w:rsidRDefault="004F7F15" w:rsidP="004F7F15">
            <w:pPr>
              <w:rPr>
                <w:sz w:val="18"/>
                <w:szCs w:val="18"/>
              </w:rPr>
            </w:pPr>
            <w:r w:rsidRPr="00675437">
              <w:rPr>
                <w:color w:val="000000"/>
                <w:sz w:val="18"/>
                <w:szCs w:val="18"/>
              </w:rPr>
              <w:t xml:space="preserve">62.0 </w:t>
            </w:r>
            <w:del w:id="1342" w:author="Parks, Robbie M" w:date="2019-01-10T10:13:00Z">
              <w:r w:rsidRPr="00675437" w:rsidDel="008916F4">
                <w:rPr>
                  <w:color w:val="000000"/>
                  <w:sz w:val="18"/>
                  <w:szCs w:val="18"/>
                </w:rPr>
                <w:delText xml:space="preserve">(  </w:delText>
              </w:r>
            </w:del>
            <w:ins w:id="1343" w:author="Parks, Robbie M" w:date="2019-01-10T10:13:00Z">
              <w:r w:rsidR="008916F4" w:rsidRPr="00675437">
                <w:rPr>
                  <w:color w:val="000000"/>
                  <w:sz w:val="18"/>
                  <w:szCs w:val="18"/>
                </w:rPr>
                <w:t>(</w:t>
              </w:r>
            </w:ins>
            <w:r w:rsidRPr="00675437">
              <w:rPr>
                <w:color w:val="000000"/>
                <w:sz w:val="18"/>
                <w:szCs w:val="18"/>
              </w:rPr>
              <w:t>35.0</w:t>
            </w:r>
            <w:del w:id="1344" w:author="Parks, Robbie M" w:date="2019-01-10T10:13:00Z">
              <w:r w:rsidRPr="00675437" w:rsidDel="008916F4">
                <w:rPr>
                  <w:color w:val="000000"/>
                  <w:sz w:val="18"/>
                  <w:szCs w:val="18"/>
                </w:rPr>
                <w:delText xml:space="preserve">,  </w:delText>
              </w:r>
            </w:del>
            <w:ins w:id="1345" w:author="Parks, Robbie M" w:date="2019-01-10T10:13:00Z">
              <w:r w:rsidR="008916F4" w:rsidRPr="00675437">
                <w:rPr>
                  <w:color w:val="000000"/>
                  <w:sz w:val="18"/>
                  <w:szCs w:val="18"/>
                </w:rPr>
                <w:t xml:space="preserve">, </w:t>
              </w:r>
            </w:ins>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2852569D" w:rsidR="00194696" w:rsidRPr="00636C9B" w:rsidDel="0065404A" w:rsidRDefault="00DF2431" w:rsidP="00886AE3">
      <w:pPr>
        <w:spacing w:line="480" w:lineRule="auto"/>
        <w:rPr>
          <w:del w:id="1346" w:author="Parks, Robbie M" w:date="2019-01-10T10:18:00Z"/>
          <w:color w:val="000000" w:themeColor="text1"/>
        </w:rPr>
      </w:pPr>
      <w:commentRangeStart w:id="1347"/>
      <w:del w:id="1348" w:author="Parks, Robbie M" w:date="2019-01-10T10:18:00Z">
        <w:r w:rsidDel="0065404A">
          <w:rPr>
            <w:b/>
            <w:color w:val="000000" w:themeColor="text1"/>
          </w:rPr>
          <w:lastRenderedPageBreak/>
          <w:delText xml:space="preserve">Supplementary </w:delText>
        </w:r>
        <w:r w:rsidR="00845A19" w:rsidRPr="00636C9B" w:rsidDel="0065404A">
          <w:rPr>
            <w:b/>
            <w:color w:val="000000" w:themeColor="text1"/>
          </w:rPr>
          <w:delText>Table</w:delText>
        </w:r>
        <w:r w:rsidDel="0065404A">
          <w:rPr>
            <w:b/>
            <w:color w:val="000000" w:themeColor="text1"/>
          </w:rPr>
          <w:delText xml:space="preserve"> </w:delText>
        </w:r>
        <w:r w:rsidR="003A2FA4" w:rsidDel="0065404A">
          <w:rPr>
            <w:b/>
            <w:color w:val="000000" w:themeColor="text1"/>
          </w:rPr>
          <w:delText>3</w:delText>
        </w:r>
        <w:r w:rsidR="00845A19" w:rsidRPr="00636C9B" w:rsidDel="0065404A">
          <w:rPr>
            <w:b/>
            <w:color w:val="000000" w:themeColor="text1"/>
          </w:rPr>
          <w:delText xml:space="preserve">. </w:delText>
        </w:r>
        <w:r w:rsidR="00E724F2" w:rsidDel="0065404A">
          <w:rPr>
            <w:color w:val="000000" w:themeColor="text1"/>
          </w:rPr>
          <w:delText>Excess risk for</w:delText>
        </w:r>
        <w:r w:rsidR="00ED78FF" w:rsidRPr="00ED78FF" w:rsidDel="0065404A">
          <w:rPr>
            <w:color w:val="000000" w:themeColor="text1"/>
          </w:rPr>
          <w:delText xml:space="preserve"> injury deaths for the 2016 US population. The table shows values for if temperature anomaly </w:delText>
        </w:r>
        <w:r w:rsidR="0090240D" w:rsidDel="0065404A">
          <w:rPr>
            <w:color w:val="000000" w:themeColor="text1"/>
          </w:rPr>
          <w:delText>were</w:delText>
        </w:r>
        <w:r w:rsidR="00ED78FF" w:rsidRPr="00ED78FF" w:rsidDel="0065404A">
          <w:rPr>
            <w:color w:val="000000" w:themeColor="text1"/>
          </w:rPr>
          <w:delText xml:space="preserve"> +1°C compared with 1980-2009 long-term average temperatures.</w:delText>
        </w:r>
        <w:r w:rsidR="00194696" w:rsidRPr="00636C9B" w:rsidDel="0065404A">
          <w:rPr>
            <w:color w:val="000000" w:themeColor="text1"/>
          </w:rPr>
          <w:br w:type="page"/>
        </w:r>
      </w:del>
    </w:p>
    <w:commentRangeEnd w:id="1347"/>
    <w:p w14:paraId="36B3D507" w14:textId="785E9957" w:rsidR="00194696" w:rsidRPr="00636C9B" w:rsidDel="0065404A" w:rsidRDefault="0049069D" w:rsidP="00D76DF7">
      <w:pPr>
        <w:spacing w:line="480" w:lineRule="auto"/>
        <w:jc w:val="both"/>
        <w:rPr>
          <w:del w:id="1349" w:author="Parks, Robbie M" w:date="2019-01-10T10:18:00Z"/>
          <w:color w:val="000000" w:themeColor="text1"/>
        </w:rPr>
        <w:sectPr w:rsidR="00194696" w:rsidRPr="00636C9B" w:rsidDel="0065404A" w:rsidSect="00C92E67">
          <w:pgSz w:w="11900" w:h="16840"/>
          <w:pgMar w:top="1440" w:right="1440" w:bottom="1440" w:left="1440" w:header="720" w:footer="720" w:gutter="0"/>
          <w:lnNumType w:countBy="1" w:restart="continuous"/>
          <w:cols w:space="720"/>
          <w:docGrid w:linePitch="360"/>
        </w:sectPr>
      </w:pPr>
      <w:del w:id="1350" w:author="Parks, Robbie M" w:date="2019-01-10T10:18:00Z">
        <w:r w:rsidDel="0065404A">
          <w:rPr>
            <w:rStyle w:val="CommentReference"/>
            <w:rFonts w:asciiTheme="minorHAnsi" w:hAnsiTheme="minorHAnsi" w:cstheme="minorBidi"/>
            <w:lang w:eastAsia="en-US"/>
          </w:rPr>
          <w:lastRenderedPageBreak/>
          <w:commentReference w:id="1347"/>
        </w:r>
      </w:del>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rsidDel="0065404A" w14:paraId="4E32506F" w14:textId="4DDEE05B" w:rsidTr="002A2AE0">
        <w:trPr>
          <w:trHeight w:val="368"/>
          <w:del w:id="1351" w:author="Parks, Robbie M" w:date="2019-01-10T10:18:00Z"/>
        </w:trPr>
        <w:tc>
          <w:tcPr>
            <w:tcW w:w="1293" w:type="dxa"/>
            <w:shd w:val="clear" w:color="auto" w:fill="auto"/>
            <w:noWrap/>
            <w:vAlign w:val="bottom"/>
            <w:hideMark/>
          </w:tcPr>
          <w:p w14:paraId="7614BF97" w14:textId="602D8C86" w:rsidR="00334A3C" w:rsidRPr="00182A4C" w:rsidDel="0065404A" w:rsidRDefault="00334A3C" w:rsidP="00334A3C">
            <w:pPr>
              <w:rPr>
                <w:del w:id="1352" w:author="Parks, Robbie M" w:date="2019-01-10T10:18:00Z"/>
                <w:rFonts w:eastAsia="Times New Roman"/>
                <w:b/>
                <w:color w:val="000000"/>
                <w:sz w:val="18"/>
                <w:szCs w:val="18"/>
              </w:rPr>
            </w:pPr>
            <w:del w:id="1353" w:author="Parks, Robbie M" w:date="2019-01-10T10:18:00Z">
              <w:r w:rsidRPr="00182A4C" w:rsidDel="0065404A">
                <w:rPr>
                  <w:rFonts w:eastAsia="Times New Roman"/>
                  <w:b/>
                  <w:color w:val="000000"/>
                  <w:sz w:val="18"/>
                  <w:szCs w:val="18"/>
                </w:rPr>
                <w:lastRenderedPageBreak/>
                <w:delText>Sex</w:delText>
              </w:r>
            </w:del>
          </w:p>
        </w:tc>
        <w:tc>
          <w:tcPr>
            <w:tcW w:w="1380" w:type="dxa"/>
            <w:shd w:val="clear" w:color="auto" w:fill="auto"/>
            <w:noWrap/>
            <w:vAlign w:val="bottom"/>
            <w:hideMark/>
          </w:tcPr>
          <w:p w14:paraId="150701D0" w14:textId="4E74DC80" w:rsidR="00334A3C" w:rsidRPr="00182A4C" w:rsidDel="0065404A" w:rsidRDefault="00334A3C" w:rsidP="00334A3C">
            <w:pPr>
              <w:rPr>
                <w:del w:id="1354" w:author="Parks, Robbie M" w:date="2019-01-10T10:18:00Z"/>
                <w:rFonts w:eastAsia="Times New Roman"/>
                <w:b/>
                <w:color w:val="000000"/>
                <w:sz w:val="18"/>
                <w:szCs w:val="18"/>
              </w:rPr>
            </w:pPr>
            <w:del w:id="1355" w:author="Parks, Robbie M" w:date="2019-01-10T10:18:00Z">
              <w:r w:rsidRPr="00182A4C" w:rsidDel="0065404A">
                <w:rPr>
                  <w:rFonts w:eastAsia="Times New Roman"/>
                  <w:b/>
                  <w:color w:val="000000"/>
                  <w:sz w:val="18"/>
                  <w:szCs w:val="18"/>
                </w:rPr>
                <w:delText>Cause</w:delText>
              </w:r>
            </w:del>
          </w:p>
        </w:tc>
        <w:tc>
          <w:tcPr>
            <w:tcW w:w="1335" w:type="dxa"/>
            <w:shd w:val="clear" w:color="auto" w:fill="auto"/>
            <w:noWrap/>
            <w:vAlign w:val="bottom"/>
            <w:hideMark/>
          </w:tcPr>
          <w:p w14:paraId="48DD4913" w14:textId="743C02F2" w:rsidR="00334A3C" w:rsidRPr="00182A4C" w:rsidDel="0065404A" w:rsidRDefault="00334A3C" w:rsidP="00334A3C">
            <w:pPr>
              <w:rPr>
                <w:del w:id="1356" w:author="Parks, Robbie M" w:date="2019-01-10T10:18:00Z"/>
                <w:rFonts w:eastAsia="Times New Roman"/>
                <w:b/>
                <w:color w:val="000000"/>
                <w:sz w:val="18"/>
                <w:szCs w:val="18"/>
              </w:rPr>
            </w:pPr>
            <w:del w:id="1357" w:author="Parks, Robbie M" w:date="2019-01-10T10:18:00Z">
              <w:r w:rsidRPr="00182A4C" w:rsidDel="0065404A">
                <w:rPr>
                  <w:rFonts w:eastAsia="Times New Roman"/>
                  <w:b/>
                  <w:color w:val="000000"/>
                  <w:sz w:val="18"/>
                  <w:szCs w:val="18"/>
                </w:rPr>
                <w:delText>0-4</w:delText>
              </w:r>
            </w:del>
          </w:p>
        </w:tc>
        <w:tc>
          <w:tcPr>
            <w:tcW w:w="1335" w:type="dxa"/>
            <w:shd w:val="clear" w:color="auto" w:fill="auto"/>
            <w:noWrap/>
            <w:vAlign w:val="bottom"/>
            <w:hideMark/>
          </w:tcPr>
          <w:p w14:paraId="6C4946CD" w14:textId="3D4A060F" w:rsidR="00334A3C" w:rsidRPr="00182A4C" w:rsidDel="0065404A" w:rsidRDefault="00334A3C" w:rsidP="00334A3C">
            <w:pPr>
              <w:rPr>
                <w:del w:id="1358" w:author="Parks, Robbie M" w:date="2019-01-10T10:18:00Z"/>
                <w:rFonts w:eastAsia="Times New Roman"/>
                <w:b/>
                <w:color w:val="000000"/>
                <w:sz w:val="18"/>
                <w:szCs w:val="18"/>
              </w:rPr>
            </w:pPr>
            <w:del w:id="1359" w:author="Parks, Robbie M" w:date="2019-01-10T10:18:00Z">
              <w:r w:rsidRPr="00182A4C" w:rsidDel="0065404A">
                <w:rPr>
                  <w:rFonts w:eastAsia="Times New Roman"/>
                  <w:b/>
                  <w:color w:val="000000"/>
                  <w:sz w:val="18"/>
                  <w:szCs w:val="18"/>
                </w:rPr>
                <w:delText>5-14</w:delText>
              </w:r>
            </w:del>
          </w:p>
        </w:tc>
        <w:tc>
          <w:tcPr>
            <w:tcW w:w="1335" w:type="dxa"/>
            <w:shd w:val="clear" w:color="auto" w:fill="auto"/>
            <w:noWrap/>
            <w:vAlign w:val="bottom"/>
            <w:hideMark/>
          </w:tcPr>
          <w:p w14:paraId="522E0BB3" w14:textId="5BD748EF" w:rsidR="00334A3C" w:rsidRPr="00182A4C" w:rsidDel="0065404A" w:rsidRDefault="00334A3C" w:rsidP="00334A3C">
            <w:pPr>
              <w:rPr>
                <w:del w:id="1360" w:author="Parks, Robbie M" w:date="2019-01-10T10:18:00Z"/>
                <w:rFonts w:eastAsia="Times New Roman"/>
                <w:b/>
                <w:color w:val="000000"/>
                <w:sz w:val="18"/>
                <w:szCs w:val="18"/>
              </w:rPr>
            </w:pPr>
            <w:del w:id="1361" w:author="Parks, Robbie M" w:date="2019-01-10T10:18:00Z">
              <w:r w:rsidRPr="00182A4C" w:rsidDel="0065404A">
                <w:rPr>
                  <w:rFonts w:eastAsia="Times New Roman"/>
                  <w:b/>
                  <w:color w:val="000000"/>
                  <w:sz w:val="18"/>
                  <w:szCs w:val="18"/>
                </w:rPr>
                <w:delText>15-24</w:delText>
              </w:r>
            </w:del>
          </w:p>
        </w:tc>
        <w:tc>
          <w:tcPr>
            <w:tcW w:w="1335" w:type="dxa"/>
            <w:shd w:val="clear" w:color="auto" w:fill="auto"/>
            <w:noWrap/>
            <w:vAlign w:val="bottom"/>
            <w:hideMark/>
          </w:tcPr>
          <w:p w14:paraId="4B83BB27" w14:textId="6D15F0B5" w:rsidR="00334A3C" w:rsidRPr="00182A4C" w:rsidDel="0065404A" w:rsidRDefault="00334A3C" w:rsidP="00334A3C">
            <w:pPr>
              <w:rPr>
                <w:del w:id="1362" w:author="Parks, Robbie M" w:date="2019-01-10T10:18:00Z"/>
                <w:rFonts w:eastAsia="Times New Roman"/>
                <w:b/>
                <w:color w:val="000000"/>
                <w:sz w:val="18"/>
                <w:szCs w:val="18"/>
              </w:rPr>
            </w:pPr>
            <w:del w:id="1363" w:author="Parks, Robbie M" w:date="2019-01-10T10:18:00Z">
              <w:r w:rsidRPr="00182A4C" w:rsidDel="0065404A">
                <w:rPr>
                  <w:rFonts w:eastAsia="Times New Roman"/>
                  <w:b/>
                  <w:color w:val="000000"/>
                  <w:sz w:val="18"/>
                  <w:szCs w:val="18"/>
                </w:rPr>
                <w:delText>25-34</w:delText>
              </w:r>
            </w:del>
          </w:p>
        </w:tc>
        <w:tc>
          <w:tcPr>
            <w:tcW w:w="1335" w:type="dxa"/>
            <w:shd w:val="clear" w:color="auto" w:fill="auto"/>
            <w:noWrap/>
            <w:vAlign w:val="bottom"/>
            <w:hideMark/>
          </w:tcPr>
          <w:p w14:paraId="17AF9AF1" w14:textId="7DC04191" w:rsidR="00334A3C" w:rsidRPr="00182A4C" w:rsidDel="0065404A" w:rsidRDefault="00334A3C" w:rsidP="00334A3C">
            <w:pPr>
              <w:rPr>
                <w:del w:id="1364" w:author="Parks, Robbie M" w:date="2019-01-10T10:18:00Z"/>
                <w:rFonts w:eastAsia="Times New Roman"/>
                <w:b/>
                <w:color w:val="000000"/>
                <w:sz w:val="18"/>
                <w:szCs w:val="18"/>
              </w:rPr>
            </w:pPr>
            <w:del w:id="1365" w:author="Parks, Robbie M" w:date="2019-01-10T10:18:00Z">
              <w:r w:rsidRPr="00182A4C" w:rsidDel="0065404A">
                <w:rPr>
                  <w:rFonts w:eastAsia="Times New Roman"/>
                  <w:b/>
                  <w:color w:val="000000"/>
                  <w:sz w:val="18"/>
                  <w:szCs w:val="18"/>
                </w:rPr>
                <w:delText>35-44</w:delText>
              </w:r>
            </w:del>
          </w:p>
        </w:tc>
        <w:tc>
          <w:tcPr>
            <w:tcW w:w="1335" w:type="dxa"/>
            <w:shd w:val="clear" w:color="auto" w:fill="auto"/>
            <w:noWrap/>
            <w:vAlign w:val="bottom"/>
            <w:hideMark/>
          </w:tcPr>
          <w:p w14:paraId="46D7C5E0" w14:textId="53A05495" w:rsidR="00334A3C" w:rsidRPr="00182A4C" w:rsidDel="0065404A" w:rsidRDefault="00334A3C" w:rsidP="00334A3C">
            <w:pPr>
              <w:rPr>
                <w:del w:id="1366" w:author="Parks, Robbie M" w:date="2019-01-10T10:18:00Z"/>
                <w:rFonts w:eastAsia="Times New Roman"/>
                <w:b/>
                <w:color w:val="000000"/>
                <w:sz w:val="18"/>
                <w:szCs w:val="18"/>
              </w:rPr>
            </w:pPr>
            <w:del w:id="1367" w:author="Parks, Robbie M" w:date="2019-01-10T10:18:00Z">
              <w:r w:rsidRPr="00182A4C" w:rsidDel="0065404A">
                <w:rPr>
                  <w:rFonts w:eastAsia="Times New Roman"/>
                  <w:b/>
                  <w:color w:val="000000"/>
                  <w:sz w:val="18"/>
                  <w:szCs w:val="18"/>
                </w:rPr>
                <w:delText>45-54</w:delText>
              </w:r>
            </w:del>
          </w:p>
        </w:tc>
        <w:tc>
          <w:tcPr>
            <w:tcW w:w="1335" w:type="dxa"/>
            <w:shd w:val="clear" w:color="auto" w:fill="auto"/>
            <w:noWrap/>
            <w:vAlign w:val="bottom"/>
            <w:hideMark/>
          </w:tcPr>
          <w:p w14:paraId="5ECEF04D" w14:textId="48D9AA2D" w:rsidR="00334A3C" w:rsidRPr="00182A4C" w:rsidDel="0065404A" w:rsidRDefault="00334A3C" w:rsidP="00334A3C">
            <w:pPr>
              <w:rPr>
                <w:del w:id="1368" w:author="Parks, Robbie M" w:date="2019-01-10T10:18:00Z"/>
                <w:rFonts w:eastAsia="Times New Roman"/>
                <w:b/>
                <w:color w:val="000000"/>
                <w:sz w:val="18"/>
                <w:szCs w:val="18"/>
              </w:rPr>
            </w:pPr>
            <w:del w:id="1369" w:author="Parks, Robbie M" w:date="2019-01-10T10:18:00Z">
              <w:r w:rsidRPr="00182A4C" w:rsidDel="0065404A">
                <w:rPr>
                  <w:rFonts w:eastAsia="Times New Roman"/>
                  <w:b/>
                  <w:color w:val="000000"/>
                  <w:sz w:val="18"/>
                  <w:szCs w:val="18"/>
                </w:rPr>
                <w:delText>55-64</w:delText>
              </w:r>
            </w:del>
          </w:p>
        </w:tc>
        <w:tc>
          <w:tcPr>
            <w:tcW w:w="1335" w:type="dxa"/>
            <w:shd w:val="clear" w:color="auto" w:fill="auto"/>
            <w:noWrap/>
            <w:vAlign w:val="bottom"/>
            <w:hideMark/>
          </w:tcPr>
          <w:p w14:paraId="43E59037" w14:textId="61625637" w:rsidR="00334A3C" w:rsidRPr="00182A4C" w:rsidDel="0065404A" w:rsidRDefault="00334A3C" w:rsidP="00334A3C">
            <w:pPr>
              <w:rPr>
                <w:del w:id="1370" w:author="Parks, Robbie M" w:date="2019-01-10T10:18:00Z"/>
                <w:rFonts w:eastAsia="Times New Roman"/>
                <w:b/>
                <w:color w:val="000000"/>
                <w:sz w:val="18"/>
                <w:szCs w:val="18"/>
              </w:rPr>
            </w:pPr>
            <w:del w:id="1371" w:author="Parks, Robbie M" w:date="2019-01-10T10:18:00Z">
              <w:r w:rsidRPr="00182A4C" w:rsidDel="0065404A">
                <w:rPr>
                  <w:rFonts w:eastAsia="Times New Roman"/>
                  <w:b/>
                  <w:color w:val="000000"/>
                  <w:sz w:val="18"/>
                  <w:szCs w:val="18"/>
                </w:rPr>
                <w:delText>65-74</w:delText>
              </w:r>
            </w:del>
          </w:p>
        </w:tc>
        <w:tc>
          <w:tcPr>
            <w:tcW w:w="1335" w:type="dxa"/>
            <w:shd w:val="clear" w:color="auto" w:fill="auto"/>
            <w:noWrap/>
            <w:vAlign w:val="bottom"/>
            <w:hideMark/>
          </w:tcPr>
          <w:p w14:paraId="58DA6A71" w14:textId="14925BF7" w:rsidR="00334A3C" w:rsidRPr="00182A4C" w:rsidDel="0065404A" w:rsidRDefault="00334A3C" w:rsidP="00334A3C">
            <w:pPr>
              <w:rPr>
                <w:del w:id="1372" w:author="Parks, Robbie M" w:date="2019-01-10T10:18:00Z"/>
                <w:rFonts w:eastAsia="Times New Roman"/>
                <w:b/>
                <w:color w:val="000000"/>
                <w:sz w:val="18"/>
                <w:szCs w:val="18"/>
              </w:rPr>
            </w:pPr>
            <w:del w:id="1373" w:author="Parks, Robbie M" w:date="2019-01-10T10:18:00Z">
              <w:r w:rsidRPr="00182A4C" w:rsidDel="0065404A">
                <w:rPr>
                  <w:rFonts w:eastAsia="Times New Roman"/>
                  <w:b/>
                  <w:color w:val="000000"/>
                  <w:sz w:val="18"/>
                  <w:szCs w:val="18"/>
                </w:rPr>
                <w:delText>85+</w:delText>
              </w:r>
            </w:del>
          </w:p>
        </w:tc>
      </w:tr>
      <w:tr w:rsidR="002A2AE0" w:rsidRPr="00182A4C" w:rsidDel="0065404A" w14:paraId="6AF36A6C" w14:textId="6EDC4B7D" w:rsidTr="002A2AE0">
        <w:trPr>
          <w:trHeight w:val="615"/>
          <w:del w:id="1374" w:author="Parks, Robbie M" w:date="2019-01-10T10:18:00Z"/>
        </w:trPr>
        <w:tc>
          <w:tcPr>
            <w:tcW w:w="1293" w:type="dxa"/>
            <w:shd w:val="clear" w:color="auto" w:fill="auto"/>
            <w:noWrap/>
            <w:vAlign w:val="bottom"/>
            <w:hideMark/>
          </w:tcPr>
          <w:p w14:paraId="7B4494ED" w14:textId="7A51E3CA" w:rsidR="002A2AE0" w:rsidRPr="00182A4C" w:rsidDel="0065404A" w:rsidRDefault="002A2AE0" w:rsidP="00334A3C">
            <w:pPr>
              <w:rPr>
                <w:del w:id="1375" w:author="Parks, Robbie M" w:date="2019-01-10T10:18:00Z"/>
                <w:rFonts w:eastAsia="Times New Roman"/>
                <w:color w:val="000000"/>
                <w:sz w:val="18"/>
                <w:szCs w:val="18"/>
              </w:rPr>
            </w:pPr>
            <w:del w:id="1376"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111249CD" w14:textId="329CA954" w:rsidR="002A2AE0" w:rsidRPr="00182A4C" w:rsidDel="0065404A" w:rsidRDefault="002A2AE0" w:rsidP="00334A3C">
            <w:pPr>
              <w:rPr>
                <w:del w:id="1377" w:author="Parks, Robbie M" w:date="2019-01-10T10:18:00Z"/>
                <w:rFonts w:eastAsia="Times New Roman"/>
                <w:color w:val="000000"/>
                <w:sz w:val="18"/>
                <w:szCs w:val="18"/>
              </w:rPr>
            </w:pPr>
            <w:del w:id="1378"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05A60123" w14:textId="4B246A33" w:rsidR="002A2AE0" w:rsidRPr="00182A4C" w:rsidDel="0065404A" w:rsidRDefault="002A2AE0" w:rsidP="00334A3C">
            <w:pPr>
              <w:rPr>
                <w:del w:id="1379" w:author="Parks, Robbie M" w:date="2019-01-10T10:18:00Z"/>
                <w:rFonts w:eastAsia="Times New Roman"/>
                <w:color w:val="000000"/>
                <w:sz w:val="18"/>
                <w:szCs w:val="18"/>
              </w:rPr>
            </w:pPr>
            <w:del w:id="1380" w:author="Parks, Robbie M" w:date="2019-01-10T10:18:00Z">
              <w:r w:rsidRPr="00182A4C" w:rsidDel="0065404A">
                <w:rPr>
                  <w:rFonts w:eastAsia="Times New Roman"/>
                  <w:color w:val="000000"/>
                  <w:sz w:val="18"/>
                  <w:szCs w:val="18"/>
                </w:rPr>
                <w:delText xml:space="preserve"> 1.98 </w:delText>
              </w:r>
            </w:del>
            <w:del w:id="1381" w:author="Parks, Robbie M" w:date="2019-01-10T10:13:00Z">
              <w:r w:rsidRPr="00182A4C" w:rsidDel="008916F4">
                <w:rPr>
                  <w:rFonts w:eastAsia="Times New Roman"/>
                  <w:color w:val="000000"/>
                  <w:sz w:val="18"/>
                  <w:szCs w:val="18"/>
                </w:rPr>
                <w:delText xml:space="preserve">( </w:delText>
              </w:r>
            </w:del>
            <w:del w:id="1382" w:author="Parks, Robbie M" w:date="2019-01-10T10:18:00Z">
              <w:r w:rsidRPr="00182A4C" w:rsidDel="0065404A">
                <w:rPr>
                  <w:rFonts w:eastAsia="Times New Roman"/>
                  <w:color w:val="000000"/>
                  <w:sz w:val="18"/>
                  <w:szCs w:val="18"/>
                </w:rPr>
                <w:delText>1.09, 2.91)</w:delText>
              </w:r>
            </w:del>
          </w:p>
        </w:tc>
        <w:tc>
          <w:tcPr>
            <w:tcW w:w="1335" w:type="dxa"/>
            <w:shd w:val="clear" w:color="auto" w:fill="auto"/>
            <w:noWrap/>
            <w:vAlign w:val="bottom"/>
            <w:hideMark/>
          </w:tcPr>
          <w:p w14:paraId="4C865004" w14:textId="7940F102" w:rsidR="002A2AE0" w:rsidRPr="00182A4C" w:rsidDel="0065404A" w:rsidRDefault="002A2AE0" w:rsidP="00334A3C">
            <w:pPr>
              <w:rPr>
                <w:del w:id="1383" w:author="Parks, Robbie M" w:date="2019-01-10T10:18:00Z"/>
                <w:rFonts w:eastAsia="Times New Roman"/>
                <w:color w:val="000000"/>
                <w:sz w:val="18"/>
                <w:szCs w:val="18"/>
              </w:rPr>
            </w:pPr>
            <w:del w:id="1384" w:author="Parks, Robbie M" w:date="2019-01-10T10:18:00Z">
              <w:r w:rsidRPr="00182A4C" w:rsidDel="0065404A">
                <w:rPr>
                  <w:rFonts w:eastAsia="Times New Roman"/>
                  <w:color w:val="000000"/>
                  <w:sz w:val="18"/>
                  <w:szCs w:val="18"/>
                </w:rPr>
                <w:delText xml:space="preserve"> 0.82 </w:delText>
              </w:r>
            </w:del>
            <w:del w:id="1385" w:author="Parks, Robbie M" w:date="2019-01-10T10:13:00Z">
              <w:r w:rsidRPr="00182A4C" w:rsidDel="008916F4">
                <w:rPr>
                  <w:rFonts w:eastAsia="Times New Roman"/>
                  <w:color w:val="000000"/>
                  <w:sz w:val="18"/>
                  <w:szCs w:val="18"/>
                </w:rPr>
                <w:delText xml:space="preserve">( </w:delText>
              </w:r>
            </w:del>
            <w:del w:id="1386" w:author="Parks, Robbie M" w:date="2019-01-10T10:18:00Z">
              <w:r w:rsidRPr="00182A4C" w:rsidDel="0065404A">
                <w:rPr>
                  <w:rFonts w:eastAsia="Times New Roman"/>
                  <w:color w:val="000000"/>
                  <w:sz w:val="18"/>
                  <w:szCs w:val="18"/>
                </w:rPr>
                <w:delText>0.15, 1.51)</w:delText>
              </w:r>
            </w:del>
          </w:p>
        </w:tc>
        <w:tc>
          <w:tcPr>
            <w:tcW w:w="1335" w:type="dxa"/>
            <w:shd w:val="clear" w:color="auto" w:fill="auto"/>
            <w:noWrap/>
            <w:vAlign w:val="bottom"/>
            <w:hideMark/>
          </w:tcPr>
          <w:p w14:paraId="57B87B0D" w14:textId="7332B2FB" w:rsidR="002A2AE0" w:rsidRPr="00182A4C" w:rsidDel="0065404A" w:rsidRDefault="002A2AE0" w:rsidP="00334A3C">
            <w:pPr>
              <w:rPr>
                <w:del w:id="1387" w:author="Parks, Robbie M" w:date="2019-01-10T10:18:00Z"/>
                <w:rFonts w:eastAsia="Times New Roman"/>
                <w:color w:val="000000"/>
                <w:sz w:val="18"/>
                <w:szCs w:val="18"/>
              </w:rPr>
            </w:pPr>
            <w:del w:id="1388" w:author="Parks, Robbie M" w:date="2019-01-10T10:18:00Z">
              <w:r w:rsidRPr="00182A4C" w:rsidDel="0065404A">
                <w:rPr>
                  <w:rFonts w:eastAsia="Times New Roman"/>
                  <w:color w:val="000000"/>
                  <w:sz w:val="18"/>
                  <w:szCs w:val="18"/>
                </w:rPr>
                <w:delText xml:space="preserve"> 1.41 </w:delText>
              </w:r>
            </w:del>
            <w:del w:id="1389" w:author="Parks, Robbie M" w:date="2019-01-10T10:13:00Z">
              <w:r w:rsidRPr="00182A4C" w:rsidDel="008916F4">
                <w:rPr>
                  <w:rFonts w:eastAsia="Times New Roman"/>
                  <w:color w:val="000000"/>
                  <w:sz w:val="18"/>
                  <w:szCs w:val="18"/>
                </w:rPr>
                <w:delText xml:space="preserve">( </w:delText>
              </w:r>
            </w:del>
            <w:del w:id="1390" w:author="Parks, Robbie M" w:date="2019-01-10T10:18:00Z">
              <w:r w:rsidRPr="00182A4C" w:rsidDel="0065404A">
                <w:rPr>
                  <w:rFonts w:eastAsia="Times New Roman"/>
                  <w:color w:val="000000"/>
                  <w:sz w:val="18"/>
                  <w:szCs w:val="18"/>
                </w:rPr>
                <w:delText>1.08, 1.73)</w:delText>
              </w:r>
            </w:del>
          </w:p>
        </w:tc>
        <w:tc>
          <w:tcPr>
            <w:tcW w:w="1335" w:type="dxa"/>
            <w:shd w:val="clear" w:color="auto" w:fill="auto"/>
            <w:noWrap/>
            <w:vAlign w:val="bottom"/>
            <w:hideMark/>
          </w:tcPr>
          <w:p w14:paraId="5B557424" w14:textId="6BBFC165" w:rsidR="002A2AE0" w:rsidRPr="00182A4C" w:rsidDel="0065404A" w:rsidRDefault="002A2AE0" w:rsidP="00334A3C">
            <w:pPr>
              <w:rPr>
                <w:del w:id="1391" w:author="Parks, Robbie M" w:date="2019-01-10T10:18:00Z"/>
                <w:rFonts w:eastAsia="Times New Roman"/>
                <w:color w:val="000000"/>
                <w:sz w:val="18"/>
                <w:szCs w:val="18"/>
              </w:rPr>
            </w:pPr>
            <w:del w:id="1392" w:author="Parks, Robbie M" w:date="2019-01-10T10:18:00Z">
              <w:r w:rsidRPr="00182A4C" w:rsidDel="0065404A">
                <w:rPr>
                  <w:rFonts w:eastAsia="Times New Roman"/>
                  <w:color w:val="000000"/>
                  <w:sz w:val="18"/>
                  <w:szCs w:val="18"/>
                </w:rPr>
                <w:delText xml:space="preserve"> 1.25 </w:delText>
              </w:r>
            </w:del>
            <w:del w:id="1393" w:author="Parks, Robbie M" w:date="2019-01-10T10:13:00Z">
              <w:r w:rsidRPr="00182A4C" w:rsidDel="008916F4">
                <w:rPr>
                  <w:rFonts w:eastAsia="Times New Roman"/>
                  <w:color w:val="000000"/>
                  <w:sz w:val="18"/>
                  <w:szCs w:val="18"/>
                </w:rPr>
                <w:delText xml:space="preserve">( </w:delText>
              </w:r>
            </w:del>
            <w:del w:id="1394" w:author="Parks, Robbie M" w:date="2019-01-10T10:18:00Z">
              <w:r w:rsidRPr="00182A4C" w:rsidDel="0065404A">
                <w:rPr>
                  <w:rFonts w:eastAsia="Times New Roman"/>
                  <w:color w:val="000000"/>
                  <w:sz w:val="18"/>
                  <w:szCs w:val="18"/>
                </w:rPr>
                <w:delText>0.90, 1.60)</w:delText>
              </w:r>
            </w:del>
          </w:p>
        </w:tc>
        <w:tc>
          <w:tcPr>
            <w:tcW w:w="1335" w:type="dxa"/>
            <w:shd w:val="clear" w:color="auto" w:fill="auto"/>
            <w:noWrap/>
            <w:vAlign w:val="bottom"/>
            <w:hideMark/>
          </w:tcPr>
          <w:p w14:paraId="785581C9" w14:textId="20558FB0" w:rsidR="002A2AE0" w:rsidRPr="00182A4C" w:rsidDel="0065404A" w:rsidRDefault="002A2AE0" w:rsidP="00334A3C">
            <w:pPr>
              <w:rPr>
                <w:del w:id="1395" w:author="Parks, Robbie M" w:date="2019-01-10T10:18:00Z"/>
                <w:rFonts w:eastAsia="Times New Roman"/>
                <w:color w:val="000000"/>
                <w:sz w:val="18"/>
                <w:szCs w:val="18"/>
              </w:rPr>
            </w:pPr>
            <w:del w:id="1396" w:author="Parks, Robbie M" w:date="2019-01-10T10:18:00Z">
              <w:r w:rsidRPr="00182A4C" w:rsidDel="0065404A">
                <w:rPr>
                  <w:rFonts w:eastAsia="Times New Roman"/>
                  <w:color w:val="000000"/>
                  <w:sz w:val="18"/>
                  <w:szCs w:val="18"/>
                </w:rPr>
                <w:delText xml:space="preserve"> 1.15 </w:delText>
              </w:r>
            </w:del>
            <w:del w:id="1397" w:author="Parks, Robbie M" w:date="2019-01-10T10:13:00Z">
              <w:r w:rsidRPr="00182A4C" w:rsidDel="008916F4">
                <w:rPr>
                  <w:rFonts w:eastAsia="Times New Roman"/>
                  <w:color w:val="000000"/>
                  <w:sz w:val="18"/>
                  <w:szCs w:val="18"/>
                </w:rPr>
                <w:delText xml:space="preserve">( </w:delText>
              </w:r>
            </w:del>
            <w:del w:id="1398" w:author="Parks, Robbie M" w:date="2019-01-10T10:18:00Z">
              <w:r w:rsidRPr="00182A4C" w:rsidDel="0065404A">
                <w:rPr>
                  <w:rFonts w:eastAsia="Times New Roman"/>
                  <w:color w:val="000000"/>
                  <w:sz w:val="18"/>
                  <w:szCs w:val="18"/>
                </w:rPr>
                <w:delText>0.77, 1.54)</w:delText>
              </w:r>
            </w:del>
          </w:p>
        </w:tc>
        <w:tc>
          <w:tcPr>
            <w:tcW w:w="1335" w:type="dxa"/>
            <w:shd w:val="clear" w:color="auto" w:fill="auto"/>
            <w:noWrap/>
            <w:vAlign w:val="bottom"/>
            <w:hideMark/>
          </w:tcPr>
          <w:p w14:paraId="0360EDC4" w14:textId="178A033B" w:rsidR="002A2AE0" w:rsidRPr="00182A4C" w:rsidDel="0065404A" w:rsidRDefault="002A2AE0" w:rsidP="00334A3C">
            <w:pPr>
              <w:rPr>
                <w:del w:id="1399" w:author="Parks, Robbie M" w:date="2019-01-10T10:18:00Z"/>
                <w:rFonts w:eastAsia="Times New Roman"/>
                <w:color w:val="000000"/>
                <w:sz w:val="18"/>
                <w:szCs w:val="18"/>
              </w:rPr>
            </w:pPr>
            <w:del w:id="1400" w:author="Parks, Robbie M" w:date="2019-01-10T10:18:00Z">
              <w:r w:rsidRPr="00182A4C" w:rsidDel="0065404A">
                <w:rPr>
                  <w:rFonts w:eastAsia="Times New Roman"/>
                  <w:color w:val="000000"/>
                  <w:sz w:val="18"/>
                  <w:szCs w:val="18"/>
                </w:rPr>
                <w:delText xml:space="preserve"> 1.43 </w:delText>
              </w:r>
            </w:del>
            <w:del w:id="1401" w:author="Parks, Robbie M" w:date="2019-01-10T10:13:00Z">
              <w:r w:rsidRPr="00182A4C" w:rsidDel="008916F4">
                <w:rPr>
                  <w:rFonts w:eastAsia="Times New Roman"/>
                  <w:color w:val="000000"/>
                  <w:sz w:val="18"/>
                  <w:szCs w:val="18"/>
                </w:rPr>
                <w:delText xml:space="preserve">( </w:delText>
              </w:r>
            </w:del>
            <w:del w:id="1402" w:author="Parks, Robbie M" w:date="2019-01-10T10:18:00Z">
              <w:r w:rsidRPr="00182A4C" w:rsidDel="0065404A">
                <w:rPr>
                  <w:rFonts w:eastAsia="Times New Roman"/>
                  <w:color w:val="000000"/>
                  <w:sz w:val="18"/>
                  <w:szCs w:val="18"/>
                </w:rPr>
                <w:delText>1.03, 1.84)</w:delText>
              </w:r>
            </w:del>
          </w:p>
        </w:tc>
        <w:tc>
          <w:tcPr>
            <w:tcW w:w="1335" w:type="dxa"/>
            <w:shd w:val="clear" w:color="auto" w:fill="auto"/>
            <w:noWrap/>
            <w:vAlign w:val="bottom"/>
            <w:hideMark/>
          </w:tcPr>
          <w:p w14:paraId="388E217D" w14:textId="476446B3" w:rsidR="002A2AE0" w:rsidRPr="00182A4C" w:rsidDel="0065404A" w:rsidRDefault="002A2AE0" w:rsidP="00334A3C">
            <w:pPr>
              <w:rPr>
                <w:del w:id="1403" w:author="Parks, Robbie M" w:date="2019-01-10T10:18:00Z"/>
                <w:rFonts w:eastAsia="Times New Roman"/>
                <w:color w:val="000000"/>
                <w:sz w:val="18"/>
                <w:szCs w:val="18"/>
              </w:rPr>
            </w:pPr>
            <w:del w:id="1404" w:author="Parks, Robbie M" w:date="2019-01-10T10:18:00Z">
              <w:r w:rsidRPr="00182A4C" w:rsidDel="0065404A">
                <w:rPr>
                  <w:rFonts w:eastAsia="Times New Roman"/>
                  <w:color w:val="000000"/>
                  <w:sz w:val="18"/>
                  <w:szCs w:val="18"/>
                </w:rPr>
                <w:delText xml:space="preserve"> 1.59 </w:delText>
              </w:r>
            </w:del>
            <w:del w:id="1405" w:author="Parks, Robbie M" w:date="2019-01-10T10:13:00Z">
              <w:r w:rsidRPr="00182A4C" w:rsidDel="008916F4">
                <w:rPr>
                  <w:rFonts w:eastAsia="Times New Roman"/>
                  <w:color w:val="000000"/>
                  <w:sz w:val="18"/>
                  <w:szCs w:val="18"/>
                </w:rPr>
                <w:delText xml:space="preserve">( </w:delText>
              </w:r>
            </w:del>
            <w:del w:id="1406" w:author="Parks, Robbie M" w:date="2019-01-10T10:18:00Z">
              <w:r w:rsidRPr="00182A4C" w:rsidDel="0065404A">
                <w:rPr>
                  <w:rFonts w:eastAsia="Times New Roman"/>
                  <w:color w:val="000000"/>
                  <w:sz w:val="18"/>
                  <w:szCs w:val="18"/>
                </w:rPr>
                <w:delText>1.12, 2.05)</w:delText>
              </w:r>
            </w:del>
          </w:p>
        </w:tc>
        <w:tc>
          <w:tcPr>
            <w:tcW w:w="1335" w:type="dxa"/>
            <w:shd w:val="clear" w:color="auto" w:fill="auto"/>
            <w:noWrap/>
            <w:vAlign w:val="bottom"/>
            <w:hideMark/>
          </w:tcPr>
          <w:p w14:paraId="3FA79579" w14:textId="76A9C695" w:rsidR="002A2AE0" w:rsidRPr="00182A4C" w:rsidDel="0065404A" w:rsidRDefault="002A2AE0" w:rsidP="00334A3C">
            <w:pPr>
              <w:rPr>
                <w:del w:id="1407" w:author="Parks, Robbie M" w:date="2019-01-10T10:18:00Z"/>
                <w:rFonts w:eastAsia="Times New Roman"/>
                <w:color w:val="000000"/>
                <w:sz w:val="18"/>
                <w:szCs w:val="18"/>
              </w:rPr>
            </w:pPr>
            <w:del w:id="1408" w:author="Parks, Robbie M" w:date="2019-01-10T10:18:00Z">
              <w:r w:rsidRPr="00182A4C" w:rsidDel="0065404A">
                <w:rPr>
                  <w:rFonts w:eastAsia="Times New Roman"/>
                  <w:color w:val="000000"/>
                  <w:sz w:val="18"/>
                  <w:szCs w:val="18"/>
                </w:rPr>
                <w:delText xml:space="preserve"> 0.80 </w:delText>
              </w:r>
            </w:del>
            <w:del w:id="1409" w:author="Parks, Robbie M" w:date="2019-01-10T10:13:00Z">
              <w:r w:rsidRPr="00182A4C" w:rsidDel="008916F4">
                <w:rPr>
                  <w:rFonts w:eastAsia="Times New Roman"/>
                  <w:color w:val="000000"/>
                  <w:sz w:val="18"/>
                  <w:szCs w:val="18"/>
                </w:rPr>
                <w:delText xml:space="preserve">( </w:delText>
              </w:r>
            </w:del>
            <w:del w:id="1410" w:author="Parks, Robbie M" w:date="2019-01-10T10:18:00Z">
              <w:r w:rsidRPr="00182A4C" w:rsidDel="0065404A">
                <w:rPr>
                  <w:rFonts w:eastAsia="Times New Roman"/>
                  <w:color w:val="000000"/>
                  <w:sz w:val="18"/>
                  <w:szCs w:val="18"/>
                </w:rPr>
                <w:delText>0.27, 1.33)</w:delText>
              </w:r>
            </w:del>
          </w:p>
        </w:tc>
        <w:tc>
          <w:tcPr>
            <w:tcW w:w="1335" w:type="dxa"/>
            <w:shd w:val="clear" w:color="auto" w:fill="auto"/>
            <w:noWrap/>
            <w:vAlign w:val="bottom"/>
            <w:hideMark/>
          </w:tcPr>
          <w:p w14:paraId="1B1E0D5D" w14:textId="6A342E2C" w:rsidR="002A2AE0" w:rsidRPr="00182A4C" w:rsidDel="0065404A" w:rsidRDefault="002A2AE0" w:rsidP="00334A3C">
            <w:pPr>
              <w:rPr>
                <w:del w:id="1411" w:author="Parks, Robbie M" w:date="2019-01-10T10:18:00Z"/>
                <w:rFonts w:eastAsia="Times New Roman"/>
                <w:color w:val="000000"/>
                <w:sz w:val="18"/>
                <w:szCs w:val="18"/>
              </w:rPr>
            </w:pPr>
            <w:del w:id="1412" w:author="Parks, Robbie M" w:date="2019-01-10T10:18:00Z">
              <w:r w:rsidRPr="00182A4C" w:rsidDel="0065404A">
                <w:rPr>
                  <w:rFonts w:eastAsia="Times New Roman"/>
                  <w:color w:val="000000"/>
                  <w:sz w:val="18"/>
                  <w:szCs w:val="18"/>
                </w:rPr>
                <w:delText xml:space="preserve"> 0.43 (-0.42, 1.26)</w:delText>
              </w:r>
            </w:del>
          </w:p>
        </w:tc>
      </w:tr>
      <w:tr w:rsidR="002A2AE0" w:rsidRPr="00182A4C" w:rsidDel="0065404A" w14:paraId="60A58E4A" w14:textId="5223D60D" w:rsidTr="002A2AE0">
        <w:trPr>
          <w:trHeight w:val="320"/>
          <w:del w:id="1413" w:author="Parks, Robbie M" w:date="2019-01-10T10:18:00Z"/>
        </w:trPr>
        <w:tc>
          <w:tcPr>
            <w:tcW w:w="1293" w:type="dxa"/>
            <w:shd w:val="clear" w:color="auto" w:fill="auto"/>
            <w:noWrap/>
            <w:vAlign w:val="bottom"/>
            <w:hideMark/>
          </w:tcPr>
          <w:p w14:paraId="17468F92" w14:textId="1448DDC5" w:rsidR="002A2AE0" w:rsidRPr="00182A4C" w:rsidDel="0065404A" w:rsidRDefault="002A2AE0" w:rsidP="00334A3C">
            <w:pPr>
              <w:rPr>
                <w:del w:id="1414" w:author="Parks, Robbie M" w:date="2019-01-10T10:18:00Z"/>
                <w:rFonts w:eastAsia="Times New Roman"/>
                <w:color w:val="000000"/>
                <w:sz w:val="18"/>
                <w:szCs w:val="18"/>
              </w:rPr>
            </w:pPr>
            <w:del w:id="141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8FEA1E5" w14:textId="4A707CA6" w:rsidR="002A2AE0" w:rsidRPr="00182A4C" w:rsidDel="0065404A" w:rsidRDefault="002A2AE0" w:rsidP="00334A3C">
            <w:pPr>
              <w:rPr>
                <w:del w:id="1416" w:author="Parks, Robbie M" w:date="2019-01-10T10:18:00Z"/>
                <w:rFonts w:eastAsia="Times New Roman"/>
                <w:color w:val="000000"/>
                <w:sz w:val="18"/>
                <w:szCs w:val="18"/>
              </w:rPr>
            </w:pPr>
            <w:del w:id="1417"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2B95771B" w14:textId="586ABAFA" w:rsidR="002A2AE0" w:rsidRPr="00182A4C" w:rsidDel="0065404A" w:rsidRDefault="002A2AE0" w:rsidP="00334A3C">
            <w:pPr>
              <w:rPr>
                <w:del w:id="1418" w:author="Parks, Robbie M" w:date="2019-01-10T10:18:00Z"/>
                <w:rFonts w:eastAsia="Times New Roman"/>
                <w:color w:val="000000"/>
                <w:sz w:val="18"/>
                <w:szCs w:val="18"/>
              </w:rPr>
            </w:pPr>
            <w:del w:id="1419" w:author="Parks, Robbie M" w:date="2019-01-10T10:18:00Z">
              <w:r w:rsidRPr="00182A4C" w:rsidDel="0065404A">
                <w:rPr>
                  <w:rFonts w:eastAsia="Times New Roman"/>
                  <w:color w:val="000000"/>
                  <w:sz w:val="18"/>
                  <w:szCs w:val="18"/>
                </w:rPr>
                <w:delText xml:space="preserve"> 0.62 (-0.98, 2.24)</w:delText>
              </w:r>
            </w:del>
          </w:p>
        </w:tc>
        <w:tc>
          <w:tcPr>
            <w:tcW w:w="1335" w:type="dxa"/>
            <w:shd w:val="clear" w:color="auto" w:fill="auto"/>
            <w:noWrap/>
            <w:vAlign w:val="bottom"/>
            <w:hideMark/>
          </w:tcPr>
          <w:p w14:paraId="20070108" w14:textId="1193FE63" w:rsidR="002A2AE0" w:rsidRPr="00182A4C" w:rsidDel="0065404A" w:rsidRDefault="002A2AE0" w:rsidP="00334A3C">
            <w:pPr>
              <w:rPr>
                <w:del w:id="1420" w:author="Parks, Robbie M" w:date="2019-01-10T10:18:00Z"/>
                <w:rFonts w:eastAsia="Times New Roman"/>
                <w:color w:val="000000"/>
                <w:sz w:val="18"/>
                <w:szCs w:val="18"/>
              </w:rPr>
            </w:pPr>
            <w:del w:id="1421" w:author="Parks, Robbie M" w:date="2019-01-10T10:18:00Z">
              <w:r w:rsidRPr="00182A4C" w:rsidDel="0065404A">
                <w:rPr>
                  <w:rFonts w:eastAsia="Times New Roman"/>
                  <w:color w:val="000000"/>
                  <w:sz w:val="18"/>
                  <w:szCs w:val="18"/>
                </w:rPr>
                <w:delText xml:space="preserve"> 0.85 (-0.74, 2.48)</w:delText>
              </w:r>
            </w:del>
          </w:p>
        </w:tc>
        <w:tc>
          <w:tcPr>
            <w:tcW w:w="1335" w:type="dxa"/>
            <w:shd w:val="clear" w:color="auto" w:fill="auto"/>
            <w:noWrap/>
            <w:vAlign w:val="bottom"/>
            <w:hideMark/>
          </w:tcPr>
          <w:p w14:paraId="47BF488D" w14:textId="38BB9C00" w:rsidR="002A2AE0" w:rsidRPr="00182A4C" w:rsidDel="0065404A" w:rsidRDefault="002A2AE0" w:rsidP="00334A3C">
            <w:pPr>
              <w:rPr>
                <w:del w:id="1422" w:author="Parks, Robbie M" w:date="2019-01-10T10:18:00Z"/>
                <w:rFonts w:eastAsia="Times New Roman"/>
                <w:color w:val="000000"/>
                <w:sz w:val="18"/>
                <w:szCs w:val="18"/>
              </w:rPr>
            </w:pPr>
            <w:del w:id="1423" w:author="Parks, Robbie M" w:date="2019-01-10T10:18:00Z">
              <w:r w:rsidRPr="00182A4C" w:rsidDel="0065404A">
                <w:rPr>
                  <w:rFonts w:eastAsia="Times New Roman"/>
                  <w:color w:val="000000"/>
                  <w:sz w:val="18"/>
                  <w:szCs w:val="18"/>
                </w:rPr>
                <w:delText xml:space="preserve"> 1.42 </w:delText>
              </w:r>
            </w:del>
            <w:del w:id="1424" w:author="Parks, Robbie M" w:date="2019-01-10T10:13:00Z">
              <w:r w:rsidRPr="00182A4C" w:rsidDel="008916F4">
                <w:rPr>
                  <w:rFonts w:eastAsia="Times New Roman"/>
                  <w:color w:val="000000"/>
                  <w:sz w:val="18"/>
                  <w:szCs w:val="18"/>
                </w:rPr>
                <w:delText xml:space="preserve">( </w:delText>
              </w:r>
            </w:del>
            <w:del w:id="1425" w:author="Parks, Robbie M" w:date="2019-01-10T10:18:00Z">
              <w:r w:rsidRPr="00182A4C" w:rsidDel="0065404A">
                <w:rPr>
                  <w:rFonts w:eastAsia="Times New Roman"/>
                  <w:color w:val="000000"/>
                  <w:sz w:val="18"/>
                  <w:szCs w:val="18"/>
                </w:rPr>
                <w:delText>0.30, 2.57)</w:delText>
              </w:r>
            </w:del>
          </w:p>
        </w:tc>
        <w:tc>
          <w:tcPr>
            <w:tcW w:w="1335" w:type="dxa"/>
            <w:shd w:val="clear" w:color="auto" w:fill="auto"/>
            <w:noWrap/>
            <w:vAlign w:val="bottom"/>
            <w:hideMark/>
          </w:tcPr>
          <w:p w14:paraId="104F2F5A" w14:textId="6084841A" w:rsidR="002A2AE0" w:rsidRPr="00182A4C" w:rsidDel="0065404A" w:rsidRDefault="002A2AE0" w:rsidP="00334A3C">
            <w:pPr>
              <w:rPr>
                <w:del w:id="1426" w:author="Parks, Robbie M" w:date="2019-01-10T10:18:00Z"/>
                <w:rFonts w:eastAsia="Times New Roman"/>
                <w:color w:val="000000"/>
                <w:sz w:val="18"/>
                <w:szCs w:val="18"/>
              </w:rPr>
            </w:pPr>
            <w:del w:id="1427" w:author="Parks, Robbie M" w:date="2019-01-10T10:18:00Z">
              <w:r w:rsidRPr="00182A4C" w:rsidDel="0065404A">
                <w:rPr>
                  <w:rFonts w:eastAsia="Times New Roman"/>
                  <w:color w:val="000000"/>
                  <w:sz w:val="18"/>
                  <w:szCs w:val="18"/>
                </w:rPr>
                <w:delText xml:space="preserve"> 1.23 </w:delText>
              </w:r>
            </w:del>
            <w:del w:id="1428" w:author="Parks, Robbie M" w:date="2019-01-10T10:13:00Z">
              <w:r w:rsidRPr="00182A4C" w:rsidDel="008916F4">
                <w:rPr>
                  <w:rFonts w:eastAsia="Times New Roman"/>
                  <w:color w:val="000000"/>
                  <w:sz w:val="18"/>
                  <w:szCs w:val="18"/>
                </w:rPr>
                <w:delText xml:space="preserve">( </w:delText>
              </w:r>
            </w:del>
            <w:del w:id="1429" w:author="Parks, Robbie M" w:date="2019-01-10T10:18:00Z">
              <w:r w:rsidRPr="00182A4C" w:rsidDel="0065404A">
                <w:rPr>
                  <w:rFonts w:eastAsia="Times New Roman"/>
                  <w:color w:val="000000"/>
                  <w:sz w:val="18"/>
                  <w:szCs w:val="18"/>
                </w:rPr>
                <w:delText>0.22, 2.30)</w:delText>
              </w:r>
            </w:del>
          </w:p>
        </w:tc>
        <w:tc>
          <w:tcPr>
            <w:tcW w:w="1335" w:type="dxa"/>
            <w:shd w:val="clear" w:color="auto" w:fill="auto"/>
            <w:noWrap/>
            <w:vAlign w:val="bottom"/>
            <w:hideMark/>
          </w:tcPr>
          <w:p w14:paraId="48D85946" w14:textId="56CCB12F" w:rsidR="002A2AE0" w:rsidRPr="00182A4C" w:rsidDel="0065404A" w:rsidRDefault="002A2AE0" w:rsidP="00334A3C">
            <w:pPr>
              <w:rPr>
                <w:del w:id="1430" w:author="Parks, Robbie M" w:date="2019-01-10T10:18:00Z"/>
                <w:rFonts w:eastAsia="Times New Roman"/>
                <w:color w:val="000000"/>
                <w:sz w:val="18"/>
                <w:szCs w:val="18"/>
              </w:rPr>
            </w:pPr>
            <w:del w:id="1431" w:author="Parks, Robbie M" w:date="2019-01-10T10:18:00Z">
              <w:r w:rsidRPr="00182A4C" w:rsidDel="0065404A">
                <w:rPr>
                  <w:rFonts w:eastAsia="Times New Roman"/>
                  <w:color w:val="000000"/>
                  <w:sz w:val="18"/>
                  <w:szCs w:val="18"/>
                </w:rPr>
                <w:delText xml:space="preserve"> 0.57 (-0.34, 1.51)</w:delText>
              </w:r>
            </w:del>
          </w:p>
        </w:tc>
        <w:tc>
          <w:tcPr>
            <w:tcW w:w="1335" w:type="dxa"/>
            <w:shd w:val="clear" w:color="auto" w:fill="auto"/>
            <w:noWrap/>
            <w:vAlign w:val="bottom"/>
            <w:hideMark/>
          </w:tcPr>
          <w:p w14:paraId="2EE5BA82" w14:textId="05B64CD1" w:rsidR="002A2AE0" w:rsidRPr="00182A4C" w:rsidDel="0065404A" w:rsidRDefault="002A2AE0" w:rsidP="00334A3C">
            <w:pPr>
              <w:rPr>
                <w:del w:id="1432" w:author="Parks, Robbie M" w:date="2019-01-10T10:18:00Z"/>
                <w:rFonts w:eastAsia="Times New Roman"/>
                <w:color w:val="000000"/>
                <w:sz w:val="18"/>
                <w:szCs w:val="18"/>
              </w:rPr>
            </w:pPr>
            <w:del w:id="1433" w:author="Parks, Robbie M" w:date="2019-01-10T10:18:00Z">
              <w:r w:rsidRPr="00182A4C" w:rsidDel="0065404A">
                <w:rPr>
                  <w:rFonts w:eastAsia="Times New Roman"/>
                  <w:color w:val="000000"/>
                  <w:sz w:val="18"/>
                  <w:szCs w:val="18"/>
                </w:rPr>
                <w:delText xml:space="preserve"> 0.40 (-0.38, 1.15)</w:delText>
              </w:r>
            </w:del>
          </w:p>
        </w:tc>
        <w:tc>
          <w:tcPr>
            <w:tcW w:w="1335" w:type="dxa"/>
            <w:shd w:val="clear" w:color="auto" w:fill="auto"/>
            <w:noWrap/>
            <w:vAlign w:val="bottom"/>
            <w:hideMark/>
          </w:tcPr>
          <w:p w14:paraId="3E30CC2B" w14:textId="3DADA141" w:rsidR="002A2AE0" w:rsidRPr="00182A4C" w:rsidDel="0065404A" w:rsidRDefault="002A2AE0" w:rsidP="00334A3C">
            <w:pPr>
              <w:rPr>
                <w:del w:id="1434" w:author="Parks, Robbie M" w:date="2019-01-10T10:18:00Z"/>
                <w:rFonts w:eastAsia="Times New Roman"/>
                <w:color w:val="000000"/>
                <w:sz w:val="18"/>
                <w:szCs w:val="18"/>
              </w:rPr>
            </w:pPr>
            <w:del w:id="1435" w:author="Parks, Robbie M" w:date="2019-01-10T10:18:00Z">
              <w:r w:rsidRPr="00182A4C" w:rsidDel="0065404A">
                <w:rPr>
                  <w:rFonts w:eastAsia="Times New Roman"/>
                  <w:color w:val="000000"/>
                  <w:sz w:val="18"/>
                  <w:szCs w:val="18"/>
                </w:rPr>
                <w:delText>-0.84 (-1.53,-0.14)</w:delText>
              </w:r>
            </w:del>
          </w:p>
        </w:tc>
        <w:tc>
          <w:tcPr>
            <w:tcW w:w="1335" w:type="dxa"/>
            <w:shd w:val="clear" w:color="auto" w:fill="auto"/>
            <w:noWrap/>
            <w:vAlign w:val="bottom"/>
            <w:hideMark/>
          </w:tcPr>
          <w:p w14:paraId="71155746" w14:textId="490FFE59" w:rsidR="002A2AE0" w:rsidRPr="00182A4C" w:rsidDel="0065404A" w:rsidRDefault="002A2AE0" w:rsidP="00334A3C">
            <w:pPr>
              <w:rPr>
                <w:del w:id="1436" w:author="Parks, Robbie M" w:date="2019-01-10T10:18:00Z"/>
                <w:rFonts w:eastAsia="Times New Roman"/>
                <w:color w:val="000000"/>
                <w:sz w:val="18"/>
                <w:szCs w:val="18"/>
              </w:rPr>
            </w:pPr>
            <w:del w:id="1437" w:author="Parks, Robbie M" w:date="2019-01-10T10:18:00Z">
              <w:r w:rsidRPr="00182A4C" w:rsidDel="0065404A">
                <w:rPr>
                  <w:rFonts w:eastAsia="Times New Roman"/>
                  <w:color w:val="000000"/>
                  <w:sz w:val="18"/>
                  <w:szCs w:val="18"/>
                </w:rPr>
                <w:delText>-0.20 (-0.82, 0.41)</w:delText>
              </w:r>
            </w:del>
          </w:p>
        </w:tc>
        <w:tc>
          <w:tcPr>
            <w:tcW w:w="1335" w:type="dxa"/>
            <w:shd w:val="clear" w:color="auto" w:fill="auto"/>
            <w:noWrap/>
            <w:vAlign w:val="bottom"/>
            <w:hideMark/>
          </w:tcPr>
          <w:p w14:paraId="5AC20779" w14:textId="05F63A36" w:rsidR="002A2AE0" w:rsidRPr="00182A4C" w:rsidDel="0065404A" w:rsidRDefault="002A2AE0" w:rsidP="00334A3C">
            <w:pPr>
              <w:rPr>
                <w:del w:id="1438" w:author="Parks, Robbie M" w:date="2019-01-10T10:18:00Z"/>
                <w:rFonts w:eastAsia="Times New Roman"/>
                <w:color w:val="000000"/>
                <w:sz w:val="18"/>
                <w:szCs w:val="18"/>
              </w:rPr>
            </w:pPr>
            <w:del w:id="1439" w:author="Parks, Robbie M" w:date="2019-01-10T10:18:00Z">
              <w:r w:rsidRPr="00182A4C" w:rsidDel="0065404A">
                <w:rPr>
                  <w:rFonts w:eastAsia="Times New Roman"/>
                  <w:color w:val="000000"/>
                  <w:sz w:val="18"/>
                  <w:szCs w:val="18"/>
                </w:rPr>
                <w:delText>-0.70 (-1.16,-0.24)</w:delText>
              </w:r>
            </w:del>
          </w:p>
        </w:tc>
      </w:tr>
      <w:tr w:rsidR="002A2AE0" w:rsidRPr="00182A4C" w:rsidDel="0065404A" w14:paraId="390A3CD8" w14:textId="42F2BDB6" w:rsidTr="002A2AE0">
        <w:trPr>
          <w:trHeight w:val="320"/>
          <w:del w:id="1440" w:author="Parks, Robbie M" w:date="2019-01-10T10:18:00Z"/>
        </w:trPr>
        <w:tc>
          <w:tcPr>
            <w:tcW w:w="1293" w:type="dxa"/>
            <w:shd w:val="clear" w:color="auto" w:fill="auto"/>
            <w:noWrap/>
            <w:vAlign w:val="bottom"/>
            <w:hideMark/>
          </w:tcPr>
          <w:p w14:paraId="4A5084D9" w14:textId="43D77F8C" w:rsidR="002A2AE0" w:rsidRPr="00182A4C" w:rsidDel="0065404A" w:rsidRDefault="002A2AE0" w:rsidP="00334A3C">
            <w:pPr>
              <w:rPr>
                <w:del w:id="1441" w:author="Parks, Robbie M" w:date="2019-01-10T10:18:00Z"/>
                <w:rFonts w:eastAsia="Times New Roman"/>
                <w:color w:val="000000"/>
                <w:sz w:val="18"/>
                <w:szCs w:val="18"/>
              </w:rPr>
            </w:pPr>
            <w:del w:id="1442"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E055C1E" w14:textId="3D44FAFF" w:rsidR="002A2AE0" w:rsidRPr="00182A4C" w:rsidDel="0065404A" w:rsidRDefault="002A2AE0" w:rsidP="00334A3C">
            <w:pPr>
              <w:rPr>
                <w:del w:id="1443" w:author="Parks, Robbie M" w:date="2019-01-10T10:18:00Z"/>
                <w:rFonts w:eastAsia="Times New Roman"/>
                <w:color w:val="000000"/>
                <w:sz w:val="18"/>
                <w:szCs w:val="18"/>
              </w:rPr>
            </w:pPr>
            <w:del w:id="1444"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7EAB91DC" w14:textId="07B0B306" w:rsidR="002A2AE0" w:rsidRPr="00182A4C" w:rsidDel="0065404A" w:rsidRDefault="002A2AE0" w:rsidP="00334A3C">
            <w:pPr>
              <w:rPr>
                <w:del w:id="1445" w:author="Parks, Robbie M" w:date="2019-01-10T10:18:00Z"/>
                <w:rFonts w:eastAsia="Times New Roman"/>
                <w:color w:val="000000"/>
                <w:sz w:val="18"/>
                <w:szCs w:val="18"/>
              </w:rPr>
            </w:pPr>
            <w:del w:id="1446" w:author="Parks, Robbie M" w:date="2019-01-10T10:18:00Z">
              <w:r w:rsidRPr="00182A4C" w:rsidDel="0065404A">
                <w:rPr>
                  <w:rFonts w:eastAsia="Times New Roman"/>
                  <w:color w:val="000000"/>
                  <w:sz w:val="18"/>
                  <w:szCs w:val="18"/>
                </w:rPr>
                <w:delText xml:space="preserve"> 2.96 </w:delText>
              </w:r>
            </w:del>
            <w:del w:id="1447" w:author="Parks, Robbie M" w:date="2019-01-10T10:13:00Z">
              <w:r w:rsidRPr="00182A4C" w:rsidDel="008916F4">
                <w:rPr>
                  <w:rFonts w:eastAsia="Times New Roman"/>
                  <w:color w:val="000000"/>
                  <w:sz w:val="18"/>
                  <w:szCs w:val="18"/>
                </w:rPr>
                <w:delText xml:space="preserve">( </w:delText>
              </w:r>
            </w:del>
            <w:del w:id="1448" w:author="Parks, Robbie M" w:date="2019-01-10T10:18:00Z">
              <w:r w:rsidRPr="00182A4C" w:rsidDel="0065404A">
                <w:rPr>
                  <w:rFonts w:eastAsia="Times New Roman"/>
                  <w:color w:val="000000"/>
                  <w:sz w:val="18"/>
                  <w:szCs w:val="18"/>
                </w:rPr>
                <w:delText>1.81, 4.06)</w:delText>
              </w:r>
            </w:del>
          </w:p>
        </w:tc>
        <w:tc>
          <w:tcPr>
            <w:tcW w:w="1335" w:type="dxa"/>
            <w:shd w:val="clear" w:color="auto" w:fill="auto"/>
            <w:noWrap/>
            <w:vAlign w:val="bottom"/>
            <w:hideMark/>
          </w:tcPr>
          <w:p w14:paraId="17079026" w14:textId="2C60AF86" w:rsidR="002A2AE0" w:rsidRPr="00182A4C" w:rsidDel="0065404A" w:rsidRDefault="002A2AE0" w:rsidP="00334A3C">
            <w:pPr>
              <w:rPr>
                <w:del w:id="1449" w:author="Parks, Robbie M" w:date="2019-01-10T10:18:00Z"/>
                <w:rFonts w:eastAsia="Times New Roman"/>
                <w:color w:val="000000"/>
                <w:sz w:val="18"/>
                <w:szCs w:val="18"/>
              </w:rPr>
            </w:pPr>
            <w:del w:id="1450" w:author="Parks, Robbie M" w:date="2019-01-10T10:18:00Z">
              <w:r w:rsidRPr="00182A4C" w:rsidDel="0065404A">
                <w:rPr>
                  <w:rFonts w:eastAsia="Times New Roman"/>
                  <w:color w:val="000000"/>
                  <w:sz w:val="18"/>
                  <w:szCs w:val="18"/>
                </w:rPr>
                <w:delText xml:space="preserve"> 5.97 </w:delText>
              </w:r>
            </w:del>
            <w:del w:id="1451" w:author="Parks, Robbie M" w:date="2019-01-10T10:13:00Z">
              <w:r w:rsidRPr="00182A4C" w:rsidDel="008916F4">
                <w:rPr>
                  <w:rFonts w:eastAsia="Times New Roman"/>
                  <w:color w:val="000000"/>
                  <w:sz w:val="18"/>
                  <w:szCs w:val="18"/>
                </w:rPr>
                <w:delText xml:space="preserve">( </w:delText>
              </w:r>
            </w:del>
            <w:del w:id="1452" w:author="Parks, Robbie M" w:date="2019-01-10T10:18:00Z">
              <w:r w:rsidRPr="00182A4C" w:rsidDel="0065404A">
                <w:rPr>
                  <w:rFonts w:eastAsia="Times New Roman"/>
                  <w:color w:val="000000"/>
                  <w:sz w:val="18"/>
                  <w:szCs w:val="18"/>
                </w:rPr>
                <w:delText>4.52, 7.43)</w:delText>
              </w:r>
            </w:del>
          </w:p>
        </w:tc>
        <w:tc>
          <w:tcPr>
            <w:tcW w:w="1335" w:type="dxa"/>
            <w:shd w:val="clear" w:color="auto" w:fill="auto"/>
            <w:noWrap/>
            <w:vAlign w:val="bottom"/>
            <w:hideMark/>
          </w:tcPr>
          <w:p w14:paraId="1831B296" w14:textId="69DC1DE2" w:rsidR="002A2AE0" w:rsidRPr="00182A4C" w:rsidDel="0065404A" w:rsidRDefault="002A2AE0" w:rsidP="00334A3C">
            <w:pPr>
              <w:rPr>
                <w:del w:id="1453" w:author="Parks, Robbie M" w:date="2019-01-10T10:18:00Z"/>
                <w:rFonts w:eastAsia="Times New Roman"/>
                <w:color w:val="000000"/>
                <w:sz w:val="18"/>
                <w:szCs w:val="18"/>
              </w:rPr>
            </w:pPr>
            <w:del w:id="1454" w:author="Parks, Robbie M" w:date="2019-01-10T10:18:00Z">
              <w:r w:rsidRPr="00182A4C" w:rsidDel="0065404A">
                <w:rPr>
                  <w:rFonts w:eastAsia="Times New Roman"/>
                  <w:color w:val="000000"/>
                  <w:sz w:val="18"/>
                  <w:szCs w:val="18"/>
                </w:rPr>
                <w:delText xml:space="preserve"> 8.29 </w:delText>
              </w:r>
            </w:del>
            <w:del w:id="1455" w:author="Parks, Robbie M" w:date="2019-01-10T10:13:00Z">
              <w:r w:rsidRPr="00182A4C" w:rsidDel="008916F4">
                <w:rPr>
                  <w:rFonts w:eastAsia="Times New Roman"/>
                  <w:color w:val="000000"/>
                  <w:sz w:val="18"/>
                  <w:szCs w:val="18"/>
                </w:rPr>
                <w:delText xml:space="preserve">( </w:delText>
              </w:r>
            </w:del>
            <w:del w:id="1456" w:author="Parks, Robbie M" w:date="2019-01-10T10:18:00Z">
              <w:r w:rsidRPr="00182A4C" w:rsidDel="0065404A">
                <w:rPr>
                  <w:rFonts w:eastAsia="Times New Roman"/>
                  <w:color w:val="000000"/>
                  <w:sz w:val="18"/>
                  <w:szCs w:val="18"/>
                </w:rPr>
                <w:delText>7.26, 9.32)</w:delText>
              </w:r>
            </w:del>
          </w:p>
        </w:tc>
        <w:tc>
          <w:tcPr>
            <w:tcW w:w="1335" w:type="dxa"/>
            <w:shd w:val="clear" w:color="auto" w:fill="auto"/>
            <w:noWrap/>
            <w:vAlign w:val="bottom"/>
            <w:hideMark/>
          </w:tcPr>
          <w:p w14:paraId="459CE17C" w14:textId="48211B0A" w:rsidR="002A2AE0" w:rsidRPr="00182A4C" w:rsidDel="0065404A" w:rsidRDefault="002A2AE0" w:rsidP="00334A3C">
            <w:pPr>
              <w:rPr>
                <w:del w:id="1457" w:author="Parks, Robbie M" w:date="2019-01-10T10:18:00Z"/>
                <w:rFonts w:eastAsia="Times New Roman"/>
                <w:color w:val="000000"/>
                <w:sz w:val="18"/>
                <w:szCs w:val="18"/>
              </w:rPr>
            </w:pPr>
            <w:del w:id="1458" w:author="Parks, Robbie M" w:date="2019-01-10T10:18:00Z">
              <w:r w:rsidRPr="00182A4C" w:rsidDel="0065404A">
                <w:rPr>
                  <w:rFonts w:eastAsia="Times New Roman"/>
                  <w:color w:val="000000"/>
                  <w:sz w:val="18"/>
                  <w:szCs w:val="18"/>
                </w:rPr>
                <w:delText xml:space="preserve"> 6.28 </w:delText>
              </w:r>
            </w:del>
            <w:del w:id="1459" w:author="Parks, Robbie M" w:date="2019-01-10T10:13:00Z">
              <w:r w:rsidRPr="00182A4C" w:rsidDel="008916F4">
                <w:rPr>
                  <w:rFonts w:eastAsia="Times New Roman"/>
                  <w:color w:val="000000"/>
                  <w:sz w:val="18"/>
                  <w:szCs w:val="18"/>
                </w:rPr>
                <w:delText xml:space="preserve">( </w:delText>
              </w:r>
            </w:del>
            <w:del w:id="1460" w:author="Parks, Robbie M" w:date="2019-01-10T10:18:00Z">
              <w:r w:rsidRPr="00182A4C" w:rsidDel="0065404A">
                <w:rPr>
                  <w:rFonts w:eastAsia="Times New Roman"/>
                  <w:color w:val="000000"/>
                  <w:sz w:val="18"/>
                  <w:szCs w:val="18"/>
                </w:rPr>
                <w:delText>5.10, 7.47)</w:delText>
              </w:r>
            </w:del>
          </w:p>
        </w:tc>
        <w:tc>
          <w:tcPr>
            <w:tcW w:w="1335" w:type="dxa"/>
            <w:shd w:val="clear" w:color="auto" w:fill="auto"/>
            <w:noWrap/>
            <w:vAlign w:val="bottom"/>
            <w:hideMark/>
          </w:tcPr>
          <w:p w14:paraId="2E832658" w14:textId="78AAD76F" w:rsidR="002A2AE0" w:rsidRPr="00182A4C" w:rsidDel="0065404A" w:rsidRDefault="002A2AE0" w:rsidP="00334A3C">
            <w:pPr>
              <w:rPr>
                <w:del w:id="1461" w:author="Parks, Robbie M" w:date="2019-01-10T10:18:00Z"/>
                <w:rFonts w:eastAsia="Times New Roman"/>
                <w:color w:val="000000"/>
                <w:sz w:val="18"/>
                <w:szCs w:val="18"/>
              </w:rPr>
            </w:pPr>
            <w:del w:id="1462" w:author="Parks, Robbie M" w:date="2019-01-10T10:18:00Z">
              <w:r w:rsidRPr="00182A4C" w:rsidDel="0065404A">
                <w:rPr>
                  <w:rFonts w:eastAsia="Times New Roman"/>
                  <w:color w:val="000000"/>
                  <w:sz w:val="18"/>
                  <w:szCs w:val="18"/>
                </w:rPr>
                <w:delText xml:space="preserve"> 4.27 </w:delText>
              </w:r>
            </w:del>
            <w:del w:id="1463" w:author="Parks, Robbie M" w:date="2019-01-10T10:13:00Z">
              <w:r w:rsidRPr="00182A4C" w:rsidDel="008916F4">
                <w:rPr>
                  <w:rFonts w:eastAsia="Times New Roman"/>
                  <w:color w:val="000000"/>
                  <w:sz w:val="18"/>
                  <w:szCs w:val="18"/>
                </w:rPr>
                <w:delText xml:space="preserve">( </w:delText>
              </w:r>
            </w:del>
            <w:del w:id="1464" w:author="Parks, Robbie M" w:date="2019-01-10T10:18:00Z">
              <w:r w:rsidRPr="00182A4C" w:rsidDel="0065404A">
                <w:rPr>
                  <w:rFonts w:eastAsia="Times New Roman"/>
                  <w:color w:val="000000"/>
                  <w:sz w:val="18"/>
                  <w:szCs w:val="18"/>
                </w:rPr>
                <w:delText>3.12, 5.53)</w:delText>
              </w:r>
            </w:del>
          </w:p>
        </w:tc>
        <w:tc>
          <w:tcPr>
            <w:tcW w:w="1335" w:type="dxa"/>
            <w:shd w:val="clear" w:color="auto" w:fill="auto"/>
            <w:noWrap/>
            <w:vAlign w:val="bottom"/>
            <w:hideMark/>
          </w:tcPr>
          <w:p w14:paraId="7862BEB4" w14:textId="7CCB9AA2" w:rsidR="002A2AE0" w:rsidRPr="00182A4C" w:rsidDel="0065404A" w:rsidRDefault="002A2AE0" w:rsidP="00334A3C">
            <w:pPr>
              <w:rPr>
                <w:del w:id="1465" w:author="Parks, Robbie M" w:date="2019-01-10T10:18:00Z"/>
                <w:rFonts w:eastAsia="Times New Roman"/>
                <w:color w:val="000000"/>
                <w:sz w:val="18"/>
                <w:szCs w:val="18"/>
              </w:rPr>
            </w:pPr>
            <w:del w:id="1466" w:author="Parks, Robbie M" w:date="2019-01-10T10:18:00Z">
              <w:r w:rsidRPr="00182A4C" w:rsidDel="0065404A">
                <w:rPr>
                  <w:rFonts w:eastAsia="Times New Roman"/>
                  <w:color w:val="000000"/>
                  <w:sz w:val="18"/>
                  <w:szCs w:val="18"/>
                </w:rPr>
                <w:delText xml:space="preserve"> 3.11 </w:delText>
              </w:r>
            </w:del>
            <w:del w:id="1467" w:author="Parks, Robbie M" w:date="2019-01-10T10:13:00Z">
              <w:r w:rsidRPr="00182A4C" w:rsidDel="008916F4">
                <w:rPr>
                  <w:rFonts w:eastAsia="Times New Roman"/>
                  <w:color w:val="000000"/>
                  <w:sz w:val="18"/>
                  <w:szCs w:val="18"/>
                </w:rPr>
                <w:delText xml:space="preserve">( </w:delText>
              </w:r>
            </w:del>
            <w:del w:id="1468" w:author="Parks, Robbie M" w:date="2019-01-10T10:18:00Z">
              <w:r w:rsidRPr="00182A4C" w:rsidDel="0065404A">
                <w:rPr>
                  <w:rFonts w:eastAsia="Times New Roman"/>
                  <w:color w:val="000000"/>
                  <w:sz w:val="18"/>
                  <w:szCs w:val="18"/>
                </w:rPr>
                <w:delText>1.85, 4.43)</w:delText>
              </w:r>
            </w:del>
          </w:p>
        </w:tc>
        <w:tc>
          <w:tcPr>
            <w:tcW w:w="1335" w:type="dxa"/>
            <w:shd w:val="clear" w:color="auto" w:fill="auto"/>
            <w:noWrap/>
            <w:vAlign w:val="bottom"/>
            <w:hideMark/>
          </w:tcPr>
          <w:p w14:paraId="7F3AFD31" w14:textId="630F5485" w:rsidR="002A2AE0" w:rsidRPr="00182A4C" w:rsidDel="0065404A" w:rsidRDefault="002A2AE0" w:rsidP="00334A3C">
            <w:pPr>
              <w:rPr>
                <w:del w:id="1469" w:author="Parks, Robbie M" w:date="2019-01-10T10:18:00Z"/>
                <w:rFonts w:eastAsia="Times New Roman"/>
                <w:color w:val="000000"/>
                <w:sz w:val="18"/>
                <w:szCs w:val="18"/>
              </w:rPr>
            </w:pPr>
            <w:del w:id="1470" w:author="Parks, Robbie M" w:date="2019-01-10T10:18:00Z">
              <w:r w:rsidRPr="00182A4C" w:rsidDel="0065404A">
                <w:rPr>
                  <w:rFonts w:eastAsia="Times New Roman"/>
                  <w:color w:val="000000"/>
                  <w:sz w:val="18"/>
                  <w:szCs w:val="18"/>
                </w:rPr>
                <w:delText xml:space="preserve"> 2.19 </w:delText>
              </w:r>
            </w:del>
            <w:del w:id="1471" w:author="Parks, Robbie M" w:date="2019-01-10T10:13:00Z">
              <w:r w:rsidRPr="00182A4C" w:rsidDel="008916F4">
                <w:rPr>
                  <w:rFonts w:eastAsia="Times New Roman"/>
                  <w:color w:val="000000"/>
                  <w:sz w:val="18"/>
                  <w:szCs w:val="18"/>
                </w:rPr>
                <w:delText xml:space="preserve">( </w:delText>
              </w:r>
            </w:del>
            <w:del w:id="1472" w:author="Parks, Robbie M" w:date="2019-01-10T10:18:00Z">
              <w:r w:rsidRPr="00182A4C" w:rsidDel="0065404A">
                <w:rPr>
                  <w:rFonts w:eastAsia="Times New Roman"/>
                  <w:color w:val="000000"/>
                  <w:sz w:val="18"/>
                  <w:szCs w:val="18"/>
                </w:rPr>
                <w:delText>0.94, 3.46)</w:delText>
              </w:r>
            </w:del>
          </w:p>
        </w:tc>
        <w:tc>
          <w:tcPr>
            <w:tcW w:w="1335" w:type="dxa"/>
            <w:shd w:val="clear" w:color="auto" w:fill="auto"/>
            <w:noWrap/>
            <w:vAlign w:val="bottom"/>
            <w:hideMark/>
          </w:tcPr>
          <w:p w14:paraId="1510401B" w14:textId="2221E02D" w:rsidR="002A2AE0" w:rsidRPr="00182A4C" w:rsidDel="0065404A" w:rsidRDefault="002A2AE0" w:rsidP="00334A3C">
            <w:pPr>
              <w:rPr>
                <w:del w:id="1473" w:author="Parks, Robbie M" w:date="2019-01-10T10:18:00Z"/>
                <w:rFonts w:eastAsia="Times New Roman"/>
                <w:color w:val="000000"/>
                <w:sz w:val="18"/>
                <w:szCs w:val="18"/>
              </w:rPr>
            </w:pPr>
            <w:del w:id="1474" w:author="Parks, Robbie M" w:date="2019-01-10T10:18:00Z">
              <w:r w:rsidRPr="00182A4C" w:rsidDel="0065404A">
                <w:rPr>
                  <w:rFonts w:eastAsia="Times New Roman"/>
                  <w:color w:val="000000"/>
                  <w:sz w:val="18"/>
                  <w:szCs w:val="18"/>
                </w:rPr>
                <w:delText xml:space="preserve"> 2.10 </w:delText>
              </w:r>
            </w:del>
            <w:del w:id="1475" w:author="Parks, Robbie M" w:date="2019-01-10T10:13:00Z">
              <w:r w:rsidRPr="00182A4C" w:rsidDel="008916F4">
                <w:rPr>
                  <w:rFonts w:eastAsia="Times New Roman"/>
                  <w:color w:val="000000"/>
                  <w:sz w:val="18"/>
                  <w:szCs w:val="18"/>
                </w:rPr>
                <w:delText xml:space="preserve">( </w:delText>
              </w:r>
            </w:del>
            <w:del w:id="1476" w:author="Parks, Robbie M" w:date="2019-01-10T10:18:00Z">
              <w:r w:rsidRPr="00182A4C" w:rsidDel="0065404A">
                <w:rPr>
                  <w:rFonts w:eastAsia="Times New Roman"/>
                  <w:color w:val="000000"/>
                  <w:sz w:val="18"/>
                  <w:szCs w:val="18"/>
                </w:rPr>
                <w:delText>0.80, 3.43)</w:delText>
              </w:r>
            </w:del>
          </w:p>
        </w:tc>
        <w:tc>
          <w:tcPr>
            <w:tcW w:w="1335" w:type="dxa"/>
            <w:shd w:val="clear" w:color="auto" w:fill="auto"/>
            <w:noWrap/>
            <w:vAlign w:val="bottom"/>
            <w:hideMark/>
          </w:tcPr>
          <w:p w14:paraId="2B7816AA" w14:textId="08A1D19A" w:rsidR="002A2AE0" w:rsidRPr="00182A4C" w:rsidDel="0065404A" w:rsidRDefault="002A2AE0" w:rsidP="00334A3C">
            <w:pPr>
              <w:rPr>
                <w:del w:id="1477" w:author="Parks, Robbie M" w:date="2019-01-10T10:18:00Z"/>
                <w:rFonts w:eastAsia="Times New Roman"/>
                <w:color w:val="000000"/>
                <w:sz w:val="18"/>
                <w:szCs w:val="18"/>
              </w:rPr>
            </w:pPr>
            <w:del w:id="1478" w:author="Parks, Robbie M" w:date="2019-01-10T10:18:00Z">
              <w:r w:rsidRPr="00182A4C" w:rsidDel="0065404A">
                <w:rPr>
                  <w:rFonts w:eastAsia="Times New Roman"/>
                  <w:color w:val="000000"/>
                  <w:sz w:val="18"/>
                  <w:szCs w:val="18"/>
                </w:rPr>
                <w:delText xml:space="preserve"> 0.60 (-0.98, 2.20)</w:delText>
              </w:r>
            </w:del>
          </w:p>
        </w:tc>
      </w:tr>
      <w:tr w:rsidR="002A2AE0" w:rsidRPr="00182A4C" w:rsidDel="0065404A" w14:paraId="43681C2E" w14:textId="53D495B6" w:rsidTr="002A2AE0">
        <w:trPr>
          <w:trHeight w:val="320"/>
          <w:del w:id="1479" w:author="Parks, Robbie M" w:date="2019-01-10T10:18:00Z"/>
        </w:trPr>
        <w:tc>
          <w:tcPr>
            <w:tcW w:w="1293" w:type="dxa"/>
            <w:shd w:val="clear" w:color="auto" w:fill="auto"/>
            <w:noWrap/>
            <w:vAlign w:val="bottom"/>
            <w:hideMark/>
          </w:tcPr>
          <w:p w14:paraId="58CCF013" w14:textId="7564D4DE" w:rsidR="002A2AE0" w:rsidRPr="00182A4C" w:rsidDel="0065404A" w:rsidRDefault="002A2AE0" w:rsidP="00334A3C">
            <w:pPr>
              <w:rPr>
                <w:del w:id="1480" w:author="Parks, Robbie M" w:date="2019-01-10T10:18:00Z"/>
                <w:rFonts w:eastAsia="Times New Roman"/>
                <w:color w:val="000000"/>
                <w:sz w:val="18"/>
                <w:szCs w:val="18"/>
              </w:rPr>
            </w:pPr>
            <w:del w:id="1481"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922FF4A" w14:textId="38473C1D" w:rsidR="002A2AE0" w:rsidRPr="00182A4C" w:rsidDel="0065404A" w:rsidRDefault="002A2AE0" w:rsidP="00334A3C">
            <w:pPr>
              <w:rPr>
                <w:del w:id="1482" w:author="Parks, Robbie M" w:date="2019-01-10T10:18:00Z"/>
                <w:rFonts w:eastAsia="Times New Roman"/>
                <w:color w:val="000000"/>
                <w:sz w:val="18"/>
                <w:szCs w:val="18"/>
              </w:rPr>
            </w:pPr>
            <w:del w:id="1483"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1FD9FAEE" w:rsidR="002A2AE0" w:rsidRPr="00182A4C" w:rsidDel="0065404A" w:rsidRDefault="002A2AE0" w:rsidP="00334A3C">
            <w:pPr>
              <w:rPr>
                <w:del w:id="1484" w:author="Parks, Robbie M" w:date="2019-01-10T10:18:00Z"/>
                <w:rFonts w:eastAsia="Times New Roman"/>
                <w:color w:val="000000"/>
                <w:sz w:val="18"/>
                <w:szCs w:val="18"/>
              </w:rPr>
            </w:pPr>
            <w:del w:id="1485" w:author="Parks, Robbie M" w:date="2019-01-10T10:18:00Z">
              <w:r w:rsidRPr="00182A4C" w:rsidDel="0065404A">
                <w:rPr>
                  <w:rFonts w:eastAsia="Times New Roman"/>
                  <w:color w:val="000000"/>
                  <w:sz w:val="18"/>
                  <w:szCs w:val="18"/>
                </w:rPr>
                <w:delText>-0.20 (-0.96, 0.59)</w:delText>
              </w:r>
            </w:del>
          </w:p>
        </w:tc>
        <w:tc>
          <w:tcPr>
            <w:tcW w:w="1335" w:type="dxa"/>
            <w:shd w:val="clear" w:color="auto" w:fill="auto"/>
            <w:noWrap/>
            <w:vAlign w:val="bottom"/>
            <w:hideMark/>
          </w:tcPr>
          <w:p w14:paraId="042C7266" w14:textId="21C31F48" w:rsidR="002A2AE0" w:rsidRPr="00182A4C" w:rsidDel="0065404A" w:rsidRDefault="002A2AE0" w:rsidP="00334A3C">
            <w:pPr>
              <w:rPr>
                <w:del w:id="1486" w:author="Parks, Robbie M" w:date="2019-01-10T10:18:00Z"/>
                <w:rFonts w:eastAsia="Times New Roman"/>
                <w:color w:val="000000"/>
                <w:sz w:val="18"/>
                <w:szCs w:val="18"/>
              </w:rPr>
            </w:pPr>
            <w:del w:id="1487" w:author="Parks, Robbie M" w:date="2019-01-10T10:18:00Z">
              <w:r w:rsidRPr="00182A4C" w:rsidDel="0065404A">
                <w:rPr>
                  <w:rFonts w:eastAsia="Times New Roman"/>
                  <w:color w:val="000000"/>
                  <w:sz w:val="18"/>
                  <w:szCs w:val="18"/>
                </w:rPr>
                <w:delText>-0.36 (-1.16, 0.42)</w:delText>
              </w:r>
            </w:del>
          </w:p>
        </w:tc>
        <w:tc>
          <w:tcPr>
            <w:tcW w:w="1335" w:type="dxa"/>
            <w:shd w:val="clear" w:color="auto" w:fill="auto"/>
            <w:noWrap/>
            <w:vAlign w:val="bottom"/>
            <w:hideMark/>
          </w:tcPr>
          <w:p w14:paraId="382D7691" w14:textId="5593CA26" w:rsidR="002A2AE0" w:rsidRPr="00182A4C" w:rsidDel="0065404A" w:rsidRDefault="002A2AE0" w:rsidP="00334A3C">
            <w:pPr>
              <w:rPr>
                <w:del w:id="1488" w:author="Parks, Robbie M" w:date="2019-01-10T10:18:00Z"/>
                <w:rFonts w:eastAsia="Times New Roman"/>
                <w:color w:val="000000"/>
                <w:sz w:val="18"/>
                <w:szCs w:val="18"/>
              </w:rPr>
            </w:pPr>
            <w:del w:id="1489" w:author="Parks, Robbie M" w:date="2019-01-10T10:18:00Z">
              <w:r w:rsidRPr="00182A4C" w:rsidDel="0065404A">
                <w:rPr>
                  <w:rFonts w:eastAsia="Times New Roman"/>
                  <w:color w:val="000000"/>
                  <w:sz w:val="18"/>
                  <w:szCs w:val="18"/>
                </w:rPr>
                <w:delText xml:space="preserve"> 0.62 (-0.15, 1.41)</w:delText>
              </w:r>
            </w:del>
          </w:p>
        </w:tc>
        <w:tc>
          <w:tcPr>
            <w:tcW w:w="1335" w:type="dxa"/>
            <w:shd w:val="clear" w:color="auto" w:fill="auto"/>
            <w:noWrap/>
            <w:vAlign w:val="bottom"/>
            <w:hideMark/>
          </w:tcPr>
          <w:p w14:paraId="432A6567" w14:textId="21BEE81A" w:rsidR="002A2AE0" w:rsidRPr="00182A4C" w:rsidDel="0065404A" w:rsidRDefault="002A2AE0" w:rsidP="00334A3C">
            <w:pPr>
              <w:rPr>
                <w:del w:id="1490" w:author="Parks, Robbie M" w:date="2019-01-10T10:18:00Z"/>
                <w:rFonts w:eastAsia="Times New Roman"/>
                <w:color w:val="000000"/>
                <w:sz w:val="18"/>
                <w:szCs w:val="18"/>
              </w:rPr>
            </w:pPr>
            <w:del w:id="1491" w:author="Parks, Robbie M" w:date="2019-01-10T10:18:00Z">
              <w:r w:rsidRPr="00182A4C" w:rsidDel="0065404A">
                <w:rPr>
                  <w:rFonts w:eastAsia="Times New Roman"/>
                  <w:color w:val="000000"/>
                  <w:sz w:val="18"/>
                  <w:szCs w:val="18"/>
                </w:rPr>
                <w:delText xml:space="preserve"> 0.37 (-0.49, 1.24)</w:delText>
              </w:r>
            </w:del>
          </w:p>
        </w:tc>
        <w:tc>
          <w:tcPr>
            <w:tcW w:w="1335" w:type="dxa"/>
            <w:shd w:val="clear" w:color="auto" w:fill="auto"/>
            <w:noWrap/>
            <w:vAlign w:val="bottom"/>
            <w:hideMark/>
          </w:tcPr>
          <w:p w14:paraId="4C80FA42" w14:textId="33DAEE2F" w:rsidR="002A2AE0" w:rsidRPr="00182A4C" w:rsidDel="0065404A" w:rsidRDefault="002A2AE0" w:rsidP="00334A3C">
            <w:pPr>
              <w:rPr>
                <w:del w:id="1492" w:author="Parks, Robbie M" w:date="2019-01-10T10:18:00Z"/>
                <w:rFonts w:eastAsia="Times New Roman"/>
                <w:color w:val="000000"/>
                <w:sz w:val="18"/>
                <w:szCs w:val="18"/>
              </w:rPr>
            </w:pPr>
            <w:del w:id="1493" w:author="Parks, Robbie M" w:date="2019-01-10T10:18:00Z">
              <w:r w:rsidRPr="00182A4C" w:rsidDel="0065404A">
                <w:rPr>
                  <w:rFonts w:eastAsia="Times New Roman"/>
                  <w:color w:val="000000"/>
                  <w:sz w:val="18"/>
                  <w:szCs w:val="18"/>
                </w:rPr>
                <w:delText xml:space="preserve"> 0.78 (-0.13, 1.69)</w:delText>
              </w:r>
            </w:del>
          </w:p>
        </w:tc>
        <w:tc>
          <w:tcPr>
            <w:tcW w:w="1335" w:type="dxa"/>
            <w:shd w:val="clear" w:color="auto" w:fill="auto"/>
            <w:noWrap/>
            <w:vAlign w:val="bottom"/>
            <w:hideMark/>
          </w:tcPr>
          <w:p w14:paraId="0B0D87A7" w14:textId="70F05883" w:rsidR="002A2AE0" w:rsidRPr="00182A4C" w:rsidDel="0065404A" w:rsidRDefault="002A2AE0" w:rsidP="00334A3C">
            <w:pPr>
              <w:rPr>
                <w:del w:id="1494" w:author="Parks, Robbie M" w:date="2019-01-10T10:18:00Z"/>
                <w:rFonts w:eastAsia="Times New Roman"/>
                <w:color w:val="000000"/>
                <w:sz w:val="18"/>
                <w:szCs w:val="18"/>
              </w:rPr>
            </w:pPr>
            <w:del w:id="1495" w:author="Parks, Robbie M" w:date="2019-01-10T10:18:00Z">
              <w:r w:rsidRPr="00182A4C" w:rsidDel="0065404A">
                <w:rPr>
                  <w:rFonts w:eastAsia="Times New Roman"/>
                  <w:color w:val="000000"/>
                  <w:sz w:val="18"/>
                  <w:szCs w:val="18"/>
                </w:rPr>
                <w:delText xml:space="preserve"> 0.39 (-0.48, 1.27)</w:delText>
              </w:r>
            </w:del>
          </w:p>
        </w:tc>
        <w:tc>
          <w:tcPr>
            <w:tcW w:w="1335" w:type="dxa"/>
            <w:shd w:val="clear" w:color="auto" w:fill="auto"/>
            <w:noWrap/>
            <w:vAlign w:val="bottom"/>
            <w:hideMark/>
          </w:tcPr>
          <w:p w14:paraId="2119C4B2" w14:textId="4F8098D1" w:rsidR="002A2AE0" w:rsidRPr="00182A4C" w:rsidDel="0065404A" w:rsidRDefault="002A2AE0" w:rsidP="00334A3C">
            <w:pPr>
              <w:rPr>
                <w:del w:id="1496" w:author="Parks, Robbie M" w:date="2019-01-10T10:18:00Z"/>
                <w:rFonts w:eastAsia="Times New Roman"/>
                <w:color w:val="000000"/>
                <w:sz w:val="18"/>
                <w:szCs w:val="18"/>
              </w:rPr>
            </w:pPr>
            <w:del w:id="1497" w:author="Parks, Robbie M" w:date="2019-01-10T10:18:00Z">
              <w:r w:rsidRPr="00182A4C" w:rsidDel="0065404A">
                <w:rPr>
                  <w:rFonts w:eastAsia="Times New Roman"/>
                  <w:color w:val="000000"/>
                  <w:sz w:val="18"/>
                  <w:szCs w:val="18"/>
                </w:rPr>
                <w:delText>-0.20 (-1.01, 0.62)</w:delText>
              </w:r>
            </w:del>
          </w:p>
        </w:tc>
        <w:tc>
          <w:tcPr>
            <w:tcW w:w="1335" w:type="dxa"/>
            <w:shd w:val="clear" w:color="auto" w:fill="auto"/>
            <w:noWrap/>
            <w:vAlign w:val="bottom"/>
            <w:hideMark/>
          </w:tcPr>
          <w:p w14:paraId="749BAEE3" w14:textId="13737441" w:rsidR="002A2AE0" w:rsidRPr="00182A4C" w:rsidDel="0065404A" w:rsidRDefault="002A2AE0" w:rsidP="00334A3C">
            <w:pPr>
              <w:rPr>
                <w:del w:id="1498" w:author="Parks, Robbie M" w:date="2019-01-10T10:18:00Z"/>
                <w:rFonts w:eastAsia="Times New Roman"/>
                <w:color w:val="000000"/>
                <w:sz w:val="18"/>
                <w:szCs w:val="18"/>
              </w:rPr>
            </w:pPr>
            <w:del w:id="1499" w:author="Parks, Robbie M" w:date="2019-01-10T10:18:00Z">
              <w:r w:rsidRPr="00182A4C" w:rsidDel="0065404A">
                <w:rPr>
                  <w:rFonts w:eastAsia="Times New Roman"/>
                  <w:color w:val="000000"/>
                  <w:sz w:val="18"/>
                  <w:szCs w:val="18"/>
                </w:rPr>
                <w:delText xml:space="preserve"> 0.11 (-0.68, 0.90)</w:delText>
              </w:r>
            </w:del>
          </w:p>
        </w:tc>
        <w:tc>
          <w:tcPr>
            <w:tcW w:w="1335" w:type="dxa"/>
            <w:shd w:val="clear" w:color="auto" w:fill="auto"/>
            <w:noWrap/>
            <w:vAlign w:val="bottom"/>
            <w:hideMark/>
          </w:tcPr>
          <w:p w14:paraId="13912C95" w14:textId="4F3F8B6C" w:rsidR="002A2AE0" w:rsidRPr="00182A4C" w:rsidDel="0065404A" w:rsidRDefault="002A2AE0" w:rsidP="00334A3C">
            <w:pPr>
              <w:rPr>
                <w:del w:id="1500" w:author="Parks, Robbie M" w:date="2019-01-10T10:18:00Z"/>
                <w:rFonts w:eastAsia="Times New Roman"/>
                <w:color w:val="000000"/>
                <w:sz w:val="18"/>
                <w:szCs w:val="18"/>
              </w:rPr>
            </w:pPr>
            <w:del w:id="1501" w:author="Parks, Robbie M" w:date="2019-01-10T10:18:00Z">
              <w:r w:rsidRPr="00182A4C" w:rsidDel="0065404A">
                <w:rPr>
                  <w:rFonts w:eastAsia="Times New Roman"/>
                  <w:color w:val="000000"/>
                  <w:sz w:val="18"/>
                  <w:szCs w:val="18"/>
                </w:rPr>
                <w:delText>-0.34 (-1.15, 0.45)</w:delText>
              </w:r>
            </w:del>
          </w:p>
        </w:tc>
      </w:tr>
      <w:tr w:rsidR="002A2AE0" w:rsidRPr="00182A4C" w:rsidDel="0065404A" w14:paraId="01208710" w14:textId="3C579F86" w:rsidTr="002A2AE0">
        <w:trPr>
          <w:trHeight w:val="320"/>
          <w:del w:id="1502" w:author="Parks, Robbie M" w:date="2019-01-10T10:18:00Z"/>
        </w:trPr>
        <w:tc>
          <w:tcPr>
            <w:tcW w:w="1293" w:type="dxa"/>
            <w:shd w:val="clear" w:color="auto" w:fill="auto"/>
            <w:noWrap/>
            <w:vAlign w:val="bottom"/>
            <w:hideMark/>
          </w:tcPr>
          <w:p w14:paraId="0C0DF891" w14:textId="1D803B0A" w:rsidR="002A2AE0" w:rsidRPr="00182A4C" w:rsidDel="0065404A" w:rsidRDefault="002A2AE0" w:rsidP="00334A3C">
            <w:pPr>
              <w:rPr>
                <w:del w:id="1503" w:author="Parks, Robbie M" w:date="2019-01-10T10:18:00Z"/>
                <w:rFonts w:eastAsia="Times New Roman"/>
                <w:color w:val="000000"/>
                <w:sz w:val="18"/>
                <w:szCs w:val="18"/>
              </w:rPr>
            </w:pPr>
            <w:del w:id="1504"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0F057CB7" w14:textId="5B65B2E4" w:rsidR="002A2AE0" w:rsidRPr="00182A4C" w:rsidDel="0065404A" w:rsidRDefault="002A2AE0" w:rsidP="00334A3C">
            <w:pPr>
              <w:rPr>
                <w:del w:id="1505" w:author="Parks, Robbie M" w:date="2019-01-10T10:18:00Z"/>
                <w:rFonts w:eastAsia="Times New Roman"/>
                <w:color w:val="000000"/>
                <w:sz w:val="18"/>
                <w:szCs w:val="18"/>
              </w:rPr>
            </w:pPr>
            <w:del w:id="1506"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608E2822" w14:textId="678CC0DF" w:rsidR="002A2AE0" w:rsidRPr="00182A4C" w:rsidDel="0065404A" w:rsidRDefault="002A2AE0" w:rsidP="00334A3C">
            <w:pPr>
              <w:rPr>
                <w:del w:id="1507" w:author="Parks, Robbie M" w:date="2019-01-10T10:18:00Z"/>
                <w:rFonts w:eastAsia="Times New Roman"/>
                <w:color w:val="000000"/>
                <w:sz w:val="18"/>
                <w:szCs w:val="18"/>
              </w:rPr>
            </w:pPr>
            <w:del w:id="1508" w:author="Parks, Robbie M" w:date="2019-01-10T10:18:00Z">
              <w:r w:rsidRPr="00182A4C" w:rsidDel="0065404A">
                <w:rPr>
                  <w:rFonts w:eastAsia="Times New Roman"/>
                  <w:color w:val="000000"/>
                  <w:sz w:val="18"/>
                  <w:szCs w:val="18"/>
                </w:rPr>
                <w:delText xml:space="preserve"> 0.35 (-0.61, 1.32)</w:delText>
              </w:r>
            </w:del>
          </w:p>
        </w:tc>
        <w:tc>
          <w:tcPr>
            <w:tcW w:w="1335" w:type="dxa"/>
            <w:shd w:val="clear" w:color="auto" w:fill="auto"/>
            <w:noWrap/>
            <w:vAlign w:val="bottom"/>
            <w:hideMark/>
          </w:tcPr>
          <w:p w14:paraId="48A68E45" w14:textId="1DD0285F" w:rsidR="002A2AE0" w:rsidRPr="00182A4C" w:rsidDel="0065404A" w:rsidRDefault="002A2AE0" w:rsidP="00334A3C">
            <w:pPr>
              <w:rPr>
                <w:del w:id="1509" w:author="Parks, Robbie M" w:date="2019-01-10T10:18:00Z"/>
                <w:rFonts w:eastAsia="Times New Roman"/>
                <w:color w:val="000000"/>
                <w:sz w:val="18"/>
                <w:szCs w:val="18"/>
              </w:rPr>
            </w:pPr>
            <w:del w:id="1510" w:author="Parks, Robbie M" w:date="2019-01-10T10:18:00Z">
              <w:r w:rsidRPr="00182A4C" w:rsidDel="0065404A">
                <w:rPr>
                  <w:rFonts w:eastAsia="Times New Roman"/>
                  <w:color w:val="000000"/>
                  <w:sz w:val="18"/>
                  <w:szCs w:val="18"/>
                </w:rPr>
                <w:delText xml:space="preserve"> 0.70 (-0.37, 1.82)</w:delText>
              </w:r>
            </w:del>
          </w:p>
        </w:tc>
        <w:tc>
          <w:tcPr>
            <w:tcW w:w="1335" w:type="dxa"/>
            <w:shd w:val="clear" w:color="auto" w:fill="auto"/>
            <w:noWrap/>
            <w:vAlign w:val="bottom"/>
            <w:hideMark/>
          </w:tcPr>
          <w:p w14:paraId="38ACD8D0" w14:textId="420223F8" w:rsidR="002A2AE0" w:rsidRPr="00182A4C" w:rsidDel="0065404A" w:rsidRDefault="002A2AE0" w:rsidP="00334A3C">
            <w:pPr>
              <w:rPr>
                <w:del w:id="1511" w:author="Parks, Robbie M" w:date="2019-01-10T10:18:00Z"/>
                <w:rFonts w:eastAsia="Times New Roman"/>
                <w:color w:val="000000"/>
                <w:sz w:val="18"/>
                <w:szCs w:val="18"/>
              </w:rPr>
            </w:pPr>
            <w:del w:id="1512" w:author="Parks, Robbie M" w:date="2019-01-10T10:18:00Z">
              <w:r w:rsidRPr="00182A4C" w:rsidDel="0065404A">
                <w:rPr>
                  <w:rFonts w:eastAsia="Times New Roman"/>
                  <w:color w:val="000000"/>
                  <w:sz w:val="18"/>
                  <w:szCs w:val="18"/>
                </w:rPr>
                <w:delText xml:space="preserve"> 0.82 </w:delText>
              </w:r>
            </w:del>
            <w:del w:id="1513" w:author="Parks, Robbie M" w:date="2019-01-10T10:13:00Z">
              <w:r w:rsidRPr="00182A4C" w:rsidDel="008916F4">
                <w:rPr>
                  <w:rFonts w:eastAsia="Times New Roman"/>
                  <w:color w:val="000000"/>
                  <w:sz w:val="18"/>
                  <w:szCs w:val="18"/>
                </w:rPr>
                <w:delText xml:space="preserve">( </w:delText>
              </w:r>
            </w:del>
            <w:del w:id="1514" w:author="Parks, Robbie M" w:date="2019-01-10T10:18:00Z">
              <w:r w:rsidRPr="00182A4C" w:rsidDel="0065404A">
                <w:rPr>
                  <w:rFonts w:eastAsia="Times New Roman"/>
                  <w:color w:val="000000"/>
                  <w:sz w:val="18"/>
                  <w:szCs w:val="18"/>
                </w:rPr>
                <w:delText>0.38, 1.27)</w:delText>
              </w:r>
            </w:del>
          </w:p>
        </w:tc>
        <w:tc>
          <w:tcPr>
            <w:tcW w:w="1335" w:type="dxa"/>
            <w:shd w:val="clear" w:color="auto" w:fill="auto"/>
            <w:noWrap/>
            <w:vAlign w:val="bottom"/>
            <w:hideMark/>
          </w:tcPr>
          <w:p w14:paraId="5A06850B" w14:textId="3AC26ABF" w:rsidR="002A2AE0" w:rsidRPr="00182A4C" w:rsidDel="0065404A" w:rsidRDefault="002A2AE0" w:rsidP="00334A3C">
            <w:pPr>
              <w:rPr>
                <w:del w:id="1515" w:author="Parks, Robbie M" w:date="2019-01-10T10:18:00Z"/>
                <w:rFonts w:eastAsia="Times New Roman"/>
                <w:color w:val="000000"/>
                <w:sz w:val="18"/>
                <w:szCs w:val="18"/>
              </w:rPr>
            </w:pPr>
            <w:del w:id="1516" w:author="Parks, Robbie M" w:date="2019-01-10T10:18:00Z">
              <w:r w:rsidRPr="00182A4C" w:rsidDel="0065404A">
                <w:rPr>
                  <w:rFonts w:eastAsia="Times New Roman"/>
                  <w:color w:val="000000"/>
                  <w:sz w:val="18"/>
                  <w:szCs w:val="18"/>
                </w:rPr>
                <w:delText xml:space="preserve"> 1.16 </w:delText>
              </w:r>
            </w:del>
            <w:del w:id="1517" w:author="Parks, Robbie M" w:date="2019-01-10T10:13:00Z">
              <w:r w:rsidRPr="00182A4C" w:rsidDel="008916F4">
                <w:rPr>
                  <w:rFonts w:eastAsia="Times New Roman"/>
                  <w:color w:val="000000"/>
                  <w:sz w:val="18"/>
                  <w:szCs w:val="18"/>
                </w:rPr>
                <w:delText xml:space="preserve">( </w:delText>
              </w:r>
            </w:del>
            <w:del w:id="1518" w:author="Parks, Robbie M" w:date="2019-01-10T10:18:00Z">
              <w:r w:rsidRPr="00182A4C" w:rsidDel="0065404A">
                <w:rPr>
                  <w:rFonts w:eastAsia="Times New Roman"/>
                  <w:color w:val="000000"/>
                  <w:sz w:val="18"/>
                  <w:szCs w:val="18"/>
                </w:rPr>
                <w:delText>0.74, 1.60)</w:delText>
              </w:r>
            </w:del>
          </w:p>
        </w:tc>
        <w:tc>
          <w:tcPr>
            <w:tcW w:w="1335" w:type="dxa"/>
            <w:shd w:val="clear" w:color="auto" w:fill="auto"/>
            <w:noWrap/>
            <w:vAlign w:val="bottom"/>
            <w:hideMark/>
          </w:tcPr>
          <w:p w14:paraId="472ADCE6" w14:textId="5B5F535D" w:rsidR="002A2AE0" w:rsidRPr="00182A4C" w:rsidDel="0065404A" w:rsidRDefault="002A2AE0" w:rsidP="00334A3C">
            <w:pPr>
              <w:rPr>
                <w:del w:id="1519" w:author="Parks, Robbie M" w:date="2019-01-10T10:18:00Z"/>
                <w:rFonts w:eastAsia="Times New Roman"/>
                <w:color w:val="000000"/>
                <w:sz w:val="18"/>
                <w:szCs w:val="18"/>
              </w:rPr>
            </w:pPr>
            <w:del w:id="1520" w:author="Parks, Robbie M" w:date="2019-01-10T10:18:00Z">
              <w:r w:rsidRPr="00182A4C" w:rsidDel="0065404A">
                <w:rPr>
                  <w:rFonts w:eastAsia="Times New Roman"/>
                  <w:color w:val="000000"/>
                  <w:sz w:val="18"/>
                  <w:szCs w:val="18"/>
                </w:rPr>
                <w:delText xml:space="preserve"> 0.64 </w:delText>
              </w:r>
            </w:del>
            <w:del w:id="1521" w:author="Parks, Robbie M" w:date="2019-01-10T10:13:00Z">
              <w:r w:rsidRPr="00182A4C" w:rsidDel="008916F4">
                <w:rPr>
                  <w:rFonts w:eastAsia="Times New Roman"/>
                  <w:color w:val="000000"/>
                  <w:sz w:val="18"/>
                  <w:szCs w:val="18"/>
                </w:rPr>
                <w:delText xml:space="preserve">( </w:delText>
              </w:r>
            </w:del>
            <w:del w:id="1522" w:author="Parks, Robbie M" w:date="2019-01-10T10:18:00Z">
              <w:r w:rsidRPr="00182A4C" w:rsidDel="0065404A">
                <w:rPr>
                  <w:rFonts w:eastAsia="Times New Roman"/>
                  <w:color w:val="000000"/>
                  <w:sz w:val="18"/>
                  <w:szCs w:val="18"/>
                </w:rPr>
                <w:delText>0.15, 1.13)</w:delText>
              </w:r>
            </w:del>
          </w:p>
        </w:tc>
        <w:tc>
          <w:tcPr>
            <w:tcW w:w="1335" w:type="dxa"/>
            <w:shd w:val="clear" w:color="auto" w:fill="auto"/>
            <w:noWrap/>
            <w:vAlign w:val="bottom"/>
            <w:hideMark/>
          </w:tcPr>
          <w:p w14:paraId="52693E97" w14:textId="730DFC9C" w:rsidR="002A2AE0" w:rsidRPr="00182A4C" w:rsidDel="0065404A" w:rsidRDefault="002A2AE0" w:rsidP="00334A3C">
            <w:pPr>
              <w:rPr>
                <w:del w:id="1523" w:author="Parks, Robbie M" w:date="2019-01-10T10:18:00Z"/>
                <w:rFonts w:eastAsia="Times New Roman"/>
                <w:color w:val="000000"/>
                <w:sz w:val="18"/>
                <w:szCs w:val="18"/>
              </w:rPr>
            </w:pPr>
            <w:del w:id="1524" w:author="Parks, Robbie M" w:date="2019-01-10T10:18:00Z">
              <w:r w:rsidRPr="00182A4C" w:rsidDel="0065404A">
                <w:rPr>
                  <w:rFonts w:eastAsia="Times New Roman"/>
                  <w:color w:val="000000"/>
                  <w:sz w:val="18"/>
                  <w:szCs w:val="18"/>
                </w:rPr>
                <w:delText xml:space="preserve"> 0.53 (-0.06, 1.12)</w:delText>
              </w:r>
            </w:del>
          </w:p>
        </w:tc>
        <w:tc>
          <w:tcPr>
            <w:tcW w:w="1335" w:type="dxa"/>
            <w:shd w:val="clear" w:color="auto" w:fill="auto"/>
            <w:noWrap/>
            <w:vAlign w:val="bottom"/>
            <w:hideMark/>
          </w:tcPr>
          <w:p w14:paraId="2A931B4C" w14:textId="5D07CEFC" w:rsidR="002A2AE0" w:rsidRPr="00182A4C" w:rsidDel="0065404A" w:rsidRDefault="002A2AE0" w:rsidP="00334A3C">
            <w:pPr>
              <w:rPr>
                <w:del w:id="1525" w:author="Parks, Robbie M" w:date="2019-01-10T10:18:00Z"/>
                <w:rFonts w:eastAsia="Times New Roman"/>
                <w:color w:val="000000"/>
                <w:sz w:val="18"/>
                <w:szCs w:val="18"/>
              </w:rPr>
            </w:pPr>
            <w:del w:id="1526" w:author="Parks, Robbie M" w:date="2019-01-10T10:18:00Z">
              <w:r w:rsidRPr="00182A4C" w:rsidDel="0065404A">
                <w:rPr>
                  <w:rFonts w:eastAsia="Times New Roman"/>
                  <w:color w:val="000000"/>
                  <w:sz w:val="18"/>
                  <w:szCs w:val="18"/>
                </w:rPr>
                <w:delText xml:space="preserve"> 0.90 </w:delText>
              </w:r>
            </w:del>
            <w:del w:id="1527" w:author="Parks, Robbie M" w:date="2019-01-10T10:13:00Z">
              <w:r w:rsidRPr="00182A4C" w:rsidDel="008916F4">
                <w:rPr>
                  <w:rFonts w:eastAsia="Times New Roman"/>
                  <w:color w:val="000000"/>
                  <w:sz w:val="18"/>
                  <w:szCs w:val="18"/>
                </w:rPr>
                <w:delText xml:space="preserve">( </w:delText>
              </w:r>
            </w:del>
            <w:del w:id="1528" w:author="Parks, Robbie M" w:date="2019-01-10T10:18:00Z">
              <w:r w:rsidRPr="00182A4C" w:rsidDel="0065404A">
                <w:rPr>
                  <w:rFonts w:eastAsia="Times New Roman"/>
                  <w:color w:val="000000"/>
                  <w:sz w:val="18"/>
                  <w:szCs w:val="18"/>
                </w:rPr>
                <w:delText>0.14, 1.67)</w:delText>
              </w:r>
            </w:del>
          </w:p>
        </w:tc>
        <w:tc>
          <w:tcPr>
            <w:tcW w:w="1335" w:type="dxa"/>
            <w:shd w:val="clear" w:color="auto" w:fill="auto"/>
            <w:noWrap/>
            <w:vAlign w:val="bottom"/>
            <w:hideMark/>
          </w:tcPr>
          <w:p w14:paraId="688AF06C" w14:textId="0F9C7004" w:rsidR="002A2AE0" w:rsidRPr="00182A4C" w:rsidDel="0065404A" w:rsidRDefault="002A2AE0" w:rsidP="00334A3C">
            <w:pPr>
              <w:rPr>
                <w:del w:id="1529" w:author="Parks, Robbie M" w:date="2019-01-10T10:18:00Z"/>
                <w:rFonts w:eastAsia="Times New Roman"/>
                <w:color w:val="000000"/>
                <w:sz w:val="18"/>
                <w:szCs w:val="18"/>
              </w:rPr>
            </w:pPr>
            <w:del w:id="1530" w:author="Parks, Robbie M" w:date="2019-01-10T10:18:00Z">
              <w:r w:rsidRPr="00182A4C" w:rsidDel="0065404A">
                <w:rPr>
                  <w:rFonts w:eastAsia="Times New Roman"/>
                  <w:color w:val="000000"/>
                  <w:sz w:val="18"/>
                  <w:szCs w:val="18"/>
                </w:rPr>
                <w:delText xml:space="preserve"> 0.52 (-0.47, 1.49)</w:delText>
              </w:r>
            </w:del>
          </w:p>
        </w:tc>
        <w:tc>
          <w:tcPr>
            <w:tcW w:w="1335" w:type="dxa"/>
            <w:shd w:val="clear" w:color="auto" w:fill="auto"/>
            <w:noWrap/>
            <w:vAlign w:val="bottom"/>
            <w:hideMark/>
          </w:tcPr>
          <w:p w14:paraId="353659D1" w14:textId="7F821474" w:rsidR="002A2AE0" w:rsidRPr="00182A4C" w:rsidDel="0065404A" w:rsidRDefault="002A2AE0" w:rsidP="00334A3C">
            <w:pPr>
              <w:rPr>
                <w:del w:id="1531" w:author="Parks, Robbie M" w:date="2019-01-10T10:18:00Z"/>
                <w:rFonts w:eastAsia="Times New Roman"/>
                <w:color w:val="000000"/>
                <w:sz w:val="18"/>
                <w:szCs w:val="18"/>
              </w:rPr>
            </w:pPr>
            <w:del w:id="1532" w:author="Parks, Robbie M" w:date="2019-01-10T10:18:00Z">
              <w:r w:rsidRPr="00182A4C" w:rsidDel="0065404A">
                <w:rPr>
                  <w:rFonts w:eastAsia="Times New Roman"/>
                  <w:color w:val="000000"/>
                  <w:sz w:val="18"/>
                  <w:szCs w:val="18"/>
                </w:rPr>
                <w:delText xml:space="preserve"> 0.71 (-0.75, 2.19)</w:delText>
              </w:r>
            </w:del>
          </w:p>
        </w:tc>
      </w:tr>
      <w:tr w:rsidR="002A2AE0" w:rsidRPr="00182A4C" w:rsidDel="0065404A" w14:paraId="70783327" w14:textId="3079DFC4" w:rsidTr="002A2AE0">
        <w:trPr>
          <w:trHeight w:val="639"/>
          <w:del w:id="1533" w:author="Parks, Robbie M" w:date="2019-01-10T10:18:00Z"/>
        </w:trPr>
        <w:tc>
          <w:tcPr>
            <w:tcW w:w="1293" w:type="dxa"/>
            <w:shd w:val="clear" w:color="auto" w:fill="auto"/>
            <w:noWrap/>
            <w:vAlign w:val="bottom"/>
            <w:hideMark/>
          </w:tcPr>
          <w:p w14:paraId="57EA2603" w14:textId="088FBB6A" w:rsidR="002A2AE0" w:rsidRPr="00182A4C" w:rsidDel="0065404A" w:rsidRDefault="002A2AE0" w:rsidP="00334A3C">
            <w:pPr>
              <w:rPr>
                <w:del w:id="1534" w:author="Parks, Robbie M" w:date="2019-01-10T10:18:00Z"/>
                <w:rFonts w:eastAsia="Times New Roman"/>
                <w:color w:val="000000"/>
                <w:sz w:val="18"/>
                <w:szCs w:val="18"/>
              </w:rPr>
            </w:pPr>
            <w:del w:id="1535" w:author="Parks, Robbie M" w:date="2019-01-10T10:18:00Z">
              <w:r w:rsidRPr="00182A4C" w:rsidDel="0065404A">
                <w:rPr>
                  <w:rFonts w:eastAsia="Times New Roman"/>
                  <w:color w:val="000000"/>
                  <w:sz w:val="18"/>
                  <w:szCs w:val="18"/>
                </w:rPr>
                <w:delText>Male</w:delText>
              </w:r>
            </w:del>
          </w:p>
        </w:tc>
        <w:tc>
          <w:tcPr>
            <w:tcW w:w="1380" w:type="dxa"/>
            <w:shd w:val="clear" w:color="auto" w:fill="auto"/>
            <w:noWrap/>
            <w:vAlign w:val="bottom"/>
            <w:hideMark/>
          </w:tcPr>
          <w:p w14:paraId="4CC11995" w14:textId="0D157BEC" w:rsidR="002A2AE0" w:rsidRPr="00182A4C" w:rsidDel="0065404A" w:rsidRDefault="002A2AE0" w:rsidP="00334A3C">
            <w:pPr>
              <w:rPr>
                <w:del w:id="1536" w:author="Parks, Robbie M" w:date="2019-01-10T10:18:00Z"/>
                <w:rFonts w:eastAsia="Times New Roman"/>
                <w:color w:val="000000"/>
                <w:sz w:val="18"/>
                <w:szCs w:val="18"/>
              </w:rPr>
            </w:pPr>
            <w:del w:id="1537"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26FF3BED" w14:textId="0C3FB8DF" w:rsidR="002A2AE0" w:rsidRPr="00182A4C" w:rsidDel="0065404A" w:rsidRDefault="002A2AE0" w:rsidP="001F7DDE">
            <w:pPr>
              <w:rPr>
                <w:del w:id="1538" w:author="Parks, Robbie M" w:date="2019-01-10T10:18:00Z"/>
                <w:rFonts w:eastAsia="Times New Roman"/>
                <w:color w:val="000000"/>
                <w:sz w:val="18"/>
                <w:szCs w:val="18"/>
              </w:rPr>
            </w:pPr>
            <w:del w:id="1539"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28AAC1ED" w14:textId="03A3F5F8" w:rsidR="002A2AE0" w:rsidRPr="00182A4C" w:rsidDel="0065404A" w:rsidRDefault="002A2AE0" w:rsidP="00334A3C">
            <w:pPr>
              <w:rPr>
                <w:del w:id="1540" w:author="Parks, Robbie M" w:date="2019-01-10T10:18:00Z"/>
                <w:rFonts w:eastAsia="Times New Roman"/>
                <w:color w:val="000000"/>
                <w:sz w:val="18"/>
                <w:szCs w:val="18"/>
              </w:rPr>
            </w:pPr>
            <w:del w:id="1541" w:author="Parks, Robbie M" w:date="2019-01-10T10:18:00Z">
              <w:r w:rsidRPr="00182A4C" w:rsidDel="0065404A">
                <w:rPr>
                  <w:rFonts w:eastAsia="Times New Roman"/>
                  <w:color w:val="000000"/>
                  <w:sz w:val="18"/>
                  <w:szCs w:val="18"/>
                </w:rPr>
                <w:delText xml:space="preserve"> 0.53 (-0.61, 1.70)</w:delText>
              </w:r>
            </w:del>
          </w:p>
        </w:tc>
        <w:tc>
          <w:tcPr>
            <w:tcW w:w="1335" w:type="dxa"/>
            <w:shd w:val="clear" w:color="auto" w:fill="auto"/>
            <w:noWrap/>
            <w:vAlign w:val="bottom"/>
            <w:hideMark/>
          </w:tcPr>
          <w:p w14:paraId="39DE57DF" w14:textId="6EE3829F" w:rsidR="002A2AE0" w:rsidRPr="00182A4C" w:rsidDel="0065404A" w:rsidRDefault="002A2AE0" w:rsidP="00334A3C">
            <w:pPr>
              <w:rPr>
                <w:del w:id="1542" w:author="Parks, Robbie M" w:date="2019-01-10T10:18:00Z"/>
                <w:rFonts w:eastAsia="Times New Roman"/>
                <w:color w:val="000000"/>
                <w:sz w:val="18"/>
                <w:szCs w:val="18"/>
              </w:rPr>
            </w:pPr>
            <w:del w:id="1543" w:author="Parks, Robbie M" w:date="2019-01-10T10:18:00Z">
              <w:r w:rsidRPr="00182A4C" w:rsidDel="0065404A">
                <w:rPr>
                  <w:rFonts w:eastAsia="Times New Roman"/>
                  <w:color w:val="000000"/>
                  <w:sz w:val="18"/>
                  <w:szCs w:val="18"/>
                </w:rPr>
                <w:delText xml:space="preserve"> 0.44 </w:delText>
              </w:r>
            </w:del>
            <w:del w:id="1544" w:author="Parks, Robbie M" w:date="2019-01-10T10:13:00Z">
              <w:r w:rsidRPr="00182A4C" w:rsidDel="008916F4">
                <w:rPr>
                  <w:rFonts w:eastAsia="Times New Roman"/>
                  <w:color w:val="000000"/>
                  <w:sz w:val="18"/>
                  <w:szCs w:val="18"/>
                </w:rPr>
                <w:delText xml:space="preserve">( </w:delText>
              </w:r>
            </w:del>
            <w:del w:id="1545" w:author="Parks, Robbie M" w:date="2019-01-10T10:18:00Z">
              <w:r w:rsidRPr="00182A4C" w:rsidDel="0065404A">
                <w:rPr>
                  <w:rFonts w:eastAsia="Times New Roman"/>
                  <w:color w:val="000000"/>
                  <w:sz w:val="18"/>
                  <w:szCs w:val="18"/>
                </w:rPr>
                <w:delText>0.06, 0.81)</w:delText>
              </w:r>
            </w:del>
          </w:p>
        </w:tc>
        <w:tc>
          <w:tcPr>
            <w:tcW w:w="1335" w:type="dxa"/>
            <w:shd w:val="clear" w:color="auto" w:fill="auto"/>
            <w:noWrap/>
            <w:vAlign w:val="bottom"/>
            <w:hideMark/>
          </w:tcPr>
          <w:p w14:paraId="21DDD763" w14:textId="0C7B6960" w:rsidR="002A2AE0" w:rsidRPr="00182A4C" w:rsidDel="0065404A" w:rsidRDefault="002A2AE0" w:rsidP="00334A3C">
            <w:pPr>
              <w:rPr>
                <w:del w:id="1546" w:author="Parks, Robbie M" w:date="2019-01-10T10:18:00Z"/>
                <w:rFonts w:eastAsia="Times New Roman"/>
                <w:color w:val="000000"/>
                <w:sz w:val="18"/>
                <w:szCs w:val="18"/>
              </w:rPr>
            </w:pPr>
            <w:del w:id="1547" w:author="Parks, Robbie M" w:date="2019-01-10T10:18:00Z">
              <w:r w:rsidRPr="00182A4C" w:rsidDel="0065404A">
                <w:rPr>
                  <w:rFonts w:eastAsia="Times New Roman"/>
                  <w:color w:val="000000"/>
                  <w:sz w:val="18"/>
                  <w:szCs w:val="18"/>
                </w:rPr>
                <w:delText xml:space="preserve"> 0.68 </w:delText>
              </w:r>
            </w:del>
            <w:del w:id="1548" w:author="Parks, Robbie M" w:date="2019-01-10T10:13:00Z">
              <w:r w:rsidRPr="00182A4C" w:rsidDel="008916F4">
                <w:rPr>
                  <w:rFonts w:eastAsia="Times New Roman"/>
                  <w:color w:val="000000"/>
                  <w:sz w:val="18"/>
                  <w:szCs w:val="18"/>
                </w:rPr>
                <w:delText xml:space="preserve">( </w:delText>
              </w:r>
            </w:del>
            <w:del w:id="1549" w:author="Parks, Robbie M" w:date="2019-01-10T10:18:00Z">
              <w:r w:rsidRPr="00182A4C" w:rsidDel="0065404A">
                <w:rPr>
                  <w:rFonts w:eastAsia="Times New Roman"/>
                  <w:color w:val="000000"/>
                  <w:sz w:val="18"/>
                  <w:szCs w:val="18"/>
                </w:rPr>
                <w:delText>0.33, 1.04)</w:delText>
              </w:r>
            </w:del>
          </w:p>
        </w:tc>
        <w:tc>
          <w:tcPr>
            <w:tcW w:w="1335" w:type="dxa"/>
            <w:shd w:val="clear" w:color="auto" w:fill="auto"/>
            <w:noWrap/>
            <w:vAlign w:val="bottom"/>
            <w:hideMark/>
          </w:tcPr>
          <w:p w14:paraId="569CAE7B" w14:textId="7B312450" w:rsidR="002A2AE0" w:rsidRPr="00182A4C" w:rsidDel="0065404A" w:rsidRDefault="002A2AE0" w:rsidP="00334A3C">
            <w:pPr>
              <w:rPr>
                <w:del w:id="1550" w:author="Parks, Robbie M" w:date="2019-01-10T10:18:00Z"/>
                <w:rFonts w:eastAsia="Times New Roman"/>
                <w:color w:val="000000"/>
                <w:sz w:val="18"/>
                <w:szCs w:val="18"/>
              </w:rPr>
            </w:pPr>
            <w:del w:id="1551" w:author="Parks, Robbie M" w:date="2019-01-10T10:18:00Z">
              <w:r w:rsidRPr="00182A4C" w:rsidDel="0065404A">
                <w:rPr>
                  <w:rFonts w:eastAsia="Times New Roman"/>
                  <w:color w:val="000000"/>
                  <w:sz w:val="18"/>
                  <w:szCs w:val="18"/>
                </w:rPr>
                <w:delText xml:space="preserve"> 0.88 </w:delText>
              </w:r>
            </w:del>
            <w:del w:id="1552" w:author="Parks, Robbie M" w:date="2019-01-10T10:13:00Z">
              <w:r w:rsidRPr="00182A4C" w:rsidDel="008916F4">
                <w:rPr>
                  <w:rFonts w:eastAsia="Times New Roman"/>
                  <w:color w:val="000000"/>
                  <w:sz w:val="18"/>
                  <w:szCs w:val="18"/>
                </w:rPr>
                <w:delText xml:space="preserve">( </w:delText>
              </w:r>
            </w:del>
            <w:del w:id="1553" w:author="Parks, Robbie M" w:date="2019-01-10T10:18:00Z">
              <w:r w:rsidRPr="00182A4C" w:rsidDel="0065404A">
                <w:rPr>
                  <w:rFonts w:eastAsia="Times New Roman"/>
                  <w:color w:val="000000"/>
                  <w:sz w:val="18"/>
                  <w:szCs w:val="18"/>
                </w:rPr>
                <w:delText>0.51, 1.25)</w:delText>
              </w:r>
            </w:del>
          </w:p>
        </w:tc>
        <w:tc>
          <w:tcPr>
            <w:tcW w:w="1335" w:type="dxa"/>
            <w:shd w:val="clear" w:color="auto" w:fill="auto"/>
            <w:noWrap/>
            <w:vAlign w:val="bottom"/>
            <w:hideMark/>
          </w:tcPr>
          <w:p w14:paraId="53DE8364" w14:textId="45FBD3BB" w:rsidR="002A2AE0" w:rsidRPr="00182A4C" w:rsidDel="0065404A" w:rsidRDefault="002A2AE0" w:rsidP="00334A3C">
            <w:pPr>
              <w:rPr>
                <w:del w:id="1554" w:author="Parks, Robbie M" w:date="2019-01-10T10:18:00Z"/>
                <w:rFonts w:eastAsia="Times New Roman"/>
                <w:color w:val="000000"/>
                <w:sz w:val="18"/>
                <w:szCs w:val="18"/>
              </w:rPr>
            </w:pPr>
            <w:del w:id="1555" w:author="Parks, Robbie M" w:date="2019-01-10T10:18:00Z">
              <w:r w:rsidRPr="00182A4C" w:rsidDel="0065404A">
                <w:rPr>
                  <w:rFonts w:eastAsia="Times New Roman"/>
                  <w:color w:val="000000"/>
                  <w:sz w:val="18"/>
                  <w:szCs w:val="18"/>
                </w:rPr>
                <w:delText xml:space="preserve"> 0.57 </w:delText>
              </w:r>
            </w:del>
            <w:del w:id="1556" w:author="Parks, Robbie M" w:date="2019-01-10T10:13:00Z">
              <w:r w:rsidRPr="00182A4C" w:rsidDel="008916F4">
                <w:rPr>
                  <w:rFonts w:eastAsia="Times New Roman"/>
                  <w:color w:val="000000"/>
                  <w:sz w:val="18"/>
                  <w:szCs w:val="18"/>
                </w:rPr>
                <w:delText xml:space="preserve">( </w:delText>
              </w:r>
            </w:del>
            <w:del w:id="1557" w:author="Parks, Robbie M" w:date="2019-01-10T10:18:00Z">
              <w:r w:rsidRPr="00182A4C" w:rsidDel="0065404A">
                <w:rPr>
                  <w:rFonts w:eastAsia="Times New Roman"/>
                  <w:color w:val="000000"/>
                  <w:sz w:val="18"/>
                  <w:szCs w:val="18"/>
                </w:rPr>
                <w:delText>0.19, 0.95)</w:delText>
              </w:r>
            </w:del>
          </w:p>
        </w:tc>
        <w:tc>
          <w:tcPr>
            <w:tcW w:w="1335" w:type="dxa"/>
            <w:shd w:val="clear" w:color="auto" w:fill="auto"/>
            <w:noWrap/>
            <w:vAlign w:val="bottom"/>
            <w:hideMark/>
          </w:tcPr>
          <w:p w14:paraId="1A6383F3" w14:textId="77359748" w:rsidR="002A2AE0" w:rsidRPr="00182A4C" w:rsidDel="0065404A" w:rsidRDefault="002A2AE0" w:rsidP="00334A3C">
            <w:pPr>
              <w:rPr>
                <w:del w:id="1558" w:author="Parks, Robbie M" w:date="2019-01-10T10:18:00Z"/>
                <w:rFonts w:eastAsia="Times New Roman"/>
                <w:color w:val="000000"/>
                <w:sz w:val="18"/>
                <w:szCs w:val="18"/>
              </w:rPr>
            </w:pPr>
            <w:del w:id="1559" w:author="Parks, Robbie M" w:date="2019-01-10T10:18:00Z">
              <w:r w:rsidRPr="00182A4C" w:rsidDel="0065404A">
                <w:rPr>
                  <w:rFonts w:eastAsia="Times New Roman"/>
                  <w:color w:val="000000"/>
                  <w:sz w:val="18"/>
                  <w:szCs w:val="18"/>
                </w:rPr>
                <w:delText xml:space="preserve"> 1.00 </w:delText>
              </w:r>
            </w:del>
            <w:del w:id="1560" w:author="Parks, Robbie M" w:date="2019-01-10T10:13:00Z">
              <w:r w:rsidRPr="00182A4C" w:rsidDel="008916F4">
                <w:rPr>
                  <w:rFonts w:eastAsia="Times New Roman"/>
                  <w:color w:val="000000"/>
                  <w:sz w:val="18"/>
                  <w:szCs w:val="18"/>
                </w:rPr>
                <w:delText xml:space="preserve">( </w:delText>
              </w:r>
            </w:del>
            <w:del w:id="1561" w:author="Parks, Robbie M" w:date="2019-01-10T10:18:00Z">
              <w:r w:rsidRPr="00182A4C" w:rsidDel="0065404A">
                <w:rPr>
                  <w:rFonts w:eastAsia="Times New Roman"/>
                  <w:color w:val="000000"/>
                  <w:sz w:val="18"/>
                  <w:szCs w:val="18"/>
                </w:rPr>
                <w:delText>0.58, 1.44)</w:delText>
              </w:r>
            </w:del>
          </w:p>
        </w:tc>
        <w:tc>
          <w:tcPr>
            <w:tcW w:w="1335" w:type="dxa"/>
            <w:shd w:val="clear" w:color="auto" w:fill="auto"/>
            <w:noWrap/>
            <w:vAlign w:val="bottom"/>
            <w:hideMark/>
          </w:tcPr>
          <w:p w14:paraId="76C9B4FA" w14:textId="5A51230D" w:rsidR="002A2AE0" w:rsidRPr="00182A4C" w:rsidDel="0065404A" w:rsidRDefault="002A2AE0" w:rsidP="00334A3C">
            <w:pPr>
              <w:rPr>
                <w:del w:id="1562" w:author="Parks, Robbie M" w:date="2019-01-10T10:18:00Z"/>
                <w:rFonts w:eastAsia="Times New Roman"/>
                <w:color w:val="000000"/>
                <w:sz w:val="18"/>
                <w:szCs w:val="18"/>
              </w:rPr>
            </w:pPr>
            <w:del w:id="1563" w:author="Parks, Robbie M" w:date="2019-01-10T10:18:00Z">
              <w:r w:rsidRPr="00182A4C" w:rsidDel="0065404A">
                <w:rPr>
                  <w:rFonts w:eastAsia="Times New Roman"/>
                  <w:color w:val="000000"/>
                  <w:sz w:val="18"/>
                  <w:szCs w:val="18"/>
                </w:rPr>
                <w:delText xml:space="preserve"> 0.75 </w:delText>
              </w:r>
            </w:del>
            <w:del w:id="1564" w:author="Parks, Robbie M" w:date="2019-01-10T10:13:00Z">
              <w:r w:rsidRPr="00182A4C" w:rsidDel="008916F4">
                <w:rPr>
                  <w:rFonts w:eastAsia="Times New Roman"/>
                  <w:color w:val="000000"/>
                  <w:sz w:val="18"/>
                  <w:szCs w:val="18"/>
                </w:rPr>
                <w:delText xml:space="preserve">( </w:delText>
              </w:r>
            </w:del>
            <w:del w:id="1565" w:author="Parks, Robbie M" w:date="2019-01-10T10:18:00Z">
              <w:r w:rsidRPr="00182A4C" w:rsidDel="0065404A">
                <w:rPr>
                  <w:rFonts w:eastAsia="Times New Roman"/>
                  <w:color w:val="000000"/>
                  <w:sz w:val="18"/>
                  <w:szCs w:val="18"/>
                </w:rPr>
                <w:delText>0.27, 1.22)</w:delText>
              </w:r>
            </w:del>
          </w:p>
        </w:tc>
        <w:tc>
          <w:tcPr>
            <w:tcW w:w="1335" w:type="dxa"/>
            <w:shd w:val="clear" w:color="auto" w:fill="auto"/>
            <w:noWrap/>
            <w:vAlign w:val="bottom"/>
            <w:hideMark/>
          </w:tcPr>
          <w:p w14:paraId="3330C166" w14:textId="01B8FACB" w:rsidR="002A2AE0" w:rsidRPr="00182A4C" w:rsidDel="0065404A" w:rsidRDefault="002A2AE0" w:rsidP="00334A3C">
            <w:pPr>
              <w:rPr>
                <w:del w:id="1566" w:author="Parks, Robbie M" w:date="2019-01-10T10:18:00Z"/>
                <w:rFonts w:eastAsia="Times New Roman"/>
                <w:color w:val="000000"/>
                <w:sz w:val="18"/>
                <w:szCs w:val="18"/>
              </w:rPr>
            </w:pPr>
            <w:del w:id="1567" w:author="Parks, Robbie M" w:date="2019-01-10T10:18:00Z">
              <w:r w:rsidRPr="00182A4C" w:rsidDel="0065404A">
                <w:rPr>
                  <w:rFonts w:eastAsia="Times New Roman"/>
                  <w:color w:val="000000"/>
                  <w:sz w:val="18"/>
                  <w:szCs w:val="18"/>
                </w:rPr>
                <w:delText xml:space="preserve"> 0.86 </w:delText>
              </w:r>
            </w:del>
            <w:del w:id="1568" w:author="Parks, Robbie M" w:date="2019-01-10T10:13:00Z">
              <w:r w:rsidRPr="00182A4C" w:rsidDel="008916F4">
                <w:rPr>
                  <w:rFonts w:eastAsia="Times New Roman"/>
                  <w:color w:val="000000"/>
                  <w:sz w:val="18"/>
                  <w:szCs w:val="18"/>
                </w:rPr>
                <w:delText xml:space="preserve">( </w:delText>
              </w:r>
            </w:del>
            <w:del w:id="1569" w:author="Parks, Robbie M" w:date="2019-01-10T10:18:00Z">
              <w:r w:rsidRPr="00182A4C" w:rsidDel="0065404A">
                <w:rPr>
                  <w:rFonts w:eastAsia="Times New Roman"/>
                  <w:color w:val="000000"/>
                  <w:sz w:val="18"/>
                  <w:szCs w:val="18"/>
                </w:rPr>
                <w:delText>0.06, 1.65)</w:delText>
              </w:r>
            </w:del>
          </w:p>
        </w:tc>
      </w:tr>
      <w:tr w:rsidR="002A2AE0" w:rsidRPr="00182A4C" w:rsidDel="0065404A" w14:paraId="5FBE5B5F" w14:textId="76C30AA4" w:rsidTr="002A2AE0">
        <w:trPr>
          <w:trHeight w:val="320"/>
          <w:del w:id="1570" w:author="Parks, Robbie M" w:date="2019-01-10T10:18:00Z"/>
        </w:trPr>
        <w:tc>
          <w:tcPr>
            <w:tcW w:w="1293" w:type="dxa"/>
            <w:shd w:val="clear" w:color="auto" w:fill="auto"/>
            <w:noWrap/>
            <w:vAlign w:val="bottom"/>
            <w:hideMark/>
          </w:tcPr>
          <w:p w14:paraId="4E4F5BD9" w14:textId="4E8A2783" w:rsidR="002A2AE0" w:rsidRPr="00182A4C" w:rsidDel="0065404A" w:rsidRDefault="002A2AE0" w:rsidP="00334A3C">
            <w:pPr>
              <w:rPr>
                <w:del w:id="1571" w:author="Parks, Robbie M" w:date="2019-01-10T10:18:00Z"/>
                <w:rFonts w:eastAsia="Times New Roman"/>
                <w:color w:val="000000"/>
                <w:sz w:val="18"/>
                <w:szCs w:val="18"/>
              </w:rPr>
            </w:pPr>
            <w:del w:id="157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837743" w14:textId="251ABE1C" w:rsidR="002A2AE0" w:rsidRPr="00182A4C" w:rsidDel="0065404A" w:rsidRDefault="002A2AE0" w:rsidP="00334A3C">
            <w:pPr>
              <w:rPr>
                <w:del w:id="1573" w:author="Parks, Robbie M" w:date="2019-01-10T10:18:00Z"/>
                <w:rFonts w:eastAsia="Times New Roman"/>
                <w:color w:val="000000"/>
                <w:sz w:val="18"/>
                <w:szCs w:val="18"/>
              </w:rPr>
            </w:pPr>
            <w:del w:id="1574" w:author="Parks, Robbie M" w:date="2019-01-10T10:18:00Z">
              <w:r w:rsidRPr="00182A4C" w:rsidDel="0065404A">
                <w:rPr>
                  <w:rFonts w:eastAsia="Times New Roman"/>
                  <w:color w:val="000000"/>
                  <w:sz w:val="18"/>
                  <w:szCs w:val="18"/>
                </w:rPr>
                <w:delText>Transport</w:delText>
              </w:r>
            </w:del>
          </w:p>
        </w:tc>
        <w:tc>
          <w:tcPr>
            <w:tcW w:w="1335" w:type="dxa"/>
            <w:shd w:val="clear" w:color="auto" w:fill="auto"/>
            <w:noWrap/>
            <w:vAlign w:val="bottom"/>
            <w:hideMark/>
          </w:tcPr>
          <w:p w14:paraId="2F83209B" w14:textId="0DFBF2C5" w:rsidR="002A2AE0" w:rsidRPr="00182A4C" w:rsidDel="0065404A" w:rsidRDefault="002A2AE0" w:rsidP="00334A3C">
            <w:pPr>
              <w:rPr>
                <w:del w:id="1575" w:author="Parks, Robbie M" w:date="2019-01-10T10:18:00Z"/>
                <w:rFonts w:eastAsia="Times New Roman"/>
                <w:color w:val="000000"/>
                <w:sz w:val="18"/>
                <w:szCs w:val="18"/>
              </w:rPr>
            </w:pPr>
            <w:del w:id="1576" w:author="Parks, Robbie M" w:date="2019-01-10T10:18:00Z">
              <w:r w:rsidRPr="00182A4C" w:rsidDel="0065404A">
                <w:rPr>
                  <w:rFonts w:eastAsia="Times New Roman"/>
                  <w:color w:val="000000"/>
                  <w:sz w:val="18"/>
                  <w:szCs w:val="18"/>
                </w:rPr>
                <w:delText xml:space="preserve"> 0.59 (-0.41, 1.60)</w:delText>
              </w:r>
            </w:del>
          </w:p>
        </w:tc>
        <w:tc>
          <w:tcPr>
            <w:tcW w:w="1335" w:type="dxa"/>
            <w:shd w:val="clear" w:color="auto" w:fill="auto"/>
            <w:noWrap/>
            <w:vAlign w:val="bottom"/>
            <w:hideMark/>
          </w:tcPr>
          <w:p w14:paraId="548696ED" w14:textId="2756491B" w:rsidR="002A2AE0" w:rsidRPr="00182A4C" w:rsidDel="0065404A" w:rsidRDefault="002A2AE0" w:rsidP="00334A3C">
            <w:pPr>
              <w:rPr>
                <w:del w:id="1577" w:author="Parks, Robbie M" w:date="2019-01-10T10:18:00Z"/>
                <w:rFonts w:eastAsia="Times New Roman"/>
                <w:color w:val="000000"/>
                <w:sz w:val="18"/>
                <w:szCs w:val="18"/>
              </w:rPr>
            </w:pPr>
            <w:del w:id="1578" w:author="Parks, Robbie M" w:date="2019-01-10T10:18:00Z">
              <w:r w:rsidRPr="00182A4C" w:rsidDel="0065404A">
                <w:rPr>
                  <w:rFonts w:eastAsia="Times New Roman"/>
                  <w:color w:val="000000"/>
                  <w:sz w:val="18"/>
                  <w:szCs w:val="18"/>
                </w:rPr>
                <w:delText xml:space="preserve"> 1.05 </w:delText>
              </w:r>
            </w:del>
            <w:del w:id="1579" w:author="Parks, Robbie M" w:date="2019-01-10T10:13:00Z">
              <w:r w:rsidRPr="00182A4C" w:rsidDel="008916F4">
                <w:rPr>
                  <w:rFonts w:eastAsia="Times New Roman"/>
                  <w:color w:val="000000"/>
                  <w:sz w:val="18"/>
                  <w:szCs w:val="18"/>
                </w:rPr>
                <w:delText xml:space="preserve">( </w:delText>
              </w:r>
            </w:del>
            <w:del w:id="1580" w:author="Parks, Robbie M" w:date="2019-01-10T10:18:00Z">
              <w:r w:rsidRPr="00182A4C" w:rsidDel="0065404A">
                <w:rPr>
                  <w:rFonts w:eastAsia="Times New Roman"/>
                  <w:color w:val="000000"/>
                  <w:sz w:val="18"/>
                  <w:szCs w:val="18"/>
                </w:rPr>
                <w:delText>0.27, 1.85)</w:delText>
              </w:r>
            </w:del>
          </w:p>
        </w:tc>
        <w:tc>
          <w:tcPr>
            <w:tcW w:w="1335" w:type="dxa"/>
            <w:shd w:val="clear" w:color="auto" w:fill="auto"/>
            <w:noWrap/>
            <w:vAlign w:val="bottom"/>
            <w:hideMark/>
          </w:tcPr>
          <w:p w14:paraId="4A58D9EA" w14:textId="1AD53A22" w:rsidR="002A2AE0" w:rsidRPr="00182A4C" w:rsidDel="0065404A" w:rsidRDefault="002A2AE0" w:rsidP="00334A3C">
            <w:pPr>
              <w:rPr>
                <w:del w:id="1581" w:author="Parks, Robbie M" w:date="2019-01-10T10:18:00Z"/>
                <w:rFonts w:eastAsia="Times New Roman"/>
                <w:color w:val="000000"/>
                <w:sz w:val="18"/>
                <w:szCs w:val="18"/>
              </w:rPr>
            </w:pPr>
            <w:del w:id="1582" w:author="Parks, Robbie M" w:date="2019-01-10T10:18:00Z">
              <w:r w:rsidRPr="00182A4C" w:rsidDel="0065404A">
                <w:rPr>
                  <w:rFonts w:eastAsia="Times New Roman"/>
                  <w:color w:val="000000"/>
                  <w:sz w:val="18"/>
                  <w:szCs w:val="18"/>
                </w:rPr>
                <w:delText xml:space="preserve"> 0.81 </w:delText>
              </w:r>
            </w:del>
            <w:del w:id="1583" w:author="Parks, Robbie M" w:date="2019-01-10T10:13:00Z">
              <w:r w:rsidRPr="00182A4C" w:rsidDel="008916F4">
                <w:rPr>
                  <w:rFonts w:eastAsia="Times New Roman"/>
                  <w:color w:val="000000"/>
                  <w:sz w:val="18"/>
                  <w:szCs w:val="18"/>
                </w:rPr>
                <w:delText xml:space="preserve">( </w:delText>
              </w:r>
            </w:del>
            <w:del w:id="1584" w:author="Parks, Robbie M" w:date="2019-01-10T10:18:00Z">
              <w:r w:rsidRPr="00182A4C" w:rsidDel="0065404A">
                <w:rPr>
                  <w:rFonts w:eastAsia="Times New Roman"/>
                  <w:color w:val="000000"/>
                  <w:sz w:val="18"/>
                  <w:szCs w:val="18"/>
                </w:rPr>
                <w:delText>0.36, 1.28)</w:delText>
              </w:r>
            </w:del>
          </w:p>
        </w:tc>
        <w:tc>
          <w:tcPr>
            <w:tcW w:w="1335" w:type="dxa"/>
            <w:shd w:val="clear" w:color="auto" w:fill="auto"/>
            <w:noWrap/>
            <w:vAlign w:val="bottom"/>
            <w:hideMark/>
          </w:tcPr>
          <w:p w14:paraId="4DACBB5A" w14:textId="0123E7B9" w:rsidR="002A2AE0" w:rsidRPr="00182A4C" w:rsidDel="0065404A" w:rsidRDefault="002A2AE0" w:rsidP="00334A3C">
            <w:pPr>
              <w:rPr>
                <w:del w:id="1585" w:author="Parks, Robbie M" w:date="2019-01-10T10:18:00Z"/>
                <w:rFonts w:eastAsia="Times New Roman"/>
                <w:color w:val="000000"/>
                <w:sz w:val="18"/>
                <w:szCs w:val="18"/>
              </w:rPr>
            </w:pPr>
            <w:del w:id="1586" w:author="Parks, Robbie M" w:date="2019-01-10T10:18:00Z">
              <w:r w:rsidRPr="00182A4C" w:rsidDel="0065404A">
                <w:rPr>
                  <w:rFonts w:eastAsia="Times New Roman"/>
                  <w:color w:val="000000"/>
                  <w:sz w:val="18"/>
                  <w:szCs w:val="18"/>
                </w:rPr>
                <w:delText xml:space="preserve"> 0.23 (-0.28, 0.76)</w:delText>
              </w:r>
            </w:del>
          </w:p>
        </w:tc>
        <w:tc>
          <w:tcPr>
            <w:tcW w:w="1335" w:type="dxa"/>
            <w:shd w:val="clear" w:color="auto" w:fill="auto"/>
            <w:noWrap/>
            <w:vAlign w:val="bottom"/>
            <w:hideMark/>
          </w:tcPr>
          <w:p w14:paraId="769C4143" w14:textId="597D4E9D" w:rsidR="002A2AE0" w:rsidRPr="00182A4C" w:rsidDel="0065404A" w:rsidRDefault="002A2AE0" w:rsidP="00334A3C">
            <w:pPr>
              <w:rPr>
                <w:del w:id="1587" w:author="Parks, Robbie M" w:date="2019-01-10T10:18:00Z"/>
                <w:rFonts w:eastAsia="Times New Roman"/>
                <w:color w:val="000000"/>
                <w:sz w:val="18"/>
                <w:szCs w:val="18"/>
              </w:rPr>
            </w:pPr>
            <w:del w:id="1588" w:author="Parks, Robbie M" w:date="2019-01-10T10:18:00Z">
              <w:r w:rsidRPr="00182A4C" w:rsidDel="0065404A">
                <w:rPr>
                  <w:rFonts w:eastAsia="Times New Roman"/>
                  <w:color w:val="000000"/>
                  <w:sz w:val="18"/>
                  <w:szCs w:val="18"/>
                </w:rPr>
                <w:delText xml:space="preserve"> 0.32 (-0.24, 0.89)</w:delText>
              </w:r>
            </w:del>
          </w:p>
        </w:tc>
        <w:tc>
          <w:tcPr>
            <w:tcW w:w="1335" w:type="dxa"/>
            <w:shd w:val="clear" w:color="auto" w:fill="auto"/>
            <w:noWrap/>
            <w:vAlign w:val="bottom"/>
            <w:hideMark/>
          </w:tcPr>
          <w:p w14:paraId="638091D0" w14:textId="373DD5E6" w:rsidR="002A2AE0" w:rsidRPr="00182A4C" w:rsidDel="0065404A" w:rsidRDefault="002A2AE0" w:rsidP="00334A3C">
            <w:pPr>
              <w:rPr>
                <w:del w:id="1589" w:author="Parks, Robbie M" w:date="2019-01-10T10:18:00Z"/>
                <w:rFonts w:eastAsia="Times New Roman"/>
                <w:color w:val="000000"/>
                <w:sz w:val="18"/>
                <w:szCs w:val="18"/>
              </w:rPr>
            </w:pPr>
            <w:del w:id="1590" w:author="Parks, Robbie M" w:date="2019-01-10T10:18:00Z">
              <w:r w:rsidRPr="00182A4C" w:rsidDel="0065404A">
                <w:rPr>
                  <w:rFonts w:eastAsia="Times New Roman"/>
                  <w:color w:val="000000"/>
                  <w:sz w:val="18"/>
                  <w:szCs w:val="18"/>
                </w:rPr>
                <w:delText xml:space="preserve"> 0.29 (-0.31, 0.91)</w:delText>
              </w:r>
            </w:del>
          </w:p>
        </w:tc>
        <w:tc>
          <w:tcPr>
            <w:tcW w:w="1335" w:type="dxa"/>
            <w:shd w:val="clear" w:color="auto" w:fill="auto"/>
            <w:noWrap/>
            <w:vAlign w:val="bottom"/>
            <w:hideMark/>
          </w:tcPr>
          <w:p w14:paraId="5666B6BF" w14:textId="5A4396F8" w:rsidR="002A2AE0" w:rsidRPr="00182A4C" w:rsidDel="0065404A" w:rsidRDefault="002A2AE0" w:rsidP="00334A3C">
            <w:pPr>
              <w:rPr>
                <w:del w:id="1591" w:author="Parks, Robbie M" w:date="2019-01-10T10:18:00Z"/>
                <w:rFonts w:eastAsia="Times New Roman"/>
                <w:color w:val="000000"/>
                <w:sz w:val="18"/>
                <w:szCs w:val="18"/>
              </w:rPr>
            </w:pPr>
            <w:del w:id="1592" w:author="Parks, Robbie M" w:date="2019-01-10T10:18:00Z">
              <w:r w:rsidRPr="00182A4C" w:rsidDel="0065404A">
                <w:rPr>
                  <w:rFonts w:eastAsia="Times New Roman"/>
                  <w:color w:val="000000"/>
                  <w:sz w:val="18"/>
                  <w:szCs w:val="18"/>
                </w:rPr>
                <w:delText xml:space="preserve"> 0.17 (-0.45, 0.81)</w:delText>
              </w:r>
            </w:del>
          </w:p>
        </w:tc>
        <w:tc>
          <w:tcPr>
            <w:tcW w:w="1335" w:type="dxa"/>
            <w:shd w:val="clear" w:color="auto" w:fill="auto"/>
            <w:noWrap/>
            <w:vAlign w:val="bottom"/>
            <w:hideMark/>
          </w:tcPr>
          <w:p w14:paraId="3D7DA397" w14:textId="0B02F570" w:rsidR="002A2AE0" w:rsidRPr="00182A4C" w:rsidDel="0065404A" w:rsidRDefault="002A2AE0" w:rsidP="00334A3C">
            <w:pPr>
              <w:rPr>
                <w:del w:id="1593" w:author="Parks, Robbie M" w:date="2019-01-10T10:18:00Z"/>
                <w:rFonts w:eastAsia="Times New Roman"/>
                <w:color w:val="000000"/>
                <w:sz w:val="18"/>
                <w:szCs w:val="18"/>
              </w:rPr>
            </w:pPr>
            <w:del w:id="1594" w:author="Parks, Robbie M" w:date="2019-01-10T10:18:00Z">
              <w:r w:rsidRPr="00182A4C" w:rsidDel="0065404A">
                <w:rPr>
                  <w:rFonts w:eastAsia="Times New Roman"/>
                  <w:color w:val="000000"/>
                  <w:sz w:val="18"/>
                  <w:szCs w:val="18"/>
                </w:rPr>
                <w:delText xml:space="preserve"> 0.93 </w:delText>
              </w:r>
            </w:del>
            <w:del w:id="1595" w:author="Parks, Robbie M" w:date="2019-01-10T10:13:00Z">
              <w:r w:rsidRPr="00182A4C" w:rsidDel="008916F4">
                <w:rPr>
                  <w:rFonts w:eastAsia="Times New Roman"/>
                  <w:color w:val="000000"/>
                  <w:sz w:val="18"/>
                  <w:szCs w:val="18"/>
                </w:rPr>
                <w:delText xml:space="preserve">( </w:delText>
              </w:r>
            </w:del>
            <w:del w:id="1596" w:author="Parks, Robbie M" w:date="2019-01-10T10:18:00Z">
              <w:r w:rsidRPr="00182A4C" w:rsidDel="0065404A">
                <w:rPr>
                  <w:rFonts w:eastAsia="Times New Roman"/>
                  <w:color w:val="000000"/>
                  <w:sz w:val="18"/>
                  <w:szCs w:val="18"/>
                </w:rPr>
                <w:delText>0.29, 1.56)</w:delText>
              </w:r>
            </w:del>
          </w:p>
        </w:tc>
        <w:tc>
          <w:tcPr>
            <w:tcW w:w="1335" w:type="dxa"/>
            <w:shd w:val="clear" w:color="auto" w:fill="auto"/>
            <w:noWrap/>
            <w:vAlign w:val="bottom"/>
            <w:hideMark/>
          </w:tcPr>
          <w:p w14:paraId="17F9A868" w14:textId="0B8E8CFA" w:rsidR="002A2AE0" w:rsidRPr="00182A4C" w:rsidDel="0065404A" w:rsidRDefault="002A2AE0" w:rsidP="00334A3C">
            <w:pPr>
              <w:rPr>
                <w:del w:id="1597" w:author="Parks, Robbie M" w:date="2019-01-10T10:18:00Z"/>
                <w:rFonts w:eastAsia="Times New Roman"/>
                <w:color w:val="000000"/>
                <w:sz w:val="18"/>
                <w:szCs w:val="18"/>
              </w:rPr>
            </w:pPr>
            <w:del w:id="1598" w:author="Parks, Robbie M" w:date="2019-01-10T10:18:00Z">
              <w:r w:rsidRPr="00182A4C" w:rsidDel="0065404A">
                <w:rPr>
                  <w:rFonts w:eastAsia="Times New Roman"/>
                  <w:color w:val="000000"/>
                  <w:sz w:val="18"/>
                  <w:szCs w:val="18"/>
                </w:rPr>
                <w:delText xml:space="preserve"> 0.80 (-0.11, 1.71)</w:delText>
              </w:r>
            </w:del>
          </w:p>
        </w:tc>
      </w:tr>
      <w:tr w:rsidR="002A2AE0" w:rsidRPr="00182A4C" w:rsidDel="0065404A" w14:paraId="4197F77D" w14:textId="5381EF53" w:rsidTr="002A2AE0">
        <w:trPr>
          <w:trHeight w:val="320"/>
          <w:del w:id="1599" w:author="Parks, Robbie M" w:date="2019-01-10T10:18:00Z"/>
        </w:trPr>
        <w:tc>
          <w:tcPr>
            <w:tcW w:w="1293" w:type="dxa"/>
            <w:shd w:val="clear" w:color="auto" w:fill="auto"/>
            <w:noWrap/>
            <w:vAlign w:val="bottom"/>
            <w:hideMark/>
          </w:tcPr>
          <w:p w14:paraId="24C43131" w14:textId="337C1BC8" w:rsidR="002A2AE0" w:rsidRPr="00182A4C" w:rsidDel="0065404A" w:rsidRDefault="002A2AE0" w:rsidP="00334A3C">
            <w:pPr>
              <w:rPr>
                <w:del w:id="1600" w:author="Parks, Robbie M" w:date="2019-01-10T10:18:00Z"/>
                <w:rFonts w:eastAsia="Times New Roman"/>
                <w:color w:val="000000"/>
                <w:sz w:val="18"/>
                <w:szCs w:val="18"/>
              </w:rPr>
            </w:pPr>
            <w:del w:id="1601"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59FEAF0" w14:textId="3B429834" w:rsidR="002A2AE0" w:rsidRPr="00182A4C" w:rsidDel="0065404A" w:rsidRDefault="002A2AE0" w:rsidP="00334A3C">
            <w:pPr>
              <w:rPr>
                <w:del w:id="1602" w:author="Parks, Robbie M" w:date="2019-01-10T10:18:00Z"/>
                <w:rFonts w:eastAsia="Times New Roman"/>
                <w:color w:val="000000"/>
                <w:sz w:val="18"/>
                <w:szCs w:val="18"/>
              </w:rPr>
            </w:pPr>
            <w:del w:id="1603" w:author="Parks, Robbie M" w:date="2019-01-10T10:18:00Z">
              <w:r w:rsidRPr="00182A4C" w:rsidDel="0065404A">
                <w:rPr>
                  <w:rFonts w:eastAsia="Times New Roman"/>
                  <w:color w:val="000000"/>
                  <w:sz w:val="18"/>
                  <w:szCs w:val="18"/>
                </w:rPr>
                <w:delText>Falls</w:delText>
              </w:r>
            </w:del>
          </w:p>
        </w:tc>
        <w:tc>
          <w:tcPr>
            <w:tcW w:w="1335" w:type="dxa"/>
            <w:shd w:val="clear" w:color="auto" w:fill="auto"/>
            <w:noWrap/>
            <w:vAlign w:val="bottom"/>
            <w:hideMark/>
          </w:tcPr>
          <w:p w14:paraId="3304AD44" w14:textId="1D05D226" w:rsidR="002A2AE0" w:rsidRPr="00182A4C" w:rsidDel="0065404A" w:rsidRDefault="002A2AE0" w:rsidP="00334A3C">
            <w:pPr>
              <w:rPr>
                <w:del w:id="1604" w:author="Parks, Robbie M" w:date="2019-01-10T10:18:00Z"/>
                <w:rFonts w:eastAsia="Times New Roman"/>
                <w:color w:val="000000"/>
                <w:sz w:val="18"/>
                <w:szCs w:val="18"/>
              </w:rPr>
            </w:pPr>
            <w:del w:id="1605" w:author="Parks, Robbie M" w:date="2019-01-10T10:18:00Z">
              <w:r w:rsidRPr="00182A4C" w:rsidDel="0065404A">
                <w:rPr>
                  <w:rFonts w:eastAsia="Times New Roman"/>
                  <w:color w:val="000000"/>
                  <w:sz w:val="18"/>
                  <w:szCs w:val="18"/>
                </w:rPr>
                <w:delText xml:space="preserve"> 1.02 (-0.51, 2.60)</w:delText>
              </w:r>
            </w:del>
          </w:p>
        </w:tc>
        <w:tc>
          <w:tcPr>
            <w:tcW w:w="1335" w:type="dxa"/>
            <w:shd w:val="clear" w:color="auto" w:fill="auto"/>
            <w:noWrap/>
            <w:vAlign w:val="bottom"/>
            <w:hideMark/>
          </w:tcPr>
          <w:p w14:paraId="5577C665" w14:textId="035BC1F1" w:rsidR="002A2AE0" w:rsidRPr="00182A4C" w:rsidDel="0065404A" w:rsidRDefault="002A2AE0" w:rsidP="00334A3C">
            <w:pPr>
              <w:rPr>
                <w:del w:id="1606" w:author="Parks, Robbie M" w:date="2019-01-10T10:18:00Z"/>
                <w:rFonts w:eastAsia="Times New Roman"/>
                <w:color w:val="000000"/>
                <w:sz w:val="18"/>
                <w:szCs w:val="18"/>
              </w:rPr>
            </w:pPr>
            <w:del w:id="1607" w:author="Parks, Robbie M" w:date="2019-01-10T10:18:00Z">
              <w:r w:rsidRPr="00182A4C" w:rsidDel="0065404A">
                <w:rPr>
                  <w:rFonts w:eastAsia="Times New Roman"/>
                  <w:color w:val="000000"/>
                  <w:sz w:val="18"/>
                  <w:szCs w:val="18"/>
                </w:rPr>
                <w:delText xml:space="preserve"> 0.91 (-0.59, 2.50)</w:delText>
              </w:r>
            </w:del>
          </w:p>
        </w:tc>
        <w:tc>
          <w:tcPr>
            <w:tcW w:w="1335" w:type="dxa"/>
            <w:shd w:val="clear" w:color="auto" w:fill="auto"/>
            <w:noWrap/>
            <w:vAlign w:val="bottom"/>
            <w:hideMark/>
          </w:tcPr>
          <w:p w14:paraId="6F02EF79" w14:textId="722BEEA0" w:rsidR="002A2AE0" w:rsidRPr="00182A4C" w:rsidDel="0065404A" w:rsidRDefault="002A2AE0" w:rsidP="00334A3C">
            <w:pPr>
              <w:rPr>
                <w:del w:id="1608" w:author="Parks, Robbie M" w:date="2019-01-10T10:18:00Z"/>
                <w:rFonts w:eastAsia="Times New Roman"/>
                <w:color w:val="000000"/>
                <w:sz w:val="18"/>
                <w:szCs w:val="18"/>
              </w:rPr>
            </w:pPr>
            <w:del w:id="1609" w:author="Parks, Robbie M" w:date="2019-01-10T10:18:00Z">
              <w:r w:rsidRPr="00182A4C" w:rsidDel="0065404A">
                <w:rPr>
                  <w:rFonts w:eastAsia="Times New Roman"/>
                  <w:color w:val="000000"/>
                  <w:sz w:val="18"/>
                  <w:szCs w:val="18"/>
                </w:rPr>
                <w:delText xml:space="preserve"> 0.54 (-0.86, 1.99)</w:delText>
              </w:r>
            </w:del>
          </w:p>
        </w:tc>
        <w:tc>
          <w:tcPr>
            <w:tcW w:w="1335" w:type="dxa"/>
            <w:shd w:val="clear" w:color="auto" w:fill="auto"/>
            <w:noWrap/>
            <w:vAlign w:val="bottom"/>
            <w:hideMark/>
          </w:tcPr>
          <w:p w14:paraId="5EA9EC8B" w14:textId="1A6E532F" w:rsidR="002A2AE0" w:rsidRPr="00182A4C" w:rsidDel="0065404A" w:rsidRDefault="002A2AE0" w:rsidP="00334A3C">
            <w:pPr>
              <w:rPr>
                <w:del w:id="1610" w:author="Parks, Robbie M" w:date="2019-01-10T10:18:00Z"/>
                <w:rFonts w:eastAsia="Times New Roman"/>
                <w:color w:val="000000"/>
                <w:sz w:val="18"/>
                <w:szCs w:val="18"/>
              </w:rPr>
            </w:pPr>
            <w:del w:id="1611" w:author="Parks, Robbie M" w:date="2019-01-10T10:18:00Z">
              <w:r w:rsidRPr="00182A4C" w:rsidDel="0065404A">
                <w:rPr>
                  <w:rFonts w:eastAsia="Times New Roman"/>
                  <w:color w:val="000000"/>
                  <w:sz w:val="18"/>
                  <w:szCs w:val="18"/>
                </w:rPr>
                <w:delText xml:space="preserve"> 1.14 (-0.22, 2.51)</w:delText>
              </w:r>
            </w:del>
          </w:p>
        </w:tc>
        <w:tc>
          <w:tcPr>
            <w:tcW w:w="1335" w:type="dxa"/>
            <w:shd w:val="clear" w:color="auto" w:fill="auto"/>
            <w:noWrap/>
            <w:vAlign w:val="bottom"/>
            <w:hideMark/>
          </w:tcPr>
          <w:p w14:paraId="37E46671" w14:textId="1579EAA6" w:rsidR="002A2AE0" w:rsidRPr="00182A4C" w:rsidDel="0065404A" w:rsidRDefault="002A2AE0" w:rsidP="00334A3C">
            <w:pPr>
              <w:rPr>
                <w:del w:id="1612" w:author="Parks, Robbie M" w:date="2019-01-10T10:18:00Z"/>
                <w:rFonts w:eastAsia="Times New Roman"/>
                <w:color w:val="000000"/>
                <w:sz w:val="18"/>
                <w:szCs w:val="18"/>
              </w:rPr>
            </w:pPr>
            <w:del w:id="1613" w:author="Parks, Robbie M" w:date="2019-01-10T10:18:00Z">
              <w:r w:rsidRPr="00182A4C" w:rsidDel="0065404A">
                <w:rPr>
                  <w:rFonts w:eastAsia="Times New Roman"/>
                  <w:color w:val="000000"/>
                  <w:sz w:val="18"/>
                  <w:szCs w:val="18"/>
                </w:rPr>
                <w:delText xml:space="preserve"> 0.10 (-1.16, 1.37)</w:delText>
              </w:r>
            </w:del>
          </w:p>
        </w:tc>
        <w:tc>
          <w:tcPr>
            <w:tcW w:w="1335" w:type="dxa"/>
            <w:shd w:val="clear" w:color="auto" w:fill="auto"/>
            <w:noWrap/>
            <w:vAlign w:val="bottom"/>
            <w:hideMark/>
          </w:tcPr>
          <w:p w14:paraId="503ABDA3" w14:textId="012B9B1B" w:rsidR="002A2AE0" w:rsidRPr="00182A4C" w:rsidDel="0065404A" w:rsidRDefault="002A2AE0" w:rsidP="00334A3C">
            <w:pPr>
              <w:rPr>
                <w:del w:id="1614" w:author="Parks, Robbie M" w:date="2019-01-10T10:18:00Z"/>
                <w:rFonts w:eastAsia="Times New Roman"/>
                <w:color w:val="000000"/>
                <w:sz w:val="18"/>
                <w:szCs w:val="18"/>
              </w:rPr>
            </w:pPr>
            <w:del w:id="1615" w:author="Parks, Robbie M" w:date="2019-01-10T10:18:00Z">
              <w:r w:rsidRPr="00182A4C" w:rsidDel="0065404A">
                <w:rPr>
                  <w:rFonts w:eastAsia="Times New Roman"/>
                  <w:color w:val="000000"/>
                  <w:sz w:val="18"/>
                  <w:szCs w:val="18"/>
                </w:rPr>
                <w:delText xml:space="preserve"> 0.10 (-0.99, 1.19)</w:delText>
              </w:r>
            </w:del>
          </w:p>
        </w:tc>
        <w:tc>
          <w:tcPr>
            <w:tcW w:w="1335" w:type="dxa"/>
            <w:shd w:val="clear" w:color="auto" w:fill="auto"/>
            <w:noWrap/>
            <w:vAlign w:val="bottom"/>
            <w:hideMark/>
          </w:tcPr>
          <w:p w14:paraId="788A0614" w14:textId="00EA0226" w:rsidR="002A2AE0" w:rsidRPr="00182A4C" w:rsidDel="0065404A" w:rsidRDefault="002A2AE0" w:rsidP="00334A3C">
            <w:pPr>
              <w:rPr>
                <w:del w:id="1616" w:author="Parks, Robbie M" w:date="2019-01-10T10:18:00Z"/>
                <w:rFonts w:eastAsia="Times New Roman"/>
                <w:color w:val="000000"/>
                <w:sz w:val="18"/>
                <w:szCs w:val="18"/>
              </w:rPr>
            </w:pPr>
            <w:del w:id="1617" w:author="Parks, Robbie M" w:date="2019-01-10T10:18:00Z">
              <w:r w:rsidRPr="00182A4C" w:rsidDel="0065404A">
                <w:rPr>
                  <w:rFonts w:eastAsia="Times New Roman"/>
                  <w:color w:val="000000"/>
                  <w:sz w:val="18"/>
                  <w:szCs w:val="18"/>
                </w:rPr>
                <w:delText xml:space="preserve"> 0.08 (-0.87, 1.03)</w:delText>
              </w:r>
            </w:del>
          </w:p>
        </w:tc>
        <w:tc>
          <w:tcPr>
            <w:tcW w:w="1335" w:type="dxa"/>
            <w:shd w:val="clear" w:color="auto" w:fill="auto"/>
            <w:noWrap/>
            <w:vAlign w:val="bottom"/>
            <w:hideMark/>
          </w:tcPr>
          <w:p w14:paraId="621834BC" w14:textId="2C612D25" w:rsidR="002A2AE0" w:rsidRPr="00182A4C" w:rsidDel="0065404A" w:rsidRDefault="002A2AE0" w:rsidP="00334A3C">
            <w:pPr>
              <w:rPr>
                <w:del w:id="1618" w:author="Parks, Robbie M" w:date="2019-01-10T10:18:00Z"/>
                <w:rFonts w:eastAsia="Times New Roman"/>
                <w:color w:val="000000"/>
                <w:sz w:val="18"/>
                <w:szCs w:val="18"/>
              </w:rPr>
            </w:pPr>
            <w:del w:id="1619" w:author="Parks, Robbie M" w:date="2019-01-10T10:18:00Z">
              <w:r w:rsidRPr="00182A4C" w:rsidDel="0065404A">
                <w:rPr>
                  <w:rFonts w:eastAsia="Times New Roman"/>
                  <w:color w:val="000000"/>
                  <w:sz w:val="18"/>
                  <w:szCs w:val="18"/>
                </w:rPr>
                <w:delText>-0.19 (-0.89, 0.51)</w:delText>
              </w:r>
            </w:del>
          </w:p>
        </w:tc>
        <w:tc>
          <w:tcPr>
            <w:tcW w:w="1335" w:type="dxa"/>
            <w:shd w:val="clear" w:color="auto" w:fill="auto"/>
            <w:noWrap/>
            <w:vAlign w:val="bottom"/>
            <w:hideMark/>
          </w:tcPr>
          <w:p w14:paraId="55ABF9B8" w14:textId="270DB267" w:rsidR="002A2AE0" w:rsidRPr="00182A4C" w:rsidDel="0065404A" w:rsidRDefault="002A2AE0" w:rsidP="00334A3C">
            <w:pPr>
              <w:rPr>
                <w:del w:id="1620" w:author="Parks, Robbie M" w:date="2019-01-10T10:18:00Z"/>
                <w:rFonts w:eastAsia="Times New Roman"/>
                <w:color w:val="000000"/>
                <w:sz w:val="18"/>
                <w:szCs w:val="18"/>
              </w:rPr>
            </w:pPr>
            <w:del w:id="1621" w:author="Parks, Robbie M" w:date="2019-01-10T10:18:00Z">
              <w:r w:rsidRPr="00182A4C" w:rsidDel="0065404A">
                <w:rPr>
                  <w:rFonts w:eastAsia="Times New Roman"/>
                  <w:color w:val="000000"/>
                  <w:sz w:val="18"/>
                  <w:szCs w:val="18"/>
                </w:rPr>
                <w:delText>-0.40 (-0.78,-0.04)</w:delText>
              </w:r>
            </w:del>
          </w:p>
        </w:tc>
      </w:tr>
      <w:tr w:rsidR="002A2AE0" w:rsidRPr="00182A4C" w:rsidDel="0065404A" w14:paraId="7727DCDB" w14:textId="222A1DC4" w:rsidTr="002A2AE0">
        <w:trPr>
          <w:trHeight w:val="320"/>
          <w:del w:id="1622" w:author="Parks, Robbie M" w:date="2019-01-10T10:18:00Z"/>
        </w:trPr>
        <w:tc>
          <w:tcPr>
            <w:tcW w:w="1293" w:type="dxa"/>
            <w:shd w:val="clear" w:color="auto" w:fill="auto"/>
            <w:noWrap/>
            <w:vAlign w:val="bottom"/>
            <w:hideMark/>
          </w:tcPr>
          <w:p w14:paraId="7DFE429C" w14:textId="3AC71370" w:rsidR="002A2AE0" w:rsidRPr="00182A4C" w:rsidDel="0065404A" w:rsidRDefault="002A2AE0" w:rsidP="00334A3C">
            <w:pPr>
              <w:rPr>
                <w:del w:id="1623" w:author="Parks, Robbie M" w:date="2019-01-10T10:18:00Z"/>
                <w:rFonts w:eastAsia="Times New Roman"/>
                <w:color w:val="000000"/>
                <w:sz w:val="18"/>
                <w:szCs w:val="18"/>
              </w:rPr>
            </w:pPr>
            <w:del w:id="1624"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E4E5076" w14:textId="02418E67" w:rsidR="002A2AE0" w:rsidRPr="00182A4C" w:rsidDel="0065404A" w:rsidRDefault="002A2AE0" w:rsidP="00334A3C">
            <w:pPr>
              <w:rPr>
                <w:del w:id="1625" w:author="Parks, Robbie M" w:date="2019-01-10T10:18:00Z"/>
                <w:rFonts w:eastAsia="Times New Roman"/>
                <w:color w:val="000000"/>
                <w:sz w:val="18"/>
                <w:szCs w:val="18"/>
              </w:rPr>
            </w:pPr>
            <w:del w:id="1626" w:author="Parks, Robbie M" w:date="2019-01-10T10:18:00Z">
              <w:r w:rsidRPr="00182A4C" w:rsidDel="0065404A">
                <w:rPr>
                  <w:rFonts w:eastAsia="Times New Roman"/>
                  <w:color w:val="000000"/>
                  <w:sz w:val="18"/>
                  <w:szCs w:val="18"/>
                </w:rPr>
                <w:delText>Drownings</w:delText>
              </w:r>
            </w:del>
          </w:p>
        </w:tc>
        <w:tc>
          <w:tcPr>
            <w:tcW w:w="1335" w:type="dxa"/>
            <w:shd w:val="clear" w:color="auto" w:fill="auto"/>
            <w:noWrap/>
            <w:vAlign w:val="bottom"/>
            <w:hideMark/>
          </w:tcPr>
          <w:p w14:paraId="3D718706" w14:textId="198BD76C" w:rsidR="002A2AE0" w:rsidRPr="00182A4C" w:rsidDel="0065404A" w:rsidRDefault="002A2AE0" w:rsidP="00334A3C">
            <w:pPr>
              <w:rPr>
                <w:del w:id="1627" w:author="Parks, Robbie M" w:date="2019-01-10T10:18:00Z"/>
                <w:rFonts w:eastAsia="Times New Roman"/>
                <w:color w:val="000000"/>
                <w:sz w:val="18"/>
                <w:szCs w:val="18"/>
              </w:rPr>
            </w:pPr>
            <w:del w:id="1628" w:author="Parks, Robbie M" w:date="2019-01-10T10:18:00Z">
              <w:r w:rsidRPr="00182A4C" w:rsidDel="0065404A">
                <w:rPr>
                  <w:rFonts w:eastAsia="Times New Roman"/>
                  <w:color w:val="000000"/>
                  <w:sz w:val="18"/>
                  <w:szCs w:val="18"/>
                </w:rPr>
                <w:delText xml:space="preserve"> 2.14 </w:delText>
              </w:r>
            </w:del>
            <w:del w:id="1629" w:author="Parks, Robbie M" w:date="2019-01-10T10:13:00Z">
              <w:r w:rsidRPr="00182A4C" w:rsidDel="008916F4">
                <w:rPr>
                  <w:rFonts w:eastAsia="Times New Roman"/>
                  <w:color w:val="000000"/>
                  <w:sz w:val="18"/>
                  <w:szCs w:val="18"/>
                </w:rPr>
                <w:delText xml:space="preserve">( </w:delText>
              </w:r>
            </w:del>
            <w:del w:id="1630" w:author="Parks, Robbie M" w:date="2019-01-10T10:18:00Z">
              <w:r w:rsidRPr="00182A4C" w:rsidDel="0065404A">
                <w:rPr>
                  <w:rFonts w:eastAsia="Times New Roman"/>
                  <w:color w:val="000000"/>
                  <w:sz w:val="18"/>
                  <w:szCs w:val="18"/>
                </w:rPr>
                <w:delText>0.82, 3.50)</w:delText>
              </w:r>
            </w:del>
          </w:p>
        </w:tc>
        <w:tc>
          <w:tcPr>
            <w:tcW w:w="1335" w:type="dxa"/>
            <w:shd w:val="clear" w:color="auto" w:fill="auto"/>
            <w:noWrap/>
            <w:vAlign w:val="bottom"/>
            <w:hideMark/>
          </w:tcPr>
          <w:p w14:paraId="4755C7F2" w14:textId="5FE31EB7" w:rsidR="002A2AE0" w:rsidRPr="00182A4C" w:rsidDel="0065404A" w:rsidRDefault="002A2AE0" w:rsidP="00334A3C">
            <w:pPr>
              <w:rPr>
                <w:del w:id="1631" w:author="Parks, Robbie M" w:date="2019-01-10T10:18:00Z"/>
                <w:rFonts w:eastAsia="Times New Roman"/>
                <w:color w:val="000000"/>
                <w:sz w:val="18"/>
                <w:szCs w:val="18"/>
              </w:rPr>
            </w:pPr>
            <w:del w:id="1632" w:author="Parks, Robbie M" w:date="2019-01-10T10:18:00Z">
              <w:r w:rsidRPr="00182A4C" w:rsidDel="0065404A">
                <w:rPr>
                  <w:rFonts w:eastAsia="Times New Roman"/>
                  <w:color w:val="000000"/>
                  <w:sz w:val="18"/>
                  <w:szCs w:val="18"/>
                </w:rPr>
                <w:delText xml:space="preserve"> 4.13 </w:delText>
              </w:r>
            </w:del>
            <w:del w:id="1633" w:author="Parks, Robbie M" w:date="2019-01-10T10:13:00Z">
              <w:r w:rsidRPr="00182A4C" w:rsidDel="008916F4">
                <w:rPr>
                  <w:rFonts w:eastAsia="Times New Roman"/>
                  <w:color w:val="000000"/>
                  <w:sz w:val="18"/>
                  <w:szCs w:val="18"/>
                </w:rPr>
                <w:delText xml:space="preserve">( </w:delText>
              </w:r>
            </w:del>
            <w:del w:id="1634" w:author="Parks, Robbie M" w:date="2019-01-10T10:18:00Z">
              <w:r w:rsidRPr="00182A4C" w:rsidDel="0065404A">
                <w:rPr>
                  <w:rFonts w:eastAsia="Times New Roman"/>
                  <w:color w:val="000000"/>
                  <w:sz w:val="18"/>
                  <w:szCs w:val="18"/>
                </w:rPr>
                <w:delText>2.23, 6.16)</w:delText>
              </w:r>
            </w:del>
          </w:p>
        </w:tc>
        <w:tc>
          <w:tcPr>
            <w:tcW w:w="1335" w:type="dxa"/>
            <w:shd w:val="clear" w:color="auto" w:fill="auto"/>
            <w:noWrap/>
            <w:vAlign w:val="bottom"/>
            <w:hideMark/>
          </w:tcPr>
          <w:p w14:paraId="40E475CA" w14:textId="71CB67CD" w:rsidR="002A2AE0" w:rsidRPr="00182A4C" w:rsidDel="0065404A" w:rsidRDefault="002A2AE0" w:rsidP="00334A3C">
            <w:pPr>
              <w:rPr>
                <w:del w:id="1635" w:author="Parks, Robbie M" w:date="2019-01-10T10:18:00Z"/>
                <w:rFonts w:eastAsia="Times New Roman"/>
                <w:color w:val="000000"/>
                <w:sz w:val="18"/>
                <w:szCs w:val="18"/>
              </w:rPr>
            </w:pPr>
            <w:del w:id="1636" w:author="Parks, Robbie M" w:date="2019-01-10T10:18:00Z">
              <w:r w:rsidRPr="00182A4C" w:rsidDel="0065404A">
                <w:rPr>
                  <w:rFonts w:eastAsia="Times New Roman"/>
                  <w:color w:val="000000"/>
                  <w:sz w:val="18"/>
                  <w:szCs w:val="18"/>
                </w:rPr>
                <w:delText xml:space="preserve"> 1.44 </w:delText>
              </w:r>
            </w:del>
            <w:del w:id="1637" w:author="Parks, Robbie M" w:date="2019-01-10T10:13:00Z">
              <w:r w:rsidRPr="00182A4C" w:rsidDel="008916F4">
                <w:rPr>
                  <w:rFonts w:eastAsia="Times New Roman"/>
                  <w:color w:val="000000"/>
                  <w:sz w:val="18"/>
                  <w:szCs w:val="18"/>
                </w:rPr>
                <w:delText xml:space="preserve">( </w:delText>
              </w:r>
            </w:del>
            <w:del w:id="1638" w:author="Parks, Robbie M" w:date="2019-01-10T10:18:00Z">
              <w:r w:rsidRPr="00182A4C" w:rsidDel="0065404A">
                <w:rPr>
                  <w:rFonts w:eastAsia="Times New Roman"/>
                  <w:color w:val="000000"/>
                  <w:sz w:val="18"/>
                  <w:szCs w:val="18"/>
                </w:rPr>
                <w:delText>0.03, 2.83)</w:delText>
              </w:r>
            </w:del>
          </w:p>
        </w:tc>
        <w:tc>
          <w:tcPr>
            <w:tcW w:w="1335" w:type="dxa"/>
            <w:shd w:val="clear" w:color="auto" w:fill="auto"/>
            <w:noWrap/>
            <w:vAlign w:val="bottom"/>
            <w:hideMark/>
          </w:tcPr>
          <w:p w14:paraId="1787AF49" w14:textId="661C9311" w:rsidR="002A2AE0" w:rsidRPr="00182A4C" w:rsidDel="0065404A" w:rsidRDefault="002A2AE0" w:rsidP="00334A3C">
            <w:pPr>
              <w:rPr>
                <w:del w:id="1639" w:author="Parks, Robbie M" w:date="2019-01-10T10:18:00Z"/>
                <w:rFonts w:eastAsia="Times New Roman"/>
                <w:color w:val="000000"/>
                <w:sz w:val="18"/>
                <w:szCs w:val="18"/>
              </w:rPr>
            </w:pPr>
            <w:del w:id="1640" w:author="Parks, Robbie M" w:date="2019-01-10T10:18:00Z">
              <w:r w:rsidRPr="00182A4C" w:rsidDel="0065404A">
                <w:rPr>
                  <w:rFonts w:eastAsia="Times New Roman"/>
                  <w:color w:val="000000"/>
                  <w:sz w:val="18"/>
                  <w:szCs w:val="18"/>
                </w:rPr>
                <w:delText xml:space="preserve"> 2.28 </w:delText>
              </w:r>
            </w:del>
            <w:del w:id="1641" w:author="Parks, Robbie M" w:date="2019-01-10T10:13:00Z">
              <w:r w:rsidRPr="00182A4C" w:rsidDel="008916F4">
                <w:rPr>
                  <w:rFonts w:eastAsia="Times New Roman"/>
                  <w:color w:val="000000"/>
                  <w:sz w:val="18"/>
                  <w:szCs w:val="18"/>
                </w:rPr>
                <w:delText xml:space="preserve">( </w:delText>
              </w:r>
            </w:del>
            <w:del w:id="1642" w:author="Parks, Robbie M" w:date="2019-01-10T10:18:00Z">
              <w:r w:rsidRPr="00182A4C" w:rsidDel="0065404A">
                <w:rPr>
                  <w:rFonts w:eastAsia="Times New Roman"/>
                  <w:color w:val="000000"/>
                  <w:sz w:val="18"/>
                  <w:szCs w:val="18"/>
                </w:rPr>
                <w:delText>0.86, 3.63)</w:delText>
              </w:r>
            </w:del>
          </w:p>
        </w:tc>
        <w:tc>
          <w:tcPr>
            <w:tcW w:w="1335" w:type="dxa"/>
            <w:shd w:val="clear" w:color="auto" w:fill="auto"/>
            <w:noWrap/>
            <w:vAlign w:val="bottom"/>
            <w:hideMark/>
          </w:tcPr>
          <w:p w14:paraId="4B5C4262" w14:textId="62E43EBF" w:rsidR="002A2AE0" w:rsidRPr="00182A4C" w:rsidDel="0065404A" w:rsidRDefault="002A2AE0" w:rsidP="00334A3C">
            <w:pPr>
              <w:rPr>
                <w:del w:id="1643" w:author="Parks, Robbie M" w:date="2019-01-10T10:18:00Z"/>
                <w:rFonts w:eastAsia="Times New Roman"/>
                <w:color w:val="000000"/>
                <w:sz w:val="18"/>
                <w:szCs w:val="18"/>
              </w:rPr>
            </w:pPr>
            <w:del w:id="1644" w:author="Parks, Robbie M" w:date="2019-01-10T10:18:00Z">
              <w:r w:rsidRPr="00182A4C" w:rsidDel="0065404A">
                <w:rPr>
                  <w:rFonts w:eastAsia="Times New Roman"/>
                  <w:color w:val="000000"/>
                  <w:sz w:val="18"/>
                  <w:szCs w:val="18"/>
                </w:rPr>
                <w:delText xml:space="preserve"> 2.01 </w:delText>
              </w:r>
            </w:del>
            <w:del w:id="1645" w:author="Parks, Robbie M" w:date="2019-01-10T10:13:00Z">
              <w:r w:rsidRPr="00182A4C" w:rsidDel="008916F4">
                <w:rPr>
                  <w:rFonts w:eastAsia="Times New Roman"/>
                  <w:color w:val="000000"/>
                  <w:sz w:val="18"/>
                  <w:szCs w:val="18"/>
                </w:rPr>
                <w:delText xml:space="preserve">( </w:delText>
              </w:r>
            </w:del>
            <w:del w:id="1646" w:author="Parks, Robbie M" w:date="2019-01-10T10:18:00Z">
              <w:r w:rsidRPr="00182A4C" w:rsidDel="0065404A">
                <w:rPr>
                  <w:rFonts w:eastAsia="Times New Roman"/>
                  <w:color w:val="000000"/>
                  <w:sz w:val="18"/>
                  <w:szCs w:val="18"/>
                </w:rPr>
                <w:delText>0.53, 3.51)</w:delText>
              </w:r>
            </w:del>
          </w:p>
        </w:tc>
        <w:tc>
          <w:tcPr>
            <w:tcW w:w="1335" w:type="dxa"/>
            <w:shd w:val="clear" w:color="auto" w:fill="auto"/>
            <w:noWrap/>
            <w:vAlign w:val="bottom"/>
            <w:hideMark/>
          </w:tcPr>
          <w:p w14:paraId="2D6B92A7" w14:textId="1F4A2AF7" w:rsidR="002A2AE0" w:rsidRPr="00182A4C" w:rsidDel="0065404A" w:rsidRDefault="002A2AE0" w:rsidP="00334A3C">
            <w:pPr>
              <w:rPr>
                <w:del w:id="1647" w:author="Parks, Robbie M" w:date="2019-01-10T10:18:00Z"/>
                <w:rFonts w:eastAsia="Times New Roman"/>
                <w:color w:val="000000"/>
                <w:sz w:val="18"/>
                <w:szCs w:val="18"/>
              </w:rPr>
            </w:pPr>
            <w:del w:id="1648" w:author="Parks, Robbie M" w:date="2019-01-10T10:18:00Z">
              <w:r w:rsidRPr="00182A4C" w:rsidDel="0065404A">
                <w:rPr>
                  <w:rFonts w:eastAsia="Times New Roman"/>
                  <w:color w:val="000000"/>
                  <w:sz w:val="18"/>
                  <w:szCs w:val="18"/>
                </w:rPr>
                <w:delText xml:space="preserve"> 1.60 </w:delText>
              </w:r>
            </w:del>
            <w:del w:id="1649" w:author="Parks, Robbie M" w:date="2019-01-10T10:13:00Z">
              <w:r w:rsidRPr="00182A4C" w:rsidDel="008916F4">
                <w:rPr>
                  <w:rFonts w:eastAsia="Times New Roman"/>
                  <w:color w:val="000000"/>
                  <w:sz w:val="18"/>
                  <w:szCs w:val="18"/>
                </w:rPr>
                <w:delText xml:space="preserve">( </w:delText>
              </w:r>
            </w:del>
            <w:del w:id="1650" w:author="Parks, Robbie M" w:date="2019-01-10T10:18:00Z">
              <w:r w:rsidRPr="00182A4C" w:rsidDel="0065404A">
                <w:rPr>
                  <w:rFonts w:eastAsia="Times New Roman"/>
                  <w:color w:val="000000"/>
                  <w:sz w:val="18"/>
                  <w:szCs w:val="18"/>
                </w:rPr>
                <w:delText>0.16, 3.08)</w:delText>
              </w:r>
            </w:del>
          </w:p>
        </w:tc>
        <w:tc>
          <w:tcPr>
            <w:tcW w:w="1335" w:type="dxa"/>
            <w:shd w:val="clear" w:color="auto" w:fill="auto"/>
            <w:noWrap/>
            <w:vAlign w:val="bottom"/>
            <w:hideMark/>
          </w:tcPr>
          <w:p w14:paraId="12E5DD79" w14:textId="7B5F03B1" w:rsidR="002A2AE0" w:rsidRPr="00182A4C" w:rsidDel="0065404A" w:rsidRDefault="002A2AE0" w:rsidP="00334A3C">
            <w:pPr>
              <w:rPr>
                <w:del w:id="1651" w:author="Parks, Robbie M" w:date="2019-01-10T10:18:00Z"/>
                <w:rFonts w:eastAsia="Times New Roman"/>
                <w:color w:val="000000"/>
                <w:sz w:val="18"/>
                <w:szCs w:val="18"/>
              </w:rPr>
            </w:pPr>
            <w:del w:id="1652" w:author="Parks, Robbie M" w:date="2019-01-10T10:18:00Z">
              <w:r w:rsidRPr="00182A4C" w:rsidDel="0065404A">
                <w:rPr>
                  <w:rFonts w:eastAsia="Times New Roman"/>
                  <w:color w:val="000000"/>
                  <w:sz w:val="18"/>
                  <w:szCs w:val="18"/>
                </w:rPr>
                <w:delText xml:space="preserve"> 0.66 (-0.78, 2.10)</w:delText>
              </w:r>
            </w:del>
          </w:p>
        </w:tc>
        <w:tc>
          <w:tcPr>
            <w:tcW w:w="1335" w:type="dxa"/>
            <w:shd w:val="clear" w:color="auto" w:fill="auto"/>
            <w:noWrap/>
            <w:vAlign w:val="bottom"/>
            <w:hideMark/>
          </w:tcPr>
          <w:p w14:paraId="176E2567" w14:textId="071DA5D3" w:rsidR="002A2AE0" w:rsidRPr="00182A4C" w:rsidDel="0065404A" w:rsidRDefault="002A2AE0" w:rsidP="00334A3C">
            <w:pPr>
              <w:rPr>
                <w:del w:id="1653" w:author="Parks, Robbie M" w:date="2019-01-10T10:18:00Z"/>
                <w:rFonts w:eastAsia="Times New Roman"/>
                <w:color w:val="000000"/>
                <w:sz w:val="18"/>
                <w:szCs w:val="18"/>
              </w:rPr>
            </w:pPr>
            <w:del w:id="1654" w:author="Parks, Robbie M" w:date="2019-01-10T10:18:00Z">
              <w:r w:rsidRPr="00182A4C" w:rsidDel="0065404A">
                <w:rPr>
                  <w:rFonts w:eastAsia="Times New Roman"/>
                  <w:color w:val="000000"/>
                  <w:sz w:val="18"/>
                  <w:szCs w:val="18"/>
                </w:rPr>
                <w:delText xml:space="preserve"> 1.35 (-0.07, 2.78)</w:delText>
              </w:r>
            </w:del>
          </w:p>
        </w:tc>
        <w:tc>
          <w:tcPr>
            <w:tcW w:w="1335" w:type="dxa"/>
            <w:shd w:val="clear" w:color="auto" w:fill="auto"/>
            <w:noWrap/>
            <w:vAlign w:val="bottom"/>
            <w:hideMark/>
          </w:tcPr>
          <w:p w14:paraId="779DADF7" w14:textId="176F4155" w:rsidR="002A2AE0" w:rsidRPr="00182A4C" w:rsidDel="0065404A" w:rsidRDefault="002A2AE0" w:rsidP="00334A3C">
            <w:pPr>
              <w:rPr>
                <w:del w:id="1655" w:author="Parks, Robbie M" w:date="2019-01-10T10:18:00Z"/>
                <w:rFonts w:eastAsia="Times New Roman"/>
                <w:color w:val="000000"/>
                <w:sz w:val="18"/>
                <w:szCs w:val="18"/>
              </w:rPr>
            </w:pPr>
            <w:del w:id="1656" w:author="Parks, Robbie M" w:date="2019-01-10T10:18:00Z">
              <w:r w:rsidRPr="00182A4C" w:rsidDel="0065404A">
                <w:rPr>
                  <w:rFonts w:eastAsia="Times New Roman"/>
                  <w:color w:val="000000"/>
                  <w:sz w:val="18"/>
                  <w:szCs w:val="18"/>
                </w:rPr>
                <w:delText xml:space="preserve"> 0.33 (-1.22, 1.96)</w:delText>
              </w:r>
            </w:del>
          </w:p>
        </w:tc>
      </w:tr>
      <w:tr w:rsidR="002A2AE0" w:rsidRPr="00182A4C" w:rsidDel="0065404A" w14:paraId="711F0802" w14:textId="4A4CCE79" w:rsidTr="002A2AE0">
        <w:trPr>
          <w:trHeight w:val="320"/>
          <w:del w:id="1657" w:author="Parks, Robbie M" w:date="2019-01-10T10:18:00Z"/>
        </w:trPr>
        <w:tc>
          <w:tcPr>
            <w:tcW w:w="1293" w:type="dxa"/>
            <w:shd w:val="clear" w:color="auto" w:fill="auto"/>
            <w:noWrap/>
            <w:vAlign w:val="bottom"/>
            <w:hideMark/>
          </w:tcPr>
          <w:p w14:paraId="4F50AEC6" w14:textId="44C4B168" w:rsidR="002A2AE0" w:rsidRPr="00182A4C" w:rsidDel="0065404A" w:rsidRDefault="002A2AE0" w:rsidP="00334A3C">
            <w:pPr>
              <w:rPr>
                <w:del w:id="1658" w:author="Parks, Robbie M" w:date="2019-01-10T10:18:00Z"/>
                <w:rFonts w:eastAsia="Times New Roman"/>
                <w:color w:val="000000"/>
                <w:sz w:val="18"/>
                <w:szCs w:val="18"/>
              </w:rPr>
            </w:pPr>
            <w:del w:id="165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654DCD73" w14:textId="48D6CE61" w:rsidR="002A2AE0" w:rsidRPr="00182A4C" w:rsidDel="0065404A" w:rsidRDefault="002A2AE0" w:rsidP="00334A3C">
            <w:pPr>
              <w:rPr>
                <w:del w:id="1660" w:author="Parks, Robbie M" w:date="2019-01-10T10:18:00Z"/>
                <w:rFonts w:eastAsia="Times New Roman"/>
                <w:color w:val="000000"/>
                <w:sz w:val="18"/>
                <w:szCs w:val="18"/>
              </w:rPr>
            </w:pPr>
            <w:del w:id="1661" w:author="Parks, Robbie M" w:date="2019-01-10T10:18:00Z">
              <w:r w:rsidRPr="00182A4C" w:rsidDel="0065404A">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73B832C8" w:rsidR="002A2AE0" w:rsidRPr="00182A4C" w:rsidDel="0065404A" w:rsidRDefault="002A2AE0" w:rsidP="00334A3C">
            <w:pPr>
              <w:rPr>
                <w:del w:id="1662" w:author="Parks, Robbie M" w:date="2019-01-10T10:18:00Z"/>
                <w:rFonts w:eastAsia="Times New Roman"/>
                <w:color w:val="000000"/>
                <w:sz w:val="18"/>
                <w:szCs w:val="18"/>
              </w:rPr>
            </w:pPr>
            <w:del w:id="1663" w:author="Parks, Robbie M" w:date="2019-01-10T10:18:00Z">
              <w:r w:rsidRPr="00182A4C" w:rsidDel="0065404A">
                <w:rPr>
                  <w:rFonts w:eastAsia="Times New Roman"/>
                  <w:color w:val="000000"/>
                  <w:sz w:val="18"/>
                  <w:szCs w:val="18"/>
                </w:rPr>
                <w:delText>-0.86 (-1.63,-0.06)</w:delText>
              </w:r>
            </w:del>
          </w:p>
        </w:tc>
        <w:tc>
          <w:tcPr>
            <w:tcW w:w="1335" w:type="dxa"/>
            <w:shd w:val="clear" w:color="auto" w:fill="auto"/>
            <w:noWrap/>
            <w:vAlign w:val="bottom"/>
            <w:hideMark/>
          </w:tcPr>
          <w:p w14:paraId="5D6209BF" w14:textId="7C8110CC" w:rsidR="002A2AE0" w:rsidRPr="00182A4C" w:rsidDel="0065404A" w:rsidRDefault="002A2AE0" w:rsidP="00334A3C">
            <w:pPr>
              <w:rPr>
                <w:del w:id="1664" w:author="Parks, Robbie M" w:date="2019-01-10T10:18:00Z"/>
                <w:rFonts w:eastAsia="Times New Roman"/>
                <w:color w:val="000000"/>
                <w:sz w:val="18"/>
                <w:szCs w:val="18"/>
              </w:rPr>
            </w:pPr>
            <w:del w:id="1665" w:author="Parks, Robbie M" w:date="2019-01-10T10:18:00Z">
              <w:r w:rsidRPr="00182A4C" w:rsidDel="0065404A">
                <w:rPr>
                  <w:rFonts w:eastAsia="Times New Roman"/>
                  <w:color w:val="000000"/>
                  <w:sz w:val="18"/>
                  <w:szCs w:val="18"/>
                </w:rPr>
                <w:delText>-0.74 (-1.58, 0.15)</w:delText>
              </w:r>
            </w:del>
          </w:p>
        </w:tc>
        <w:tc>
          <w:tcPr>
            <w:tcW w:w="1335" w:type="dxa"/>
            <w:shd w:val="clear" w:color="auto" w:fill="auto"/>
            <w:noWrap/>
            <w:vAlign w:val="bottom"/>
            <w:hideMark/>
          </w:tcPr>
          <w:p w14:paraId="151CBE61" w14:textId="7E6E62E8" w:rsidR="002A2AE0" w:rsidRPr="00182A4C" w:rsidDel="0065404A" w:rsidRDefault="002A2AE0" w:rsidP="00334A3C">
            <w:pPr>
              <w:rPr>
                <w:del w:id="1666" w:author="Parks, Robbie M" w:date="2019-01-10T10:18:00Z"/>
                <w:rFonts w:eastAsia="Times New Roman"/>
                <w:color w:val="000000"/>
                <w:sz w:val="18"/>
                <w:szCs w:val="18"/>
              </w:rPr>
            </w:pPr>
            <w:del w:id="1667" w:author="Parks, Robbie M" w:date="2019-01-10T10:18:00Z">
              <w:r w:rsidRPr="00182A4C" w:rsidDel="0065404A">
                <w:rPr>
                  <w:rFonts w:eastAsia="Times New Roman"/>
                  <w:color w:val="000000"/>
                  <w:sz w:val="18"/>
                  <w:szCs w:val="18"/>
                </w:rPr>
                <w:delText xml:space="preserve"> 0.12 (-0.69, 0.93)</w:delText>
              </w:r>
            </w:del>
          </w:p>
        </w:tc>
        <w:tc>
          <w:tcPr>
            <w:tcW w:w="1335" w:type="dxa"/>
            <w:shd w:val="clear" w:color="auto" w:fill="auto"/>
            <w:noWrap/>
            <w:vAlign w:val="bottom"/>
            <w:hideMark/>
          </w:tcPr>
          <w:p w14:paraId="0AC0487D" w14:textId="6BD567C6" w:rsidR="002A2AE0" w:rsidRPr="00182A4C" w:rsidDel="0065404A" w:rsidRDefault="002A2AE0" w:rsidP="00334A3C">
            <w:pPr>
              <w:rPr>
                <w:del w:id="1668" w:author="Parks, Robbie M" w:date="2019-01-10T10:18:00Z"/>
                <w:rFonts w:eastAsia="Times New Roman"/>
                <w:color w:val="000000"/>
                <w:sz w:val="18"/>
                <w:szCs w:val="18"/>
              </w:rPr>
            </w:pPr>
            <w:del w:id="1669" w:author="Parks, Robbie M" w:date="2019-01-10T10:18:00Z">
              <w:r w:rsidRPr="00182A4C" w:rsidDel="0065404A">
                <w:rPr>
                  <w:rFonts w:eastAsia="Times New Roman"/>
                  <w:color w:val="000000"/>
                  <w:sz w:val="18"/>
                  <w:szCs w:val="18"/>
                </w:rPr>
                <w:delText xml:space="preserve"> 0.03 (-0.76, 0.84)</w:delText>
              </w:r>
            </w:del>
          </w:p>
        </w:tc>
        <w:tc>
          <w:tcPr>
            <w:tcW w:w="1335" w:type="dxa"/>
            <w:shd w:val="clear" w:color="auto" w:fill="auto"/>
            <w:noWrap/>
            <w:vAlign w:val="bottom"/>
            <w:hideMark/>
          </w:tcPr>
          <w:p w14:paraId="0DA98E33" w14:textId="74FAFCC1" w:rsidR="002A2AE0" w:rsidRPr="00182A4C" w:rsidDel="0065404A" w:rsidRDefault="002A2AE0" w:rsidP="00334A3C">
            <w:pPr>
              <w:rPr>
                <w:del w:id="1670" w:author="Parks, Robbie M" w:date="2019-01-10T10:18:00Z"/>
                <w:rFonts w:eastAsia="Times New Roman"/>
                <w:color w:val="000000"/>
                <w:sz w:val="18"/>
                <w:szCs w:val="18"/>
              </w:rPr>
            </w:pPr>
            <w:del w:id="1671" w:author="Parks, Robbie M" w:date="2019-01-10T10:18:00Z">
              <w:r w:rsidRPr="00182A4C" w:rsidDel="0065404A">
                <w:rPr>
                  <w:rFonts w:eastAsia="Times New Roman"/>
                  <w:color w:val="000000"/>
                  <w:sz w:val="18"/>
                  <w:szCs w:val="18"/>
                </w:rPr>
                <w:delText xml:space="preserve"> 0.29 (-0.49, 1.10)</w:delText>
              </w:r>
            </w:del>
          </w:p>
        </w:tc>
        <w:tc>
          <w:tcPr>
            <w:tcW w:w="1335" w:type="dxa"/>
            <w:shd w:val="clear" w:color="auto" w:fill="auto"/>
            <w:noWrap/>
            <w:vAlign w:val="bottom"/>
            <w:hideMark/>
          </w:tcPr>
          <w:p w14:paraId="3CC0E324" w14:textId="5A9D1700" w:rsidR="002A2AE0" w:rsidRPr="00182A4C" w:rsidDel="0065404A" w:rsidRDefault="002A2AE0" w:rsidP="00334A3C">
            <w:pPr>
              <w:rPr>
                <w:del w:id="1672" w:author="Parks, Robbie M" w:date="2019-01-10T10:18:00Z"/>
                <w:rFonts w:eastAsia="Times New Roman"/>
                <w:color w:val="000000"/>
                <w:sz w:val="18"/>
                <w:szCs w:val="18"/>
              </w:rPr>
            </w:pPr>
            <w:del w:id="1673" w:author="Parks, Robbie M" w:date="2019-01-10T10:18:00Z">
              <w:r w:rsidRPr="00182A4C" w:rsidDel="0065404A">
                <w:rPr>
                  <w:rFonts w:eastAsia="Times New Roman"/>
                  <w:color w:val="000000"/>
                  <w:sz w:val="18"/>
                  <w:szCs w:val="18"/>
                </w:rPr>
                <w:delText>-0.10 (-0.90, 0.72)</w:delText>
              </w:r>
            </w:del>
          </w:p>
        </w:tc>
        <w:tc>
          <w:tcPr>
            <w:tcW w:w="1335" w:type="dxa"/>
            <w:shd w:val="clear" w:color="auto" w:fill="auto"/>
            <w:noWrap/>
            <w:vAlign w:val="bottom"/>
            <w:hideMark/>
          </w:tcPr>
          <w:p w14:paraId="4ED6A0C9" w14:textId="578841A7" w:rsidR="002A2AE0" w:rsidRPr="00182A4C" w:rsidDel="0065404A" w:rsidRDefault="002A2AE0" w:rsidP="00334A3C">
            <w:pPr>
              <w:rPr>
                <w:del w:id="1674" w:author="Parks, Robbie M" w:date="2019-01-10T10:18:00Z"/>
                <w:rFonts w:eastAsia="Times New Roman"/>
                <w:color w:val="000000"/>
                <w:sz w:val="18"/>
                <w:szCs w:val="18"/>
              </w:rPr>
            </w:pPr>
            <w:del w:id="1675" w:author="Parks, Robbie M" w:date="2019-01-10T10:18:00Z">
              <w:r w:rsidRPr="00182A4C" w:rsidDel="0065404A">
                <w:rPr>
                  <w:rFonts w:eastAsia="Times New Roman"/>
                  <w:color w:val="000000"/>
                  <w:sz w:val="18"/>
                  <w:szCs w:val="18"/>
                </w:rPr>
                <w:delText xml:space="preserve"> 0.31 (-0.49, 1.09)</w:delText>
              </w:r>
            </w:del>
          </w:p>
        </w:tc>
        <w:tc>
          <w:tcPr>
            <w:tcW w:w="1335" w:type="dxa"/>
            <w:shd w:val="clear" w:color="auto" w:fill="auto"/>
            <w:noWrap/>
            <w:vAlign w:val="bottom"/>
            <w:hideMark/>
          </w:tcPr>
          <w:p w14:paraId="1AE32E84" w14:textId="214B77AA" w:rsidR="002A2AE0" w:rsidRPr="00182A4C" w:rsidDel="0065404A" w:rsidRDefault="002A2AE0" w:rsidP="00334A3C">
            <w:pPr>
              <w:rPr>
                <w:del w:id="1676" w:author="Parks, Robbie M" w:date="2019-01-10T10:18:00Z"/>
                <w:rFonts w:eastAsia="Times New Roman"/>
                <w:color w:val="000000"/>
                <w:sz w:val="18"/>
                <w:szCs w:val="18"/>
              </w:rPr>
            </w:pPr>
            <w:del w:id="1677" w:author="Parks, Robbie M" w:date="2019-01-10T10:18:00Z">
              <w:r w:rsidRPr="00182A4C" w:rsidDel="0065404A">
                <w:rPr>
                  <w:rFonts w:eastAsia="Times New Roman"/>
                  <w:color w:val="000000"/>
                  <w:sz w:val="18"/>
                  <w:szCs w:val="18"/>
                </w:rPr>
                <w:delText>-0.10 (-0.89, 0.68)</w:delText>
              </w:r>
            </w:del>
          </w:p>
        </w:tc>
        <w:tc>
          <w:tcPr>
            <w:tcW w:w="1335" w:type="dxa"/>
            <w:shd w:val="clear" w:color="auto" w:fill="auto"/>
            <w:noWrap/>
            <w:vAlign w:val="bottom"/>
            <w:hideMark/>
          </w:tcPr>
          <w:p w14:paraId="187C3C39" w14:textId="673A7FFC" w:rsidR="002A2AE0" w:rsidRPr="00182A4C" w:rsidDel="0065404A" w:rsidRDefault="002A2AE0" w:rsidP="00334A3C">
            <w:pPr>
              <w:rPr>
                <w:del w:id="1678" w:author="Parks, Robbie M" w:date="2019-01-10T10:18:00Z"/>
                <w:rFonts w:eastAsia="Times New Roman"/>
                <w:color w:val="000000"/>
                <w:sz w:val="18"/>
                <w:szCs w:val="18"/>
              </w:rPr>
            </w:pPr>
            <w:del w:id="1679" w:author="Parks, Robbie M" w:date="2019-01-10T10:18:00Z">
              <w:r w:rsidRPr="00182A4C" w:rsidDel="0065404A">
                <w:rPr>
                  <w:rFonts w:eastAsia="Times New Roman"/>
                  <w:color w:val="000000"/>
                  <w:sz w:val="18"/>
                  <w:szCs w:val="18"/>
                </w:rPr>
                <w:delText>-0.31 (-1.19, 0.57)</w:delText>
              </w:r>
            </w:del>
          </w:p>
        </w:tc>
      </w:tr>
      <w:tr w:rsidR="002A2AE0" w:rsidRPr="00182A4C" w:rsidDel="0065404A" w14:paraId="63FF7904" w14:textId="61A6C372" w:rsidTr="002A2AE0">
        <w:trPr>
          <w:trHeight w:val="320"/>
          <w:del w:id="1680" w:author="Parks, Robbie M" w:date="2019-01-10T10:18:00Z"/>
        </w:trPr>
        <w:tc>
          <w:tcPr>
            <w:tcW w:w="1293" w:type="dxa"/>
            <w:shd w:val="clear" w:color="auto" w:fill="auto"/>
            <w:noWrap/>
            <w:vAlign w:val="bottom"/>
            <w:hideMark/>
          </w:tcPr>
          <w:p w14:paraId="4E83227F" w14:textId="7F99CF52" w:rsidR="002A2AE0" w:rsidRPr="00182A4C" w:rsidDel="0065404A" w:rsidRDefault="002A2AE0" w:rsidP="00334A3C">
            <w:pPr>
              <w:rPr>
                <w:del w:id="1681" w:author="Parks, Robbie M" w:date="2019-01-10T10:18:00Z"/>
                <w:rFonts w:eastAsia="Times New Roman"/>
                <w:color w:val="000000"/>
                <w:sz w:val="18"/>
                <w:szCs w:val="18"/>
              </w:rPr>
            </w:pPr>
            <w:del w:id="1682"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17CF4006" w14:textId="4AB3750C" w:rsidR="002A2AE0" w:rsidRPr="00182A4C" w:rsidDel="0065404A" w:rsidRDefault="002A2AE0" w:rsidP="00334A3C">
            <w:pPr>
              <w:rPr>
                <w:del w:id="1683" w:author="Parks, Robbie M" w:date="2019-01-10T10:18:00Z"/>
                <w:rFonts w:eastAsia="Times New Roman"/>
                <w:color w:val="000000"/>
                <w:sz w:val="18"/>
                <w:szCs w:val="18"/>
              </w:rPr>
            </w:pPr>
            <w:del w:id="1684" w:author="Parks, Robbie M" w:date="2019-01-10T10:18:00Z">
              <w:r w:rsidRPr="00182A4C" w:rsidDel="0065404A">
                <w:rPr>
                  <w:rFonts w:eastAsia="Times New Roman"/>
                  <w:color w:val="000000"/>
                  <w:sz w:val="18"/>
                  <w:szCs w:val="18"/>
                </w:rPr>
                <w:delText>Assault</w:delText>
              </w:r>
            </w:del>
          </w:p>
        </w:tc>
        <w:tc>
          <w:tcPr>
            <w:tcW w:w="1335" w:type="dxa"/>
            <w:shd w:val="clear" w:color="auto" w:fill="auto"/>
            <w:noWrap/>
            <w:vAlign w:val="bottom"/>
            <w:hideMark/>
          </w:tcPr>
          <w:p w14:paraId="04D7F083" w14:textId="619E3BBA" w:rsidR="002A2AE0" w:rsidRPr="00182A4C" w:rsidDel="0065404A" w:rsidRDefault="002A2AE0" w:rsidP="00334A3C">
            <w:pPr>
              <w:rPr>
                <w:del w:id="1685" w:author="Parks, Robbie M" w:date="2019-01-10T10:18:00Z"/>
                <w:rFonts w:eastAsia="Times New Roman"/>
                <w:color w:val="000000"/>
                <w:sz w:val="18"/>
                <w:szCs w:val="18"/>
              </w:rPr>
            </w:pPr>
            <w:del w:id="1686" w:author="Parks, Robbie M" w:date="2019-01-10T10:18:00Z">
              <w:r w:rsidRPr="00182A4C" w:rsidDel="0065404A">
                <w:rPr>
                  <w:rFonts w:eastAsia="Times New Roman"/>
                  <w:color w:val="000000"/>
                  <w:sz w:val="18"/>
                  <w:szCs w:val="18"/>
                </w:rPr>
                <w:delText xml:space="preserve"> 0.99 (-0.05, 2.04)</w:delText>
              </w:r>
            </w:del>
          </w:p>
        </w:tc>
        <w:tc>
          <w:tcPr>
            <w:tcW w:w="1335" w:type="dxa"/>
            <w:shd w:val="clear" w:color="auto" w:fill="auto"/>
            <w:noWrap/>
            <w:vAlign w:val="bottom"/>
            <w:hideMark/>
          </w:tcPr>
          <w:p w14:paraId="6B328C42" w14:textId="0E663DC4" w:rsidR="002A2AE0" w:rsidRPr="00182A4C" w:rsidDel="0065404A" w:rsidRDefault="002A2AE0" w:rsidP="00334A3C">
            <w:pPr>
              <w:rPr>
                <w:del w:id="1687" w:author="Parks, Robbie M" w:date="2019-01-10T10:18:00Z"/>
                <w:rFonts w:eastAsia="Times New Roman"/>
                <w:color w:val="000000"/>
                <w:sz w:val="18"/>
                <w:szCs w:val="18"/>
              </w:rPr>
            </w:pPr>
            <w:del w:id="1688" w:author="Parks, Robbie M" w:date="2019-01-10T10:18:00Z">
              <w:r w:rsidRPr="00182A4C" w:rsidDel="0065404A">
                <w:rPr>
                  <w:rFonts w:eastAsia="Times New Roman"/>
                  <w:color w:val="000000"/>
                  <w:sz w:val="18"/>
                  <w:szCs w:val="18"/>
                </w:rPr>
                <w:delText xml:space="preserve"> 0.83 (-0.41, 2.08)</w:delText>
              </w:r>
            </w:del>
          </w:p>
        </w:tc>
        <w:tc>
          <w:tcPr>
            <w:tcW w:w="1335" w:type="dxa"/>
            <w:shd w:val="clear" w:color="auto" w:fill="auto"/>
            <w:noWrap/>
            <w:vAlign w:val="bottom"/>
            <w:hideMark/>
          </w:tcPr>
          <w:p w14:paraId="0D3BA270" w14:textId="543E5770" w:rsidR="002A2AE0" w:rsidRPr="00182A4C" w:rsidDel="0065404A" w:rsidRDefault="002A2AE0" w:rsidP="00334A3C">
            <w:pPr>
              <w:rPr>
                <w:del w:id="1689" w:author="Parks, Robbie M" w:date="2019-01-10T10:18:00Z"/>
                <w:rFonts w:eastAsia="Times New Roman"/>
                <w:color w:val="000000"/>
                <w:sz w:val="18"/>
                <w:szCs w:val="18"/>
              </w:rPr>
            </w:pPr>
            <w:del w:id="1690" w:author="Parks, Robbie M" w:date="2019-01-10T10:18:00Z">
              <w:r w:rsidRPr="00182A4C" w:rsidDel="0065404A">
                <w:rPr>
                  <w:rFonts w:eastAsia="Times New Roman"/>
                  <w:color w:val="000000"/>
                  <w:sz w:val="18"/>
                  <w:szCs w:val="18"/>
                </w:rPr>
                <w:delText xml:space="preserve"> 1.24 </w:delText>
              </w:r>
            </w:del>
            <w:del w:id="1691" w:author="Parks, Robbie M" w:date="2019-01-10T10:13:00Z">
              <w:r w:rsidRPr="00182A4C" w:rsidDel="008916F4">
                <w:rPr>
                  <w:rFonts w:eastAsia="Times New Roman"/>
                  <w:color w:val="000000"/>
                  <w:sz w:val="18"/>
                  <w:szCs w:val="18"/>
                </w:rPr>
                <w:delText xml:space="preserve">( </w:delText>
              </w:r>
            </w:del>
            <w:del w:id="1692" w:author="Parks, Robbie M" w:date="2019-01-10T10:18:00Z">
              <w:r w:rsidRPr="00182A4C" w:rsidDel="0065404A">
                <w:rPr>
                  <w:rFonts w:eastAsia="Times New Roman"/>
                  <w:color w:val="000000"/>
                  <w:sz w:val="18"/>
                  <w:szCs w:val="18"/>
                </w:rPr>
                <w:delText>0.49, 1.98)</w:delText>
              </w:r>
            </w:del>
          </w:p>
        </w:tc>
        <w:tc>
          <w:tcPr>
            <w:tcW w:w="1335" w:type="dxa"/>
            <w:shd w:val="clear" w:color="auto" w:fill="auto"/>
            <w:noWrap/>
            <w:vAlign w:val="bottom"/>
            <w:hideMark/>
          </w:tcPr>
          <w:p w14:paraId="43D349E0" w14:textId="76AD4F95" w:rsidR="002A2AE0" w:rsidRPr="00182A4C" w:rsidDel="0065404A" w:rsidRDefault="002A2AE0" w:rsidP="00334A3C">
            <w:pPr>
              <w:rPr>
                <w:del w:id="1693" w:author="Parks, Robbie M" w:date="2019-01-10T10:18:00Z"/>
                <w:rFonts w:eastAsia="Times New Roman"/>
                <w:color w:val="000000"/>
                <w:sz w:val="18"/>
                <w:szCs w:val="18"/>
              </w:rPr>
            </w:pPr>
            <w:del w:id="1694" w:author="Parks, Robbie M" w:date="2019-01-10T10:18:00Z">
              <w:r w:rsidRPr="00182A4C" w:rsidDel="0065404A">
                <w:rPr>
                  <w:rFonts w:eastAsia="Times New Roman"/>
                  <w:color w:val="000000"/>
                  <w:sz w:val="18"/>
                  <w:szCs w:val="18"/>
                </w:rPr>
                <w:delText xml:space="preserve"> 0.27 (-0.43, 0.99)</w:delText>
              </w:r>
            </w:del>
          </w:p>
        </w:tc>
        <w:tc>
          <w:tcPr>
            <w:tcW w:w="1335" w:type="dxa"/>
            <w:shd w:val="clear" w:color="auto" w:fill="auto"/>
            <w:noWrap/>
            <w:vAlign w:val="bottom"/>
            <w:hideMark/>
          </w:tcPr>
          <w:p w14:paraId="1BC5F024" w14:textId="24C0480D" w:rsidR="002A2AE0" w:rsidRPr="00182A4C" w:rsidDel="0065404A" w:rsidRDefault="002A2AE0" w:rsidP="00334A3C">
            <w:pPr>
              <w:rPr>
                <w:del w:id="1695" w:author="Parks, Robbie M" w:date="2019-01-10T10:18:00Z"/>
                <w:rFonts w:eastAsia="Times New Roman"/>
                <w:color w:val="000000"/>
                <w:sz w:val="18"/>
                <w:szCs w:val="18"/>
              </w:rPr>
            </w:pPr>
            <w:del w:id="1696" w:author="Parks, Robbie M" w:date="2019-01-10T10:18:00Z">
              <w:r w:rsidRPr="00182A4C" w:rsidDel="0065404A">
                <w:rPr>
                  <w:rFonts w:eastAsia="Times New Roman"/>
                  <w:color w:val="000000"/>
                  <w:sz w:val="18"/>
                  <w:szCs w:val="18"/>
                </w:rPr>
                <w:delText xml:space="preserve"> 1.02 </w:delText>
              </w:r>
            </w:del>
            <w:del w:id="1697" w:author="Parks, Robbie M" w:date="2019-01-10T10:13:00Z">
              <w:r w:rsidRPr="00182A4C" w:rsidDel="008916F4">
                <w:rPr>
                  <w:rFonts w:eastAsia="Times New Roman"/>
                  <w:color w:val="000000"/>
                  <w:sz w:val="18"/>
                  <w:szCs w:val="18"/>
                </w:rPr>
                <w:delText xml:space="preserve">( </w:delText>
              </w:r>
            </w:del>
            <w:del w:id="1698" w:author="Parks, Robbie M" w:date="2019-01-10T10:18:00Z">
              <w:r w:rsidRPr="00182A4C" w:rsidDel="0065404A">
                <w:rPr>
                  <w:rFonts w:eastAsia="Times New Roman"/>
                  <w:color w:val="000000"/>
                  <w:sz w:val="18"/>
                  <w:szCs w:val="18"/>
                </w:rPr>
                <w:delText>0.28, 1.82)</w:delText>
              </w:r>
            </w:del>
          </w:p>
        </w:tc>
        <w:tc>
          <w:tcPr>
            <w:tcW w:w="1335" w:type="dxa"/>
            <w:shd w:val="clear" w:color="auto" w:fill="auto"/>
            <w:noWrap/>
            <w:vAlign w:val="bottom"/>
            <w:hideMark/>
          </w:tcPr>
          <w:p w14:paraId="139A5FC9" w14:textId="7F98E499" w:rsidR="002A2AE0" w:rsidRPr="00182A4C" w:rsidDel="0065404A" w:rsidRDefault="002A2AE0" w:rsidP="00334A3C">
            <w:pPr>
              <w:rPr>
                <w:del w:id="1699" w:author="Parks, Robbie M" w:date="2019-01-10T10:18:00Z"/>
                <w:rFonts w:eastAsia="Times New Roman"/>
                <w:color w:val="000000"/>
                <w:sz w:val="18"/>
                <w:szCs w:val="18"/>
              </w:rPr>
            </w:pPr>
            <w:del w:id="1700" w:author="Parks, Robbie M" w:date="2019-01-10T10:18:00Z">
              <w:r w:rsidRPr="00182A4C" w:rsidDel="0065404A">
                <w:rPr>
                  <w:rFonts w:eastAsia="Times New Roman"/>
                  <w:color w:val="000000"/>
                  <w:sz w:val="18"/>
                  <w:szCs w:val="18"/>
                </w:rPr>
                <w:delText xml:space="preserve"> 0.82 (-0.09, 1.76)</w:delText>
              </w:r>
            </w:del>
          </w:p>
        </w:tc>
        <w:tc>
          <w:tcPr>
            <w:tcW w:w="1335" w:type="dxa"/>
            <w:shd w:val="clear" w:color="auto" w:fill="auto"/>
            <w:noWrap/>
            <w:vAlign w:val="bottom"/>
            <w:hideMark/>
          </w:tcPr>
          <w:p w14:paraId="2459592B" w14:textId="2786C588" w:rsidR="002A2AE0" w:rsidRPr="00182A4C" w:rsidDel="0065404A" w:rsidRDefault="002A2AE0" w:rsidP="00334A3C">
            <w:pPr>
              <w:rPr>
                <w:del w:id="1701" w:author="Parks, Robbie M" w:date="2019-01-10T10:18:00Z"/>
                <w:rFonts w:eastAsia="Times New Roman"/>
                <w:color w:val="000000"/>
                <w:sz w:val="18"/>
                <w:szCs w:val="18"/>
              </w:rPr>
            </w:pPr>
            <w:del w:id="1702" w:author="Parks, Robbie M" w:date="2019-01-10T10:18:00Z">
              <w:r w:rsidRPr="00182A4C" w:rsidDel="0065404A">
                <w:rPr>
                  <w:rFonts w:eastAsia="Times New Roman"/>
                  <w:color w:val="000000"/>
                  <w:sz w:val="18"/>
                  <w:szCs w:val="18"/>
                </w:rPr>
                <w:delText xml:space="preserve"> 0.52 (-0.52, 1.56)</w:delText>
              </w:r>
            </w:del>
          </w:p>
        </w:tc>
        <w:tc>
          <w:tcPr>
            <w:tcW w:w="1335" w:type="dxa"/>
            <w:shd w:val="clear" w:color="auto" w:fill="auto"/>
            <w:noWrap/>
            <w:vAlign w:val="bottom"/>
            <w:hideMark/>
          </w:tcPr>
          <w:p w14:paraId="12BE947A" w14:textId="7854C74C" w:rsidR="002A2AE0" w:rsidRPr="00182A4C" w:rsidDel="0065404A" w:rsidRDefault="002A2AE0" w:rsidP="00334A3C">
            <w:pPr>
              <w:rPr>
                <w:del w:id="1703" w:author="Parks, Robbie M" w:date="2019-01-10T10:18:00Z"/>
                <w:rFonts w:eastAsia="Times New Roman"/>
                <w:color w:val="000000"/>
                <w:sz w:val="18"/>
                <w:szCs w:val="18"/>
              </w:rPr>
            </w:pPr>
            <w:del w:id="1704" w:author="Parks, Robbie M" w:date="2019-01-10T10:18:00Z">
              <w:r w:rsidRPr="00182A4C" w:rsidDel="0065404A">
                <w:rPr>
                  <w:rFonts w:eastAsia="Times New Roman"/>
                  <w:color w:val="000000"/>
                  <w:sz w:val="18"/>
                  <w:szCs w:val="18"/>
                </w:rPr>
                <w:delText xml:space="preserve"> 0.64 (-0.47, 1.79)</w:delText>
              </w:r>
            </w:del>
          </w:p>
        </w:tc>
        <w:tc>
          <w:tcPr>
            <w:tcW w:w="1335" w:type="dxa"/>
            <w:shd w:val="clear" w:color="auto" w:fill="auto"/>
            <w:noWrap/>
            <w:vAlign w:val="bottom"/>
            <w:hideMark/>
          </w:tcPr>
          <w:p w14:paraId="3452B53B" w14:textId="1B0D208F" w:rsidR="002A2AE0" w:rsidRPr="00182A4C" w:rsidDel="0065404A" w:rsidRDefault="002A2AE0" w:rsidP="00334A3C">
            <w:pPr>
              <w:rPr>
                <w:del w:id="1705" w:author="Parks, Robbie M" w:date="2019-01-10T10:18:00Z"/>
                <w:rFonts w:eastAsia="Times New Roman"/>
                <w:color w:val="000000"/>
                <w:sz w:val="18"/>
                <w:szCs w:val="18"/>
              </w:rPr>
            </w:pPr>
            <w:del w:id="1706" w:author="Parks, Robbie M" w:date="2019-01-10T10:18:00Z">
              <w:r w:rsidRPr="00182A4C" w:rsidDel="0065404A">
                <w:rPr>
                  <w:rFonts w:eastAsia="Times New Roman"/>
                  <w:color w:val="000000"/>
                  <w:sz w:val="18"/>
                  <w:szCs w:val="18"/>
                </w:rPr>
                <w:delText xml:space="preserve"> 0.87 (-0.54, 2.31)</w:delText>
              </w:r>
            </w:del>
          </w:p>
        </w:tc>
      </w:tr>
      <w:tr w:rsidR="002A2AE0" w:rsidRPr="00182A4C" w:rsidDel="0065404A" w14:paraId="500AB602" w14:textId="130A3782" w:rsidTr="00886AE3">
        <w:trPr>
          <w:trHeight w:val="462"/>
          <w:del w:id="1707" w:author="Parks, Robbie M" w:date="2019-01-10T10:18:00Z"/>
        </w:trPr>
        <w:tc>
          <w:tcPr>
            <w:tcW w:w="1293" w:type="dxa"/>
            <w:shd w:val="clear" w:color="auto" w:fill="auto"/>
            <w:noWrap/>
            <w:vAlign w:val="bottom"/>
            <w:hideMark/>
          </w:tcPr>
          <w:p w14:paraId="5AD26D76" w14:textId="55A4E0C7" w:rsidR="002A2AE0" w:rsidRPr="00182A4C" w:rsidDel="0065404A" w:rsidRDefault="002A2AE0" w:rsidP="00334A3C">
            <w:pPr>
              <w:rPr>
                <w:del w:id="1708" w:author="Parks, Robbie M" w:date="2019-01-10T10:18:00Z"/>
                <w:rFonts w:eastAsia="Times New Roman"/>
                <w:color w:val="000000"/>
                <w:sz w:val="18"/>
                <w:szCs w:val="18"/>
              </w:rPr>
            </w:pPr>
            <w:del w:id="1709" w:author="Parks, Robbie M" w:date="2019-01-10T10:18:00Z">
              <w:r w:rsidRPr="00182A4C" w:rsidDel="0065404A">
                <w:rPr>
                  <w:rFonts w:eastAsia="Times New Roman"/>
                  <w:color w:val="000000"/>
                  <w:sz w:val="18"/>
                  <w:szCs w:val="18"/>
                </w:rPr>
                <w:delText>Female</w:delText>
              </w:r>
            </w:del>
          </w:p>
        </w:tc>
        <w:tc>
          <w:tcPr>
            <w:tcW w:w="1380" w:type="dxa"/>
            <w:shd w:val="clear" w:color="auto" w:fill="auto"/>
            <w:noWrap/>
            <w:vAlign w:val="bottom"/>
            <w:hideMark/>
          </w:tcPr>
          <w:p w14:paraId="55BE2DFE" w14:textId="31500F81" w:rsidR="002A2AE0" w:rsidRPr="00182A4C" w:rsidDel="0065404A" w:rsidRDefault="002A2AE0" w:rsidP="00334A3C">
            <w:pPr>
              <w:rPr>
                <w:del w:id="1710" w:author="Parks, Robbie M" w:date="2019-01-10T10:18:00Z"/>
                <w:rFonts w:eastAsia="Times New Roman"/>
                <w:color w:val="000000"/>
                <w:sz w:val="18"/>
                <w:szCs w:val="18"/>
              </w:rPr>
            </w:pPr>
            <w:del w:id="1711" w:author="Parks, Robbie M" w:date="2019-01-10T10:18:00Z">
              <w:r w:rsidRPr="00182A4C" w:rsidDel="0065404A">
                <w:rPr>
                  <w:rFonts w:eastAsia="Times New Roman"/>
                  <w:color w:val="000000"/>
                  <w:sz w:val="18"/>
                  <w:szCs w:val="18"/>
                </w:rPr>
                <w:delText>Intentional self-harm</w:delText>
              </w:r>
            </w:del>
          </w:p>
        </w:tc>
        <w:tc>
          <w:tcPr>
            <w:tcW w:w="1335" w:type="dxa"/>
            <w:shd w:val="clear" w:color="auto" w:fill="auto"/>
            <w:noWrap/>
            <w:vAlign w:val="bottom"/>
            <w:hideMark/>
          </w:tcPr>
          <w:p w14:paraId="7BF75937" w14:textId="676FA034" w:rsidR="002A2AE0" w:rsidRPr="00182A4C" w:rsidDel="0065404A" w:rsidRDefault="002A2AE0" w:rsidP="001F7DDE">
            <w:pPr>
              <w:rPr>
                <w:del w:id="1712" w:author="Parks, Robbie M" w:date="2019-01-10T10:18:00Z"/>
                <w:rFonts w:eastAsia="Times New Roman"/>
                <w:color w:val="000000"/>
                <w:sz w:val="18"/>
                <w:szCs w:val="18"/>
              </w:rPr>
            </w:pPr>
            <w:del w:id="1713" w:author="Parks, Robbie M" w:date="2019-01-10T10:18:00Z">
              <w:r w:rsidRPr="00182A4C" w:rsidDel="0065404A">
                <w:rPr>
                  <w:rFonts w:eastAsia="Times New Roman"/>
                  <w:color w:val="000000"/>
                  <w:sz w:val="18"/>
                  <w:szCs w:val="18"/>
                </w:rPr>
                <w:delText xml:space="preserve">  </w:delText>
              </w:r>
            </w:del>
          </w:p>
        </w:tc>
        <w:tc>
          <w:tcPr>
            <w:tcW w:w="1335" w:type="dxa"/>
            <w:shd w:val="clear" w:color="auto" w:fill="auto"/>
            <w:noWrap/>
            <w:vAlign w:val="bottom"/>
            <w:hideMark/>
          </w:tcPr>
          <w:p w14:paraId="5B267B0E" w14:textId="0715C010" w:rsidR="002A2AE0" w:rsidRPr="00182A4C" w:rsidDel="0065404A" w:rsidRDefault="002A2AE0" w:rsidP="00334A3C">
            <w:pPr>
              <w:rPr>
                <w:del w:id="1714" w:author="Parks, Robbie M" w:date="2019-01-10T10:18:00Z"/>
                <w:rFonts w:eastAsia="Times New Roman"/>
                <w:color w:val="000000"/>
                <w:sz w:val="18"/>
                <w:szCs w:val="18"/>
              </w:rPr>
            </w:pPr>
            <w:del w:id="1715" w:author="Parks, Robbie M" w:date="2019-01-10T10:18:00Z">
              <w:r w:rsidRPr="00182A4C" w:rsidDel="0065404A">
                <w:rPr>
                  <w:rFonts w:eastAsia="Times New Roman"/>
                  <w:color w:val="000000"/>
                  <w:sz w:val="18"/>
                  <w:szCs w:val="18"/>
                </w:rPr>
                <w:delText xml:space="preserve"> 1.47 </w:delText>
              </w:r>
            </w:del>
            <w:del w:id="1716" w:author="Parks, Robbie M" w:date="2019-01-10T10:13:00Z">
              <w:r w:rsidRPr="00182A4C" w:rsidDel="008916F4">
                <w:rPr>
                  <w:rFonts w:eastAsia="Times New Roman"/>
                  <w:color w:val="000000"/>
                  <w:sz w:val="18"/>
                  <w:szCs w:val="18"/>
                </w:rPr>
                <w:delText xml:space="preserve">( </w:delText>
              </w:r>
            </w:del>
            <w:del w:id="1717" w:author="Parks, Robbie M" w:date="2019-01-10T10:18:00Z">
              <w:r w:rsidRPr="00182A4C" w:rsidDel="0065404A">
                <w:rPr>
                  <w:rFonts w:eastAsia="Times New Roman"/>
                  <w:color w:val="000000"/>
                  <w:sz w:val="18"/>
                  <w:szCs w:val="18"/>
                </w:rPr>
                <w:delText>0.17, 2.82)</w:delText>
              </w:r>
            </w:del>
          </w:p>
        </w:tc>
        <w:tc>
          <w:tcPr>
            <w:tcW w:w="1335" w:type="dxa"/>
            <w:shd w:val="clear" w:color="auto" w:fill="auto"/>
            <w:noWrap/>
            <w:vAlign w:val="bottom"/>
            <w:hideMark/>
          </w:tcPr>
          <w:p w14:paraId="6E4BAD76" w14:textId="6875EB45" w:rsidR="002A2AE0" w:rsidRPr="00182A4C" w:rsidDel="0065404A" w:rsidRDefault="002A2AE0" w:rsidP="00334A3C">
            <w:pPr>
              <w:rPr>
                <w:del w:id="1718" w:author="Parks, Robbie M" w:date="2019-01-10T10:18:00Z"/>
                <w:rFonts w:eastAsia="Times New Roman"/>
                <w:color w:val="000000"/>
                <w:sz w:val="18"/>
                <w:szCs w:val="18"/>
              </w:rPr>
            </w:pPr>
            <w:del w:id="1719" w:author="Parks, Robbie M" w:date="2019-01-10T10:18:00Z">
              <w:r w:rsidRPr="00182A4C" w:rsidDel="0065404A">
                <w:rPr>
                  <w:rFonts w:eastAsia="Times New Roman"/>
                  <w:color w:val="000000"/>
                  <w:sz w:val="18"/>
                  <w:szCs w:val="18"/>
                </w:rPr>
                <w:delText xml:space="preserve"> 0.64 (-0.10, 1.40)</w:delText>
              </w:r>
            </w:del>
          </w:p>
        </w:tc>
        <w:tc>
          <w:tcPr>
            <w:tcW w:w="1335" w:type="dxa"/>
            <w:shd w:val="clear" w:color="auto" w:fill="auto"/>
            <w:noWrap/>
            <w:vAlign w:val="bottom"/>
            <w:hideMark/>
          </w:tcPr>
          <w:p w14:paraId="684A7EDA" w14:textId="4A6C95F4" w:rsidR="002A2AE0" w:rsidRPr="00182A4C" w:rsidDel="0065404A" w:rsidRDefault="002A2AE0" w:rsidP="00334A3C">
            <w:pPr>
              <w:rPr>
                <w:del w:id="1720" w:author="Parks, Robbie M" w:date="2019-01-10T10:18:00Z"/>
                <w:rFonts w:eastAsia="Times New Roman"/>
                <w:color w:val="000000"/>
                <w:sz w:val="18"/>
                <w:szCs w:val="18"/>
              </w:rPr>
            </w:pPr>
            <w:del w:id="1721" w:author="Parks, Robbie M" w:date="2019-01-10T10:18:00Z">
              <w:r w:rsidRPr="00182A4C" w:rsidDel="0065404A">
                <w:rPr>
                  <w:rFonts w:eastAsia="Times New Roman"/>
                  <w:color w:val="000000"/>
                  <w:sz w:val="18"/>
                  <w:szCs w:val="18"/>
                </w:rPr>
                <w:delText xml:space="preserve"> 0.82 </w:delText>
              </w:r>
            </w:del>
            <w:del w:id="1722" w:author="Parks, Robbie M" w:date="2019-01-10T10:13:00Z">
              <w:r w:rsidRPr="00182A4C" w:rsidDel="008916F4">
                <w:rPr>
                  <w:rFonts w:eastAsia="Times New Roman"/>
                  <w:color w:val="000000"/>
                  <w:sz w:val="18"/>
                  <w:szCs w:val="18"/>
                </w:rPr>
                <w:delText xml:space="preserve">( </w:delText>
              </w:r>
            </w:del>
            <w:del w:id="1723" w:author="Parks, Robbie M" w:date="2019-01-10T10:18:00Z">
              <w:r w:rsidRPr="00182A4C" w:rsidDel="0065404A">
                <w:rPr>
                  <w:rFonts w:eastAsia="Times New Roman"/>
                  <w:color w:val="000000"/>
                  <w:sz w:val="18"/>
                  <w:szCs w:val="18"/>
                </w:rPr>
                <w:delText>0.16, 1.49)</w:delText>
              </w:r>
            </w:del>
          </w:p>
        </w:tc>
        <w:tc>
          <w:tcPr>
            <w:tcW w:w="1335" w:type="dxa"/>
            <w:shd w:val="clear" w:color="auto" w:fill="auto"/>
            <w:noWrap/>
            <w:vAlign w:val="bottom"/>
            <w:hideMark/>
          </w:tcPr>
          <w:p w14:paraId="0CF15C1F" w14:textId="65E0A8B1" w:rsidR="002A2AE0" w:rsidRPr="00182A4C" w:rsidDel="0065404A" w:rsidRDefault="002A2AE0" w:rsidP="00334A3C">
            <w:pPr>
              <w:rPr>
                <w:del w:id="1724" w:author="Parks, Robbie M" w:date="2019-01-10T10:18:00Z"/>
                <w:rFonts w:eastAsia="Times New Roman"/>
                <w:color w:val="000000"/>
                <w:sz w:val="18"/>
                <w:szCs w:val="18"/>
              </w:rPr>
            </w:pPr>
            <w:del w:id="1725" w:author="Parks, Robbie M" w:date="2019-01-10T10:18:00Z">
              <w:r w:rsidRPr="00182A4C" w:rsidDel="0065404A">
                <w:rPr>
                  <w:rFonts w:eastAsia="Times New Roman"/>
                  <w:color w:val="000000"/>
                  <w:sz w:val="18"/>
                  <w:szCs w:val="18"/>
                </w:rPr>
                <w:delText xml:space="preserve"> 0.60 </w:delText>
              </w:r>
            </w:del>
            <w:del w:id="1726" w:author="Parks, Robbie M" w:date="2019-01-10T10:13:00Z">
              <w:r w:rsidRPr="00182A4C" w:rsidDel="008916F4">
                <w:rPr>
                  <w:rFonts w:eastAsia="Times New Roman"/>
                  <w:color w:val="000000"/>
                  <w:sz w:val="18"/>
                  <w:szCs w:val="18"/>
                </w:rPr>
                <w:delText xml:space="preserve">( </w:delText>
              </w:r>
            </w:del>
            <w:del w:id="1727" w:author="Parks, Robbie M" w:date="2019-01-10T10:18:00Z">
              <w:r w:rsidRPr="00182A4C" w:rsidDel="0065404A">
                <w:rPr>
                  <w:rFonts w:eastAsia="Times New Roman"/>
                  <w:color w:val="000000"/>
                  <w:sz w:val="18"/>
                  <w:szCs w:val="18"/>
                </w:rPr>
                <w:delText>0.00, 1.20)</w:delText>
              </w:r>
            </w:del>
          </w:p>
        </w:tc>
        <w:tc>
          <w:tcPr>
            <w:tcW w:w="1335" w:type="dxa"/>
            <w:shd w:val="clear" w:color="auto" w:fill="auto"/>
            <w:noWrap/>
            <w:vAlign w:val="bottom"/>
            <w:hideMark/>
          </w:tcPr>
          <w:p w14:paraId="2267CC75" w14:textId="76B47254" w:rsidR="002A2AE0" w:rsidRPr="00182A4C" w:rsidDel="0065404A" w:rsidRDefault="002A2AE0" w:rsidP="00334A3C">
            <w:pPr>
              <w:rPr>
                <w:del w:id="1728" w:author="Parks, Robbie M" w:date="2019-01-10T10:18:00Z"/>
                <w:rFonts w:eastAsia="Times New Roman"/>
                <w:color w:val="000000"/>
                <w:sz w:val="18"/>
                <w:szCs w:val="18"/>
              </w:rPr>
            </w:pPr>
            <w:del w:id="1729" w:author="Parks, Robbie M" w:date="2019-01-10T10:18:00Z">
              <w:r w:rsidRPr="00182A4C" w:rsidDel="0065404A">
                <w:rPr>
                  <w:rFonts w:eastAsia="Times New Roman"/>
                  <w:color w:val="000000"/>
                  <w:sz w:val="18"/>
                  <w:szCs w:val="18"/>
                </w:rPr>
                <w:delText xml:space="preserve"> 0.39 (-0.19, 0.98)</w:delText>
              </w:r>
            </w:del>
          </w:p>
        </w:tc>
        <w:tc>
          <w:tcPr>
            <w:tcW w:w="1335" w:type="dxa"/>
            <w:shd w:val="clear" w:color="auto" w:fill="auto"/>
            <w:noWrap/>
            <w:vAlign w:val="bottom"/>
            <w:hideMark/>
          </w:tcPr>
          <w:p w14:paraId="031B6B04" w14:textId="0392ED2A" w:rsidR="002A2AE0" w:rsidRPr="00182A4C" w:rsidDel="0065404A" w:rsidRDefault="002A2AE0" w:rsidP="00334A3C">
            <w:pPr>
              <w:rPr>
                <w:del w:id="1730" w:author="Parks, Robbie M" w:date="2019-01-10T10:18:00Z"/>
                <w:rFonts w:eastAsia="Times New Roman"/>
                <w:color w:val="000000"/>
                <w:sz w:val="18"/>
                <w:szCs w:val="18"/>
              </w:rPr>
            </w:pPr>
            <w:del w:id="1731" w:author="Parks, Robbie M" w:date="2019-01-10T10:18:00Z">
              <w:r w:rsidRPr="00182A4C" w:rsidDel="0065404A">
                <w:rPr>
                  <w:rFonts w:eastAsia="Times New Roman"/>
                  <w:color w:val="000000"/>
                  <w:sz w:val="18"/>
                  <w:szCs w:val="18"/>
                </w:rPr>
                <w:delText xml:space="preserve"> 0.52 (-0.16, 1.21)</w:delText>
              </w:r>
            </w:del>
          </w:p>
        </w:tc>
        <w:tc>
          <w:tcPr>
            <w:tcW w:w="1335" w:type="dxa"/>
            <w:shd w:val="clear" w:color="auto" w:fill="auto"/>
            <w:noWrap/>
            <w:vAlign w:val="bottom"/>
            <w:hideMark/>
          </w:tcPr>
          <w:p w14:paraId="4DE52902" w14:textId="78030E0D" w:rsidR="002A2AE0" w:rsidRPr="00182A4C" w:rsidDel="0065404A" w:rsidRDefault="002A2AE0" w:rsidP="00334A3C">
            <w:pPr>
              <w:rPr>
                <w:del w:id="1732" w:author="Parks, Robbie M" w:date="2019-01-10T10:18:00Z"/>
                <w:rFonts w:eastAsia="Times New Roman"/>
                <w:color w:val="000000"/>
                <w:sz w:val="18"/>
                <w:szCs w:val="18"/>
              </w:rPr>
            </w:pPr>
            <w:del w:id="1733" w:author="Parks, Robbie M" w:date="2019-01-10T10:18:00Z">
              <w:r w:rsidRPr="00182A4C" w:rsidDel="0065404A">
                <w:rPr>
                  <w:rFonts w:eastAsia="Times New Roman"/>
                  <w:color w:val="000000"/>
                  <w:sz w:val="18"/>
                  <w:szCs w:val="18"/>
                </w:rPr>
                <w:delText xml:space="preserve"> 0.91 </w:delText>
              </w:r>
            </w:del>
            <w:del w:id="1734" w:author="Parks, Robbie M" w:date="2019-01-10T10:13:00Z">
              <w:r w:rsidRPr="00182A4C" w:rsidDel="008916F4">
                <w:rPr>
                  <w:rFonts w:eastAsia="Times New Roman"/>
                  <w:color w:val="000000"/>
                  <w:sz w:val="18"/>
                  <w:szCs w:val="18"/>
                </w:rPr>
                <w:delText xml:space="preserve">( </w:delText>
              </w:r>
            </w:del>
            <w:del w:id="1735" w:author="Parks, Robbie M" w:date="2019-01-10T10:18:00Z">
              <w:r w:rsidRPr="00182A4C" w:rsidDel="0065404A">
                <w:rPr>
                  <w:rFonts w:eastAsia="Times New Roman"/>
                  <w:color w:val="000000"/>
                  <w:sz w:val="18"/>
                  <w:szCs w:val="18"/>
                </w:rPr>
                <w:delText>0.06, 1.77)</w:delText>
              </w:r>
            </w:del>
          </w:p>
        </w:tc>
        <w:tc>
          <w:tcPr>
            <w:tcW w:w="1335" w:type="dxa"/>
            <w:shd w:val="clear" w:color="auto" w:fill="auto"/>
            <w:noWrap/>
            <w:vAlign w:val="bottom"/>
            <w:hideMark/>
          </w:tcPr>
          <w:p w14:paraId="6B63002D" w14:textId="283EFA04" w:rsidR="002A2AE0" w:rsidRPr="00182A4C" w:rsidDel="0065404A" w:rsidRDefault="002A2AE0" w:rsidP="00334A3C">
            <w:pPr>
              <w:rPr>
                <w:del w:id="1736" w:author="Parks, Robbie M" w:date="2019-01-10T10:18:00Z"/>
                <w:rFonts w:eastAsia="Times New Roman"/>
                <w:color w:val="000000"/>
                <w:sz w:val="18"/>
                <w:szCs w:val="18"/>
              </w:rPr>
            </w:pPr>
            <w:del w:id="1737" w:author="Parks, Robbie M" w:date="2019-01-10T10:18:00Z">
              <w:r w:rsidRPr="00182A4C" w:rsidDel="0065404A">
                <w:rPr>
                  <w:rFonts w:eastAsia="Times New Roman"/>
                  <w:color w:val="000000"/>
                  <w:sz w:val="18"/>
                  <w:szCs w:val="18"/>
                </w:rPr>
                <w:delText xml:space="preserve"> 0.78 (-0.53, 2.13)</w:delText>
              </w:r>
            </w:del>
          </w:p>
        </w:tc>
      </w:tr>
    </w:tbl>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4" w:author="Bennett, James E" w:date="2019-01-11T16:32:00Z" w:initials="BJE">
    <w:p w14:paraId="2B90D55F" w14:textId="77777777" w:rsidR="00206DE6" w:rsidRDefault="00206DE6">
      <w:pPr>
        <w:pStyle w:val="CommentText"/>
      </w:pPr>
      <w:r>
        <w:rPr>
          <w:rStyle w:val="CommentReference"/>
        </w:rPr>
        <w:annotationRef/>
      </w:r>
      <w:r>
        <w:t>Can we say what countries the review covered?</w:t>
      </w:r>
    </w:p>
    <w:p w14:paraId="64FDD2BC" w14:textId="2270347A" w:rsidR="00206DE6" w:rsidRDefault="00206DE6">
      <w:pPr>
        <w:pStyle w:val="CommentText"/>
      </w:pPr>
      <w:r>
        <w:t>I guess I am confused by what moderate temps means, does it mean that at higher temps there were different risks? Or does it mean temperatures in countries with temperate climates (I think temperate climates is a recognised phrase)</w:t>
      </w:r>
    </w:p>
  </w:comment>
  <w:comment w:id="209" w:author="Bennett, James E" w:date="2019-01-11T16:36:00Z" w:initials="BJE">
    <w:p w14:paraId="150FB555" w14:textId="77777777" w:rsidR="00206DE6" w:rsidRDefault="00206DE6">
      <w:pPr>
        <w:pStyle w:val="CommentText"/>
      </w:pPr>
    </w:p>
    <w:p w14:paraId="209438EF" w14:textId="73C32CD7" w:rsidR="00206DE6" w:rsidRDefault="00206DE6">
      <w:pPr>
        <w:pStyle w:val="CommentText"/>
      </w:pPr>
      <w:r>
        <w:t xml:space="preserve">If </w:t>
      </w:r>
      <w:proofErr w:type="gramStart"/>
      <w:r>
        <w:t>warmer</w:t>
      </w:r>
      <w:proofErr w:type="gramEnd"/>
      <w:r>
        <w:t xml:space="preserve"> then more likely to be outdoors which balances more falls outdoors relative to indoors with it being less slippery outdoors.</w:t>
      </w:r>
    </w:p>
    <w:p w14:paraId="219C33B6" w14:textId="768641A6" w:rsidR="00206DE6" w:rsidRDefault="00206DE6">
      <w:pPr>
        <w:pStyle w:val="CommentText"/>
      </w:pPr>
    </w:p>
    <w:p w14:paraId="48888B76" w14:textId="77777777" w:rsidR="00206DE6" w:rsidRDefault="00206DE6" w:rsidP="00FD3259">
      <w:pPr>
        <w:pStyle w:val="CommentText"/>
      </w:pPr>
      <w:r>
        <w:rPr>
          <w:rStyle w:val="CommentReference"/>
        </w:rPr>
        <w:annotationRef/>
      </w:r>
      <w:r>
        <w:t>Check the logic of these 2 sentences and then combine into one.</w:t>
      </w:r>
    </w:p>
    <w:p w14:paraId="1791798A" w14:textId="77777777" w:rsidR="00206DE6" w:rsidRDefault="00206DE6">
      <w:pPr>
        <w:pStyle w:val="CommentText"/>
      </w:pPr>
    </w:p>
    <w:p w14:paraId="45EB55D8" w14:textId="26E7AAE7" w:rsidR="00206DE6" w:rsidRDefault="00206DE6">
      <w:pPr>
        <w:pStyle w:val="CommentText"/>
      </w:pPr>
    </w:p>
  </w:comment>
  <w:comment w:id="247" w:author="Bennett, James E" w:date="2019-01-11T16:55:00Z" w:initials="BJE">
    <w:p w14:paraId="134BB175" w14:textId="2AC88825" w:rsidR="00206DE6" w:rsidRDefault="00206DE6">
      <w:pPr>
        <w:pStyle w:val="CommentText"/>
      </w:pPr>
      <w:r>
        <w:rPr>
          <w:rStyle w:val="CommentReference"/>
        </w:rPr>
        <w:annotationRef/>
      </w:r>
      <w:r>
        <w:t xml:space="preserve">I would remove all this lot because without any link specifically to drowning data or anomalous temp, it is not </w:t>
      </w:r>
      <w:proofErr w:type="gramStart"/>
      <w:r>
        <w:t>really relevant</w:t>
      </w:r>
      <w:proofErr w:type="gramEnd"/>
      <w:r>
        <w:t xml:space="preserve"> is it?</w:t>
      </w:r>
    </w:p>
  </w:comment>
  <w:comment w:id="267" w:author="Bennett, James E" w:date="2019-01-11T16:28:00Z" w:initials="BJE">
    <w:p w14:paraId="2D505C95" w14:textId="6FD17F77" w:rsidR="00206DE6" w:rsidRDefault="00206DE6">
      <w:pPr>
        <w:pStyle w:val="CommentText"/>
      </w:pPr>
      <w:r>
        <w:rPr>
          <w:rStyle w:val="CommentReference"/>
        </w:rPr>
        <w:annotationRef/>
      </w:r>
      <w:r>
        <w:t>Do you want to say climate change? Or temperature? Depends on the research studies but probably temperature?</w:t>
      </w:r>
    </w:p>
  </w:comment>
  <w:comment w:id="288" w:author="Bennett, James E" w:date="2019-01-09T10:52:00Z" w:initials="BJE">
    <w:p w14:paraId="191318E8" w14:textId="77777777" w:rsidR="00206DE6" w:rsidRDefault="00206DE6">
      <w:pPr>
        <w:pStyle w:val="CommentText"/>
      </w:pPr>
      <w:r>
        <w:rPr>
          <w:rStyle w:val="CommentReference"/>
        </w:rPr>
        <w:annotationRef/>
      </w:r>
      <w:r>
        <w:t>Makes more sense to move this to the end of the section – i.e. first list what research there is and then say but more is needed. Saying it first and then listing the research makes it a bit confused.</w:t>
      </w:r>
    </w:p>
    <w:p w14:paraId="6ADA5EB8" w14:textId="0E46BD0F" w:rsidR="00206DE6" w:rsidRDefault="00206DE6">
      <w:pPr>
        <w:pStyle w:val="CommentText"/>
      </w:pPr>
      <w:r>
        <w:t>Do you want to say climate change in this sentence or can we use temperature instead? Or you could say “into temperature, and more broadly climate change, and mental health” ?</w:t>
      </w:r>
    </w:p>
  </w:comment>
  <w:comment w:id="317" w:author="Bennett, James E" w:date="2019-01-11T16:27:00Z" w:initials="BJE">
    <w:p w14:paraId="34CEBB3D" w14:textId="10EA624C" w:rsidR="00206DE6" w:rsidRDefault="00206DE6">
      <w:pPr>
        <w:pStyle w:val="CommentText"/>
      </w:pPr>
      <w:r>
        <w:rPr>
          <w:rStyle w:val="CommentReference"/>
        </w:rPr>
        <w:annotationRef/>
      </w:r>
      <w:r>
        <w:t>Is this how the groups are referred to elsewhere in the paper?</w:t>
      </w:r>
    </w:p>
  </w:comment>
  <w:comment w:id="325" w:author="Bennett, James E" w:date="2019-01-11T16:25:00Z" w:initials="BJE">
    <w:p w14:paraId="5CBFD476" w14:textId="7F7A6CEC" w:rsidR="00206DE6" w:rsidRDefault="00206DE6">
      <w:pPr>
        <w:pStyle w:val="CommentText"/>
      </w:pPr>
      <w:r>
        <w:rPr>
          <w:rStyle w:val="CommentReference"/>
        </w:rPr>
        <w:annotationRef/>
      </w:r>
      <w:r>
        <w:t>Looking at the NCC E+W paper, shouldn’t the sensitivity analysis and then strengths and weaknesses paragraphs be above here (in that order I think</w:t>
      </w:r>
      <w:proofErr w:type="gramStart"/>
      <w:r>
        <w:t>) ?</w:t>
      </w:r>
      <w:proofErr w:type="gramEnd"/>
    </w:p>
  </w:comment>
  <w:comment w:id="404" w:author="Ezzati, Majid" w:date="2018-12-30T21:27:00Z" w:initials="EM">
    <w:p w14:paraId="6605938E" w14:textId="5E6FE779" w:rsidR="00206DE6" w:rsidRDefault="00206DE6">
      <w:pPr>
        <w:pStyle w:val="CommentText"/>
      </w:pPr>
      <w:r>
        <w:rPr>
          <w:rStyle w:val="CommentReference"/>
        </w:rPr>
        <w:annotationRef/>
      </w:r>
      <w:r>
        <w:t>Remove spacing between lines</w:t>
      </w:r>
    </w:p>
  </w:comment>
  <w:comment w:id="405" w:author="Parks, Robbie M" w:date="2019-01-10T11:49:00Z" w:initials="PRM">
    <w:p w14:paraId="0800FB6B" w14:textId="5EE360CD" w:rsidR="00206DE6" w:rsidRDefault="00206DE6">
      <w:pPr>
        <w:pStyle w:val="CommentText"/>
      </w:pPr>
      <w:r>
        <w:rPr>
          <w:rStyle w:val="CommentReference"/>
        </w:rPr>
        <w:annotationRef/>
      </w:r>
      <w:r>
        <w:t>I will do this when we submit, as every time I edit references it resets</w:t>
      </w:r>
    </w:p>
  </w:comment>
  <w:comment w:id="453" w:author="Ezzati, Majid" w:date="2018-12-30T21:43:00Z" w:initials="EM">
    <w:p w14:paraId="6B5646F7" w14:textId="272433BF" w:rsidR="00206DE6" w:rsidRDefault="00206DE6">
      <w:pPr>
        <w:pStyle w:val="CommentText"/>
      </w:pPr>
      <w:r>
        <w:rPr>
          <w:rStyle w:val="CommentReference"/>
        </w:rPr>
        <w:annotationRef/>
      </w:r>
      <w:r>
        <w:t>Order consistently throughout</w:t>
      </w:r>
    </w:p>
  </w:comment>
  <w:comment w:id="468" w:author="Ezzati, Majid" w:date="2018-12-30T21:44:00Z" w:initials="EM">
    <w:p w14:paraId="72A85927" w14:textId="2B64BFEC" w:rsidR="00206DE6" w:rsidRDefault="00206DE6">
      <w:pPr>
        <w:pStyle w:val="CommentText"/>
      </w:pPr>
      <w:r>
        <w:rPr>
          <w:rStyle w:val="CommentReference"/>
        </w:rPr>
        <w:annotationRef/>
      </w:r>
      <w:r>
        <w:t>complete</w:t>
      </w:r>
    </w:p>
  </w:comment>
  <w:comment w:id="1347" w:author="Ezzati, Majid" w:date="2018-12-30T21:45:00Z" w:initials="EM">
    <w:p w14:paraId="3A98E373" w14:textId="179EF249" w:rsidR="00206DE6" w:rsidRDefault="00206DE6">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FDD2BC" w15:done="0"/>
  <w15:commentEx w15:paraId="45EB55D8" w15:done="0"/>
  <w15:commentEx w15:paraId="134BB175" w15:done="0"/>
  <w15:commentEx w15:paraId="2D505C95" w15:done="0"/>
  <w15:commentEx w15:paraId="6ADA5EB8" w15:done="0"/>
  <w15:commentEx w15:paraId="34CEBB3D" w15:done="0"/>
  <w15:commentEx w15:paraId="5CBFD476" w15:done="0"/>
  <w15:commentEx w15:paraId="6605938E" w15:done="0"/>
  <w15:commentEx w15:paraId="0800FB6B" w15:paraIdParent="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44281" w14:textId="77777777" w:rsidR="00206DE6" w:rsidRDefault="00206DE6">
      <w:r>
        <w:separator/>
      </w:r>
    </w:p>
  </w:endnote>
  <w:endnote w:type="continuationSeparator" w:id="0">
    <w:p w14:paraId="7048B46D" w14:textId="77777777" w:rsidR="00206DE6" w:rsidRDefault="00206DE6">
      <w:r>
        <w:continuationSeparator/>
      </w:r>
    </w:p>
  </w:endnote>
  <w:endnote w:type="continuationNotice" w:id="1">
    <w:p w14:paraId="6FB5D2E0" w14:textId="77777777" w:rsidR="00206DE6" w:rsidRDefault="00206D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206DE6" w:rsidRDefault="00206D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06DE6" w:rsidRDefault="00206DE6"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F27D324" w:rsidR="00206DE6" w:rsidRDefault="00206DE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3F8F309C" w14:textId="77777777" w:rsidR="00206DE6" w:rsidRDefault="00206DE6"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DF3361" w14:textId="77777777" w:rsidR="00206DE6" w:rsidRDefault="00206DE6">
      <w:r>
        <w:separator/>
      </w:r>
    </w:p>
  </w:footnote>
  <w:footnote w:type="continuationSeparator" w:id="0">
    <w:p w14:paraId="5786DF5A" w14:textId="77777777" w:rsidR="00206DE6" w:rsidRDefault="00206DE6">
      <w:r>
        <w:continuationSeparator/>
      </w:r>
    </w:p>
  </w:footnote>
  <w:footnote w:type="continuationNotice" w:id="1">
    <w:p w14:paraId="0AB95A87" w14:textId="77777777" w:rsidR="00206DE6" w:rsidRDefault="00206D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None" w15:userId="Parks, Robbie M"/>
  </w15:person>
  <w15:person w15:author="Bennett, James E">
    <w15:presenceInfo w15:providerId="AD" w15:userId="S::umahx99@ic.ac.uk::69b75617-9440-4f3c-8dd3-68616e7e15e7"/>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40020"/>
    <w:rsid w:val="00B409E8"/>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630B162-DB2B-40EC-9D59-74E988C534B7}">
  <ds:schemaRefs>
    <ds:schemaRef ds:uri="http://schemas.openxmlformats.org/officeDocument/2006/bibliography"/>
  </ds:schemaRefs>
</ds:datastoreItem>
</file>

<file path=customXml/itemProps2.xml><?xml version="1.0" encoding="utf-8"?>
<ds:datastoreItem xmlns:ds="http://schemas.openxmlformats.org/officeDocument/2006/customXml" ds:itemID="{4CDA66F2-57EB-4DAF-95CB-E0E49F4EC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22</Pages>
  <Words>35963</Words>
  <Characters>204991</Characters>
  <Application>Microsoft Office Word</Application>
  <DocSecurity>0</DocSecurity>
  <Lines>1708</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Bennett, James E</cp:lastModifiedBy>
  <cp:revision>12</cp:revision>
  <cp:lastPrinted>2018-12-07T15:24:00Z</cp:lastPrinted>
  <dcterms:created xsi:type="dcterms:W3CDTF">2019-01-11T11:44:00Z</dcterms:created>
  <dcterms:modified xsi:type="dcterms:W3CDTF">2019-01-11T17:00:00Z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