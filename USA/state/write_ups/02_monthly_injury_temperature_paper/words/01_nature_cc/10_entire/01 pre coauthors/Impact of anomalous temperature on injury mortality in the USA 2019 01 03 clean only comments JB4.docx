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r w:rsidR="001B6F2C" w:rsidRPr="009D33F9">
        <w:rPr>
          <w:color w:val="000000" w:themeColor="text1"/>
        </w:rPr>
        <w:t>1</w:t>
      </w:r>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57A4FC22" w:rsidR="00F34EC4" w:rsidRDefault="00F53433" w:rsidP="00886AE3">
      <w:pPr>
        <w:spacing w:line="480" w:lineRule="auto"/>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r w:rsidR="00CB4D3C" w:rsidRPr="00CE6FD4">
        <w:rPr>
          <w:color w:val="000000" w:themeColor="text1"/>
        </w:rPr>
        <w:t>1</w:t>
      </w:r>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r w:rsidR="004D784E" w:rsidRPr="00091E0C">
        <w:t>by sex</w:t>
      </w:r>
      <w:r w:rsidRPr="00F53433">
        <w:t xml:space="preserve"> </w:t>
      </w:r>
      <w:r w:rsidRPr="00091E0C">
        <w:t xml:space="preserve">and age group </w:t>
      </w:r>
      <w:r w:rsidR="004D784E" w:rsidRPr="00091E0C">
        <w:t xml:space="preserve">(Figure </w:t>
      </w:r>
      <w:r w:rsidR="00CB4D3C">
        <w:t>1</w:t>
      </w:r>
      <w:r w:rsidR="004D784E" w:rsidRPr="00091E0C">
        <w:t>).</w:t>
      </w:r>
      <w:r>
        <w:t xml:space="preserve"> </w:t>
      </w:r>
      <w:r w:rsidR="00096862">
        <w:t>T</w:t>
      </w:r>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r w:rsidR="00480629" w:rsidRPr="00E566A6">
        <w:t>2</w:t>
      </w:r>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6E766DD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w:t>
      </w:r>
      <w:proofErr w:type="gramStart"/>
      <w:r w:rsidRPr="002B11C6">
        <w:rPr>
          <w:color w:val="000000" w:themeColor="text1"/>
        </w:rPr>
        <w:t>a large number of</w:t>
      </w:r>
      <w:proofErr w:type="gramEnd"/>
      <w:r w:rsidRPr="002B11C6">
        <w:rPr>
          <w:color w:val="000000" w:themeColor="text1"/>
        </w:rPr>
        <w:t xml:space="preserve">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6F6984EE"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49F759E9" w:rsidR="00C60C27" w:rsidRDefault="00BF3738" w:rsidP="00886AE3">
      <w:pPr>
        <w:spacing w:line="480" w:lineRule="auto"/>
      </w:pPr>
      <w:r>
        <w:t>Using the</w:t>
      </w:r>
      <w:r w:rsidR="00955652" w:rsidRPr="004326BD">
        <w:t xml:space="preserve"> estimated associations </w:t>
      </w:r>
      <w:r>
        <w:t>between injury death rates and temperature anom</w:t>
      </w:r>
      <w:r w:rsidR="004478EB">
        <w:t>a</w:t>
      </w:r>
      <w:r>
        <w:t>ly</w:t>
      </w:r>
      <w:r w:rsidR="00955652" w:rsidRPr="004326BD">
        <w:t>, there would be an additional 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r w:rsidR="002F29BA">
        <w:t>47</w:t>
      </w:r>
      <w:r w:rsidR="00955652" w:rsidRPr="004326BD">
        <w:t xml:space="preserve">% of </w:t>
      </w:r>
      <w:r w:rsidR="00256DE5">
        <w:t xml:space="preserve">all </w:t>
      </w:r>
      <w:r w:rsidR="00955652" w:rsidRPr="004326BD">
        <w:t>injury deaths in 2016</w:t>
      </w:r>
      <w:r w:rsidR="00107AA8" w:rsidRPr="004326BD">
        <w:t xml:space="preserve"> (</w:t>
      </w:r>
      <w:r w:rsidR="00107AA8" w:rsidRPr="00C60C27">
        <w:t xml:space="preserve">Figure </w:t>
      </w:r>
      <w:r w:rsidR="00B44620" w:rsidRPr="00CE6FD4">
        <w:t>4</w:t>
      </w:r>
      <w:r w:rsidR="00107AA8" w:rsidRPr="00C60C27">
        <w:t>)</w:t>
      </w:r>
      <w:r w:rsidR="00955652" w:rsidRPr="00C60C27">
        <w:t>.</w:t>
      </w:r>
      <w:r w:rsidR="001349B6" w:rsidRPr="00C60C27">
        <w:t xml:space="preserve"> </w:t>
      </w:r>
      <w:r w:rsidR="00D014BD">
        <w:t xml:space="preserve">By gender, </w:t>
      </w:r>
      <w:r w:rsidR="001349B6" w:rsidRPr="003017A9">
        <w:t xml:space="preserve">87% of additional deaths </w:t>
      </w:r>
      <w:r w:rsidR="00430580">
        <w:t xml:space="preserve">would occur </w:t>
      </w:r>
      <w:r w:rsidR="001349B6" w:rsidRPr="003017A9">
        <w:t>in males and 13% in females.</w:t>
      </w:r>
      <w:r w:rsidR="006055C9">
        <w:t xml:space="preserve"> By age,</w:t>
      </w:r>
      <w:r w:rsidR="001349B6" w:rsidRPr="003017A9">
        <w:t xml:space="preserve"> </w:t>
      </w:r>
      <w:r w:rsidR="00DC1E6C">
        <w:t>80</w:t>
      </w:r>
      <w:r w:rsidR="001349B6" w:rsidRPr="003017A9">
        <w:t>% of all deaths</w:t>
      </w:r>
      <w:r w:rsidR="00C91B02" w:rsidRPr="003017A9">
        <w:t xml:space="preserve"> would </w:t>
      </w:r>
      <w:r w:rsidR="00E24CAF">
        <w:t xml:space="preserve">occur </w:t>
      </w:r>
      <w:del w:id="0" w:author="Bennett, James E" w:date="2019-01-03T16:58:00Z">
        <w:r w:rsidR="00E24CAF" w:rsidDel="003E30D6">
          <w:delText xml:space="preserve">with </w:delText>
        </w:r>
      </w:del>
      <w:ins w:id="1" w:author="Bennett, James E" w:date="2019-01-03T16:58:00Z">
        <w:r w:rsidR="003E30D6">
          <w:t xml:space="preserve">in </w:t>
        </w:r>
      </w:ins>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r w:rsidR="008215A5">
        <w:t>would be</w:t>
      </w:r>
      <w:r w:rsidR="008215A5" w:rsidRPr="003017A9">
        <w:t xml:space="preserve"> </w:t>
      </w:r>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1843D78E" w:rsidR="00C21FFF" w:rsidRDefault="00B17F42" w:rsidP="00886AE3">
      <w:pPr>
        <w:spacing w:line="480" w:lineRule="auto"/>
      </w:pPr>
      <w:r>
        <w:t>Only</w:t>
      </w:r>
      <w:r w:rsidR="00BD4533" w:rsidRPr="003017A9">
        <w:t xml:space="preserve"> </w:t>
      </w:r>
      <w:r w:rsidR="00BC291C" w:rsidRPr="003017A9">
        <w:t>deaths</w:t>
      </w:r>
      <w:r w:rsidR="00C325E0" w:rsidRPr="003017A9">
        <w:t xml:space="preserve"> from falls</w:t>
      </w:r>
      <w:r>
        <w:t xml:space="preserve"> would experience a decrease in deaths</w:t>
      </w:r>
      <w:r w:rsidR="00BC291C" w:rsidRPr="003017A9">
        <w:t xml:space="preserve">, largely </w:t>
      </w:r>
      <w:r w:rsidR="00C91B02" w:rsidRPr="003017A9">
        <w:t>as a result of</w:t>
      </w:r>
      <w:r w:rsidR="00BC291C"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r w:rsidR="00DE30F7">
        <w:t xml:space="preserve">deaths of </w:t>
      </w:r>
      <w:r w:rsidR="006205BD" w:rsidRPr="003017A9">
        <w:t>oldest</w:t>
      </w:r>
      <w:r w:rsidR="00EF44AE" w:rsidRPr="003017A9">
        <w:t xml:space="preserve"> males and females </w:t>
      </w:r>
      <w:r w:rsidR="00DE30F7">
        <w:t xml:space="preserve">from all injuries </w:t>
      </w:r>
      <w:r w:rsidR="00EF44AE" w:rsidRPr="003017A9">
        <w:t>due to decrease in falls deaths</w:t>
      </w:r>
      <w:r w:rsidR="00156710" w:rsidRPr="003017A9">
        <w:t>.</w:t>
      </w:r>
      <w:r w:rsidR="00E440F0">
        <w:t xml:space="preserve"> Within the year, summers would see the largest rise in drowning compared with other </w:t>
      </w:r>
      <w:r w:rsidR="00E440F0">
        <w:lastRenderedPageBreak/>
        <w:t>times of the year, especially male drowning. Winters would see the largest decrease in falls. The association with additional transport deaths by is largely independent of season.</w:t>
      </w:r>
    </w:p>
    <w:p w14:paraId="5384350F" w14:textId="77777777" w:rsidR="00C21FFF" w:rsidRPr="00EF44EF" w:rsidRDefault="00C21FFF" w:rsidP="00886AE3"/>
    <w:p w14:paraId="45458504" w14:textId="10573694" w:rsidR="00852290" w:rsidRPr="00886AE3" w:rsidRDefault="00C21FFF" w:rsidP="00886AE3">
      <w:pPr>
        <w:spacing w:line="480" w:lineRule="auto"/>
        <w:rPr>
          <w:rFonts w:eastAsia="Times New Roman"/>
          <w:color w:val="000000"/>
        </w:rPr>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r w:rsidR="00AC1365">
        <w:t>would be</w:t>
      </w:r>
      <w:del w:id="2" w:author="Bennett, James E" w:date="2019-01-03T16:59:00Z">
        <w:r w:rsidR="00AC1365" w:rsidDel="003A66B0">
          <w:delText xml:space="preserve"> in</w:delText>
        </w:r>
      </w:del>
      <w:r w:rsidR="00AC1365">
        <w:t xml:space="preserve"> </w:t>
      </w:r>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r w:rsidR="00030067">
        <w:t>would be</w:t>
      </w:r>
      <w:r w:rsidR="00030067" w:rsidRPr="003017A9">
        <w:t xml:space="preserve"> </w:t>
      </w:r>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32241E08" w14:textId="2278B9A6" w:rsidR="005B36C6" w:rsidRDefault="005B36C6" w:rsidP="00CE6FD4">
      <w:pPr>
        <w:spacing w:line="480" w:lineRule="auto"/>
        <w:rPr>
          <w:b/>
        </w:rPr>
      </w:pPr>
    </w:p>
    <w:p w14:paraId="21807569" w14:textId="6AF61CD0" w:rsidR="00B119D5" w:rsidRDefault="00621835" w:rsidP="00557C12">
      <w:pPr>
        <w:rPr>
          <w:i/>
        </w:rPr>
      </w:pPr>
      <w:commentRangeStart w:id="3"/>
      <w:r w:rsidRPr="00886AE3">
        <w:rPr>
          <w:i/>
        </w:rPr>
        <w:t>How do we compare with prior studies?</w:t>
      </w:r>
      <w:commentRangeEnd w:id="3"/>
      <w:r w:rsidR="005E0E94">
        <w:rPr>
          <w:rStyle w:val="CommentReference"/>
          <w:rFonts w:asciiTheme="minorHAnsi" w:hAnsiTheme="minorHAnsi" w:cstheme="minorBidi"/>
          <w:lang w:eastAsia="en-US"/>
        </w:rPr>
        <w:commentReference w:id="3"/>
      </w:r>
    </w:p>
    <w:p w14:paraId="7F7AE531" w14:textId="77777777" w:rsidR="00483467" w:rsidRDefault="00483467" w:rsidP="00557C12">
      <w:pPr>
        <w:rPr>
          <w:i/>
        </w:rPr>
      </w:pPr>
    </w:p>
    <w:p w14:paraId="71F824B6" w14:textId="7595AE41" w:rsidR="00483467" w:rsidRPr="00886AE3" w:rsidRDefault="00451818" w:rsidP="00886AE3">
      <w:pPr>
        <w:pStyle w:val="ListParagraph"/>
        <w:numPr>
          <w:ilvl w:val="0"/>
          <w:numId w:val="11"/>
        </w:numPr>
        <w:spacing w:after="0" w:line="240" w:lineRule="auto"/>
        <w:rPr>
          <w:rFonts w:ascii="Times New Roman" w:hAnsi="Times New Roman"/>
          <w:sz w:val="24"/>
          <w:szCs w:val="24"/>
        </w:rPr>
      </w:pPr>
      <w:r>
        <w:rPr>
          <w:rFonts w:ascii="Times New Roman" w:hAnsi="Times New Roman"/>
          <w:sz w:val="24"/>
          <w:szCs w:val="24"/>
        </w:rPr>
        <w:t xml:space="preserve">A study of US counties showed that an increase of </w:t>
      </w:r>
      <w:r w:rsidRPr="00EA3450">
        <w:rPr>
          <w:rFonts w:ascii="Times New Roman" w:eastAsia="Times New Roman" w:hAnsi="Times New Roman"/>
          <w:bCs/>
          <w:color w:val="222222"/>
          <w:sz w:val="24"/>
          <w:szCs w:val="24"/>
          <w:shd w:val="clear" w:color="auto" w:fill="FFFFFF"/>
          <w:lang w:eastAsia="en-GB"/>
        </w:rPr>
        <w:t>1</w:t>
      </w:r>
      <w:r w:rsidRPr="00EA3450">
        <w:rPr>
          <w:rFonts w:ascii="Times New Roman" w:hAnsi="Times New Roman"/>
          <w:bCs/>
          <w:color w:val="000000" w:themeColor="text1"/>
          <w:sz w:val="24"/>
          <w:szCs w:val="24"/>
        </w:rPr>
        <w:t>°C</w:t>
      </w:r>
      <w:r>
        <w:rPr>
          <w:rFonts w:ascii="Times New Roman" w:hAnsi="Times New Roman"/>
          <w:bCs/>
          <w:color w:val="000000" w:themeColor="text1"/>
          <w:sz w:val="24"/>
          <w:szCs w:val="24"/>
        </w:rPr>
        <w:t xml:space="preserve"> in temperature leads to an </w:t>
      </w:r>
      <w:r w:rsidR="004B4DC2">
        <w:rPr>
          <w:rFonts w:ascii="Times New Roman" w:hAnsi="Times New Roman"/>
          <w:bCs/>
          <w:color w:val="000000" w:themeColor="text1"/>
          <w:sz w:val="24"/>
          <w:szCs w:val="24"/>
        </w:rPr>
        <w:t xml:space="preserve">all-age </w:t>
      </w:r>
      <w:r>
        <w:rPr>
          <w:rFonts w:ascii="Times New Roman" w:hAnsi="Times New Roman"/>
          <w:bCs/>
          <w:color w:val="000000" w:themeColor="text1"/>
          <w:sz w:val="24"/>
          <w:szCs w:val="24"/>
        </w:rPr>
        <w:t>increase of suicide incidence of 0.7%,</w:t>
      </w:r>
      <w:r w:rsidR="006003A1">
        <w:rPr>
          <w:rFonts w:ascii="Times New Roman" w:hAnsi="Times New Roman"/>
          <w:bCs/>
          <w:color w:val="000000" w:themeColor="text1"/>
          <w:sz w:val="24"/>
          <w:szCs w:val="24"/>
        </w:rPr>
        <w:fldChar w:fldCharType="begin" w:fldLock="1"/>
      </w:r>
      <w:r w:rsidR="00DC7F53">
        <w:rPr>
          <w:rFonts w:ascii="Times New Roman" w:hAnsi="Times New Roman"/>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rFonts w:ascii="Times New Roman" w:hAnsi="Times New Roman"/>
          <w:bCs/>
          <w:color w:val="000000" w:themeColor="text1"/>
          <w:sz w:val="24"/>
          <w:szCs w:val="24"/>
        </w:rPr>
        <w:fldChar w:fldCharType="separate"/>
      </w:r>
      <w:r w:rsidR="006003A1" w:rsidRPr="006003A1">
        <w:rPr>
          <w:rFonts w:ascii="Times New Roman" w:hAnsi="Times New Roman"/>
          <w:bCs/>
          <w:noProof/>
          <w:color w:val="000000" w:themeColor="text1"/>
          <w:sz w:val="24"/>
          <w:szCs w:val="24"/>
          <w:vertAlign w:val="superscript"/>
        </w:rPr>
        <w:t>6</w:t>
      </w:r>
      <w:r w:rsidR="006003A1">
        <w:rPr>
          <w:rFonts w:ascii="Times New Roman" w:hAnsi="Times New Roman"/>
          <w:bCs/>
          <w:color w:val="000000" w:themeColor="text1"/>
          <w:sz w:val="24"/>
          <w:szCs w:val="24"/>
        </w:rPr>
        <w:fldChar w:fldCharType="end"/>
      </w:r>
      <w:r>
        <w:rPr>
          <w:rFonts w:ascii="Times New Roman" w:hAnsi="Times New Roman"/>
          <w:bCs/>
          <w:color w:val="000000" w:themeColor="text1"/>
          <w:sz w:val="24"/>
          <w:szCs w:val="24"/>
        </w:rPr>
        <w:t xml:space="preserve"> compared to our </w:t>
      </w:r>
      <w:r w:rsidR="00BB73FD">
        <w:rPr>
          <w:rFonts w:ascii="Times New Roman" w:hAnsi="Times New Roman"/>
          <w:bCs/>
          <w:color w:val="000000" w:themeColor="text1"/>
          <w:sz w:val="24"/>
          <w:szCs w:val="24"/>
        </w:rPr>
        <w:t xml:space="preserve">results of 0.44% - 1% in males across age groups and </w:t>
      </w:r>
      <w:r w:rsidR="001648C7">
        <w:rPr>
          <w:rFonts w:ascii="Times New Roman" w:hAnsi="Times New Roman"/>
          <w:bCs/>
          <w:color w:val="000000" w:themeColor="text1"/>
          <w:sz w:val="24"/>
          <w:szCs w:val="24"/>
        </w:rPr>
        <w:t>0.39% – 1.47% in females.</w:t>
      </w:r>
    </w:p>
    <w:p w14:paraId="25D32252" w14:textId="2D0BB663" w:rsidR="00BA6275" w:rsidRPr="00886AE3" w:rsidRDefault="00BA6275" w:rsidP="00886AE3">
      <w:pPr>
        <w:pStyle w:val="ListParagraph"/>
        <w:numPr>
          <w:ilvl w:val="0"/>
          <w:numId w:val="11"/>
        </w:numPr>
        <w:spacing w:after="0" w:line="240" w:lineRule="auto"/>
        <w:rPr>
          <w:rFonts w:ascii="Times New Roman" w:hAnsi="Times New Roman"/>
          <w:sz w:val="24"/>
          <w:szCs w:val="24"/>
        </w:rPr>
      </w:pPr>
      <w:commentRangeStart w:id="4"/>
      <w:commentRangeStart w:id="5"/>
      <w:r>
        <w:rPr>
          <w:rFonts w:ascii="Times New Roman" w:hAnsi="Times New Roman"/>
          <w:bCs/>
          <w:color w:val="000000" w:themeColor="text1"/>
          <w:sz w:val="24"/>
          <w:szCs w:val="24"/>
        </w:rPr>
        <w:t>Analysis of hospitals in Boston, Massachusetts, USA, shows increase of hospital admissions for falls of 18% with moderate snow fall,</w:t>
      </w:r>
      <w:r w:rsidR="00DC7F53">
        <w:rPr>
          <w:rFonts w:ascii="Times New Roman" w:hAnsi="Times New Roman"/>
          <w:bCs/>
          <w:color w:val="000000" w:themeColor="text1"/>
          <w:sz w:val="24"/>
          <w:szCs w:val="24"/>
        </w:rPr>
        <w:fldChar w:fldCharType="begin" w:fldLock="1"/>
      </w:r>
      <w:r w:rsidR="000C7717">
        <w:rPr>
          <w:rFonts w:ascii="Times New Roman" w:hAnsi="Times New Roman"/>
          <w:bCs/>
          <w:color w:val="000000" w:themeColor="text1"/>
          <w:sz w:val="24"/>
          <w:szCs w:val="24"/>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13&lt;/sup&gt;","plainTextFormattedCitation":"13","previouslyFormattedCitation":"&lt;sup&gt;14&lt;/sup&gt;"},"properties":{"noteIndex":0},"schema":"https://github.com/citation-style-language/schema/raw/master/csl-citation.json"}</w:instrText>
      </w:r>
      <w:r w:rsidR="00DC7F53">
        <w:rPr>
          <w:rFonts w:ascii="Times New Roman" w:hAnsi="Times New Roman"/>
          <w:bCs/>
          <w:color w:val="000000" w:themeColor="text1"/>
          <w:sz w:val="24"/>
          <w:szCs w:val="24"/>
        </w:rPr>
        <w:fldChar w:fldCharType="separate"/>
      </w:r>
      <w:r w:rsidR="000C7717" w:rsidRPr="000C7717">
        <w:rPr>
          <w:rFonts w:ascii="Times New Roman" w:hAnsi="Times New Roman"/>
          <w:bCs/>
          <w:noProof/>
          <w:color w:val="000000" w:themeColor="text1"/>
          <w:sz w:val="24"/>
          <w:szCs w:val="24"/>
          <w:vertAlign w:val="superscript"/>
        </w:rPr>
        <w:t>13</w:t>
      </w:r>
      <w:r w:rsidR="00DC7F53">
        <w:rPr>
          <w:rFonts w:ascii="Times New Roman" w:hAnsi="Times New Roman"/>
          <w:bCs/>
          <w:color w:val="000000" w:themeColor="text1"/>
          <w:sz w:val="24"/>
          <w:szCs w:val="24"/>
        </w:rPr>
        <w:fldChar w:fldCharType="end"/>
      </w:r>
      <w:r w:rsidR="00DC7F53">
        <w:rPr>
          <w:rFonts w:ascii="Times New Roman" w:hAnsi="Times New Roman"/>
          <w:bCs/>
          <w:color w:val="000000" w:themeColor="text1"/>
          <w:sz w:val="24"/>
          <w:szCs w:val="24"/>
        </w:rPr>
        <w:t xml:space="preserve"> compared to our results of </w:t>
      </w:r>
      <w:r w:rsidR="0053053A">
        <w:rPr>
          <w:rFonts w:ascii="Times New Roman" w:hAnsi="Times New Roman"/>
          <w:bCs/>
          <w:color w:val="000000" w:themeColor="text1"/>
          <w:sz w:val="24"/>
          <w:szCs w:val="24"/>
        </w:rPr>
        <w:t>up to 0.7</w:t>
      </w:r>
      <w:r w:rsidR="00DC7F53">
        <w:rPr>
          <w:rFonts w:ascii="Times New Roman" w:hAnsi="Times New Roman"/>
          <w:bCs/>
          <w:color w:val="000000" w:themeColor="text1"/>
          <w:sz w:val="24"/>
          <w:szCs w:val="24"/>
        </w:rPr>
        <w:t xml:space="preserve">% </w:t>
      </w:r>
      <w:r w:rsidR="0053053A">
        <w:rPr>
          <w:rFonts w:ascii="Times New Roman" w:hAnsi="Times New Roman"/>
          <w:bCs/>
          <w:color w:val="000000" w:themeColor="text1"/>
          <w:sz w:val="24"/>
          <w:szCs w:val="24"/>
        </w:rPr>
        <w:t xml:space="preserve">decrease for </w:t>
      </w:r>
      <w:r w:rsidR="0053053A">
        <w:rPr>
          <w:rFonts w:ascii="Times New Roman" w:hAnsi="Times New Roman"/>
          <w:color w:val="000000" w:themeColor="text1"/>
          <w:sz w:val="24"/>
          <w:szCs w:val="24"/>
        </w:rPr>
        <w:t xml:space="preserve">temperature anomaly </w:t>
      </w:r>
      <w:r w:rsidR="0053053A" w:rsidRPr="00D024C6">
        <w:rPr>
          <w:rFonts w:ascii="Times New Roman" w:hAnsi="Times New Roman"/>
          <w:color w:val="000000" w:themeColor="text1"/>
          <w:sz w:val="24"/>
          <w:szCs w:val="24"/>
        </w:rPr>
        <w:t>of +</w:t>
      </w:r>
      <w:r w:rsidR="0053053A" w:rsidRPr="00886AE3">
        <w:rPr>
          <w:rFonts w:ascii="Times New Roman" w:eastAsia="Times New Roman" w:hAnsi="Times New Roman"/>
          <w:bCs/>
          <w:color w:val="222222"/>
          <w:sz w:val="24"/>
          <w:szCs w:val="24"/>
          <w:shd w:val="clear" w:color="auto" w:fill="FFFFFF"/>
          <w:lang w:eastAsia="en-GB"/>
        </w:rPr>
        <w:t>1</w:t>
      </w:r>
      <w:r w:rsidR="0053053A" w:rsidRPr="00D024C6">
        <w:rPr>
          <w:rFonts w:ascii="Times New Roman" w:hAnsi="Times New Roman"/>
          <w:bCs/>
          <w:color w:val="000000" w:themeColor="text1"/>
          <w:sz w:val="24"/>
          <w:szCs w:val="24"/>
        </w:rPr>
        <w:t>°C</w:t>
      </w:r>
      <w:r w:rsidR="0053053A">
        <w:rPr>
          <w:rFonts w:ascii="Times New Roman" w:hAnsi="Times New Roman"/>
          <w:color w:val="000000" w:themeColor="text1"/>
          <w:sz w:val="24"/>
          <w:szCs w:val="24"/>
        </w:rPr>
        <w:t xml:space="preserve"> </w:t>
      </w:r>
      <w:r w:rsidR="00DC7F53">
        <w:rPr>
          <w:rFonts w:ascii="Times New Roman" w:hAnsi="Times New Roman"/>
          <w:bCs/>
          <w:color w:val="000000" w:themeColor="text1"/>
          <w:sz w:val="24"/>
          <w:szCs w:val="24"/>
        </w:rPr>
        <w:t xml:space="preserve">in males across age groups and </w:t>
      </w:r>
      <w:r w:rsidR="0053053A">
        <w:rPr>
          <w:rFonts w:ascii="Times New Roman" w:hAnsi="Times New Roman"/>
          <w:bCs/>
          <w:color w:val="000000" w:themeColor="text1"/>
          <w:sz w:val="24"/>
          <w:szCs w:val="24"/>
        </w:rPr>
        <w:t>0.4</w:t>
      </w:r>
      <w:r w:rsidR="00DC7F53">
        <w:rPr>
          <w:rFonts w:ascii="Times New Roman" w:hAnsi="Times New Roman"/>
          <w:bCs/>
          <w:color w:val="000000" w:themeColor="text1"/>
          <w:sz w:val="24"/>
          <w:szCs w:val="24"/>
        </w:rPr>
        <w:t>%</w:t>
      </w:r>
      <w:r w:rsidR="0053053A">
        <w:rPr>
          <w:rFonts w:ascii="Times New Roman" w:hAnsi="Times New Roman"/>
          <w:bCs/>
          <w:color w:val="000000" w:themeColor="text1"/>
          <w:sz w:val="24"/>
          <w:szCs w:val="24"/>
        </w:rPr>
        <w:t xml:space="preserve"> decrease</w:t>
      </w:r>
      <w:r w:rsidR="00DC7F53">
        <w:rPr>
          <w:rFonts w:ascii="Times New Roman" w:hAnsi="Times New Roman"/>
          <w:bCs/>
          <w:color w:val="000000" w:themeColor="text1"/>
          <w:sz w:val="24"/>
          <w:szCs w:val="24"/>
        </w:rPr>
        <w:t xml:space="preserve"> in females.</w:t>
      </w:r>
      <w:r>
        <w:rPr>
          <w:rFonts w:ascii="Times New Roman" w:hAnsi="Times New Roman"/>
          <w:bCs/>
          <w:color w:val="000000" w:themeColor="text1"/>
          <w:sz w:val="24"/>
          <w:szCs w:val="24"/>
        </w:rPr>
        <w:t xml:space="preserve">  </w:t>
      </w:r>
      <w:commentRangeEnd w:id="4"/>
      <w:r w:rsidR="00904AE6">
        <w:rPr>
          <w:rStyle w:val="CommentReference"/>
          <w:rFonts w:asciiTheme="minorHAnsi" w:eastAsiaTheme="minorHAnsi" w:hAnsiTheme="minorHAnsi" w:cstheme="minorBidi"/>
        </w:rPr>
        <w:commentReference w:id="4"/>
      </w:r>
      <w:commentRangeEnd w:id="5"/>
      <w:r w:rsidR="00816096">
        <w:rPr>
          <w:rStyle w:val="CommentReference"/>
          <w:rFonts w:asciiTheme="minorHAnsi" w:eastAsiaTheme="minorHAnsi" w:hAnsiTheme="minorHAnsi" w:cstheme="minorBidi"/>
        </w:rPr>
        <w:commentReference w:id="5"/>
      </w:r>
    </w:p>
    <w:p w14:paraId="7CA76644" w14:textId="5497757F" w:rsidR="003017A9" w:rsidRDefault="00A85099" w:rsidP="00886AE3">
      <w:pPr>
        <w:pStyle w:val="ListParagraph"/>
        <w:numPr>
          <w:ilvl w:val="0"/>
          <w:numId w:val="11"/>
        </w:numPr>
        <w:rPr>
          <w:rFonts w:ascii="Times New Roman" w:eastAsia="Times New Roman" w:hAnsi="Times New Roman"/>
          <w:sz w:val="24"/>
          <w:szCs w:val="24"/>
          <w:lang w:eastAsia="en-GB"/>
        </w:rPr>
      </w:pPr>
      <w:commentRangeStart w:id="6"/>
      <w:commentRangeStart w:id="7"/>
      <w:r>
        <w:rPr>
          <w:rFonts w:ascii="Times New Roman" w:eastAsia="Times New Roman" w:hAnsi="Times New Roman"/>
          <w:sz w:val="24"/>
          <w:szCs w:val="24"/>
        </w:rPr>
        <w:t xml:space="preserve">In a review study, </w:t>
      </w:r>
      <w:r w:rsidRPr="008B1C62">
        <w:rPr>
          <w:rFonts w:ascii="Times New Roman" w:eastAsia="Times New Roman" w:hAnsi="Times New Roman"/>
          <w:sz w:val="24"/>
          <w:szCs w:val="24"/>
        </w:rPr>
        <w:t>o</w:t>
      </w:r>
      <w:r w:rsidR="003017A9" w:rsidRPr="00886AE3">
        <w:rPr>
          <w:rFonts w:ascii="Times New Roman" w:eastAsia="Times New Roman" w:hAnsi="Times New Roman"/>
          <w:sz w:val="24"/>
          <w:szCs w:val="24"/>
        </w:rPr>
        <w:t xml:space="preserve">n days with moderate temperatures, the </w:t>
      </w:r>
      <w:del w:id="8" w:author="Bennett, James E" w:date="2019-01-07T16:01:00Z">
        <w:r w:rsidR="003017A9" w:rsidRPr="00886AE3" w:rsidDel="005E0E94">
          <w:rPr>
            <w:rFonts w:ascii="Times New Roman" w:eastAsia="Times New Roman" w:hAnsi="Times New Roman"/>
            <w:sz w:val="24"/>
            <w:szCs w:val="24"/>
          </w:rPr>
          <w:delText xml:space="preserve">increased </w:delText>
        </w:r>
      </w:del>
      <w:ins w:id="9" w:author="Bennett, James E" w:date="2019-01-07T16:01:00Z">
        <w:r w:rsidR="005E0E94">
          <w:rPr>
            <w:rFonts w:ascii="Times New Roman" w:eastAsia="Times New Roman" w:hAnsi="Times New Roman"/>
            <w:sz w:val="24"/>
            <w:szCs w:val="24"/>
          </w:rPr>
          <w:t>additional</w:t>
        </w:r>
        <w:r w:rsidR="005E0E94" w:rsidRPr="00886AE3">
          <w:rPr>
            <w:rFonts w:ascii="Times New Roman" w:eastAsia="Times New Roman" w:hAnsi="Times New Roman"/>
            <w:sz w:val="24"/>
            <w:szCs w:val="24"/>
          </w:rPr>
          <w:t xml:space="preserve"> </w:t>
        </w:r>
      </w:ins>
      <w:r w:rsidR="003017A9" w:rsidRPr="00886AE3">
        <w:rPr>
          <w:rFonts w:ascii="Times New Roman" w:eastAsia="Times New Roman" w:hAnsi="Times New Roman"/>
          <w:sz w:val="24"/>
          <w:szCs w:val="24"/>
        </w:rPr>
        <w:t xml:space="preserve">risk </w:t>
      </w:r>
      <w:r>
        <w:rPr>
          <w:rFonts w:ascii="Times New Roman" w:eastAsia="Times New Roman" w:hAnsi="Times New Roman"/>
          <w:sz w:val="24"/>
          <w:szCs w:val="24"/>
        </w:rPr>
        <w:t xml:space="preserve">for </w:t>
      </w:r>
      <w:ins w:id="10" w:author="Bennett, James E" w:date="2019-01-07T16:01:00Z">
        <w:r w:rsidR="005E0E94">
          <w:rPr>
            <w:rFonts w:ascii="Times New Roman" w:eastAsia="Times New Roman" w:hAnsi="Times New Roman"/>
            <w:sz w:val="24"/>
            <w:szCs w:val="24"/>
          </w:rPr>
          <w:t xml:space="preserve">mortality from </w:t>
        </w:r>
      </w:ins>
      <w:r>
        <w:rPr>
          <w:rFonts w:ascii="Times New Roman" w:eastAsia="Times New Roman" w:hAnsi="Times New Roman"/>
          <w:sz w:val="24"/>
          <w:szCs w:val="24"/>
        </w:rPr>
        <w:t xml:space="preserve">unintentional injuries </w:t>
      </w:r>
      <w:r w:rsidR="003017A9" w:rsidRPr="00886AE3">
        <w:rPr>
          <w:rFonts w:ascii="Times New Roman" w:eastAsia="Times New Roman" w:hAnsi="Times New Roman"/>
          <w:sz w:val="24"/>
          <w:szCs w:val="24"/>
        </w:rPr>
        <w:t>varied between 0.4% and 5.3% for each 1°C increase in ambient temperature.</w:t>
      </w:r>
      <w:r w:rsidR="008B1C62">
        <w:rPr>
          <w:rFonts w:ascii="Times New Roman" w:eastAsia="Times New Roman" w:hAnsi="Times New Roman"/>
          <w:sz w:val="24"/>
          <w:szCs w:val="24"/>
        </w:rPr>
        <w:fldChar w:fldCharType="begin" w:fldLock="1"/>
      </w:r>
      <w:r w:rsidR="000C7717">
        <w:rPr>
          <w:rFonts w:ascii="Times New Roman" w:eastAsia="Times New Roman" w:hAnsi="Times New Roman"/>
          <w:sz w:val="24"/>
          <w:szCs w:val="24"/>
        </w:rPr>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14&lt;/sup&gt;","plainTextFormattedCitation":"14","previouslyFormattedCitation":"&lt;sup&gt;15&lt;/sup&gt;"},"properties":{"noteIndex":0},"schema":"https://github.com/citation-style-language/schema/raw/master/csl-citation.json"}</w:instrText>
      </w:r>
      <w:r w:rsidR="008B1C62">
        <w:rPr>
          <w:rFonts w:ascii="Times New Roman" w:eastAsia="Times New Roman" w:hAnsi="Times New Roman"/>
          <w:sz w:val="24"/>
          <w:szCs w:val="24"/>
        </w:rPr>
        <w:fldChar w:fldCharType="separate"/>
      </w:r>
      <w:r w:rsidR="000C7717" w:rsidRPr="000C7717">
        <w:rPr>
          <w:rFonts w:ascii="Times New Roman" w:eastAsia="Times New Roman" w:hAnsi="Times New Roman"/>
          <w:noProof/>
          <w:sz w:val="24"/>
          <w:szCs w:val="24"/>
          <w:vertAlign w:val="superscript"/>
        </w:rPr>
        <w:t>14</w:t>
      </w:r>
      <w:r w:rsidR="008B1C62">
        <w:rPr>
          <w:rFonts w:ascii="Times New Roman" w:eastAsia="Times New Roman" w:hAnsi="Times New Roman"/>
          <w:sz w:val="24"/>
          <w:szCs w:val="24"/>
        </w:rPr>
        <w:fldChar w:fldCharType="end"/>
      </w:r>
      <w:commentRangeEnd w:id="6"/>
      <w:r w:rsidR="00904AE6">
        <w:rPr>
          <w:rStyle w:val="CommentReference"/>
          <w:rFonts w:asciiTheme="minorHAnsi" w:eastAsiaTheme="minorHAnsi" w:hAnsiTheme="minorHAnsi" w:cstheme="minorBidi"/>
        </w:rPr>
        <w:commentReference w:id="6"/>
      </w:r>
      <w:commentRangeEnd w:id="7"/>
      <w:r w:rsidR="00732CCC">
        <w:rPr>
          <w:rStyle w:val="CommentReference"/>
          <w:rFonts w:asciiTheme="minorHAnsi" w:eastAsiaTheme="minorHAnsi" w:hAnsiTheme="minorHAnsi" w:cstheme="minorBidi"/>
        </w:rPr>
        <w:commentReference w:id="7"/>
      </w:r>
    </w:p>
    <w:p w14:paraId="3CCC87D4" w14:textId="7025E8A8" w:rsidR="00A65255" w:rsidRPr="00886AE3" w:rsidRDefault="00A439F5" w:rsidP="00886AE3">
      <w:pPr>
        <w:pStyle w:val="ListParagraph"/>
        <w:numPr>
          <w:ilvl w:val="0"/>
          <w:numId w:val="11"/>
        </w:numPr>
        <w:rPr>
          <w:rFonts w:ascii="Times New Roman" w:eastAsia="Times New Roman" w:hAnsi="Times New Roman"/>
          <w:sz w:val="24"/>
          <w:szCs w:val="24"/>
          <w:lang w:eastAsia="en-GB"/>
        </w:rPr>
      </w:pPr>
      <w:r>
        <w:rPr>
          <w:rFonts w:ascii="Times New Roman" w:eastAsia="Times New Roman" w:hAnsi="Times New Roman"/>
          <w:sz w:val="24"/>
          <w:szCs w:val="24"/>
        </w:rPr>
        <w:t>A s</w:t>
      </w:r>
      <w:commentRangeStart w:id="11"/>
      <w:r w:rsidR="000667D9">
        <w:rPr>
          <w:rFonts w:ascii="Times New Roman" w:eastAsia="Times New Roman" w:hAnsi="Times New Roman"/>
          <w:sz w:val="24"/>
          <w:szCs w:val="24"/>
        </w:rPr>
        <w:t xml:space="preserve">tudy of all injuries from </w:t>
      </w:r>
      <w:r w:rsidR="002D660F">
        <w:rPr>
          <w:rFonts w:ascii="Times New Roman" w:eastAsia="Times New Roman" w:hAnsi="Times New Roman"/>
          <w:sz w:val="24"/>
          <w:szCs w:val="24"/>
        </w:rPr>
        <w:t>Estonia</w:t>
      </w:r>
      <w:r w:rsidR="00730983">
        <w:rPr>
          <w:rFonts w:ascii="Times New Roman" w:eastAsia="Times New Roman" w:hAnsi="Times New Roman"/>
          <w:sz w:val="24"/>
          <w:szCs w:val="24"/>
        </w:rPr>
        <w:t xml:space="preserve"> found a</w:t>
      </w:r>
      <w:r w:rsidR="00BA5092">
        <w:rPr>
          <w:rFonts w:ascii="Times New Roman" w:eastAsia="Times New Roman" w:hAnsi="Times New Roman"/>
          <w:sz w:val="24"/>
          <w:szCs w:val="24"/>
        </w:rPr>
        <w:t xml:space="preserve"> 1.24%</w:t>
      </w:r>
      <w:r w:rsidR="002D660F">
        <w:rPr>
          <w:rFonts w:ascii="Times New Roman" w:eastAsia="Times New Roman" w:hAnsi="Times New Roman"/>
          <w:sz w:val="24"/>
          <w:szCs w:val="24"/>
        </w:rPr>
        <w:t xml:space="preserve"> increase of</w:t>
      </w:r>
      <w:r w:rsidR="001A747F">
        <w:rPr>
          <w:rFonts w:ascii="Times New Roman" w:eastAsia="Times New Roman" w:hAnsi="Times New Roman"/>
          <w:sz w:val="24"/>
          <w:szCs w:val="24"/>
        </w:rPr>
        <w:t xml:space="preserve"> incidence</w:t>
      </w:r>
      <w:r w:rsidR="002D660F">
        <w:rPr>
          <w:rFonts w:ascii="Times New Roman" w:eastAsia="Times New Roman" w:hAnsi="Times New Roman"/>
          <w:sz w:val="24"/>
          <w:szCs w:val="24"/>
        </w:rPr>
        <w:t xml:space="preserve"> for temperature going from 75</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to 99</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percentile</w:t>
      </w:r>
      <w:commentRangeEnd w:id="11"/>
      <w:r w:rsidR="00904AE6">
        <w:rPr>
          <w:rStyle w:val="CommentReference"/>
          <w:rFonts w:asciiTheme="minorHAnsi" w:eastAsiaTheme="minorHAnsi" w:hAnsiTheme="minorHAnsi" w:cstheme="minorBidi"/>
        </w:rPr>
        <w:commentReference w:id="11"/>
      </w:r>
    </w:p>
    <w:p w14:paraId="5B25F33E" w14:textId="77777777" w:rsidR="00621835" w:rsidRPr="00636C9B" w:rsidRDefault="00621835" w:rsidP="0044781A">
      <w:pPr>
        <w:rPr>
          <w:b/>
        </w:rPr>
      </w:pPr>
    </w:p>
    <w:p w14:paraId="565E57DE" w14:textId="379D0968" w:rsidR="002365A9" w:rsidRDefault="00870682" w:rsidP="0044781A">
      <w:pPr>
        <w:rPr>
          <w:i/>
        </w:rPr>
      </w:pPr>
      <w:r>
        <w:rPr>
          <w:i/>
        </w:rPr>
        <w:t xml:space="preserve">Seasonality </w:t>
      </w:r>
      <w:r w:rsidR="00E13195">
        <w:rPr>
          <w:i/>
        </w:rPr>
        <w:t>discussion</w:t>
      </w:r>
    </w:p>
    <w:p w14:paraId="28344E16" w14:textId="0025F4ED" w:rsidR="0022481A" w:rsidRDefault="00F12FD9" w:rsidP="00886AE3">
      <w:pPr>
        <w:pStyle w:val="ListParagraph"/>
        <w:numPr>
          <w:ilvl w:val="0"/>
          <w:numId w:val="11"/>
        </w:numPr>
        <w:rPr>
          <w:color w:val="000000" w:themeColor="text1"/>
        </w:rPr>
      </w:pPr>
      <w:r w:rsidRPr="00886AE3">
        <w:rPr>
          <w:rFonts w:ascii="Times New Roman" w:hAnsi="Times New Roman"/>
          <w:sz w:val="24"/>
          <w:szCs w:val="24"/>
        </w:rPr>
        <w:t>Seasonality evident in transport and drowning deaths</w:t>
      </w:r>
      <w:r w:rsidR="005E039F" w:rsidRPr="00886AE3">
        <w:rPr>
          <w:rFonts w:ascii="Times New Roman" w:hAnsi="Times New Roman"/>
          <w:sz w:val="24"/>
          <w:szCs w:val="24"/>
        </w:rPr>
        <w:t xml:space="preserve"> in this work</w:t>
      </w:r>
      <w:r w:rsidR="009334DF" w:rsidRPr="00886AE3">
        <w:rPr>
          <w:rFonts w:ascii="Times New Roman" w:hAnsi="Times New Roman"/>
          <w:sz w:val="24"/>
          <w:szCs w:val="24"/>
        </w:rPr>
        <w:t xml:space="preserve">, as </w:t>
      </w:r>
      <w:r w:rsidRPr="00886AE3">
        <w:rPr>
          <w:rFonts w:ascii="Times New Roman" w:hAnsi="Times New Roman"/>
          <w:sz w:val="24"/>
          <w:szCs w:val="24"/>
        </w:rPr>
        <w:t>in previous study of intentional and unintentional injury seasonality persisting throughout 1980-2016 (Figure 1).</w:t>
      </w:r>
      <w:r w:rsidRPr="00886AE3">
        <w:rPr>
          <w:rFonts w:ascii="Times New Roman" w:hAnsi="Times New Roman"/>
          <w:sz w:val="24"/>
          <w:szCs w:val="24"/>
        </w:rPr>
        <w:fldChar w:fldCharType="begin" w:fldLock="1"/>
      </w:r>
      <w:r w:rsidR="00557C12" w:rsidRPr="00886AE3">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rPr>
          <w:rFonts w:ascii="Times New Roman" w:hAnsi="Times New Roman"/>
          <w:sz w:val="24"/>
          <w:szCs w:val="24"/>
        </w:rPr>
        <w:fldChar w:fldCharType="separate"/>
      </w:r>
      <w:r w:rsidR="00103AEA" w:rsidRPr="00886AE3">
        <w:rPr>
          <w:rFonts w:ascii="Times New Roman" w:hAnsi="Times New Roman"/>
          <w:noProof/>
          <w:sz w:val="24"/>
          <w:szCs w:val="24"/>
          <w:vertAlign w:val="superscript"/>
        </w:rPr>
        <w:t>7</w:t>
      </w:r>
      <w:r w:rsidRPr="00886AE3">
        <w:rPr>
          <w:rFonts w:ascii="Times New Roman" w:hAnsi="Times New Roman"/>
          <w:sz w:val="24"/>
          <w:szCs w:val="24"/>
        </w:rPr>
        <w:fldChar w:fldCharType="end"/>
      </w:r>
    </w:p>
    <w:p w14:paraId="527D4EFD" w14:textId="163755CA" w:rsidR="00D259CD" w:rsidRPr="003017A9" w:rsidRDefault="00537CAA" w:rsidP="003017A9">
      <w:pPr>
        <w:rPr>
          <w:i/>
        </w:rPr>
      </w:pPr>
      <w:r w:rsidRPr="00886AE3">
        <w:rPr>
          <w:i/>
          <w:color w:val="000000" w:themeColor="text1"/>
        </w:rPr>
        <w:t>Unintentional</w:t>
      </w:r>
      <w:r w:rsidR="00E13195" w:rsidRPr="003017A9">
        <w:rPr>
          <w:i/>
        </w:rPr>
        <w:t xml:space="preserve"> discussion</w:t>
      </w:r>
    </w:p>
    <w:p w14:paraId="362EB49C" w14:textId="3E3E4695"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0C7717">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15–18&lt;/sup&gt;","plainTextFormattedCitation":"15–18","previouslyFormattedCitation":"&lt;sup&gt;16–19&lt;/sup&gt;"},"properties":{"noteIndex":0},"schema":"https://github.com/citation-style-language/schema/raw/master/csl-citation.json"}</w:instrText>
      </w:r>
      <w:r w:rsidR="00AD55FC">
        <w:rPr>
          <w:rFonts w:ascii="Times New Roman" w:hAnsi="Times New Roman"/>
          <w:sz w:val="24"/>
          <w:szCs w:val="24"/>
        </w:rPr>
        <w:fldChar w:fldCharType="separate"/>
      </w:r>
      <w:r w:rsidR="000C7717" w:rsidRPr="000C7717">
        <w:rPr>
          <w:rFonts w:ascii="Times New Roman" w:hAnsi="Times New Roman"/>
          <w:noProof/>
          <w:sz w:val="24"/>
          <w:szCs w:val="24"/>
          <w:vertAlign w:val="superscript"/>
        </w:rPr>
        <w:t>15–18</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0AC5D084" w14:textId="65027C16"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0C7717">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lt;sup&gt;20–23&lt;/sup&gt;"},"properties":{"noteIndex":0},"schema":"https://github.com/citation-style-language/schema/raw/master/csl-citation.json"}</w:instrText>
      </w:r>
      <w:r w:rsidR="007E25B1">
        <w:rPr>
          <w:rFonts w:ascii="Times New Roman" w:hAnsi="Times New Roman"/>
          <w:sz w:val="24"/>
          <w:szCs w:val="24"/>
        </w:rPr>
        <w:fldChar w:fldCharType="separate"/>
      </w:r>
      <w:r w:rsidR="000C7717" w:rsidRPr="000C7717">
        <w:rPr>
          <w:rFonts w:ascii="Times New Roman" w:hAnsi="Times New Roman"/>
          <w:noProof/>
          <w:sz w:val="24"/>
          <w:szCs w:val="24"/>
          <w:vertAlign w:val="superscript"/>
        </w:rPr>
        <w:t>19–22</w:t>
      </w:r>
      <w:r w:rsidR="007E25B1">
        <w:rPr>
          <w:rFonts w:ascii="Times New Roman" w:hAnsi="Times New Roman"/>
          <w:sz w:val="24"/>
          <w:szCs w:val="24"/>
        </w:rPr>
        <w:fldChar w:fldCharType="end"/>
      </w:r>
      <w:r>
        <w:rPr>
          <w:rFonts w:ascii="Times New Roman" w:hAnsi="Times New Roman"/>
          <w:sz w:val="24"/>
          <w:szCs w:val="24"/>
        </w:rPr>
        <w:t xml:space="preserve"> </w:t>
      </w:r>
    </w:p>
    <w:p w14:paraId="72B8DC0A" w14:textId="2A71D411" w:rsidR="001E5CD7" w:rsidRPr="00886AE3" w:rsidRDefault="00CB56FB"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0C7717">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23&lt;/sup&gt;","plainTextFormattedCitation":"23","previouslyFormattedCitation":"&lt;sup&gt;24&lt;/sup&gt;"},"properties":{"noteIndex":0},"schema":"https://github.com/citation-style-language/schema/raw/master/csl-citation.json"}</w:instrText>
      </w:r>
      <w:r w:rsidR="002C78AF">
        <w:rPr>
          <w:rFonts w:ascii="Times New Roman" w:hAnsi="Times New Roman"/>
          <w:sz w:val="24"/>
          <w:szCs w:val="24"/>
        </w:rPr>
        <w:fldChar w:fldCharType="separate"/>
      </w:r>
      <w:r w:rsidR="000C7717" w:rsidRPr="000C7717">
        <w:rPr>
          <w:rFonts w:ascii="Times New Roman" w:hAnsi="Times New Roman"/>
          <w:noProof/>
          <w:sz w:val="24"/>
          <w:szCs w:val="24"/>
          <w:vertAlign w:val="superscript"/>
        </w:rPr>
        <w:t>23</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2"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xml:space="preserve">, it </w:t>
      </w:r>
      <w:r w:rsidR="009E4B56">
        <w:rPr>
          <w:rFonts w:ascii="Times New Roman" w:hAnsi="Times New Roman"/>
          <w:sz w:val="24"/>
          <w:szCs w:val="24"/>
        </w:rPr>
        <w:lastRenderedPageBreak/>
        <w:t>could serve to explain the positive association of transport deaths with temperature anomaly.</w:t>
      </w:r>
    </w:p>
    <w:p w14:paraId="1C1D54B7" w14:textId="7628ACEE" w:rsidR="00223D8A" w:rsidRPr="002953F0"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0C7717">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24&lt;/sup&gt;","plainTextFormattedCitation":"24","previouslyFormattedCitation":"&lt;sup&gt;25&lt;/sup&gt;"},"properties":{"noteIndex":0},"schema":"https://github.com/citation-style-language/schema/raw/master/csl-citation.json"}</w:instrText>
      </w:r>
      <w:r w:rsidR="00D21DED" w:rsidRPr="00636C9B">
        <w:rPr>
          <w:rFonts w:ascii="Times New Roman" w:hAnsi="Times New Roman"/>
          <w:sz w:val="24"/>
          <w:szCs w:val="24"/>
        </w:rPr>
        <w:fldChar w:fldCharType="separate"/>
      </w:r>
      <w:r w:rsidR="000C7717" w:rsidRPr="000C7717">
        <w:rPr>
          <w:rFonts w:ascii="Times New Roman" w:hAnsi="Times New Roman"/>
          <w:noProof/>
          <w:sz w:val="24"/>
          <w:szCs w:val="24"/>
          <w:vertAlign w:val="superscript"/>
        </w:rPr>
        <w:t>24</w:t>
      </w:r>
      <w:r w:rsidR="00D21DED" w:rsidRPr="00636C9B">
        <w:rPr>
          <w:rFonts w:ascii="Times New Roman" w:hAnsi="Times New Roman"/>
          <w:sz w:val="24"/>
          <w:szCs w:val="24"/>
        </w:rPr>
        <w:fldChar w:fldCharType="end"/>
      </w:r>
    </w:p>
    <w:p w14:paraId="458508AF" w14:textId="67913ECF" w:rsidR="00CE4993" w:rsidRPr="00886AE3" w:rsidRDefault="00423243"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0C7717">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25&lt;/sup&gt;","plainTextFormattedCitation":"25","previouslyFormattedCitation":"&lt;sup&gt;26&lt;/sup&gt;"},"properties":{"noteIndex":0},"schema":"https://github.com/citation-style-language/schema/raw/master/csl-citation.json"}</w:instrText>
      </w:r>
      <w:r w:rsidR="002953F0">
        <w:rPr>
          <w:rFonts w:ascii="Times New Roman" w:hAnsi="Times New Roman"/>
          <w:sz w:val="24"/>
          <w:szCs w:val="24"/>
        </w:rPr>
        <w:fldChar w:fldCharType="separate"/>
      </w:r>
      <w:r w:rsidR="000C7717" w:rsidRPr="000C7717">
        <w:rPr>
          <w:rFonts w:ascii="Times New Roman" w:hAnsi="Times New Roman"/>
          <w:noProof/>
          <w:sz w:val="24"/>
          <w:szCs w:val="24"/>
          <w:vertAlign w:val="superscript"/>
        </w:rPr>
        <w:t>25</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08970D85"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0C7717">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27&lt;/sup&gt;"},"properties":{"noteIndex":0},"schema":"https://github.com/citation-style-language/schema/raw/master/csl-citation.json"}</w:instrText>
      </w:r>
      <w:r w:rsidR="009D3641" w:rsidRPr="00636C9B">
        <w:rPr>
          <w:rFonts w:ascii="Times New Roman" w:hAnsi="Times New Roman"/>
          <w:sz w:val="24"/>
          <w:szCs w:val="24"/>
        </w:rPr>
        <w:fldChar w:fldCharType="separate"/>
      </w:r>
      <w:r w:rsidR="000C7717" w:rsidRPr="000C7717">
        <w:rPr>
          <w:rFonts w:ascii="Times New Roman" w:hAnsi="Times New Roman"/>
          <w:noProof/>
          <w:sz w:val="24"/>
          <w:szCs w:val="24"/>
          <w:vertAlign w:val="superscript"/>
        </w:rPr>
        <w:t>26</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 w14:paraId="526F1A36" w14:textId="31098F97" w:rsidR="00CE4993" w:rsidRDefault="00537CAA" w:rsidP="0044781A">
      <w:pPr>
        <w:rPr>
          <w:i/>
        </w:rPr>
      </w:pPr>
      <w:r>
        <w:rPr>
          <w:i/>
        </w:rPr>
        <w:t xml:space="preserve">Intentional </w:t>
      </w:r>
      <w:r w:rsidR="00E13195">
        <w:rPr>
          <w:i/>
        </w:rPr>
        <w:t>discussion</w:t>
      </w:r>
    </w:p>
    <w:p w14:paraId="399A880F" w14:textId="4287593F" w:rsidR="00870682" w:rsidRPr="005B5C55" w:rsidRDefault="00870682" w:rsidP="00886AE3">
      <w:pPr>
        <w:pStyle w:val="ListParagraph"/>
        <w:numPr>
          <w:ilvl w:val="0"/>
          <w:numId w:val="7"/>
        </w:numPr>
        <w:spacing w:line="240" w:lineRule="auto"/>
        <w:rPr>
          <w:rFonts w:ascii="Times New Roman" w:hAnsi="Times New Roman"/>
          <w:sz w:val="24"/>
          <w:szCs w:val="24"/>
        </w:rPr>
      </w:pPr>
      <w:commentRangeStart w:id="12"/>
      <w:r>
        <w:rPr>
          <w:rFonts w:ascii="Times New Roman" w:hAnsi="Times New Roman"/>
          <w:color w:val="000000" w:themeColor="text1"/>
          <w:sz w:val="24"/>
          <w:szCs w:val="24"/>
        </w:rPr>
        <w:t>T</w:t>
      </w:r>
      <w:r w:rsidRPr="00843ACB">
        <w:rPr>
          <w:rFonts w:ascii="Times New Roman" w:hAnsi="Times New Roman"/>
          <w:color w:val="000000" w:themeColor="text1"/>
          <w:sz w:val="24"/>
          <w:szCs w:val="24"/>
        </w:rPr>
        <w: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0C7717">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C7717">
        <w:rPr>
          <w:rFonts w:ascii="MS Mincho" w:eastAsia="MS Mincho" w:hAnsi="MS Mincho" w:cs="MS Mincho"/>
          <w:color w:val="000000" w:themeColor="text1"/>
          <w:sz w:val="24"/>
          <w:szCs w:val="24"/>
        </w:rPr>
        <w:instrText>∼</w:instrText>
      </w:r>
      <w:r w:rsidR="000C7717">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27–32&lt;/sup&gt;","plainTextFormattedCitation":"27–32","previouslyFormattedCitation":"&lt;sup&gt;13,28–32&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0C7717" w:rsidRPr="000C7717">
        <w:rPr>
          <w:rFonts w:ascii="Times New Roman" w:hAnsi="Times New Roman"/>
          <w:noProof/>
          <w:color w:val="000000" w:themeColor="text1"/>
          <w:sz w:val="24"/>
          <w:szCs w:val="24"/>
          <w:vertAlign w:val="superscript"/>
        </w:rPr>
        <w:t>27–32</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0C7717">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6,14,33,34&lt;/sup&gt;","plainTextFormattedCitation":"6,14,33,34","previouslyFormattedCitation":"&lt;sup&gt;6,15,33,34&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0C7717" w:rsidRPr="000C7717">
        <w:rPr>
          <w:rFonts w:ascii="Times New Roman" w:hAnsi="Times New Roman"/>
          <w:noProof/>
          <w:color w:val="000000" w:themeColor="text1"/>
          <w:sz w:val="24"/>
          <w:szCs w:val="24"/>
          <w:vertAlign w:val="superscript"/>
        </w:rPr>
        <w:t>6,14,33,34</w:t>
      </w:r>
      <w:r w:rsidRPr="00843ACB">
        <w:rPr>
          <w:rFonts w:ascii="Times New Roman" w:hAnsi="Times New Roman"/>
          <w:color w:val="000000" w:themeColor="text1"/>
          <w:sz w:val="24"/>
          <w:szCs w:val="24"/>
        </w:rPr>
        <w:fldChar w:fldCharType="end"/>
      </w:r>
      <w:commentRangeEnd w:id="12"/>
      <w:r w:rsidR="00904AE6">
        <w:rPr>
          <w:rStyle w:val="CommentReference"/>
          <w:rFonts w:asciiTheme="minorHAnsi" w:eastAsiaTheme="minorHAnsi" w:hAnsiTheme="minorHAnsi" w:cstheme="minorBidi"/>
        </w:rPr>
        <w:commentReference w:id="12"/>
      </w:r>
    </w:p>
    <w:p w14:paraId="6E6FF6C5" w14:textId="0F64EAB7" w:rsidR="00DE484C" w:rsidRDefault="00CF7A7B" w:rsidP="0044781A">
      <w:pPr>
        <w:pStyle w:val="ListParagraph"/>
        <w:numPr>
          <w:ilvl w:val="0"/>
          <w:numId w:val="7"/>
        </w:numPr>
        <w:spacing w:after="0" w:line="240" w:lineRule="auto"/>
        <w:rPr>
          <w:rFonts w:ascii="Times New Roman" w:hAnsi="Times New Roman"/>
          <w:sz w:val="24"/>
          <w:szCs w:val="24"/>
        </w:rPr>
      </w:pPr>
      <w:commentRangeStart w:id="13"/>
      <w:commentRangeStart w:id="14"/>
      <w:del w:id="15" w:author="Bennett, James E" w:date="2019-01-07T16:29:00Z">
        <w:r w:rsidDel="00E3353C">
          <w:rPr>
            <w:rFonts w:ascii="Times New Roman" w:hAnsi="Times New Roman"/>
            <w:sz w:val="24"/>
            <w:szCs w:val="24"/>
          </w:rPr>
          <w:delText>There is generally</w:delText>
        </w:r>
      </w:del>
      <w:ins w:id="16" w:author="Bennett, James E" w:date="2019-01-07T16:29:00Z">
        <w:r w:rsidR="00E3353C">
          <w:rPr>
            <w:rFonts w:ascii="Times New Roman" w:hAnsi="Times New Roman"/>
            <w:sz w:val="24"/>
            <w:szCs w:val="24"/>
          </w:rPr>
          <w:t>On average</w:t>
        </w:r>
      </w:ins>
      <w:r>
        <w:rPr>
          <w:rFonts w:ascii="Times New Roman" w:hAnsi="Times New Roman"/>
          <w:sz w:val="24"/>
          <w:szCs w:val="24"/>
        </w:rPr>
        <w:t xml:space="preserve"> m</w:t>
      </w:r>
      <w:r w:rsidR="00DE484C">
        <w:rPr>
          <w:rFonts w:ascii="Times New Roman" w:hAnsi="Times New Roman"/>
          <w:sz w:val="24"/>
          <w:szCs w:val="24"/>
        </w:rPr>
        <w:t xml:space="preserve">ore time </w:t>
      </w:r>
      <w:ins w:id="17" w:author="Bennett, James E" w:date="2019-01-07T16:29:00Z">
        <w:r w:rsidR="00E3353C">
          <w:rPr>
            <w:rFonts w:ascii="Times New Roman" w:hAnsi="Times New Roman"/>
            <w:sz w:val="24"/>
            <w:szCs w:val="24"/>
          </w:rPr>
          <w:t xml:space="preserve">is </w:t>
        </w:r>
      </w:ins>
      <w:r w:rsidR="00DE484C">
        <w:rPr>
          <w:rFonts w:ascii="Times New Roman" w:hAnsi="Times New Roman"/>
          <w:sz w:val="24"/>
          <w:szCs w:val="24"/>
        </w:rPr>
        <w:t>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del w:id="18" w:author="Bennett, James E" w:date="2019-01-07T16:29:00Z">
        <w:r w:rsidDel="00E3353C">
          <w:rPr>
            <w:rFonts w:ascii="Times New Roman" w:hAnsi="Times New Roman"/>
            <w:sz w:val="24"/>
            <w:szCs w:val="24"/>
          </w:rPr>
          <w:delText>. This will therefore</w:delText>
        </w:r>
      </w:del>
      <w:r w:rsidR="0073193A">
        <w:rPr>
          <w:rFonts w:ascii="Times New Roman" w:hAnsi="Times New Roman"/>
          <w:sz w:val="24"/>
          <w:szCs w:val="24"/>
        </w:rPr>
        <w:t xml:space="preserve"> </w:t>
      </w:r>
      <w:r w:rsidR="00DE484C">
        <w:rPr>
          <w:rFonts w:ascii="Times New Roman" w:hAnsi="Times New Roman"/>
          <w:sz w:val="24"/>
          <w:szCs w:val="24"/>
        </w:rPr>
        <w:t>lead</w:t>
      </w:r>
      <w:ins w:id="19" w:author="Bennett, James E" w:date="2019-01-07T16:29:00Z">
        <w:r w:rsidR="00E3353C">
          <w:rPr>
            <w:rFonts w:ascii="Times New Roman" w:hAnsi="Times New Roman"/>
            <w:sz w:val="24"/>
            <w:szCs w:val="24"/>
          </w:rPr>
          <w:t>ing</w:t>
        </w:r>
      </w:ins>
      <w:r w:rsidR="00DE484C">
        <w:rPr>
          <w:rFonts w:ascii="Times New Roman" w:hAnsi="Times New Roman"/>
          <w:sz w:val="24"/>
          <w:szCs w:val="24"/>
        </w:rPr>
        <w:t xml:space="preserve"> to </w:t>
      </w:r>
      <w:del w:id="20" w:author="Bennett, James E" w:date="2019-01-07T16:31:00Z">
        <w:r w:rsidR="00DE484C" w:rsidDel="00E3353C">
          <w:rPr>
            <w:rFonts w:ascii="Times New Roman" w:hAnsi="Times New Roman"/>
            <w:sz w:val="24"/>
            <w:szCs w:val="24"/>
          </w:rPr>
          <w:delText>more</w:delText>
        </w:r>
        <w:r w:rsidR="0073193A" w:rsidDel="00E3353C">
          <w:rPr>
            <w:rFonts w:ascii="Times New Roman" w:hAnsi="Times New Roman"/>
            <w:sz w:val="24"/>
            <w:szCs w:val="24"/>
          </w:rPr>
          <w:delText xml:space="preserve"> </w:delText>
        </w:r>
      </w:del>
      <w:ins w:id="21" w:author="Bennett, James E" w:date="2019-01-07T16:31:00Z">
        <w:r w:rsidR="00E3353C">
          <w:rPr>
            <w:rFonts w:ascii="Times New Roman" w:hAnsi="Times New Roman"/>
            <w:sz w:val="24"/>
            <w:szCs w:val="24"/>
          </w:rPr>
          <w:t xml:space="preserve">an increased </w:t>
        </w:r>
      </w:ins>
      <w:ins w:id="22" w:author="Bennett, James E" w:date="2019-01-07T17:18:00Z">
        <w:r w:rsidR="006D4B78">
          <w:rPr>
            <w:rFonts w:ascii="Times New Roman" w:hAnsi="Times New Roman"/>
            <w:sz w:val="24"/>
            <w:szCs w:val="24"/>
          </w:rPr>
          <w:t>number</w:t>
        </w:r>
      </w:ins>
      <w:ins w:id="23" w:author="Bennett, James E" w:date="2019-01-07T16:31:00Z">
        <w:r w:rsidR="00E3353C">
          <w:rPr>
            <w:rFonts w:ascii="Times New Roman" w:hAnsi="Times New Roman"/>
            <w:sz w:val="24"/>
            <w:szCs w:val="24"/>
          </w:rPr>
          <w:t xml:space="preserve"> of </w:t>
        </w:r>
      </w:ins>
      <w:r w:rsidR="0073193A">
        <w:rPr>
          <w:rFonts w:ascii="Times New Roman" w:hAnsi="Times New Roman"/>
          <w:sz w:val="24"/>
          <w:szCs w:val="24"/>
        </w:rPr>
        <w:t>face-to-face</w:t>
      </w:r>
      <w:r w:rsidR="00DE484C">
        <w:rPr>
          <w:rFonts w:ascii="Times New Roman" w:hAnsi="Times New Roman"/>
          <w:sz w:val="24"/>
          <w:szCs w:val="24"/>
        </w:rPr>
        <w:t xml:space="preserve"> interaction</w:t>
      </w:r>
      <w:ins w:id="24" w:author="Bennett, James E" w:date="2019-01-07T16:31:00Z">
        <w:r w:rsidR="00E3353C">
          <w:rPr>
            <w:rFonts w:ascii="Times New Roman" w:hAnsi="Times New Roman"/>
            <w:sz w:val="24"/>
            <w:szCs w:val="24"/>
          </w:rPr>
          <w:t>s</w:t>
        </w:r>
      </w:ins>
      <w:r>
        <w:rPr>
          <w:rFonts w:ascii="Times New Roman" w:hAnsi="Times New Roman"/>
          <w:sz w:val="24"/>
          <w:szCs w:val="24"/>
        </w:rPr>
        <w:t xml:space="preserve">, </w:t>
      </w:r>
      <w:del w:id="25" w:author="Bennett, James E" w:date="2019-01-07T17:18:00Z">
        <w:r w:rsidR="00A510E8" w:rsidDel="006D4B78">
          <w:rPr>
            <w:rFonts w:ascii="Times New Roman" w:hAnsi="Times New Roman"/>
            <w:sz w:val="24"/>
            <w:szCs w:val="24"/>
          </w:rPr>
          <w:delText>potentially leading to increased</w:delText>
        </w:r>
      </w:del>
      <w:del w:id="26" w:author="Bennett, James E" w:date="2019-01-07T17:25:00Z">
        <w:r w:rsidR="00CC27A3" w:rsidDel="006D4B78">
          <w:rPr>
            <w:rFonts w:ascii="Times New Roman" w:hAnsi="Times New Roman"/>
            <w:sz w:val="24"/>
            <w:szCs w:val="24"/>
          </w:rPr>
          <w:delText xml:space="preserve"> </w:delText>
        </w:r>
      </w:del>
      <w:ins w:id="27" w:author="Bennett, James E" w:date="2019-01-07T17:44:00Z">
        <w:r w:rsidR="004F36A9">
          <w:rPr>
            <w:rFonts w:ascii="Times New Roman" w:hAnsi="Times New Roman"/>
            <w:sz w:val="24"/>
            <w:szCs w:val="24"/>
          </w:rPr>
          <w:t xml:space="preserve">and hence </w:t>
        </w:r>
      </w:ins>
      <w:r w:rsidR="00CC27A3">
        <w:rPr>
          <w:rFonts w:ascii="Times New Roman" w:hAnsi="Times New Roman"/>
          <w:sz w:val="24"/>
          <w:szCs w:val="24"/>
        </w:rPr>
        <w:t>number</w:t>
      </w:r>
      <w:ins w:id="28" w:author="Bennett, James E" w:date="2019-01-07T17:44:00Z">
        <w:r w:rsidR="004F36A9">
          <w:rPr>
            <w:rFonts w:ascii="Times New Roman" w:hAnsi="Times New Roman"/>
            <w:sz w:val="24"/>
            <w:szCs w:val="24"/>
          </w:rPr>
          <w:t>s</w:t>
        </w:r>
      </w:ins>
      <w:r>
        <w:rPr>
          <w:rFonts w:ascii="Times New Roman" w:hAnsi="Times New Roman"/>
          <w:sz w:val="24"/>
          <w:szCs w:val="24"/>
        </w:rPr>
        <w:t xml:space="preserve"> of argument</w:t>
      </w:r>
      <w:r w:rsidR="00CC27A3">
        <w:rPr>
          <w:rFonts w:ascii="Times New Roman" w:hAnsi="Times New Roman"/>
          <w:sz w:val="24"/>
          <w:szCs w:val="24"/>
        </w:rPr>
        <w:t>s</w:t>
      </w:r>
      <w:ins w:id="29" w:author="Bennett, James E" w:date="2019-01-07T17:20:00Z">
        <w:r w:rsidR="006D4B78">
          <w:rPr>
            <w:rFonts w:ascii="Times New Roman" w:hAnsi="Times New Roman"/>
            <w:sz w:val="24"/>
            <w:szCs w:val="24"/>
          </w:rPr>
          <w:t xml:space="preserve">, </w:t>
        </w:r>
      </w:ins>
      <w:del w:id="30" w:author="Bennett, James E" w:date="2019-01-07T17:20:00Z">
        <w:r w:rsidDel="006D4B78">
          <w:rPr>
            <w:rFonts w:ascii="Times New Roman" w:hAnsi="Times New Roman"/>
            <w:sz w:val="24"/>
            <w:szCs w:val="24"/>
          </w:rPr>
          <w:delText xml:space="preserve"> and </w:delText>
        </w:r>
      </w:del>
      <w:r w:rsidR="00A510E8">
        <w:rPr>
          <w:rFonts w:ascii="Times New Roman" w:hAnsi="Times New Roman"/>
          <w:sz w:val="24"/>
          <w:szCs w:val="24"/>
        </w:rPr>
        <w:t xml:space="preserve">confrontations, </w:t>
      </w:r>
      <w:ins w:id="31" w:author="Bennett, James E" w:date="2019-01-07T17:21:00Z">
        <w:r w:rsidR="006D4B78">
          <w:rPr>
            <w:rFonts w:ascii="Times New Roman" w:hAnsi="Times New Roman"/>
            <w:sz w:val="24"/>
            <w:szCs w:val="24"/>
          </w:rPr>
          <w:t xml:space="preserve">and </w:t>
        </w:r>
      </w:ins>
      <w:ins w:id="32" w:author="Bennett, James E" w:date="2019-01-07T17:24:00Z">
        <w:r w:rsidR="006D4B78">
          <w:rPr>
            <w:rFonts w:ascii="Times New Roman" w:hAnsi="Times New Roman"/>
            <w:sz w:val="24"/>
            <w:szCs w:val="24"/>
          </w:rPr>
          <w:t>ultimately</w:t>
        </w:r>
      </w:ins>
      <w:ins w:id="33" w:author="Bennett, James E" w:date="2019-01-07T17:21:00Z">
        <w:r w:rsidR="006D4B78">
          <w:rPr>
            <w:rFonts w:ascii="Times New Roman" w:hAnsi="Times New Roman"/>
            <w:sz w:val="24"/>
            <w:szCs w:val="24"/>
          </w:rPr>
          <w:t xml:space="preserve"> deaths from </w:t>
        </w:r>
      </w:ins>
      <w:del w:id="34" w:author="Bennett, James E" w:date="2019-01-07T17:22:00Z">
        <w:r w:rsidR="00A510E8" w:rsidDel="006D4B78">
          <w:rPr>
            <w:rFonts w:ascii="Times New Roman" w:hAnsi="Times New Roman"/>
            <w:sz w:val="24"/>
            <w:szCs w:val="24"/>
          </w:rPr>
          <w:delText xml:space="preserve">potentially a precursor to </w:delText>
        </w:r>
      </w:del>
      <w:r w:rsidR="00A510E8">
        <w:rPr>
          <w:rFonts w:ascii="Times New Roman" w:hAnsi="Times New Roman"/>
          <w:sz w:val="24"/>
          <w:szCs w:val="24"/>
        </w:rPr>
        <w:t>assault</w:t>
      </w:r>
      <w:del w:id="35" w:author="Bennett, James E" w:date="2019-01-07T17:21:00Z">
        <w:r w:rsidR="00A510E8" w:rsidDel="006D4B78">
          <w:rPr>
            <w:rFonts w:ascii="Times New Roman" w:hAnsi="Times New Roman"/>
            <w:sz w:val="24"/>
            <w:szCs w:val="24"/>
          </w:rPr>
          <w:delText xml:space="preserve"> deaths</w:delText>
        </w:r>
      </w:del>
      <w:r w:rsidR="00DE484C">
        <w:rPr>
          <w:rFonts w:ascii="Times New Roman" w:hAnsi="Times New Roman"/>
          <w:sz w:val="24"/>
          <w:szCs w:val="24"/>
        </w:rPr>
        <w:t>.</w:t>
      </w:r>
      <w:r w:rsidR="007C2F3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007C2F3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35,36</w:t>
      </w:r>
      <w:r w:rsidR="007C2F38">
        <w:rPr>
          <w:rFonts w:ascii="Times New Roman" w:hAnsi="Times New Roman"/>
          <w:sz w:val="24"/>
          <w:szCs w:val="24"/>
        </w:rPr>
        <w:fldChar w:fldCharType="end"/>
      </w:r>
      <w:commentRangeEnd w:id="13"/>
      <w:r w:rsidR="00904AE6">
        <w:rPr>
          <w:rStyle w:val="CommentReference"/>
          <w:rFonts w:asciiTheme="minorHAnsi" w:eastAsiaTheme="minorHAnsi" w:hAnsiTheme="minorHAnsi" w:cstheme="minorBidi"/>
        </w:rPr>
        <w:commentReference w:id="13"/>
      </w:r>
      <w:commentRangeEnd w:id="14"/>
      <w:r w:rsidR="000527CF">
        <w:rPr>
          <w:rStyle w:val="CommentReference"/>
          <w:rFonts w:asciiTheme="minorHAnsi" w:eastAsiaTheme="minorHAnsi" w:hAnsiTheme="minorHAnsi" w:cstheme="minorBidi"/>
        </w:rPr>
        <w:commentReference w:id="14"/>
      </w:r>
    </w:p>
    <w:p w14:paraId="0759FBCE" w14:textId="55922BC7" w:rsidR="00C86276" w:rsidRPr="00636C9B" w:rsidRDefault="005363F8" w:rsidP="00886AE3">
      <w:pPr>
        <w:pStyle w:val="ListParagraph"/>
        <w:rPr>
          <w:i/>
        </w:rPr>
      </w:pPr>
      <w:ins w:id="36" w:author="Bennett, James E" w:date="2019-01-07T17:35:00Z">
        <w:r>
          <w:rPr>
            <w:rFonts w:ascii="Times New Roman" w:hAnsi="Times New Roman"/>
            <w:sz w:val="24"/>
            <w:szCs w:val="24"/>
          </w:rPr>
          <w:t xml:space="preserve">These effects </w:t>
        </w:r>
      </w:ins>
      <w:ins w:id="37" w:author="Bennett, James E" w:date="2019-01-07T17:37:00Z">
        <w:r w:rsidR="00025413">
          <w:rPr>
            <w:rFonts w:ascii="Times New Roman" w:hAnsi="Times New Roman"/>
            <w:sz w:val="24"/>
            <w:szCs w:val="24"/>
          </w:rPr>
          <w:t>are</w:t>
        </w:r>
      </w:ins>
      <w:ins w:id="38" w:author="Bennett, James E" w:date="2019-01-07T17:35:00Z">
        <w:r>
          <w:rPr>
            <w:rFonts w:ascii="Times New Roman" w:hAnsi="Times New Roman"/>
            <w:sz w:val="24"/>
            <w:szCs w:val="24"/>
          </w:rPr>
          <w:t xml:space="preserve"> compounded by </w:t>
        </w:r>
      </w:ins>
      <w:commentRangeStart w:id="39"/>
      <w:del w:id="40" w:author="Bennett, James E" w:date="2019-01-07T16:27:00Z">
        <w:r w:rsidR="00A27E88" w:rsidDel="000E16A0">
          <w:rPr>
            <w:rFonts w:ascii="Times New Roman" w:hAnsi="Times New Roman"/>
            <w:sz w:val="24"/>
            <w:szCs w:val="24"/>
          </w:rPr>
          <w:delText xml:space="preserve">The </w:delText>
        </w:r>
      </w:del>
      <w:del w:id="41" w:author="Bennett, James E" w:date="2019-01-07T17:33:00Z">
        <w:r w:rsidR="00A27E88" w:rsidDel="005363F8">
          <w:rPr>
            <w:rFonts w:ascii="Times New Roman" w:hAnsi="Times New Roman"/>
            <w:sz w:val="24"/>
            <w:szCs w:val="24"/>
          </w:rPr>
          <w:delText xml:space="preserve">general </w:delText>
        </w:r>
      </w:del>
      <w:ins w:id="42" w:author="Bennett, James E" w:date="2019-01-07T17:35:00Z">
        <w:r>
          <w:rPr>
            <w:rFonts w:ascii="Times New Roman" w:hAnsi="Times New Roman"/>
            <w:sz w:val="24"/>
            <w:szCs w:val="24"/>
          </w:rPr>
          <w:t xml:space="preserve">the </w:t>
        </w:r>
      </w:ins>
      <w:ins w:id="43" w:author="Bennett, James E" w:date="2019-01-07T17:33:00Z">
        <w:r>
          <w:rPr>
            <w:rFonts w:ascii="Times New Roman" w:hAnsi="Times New Roman"/>
            <w:sz w:val="24"/>
            <w:szCs w:val="24"/>
          </w:rPr>
          <w:t xml:space="preserve">greater </w:t>
        </w:r>
      </w:ins>
      <w:r w:rsidR="00A27E88">
        <w:rPr>
          <w:rFonts w:ascii="Times New Roman" w:hAnsi="Times New Roman"/>
          <w:sz w:val="24"/>
          <w:szCs w:val="24"/>
        </w:rPr>
        <w:t xml:space="preserve">anger levels </w:t>
      </w:r>
      <w:del w:id="44" w:author="Bennett, James E" w:date="2019-01-07T17:33:00Z">
        <w:r w:rsidR="00A27E88" w:rsidDel="005363F8">
          <w:rPr>
            <w:rFonts w:ascii="Times New Roman" w:hAnsi="Times New Roman"/>
            <w:sz w:val="24"/>
            <w:szCs w:val="24"/>
          </w:rPr>
          <w:delText xml:space="preserve">of humans </w:delText>
        </w:r>
      </w:del>
      <w:del w:id="45" w:author="Bennett, James E" w:date="2019-01-07T16:28:00Z">
        <w:r w:rsidR="00A27E88" w:rsidDel="00E3353C">
          <w:rPr>
            <w:rFonts w:ascii="Times New Roman" w:hAnsi="Times New Roman"/>
            <w:sz w:val="24"/>
            <w:szCs w:val="24"/>
          </w:rPr>
          <w:delText xml:space="preserve">is </w:delText>
        </w:r>
        <w:r w:rsidR="004B3B69" w:rsidDel="00E3353C">
          <w:rPr>
            <w:rFonts w:ascii="Times New Roman" w:hAnsi="Times New Roman"/>
            <w:sz w:val="24"/>
            <w:szCs w:val="24"/>
          </w:rPr>
          <w:delText>also</w:delText>
        </w:r>
      </w:del>
      <w:del w:id="46" w:author="Bennett, James E" w:date="2019-01-07T17:33:00Z">
        <w:r w:rsidR="004B3B69" w:rsidDel="005363F8">
          <w:rPr>
            <w:rFonts w:ascii="Times New Roman" w:hAnsi="Times New Roman"/>
            <w:sz w:val="24"/>
            <w:szCs w:val="24"/>
          </w:rPr>
          <w:delText xml:space="preserve"> </w:delText>
        </w:r>
        <w:r w:rsidR="00A27E88" w:rsidDel="005363F8">
          <w:rPr>
            <w:rFonts w:ascii="Times New Roman" w:hAnsi="Times New Roman"/>
            <w:sz w:val="24"/>
            <w:szCs w:val="24"/>
          </w:rPr>
          <w:delText xml:space="preserve">biologically </w:delText>
        </w:r>
      </w:del>
      <w:r w:rsidR="00A27E88">
        <w:rPr>
          <w:rFonts w:ascii="Times New Roman" w:hAnsi="Times New Roman"/>
          <w:sz w:val="24"/>
          <w:szCs w:val="24"/>
        </w:rPr>
        <w:t>li</w:t>
      </w:r>
      <w:r w:rsidR="007C2F38" w:rsidRPr="00A27E88">
        <w:rPr>
          <w:rFonts w:ascii="Times New Roman" w:hAnsi="Times New Roman"/>
          <w:sz w:val="24"/>
          <w:szCs w:val="24"/>
        </w:rPr>
        <w:t>nk</w:t>
      </w:r>
      <w:r w:rsidR="00A27E88">
        <w:rPr>
          <w:rFonts w:ascii="Times New Roman" w:hAnsi="Times New Roman"/>
          <w:sz w:val="24"/>
          <w:szCs w:val="24"/>
        </w:rPr>
        <w:t xml:space="preserve">ed to </w:t>
      </w:r>
      <w:del w:id="47" w:author="Bennett, James E" w:date="2019-01-07T17:36:00Z">
        <w:r w:rsidR="00A27E88" w:rsidDel="005363F8">
          <w:rPr>
            <w:rFonts w:ascii="Times New Roman" w:hAnsi="Times New Roman"/>
            <w:sz w:val="24"/>
            <w:szCs w:val="24"/>
          </w:rPr>
          <w:delText>rising</w:delText>
        </w:r>
        <w:r w:rsidR="007C2F38" w:rsidRPr="00A27E88" w:rsidDel="005363F8">
          <w:rPr>
            <w:rFonts w:ascii="Times New Roman" w:hAnsi="Times New Roman"/>
            <w:sz w:val="24"/>
            <w:szCs w:val="24"/>
          </w:rPr>
          <w:delText xml:space="preserve"> </w:delText>
        </w:r>
      </w:del>
      <w:ins w:id="48" w:author="Bennett, James E" w:date="2019-01-07T17:36:00Z">
        <w:r>
          <w:rPr>
            <w:rFonts w:ascii="Times New Roman" w:hAnsi="Times New Roman"/>
            <w:sz w:val="24"/>
            <w:szCs w:val="24"/>
          </w:rPr>
          <w:t>higher</w:t>
        </w:r>
        <w:r w:rsidRPr="00A27E88">
          <w:rPr>
            <w:rFonts w:ascii="Times New Roman" w:hAnsi="Times New Roman"/>
            <w:sz w:val="24"/>
            <w:szCs w:val="24"/>
          </w:rPr>
          <w:t xml:space="preserve"> </w:t>
        </w:r>
      </w:ins>
      <w:r w:rsidR="007C2F38" w:rsidRPr="00A27E88">
        <w:rPr>
          <w:rFonts w:ascii="Times New Roman" w:hAnsi="Times New Roman"/>
          <w:sz w:val="24"/>
          <w:szCs w:val="24"/>
        </w:rPr>
        <w:t>temperature</w:t>
      </w:r>
      <w:r w:rsidR="00A27E88">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007C2F38"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37,38</w:t>
      </w:r>
      <w:r w:rsidR="007C2F38" w:rsidRPr="00A27E88">
        <w:rPr>
          <w:rFonts w:ascii="Times New Roman" w:hAnsi="Times New Roman"/>
          <w:sz w:val="24"/>
          <w:szCs w:val="24"/>
        </w:rPr>
        <w:fldChar w:fldCharType="end"/>
      </w:r>
    </w:p>
    <w:p w14:paraId="2A159D58" w14:textId="3C919AAA" w:rsidR="004633E5" w:rsidRDefault="004633E5" w:rsidP="0044781A">
      <w:pPr>
        <w:pStyle w:val="ListParagraph"/>
        <w:numPr>
          <w:ilvl w:val="0"/>
          <w:numId w:val="7"/>
        </w:numPr>
        <w:spacing w:after="0" w:line="240" w:lineRule="auto"/>
        <w:rPr>
          <w:rFonts w:ascii="Times New Roman" w:hAnsi="Times New Roman"/>
          <w:sz w:val="24"/>
          <w:szCs w:val="24"/>
        </w:rPr>
      </w:pPr>
      <w:commentRangeStart w:id="49"/>
      <w:r>
        <w:rPr>
          <w:rFonts w:ascii="Times New Roman" w:hAnsi="Times New Roman"/>
          <w:sz w:val="24"/>
          <w:szCs w:val="24"/>
        </w:rPr>
        <w:t xml:space="preserve">The </w:t>
      </w:r>
      <w:r w:rsidRPr="00DC0131">
        <w:rPr>
          <w:rFonts w:ascii="Times New Roman" w:hAnsi="Times New Roman"/>
          <w:sz w:val="24"/>
          <w:szCs w:val="24"/>
        </w:rPr>
        <w:t xml:space="preserve">impact of </w:t>
      </w:r>
      <w:r w:rsidR="004543CB">
        <w:rPr>
          <w:rFonts w:ascii="Times New Roman" w:hAnsi="Times New Roman"/>
          <w:sz w:val="24"/>
          <w:szCs w:val="24"/>
        </w:rPr>
        <w:t>rising</w:t>
      </w:r>
      <w:r w:rsidR="00D55EA5">
        <w:rPr>
          <w:rFonts w:ascii="Times New Roman" w:hAnsi="Times New Roman"/>
          <w:sz w:val="24"/>
          <w:szCs w:val="24"/>
        </w:rPr>
        <w:t xml:space="preserve"> temperature</w:t>
      </w:r>
      <w:r w:rsidRPr="00DC0131">
        <w:rPr>
          <w:rFonts w:ascii="Times New Roman" w:hAnsi="Times New Roman"/>
          <w:sz w:val="24"/>
          <w:szCs w:val="24"/>
        </w:rPr>
        <w:t xml:space="preserv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00A8795D">
        <w:rPr>
          <w:rFonts w:ascii="Times New Roman" w:hAnsi="Times New Roman"/>
          <w:sz w:val="24"/>
          <w:szCs w:val="24"/>
        </w:rPr>
        <w:fldChar w:fldCharType="separate"/>
      </w:r>
      <w:r w:rsidR="003239C8" w:rsidRPr="003239C8">
        <w:rPr>
          <w:rFonts w:ascii="Times New Roman" w:hAnsi="Times New Roman"/>
          <w:noProof/>
          <w:sz w:val="24"/>
          <w:szCs w:val="24"/>
          <w:vertAlign w:val="superscript"/>
        </w:rPr>
        <w:t>39</w:t>
      </w:r>
      <w:r w:rsidR="00A8795D">
        <w:rPr>
          <w:rFonts w:ascii="Times New Roman" w:hAnsi="Times New Roman"/>
          <w:sz w:val="24"/>
          <w:szCs w:val="24"/>
        </w:rPr>
        <w:fldChar w:fldCharType="end"/>
      </w:r>
      <w:commentRangeEnd w:id="49"/>
      <w:r w:rsidR="008C0183">
        <w:rPr>
          <w:rStyle w:val="CommentReference"/>
          <w:rFonts w:asciiTheme="minorHAnsi" w:eastAsiaTheme="minorHAnsi" w:hAnsiTheme="minorHAnsi" w:cstheme="minorBidi"/>
        </w:rPr>
        <w:commentReference w:id="49"/>
      </w:r>
    </w:p>
    <w:p w14:paraId="0BF20732" w14:textId="3454A269" w:rsidR="004D25AB" w:rsidRDefault="00A8795D"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00107BF2" w:rsidRPr="004633E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40</w:t>
      </w:r>
      <w:r w:rsidR="00107BF2" w:rsidRPr="004633E5">
        <w:rPr>
          <w:rFonts w:ascii="Times New Roman" w:hAnsi="Times New Roman"/>
          <w:sz w:val="24"/>
          <w:szCs w:val="24"/>
        </w:rPr>
        <w:fldChar w:fldCharType="end"/>
      </w:r>
    </w:p>
    <w:p w14:paraId="0EBFA69E" w14:textId="6C54DB25" w:rsidR="00DC0131" w:rsidRDefault="005573C8"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41&lt;/sup&gt;","plainTextFormattedCitation":"41","previouslyFormattedCitation":"&lt;sup&gt;41&lt;/sup&gt;"},"properties":{"noteIndex":0},"schema":"https://github.com/citation-style-language/schema/raw/master/csl-citation.json"}</w:instrText>
      </w:r>
      <w:r w:rsidR="0024720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41</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p>
    <w:p w14:paraId="48FB8BC9" w14:textId="4DE36A86" w:rsidR="004628D2" w:rsidRDefault="004628D2" w:rsidP="0044781A">
      <w:pPr>
        <w:pStyle w:val="ListParagraph"/>
        <w:numPr>
          <w:ilvl w:val="0"/>
          <w:numId w:val="7"/>
        </w:numPr>
        <w:spacing w:after="0" w:line="240" w:lineRule="auto"/>
        <w:rPr>
          <w:rFonts w:ascii="Times New Roman" w:hAnsi="Times New Roman"/>
          <w:sz w:val="24"/>
          <w:szCs w:val="24"/>
        </w:rPr>
      </w:pPr>
      <w:del w:id="50" w:author="Bennett, James E" w:date="2019-01-07T17:45:00Z">
        <w:r w:rsidDel="004F36A9">
          <w:rPr>
            <w:rFonts w:ascii="Times New Roman" w:hAnsi="Times New Roman"/>
            <w:sz w:val="24"/>
            <w:szCs w:val="24"/>
          </w:rPr>
          <w:delText>There is indication that humans sleep less in warmer temperatures, affecting their mental health</w:delText>
        </w:r>
      </w:del>
      <w:ins w:id="51" w:author="Bennett, James E" w:date="2019-01-07T17:59:00Z">
        <w:r w:rsidR="008974CF">
          <w:rPr>
            <w:rFonts w:ascii="Times New Roman" w:hAnsi="Times New Roman"/>
            <w:sz w:val="24"/>
            <w:szCs w:val="24"/>
          </w:rPr>
          <w:t>Changes associated with increasing temperature</w:t>
        </w:r>
      </w:ins>
      <w:ins w:id="52" w:author="Bennett, James E" w:date="2019-01-07T17:47:00Z">
        <w:r w:rsidR="008C0183">
          <w:rPr>
            <w:rFonts w:ascii="Times New Roman" w:hAnsi="Times New Roman"/>
            <w:sz w:val="24"/>
            <w:szCs w:val="24"/>
          </w:rPr>
          <w:t xml:space="preserve"> include </w:t>
        </w:r>
      </w:ins>
      <w:ins w:id="53" w:author="Bennett, James E" w:date="2019-01-07T17:45:00Z">
        <w:r w:rsidR="004F36A9">
          <w:rPr>
            <w:rFonts w:ascii="Times New Roman" w:hAnsi="Times New Roman"/>
            <w:sz w:val="24"/>
            <w:szCs w:val="24"/>
          </w:rPr>
          <w:t>loss of sleep</w:t>
        </w:r>
      </w:ins>
      <w:ins w:id="54" w:author="Bennett, James E" w:date="2019-01-07T17:47:00Z">
        <w:r w:rsidR="008C0183">
          <w:rPr>
            <w:rFonts w:ascii="Times New Roman" w:hAnsi="Times New Roman"/>
            <w:sz w:val="24"/>
            <w:szCs w:val="24"/>
          </w:rPr>
          <w:t>,</w:t>
        </w:r>
      </w:ins>
      <w:del w:id="55" w:author="Bennett, James E" w:date="2019-01-07T17:47:00Z">
        <w:r w:rsidDel="008C0183">
          <w:rPr>
            <w:rFonts w:ascii="Times New Roman" w:hAnsi="Times New Roman"/>
            <w:sz w:val="24"/>
            <w:szCs w:val="24"/>
          </w:rPr>
          <w:delText>.</w:delText>
        </w:r>
      </w:del>
      <w:r>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42&lt;/sup&gt;","plainTextFormattedCitation":"42","previouslyFormattedCitation":"&lt;sup&gt;42&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42</w:t>
      </w:r>
      <w:r>
        <w:rPr>
          <w:rFonts w:ascii="Times New Roman" w:hAnsi="Times New Roman"/>
          <w:sz w:val="24"/>
          <w:szCs w:val="24"/>
        </w:rPr>
        <w:fldChar w:fldCharType="end"/>
      </w:r>
    </w:p>
    <w:p w14:paraId="43A04291" w14:textId="7D8969B2" w:rsidR="00B97405" w:rsidRDefault="008C0183" w:rsidP="0044781A">
      <w:pPr>
        <w:pStyle w:val="ListParagraph"/>
        <w:numPr>
          <w:ilvl w:val="0"/>
          <w:numId w:val="7"/>
        </w:numPr>
        <w:spacing w:after="0" w:line="240" w:lineRule="auto"/>
        <w:rPr>
          <w:rFonts w:ascii="Times New Roman" w:hAnsi="Times New Roman"/>
          <w:sz w:val="24"/>
          <w:szCs w:val="24"/>
        </w:rPr>
      </w:pPr>
      <w:ins w:id="56" w:author="Bennett, James E" w:date="2019-01-07T17:52:00Z">
        <w:r>
          <w:rPr>
            <w:rFonts w:ascii="Times New Roman" w:hAnsi="Times New Roman"/>
            <w:sz w:val="24"/>
            <w:szCs w:val="24"/>
          </w:rPr>
          <w:t>,</w:t>
        </w:r>
      </w:ins>
      <w:ins w:id="57" w:author="Bennett, James E" w:date="2019-01-07T17:47:00Z">
        <w:r>
          <w:rPr>
            <w:rFonts w:ascii="Times New Roman" w:hAnsi="Times New Roman"/>
            <w:sz w:val="24"/>
            <w:szCs w:val="24"/>
          </w:rPr>
          <w:t xml:space="preserve"> </w:t>
        </w:r>
      </w:ins>
      <w:ins w:id="58" w:author="Bennett, James E" w:date="2019-01-07T17:46:00Z">
        <w:r w:rsidR="004F36A9">
          <w:rPr>
            <w:rFonts w:ascii="Times New Roman" w:hAnsi="Times New Roman"/>
            <w:sz w:val="24"/>
            <w:szCs w:val="24"/>
          </w:rPr>
          <w:t>less effective p</w:t>
        </w:r>
      </w:ins>
      <w:del w:id="59" w:author="Bennett, James E" w:date="2019-01-07T17:46:00Z">
        <w:r w:rsidR="00B97405" w:rsidDel="004F36A9">
          <w:rPr>
            <w:rFonts w:ascii="Times New Roman" w:hAnsi="Times New Roman"/>
            <w:sz w:val="24"/>
            <w:szCs w:val="24"/>
          </w:rPr>
          <w:delText>P</w:delText>
        </w:r>
      </w:del>
      <w:r w:rsidR="00B97405">
        <w:rPr>
          <w:rFonts w:ascii="Times New Roman" w:hAnsi="Times New Roman"/>
          <w:sz w:val="24"/>
          <w:szCs w:val="24"/>
        </w:rPr>
        <w:t>sychoactive drugs</w:t>
      </w:r>
      <w:del w:id="60" w:author="Bennett, James E" w:date="2019-01-07T17:46:00Z">
        <w:r w:rsidR="00B97405" w:rsidDel="004F36A9">
          <w:rPr>
            <w:rFonts w:ascii="Times New Roman" w:hAnsi="Times New Roman"/>
            <w:sz w:val="24"/>
            <w:szCs w:val="24"/>
          </w:rPr>
          <w:delText xml:space="preserve"> may also become less effective in warmer weather</w:delText>
        </w:r>
      </w:del>
      <w:ins w:id="61" w:author="Bennett, James E" w:date="2019-01-07T17:52:00Z">
        <w:r>
          <w:rPr>
            <w:rFonts w:ascii="Times New Roman" w:hAnsi="Times New Roman"/>
            <w:sz w:val="24"/>
            <w:szCs w:val="24"/>
          </w:rPr>
          <w:t>,</w:t>
        </w:r>
      </w:ins>
      <w:del w:id="62" w:author="Bennett, James E" w:date="2019-01-07T17:52:00Z">
        <w:r w:rsidR="00B97405" w:rsidDel="008C0183">
          <w:rPr>
            <w:rFonts w:ascii="Times New Roman" w:hAnsi="Times New Roman"/>
            <w:sz w:val="24"/>
            <w:szCs w:val="24"/>
          </w:rPr>
          <w:delText>.</w:delText>
        </w:r>
      </w:del>
      <w:r w:rsidR="00B97405">
        <w:rPr>
          <w:rFonts w:ascii="Times New Roman" w:hAnsi="Times New Roman"/>
          <w:sz w:val="24"/>
          <w:szCs w:val="24"/>
        </w:rPr>
        <w:fldChar w:fldCharType="begin" w:fldLock="1"/>
      </w:r>
      <w:r w:rsidR="00C61B9D">
        <w:rPr>
          <w:rFonts w:ascii="Times New Roman" w:hAnsi="Times New Roman"/>
          <w:sz w:val="24"/>
          <w:szCs w:val="24"/>
        </w:rPr>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43&lt;/sup&gt;","plainTextFormattedCitation":"43","previouslyFormattedCitation":"&lt;sup&gt;43&lt;/sup&gt;"},"properties":{"noteIndex":0},"schema":"https://github.com/citation-style-language/schema/raw/master/csl-citation.json"}</w:instrText>
      </w:r>
      <w:r w:rsidR="00B9740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43</w:t>
      </w:r>
      <w:r w:rsidR="00B97405">
        <w:rPr>
          <w:rFonts w:ascii="Times New Roman" w:hAnsi="Times New Roman"/>
          <w:sz w:val="24"/>
          <w:szCs w:val="24"/>
        </w:rPr>
        <w:fldChar w:fldCharType="end"/>
      </w:r>
    </w:p>
    <w:p w14:paraId="1ECADFB9" w14:textId="5B449D56" w:rsidR="009B7A5F" w:rsidRPr="00DC0131" w:rsidRDefault="008C0183" w:rsidP="0044781A">
      <w:pPr>
        <w:pStyle w:val="ListParagraph"/>
        <w:numPr>
          <w:ilvl w:val="0"/>
          <w:numId w:val="7"/>
        </w:numPr>
        <w:spacing w:after="0" w:line="240" w:lineRule="auto"/>
        <w:rPr>
          <w:rFonts w:ascii="Times New Roman" w:hAnsi="Times New Roman"/>
          <w:sz w:val="24"/>
          <w:szCs w:val="24"/>
        </w:rPr>
      </w:pPr>
      <w:ins w:id="63" w:author="Bennett, James E" w:date="2019-01-07T17:53:00Z">
        <w:r>
          <w:rPr>
            <w:rFonts w:ascii="Times New Roman" w:hAnsi="Times New Roman"/>
            <w:sz w:val="24"/>
            <w:szCs w:val="24"/>
          </w:rPr>
          <w:t>a</w:t>
        </w:r>
      </w:ins>
      <w:ins w:id="64" w:author="Bennett, James E" w:date="2019-01-07T17:52:00Z">
        <w:r>
          <w:rPr>
            <w:rFonts w:ascii="Times New Roman" w:hAnsi="Times New Roman"/>
            <w:sz w:val="24"/>
            <w:szCs w:val="24"/>
          </w:rPr>
          <w:t>nd</w:t>
        </w:r>
      </w:ins>
      <w:del w:id="65" w:author="Bennett, James E" w:date="2019-01-07T17:52:00Z">
        <w:r w:rsidR="009A2E6F" w:rsidRPr="00DC0131" w:rsidDel="008C0183">
          <w:rPr>
            <w:rFonts w:ascii="Times New Roman" w:hAnsi="Times New Roman"/>
            <w:sz w:val="24"/>
            <w:szCs w:val="24"/>
          </w:rPr>
          <w:delText>A recent study has also demonstrated</w:delText>
        </w:r>
      </w:del>
      <w:del w:id="66" w:author="Bennett, James E" w:date="2019-01-07T18:00:00Z">
        <w:r w:rsidR="00FE0758" w:rsidRPr="00DC0131" w:rsidDel="008974CF">
          <w:rPr>
            <w:rFonts w:ascii="Times New Roman" w:hAnsi="Times New Roman"/>
            <w:sz w:val="24"/>
            <w:szCs w:val="24"/>
          </w:rPr>
          <w:delText>, using Twitter mood analysis,</w:delText>
        </w:r>
      </w:del>
      <w:r w:rsidR="00FE0758" w:rsidRPr="00DC0131">
        <w:rPr>
          <w:rFonts w:ascii="Times New Roman" w:hAnsi="Times New Roman"/>
          <w:sz w:val="24"/>
          <w:szCs w:val="24"/>
        </w:rPr>
        <w:t xml:space="preserve">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 xml:space="preserve">epression </w:t>
      </w:r>
      <w:commentRangeStart w:id="67"/>
      <w:r w:rsidR="000A0A5E" w:rsidRPr="00DC0131">
        <w:rPr>
          <w:rFonts w:ascii="Times New Roman" w:hAnsi="Times New Roman"/>
          <w:sz w:val="24"/>
          <w:szCs w:val="24"/>
        </w:rPr>
        <w:t>levels</w:t>
      </w:r>
      <w:del w:id="68" w:author="Bennett, James E" w:date="2019-01-07T18:00:00Z">
        <w:r w:rsidR="000A0A5E" w:rsidRPr="00DC0131" w:rsidDel="008974CF">
          <w:rPr>
            <w:rFonts w:ascii="Times New Roman" w:hAnsi="Times New Roman"/>
            <w:sz w:val="24"/>
            <w:szCs w:val="24"/>
          </w:rPr>
          <w:delText xml:space="preserve"> </w:delText>
        </w:r>
      </w:del>
      <w:commentRangeEnd w:id="67"/>
      <w:r w:rsidR="008974CF">
        <w:rPr>
          <w:rStyle w:val="CommentReference"/>
          <w:rFonts w:asciiTheme="minorHAnsi" w:eastAsiaTheme="minorHAnsi" w:hAnsiTheme="minorHAnsi" w:cstheme="minorBidi"/>
        </w:rPr>
        <w:commentReference w:id="67"/>
      </w:r>
      <w:del w:id="69" w:author="Bennett, James E" w:date="2019-01-07T18:00:00Z">
        <w:r w:rsidR="000A0A5E" w:rsidRPr="00DC0131" w:rsidDel="008974CF">
          <w:rPr>
            <w:rFonts w:ascii="Times New Roman" w:hAnsi="Times New Roman"/>
            <w:sz w:val="24"/>
            <w:szCs w:val="24"/>
          </w:rPr>
          <w:delText>associated with</w:delText>
        </w:r>
        <w:r w:rsidR="00DD39F1" w:rsidRPr="00DC0131" w:rsidDel="008974CF">
          <w:rPr>
            <w:rFonts w:ascii="Times New Roman" w:hAnsi="Times New Roman"/>
            <w:sz w:val="24"/>
            <w:szCs w:val="24"/>
          </w:rPr>
          <w:delText xml:space="preserve"> increasing</w:delText>
        </w:r>
        <w:r w:rsidR="000A0A5E" w:rsidRPr="00DC0131" w:rsidDel="008974CF">
          <w:rPr>
            <w:rFonts w:ascii="Times New Roman" w:hAnsi="Times New Roman"/>
            <w:sz w:val="24"/>
            <w:szCs w:val="24"/>
          </w:rPr>
          <w:delText xml:space="preserve"> temperature</w:delText>
        </w:r>
      </w:del>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1B365D" w:rsidRPr="00DC0131">
        <w:rPr>
          <w:rFonts w:ascii="Times New Roman" w:hAnsi="Times New Roman"/>
          <w:sz w:val="24"/>
          <w:szCs w:val="24"/>
        </w:rPr>
        <w:fldChar w:fldCharType="separate"/>
      </w:r>
      <w:r w:rsidR="00FC32A2" w:rsidRPr="00FC32A2">
        <w:rPr>
          <w:rFonts w:ascii="Times New Roman" w:hAnsi="Times New Roman"/>
          <w:noProof/>
          <w:sz w:val="24"/>
          <w:szCs w:val="24"/>
          <w:vertAlign w:val="superscript"/>
        </w:rPr>
        <w:t>6</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commentRangeEnd w:id="39"/>
      <w:r w:rsidR="00904AE6">
        <w:rPr>
          <w:rStyle w:val="CommentReference"/>
          <w:rFonts w:asciiTheme="minorHAnsi" w:eastAsiaTheme="minorHAnsi" w:hAnsiTheme="minorHAnsi" w:cstheme="minorBidi"/>
        </w:rPr>
        <w:commentReference w:id="39"/>
      </w:r>
    </w:p>
    <w:p w14:paraId="67720C84" w14:textId="69C90790" w:rsidR="00290E98" w:rsidRDefault="00290E98" w:rsidP="0044781A">
      <w:pPr>
        <w:spacing w:line="480" w:lineRule="auto"/>
        <w:rPr>
          <w:ins w:id="70" w:author="Bennett, James E" w:date="2019-01-07T16:07:00Z"/>
        </w:rPr>
      </w:pPr>
    </w:p>
    <w:p w14:paraId="6158F1C7" w14:textId="20D31C18" w:rsidR="00DA6836" w:rsidRDefault="001D3E82" w:rsidP="0044781A">
      <w:pPr>
        <w:spacing w:line="480" w:lineRule="auto"/>
        <w:rPr>
          <w:ins w:id="71" w:author="Bennett, James E" w:date="2019-01-07T16:08:00Z"/>
          <w:i/>
        </w:rPr>
      </w:pPr>
      <w:commentRangeStart w:id="72"/>
      <w:proofErr w:type="gramStart"/>
      <w:ins w:id="73" w:author="Bennett, James E" w:date="2019-01-07T16:07:00Z">
        <w:r w:rsidRPr="001D3E82">
          <w:rPr>
            <w:i/>
          </w:rPr>
          <w:t>So</w:t>
        </w:r>
        <w:proofErr w:type="gramEnd"/>
        <w:r w:rsidRPr="001D3E82">
          <w:rPr>
            <w:i/>
          </w:rPr>
          <w:t xml:space="preserve"> what</w:t>
        </w:r>
      </w:ins>
      <w:commentRangeEnd w:id="72"/>
      <w:ins w:id="74" w:author="Bennett, James E" w:date="2019-01-07T16:08:00Z">
        <w:r w:rsidR="00DA6836">
          <w:rPr>
            <w:rStyle w:val="CommentReference"/>
            <w:rFonts w:asciiTheme="minorHAnsi" w:hAnsiTheme="minorHAnsi" w:cstheme="minorBidi"/>
            <w:lang w:eastAsia="en-US"/>
          </w:rPr>
          <w:commentReference w:id="72"/>
        </w:r>
      </w:ins>
    </w:p>
    <w:p w14:paraId="5DE978DE" w14:textId="77777777" w:rsidR="00DA6836" w:rsidRPr="00DA6836" w:rsidRDefault="00DA6836" w:rsidP="0044781A">
      <w:pPr>
        <w:spacing w:line="480" w:lineRule="auto"/>
        <w:rPr>
          <w:i/>
        </w:rPr>
      </w:pPr>
    </w:p>
    <w:p w14:paraId="47189CEC" w14:textId="130227F2" w:rsidR="001E0C8D" w:rsidRPr="00636C9B" w:rsidRDefault="00FA3851" w:rsidP="0044781A">
      <w:pPr>
        <w:spacing w:line="480" w:lineRule="auto"/>
        <w:rPr>
          <w:b/>
          <w:color w:val="000000" w:themeColor="text1"/>
        </w:rPr>
      </w:pPr>
      <w:r w:rsidRPr="00636C9B">
        <w:rPr>
          <w:b/>
          <w:color w:val="000000" w:themeColor="text1"/>
        </w:rPr>
        <w:t>Methods</w:t>
      </w:r>
    </w:p>
    <w:p w14:paraId="15E3966A" w14:textId="77777777" w:rsidR="00FA3851" w:rsidRDefault="00FA3851" w:rsidP="0044781A">
      <w:pPr>
        <w:spacing w:line="480" w:lineRule="auto"/>
        <w:outlineLvl w:val="0"/>
        <w:rPr>
          <w:i/>
          <w:color w:val="000000" w:themeColor="text1"/>
        </w:rPr>
      </w:pPr>
      <w:r>
        <w:rPr>
          <w:i/>
          <w:color w:val="000000" w:themeColor="text1"/>
        </w:rPr>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w:t>
      </w:r>
      <w:r w:rsidR="00B54EF3" w:rsidRPr="00636C9B">
        <w:rPr>
          <w:color w:val="000000" w:themeColor="text1"/>
        </w:rPr>
        <w:lastRenderedPageBreak/>
        <w:t>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w:t>
      </w:r>
      <w:proofErr w:type="gramStart"/>
      <w:r>
        <w:rPr>
          <w:rStyle w:val="apple-style-span"/>
          <w:color w:val="000000" w:themeColor="text1"/>
        </w:rPr>
        <w:t>all</w:t>
      </w:r>
      <w:r w:rsidR="001A274C">
        <w:rPr>
          <w:rStyle w:val="apple-style-span"/>
          <w:color w:val="000000" w:themeColor="text1"/>
        </w:rPr>
        <w:t xml:space="preserve"> of these</w:t>
      </w:r>
      <w:proofErr w:type="gramEnd"/>
      <w:r w:rsidR="001A274C">
        <w:rPr>
          <w:rStyle w:val="apple-style-span"/>
          <w:color w:val="000000" w:themeColor="text1"/>
        </w:rPr>
        <w:t xml:space="preserv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77777777"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696B9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44&lt;/sup&gt;","plainTextFormattedCitation":"44","previouslyFormattedCitation":"&lt;sup&gt;44&lt;/sup&gt;"},"properties":{"noteIndex":0},"schema":"https://github.com/citation-style-language/schema/raw/master/csl-citation.json"}</w:instrText>
      </w:r>
      <w:r w:rsidR="00EC6676" w:rsidRPr="00636C9B">
        <w:fldChar w:fldCharType="separate"/>
      </w:r>
      <w:r w:rsidR="003239C8" w:rsidRPr="003239C8">
        <w:rPr>
          <w:noProof/>
          <w:vertAlign w:val="superscript"/>
        </w:rPr>
        <w:t>44</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63442B10" w:rsidR="00FA3851" w:rsidRPr="002C6C20" w:rsidRDefault="00BA1F28" w:rsidP="0044781A">
      <w:pPr>
        <w:spacing w:line="480" w:lineRule="auto"/>
        <w:rPr>
          <w:color w:val="000000" w:themeColor="text1"/>
        </w:rPr>
      </w:pPr>
      <w:r>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r w:rsidR="00EF0593">
        <w:t>because it is</w:t>
      </w:r>
      <w:r w:rsidR="00FA3851">
        <w:t xml:space="preserve"> equivalent to </w:t>
      </w:r>
      <w:r w:rsidR="002407A3">
        <w:t>the</w:t>
      </w:r>
      <w:r w:rsidR="00EF0593">
        <w:t xml:space="preserve"> </w:t>
      </w:r>
      <w:r w:rsidR="002407A3">
        <w:t>period</w:t>
      </w:r>
      <w:r w:rsidR="00FA3851">
        <w:t xml:space="preserve"> used in climate assessment</w:t>
      </w:r>
      <w:r w:rsidR="00FA3851" w:rsidRPr="00636C9B">
        <w:t>.</w:t>
      </w:r>
      <w:r w:rsidR="00FA3851" w:rsidRPr="00636C9B">
        <w:fldChar w:fldCharType="begin" w:fldLock="1"/>
      </w:r>
      <w:r w:rsidR="00696B9C">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45&lt;/sup&gt;","plainTextFormattedCitation":"45","previouslyFormattedCitation":"&lt;sup&gt;45&lt;/sup&gt;"},"properties":{"noteIndex":0},"schema":"https://github.com/citation-style-language/schema/raw/master/csl-citation.json"}</w:instrText>
      </w:r>
      <w:r w:rsidR="00FA3851" w:rsidRPr="00636C9B">
        <w:fldChar w:fldCharType="separate"/>
      </w:r>
      <w:r w:rsidR="003239C8" w:rsidRPr="003239C8">
        <w:rPr>
          <w:noProof/>
          <w:vertAlign w:val="superscript"/>
        </w:rPr>
        <w:t>45</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average, to which the population of each </w:t>
      </w:r>
      <w:r w:rsidR="00FA3851">
        <w:lastRenderedPageBreak/>
        <w:t>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24B1134F"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696B9C">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7,8,46&lt;/sup&gt;","plainTextFormattedCitation":"7,8,46","previouslyFormattedCitation":"&lt;sup&gt;7,8,46&lt;/sup&gt;"},"properties":{"noteIndex":0},"schema":"https://github.com/citation-style-language/schema/raw/master/csl-citation.json"}</w:instrText>
      </w:r>
      <w:r w:rsidR="0051156D">
        <w:rPr>
          <w:color w:val="000000" w:themeColor="text1"/>
        </w:rPr>
        <w:fldChar w:fldCharType="separate"/>
      </w:r>
      <w:r w:rsidR="003239C8" w:rsidRPr="003239C8">
        <w:rPr>
          <w:noProof/>
          <w:color w:val="000000" w:themeColor="text1"/>
          <w:vertAlign w:val="superscript"/>
        </w:rPr>
        <w:t>7,8,46</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6D29C392"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We used a random walk structure for neighbouring month terms</w:t>
      </w:r>
      <w:r w:rsidR="00133FDE">
        <w:rPr>
          <w:color w:val="000000" w:themeColor="text1"/>
        </w:rPr>
        <w:t xml:space="preserve">, </w:t>
      </w:r>
      <w:r>
        <w:rPr>
          <w:color w:val="000000" w:themeColor="text1"/>
        </w:rPr>
        <w:t xml:space="preserve"> </w:t>
      </w:r>
      <w:r w:rsidRPr="00636C9B">
        <w:rPr>
          <w:color w:val="000000" w:themeColor="text1"/>
        </w:rPr>
        <w:t>widely used to characterise smoothly varying associations</w:t>
      </w:r>
      <w:r>
        <w:t>.</w:t>
      </w:r>
      <w:r>
        <w:fldChar w:fldCharType="begin" w:fldLock="1"/>
      </w:r>
      <w:r w:rsidR="00696B9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47&lt;/sup&gt;","plainTextFormattedCitation":"47","previouslyFormattedCitation":"&lt;sup&gt;47&lt;/sup&gt;"},"properties":{"noteIndex":0},"schema":"https://github.com/citation-style-language/schema/raw/master/csl-citation.json"}</w:instrText>
      </w:r>
      <w:r>
        <w:fldChar w:fldCharType="separate"/>
      </w:r>
      <w:r w:rsidR="003239C8" w:rsidRPr="003239C8">
        <w:rPr>
          <w:noProof/>
          <w:vertAlign w:val="superscript"/>
        </w:rPr>
        <w:t>47</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4ED38BDA"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696B9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48&lt;/sup&gt;","plainTextFormattedCitation":"48","previouslyFormattedCitation":"&lt;sup&gt;48&lt;/sup&gt;"},"properties":{"noteIndex":0},"schema":"https://github.com/citation-style-language/schema/raw/master/csl-citation.json"}</w:instrText>
      </w:r>
      <w:r w:rsidRPr="00636C9B">
        <w:rPr>
          <w:color w:val="000000" w:themeColor="text1"/>
        </w:rPr>
        <w:fldChar w:fldCharType="separate"/>
      </w:r>
      <w:r w:rsidR="003239C8" w:rsidRPr="003239C8">
        <w:rPr>
          <w:noProof/>
          <w:color w:val="000000" w:themeColor="text1"/>
          <w:vertAlign w:val="superscript"/>
        </w:rPr>
        <w:t>48</w:t>
      </w:r>
      <w:r w:rsidRPr="00636C9B">
        <w:rPr>
          <w:color w:val="000000" w:themeColor="text1"/>
        </w:rPr>
        <w:fldChar w:fldCharType="end"/>
      </w:r>
      <w:r w:rsidRPr="00636C9B">
        <w:rPr>
          <w:color w:val="000000" w:themeColor="text1"/>
        </w:rPr>
        <w:t xml:space="preserve"> This allows death </w:t>
      </w:r>
      <w:r w:rsidRPr="00636C9B">
        <w:rPr>
          <w:color w:val="000000" w:themeColor="text1"/>
        </w:rPr>
        <w:lastRenderedPageBreak/>
        <w:t xml:space="preserve">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667FE41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696B9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49&lt;/sup&gt;"},"properties":{"noteIndex":0},"schema":"https://github.com/citation-style-language/schema/raw/master/csl-citation.json"}</w:instrText>
      </w:r>
      <w:r w:rsidR="002A16CF">
        <w:rPr>
          <w:color w:val="000000" w:themeColor="text1"/>
          <w:lang w:val="en-US"/>
        </w:rPr>
        <w:fldChar w:fldCharType="separate"/>
      </w:r>
      <w:r w:rsidR="003239C8" w:rsidRPr="003239C8">
        <w:rPr>
          <w:noProof/>
          <w:color w:val="000000" w:themeColor="text1"/>
          <w:vertAlign w:val="superscript"/>
          <w:lang w:val="en-US"/>
        </w:rPr>
        <w:t>49</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69D2C263" w:rsidR="003351F5" w:rsidRDefault="003351F5" w:rsidP="0044781A">
      <w:pPr>
        <w:spacing w:line="480" w:lineRule="auto"/>
        <w:outlineLvl w:val="0"/>
        <w:rPr>
          <w:color w:val="000000" w:themeColor="text1"/>
        </w:rPr>
      </w:pPr>
      <w:r>
        <w:rPr>
          <w:color w:val="000000" w:themeColor="text1"/>
        </w:rPr>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696B9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50&lt;/sup&gt;","plainTextFormattedCitation":"50","previouslyFormattedCitation":"&lt;sup&gt;50&lt;/sup&gt;"},"properties":{"noteIndex":0},"schema":"https://github.com/citation-style-language/schema/raw/master/csl-citation.json"}</w:instrText>
      </w:r>
      <w:r>
        <w:rPr>
          <w:color w:val="000000" w:themeColor="text1"/>
        </w:rPr>
        <w:fldChar w:fldCharType="separate"/>
      </w:r>
      <w:r w:rsidR="003239C8" w:rsidRPr="003239C8">
        <w:rPr>
          <w:noProof/>
          <w:color w:val="000000" w:themeColor="text1"/>
          <w:vertAlign w:val="superscript"/>
        </w:rPr>
        <w:t>50</w:t>
      </w:r>
      <w:r>
        <w:rPr>
          <w:color w:val="000000" w:themeColor="text1"/>
        </w:rPr>
        <w:fldChar w:fldCharType="end"/>
      </w:r>
    </w:p>
    <w:p w14:paraId="5AE10A10" w14:textId="77777777" w:rsidR="00261EEF" w:rsidRDefault="00261EEF" w:rsidP="0044781A">
      <w:pPr>
        <w:spacing w:line="480" w:lineRule="auto"/>
        <w:outlineLvl w:val="0"/>
        <w:rPr>
          <w:color w:val="000000" w:themeColor="text1"/>
        </w:rPr>
      </w:pPr>
    </w:p>
    <w:p w14:paraId="43953311" w14:textId="0E1B87DB" w:rsidR="00261EEF" w:rsidRDefault="00261EEF" w:rsidP="0044781A">
      <w:pPr>
        <w:spacing w:line="480" w:lineRule="auto"/>
        <w:outlineLvl w:val="0"/>
        <w:rPr>
          <w:i/>
          <w:color w:val="000000" w:themeColor="text1"/>
        </w:rPr>
      </w:pPr>
      <w:r>
        <w:rPr>
          <w:i/>
          <w:color w:val="000000" w:themeColor="text1"/>
        </w:rPr>
        <w:t>Sensitivity analysis</w:t>
      </w:r>
    </w:p>
    <w:p w14:paraId="354DAAFA" w14:textId="77777777" w:rsidR="001E0C8D" w:rsidRPr="00CE6FD4" w:rsidRDefault="001E0C8D" w:rsidP="0044781A">
      <w:pPr>
        <w:spacing w:line="480" w:lineRule="auto"/>
        <w:outlineLvl w:val="0"/>
        <w:rPr>
          <w:i/>
          <w:color w:val="000000" w:themeColor="text1"/>
        </w:rPr>
      </w:pPr>
    </w:p>
    <w:p w14:paraId="5C621549" w14:textId="1BE87F1C" w:rsidR="00261EEF" w:rsidRPr="00CE6FD4" w:rsidRDefault="00261EEF" w:rsidP="00CE6FD4">
      <w:pPr>
        <w:spacing w:line="480" w:lineRule="auto"/>
      </w:pPr>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lastRenderedPageBreak/>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to the single variable model, due to the collinearity of other measures with mean monthly temperature.</w:t>
      </w:r>
      <w:r>
        <w:t xml:space="preserve"> </w:t>
      </w:r>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rsidP="00CE6FD4">
      <w:pPr>
        <w:spacing w:line="480" w:lineRule="auto"/>
        <w:rPr>
          <w:i/>
        </w:rPr>
      </w:pPr>
      <w:r>
        <w:rPr>
          <w:i/>
        </w:rPr>
        <w:t>Strengths and limitations</w:t>
      </w:r>
    </w:p>
    <w:p w14:paraId="2C46A821" w14:textId="77777777" w:rsidR="00A47B94" w:rsidRDefault="00A47B94" w:rsidP="00CE6FD4">
      <w:pPr>
        <w:spacing w:line="480" w:lineRule="auto"/>
        <w:rPr>
          <w:i/>
        </w:rPr>
      </w:pPr>
    </w:p>
    <w:p w14:paraId="42745145" w14:textId="4F8E34D8" w:rsidR="0004728E" w:rsidRDefault="00DE752B" w:rsidP="001E0C8D">
      <w:pPr>
        <w:spacing w:line="480" w:lineRule="auto"/>
      </w:pPr>
      <w:r>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anomaly that internalises long-term historical experience by month and state, and is closer to what climate change may bring about than solely examining single or multi-day 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t xml:space="preserve">A limitation of our study is that, like all observation studies, we cannot rule out confounding, although it is unlikely that other factors will have the same anomalies even if their average space and time patterns are the same. </w:t>
      </w:r>
    </w:p>
    <w:p w14:paraId="71F1675E" w14:textId="77777777" w:rsidR="00261EEF" w:rsidRDefault="00261EEF" w:rsidP="00736A97">
      <w:pPr>
        <w:spacing w:line="480" w:lineRule="auto"/>
      </w:pPr>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p w14:paraId="2F508FEF" w14:textId="4F6BDE34" w:rsidR="000C7717" w:rsidRPr="000C7717" w:rsidRDefault="00A55581" w:rsidP="00674606">
      <w:pPr>
        <w:widowControl w:val="0"/>
        <w:autoSpaceDE w:val="0"/>
        <w:autoSpaceDN w:val="0"/>
        <w:adjustRightInd w:val="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0C7717" w:rsidRPr="000C7717">
        <w:rPr>
          <w:rFonts w:eastAsia="Times New Roman"/>
          <w:noProof/>
        </w:rPr>
        <w:t>1.</w:t>
      </w:r>
      <w:r w:rsidR="000C7717" w:rsidRPr="000C7717">
        <w:rPr>
          <w:rFonts w:eastAsia="Times New Roman"/>
          <w:noProof/>
        </w:rPr>
        <w:tab/>
        <w:t xml:space="preserve">Watts, N. </w:t>
      </w:r>
      <w:r w:rsidR="000C7717" w:rsidRPr="000C7717">
        <w:rPr>
          <w:rFonts w:eastAsia="Times New Roman"/>
          <w:i/>
          <w:iCs/>
          <w:noProof/>
        </w:rPr>
        <w:t>et al.</w:t>
      </w:r>
      <w:r w:rsidR="000C7717" w:rsidRPr="000C7717">
        <w:rPr>
          <w:rFonts w:eastAsia="Times New Roman"/>
          <w:noProof/>
        </w:rPr>
        <w:t xml:space="preserve"> The 2018 report of the Lancet Countdown on health and climate change: shaping health of nations for centuries to come. </w:t>
      </w:r>
      <w:r w:rsidR="000C7717" w:rsidRPr="000C7717">
        <w:rPr>
          <w:rFonts w:eastAsia="Times New Roman"/>
          <w:i/>
          <w:iCs/>
          <w:noProof/>
        </w:rPr>
        <w:t>Lancet</w:t>
      </w:r>
      <w:r w:rsidR="000C7717" w:rsidRPr="000C7717">
        <w:rPr>
          <w:rFonts w:eastAsia="Times New Roman"/>
          <w:noProof/>
        </w:rPr>
        <w:t xml:space="preserve"> </w:t>
      </w:r>
      <w:r w:rsidR="000C7717" w:rsidRPr="000C7717">
        <w:rPr>
          <w:rFonts w:eastAsia="Times New Roman"/>
          <w:b/>
          <w:bCs/>
          <w:noProof/>
        </w:rPr>
        <w:t>6736,</w:t>
      </w:r>
      <w:r w:rsidR="000C7717" w:rsidRPr="000C7717">
        <w:rPr>
          <w:rFonts w:eastAsia="Times New Roman"/>
          <w:noProof/>
        </w:rPr>
        <w:t xml:space="preserve"> 1–4 (2018).</w:t>
      </w:r>
    </w:p>
    <w:p w14:paraId="40AE8C22"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w:t>
      </w:r>
      <w:r w:rsidRPr="000C7717">
        <w:rPr>
          <w:rFonts w:eastAsia="Times New Roman"/>
          <w:noProof/>
        </w:rPr>
        <w:tab/>
        <w:t xml:space="preserve">McMichael, A. J., Woodruff, R. E. &amp; Hales, S. Climate change and human health: Present and future risks. </w:t>
      </w:r>
      <w:r w:rsidRPr="000C7717">
        <w:rPr>
          <w:rFonts w:eastAsia="Times New Roman"/>
          <w:i/>
          <w:iCs/>
          <w:noProof/>
        </w:rPr>
        <w:t>Lancet</w:t>
      </w:r>
      <w:r w:rsidRPr="000C7717">
        <w:rPr>
          <w:rFonts w:eastAsia="Times New Roman"/>
          <w:noProof/>
        </w:rPr>
        <w:t xml:space="preserve"> (2006). doi:10.1016/S0140-6736(06)68079-3</w:t>
      </w:r>
    </w:p>
    <w:p w14:paraId="0342BE33"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w:t>
      </w:r>
      <w:r w:rsidRPr="000C7717">
        <w:rPr>
          <w:rFonts w:eastAsia="Times New Roman"/>
          <w:noProof/>
        </w:rPr>
        <w:tab/>
        <w:t xml:space="preserve">Huang, C. </w:t>
      </w:r>
      <w:r w:rsidRPr="000C7717">
        <w:rPr>
          <w:rFonts w:eastAsia="Times New Roman"/>
          <w:i/>
          <w:iCs/>
          <w:noProof/>
        </w:rPr>
        <w:t>et al.</w:t>
      </w:r>
      <w:r w:rsidRPr="000C7717">
        <w:rPr>
          <w:rFonts w:eastAsia="Times New Roman"/>
          <w:noProof/>
        </w:rPr>
        <w:t xml:space="preserve"> Projecting Future heat-related mortality under climate change scenarios: A systematic review. </w:t>
      </w:r>
      <w:r w:rsidRPr="000C7717">
        <w:rPr>
          <w:rFonts w:eastAsia="Times New Roman"/>
          <w:i/>
          <w:iCs/>
          <w:noProof/>
        </w:rPr>
        <w:t>Environmental Health Perspectives</w:t>
      </w:r>
      <w:r w:rsidRPr="000C7717">
        <w:rPr>
          <w:rFonts w:eastAsia="Times New Roman"/>
          <w:noProof/>
        </w:rPr>
        <w:t xml:space="preserve"> (2011). doi:10.1289/ehp.1103456</w:t>
      </w:r>
    </w:p>
    <w:p w14:paraId="32874B0C"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w:t>
      </w:r>
      <w:r w:rsidRPr="000C7717">
        <w:rPr>
          <w:rFonts w:eastAsia="Times New Roman"/>
          <w:noProof/>
        </w:rPr>
        <w:tab/>
        <w:t xml:space="preserve">Gasparrini, A. </w:t>
      </w:r>
      <w:r w:rsidRPr="000C7717">
        <w:rPr>
          <w:rFonts w:eastAsia="Times New Roman"/>
          <w:i/>
          <w:iCs/>
          <w:noProof/>
        </w:rPr>
        <w:t>et al.</w:t>
      </w:r>
      <w:r w:rsidRPr="000C7717">
        <w:rPr>
          <w:rFonts w:eastAsia="Times New Roman"/>
          <w:noProof/>
        </w:rPr>
        <w:t xml:space="preserve"> Projections of temperature-related excess mortality under climate change scenarios. </w:t>
      </w:r>
      <w:r w:rsidRPr="000C7717">
        <w:rPr>
          <w:rFonts w:eastAsia="Times New Roman"/>
          <w:i/>
          <w:iCs/>
          <w:noProof/>
        </w:rPr>
        <w:t>Lancet Planet. Heal.</w:t>
      </w:r>
      <w:r w:rsidRPr="000C7717">
        <w:rPr>
          <w:rFonts w:eastAsia="Times New Roman"/>
          <w:noProof/>
        </w:rPr>
        <w:t xml:space="preserve"> (2017). doi:10.1016/S2542-5196(17)30156-0</w:t>
      </w:r>
    </w:p>
    <w:p w14:paraId="0B56DEC3"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5.</w:t>
      </w:r>
      <w:r w:rsidRPr="000C7717">
        <w:rPr>
          <w:rFonts w:eastAsia="Times New Roman"/>
          <w:noProof/>
        </w:rPr>
        <w:tab/>
        <w:t xml:space="preserve">Smith, K. R. </w:t>
      </w:r>
      <w:r w:rsidRPr="000C7717">
        <w:rPr>
          <w:rFonts w:eastAsia="Times New Roman"/>
          <w:i/>
          <w:iCs/>
          <w:noProof/>
        </w:rPr>
        <w:t>et al.</w:t>
      </w:r>
      <w:r w:rsidRPr="000C7717">
        <w:rPr>
          <w:rFonts w:eastAsia="Times New Roman"/>
          <w:noProof/>
        </w:rPr>
        <w:t xml:space="preserve"> Human health: Impacts, adaptation, and co-benefits. in </w:t>
      </w:r>
      <w:r w:rsidRPr="000C7717">
        <w:rPr>
          <w:rFonts w:eastAsia="Times New Roman"/>
          <w:i/>
          <w:iCs/>
          <w:noProof/>
        </w:rPr>
        <w:t>Climate Change 2014 Impacts, Adaptation and Vulnerability: Part A: Global and Sectoral Aspects</w:t>
      </w:r>
      <w:r w:rsidRPr="000C7717">
        <w:rPr>
          <w:rFonts w:eastAsia="Times New Roman"/>
          <w:noProof/>
        </w:rPr>
        <w:t xml:space="preserve"> (2015). doi:10.1017/CBO9781107415379.016</w:t>
      </w:r>
    </w:p>
    <w:p w14:paraId="1EAC8954"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6.</w:t>
      </w:r>
      <w:r w:rsidRPr="000C7717">
        <w:rPr>
          <w:rFonts w:eastAsia="Times New Roman"/>
          <w:noProof/>
        </w:rPr>
        <w:tab/>
        <w:t xml:space="preserve">Burke, M. </w:t>
      </w:r>
      <w:r w:rsidRPr="000C7717">
        <w:rPr>
          <w:rFonts w:eastAsia="Times New Roman"/>
          <w:i/>
          <w:iCs/>
          <w:noProof/>
        </w:rPr>
        <w:t>et al.</w:t>
      </w:r>
      <w:r w:rsidRPr="000C7717">
        <w:rPr>
          <w:rFonts w:eastAsia="Times New Roman"/>
          <w:noProof/>
        </w:rPr>
        <w:t xml:space="preserve"> Higher temperatures increase suicide rates in the United States and Mexico. </w:t>
      </w:r>
      <w:r w:rsidRPr="000C7717">
        <w:rPr>
          <w:rFonts w:eastAsia="Times New Roman"/>
          <w:i/>
          <w:iCs/>
          <w:noProof/>
        </w:rPr>
        <w:t>Nat. Clim. Chang.</w:t>
      </w:r>
      <w:r w:rsidRPr="000C7717">
        <w:rPr>
          <w:rFonts w:eastAsia="Times New Roman"/>
          <w:noProof/>
        </w:rPr>
        <w:t xml:space="preserve"> (2018). doi:10.1038/s41558-018-0222-x</w:t>
      </w:r>
    </w:p>
    <w:p w14:paraId="5C1D0E9E"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7.</w:t>
      </w:r>
      <w:r w:rsidRPr="000C7717">
        <w:rPr>
          <w:rFonts w:eastAsia="Times New Roman"/>
          <w:noProof/>
        </w:rPr>
        <w:tab/>
        <w:t xml:space="preserve">Parks, R. M., Bennett, J. E., Foreman, K. J., Toumi, R. &amp; Ezzati, M. National and regional seasonal dynamics of all-cause and cause-specific mortality in the USA from 1980 to 2016. </w:t>
      </w:r>
      <w:r w:rsidRPr="000C7717">
        <w:rPr>
          <w:rFonts w:eastAsia="Times New Roman"/>
          <w:i/>
          <w:iCs/>
          <w:noProof/>
        </w:rPr>
        <w:t>Elife</w:t>
      </w:r>
      <w:r w:rsidRPr="000C7717">
        <w:rPr>
          <w:rFonts w:eastAsia="Times New Roman"/>
          <w:noProof/>
        </w:rPr>
        <w:t xml:space="preserve"> </w:t>
      </w:r>
      <w:r w:rsidRPr="000C7717">
        <w:rPr>
          <w:rFonts w:eastAsia="Times New Roman"/>
          <w:b/>
          <w:bCs/>
          <w:noProof/>
        </w:rPr>
        <w:t>7,</w:t>
      </w:r>
      <w:r w:rsidRPr="000C7717">
        <w:rPr>
          <w:rFonts w:eastAsia="Times New Roman"/>
          <w:noProof/>
        </w:rPr>
        <w:t xml:space="preserve"> (2018).</w:t>
      </w:r>
    </w:p>
    <w:p w14:paraId="61C69897"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8.</w:t>
      </w:r>
      <w:r w:rsidRPr="000C7717">
        <w:rPr>
          <w:rFonts w:eastAsia="Times New Roman"/>
          <w:noProof/>
        </w:rPr>
        <w:tab/>
        <w:t xml:space="preserve">Rau, R. Seasonality in Human Mortality.  A Demographic Approach. </w:t>
      </w:r>
      <w:r w:rsidRPr="000C7717">
        <w:rPr>
          <w:rFonts w:eastAsia="Times New Roman"/>
          <w:i/>
          <w:iCs/>
          <w:noProof/>
        </w:rPr>
        <w:t>Wirtschafts- und Sozialwissenschaftlichen Fak.</w:t>
      </w:r>
      <w:r w:rsidRPr="000C7717">
        <w:rPr>
          <w:rFonts w:eastAsia="Times New Roman"/>
          <w:noProof/>
        </w:rPr>
        <w:t xml:space="preserve"> </w:t>
      </w:r>
      <w:r w:rsidRPr="000C7717">
        <w:rPr>
          <w:rFonts w:eastAsia="Times New Roman"/>
          <w:b/>
          <w:bCs/>
          <w:noProof/>
        </w:rPr>
        <w:t>PhD,</w:t>
      </w:r>
      <w:r w:rsidRPr="000C7717">
        <w:rPr>
          <w:rFonts w:eastAsia="Times New Roman"/>
          <w:noProof/>
        </w:rPr>
        <w:t xml:space="preserve"> 361 (2004).</w:t>
      </w:r>
    </w:p>
    <w:p w14:paraId="1AD8C6DA"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9.</w:t>
      </w:r>
      <w:r w:rsidRPr="000C7717">
        <w:rPr>
          <w:rFonts w:eastAsia="Times New Roman"/>
          <w:noProof/>
        </w:rPr>
        <w:tab/>
        <w:t xml:space="preserve">Shi, L., Kloog, I., Zanobetti, A., Liu, P. &amp; Schwartz, J. D. Impacts of temperature and its variability on mortality in New England. </w:t>
      </w:r>
      <w:r w:rsidRPr="000C7717">
        <w:rPr>
          <w:rFonts w:eastAsia="Times New Roman"/>
          <w:i/>
          <w:iCs/>
          <w:noProof/>
        </w:rPr>
        <w:t>Nat. Clim. Chang.</w:t>
      </w:r>
      <w:r w:rsidRPr="000C7717">
        <w:rPr>
          <w:rFonts w:eastAsia="Times New Roman"/>
          <w:noProof/>
        </w:rPr>
        <w:t xml:space="preserve"> </w:t>
      </w:r>
      <w:r w:rsidRPr="000C7717">
        <w:rPr>
          <w:rFonts w:eastAsia="Times New Roman"/>
          <w:b/>
          <w:bCs/>
          <w:noProof/>
        </w:rPr>
        <w:t>5,</w:t>
      </w:r>
      <w:r w:rsidRPr="000C7717">
        <w:rPr>
          <w:rFonts w:eastAsia="Times New Roman"/>
          <w:noProof/>
        </w:rPr>
        <w:t xml:space="preserve"> 988–991 (2015).</w:t>
      </w:r>
    </w:p>
    <w:p w14:paraId="0951658D"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10.</w:t>
      </w:r>
      <w:r w:rsidRPr="000C7717">
        <w:rPr>
          <w:rFonts w:eastAsia="Times New Roman"/>
          <w:noProof/>
        </w:rPr>
        <w:tab/>
        <w:t xml:space="preserve">Gasparrini, A. </w:t>
      </w:r>
      <w:r w:rsidRPr="000C7717">
        <w:rPr>
          <w:rFonts w:eastAsia="Times New Roman"/>
          <w:i/>
          <w:iCs/>
          <w:noProof/>
        </w:rPr>
        <w:t>et al.</w:t>
      </w:r>
      <w:r w:rsidRPr="000C7717">
        <w:rPr>
          <w:rFonts w:eastAsia="Times New Roman"/>
          <w:noProof/>
        </w:rPr>
        <w:t xml:space="preserve"> Mortality risk attributable to high and low ambient temperature: A multicountry observational study. </w:t>
      </w:r>
      <w:r w:rsidRPr="000C7717">
        <w:rPr>
          <w:rFonts w:eastAsia="Times New Roman"/>
          <w:i/>
          <w:iCs/>
          <w:noProof/>
        </w:rPr>
        <w:t>Lancet</w:t>
      </w:r>
      <w:r w:rsidRPr="000C7717">
        <w:rPr>
          <w:rFonts w:eastAsia="Times New Roman"/>
          <w:noProof/>
        </w:rPr>
        <w:t xml:space="preserve"> </w:t>
      </w:r>
      <w:r w:rsidRPr="000C7717">
        <w:rPr>
          <w:rFonts w:eastAsia="Times New Roman"/>
          <w:b/>
          <w:bCs/>
          <w:noProof/>
        </w:rPr>
        <w:t>386,</w:t>
      </w:r>
      <w:r w:rsidRPr="000C7717">
        <w:rPr>
          <w:rFonts w:eastAsia="Times New Roman"/>
          <w:noProof/>
        </w:rPr>
        <w:t xml:space="preserve"> 369–375 (2015).</w:t>
      </w:r>
    </w:p>
    <w:p w14:paraId="12B18939"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11.</w:t>
      </w:r>
      <w:r w:rsidRPr="000C7717">
        <w:rPr>
          <w:rFonts w:eastAsia="Times New Roman"/>
          <w:noProof/>
        </w:rPr>
        <w:tab/>
        <w:t xml:space="preserve">Ye, X. </w:t>
      </w:r>
      <w:r w:rsidRPr="000C7717">
        <w:rPr>
          <w:rFonts w:eastAsia="Times New Roman"/>
          <w:i/>
          <w:iCs/>
          <w:noProof/>
        </w:rPr>
        <w:t>et al.</w:t>
      </w:r>
      <w:r w:rsidRPr="000C7717">
        <w:rPr>
          <w:rFonts w:eastAsia="Times New Roman"/>
          <w:noProof/>
        </w:rPr>
        <w:t xml:space="preserve"> Ambient temperature and morbidity: a review of epidemiological evidence. </w:t>
      </w:r>
      <w:r w:rsidRPr="000C7717">
        <w:rPr>
          <w:rFonts w:eastAsia="Times New Roman"/>
          <w:i/>
          <w:iCs/>
          <w:noProof/>
        </w:rPr>
        <w:t>Environ. Health Perspect.</w:t>
      </w:r>
      <w:r w:rsidRPr="000C7717">
        <w:rPr>
          <w:rFonts w:eastAsia="Times New Roman"/>
          <w:noProof/>
        </w:rPr>
        <w:t xml:space="preserve"> </w:t>
      </w:r>
      <w:r w:rsidRPr="000C7717">
        <w:rPr>
          <w:rFonts w:eastAsia="Times New Roman"/>
          <w:b/>
          <w:bCs/>
          <w:noProof/>
        </w:rPr>
        <w:t>120,</w:t>
      </w:r>
      <w:r w:rsidRPr="000C7717">
        <w:rPr>
          <w:rFonts w:eastAsia="Times New Roman"/>
          <w:noProof/>
        </w:rPr>
        <w:t xml:space="preserve"> 19–28 (2012).</w:t>
      </w:r>
    </w:p>
    <w:p w14:paraId="3FEA0F9F"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12.</w:t>
      </w:r>
      <w:r w:rsidRPr="000C7717">
        <w:rPr>
          <w:rFonts w:eastAsia="Times New Roman"/>
          <w:noProof/>
        </w:rPr>
        <w:tab/>
        <w:t xml:space="preserve">Basu, R. High ambient temperature and mortality: A review of epidemiologic studies from 2001 to 2008. </w:t>
      </w:r>
      <w:r w:rsidRPr="000C7717">
        <w:rPr>
          <w:rFonts w:eastAsia="Times New Roman"/>
          <w:i/>
          <w:iCs/>
          <w:noProof/>
        </w:rPr>
        <w:t>Environ. Heal. A Glob. Access Sci. Source</w:t>
      </w:r>
      <w:r w:rsidRPr="000C7717">
        <w:rPr>
          <w:rFonts w:eastAsia="Times New Roman"/>
          <w:noProof/>
        </w:rPr>
        <w:t xml:space="preserve"> </w:t>
      </w:r>
      <w:r w:rsidRPr="000C7717">
        <w:rPr>
          <w:rFonts w:eastAsia="Times New Roman"/>
          <w:b/>
          <w:bCs/>
          <w:noProof/>
        </w:rPr>
        <w:t>8,</w:t>
      </w:r>
      <w:r w:rsidRPr="000C7717">
        <w:rPr>
          <w:rFonts w:eastAsia="Times New Roman"/>
          <w:noProof/>
        </w:rPr>
        <w:t xml:space="preserve"> 40 (2009).</w:t>
      </w:r>
    </w:p>
    <w:p w14:paraId="11661E48"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13.</w:t>
      </w:r>
      <w:r w:rsidRPr="000C7717">
        <w:rPr>
          <w:rFonts w:eastAsia="Times New Roman"/>
          <w:noProof/>
        </w:rPr>
        <w:tab/>
        <w:t xml:space="preserve">Bobb, J. F. </w:t>
      </w:r>
      <w:r w:rsidRPr="000C7717">
        <w:rPr>
          <w:rFonts w:eastAsia="Times New Roman"/>
          <w:i/>
          <w:iCs/>
          <w:noProof/>
        </w:rPr>
        <w:t>et al.</w:t>
      </w:r>
      <w:r w:rsidRPr="000C7717">
        <w:rPr>
          <w:rFonts w:eastAsia="Times New Roman"/>
          <w:noProof/>
        </w:rPr>
        <w:t xml:space="preserve"> Time-Course of Cause-Specific Hospital Admissions During Snowstorms : An Analysis of Electronic Medical Records From Major Hospitals in Boston, Massachusetts. </w:t>
      </w:r>
      <w:r w:rsidRPr="000C7717">
        <w:rPr>
          <w:rFonts w:eastAsia="Times New Roman"/>
          <w:i/>
          <w:iCs/>
          <w:noProof/>
        </w:rPr>
        <w:t>Am. J. Epidemiol.</w:t>
      </w:r>
      <w:r w:rsidRPr="000C7717">
        <w:rPr>
          <w:rFonts w:eastAsia="Times New Roman"/>
          <w:noProof/>
        </w:rPr>
        <w:t xml:space="preserve"> </w:t>
      </w:r>
      <w:r w:rsidRPr="000C7717">
        <w:rPr>
          <w:rFonts w:eastAsia="Times New Roman"/>
          <w:b/>
          <w:bCs/>
          <w:noProof/>
        </w:rPr>
        <w:t>185,</w:t>
      </w:r>
      <w:r w:rsidRPr="000C7717">
        <w:rPr>
          <w:rFonts w:eastAsia="Times New Roman"/>
          <w:noProof/>
        </w:rPr>
        <w:t xml:space="preserve"> 283–294 (2017).</w:t>
      </w:r>
    </w:p>
    <w:p w14:paraId="15A469A1"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14.</w:t>
      </w:r>
      <w:r w:rsidRPr="000C7717">
        <w:rPr>
          <w:rFonts w:eastAsia="Times New Roman"/>
          <w:noProof/>
        </w:rPr>
        <w:tab/>
        <w:t xml:space="preserve">Kampe, E. O. I., Kovats, S. &amp; Hajat, S. Impact of high ambient temperature on unintentional injuries in high-income countries: A narrative systematic literature review. </w:t>
      </w:r>
      <w:r w:rsidRPr="000C7717">
        <w:rPr>
          <w:rFonts w:eastAsia="Times New Roman"/>
          <w:i/>
          <w:iCs/>
          <w:noProof/>
        </w:rPr>
        <w:t>BMJ Open</w:t>
      </w:r>
      <w:r w:rsidRPr="000C7717">
        <w:rPr>
          <w:rFonts w:eastAsia="Times New Roman"/>
          <w:noProof/>
        </w:rPr>
        <w:t xml:space="preserve"> (2016). doi:10.1136/bmjopen-2015-010399</w:t>
      </w:r>
    </w:p>
    <w:p w14:paraId="5F75052D"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15.</w:t>
      </w:r>
      <w:r w:rsidRPr="000C7717">
        <w:rPr>
          <w:rFonts w:eastAsia="Times New Roman"/>
          <w:noProof/>
        </w:rPr>
        <w:tab/>
        <w:t xml:space="preserve">Datla, S., Sahu, P., Roh, H.-J. &amp; Sharma, S. A comprehensive analysis of the association of highway traffic with winter weather conditions. </w:t>
      </w:r>
      <w:r w:rsidRPr="000C7717">
        <w:rPr>
          <w:rFonts w:eastAsia="Times New Roman"/>
          <w:i/>
          <w:iCs/>
          <w:noProof/>
        </w:rPr>
        <w:t>Procedia - Soc. Behav. Sci.</w:t>
      </w:r>
      <w:r w:rsidRPr="000C7717">
        <w:rPr>
          <w:rFonts w:eastAsia="Times New Roman"/>
          <w:noProof/>
        </w:rPr>
        <w:t xml:space="preserve"> (2013). doi:10.1016/j.sbspro.2013.11.143</w:t>
      </w:r>
    </w:p>
    <w:p w14:paraId="27547853"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16.</w:t>
      </w:r>
      <w:r w:rsidRPr="000C7717">
        <w:rPr>
          <w:rFonts w:eastAsia="Times New Roman"/>
          <w:noProof/>
        </w:rPr>
        <w:tab/>
        <w:t xml:space="preserve">Roh, H.-J., Sahu, P. K., Sharma, S., Datla, S. &amp; Mehran, B. Statistical Investigations of Snowfall and Temperature Interaction with Passenger Car and Truck Traffic on Primary Highways in Canada. </w:t>
      </w:r>
      <w:r w:rsidRPr="000C7717">
        <w:rPr>
          <w:rFonts w:eastAsia="Times New Roman"/>
          <w:i/>
          <w:iCs/>
          <w:noProof/>
        </w:rPr>
        <w:t>J. Cold Reg. Eng.</w:t>
      </w:r>
      <w:r w:rsidRPr="000C7717">
        <w:rPr>
          <w:rFonts w:eastAsia="Times New Roman"/>
          <w:noProof/>
        </w:rPr>
        <w:t xml:space="preserve"> (2016). doi:10.1061/(ASCE)CR.1943-5495.0000099</w:t>
      </w:r>
    </w:p>
    <w:p w14:paraId="6E98CDFC"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17.</w:t>
      </w:r>
      <w:r w:rsidRPr="000C7717">
        <w:rPr>
          <w:rFonts w:eastAsia="Times New Roman"/>
          <w:noProof/>
        </w:rPr>
        <w:tab/>
        <w:t xml:space="preserve">Roh, H.-J., Datla, S. &amp; Sharma, S. Effect of snow, temperature and their interaction on highway truck traffic. </w:t>
      </w:r>
      <w:r w:rsidRPr="000C7717">
        <w:rPr>
          <w:rFonts w:eastAsia="Times New Roman"/>
          <w:i/>
          <w:iCs/>
          <w:noProof/>
        </w:rPr>
        <w:t>J. Transp. Techn.</w:t>
      </w:r>
      <w:r w:rsidRPr="000C7717">
        <w:rPr>
          <w:rFonts w:eastAsia="Times New Roman"/>
          <w:noProof/>
        </w:rPr>
        <w:t xml:space="preserve"> (2013). doi:10.4236/jtts.2013.31003</w:t>
      </w:r>
    </w:p>
    <w:p w14:paraId="77232179"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18.</w:t>
      </w:r>
      <w:r w:rsidRPr="000C7717">
        <w:rPr>
          <w:rFonts w:eastAsia="Times New Roman"/>
          <w:noProof/>
        </w:rPr>
        <w:tab/>
        <w:t xml:space="preserve">Roh, H. J., Sharma, S. &amp; Sahu, P. K. Modeling snow and cold effects for classified highway traffic volumes. </w:t>
      </w:r>
      <w:r w:rsidRPr="000C7717">
        <w:rPr>
          <w:rFonts w:eastAsia="Times New Roman"/>
          <w:i/>
          <w:iCs/>
          <w:noProof/>
        </w:rPr>
        <w:t>KSCE J. Civ. Eng.</w:t>
      </w:r>
      <w:r w:rsidRPr="000C7717">
        <w:rPr>
          <w:rFonts w:eastAsia="Times New Roman"/>
          <w:noProof/>
        </w:rPr>
        <w:t xml:space="preserve"> (2016). doi:10.1007/s12205-015-0236-0</w:t>
      </w:r>
    </w:p>
    <w:p w14:paraId="19C81293"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19.</w:t>
      </w:r>
      <w:r w:rsidRPr="000C7717">
        <w:rPr>
          <w:rFonts w:eastAsia="Times New Roman"/>
          <w:noProof/>
        </w:rPr>
        <w:tab/>
        <w:t xml:space="preserve">Daanen, H. A. M., Van De Vliert, E. &amp; Huang, X. Driving performance in cold, warm, and thermoneutral environments. </w:t>
      </w:r>
      <w:r w:rsidRPr="000C7717">
        <w:rPr>
          <w:rFonts w:eastAsia="Times New Roman"/>
          <w:i/>
          <w:iCs/>
          <w:noProof/>
        </w:rPr>
        <w:t>Appl. Ergon.</w:t>
      </w:r>
      <w:r w:rsidRPr="000C7717">
        <w:rPr>
          <w:rFonts w:eastAsia="Times New Roman"/>
          <w:noProof/>
        </w:rPr>
        <w:t xml:space="preserve"> (2003). doi:10.1016/S0003-6870(03)00055-3</w:t>
      </w:r>
    </w:p>
    <w:p w14:paraId="2B7D4F5F"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20.</w:t>
      </w:r>
      <w:r w:rsidRPr="000C7717">
        <w:rPr>
          <w:rFonts w:eastAsia="Times New Roman"/>
          <w:noProof/>
        </w:rPr>
        <w:tab/>
        <w:t>Zlatoper, T. J. Determinants of motor vehicle deaths in the United States: A cross-</w:t>
      </w:r>
      <w:r w:rsidRPr="000C7717">
        <w:rPr>
          <w:rFonts w:eastAsia="Times New Roman"/>
          <w:noProof/>
        </w:rPr>
        <w:lastRenderedPageBreak/>
        <w:t xml:space="preserve">sectional analysis. </w:t>
      </w:r>
      <w:r w:rsidRPr="000C7717">
        <w:rPr>
          <w:rFonts w:eastAsia="Times New Roman"/>
          <w:i/>
          <w:iCs/>
          <w:noProof/>
        </w:rPr>
        <w:t>Accid. Anal. Prev.</w:t>
      </w:r>
      <w:r w:rsidRPr="000C7717">
        <w:rPr>
          <w:rFonts w:eastAsia="Times New Roman"/>
          <w:noProof/>
        </w:rPr>
        <w:t xml:space="preserve"> (1991). doi:10.1016/0001-4575(91)90062-A</w:t>
      </w:r>
    </w:p>
    <w:p w14:paraId="015AAB4F"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21.</w:t>
      </w:r>
      <w:r w:rsidRPr="000C7717">
        <w:rPr>
          <w:rFonts w:eastAsia="Times New Roman"/>
          <w:noProof/>
        </w:rPr>
        <w:tab/>
        <w:t xml:space="preserve">Mackie, R. R. &amp; Hanlon, J. F. . O. A study of the combined effects of extented driving and heat stress on driver arousal and performance. in </w:t>
      </w:r>
      <w:r w:rsidRPr="000C7717">
        <w:rPr>
          <w:rFonts w:eastAsia="Times New Roman"/>
          <w:i/>
          <w:iCs/>
          <w:noProof/>
        </w:rPr>
        <w:t>Symposium on relationships among theory, physiological correlates, and operational performance</w:t>
      </w:r>
      <w:r w:rsidRPr="000C7717">
        <w:rPr>
          <w:rFonts w:eastAsia="Times New Roman"/>
          <w:noProof/>
        </w:rPr>
        <w:t xml:space="preserve"> (1976). doi:10.1007/978-1-4684-2529-1_25</w:t>
      </w:r>
    </w:p>
    <w:p w14:paraId="0E6AA73B"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22.</w:t>
      </w:r>
      <w:r w:rsidRPr="000C7717">
        <w:rPr>
          <w:rFonts w:eastAsia="Times New Roman"/>
          <w:noProof/>
        </w:rPr>
        <w:tab/>
        <w:t xml:space="preserve">Wyon, D. P., Wyon, I. &amp; Norin, F. Effects of moderate heat stress on driver vigilance in a moving vehicle. </w:t>
      </w:r>
      <w:r w:rsidRPr="000C7717">
        <w:rPr>
          <w:rFonts w:eastAsia="Times New Roman"/>
          <w:i/>
          <w:iCs/>
          <w:noProof/>
        </w:rPr>
        <w:t>Ergonomics</w:t>
      </w:r>
      <w:r w:rsidRPr="000C7717">
        <w:rPr>
          <w:rFonts w:eastAsia="Times New Roman"/>
          <w:noProof/>
        </w:rPr>
        <w:t xml:space="preserve"> (1996). doi:10.1080/00140139608964434</w:t>
      </w:r>
    </w:p>
    <w:p w14:paraId="2C9E3862"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23.</w:t>
      </w:r>
      <w:r w:rsidRPr="000C7717">
        <w:rPr>
          <w:rFonts w:eastAsia="Times New Roman"/>
          <w:noProof/>
        </w:rPr>
        <w:tab/>
        <w:t xml:space="preserve">Voas, R. B., Torres, P., Romano, E. &amp; Lacey, J. H. Alcohol-Related Risk of Driver Fatalities: An Update Using 2007 Data. </w:t>
      </w:r>
      <w:r w:rsidRPr="000C7717">
        <w:rPr>
          <w:rFonts w:eastAsia="Times New Roman"/>
          <w:i/>
          <w:iCs/>
          <w:noProof/>
        </w:rPr>
        <w:t>J. Stud. Alcohol Drugs</w:t>
      </w:r>
      <w:r w:rsidRPr="000C7717">
        <w:rPr>
          <w:rFonts w:eastAsia="Times New Roman"/>
          <w:noProof/>
        </w:rPr>
        <w:t xml:space="preserve"> (2012). doi:10.15288/jsad.2012.73.341</w:t>
      </w:r>
    </w:p>
    <w:p w14:paraId="4CE5E48D"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24.</w:t>
      </w:r>
      <w:r w:rsidRPr="000C7717">
        <w:rPr>
          <w:rFonts w:eastAsia="Times New Roman"/>
          <w:noProof/>
        </w:rPr>
        <w:tab/>
        <w:t xml:space="preserve">Ambrose, A. F., Paul, G. &amp; Hausdorff, J. M. Risk factors for falls among older adults: A review of the literature. </w:t>
      </w:r>
      <w:r w:rsidRPr="000C7717">
        <w:rPr>
          <w:rFonts w:eastAsia="Times New Roman"/>
          <w:i/>
          <w:iCs/>
          <w:noProof/>
        </w:rPr>
        <w:t>Maturitas</w:t>
      </w:r>
      <w:r w:rsidRPr="000C7717">
        <w:rPr>
          <w:rFonts w:eastAsia="Times New Roman"/>
          <w:noProof/>
        </w:rPr>
        <w:t xml:space="preserve"> (2013). doi:10.1016/j.maturitas.2013.02.009</w:t>
      </w:r>
    </w:p>
    <w:p w14:paraId="2A7DC85B"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25.</w:t>
      </w:r>
      <w:r w:rsidRPr="000C7717">
        <w:rPr>
          <w:rFonts w:eastAsia="Times New Roman"/>
          <w:noProof/>
        </w:rPr>
        <w:tab/>
        <w:t xml:space="preserve">Kelsey, J. L. </w:t>
      </w:r>
      <w:r w:rsidRPr="000C7717">
        <w:rPr>
          <w:rFonts w:eastAsia="Times New Roman"/>
          <w:i/>
          <w:iCs/>
          <w:noProof/>
        </w:rPr>
        <w:t>et al.</w:t>
      </w:r>
      <w:r w:rsidRPr="000C7717">
        <w:rPr>
          <w:rFonts w:eastAsia="Times New Roman"/>
          <w:noProof/>
        </w:rPr>
        <w:t xml:space="preserve"> Indoor and outdoor falls in older adults are different: The maintenance of balance, independent living, intellect, and zest in the elderly of boston study. </w:t>
      </w:r>
      <w:r w:rsidRPr="000C7717">
        <w:rPr>
          <w:rFonts w:eastAsia="Times New Roman"/>
          <w:i/>
          <w:iCs/>
          <w:noProof/>
        </w:rPr>
        <w:t>J. Am. Geriatr. Soc.</w:t>
      </w:r>
      <w:r w:rsidRPr="000C7717">
        <w:rPr>
          <w:rFonts w:eastAsia="Times New Roman"/>
          <w:noProof/>
        </w:rPr>
        <w:t xml:space="preserve"> (2010). doi:10.1111/j.1532-5415.2010.03062.x</w:t>
      </w:r>
    </w:p>
    <w:p w14:paraId="367C2606"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26.</w:t>
      </w:r>
      <w:r w:rsidRPr="000C7717">
        <w:rPr>
          <w:rFonts w:eastAsia="Times New Roman"/>
          <w:noProof/>
        </w:rPr>
        <w:tab/>
        <w:t xml:space="preserve">Xu, J. Unintentional drowning deaths in the United States, 1999-2010. </w:t>
      </w:r>
      <w:r w:rsidRPr="000C7717">
        <w:rPr>
          <w:rFonts w:eastAsia="Times New Roman"/>
          <w:i/>
          <w:iCs/>
          <w:noProof/>
        </w:rPr>
        <w:t>NCHS Data Brief</w:t>
      </w:r>
      <w:r w:rsidRPr="000C7717">
        <w:rPr>
          <w:rFonts w:eastAsia="Times New Roman"/>
          <w:noProof/>
        </w:rPr>
        <w:t xml:space="preserve"> (2014).</w:t>
      </w:r>
    </w:p>
    <w:p w14:paraId="53CB7B49"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27.</w:t>
      </w:r>
      <w:r w:rsidRPr="000C7717">
        <w:rPr>
          <w:rFonts w:eastAsia="Times New Roman"/>
          <w:noProof/>
        </w:rPr>
        <w:tab/>
        <w:t xml:space="preserve">Ranson, M. Crime, weather, and climate change. </w:t>
      </w:r>
      <w:r w:rsidRPr="000C7717">
        <w:rPr>
          <w:rFonts w:eastAsia="Times New Roman"/>
          <w:i/>
          <w:iCs/>
          <w:noProof/>
        </w:rPr>
        <w:t>J. Environ. Econ. Manage.</w:t>
      </w:r>
      <w:r w:rsidRPr="000C7717">
        <w:rPr>
          <w:rFonts w:eastAsia="Times New Roman"/>
          <w:noProof/>
        </w:rPr>
        <w:t xml:space="preserve"> (2014). doi:10.1016/j.jeem.2013.11.008</w:t>
      </w:r>
    </w:p>
    <w:p w14:paraId="404587D2"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28.</w:t>
      </w:r>
      <w:r w:rsidRPr="000C7717">
        <w:rPr>
          <w:rFonts w:eastAsia="Times New Roman"/>
          <w:noProof/>
        </w:rPr>
        <w:tab/>
        <w:t xml:space="preserve">Mares, D. Climate change and levels of violence in socially disadvantaged neighborhood groups. </w:t>
      </w:r>
      <w:r w:rsidRPr="000C7717">
        <w:rPr>
          <w:rFonts w:eastAsia="Times New Roman"/>
          <w:i/>
          <w:iCs/>
          <w:noProof/>
        </w:rPr>
        <w:t>J. Urban Heal.</w:t>
      </w:r>
      <w:r w:rsidRPr="000C7717">
        <w:rPr>
          <w:rFonts w:eastAsia="Times New Roman"/>
          <w:noProof/>
        </w:rPr>
        <w:t xml:space="preserve"> (2013). doi:10.1007/s11524-013-9791-1</w:t>
      </w:r>
    </w:p>
    <w:p w14:paraId="46785722"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29.</w:t>
      </w:r>
      <w:r w:rsidRPr="000C7717">
        <w:rPr>
          <w:rFonts w:eastAsia="Times New Roman"/>
          <w:noProof/>
        </w:rPr>
        <w:tab/>
        <w:t xml:space="preserve">Burke, M. B., Miguel, E., Satyanath, S., Dykema, J. A. &amp; Lobell, D. B. Warming increases the risk of civil war in Africa. </w:t>
      </w:r>
      <w:r w:rsidRPr="000C7717">
        <w:rPr>
          <w:rFonts w:eastAsia="Times New Roman"/>
          <w:i/>
          <w:iCs/>
          <w:noProof/>
        </w:rPr>
        <w:t>Proc. Natl. Acad. Sci.</w:t>
      </w:r>
      <w:r w:rsidRPr="000C7717">
        <w:rPr>
          <w:rFonts w:eastAsia="Times New Roman"/>
          <w:noProof/>
        </w:rPr>
        <w:t xml:space="preserve"> (2009). doi:10.1073/pnas.0907998106</w:t>
      </w:r>
    </w:p>
    <w:p w14:paraId="11B39702"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30.</w:t>
      </w:r>
      <w:r w:rsidRPr="000C7717">
        <w:rPr>
          <w:rFonts w:eastAsia="Times New Roman"/>
          <w:noProof/>
        </w:rPr>
        <w:tab/>
        <w:t xml:space="preserve">Hsiang, S. M., Burke, M. &amp; Miguel, E. Quantifying the Influence of Climate on Human Conflict. </w:t>
      </w:r>
      <w:r w:rsidRPr="000C7717">
        <w:rPr>
          <w:rFonts w:eastAsia="Times New Roman"/>
          <w:i/>
          <w:iCs/>
          <w:noProof/>
        </w:rPr>
        <w:t>Science (80-. ).</w:t>
      </w:r>
      <w:r w:rsidRPr="000C7717">
        <w:rPr>
          <w:rFonts w:eastAsia="Times New Roman"/>
          <w:noProof/>
        </w:rPr>
        <w:t xml:space="preserve"> (2013). doi:10.1126/science.1235367</w:t>
      </w:r>
    </w:p>
    <w:p w14:paraId="31B4F188"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31.</w:t>
      </w:r>
      <w:r w:rsidRPr="000C7717">
        <w:rPr>
          <w:rFonts w:eastAsia="Times New Roman"/>
          <w:noProof/>
        </w:rPr>
        <w:tab/>
        <w:t xml:space="preserve">Hsiang, S. M., Meng, K. C. &amp; Cane, M. A. Civil conflicts are associated with the global climate. </w:t>
      </w:r>
      <w:r w:rsidRPr="000C7717">
        <w:rPr>
          <w:rFonts w:eastAsia="Times New Roman"/>
          <w:i/>
          <w:iCs/>
          <w:noProof/>
        </w:rPr>
        <w:t>Nature</w:t>
      </w:r>
      <w:r w:rsidRPr="000C7717">
        <w:rPr>
          <w:rFonts w:eastAsia="Times New Roman"/>
          <w:noProof/>
        </w:rPr>
        <w:t xml:space="preserve"> (2011). doi:10.1038/nature10311</w:t>
      </w:r>
    </w:p>
    <w:p w14:paraId="05A2C507"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32.</w:t>
      </w:r>
      <w:r w:rsidRPr="000C7717">
        <w:rPr>
          <w:rFonts w:eastAsia="Times New Roman"/>
          <w:noProof/>
        </w:rPr>
        <w:tab/>
        <w:t xml:space="preserve">O’Loughlin, J. </w:t>
      </w:r>
      <w:r w:rsidRPr="000C7717">
        <w:rPr>
          <w:rFonts w:eastAsia="Times New Roman"/>
          <w:i/>
          <w:iCs/>
          <w:noProof/>
        </w:rPr>
        <w:t>et al.</w:t>
      </w:r>
      <w:r w:rsidRPr="000C7717">
        <w:rPr>
          <w:rFonts w:eastAsia="Times New Roman"/>
          <w:noProof/>
        </w:rPr>
        <w:t xml:space="preserve"> Climate variability and conflict risk in East Africa, 1990-2009. </w:t>
      </w:r>
      <w:r w:rsidRPr="000C7717">
        <w:rPr>
          <w:rFonts w:eastAsia="Times New Roman"/>
          <w:i/>
          <w:iCs/>
          <w:noProof/>
        </w:rPr>
        <w:t>Proc. Natl. Acad. Sci.</w:t>
      </w:r>
      <w:r w:rsidRPr="000C7717">
        <w:rPr>
          <w:rFonts w:eastAsia="Times New Roman"/>
          <w:noProof/>
        </w:rPr>
        <w:t xml:space="preserve"> (2012). doi:10.1073/pnas.1205130109</w:t>
      </w:r>
    </w:p>
    <w:p w14:paraId="506D501E"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33.</w:t>
      </w:r>
      <w:r w:rsidRPr="000C7717">
        <w:rPr>
          <w:rFonts w:eastAsia="Times New Roman"/>
          <w:noProof/>
        </w:rPr>
        <w:tab/>
        <w:t xml:space="preserve">Page, L. A., Hajat, S. &amp; Kovats, R. S. Relationship between daily suicide counts and temperature in England and Wales. </w:t>
      </w:r>
      <w:r w:rsidRPr="000C7717">
        <w:rPr>
          <w:rFonts w:eastAsia="Times New Roman"/>
          <w:i/>
          <w:iCs/>
          <w:noProof/>
        </w:rPr>
        <w:t>Br. J. Psychiatry</w:t>
      </w:r>
      <w:r w:rsidRPr="000C7717">
        <w:rPr>
          <w:rFonts w:eastAsia="Times New Roman"/>
          <w:noProof/>
        </w:rPr>
        <w:t xml:space="preserve"> (2007). doi:10.1192/bjp.bp.106.031948</w:t>
      </w:r>
    </w:p>
    <w:p w14:paraId="0CA7800B"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34.</w:t>
      </w:r>
      <w:r w:rsidRPr="000C7717">
        <w:rPr>
          <w:rFonts w:eastAsia="Times New Roman"/>
          <w:noProof/>
        </w:rPr>
        <w:tab/>
        <w:t xml:space="preserve">Orru, H. &amp; Åström, D. O. Increases in external cause mortality due to high and low temperatures: evidence from northeastern Europe. </w:t>
      </w:r>
      <w:r w:rsidRPr="000C7717">
        <w:rPr>
          <w:rFonts w:eastAsia="Times New Roman"/>
          <w:i/>
          <w:iCs/>
          <w:noProof/>
        </w:rPr>
        <w:t>Int. J. Biometeorol.</w:t>
      </w:r>
      <w:r w:rsidRPr="000C7717">
        <w:rPr>
          <w:rFonts w:eastAsia="Times New Roman"/>
          <w:noProof/>
        </w:rPr>
        <w:t xml:space="preserve"> (2017). doi:10.1007/s00484-016-1270-4</w:t>
      </w:r>
    </w:p>
    <w:p w14:paraId="10E7E41D"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35.</w:t>
      </w:r>
      <w:r w:rsidRPr="000C7717">
        <w:rPr>
          <w:rFonts w:eastAsia="Times New Roman"/>
          <w:noProof/>
        </w:rPr>
        <w:tab/>
        <w:t xml:space="preserve">Glaeser, E. L., Sacerdote, B. &amp; Scheinkman, J. A. Crime and social interactions. </w:t>
      </w:r>
      <w:r w:rsidRPr="000C7717">
        <w:rPr>
          <w:rFonts w:eastAsia="Times New Roman"/>
          <w:i/>
          <w:iCs/>
          <w:noProof/>
        </w:rPr>
        <w:t>Q. J. Econ.</w:t>
      </w:r>
      <w:r w:rsidRPr="000C7717">
        <w:rPr>
          <w:rFonts w:eastAsia="Times New Roman"/>
          <w:noProof/>
        </w:rPr>
        <w:t xml:space="preserve"> (1996). doi:10.2307/2946686</w:t>
      </w:r>
    </w:p>
    <w:p w14:paraId="2B26F644"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36.</w:t>
      </w:r>
      <w:r w:rsidRPr="000C7717">
        <w:rPr>
          <w:rFonts w:eastAsia="Times New Roman"/>
          <w:noProof/>
        </w:rPr>
        <w:tab/>
        <w:t xml:space="preserve">Rotton, J. &amp; Cohn, E. G. Global warming and U.S. crime rates: An application of routine activity theory. </w:t>
      </w:r>
      <w:r w:rsidRPr="000C7717">
        <w:rPr>
          <w:rFonts w:eastAsia="Times New Roman"/>
          <w:i/>
          <w:iCs/>
          <w:noProof/>
        </w:rPr>
        <w:t>Environ. Behav.</w:t>
      </w:r>
      <w:r w:rsidRPr="000C7717">
        <w:rPr>
          <w:rFonts w:eastAsia="Times New Roman"/>
          <w:noProof/>
        </w:rPr>
        <w:t xml:space="preserve"> (2003). doi:10.1177/0013916503255565</w:t>
      </w:r>
    </w:p>
    <w:p w14:paraId="10C25E5B"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37.</w:t>
      </w:r>
      <w:r w:rsidRPr="000C7717">
        <w:rPr>
          <w:rFonts w:eastAsia="Times New Roman"/>
          <w:noProof/>
        </w:rPr>
        <w:tab/>
        <w:t xml:space="preserve">Anderson, C. A. Temperature and aggression: Ubiquitous effects of heat on occurrence of human violence. </w:t>
      </w:r>
      <w:r w:rsidRPr="000C7717">
        <w:rPr>
          <w:rFonts w:eastAsia="Times New Roman"/>
          <w:i/>
          <w:iCs/>
          <w:noProof/>
        </w:rPr>
        <w:t>Psychol. Bull.</w:t>
      </w:r>
      <w:r w:rsidRPr="000C7717">
        <w:rPr>
          <w:rFonts w:eastAsia="Times New Roman"/>
          <w:noProof/>
        </w:rPr>
        <w:t xml:space="preserve"> (1989). doi:10.1037/0033-2909.106.1.74</w:t>
      </w:r>
    </w:p>
    <w:p w14:paraId="0BAA7FC3"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38.</w:t>
      </w:r>
      <w:r w:rsidRPr="000C7717">
        <w:rPr>
          <w:rFonts w:eastAsia="Times New Roman"/>
          <w:noProof/>
        </w:rPr>
        <w:tab/>
        <w:t xml:space="preserve">Baron, R. A. &amp; Bell, P. A. Aggression and heat: The influence of ambient temperature, negative affect, and a cooling drink on physical aggression. </w:t>
      </w:r>
      <w:r w:rsidRPr="000C7717">
        <w:rPr>
          <w:rFonts w:eastAsia="Times New Roman"/>
          <w:i/>
          <w:iCs/>
          <w:noProof/>
        </w:rPr>
        <w:t>J. Pers. Soc. Psychol.</w:t>
      </w:r>
      <w:r w:rsidRPr="000C7717">
        <w:rPr>
          <w:rFonts w:eastAsia="Times New Roman"/>
          <w:noProof/>
        </w:rPr>
        <w:t xml:space="preserve"> (1976). doi:10.1037/0022-3514.33.3.245</w:t>
      </w:r>
    </w:p>
    <w:p w14:paraId="26F3FFE2"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39.</w:t>
      </w:r>
      <w:r w:rsidRPr="000C7717">
        <w:rPr>
          <w:rFonts w:eastAsia="Times New Roman"/>
          <w:noProof/>
        </w:rPr>
        <w:tab/>
        <w:t xml:space="preserve">Majeed, H. &amp; Lee, J. The impact of climate change on youth depression and mental health. </w:t>
      </w:r>
      <w:r w:rsidRPr="000C7717">
        <w:rPr>
          <w:rFonts w:eastAsia="Times New Roman"/>
          <w:i/>
          <w:iCs/>
          <w:noProof/>
        </w:rPr>
        <w:t>Lancet Planet. Heal.</w:t>
      </w:r>
      <w:r w:rsidRPr="000C7717">
        <w:rPr>
          <w:rFonts w:eastAsia="Times New Roman"/>
          <w:noProof/>
        </w:rPr>
        <w:t xml:space="preserve"> </w:t>
      </w:r>
      <w:r w:rsidRPr="000C7717">
        <w:rPr>
          <w:rFonts w:eastAsia="Times New Roman"/>
          <w:b/>
          <w:bCs/>
          <w:noProof/>
        </w:rPr>
        <w:t>1,</w:t>
      </w:r>
      <w:r w:rsidRPr="000C7717">
        <w:rPr>
          <w:rFonts w:eastAsia="Times New Roman"/>
          <w:noProof/>
        </w:rPr>
        <w:t xml:space="preserve"> e94–e95 (2017).</w:t>
      </w:r>
    </w:p>
    <w:p w14:paraId="79AC42BC"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40.</w:t>
      </w:r>
      <w:r w:rsidRPr="000C7717">
        <w:rPr>
          <w:rFonts w:eastAsia="Times New Roman"/>
          <w:noProof/>
        </w:rPr>
        <w:tab/>
        <w:t xml:space="preserve">Berry, H. L., Waite, T. D., Dear, K. B. G., Capon, A. G. &amp; Murray, V. The case for systems thinking about climate change and mental health. </w:t>
      </w:r>
      <w:r w:rsidRPr="000C7717">
        <w:rPr>
          <w:rFonts w:eastAsia="Times New Roman"/>
          <w:i/>
          <w:iCs/>
          <w:noProof/>
        </w:rPr>
        <w:t>Nature Climate Change</w:t>
      </w:r>
      <w:r w:rsidRPr="000C7717">
        <w:rPr>
          <w:rFonts w:eastAsia="Times New Roman"/>
          <w:noProof/>
        </w:rPr>
        <w:t xml:space="preserve"> (2018). doi:10.1038/s41558-018-0102-4</w:t>
      </w:r>
    </w:p>
    <w:p w14:paraId="60892AFE"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lastRenderedPageBreak/>
        <w:t>41.</w:t>
      </w:r>
      <w:r w:rsidRPr="000C7717">
        <w:rPr>
          <w:rFonts w:eastAsia="Times New Roman"/>
          <w:noProof/>
        </w:rPr>
        <w:tab/>
        <w:t xml:space="preserve">Hansen, A. </w:t>
      </w:r>
      <w:r w:rsidRPr="000C7717">
        <w:rPr>
          <w:rFonts w:eastAsia="Times New Roman"/>
          <w:i/>
          <w:iCs/>
          <w:noProof/>
        </w:rPr>
        <w:t>et al.</w:t>
      </w:r>
      <w:r w:rsidRPr="000C7717">
        <w:rPr>
          <w:rFonts w:eastAsia="Times New Roman"/>
          <w:noProof/>
        </w:rPr>
        <w:t xml:space="preserve"> The effect of heat waves on mental health in a temperate Australian City. </w:t>
      </w:r>
      <w:r w:rsidRPr="000C7717">
        <w:rPr>
          <w:rFonts w:eastAsia="Times New Roman"/>
          <w:i/>
          <w:iCs/>
          <w:noProof/>
        </w:rPr>
        <w:t>Environ. Health Perspect.</w:t>
      </w:r>
      <w:r w:rsidRPr="000C7717">
        <w:rPr>
          <w:rFonts w:eastAsia="Times New Roman"/>
          <w:noProof/>
        </w:rPr>
        <w:t xml:space="preserve"> (2008). doi:10.1289/ehp.11339</w:t>
      </w:r>
    </w:p>
    <w:p w14:paraId="0943467E"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42.</w:t>
      </w:r>
      <w:r w:rsidRPr="000C7717">
        <w:rPr>
          <w:rFonts w:eastAsia="Times New Roman"/>
          <w:noProof/>
        </w:rPr>
        <w:tab/>
        <w:t xml:space="preserve">Obradovich, N., Migliorini, R., Mednick, S. C. &amp; Fowler, J. H. Nighttime temperature and human sleep loss in a changing climate. </w:t>
      </w:r>
      <w:r w:rsidRPr="000C7717">
        <w:rPr>
          <w:rFonts w:eastAsia="Times New Roman"/>
          <w:i/>
          <w:iCs/>
          <w:noProof/>
        </w:rPr>
        <w:t>Sci. Adv.</w:t>
      </w:r>
      <w:r w:rsidRPr="000C7717">
        <w:rPr>
          <w:rFonts w:eastAsia="Times New Roman"/>
          <w:noProof/>
        </w:rPr>
        <w:t xml:space="preserve"> (2017). doi:10.1126/sciadv.1601555</w:t>
      </w:r>
    </w:p>
    <w:p w14:paraId="74F3F8AE"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43.</w:t>
      </w:r>
      <w:r w:rsidRPr="000C7717">
        <w:rPr>
          <w:rFonts w:eastAsia="Times New Roman"/>
          <w:noProof/>
        </w:rPr>
        <w:tab/>
        <w:t xml:space="preserve">L., C., C.,  de C. &amp; P., A. Heatwaves and their impact on people with alcohol, drug and mental health conditions: A discussion paper on clinical practice considerations. </w:t>
      </w:r>
      <w:r w:rsidRPr="000C7717">
        <w:rPr>
          <w:rFonts w:eastAsia="Times New Roman"/>
          <w:i/>
          <w:iCs/>
          <w:noProof/>
        </w:rPr>
        <w:t>J. Adv. Nurs.</w:t>
      </w:r>
      <w:r w:rsidRPr="000C7717">
        <w:rPr>
          <w:rFonts w:eastAsia="Times New Roman"/>
          <w:noProof/>
        </w:rPr>
        <w:t xml:space="preserve"> (2011).</w:t>
      </w:r>
    </w:p>
    <w:p w14:paraId="4E983228"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44.</w:t>
      </w:r>
      <w:r w:rsidRPr="000C7717">
        <w:rPr>
          <w:rFonts w:eastAsia="Times New Roman"/>
          <w:noProof/>
        </w:rPr>
        <w:tab/>
        <w:t xml:space="preserve">Dee, D. P. </w:t>
      </w:r>
      <w:r w:rsidRPr="000C7717">
        <w:rPr>
          <w:rFonts w:eastAsia="Times New Roman"/>
          <w:i/>
          <w:iCs/>
          <w:noProof/>
        </w:rPr>
        <w:t>et al.</w:t>
      </w:r>
      <w:r w:rsidRPr="000C7717">
        <w:rPr>
          <w:rFonts w:eastAsia="Times New Roman"/>
          <w:noProof/>
        </w:rPr>
        <w:t xml:space="preserve"> The ERA-Interim reanalysis: configuration and performance of the data assimilation system. </w:t>
      </w:r>
      <w:r w:rsidRPr="000C7717">
        <w:rPr>
          <w:rFonts w:eastAsia="Times New Roman"/>
          <w:i/>
          <w:iCs/>
          <w:noProof/>
        </w:rPr>
        <w:t>Q. J. R. Meteorol. Soc.</w:t>
      </w:r>
      <w:r w:rsidRPr="000C7717">
        <w:rPr>
          <w:rFonts w:eastAsia="Times New Roman"/>
          <w:noProof/>
        </w:rPr>
        <w:t xml:space="preserve"> </w:t>
      </w:r>
      <w:r w:rsidRPr="000C7717">
        <w:rPr>
          <w:rFonts w:eastAsia="Times New Roman"/>
          <w:b/>
          <w:bCs/>
          <w:noProof/>
        </w:rPr>
        <w:t>137,</w:t>
      </w:r>
      <w:r w:rsidRPr="000C7717">
        <w:rPr>
          <w:rFonts w:eastAsia="Times New Roman"/>
          <w:noProof/>
        </w:rPr>
        <w:t xml:space="preserve"> 553–597 (2011).</w:t>
      </w:r>
    </w:p>
    <w:p w14:paraId="3FC9079E"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45.</w:t>
      </w:r>
      <w:r w:rsidRPr="000C7717">
        <w:rPr>
          <w:rFonts w:eastAsia="Times New Roman"/>
          <w:noProof/>
        </w:rPr>
        <w:tab/>
        <w:t xml:space="preserve">Wallace, J. M. &amp; Hobbs, P. V. </w:t>
      </w:r>
      <w:r w:rsidRPr="000C7717">
        <w:rPr>
          <w:rFonts w:eastAsia="Times New Roman"/>
          <w:i/>
          <w:iCs/>
          <w:noProof/>
        </w:rPr>
        <w:t>Atmospheric Science: An Introductory Survey: Second Edition</w:t>
      </w:r>
      <w:r w:rsidRPr="000C7717">
        <w:rPr>
          <w:rFonts w:eastAsia="Times New Roman"/>
          <w:noProof/>
        </w:rPr>
        <w:t xml:space="preserve">. </w:t>
      </w:r>
      <w:r w:rsidRPr="000C7717">
        <w:rPr>
          <w:rFonts w:eastAsia="Times New Roman"/>
          <w:i/>
          <w:iCs/>
          <w:noProof/>
        </w:rPr>
        <w:t>Atmospheric Science: An Introductory Survey: Second Edition</w:t>
      </w:r>
      <w:r w:rsidRPr="000C7717">
        <w:rPr>
          <w:rFonts w:eastAsia="Times New Roman"/>
          <w:noProof/>
        </w:rPr>
        <w:t xml:space="preserve"> (2006). doi:10.1016/C2009-0-00034-8</w:t>
      </w:r>
    </w:p>
    <w:p w14:paraId="1E35FF22"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46.</w:t>
      </w:r>
      <w:r w:rsidRPr="000C7717">
        <w:rPr>
          <w:rFonts w:eastAsia="Times New Roman"/>
          <w:noProof/>
        </w:rPr>
        <w:tab/>
        <w:t xml:space="preserve">Lozano, R. </w:t>
      </w:r>
      <w:r w:rsidRPr="000C7717">
        <w:rPr>
          <w:rFonts w:eastAsia="Times New Roman"/>
          <w:i/>
          <w:iCs/>
          <w:noProof/>
        </w:rPr>
        <w:t>et al.</w:t>
      </w:r>
      <w:r w:rsidRPr="000C7717">
        <w:rPr>
          <w:rFonts w:eastAsia="Times New Roman"/>
          <w:noProof/>
        </w:rPr>
        <w:t xml:space="preserve"> Global and regional mortality from 235 causes of death for 20 age groups in 1990 and 2010: A systematic analysis for the Global Burden of Disease Study 2010. </w:t>
      </w:r>
      <w:r w:rsidRPr="000C7717">
        <w:rPr>
          <w:rFonts w:eastAsia="Times New Roman"/>
          <w:i/>
          <w:iCs/>
          <w:noProof/>
        </w:rPr>
        <w:t>Lancet</w:t>
      </w:r>
      <w:r w:rsidRPr="000C7717">
        <w:rPr>
          <w:rFonts w:eastAsia="Times New Roman"/>
          <w:noProof/>
        </w:rPr>
        <w:t xml:space="preserve"> (2012). doi:10.1016/S0140-6736(12)61728-0</w:t>
      </w:r>
    </w:p>
    <w:p w14:paraId="188980D0"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47.</w:t>
      </w:r>
      <w:r w:rsidRPr="000C7717">
        <w:rPr>
          <w:rFonts w:eastAsia="Times New Roman"/>
          <w:noProof/>
        </w:rPr>
        <w:tab/>
        <w:t xml:space="preserve">Rue, H. &amp; Held, L. </w:t>
      </w:r>
      <w:r w:rsidRPr="000C7717">
        <w:rPr>
          <w:rFonts w:eastAsia="Times New Roman"/>
          <w:i/>
          <w:iCs/>
          <w:noProof/>
        </w:rPr>
        <w:t>Gaussian Markov random fields. Theory and applications</w:t>
      </w:r>
      <w:r w:rsidRPr="000C7717">
        <w:rPr>
          <w:rFonts w:eastAsia="Times New Roman"/>
          <w:noProof/>
        </w:rPr>
        <w:t xml:space="preserve">. </w:t>
      </w:r>
      <w:r w:rsidRPr="000C7717">
        <w:rPr>
          <w:rFonts w:eastAsia="Times New Roman"/>
          <w:i/>
          <w:iCs/>
          <w:noProof/>
        </w:rPr>
        <w:t>Chapman &amp; Hall</w:t>
      </w:r>
      <w:r w:rsidRPr="000C7717">
        <w:rPr>
          <w:rFonts w:eastAsia="Times New Roman"/>
          <w:noProof/>
        </w:rPr>
        <w:t xml:space="preserve"> (2005). doi:10.1007/s00184-007-0162-3</w:t>
      </w:r>
    </w:p>
    <w:p w14:paraId="6E1F6DA6"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48.</w:t>
      </w:r>
      <w:r w:rsidRPr="000C7717">
        <w:rPr>
          <w:rFonts w:eastAsia="Times New Roman"/>
          <w:noProof/>
        </w:rPr>
        <w:tab/>
        <w:t xml:space="preserve">Besag, J. Spatial interaction and the statistical snalysis of lattice systems. </w:t>
      </w:r>
      <w:r w:rsidRPr="000C7717">
        <w:rPr>
          <w:rFonts w:eastAsia="Times New Roman"/>
          <w:i/>
          <w:iCs/>
          <w:noProof/>
        </w:rPr>
        <w:t>J. R. Stat. Soc. Ser. B (Statistical Methodol.</w:t>
      </w:r>
      <w:r w:rsidRPr="000C7717">
        <w:rPr>
          <w:rFonts w:eastAsia="Times New Roman"/>
          <w:noProof/>
        </w:rPr>
        <w:t xml:space="preserve"> (1974). doi:10.2307/2984812</w:t>
      </w:r>
    </w:p>
    <w:p w14:paraId="46BE5B16" w14:textId="77777777" w:rsidR="000C7717" w:rsidRPr="000C7717" w:rsidRDefault="000C7717" w:rsidP="00674606">
      <w:pPr>
        <w:widowControl w:val="0"/>
        <w:autoSpaceDE w:val="0"/>
        <w:autoSpaceDN w:val="0"/>
        <w:adjustRightInd w:val="0"/>
        <w:ind w:left="640" w:hanging="640"/>
        <w:rPr>
          <w:rFonts w:eastAsia="Times New Roman"/>
          <w:noProof/>
        </w:rPr>
      </w:pPr>
      <w:r w:rsidRPr="000C7717">
        <w:rPr>
          <w:rFonts w:eastAsia="Times New Roman"/>
          <w:noProof/>
        </w:rPr>
        <w:t>49.</w:t>
      </w:r>
      <w:r w:rsidRPr="000C7717">
        <w:rPr>
          <w:rFonts w:eastAsia="Times New Roman"/>
          <w:noProof/>
        </w:rPr>
        <w:tab/>
        <w:t xml:space="preserve">Rue, H., Martino, S. &amp; Chopin, N. Approximate Bayesian inference for latent Gaussian models by using integrated nested Laplace approximations. </w:t>
      </w:r>
      <w:r w:rsidRPr="000C7717">
        <w:rPr>
          <w:rFonts w:eastAsia="Times New Roman"/>
          <w:i/>
          <w:iCs/>
          <w:noProof/>
        </w:rPr>
        <w:t>J. R. Stat. Soc. Ser. B Stat. Methodol.</w:t>
      </w:r>
      <w:r w:rsidRPr="000C7717">
        <w:rPr>
          <w:rFonts w:eastAsia="Times New Roman"/>
          <w:noProof/>
        </w:rPr>
        <w:t xml:space="preserve"> (2009). doi:10.1111/j.1467-9868.2008.00700.x</w:t>
      </w:r>
    </w:p>
    <w:p w14:paraId="0FB9367C" w14:textId="77777777" w:rsidR="000C7717" w:rsidRPr="000C7717" w:rsidRDefault="000C7717" w:rsidP="00674606">
      <w:pPr>
        <w:widowControl w:val="0"/>
        <w:autoSpaceDE w:val="0"/>
        <w:autoSpaceDN w:val="0"/>
        <w:adjustRightInd w:val="0"/>
        <w:ind w:left="640" w:hanging="640"/>
        <w:rPr>
          <w:noProof/>
        </w:rPr>
      </w:pPr>
      <w:r w:rsidRPr="000C7717">
        <w:rPr>
          <w:rFonts w:eastAsia="Times New Roman"/>
          <w:noProof/>
        </w:rPr>
        <w:t>50.</w:t>
      </w:r>
      <w:r w:rsidRPr="000C7717">
        <w:rPr>
          <w:rFonts w:eastAsia="Times New Roman"/>
          <w:noProof/>
        </w:rPr>
        <w:tab/>
        <w:t>IPCC. IPCC special report on the impacts of global warming of 1.5 °C - Summary for policy makers. (2018).</w:t>
      </w:r>
    </w:p>
    <w:p w14:paraId="2F3991B5" w14:textId="5D77ADE3" w:rsidR="006A3229" w:rsidRDefault="00A55581" w:rsidP="00674606">
      <w:pPr>
        <w:widowControl w:val="0"/>
        <w:autoSpaceDE w:val="0"/>
        <w:autoSpaceDN w:val="0"/>
        <w:adjustRightInd w:val="0"/>
        <w:ind w:left="640" w:hanging="640"/>
        <w:rPr>
          <w:b/>
        </w:rPr>
      </w:pPr>
      <w:r w:rsidRPr="00636C9B">
        <w:rPr>
          <w:b/>
        </w:rPr>
        <w:fldChar w:fldCharType="end"/>
      </w:r>
      <w:r w:rsidR="006A3229">
        <w:rPr>
          <w:b/>
        </w:rPr>
        <w:br w:type="page"/>
      </w:r>
    </w:p>
    <w:p w14:paraId="36419E9D" w14:textId="45C0FBEC" w:rsidR="006A3229" w:rsidRDefault="006A3229" w:rsidP="006A3229">
      <w:pPr>
        <w:spacing w:line="480" w:lineRule="auto"/>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r w:rsidR="00356600">
        <w:rPr>
          <w:color w:val="000000" w:themeColor="text1"/>
        </w:rPr>
        <w:t xml:space="preserve"> and other unintentional injury</w:t>
      </w:r>
      <w:r>
        <w:rPr>
          <w:color w:val="000000" w:themeColor="text1"/>
        </w:rPr>
        <w:t>,</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6A3229">
      <w:pPr>
        <w:spacing w:line="480" w:lineRule="auto"/>
        <w:rPr>
          <w:color w:val="000000" w:themeColor="text1"/>
        </w:rPr>
      </w:pPr>
    </w:p>
    <w:p w14:paraId="3B15A043" w14:textId="1F83B8B9" w:rsidR="00D70938" w:rsidRDefault="00D70938" w:rsidP="00D70938">
      <w:pPr>
        <w:spacing w:line="480" w:lineRule="auto"/>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6A3229">
      <w:pPr>
        <w:spacing w:line="480" w:lineRule="auto"/>
        <w:rPr>
          <w:color w:val="000000" w:themeColor="text1"/>
        </w:rPr>
      </w:pPr>
    </w:p>
    <w:p w14:paraId="641BBABA" w14:textId="2BF0A7A9" w:rsidR="00D70938" w:rsidRDefault="00D70938" w:rsidP="00D70938">
      <w:pPr>
        <w:spacing w:line="480" w:lineRule="auto"/>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can have less inter-annual variation in a </w:t>
      </w:r>
      <w:proofErr w:type="gramStart"/>
      <w:r>
        <w:rPr>
          <w:color w:val="000000" w:themeColor="text1"/>
        </w:rPr>
        <w:t>particular month</w:t>
      </w:r>
      <w:proofErr w:type="gramEnd"/>
      <w:r>
        <w:rPr>
          <w:color w:val="000000" w:themeColor="text1"/>
        </w:rPr>
        <w:t xml:space="preserve"> (here, July) compared with a cooler state like Washington.</w:t>
      </w:r>
    </w:p>
    <w:p w14:paraId="1695F259" w14:textId="77777777" w:rsidR="00D70938" w:rsidRDefault="00D70938" w:rsidP="008B1C62">
      <w:pPr>
        <w:widowControl w:val="0"/>
        <w:autoSpaceDE w:val="0"/>
        <w:autoSpaceDN w:val="0"/>
        <w:adjustRightInd w:val="0"/>
        <w:spacing w:after="200"/>
        <w:ind w:left="640" w:hanging="640"/>
        <w:rPr>
          <w:b/>
          <w:color w:val="000000" w:themeColor="text1"/>
        </w:rPr>
      </w:pPr>
    </w:p>
    <w:p w14:paraId="7AB7D853" w14:textId="5686C253" w:rsidR="00D70938" w:rsidRDefault="00D70938" w:rsidP="00D70938">
      <w:pPr>
        <w:spacing w:line="480" w:lineRule="auto"/>
        <w:rPr>
          <w:color w:val="000000" w:themeColor="text1"/>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1C98116F" w14:textId="77777777" w:rsidR="00D70938" w:rsidRDefault="00D70938" w:rsidP="008B1C62">
      <w:pPr>
        <w:widowControl w:val="0"/>
        <w:autoSpaceDE w:val="0"/>
        <w:autoSpaceDN w:val="0"/>
        <w:adjustRightInd w:val="0"/>
        <w:spacing w:after="200"/>
        <w:ind w:left="640" w:hanging="640"/>
        <w:rPr>
          <w:b/>
          <w:color w:val="000000" w:themeColor="text1"/>
        </w:rPr>
      </w:pPr>
    </w:p>
    <w:p w14:paraId="31EEFB45" w14:textId="1114582C" w:rsidR="00D70938" w:rsidRDefault="00D70938" w:rsidP="00D70938">
      <w:pPr>
        <w:spacing w:line="480" w:lineRule="auto"/>
        <w:rPr>
          <w:color w:val="000000" w:themeColor="text1"/>
        </w:rPr>
      </w:pPr>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r w:rsidRPr="00636C9B">
        <w:rPr>
          <w:color w:val="000000" w:themeColor="text1"/>
        </w:rPr>
        <w:t xml:space="preserve">by </w:t>
      </w:r>
      <w:r>
        <w:rPr>
          <w:color w:val="000000" w:themeColor="text1"/>
        </w:rPr>
        <w:t>type</w:t>
      </w:r>
      <w:r w:rsidRPr="00636C9B">
        <w:rPr>
          <w:color w:val="000000" w:themeColor="text1"/>
        </w:rPr>
        <w:t xml:space="preserve"> of injury, sex</w:t>
      </w:r>
      <w:r w:rsidR="00FA6227">
        <w:rPr>
          <w:color w:val="000000" w:themeColor="text1"/>
        </w:rPr>
        <w:t xml:space="preserve"> and age group</w:t>
      </w:r>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p>
    <w:p w14:paraId="4088BC7A" w14:textId="77777777" w:rsidR="00773A25" w:rsidRDefault="00773A25" w:rsidP="00886AE3">
      <w:pPr>
        <w:spacing w:line="480" w:lineRule="auto"/>
        <w:rPr>
          <w:color w:val="000000" w:themeColor="text1"/>
        </w:rPr>
      </w:pPr>
    </w:p>
    <w:p w14:paraId="37D632B2" w14:textId="449FE29B" w:rsidR="004E2756" w:rsidRPr="00636C9B" w:rsidRDefault="00773A25" w:rsidP="00886AE3">
      <w:pPr>
        <w:spacing w:line="480" w:lineRule="auto"/>
        <w:rPr>
          <w:color w:val="000000" w:themeColor="text1"/>
        </w:r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sex</w:t>
      </w:r>
      <w:r w:rsidR="002F6365">
        <w:rPr>
          <w:color w:val="000000" w:themeColor="text1"/>
        </w:rPr>
        <w:t xml:space="preserve"> and age group</w:t>
      </w:r>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r w:rsidR="00B4508B" w:rsidRPr="00636C9B">
        <w:rPr>
          <w:color w:val="000000" w:themeColor="text1"/>
        </w:rPr>
        <w:br w:type="page"/>
      </w:r>
    </w:p>
    <w:p w14:paraId="46CB6BDF" w14:textId="77777777" w:rsidR="007178E4" w:rsidRDefault="007178E4" w:rsidP="00843ACB">
      <w:pPr>
        <w:jc w:val="both"/>
        <w:rPr>
          <w:color w:val="000000" w:themeColor="text1"/>
        </w:rPr>
        <w:sectPr w:rsidR="007178E4" w:rsidSect="009C5108">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14CDF462" w14:textId="705A9D4F" w:rsidR="004069AE" w:rsidRDefault="00DF2431" w:rsidP="00843ACB">
      <w:pPr>
        <w:jc w:val="both"/>
        <w:rPr>
          <w:color w:val="000000" w:themeColor="text1"/>
        </w:rPr>
      </w:pPr>
      <w:r>
        <w:rPr>
          <w:b/>
          <w:color w:val="000000" w:themeColor="text1"/>
        </w:rPr>
        <w:lastRenderedPageBreak/>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14:paraId="35AEFD15" w14:textId="77777777" w:rsidTr="00B81EB4">
        <w:trPr>
          <w:trHeight w:val="320"/>
          <w:jc w:val="center"/>
        </w:trPr>
        <w:tc>
          <w:tcPr>
            <w:tcW w:w="2941"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B81EB4">
        <w:trPr>
          <w:trHeight w:val="354"/>
          <w:jc w:val="center"/>
        </w:trPr>
        <w:tc>
          <w:tcPr>
            <w:tcW w:w="2941"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CE6FD4">
        <w:trPr>
          <w:trHeight w:val="320"/>
          <w:jc w:val="center"/>
        </w:trPr>
        <w:tc>
          <w:tcPr>
            <w:tcW w:w="471" w:type="dxa"/>
            <w:shd w:val="clear" w:color="auto" w:fill="auto"/>
            <w:noWrap/>
            <w:vAlign w:val="bottom"/>
            <w:hideMark/>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CE6FD4">
        <w:trPr>
          <w:trHeight w:val="320"/>
          <w:jc w:val="center"/>
        </w:trPr>
        <w:tc>
          <w:tcPr>
            <w:tcW w:w="471" w:type="dxa"/>
            <w:shd w:val="clear" w:color="auto" w:fill="auto"/>
            <w:noWrap/>
            <w:vAlign w:val="bottom"/>
            <w:hideMark/>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CE6FD4">
        <w:trPr>
          <w:trHeight w:val="320"/>
          <w:jc w:val="center"/>
        </w:trPr>
        <w:tc>
          <w:tcPr>
            <w:tcW w:w="471" w:type="dxa"/>
            <w:shd w:val="clear" w:color="auto" w:fill="auto"/>
            <w:noWrap/>
            <w:vAlign w:val="bottom"/>
            <w:hideMark/>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CE6FD4">
        <w:trPr>
          <w:trHeight w:val="360"/>
          <w:jc w:val="center"/>
        </w:trPr>
        <w:tc>
          <w:tcPr>
            <w:tcW w:w="471" w:type="dxa"/>
            <w:shd w:val="clear" w:color="auto" w:fill="auto"/>
            <w:noWrap/>
            <w:vAlign w:val="bottom"/>
            <w:hideMark/>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CE6FD4">
        <w:trPr>
          <w:trHeight w:val="320"/>
          <w:jc w:val="center"/>
        </w:trPr>
        <w:tc>
          <w:tcPr>
            <w:tcW w:w="471" w:type="dxa"/>
            <w:shd w:val="clear" w:color="auto" w:fill="auto"/>
            <w:noWrap/>
            <w:vAlign w:val="bottom"/>
            <w:hideMark/>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CE6FD4">
        <w:trPr>
          <w:trHeight w:val="320"/>
          <w:jc w:val="center"/>
        </w:trPr>
        <w:tc>
          <w:tcPr>
            <w:tcW w:w="471" w:type="dxa"/>
            <w:shd w:val="clear" w:color="auto" w:fill="auto"/>
            <w:noWrap/>
            <w:vAlign w:val="bottom"/>
            <w:hideMark/>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CE6FD4">
        <w:trPr>
          <w:trHeight w:val="340"/>
          <w:jc w:val="center"/>
        </w:trPr>
        <w:tc>
          <w:tcPr>
            <w:tcW w:w="471" w:type="dxa"/>
            <w:shd w:val="clear" w:color="auto" w:fill="auto"/>
            <w:noWrap/>
            <w:vAlign w:val="bottom"/>
            <w:hideMark/>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CE6FD4">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10"/>
        <w:gridCol w:w="1111"/>
        <w:gridCol w:w="1112"/>
        <w:gridCol w:w="1112"/>
        <w:gridCol w:w="1112"/>
        <w:gridCol w:w="1111"/>
        <w:gridCol w:w="1111"/>
        <w:gridCol w:w="1111"/>
        <w:gridCol w:w="1066"/>
        <w:gridCol w:w="1066"/>
        <w:gridCol w:w="1112"/>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rPr>
                <w:b/>
                <w:sz w:val="18"/>
                <w:szCs w:val="18"/>
              </w:rPr>
            </w:pPr>
            <w:bookmarkStart w:id="75" w:name="_GoBack"/>
            <w:r w:rsidRPr="00636C9B">
              <w:rPr>
                <w:b/>
                <w:bCs/>
                <w:color w:val="000000"/>
                <w:sz w:val="18"/>
                <w:szCs w:val="18"/>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rPr>
                <w:b/>
                <w:sz w:val="18"/>
                <w:szCs w:val="18"/>
              </w:rPr>
            </w:pPr>
            <w:r w:rsidRPr="00636C9B">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922639">
            <w:pPr>
              <w:jc w:val="center"/>
              <w:rPr>
                <w:b/>
                <w:sz w:val="18"/>
                <w:szCs w:val="18"/>
              </w:rPr>
            </w:pPr>
            <w:r w:rsidRPr="00636C9B">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922639">
            <w:pPr>
              <w:jc w:val="center"/>
              <w:rPr>
                <w:b/>
                <w:sz w:val="18"/>
                <w:szCs w:val="18"/>
              </w:rPr>
            </w:pPr>
            <w:r w:rsidRPr="00636C9B">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922639">
            <w:pPr>
              <w:jc w:val="center"/>
              <w:rPr>
                <w:b/>
                <w:sz w:val="18"/>
                <w:szCs w:val="18"/>
              </w:rPr>
            </w:pPr>
            <w:r w:rsidRPr="00636C9B">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922639">
            <w:pPr>
              <w:jc w:val="center"/>
              <w:rPr>
                <w:b/>
                <w:sz w:val="18"/>
                <w:szCs w:val="18"/>
              </w:rPr>
            </w:pPr>
            <w:r w:rsidRPr="00636C9B">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922639">
            <w:pPr>
              <w:jc w:val="center"/>
              <w:rPr>
                <w:b/>
                <w:sz w:val="18"/>
                <w:szCs w:val="18"/>
              </w:rPr>
            </w:pPr>
            <w:r w:rsidRPr="00636C9B">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922639">
            <w:pPr>
              <w:jc w:val="center"/>
              <w:rPr>
                <w:b/>
                <w:sz w:val="18"/>
                <w:szCs w:val="18"/>
              </w:rPr>
            </w:pPr>
            <w:r w:rsidRPr="00636C9B">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922639">
            <w:pPr>
              <w:jc w:val="center"/>
              <w:rPr>
                <w:b/>
                <w:sz w:val="18"/>
                <w:szCs w:val="18"/>
              </w:rPr>
            </w:pPr>
            <w:r w:rsidRPr="00636C9B">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922639">
            <w:pPr>
              <w:jc w:val="center"/>
              <w:rPr>
                <w:b/>
                <w:sz w:val="18"/>
                <w:szCs w:val="18"/>
              </w:rPr>
            </w:pPr>
            <w:r w:rsidRPr="00636C9B">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922639">
            <w:pPr>
              <w:jc w:val="center"/>
              <w:rPr>
                <w:b/>
                <w:sz w:val="18"/>
                <w:szCs w:val="18"/>
              </w:rPr>
            </w:pPr>
            <w:r w:rsidRPr="00636C9B">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922639">
            <w:pPr>
              <w:jc w:val="center"/>
              <w:rPr>
                <w:b/>
                <w:sz w:val="18"/>
                <w:szCs w:val="18"/>
              </w:rPr>
            </w:pPr>
            <w:r w:rsidRPr="00636C9B">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922639">
            <w:pPr>
              <w:jc w:val="center"/>
              <w:rPr>
                <w:b/>
                <w:sz w:val="18"/>
                <w:szCs w:val="18"/>
              </w:rPr>
            </w:pPr>
            <w:r w:rsidRPr="00636C9B">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rPr>
                <w:b/>
                <w:sz w:val="18"/>
                <w:szCs w:val="18"/>
              </w:rPr>
            </w:pPr>
            <w:r w:rsidRPr="00636C9B">
              <w:rPr>
                <w:b/>
                <w:color w:val="000000"/>
                <w:sz w:val="18"/>
                <w:szCs w:val="18"/>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5D981A7D" w14:textId="20F301E4" w:rsidR="00922639" w:rsidRDefault="004F7F15" w:rsidP="00922639">
            <w:pPr>
              <w:jc w:val="center"/>
              <w:rPr>
                <w:color w:val="000000"/>
                <w:sz w:val="18"/>
                <w:szCs w:val="18"/>
              </w:rPr>
            </w:pPr>
            <w:r w:rsidRPr="00636C9B">
              <w:rPr>
                <w:color w:val="000000"/>
                <w:sz w:val="18"/>
                <w:szCs w:val="18"/>
              </w:rPr>
              <w:t>16</w:t>
            </w:r>
          </w:p>
          <w:p w14:paraId="79AA70A0" w14:textId="2987CA80"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11</w:t>
            </w:r>
            <w:r>
              <w:rPr>
                <w:color w:val="000000"/>
                <w:sz w:val="18"/>
                <w:szCs w:val="18"/>
              </w:rPr>
              <w:t>,</w:t>
            </w:r>
            <w:r w:rsidR="004F7F15" w:rsidRPr="00636C9B">
              <w:rPr>
                <w:color w:val="000000"/>
                <w:sz w:val="18"/>
                <w:szCs w:val="18"/>
              </w:rPr>
              <w:t>21)</w:t>
            </w:r>
          </w:p>
        </w:tc>
        <w:tc>
          <w:tcPr>
            <w:tcW w:w="1113" w:type="dxa"/>
            <w:tcMar>
              <w:top w:w="0" w:type="dxa"/>
              <w:left w:w="75" w:type="dxa"/>
              <w:bottom w:w="0" w:type="dxa"/>
              <w:right w:w="75" w:type="dxa"/>
            </w:tcMar>
            <w:vAlign w:val="center"/>
            <w:hideMark/>
          </w:tcPr>
          <w:p w14:paraId="2137EB6C" w14:textId="259C5B26" w:rsidR="00922639" w:rsidRDefault="004F7F15" w:rsidP="00922639">
            <w:pPr>
              <w:jc w:val="center"/>
              <w:rPr>
                <w:color w:val="000000"/>
                <w:sz w:val="18"/>
                <w:szCs w:val="18"/>
              </w:rPr>
            </w:pPr>
            <w:r w:rsidRPr="00636C9B">
              <w:rPr>
                <w:color w:val="000000"/>
                <w:sz w:val="18"/>
                <w:szCs w:val="18"/>
              </w:rPr>
              <w:t>18</w:t>
            </w:r>
          </w:p>
          <w:p w14:paraId="1AAFB006" w14:textId="48DD3B14"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12</w:t>
            </w:r>
            <w:r>
              <w:rPr>
                <w:color w:val="000000"/>
                <w:sz w:val="18"/>
                <w:szCs w:val="18"/>
              </w:rPr>
              <w:t>,</w:t>
            </w:r>
            <w:r w:rsidR="004F7F15" w:rsidRPr="00636C9B">
              <w:rPr>
                <w:color w:val="000000"/>
                <w:sz w:val="18"/>
                <w:szCs w:val="18"/>
              </w:rPr>
              <w:t>24)</w:t>
            </w:r>
          </w:p>
        </w:tc>
        <w:tc>
          <w:tcPr>
            <w:tcW w:w="1113" w:type="dxa"/>
            <w:tcMar>
              <w:top w:w="0" w:type="dxa"/>
              <w:left w:w="75" w:type="dxa"/>
              <w:bottom w:w="0" w:type="dxa"/>
              <w:right w:w="75" w:type="dxa"/>
            </w:tcMar>
            <w:vAlign w:val="center"/>
            <w:hideMark/>
          </w:tcPr>
          <w:p w14:paraId="35173036" w14:textId="7A619A0B" w:rsidR="00922639" w:rsidRDefault="004F7F15" w:rsidP="00922639">
            <w:pPr>
              <w:jc w:val="center"/>
              <w:rPr>
                <w:color w:val="000000"/>
                <w:sz w:val="18"/>
                <w:szCs w:val="18"/>
              </w:rPr>
            </w:pPr>
            <w:r w:rsidRPr="00636C9B">
              <w:rPr>
                <w:color w:val="000000"/>
                <w:sz w:val="18"/>
                <w:szCs w:val="18"/>
              </w:rPr>
              <w:t>177</w:t>
            </w:r>
          </w:p>
          <w:p w14:paraId="6100A06F" w14:textId="6F0A7E58"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144</w:t>
            </w:r>
            <w:r>
              <w:rPr>
                <w:color w:val="000000"/>
                <w:sz w:val="18"/>
                <w:szCs w:val="18"/>
              </w:rPr>
              <w:t>,</w:t>
            </w:r>
            <w:r w:rsidR="004F7F15" w:rsidRPr="00636C9B">
              <w:rPr>
                <w:color w:val="000000"/>
                <w:sz w:val="18"/>
                <w:szCs w:val="18"/>
              </w:rPr>
              <w:t>209)</w:t>
            </w:r>
          </w:p>
        </w:tc>
        <w:tc>
          <w:tcPr>
            <w:tcW w:w="1113" w:type="dxa"/>
            <w:tcMar>
              <w:top w:w="0" w:type="dxa"/>
              <w:left w:w="75" w:type="dxa"/>
              <w:bottom w:w="0" w:type="dxa"/>
              <w:right w:w="75" w:type="dxa"/>
            </w:tcMar>
            <w:vAlign w:val="center"/>
            <w:hideMark/>
          </w:tcPr>
          <w:p w14:paraId="08D2D234" w14:textId="0D5F7EA7" w:rsidR="00922639" w:rsidRDefault="004F7F15" w:rsidP="00922639">
            <w:pPr>
              <w:jc w:val="center"/>
              <w:rPr>
                <w:color w:val="000000"/>
                <w:sz w:val="18"/>
                <w:szCs w:val="18"/>
              </w:rPr>
            </w:pPr>
            <w:r w:rsidRPr="00636C9B">
              <w:rPr>
                <w:color w:val="000000"/>
                <w:sz w:val="18"/>
                <w:szCs w:val="18"/>
              </w:rPr>
              <w:t>195</w:t>
            </w:r>
          </w:p>
          <w:p w14:paraId="70179C63" w14:textId="43A6EE03"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159</w:t>
            </w:r>
            <w:r>
              <w:rPr>
                <w:color w:val="000000"/>
                <w:sz w:val="18"/>
                <w:szCs w:val="18"/>
              </w:rPr>
              <w:t>,</w:t>
            </w:r>
            <w:r w:rsidR="004F7F15" w:rsidRPr="00636C9B">
              <w:rPr>
                <w:color w:val="000000"/>
                <w:sz w:val="18"/>
                <w:szCs w:val="18"/>
              </w:rPr>
              <w:t>230)</w:t>
            </w:r>
          </w:p>
        </w:tc>
        <w:tc>
          <w:tcPr>
            <w:tcW w:w="1113" w:type="dxa"/>
            <w:tcMar>
              <w:top w:w="0" w:type="dxa"/>
              <w:left w:w="75" w:type="dxa"/>
              <w:bottom w:w="0" w:type="dxa"/>
              <w:right w:w="75" w:type="dxa"/>
            </w:tcMar>
            <w:vAlign w:val="center"/>
            <w:hideMark/>
          </w:tcPr>
          <w:p w14:paraId="42C094FA" w14:textId="238A7A74" w:rsidR="00922639" w:rsidRDefault="004F7F15" w:rsidP="00922639">
            <w:pPr>
              <w:jc w:val="center"/>
              <w:rPr>
                <w:color w:val="000000"/>
                <w:sz w:val="18"/>
                <w:szCs w:val="18"/>
              </w:rPr>
            </w:pPr>
            <w:r w:rsidRPr="00636C9B">
              <w:rPr>
                <w:color w:val="000000"/>
                <w:sz w:val="18"/>
                <w:szCs w:val="18"/>
              </w:rPr>
              <w:t>130</w:t>
            </w:r>
          </w:p>
          <w:p w14:paraId="54D7688A" w14:textId="55E323CB"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101</w:t>
            </w:r>
            <w:r>
              <w:rPr>
                <w:color w:val="000000"/>
                <w:sz w:val="18"/>
                <w:szCs w:val="18"/>
              </w:rPr>
              <w:t>,</w:t>
            </w:r>
            <w:r w:rsidR="004F7F15" w:rsidRPr="00636C9B">
              <w:rPr>
                <w:color w:val="000000"/>
                <w:sz w:val="18"/>
                <w:szCs w:val="18"/>
              </w:rPr>
              <w:t>160)</w:t>
            </w:r>
          </w:p>
        </w:tc>
        <w:tc>
          <w:tcPr>
            <w:tcW w:w="1113" w:type="dxa"/>
            <w:tcMar>
              <w:top w:w="0" w:type="dxa"/>
              <w:left w:w="75" w:type="dxa"/>
              <w:bottom w:w="0" w:type="dxa"/>
              <w:right w:w="75" w:type="dxa"/>
            </w:tcMar>
            <w:vAlign w:val="center"/>
            <w:hideMark/>
          </w:tcPr>
          <w:p w14:paraId="0ED8FF25" w14:textId="128866F2" w:rsidR="00922639" w:rsidRDefault="004F7F15" w:rsidP="00922639">
            <w:pPr>
              <w:jc w:val="center"/>
              <w:rPr>
                <w:color w:val="000000"/>
                <w:sz w:val="18"/>
                <w:szCs w:val="18"/>
              </w:rPr>
            </w:pPr>
            <w:r w:rsidRPr="00636C9B">
              <w:rPr>
                <w:color w:val="000000"/>
                <w:sz w:val="18"/>
                <w:szCs w:val="18"/>
              </w:rPr>
              <w:t>125</w:t>
            </w:r>
          </w:p>
          <w:p w14:paraId="66D26998" w14:textId="26C7AFD1"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92</w:t>
            </w:r>
            <w:r>
              <w:rPr>
                <w:color w:val="000000"/>
                <w:sz w:val="18"/>
                <w:szCs w:val="18"/>
              </w:rPr>
              <w:t>,</w:t>
            </w:r>
            <w:r w:rsidR="004F7F15" w:rsidRPr="00636C9B">
              <w:rPr>
                <w:color w:val="000000"/>
                <w:sz w:val="18"/>
                <w:szCs w:val="18"/>
              </w:rPr>
              <w:t>158)</w:t>
            </w:r>
          </w:p>
        </w:tc>
        <w:tc>
          <w:tcPr>
            <w:tcW w:w="1113" w:type="dxa"/>
            <w:tcMar>
              <w:top w:w="0" w:type="dxa"/>
              <w:left w:w="75" w:type="dxa"/>
              <w:bottom w:w="0" w:type="dxa"/>
              <w:right w:w="75" w:type="dxa"/>
            </w:tcMar>
            <w:vAlign w:val="center"/>
            <w:hideMark/>
          </w:tcPr>
          <w:p w14:paraId="081C4816" w14:textId="15E20B3D" w:rsidR="00922639" w:rsidRDefault="004F7F15" w:rsidP="00922639">
            <w:pPr>
              <w:jc w:val="center"/>
              <w:rPr>
                <w:color w:val="000000"/>
                <w:sz w:val="18"/>
                <w:szCs w:val="18"/>
              </w:rPr>
            </w:pPr>
            <w:r w:rsidRPr="00636C9B">
              <w:rPr>
                <w:color w:val="000000"/>
                <w:sz w:val="18"/>
                <w:szCs w:val="18"/>
              </w:rPr>
              <w:t>133</w:t>
            </w:r>
          </w:p>
          <w:p w14:paraId="3129E8E7" w14:textId="758B19CA"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96</w:t>
            </w:r>
            <w:r>
              <w:rPr>
                <w:color w:val="000000"/>
                <w:sz w:val="18"/>
                <w:szCs w:val="18"/>
              </w:rPr>
              <w:t>,</w:t>
            </w:r>
            <w:r w:rsidR="004F7F15" w:rsidRPr="00636C9B">
              <w:rPr>
                <w:color w:val="000000"/>
                <w:sz w:val="18"/>
                <w:szCs w:val="18"/>
              </w:rPr>
              <w:t>170)</w:t>
            </w:r>
          </w:p>
        </w:tc>
        <w:tc>
          <w:tcPr>
            <w:tcW w:w="1113" w:type="dxa"/>
            <w:tcMar>
              <w:top w:w="0" w:type="dxa"/>
              <w:left w:w="75" w:type="dxa"/>
              <w:bottom w:w="0" w:type="dxa"/>
              <w:right w:w="75" w:type="dxa"/>
            </w:tcMar>
            <w:vAlign w:val="center"/>
            <w:hideMark/>
          </w:tcPr>
          <w:p w14:paraId="4A9DBA7D" w14:textId="1BD5D4EA" w:rsidR="00922639" w:rsidRDefault="004F7F15" w:rsidP="00922639">
            <w:pPr>
              <w:jc w:val="center"/>
              <w:rPr>
                <w:color w:val="000000"/>
                <w:sz w:val="18"/>
                <w:szCs w:val="18"/>
              </w:rPr>
            </w:pPr>
            <w:r w:rsidRPr="00636C9B">
              <w:rPr>
                <w:color w:val="000000"/>
                <w:sz w:val="18"/>
                <w:szCs w:val="18"/>
              </w:rPr>
              <w:t>51</w:t>
            </w:r>
          </w:p>
          <w:p w14:paraId="2FD8A2FC" w14:textId="5A399ABF"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22</w:t>
            </w:r>
            <w:r>
              <w:rPr>
                <w:color w:val="000000"/>
                <w:sz w:val="18"/>
                <w:szCs w:val="18"/>
              </w:rPr>
              <w:t>,</w:t>
            </w:r>
            <w:r w:rsidR="004F7F15" w:rsidRPr="00636C9B">
              <w:rPr>
                <w:color w:val="000000"/>
                <w:sz w:val="18"/>
                <w:szCs w:val="18"/>
              </w:rPr>
              <w:t>80)</w:t>
            </w:r>
          </w:p>
        </w:tc>
        <w:tc>
          <w:tcPr>
            <w:tcW w:w="1068" w:type="dxa"/>
            <w:tcMar>
              <w:top w:w="0" w:type="dxa"/>
              <w:left w:w="75" w:type="dxa"/>
              <w:bottom w:w="0" w:type="dxa"/>
              <w:right w:w="75" w:type="dxa"/>
            </w:tcMar>
            <w:vAlign w:val="center"/>
            <w:hideMark/>
          </w:tcPr>
          <w:p w14:paraId="7BEAB308" w14:textId="7555DFDC" w:rsidR="00922639" w:rsidRDefault="004F7F15" w:rsidP="00922639">
            <w:pPr>
              <w:jc w:val="center"/>
              <w:rPr>
                <w:color w:val="000000"/>
                <w:sz w:val="18"/>
                <w:szCs w:val="18"/>
              </w:rPr>
            </w:pPr>
            <w:r w:rsidRPr="00636C9B">
              <w:rPr>
                <w:color w:val="000000"/>
                <w:sz w:val="18"/>
                <w:szCs w:val="18"/>
              </w:rPr>
              <w:t>2</w:t>
            </w:r>
          </w:p>
          <w:p w14:paraId="24F178D0" w14:textId="6572BCF5"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-24</w:t>
            </w:r>
            <w:r>
              <w:rPr>
                <w:color w:val="000000"/>
                <w:sz w:val="18"/>
                <w:szCs w:val="18"/>
              </w:rPr>
              <w:t>,</w:t>
            </w:r>
            <w:r w:rsidR="004F7F15" w:rsidRPr="00636C9B">
              <w:rPr>
                <w:color w:val="000000"/>
                <w:sz w:val="18"/>
                <w:szCs w:val="18"/>
              </w:rPr>
              <w:t>29)</w:t>
            </w:r>
          </w:p>
        </w:tc>
        <w:tc>
          <w:tcPr>
            <w:tcW w:w="1068" w:type="dxa"/>
            <w:tcMar>
              <w:top w:w="0" w:type="dxa"/>
              <w:left w:w="75" w:type="dxa"/>
              <w:bottom w:w="0" w:type="dxa"/>
              <w:right w:w="75" w:type="dxa"/>
            </w:tcMar>
            <w:vAlign w:val="center"/>
            <w:hideMark/>
          </w:tcPr>
          <w:p w14:paraId="64A4A62E" w14:textId="7A79E65E" w:rsidR="00922639" w:rsidRDefault="004F7F15" w:rsidP="00922639">
            <w:pPr>
              <w:jc w:val="center"/>
              <w:rPr>
                <w:color w:val="000000"/>
                <w:sz w:val="18"/>
                <w:szCs w:val="18"/>
              </w:rPr>
            </w:pPr>
            <w:r w:rsidRPr="00636C9B">
              <w:rPr>
                <w:color w:val="000000"/>
                <w:sz w:val="18"/>
                <w:szCs w:val="18"/>
              </w:rPr>
              <w:t>-32</w:t>
            </w:r>
          </w:p>
          <w:p w14:paraId="5EB4802E" w14:textId="4AF27415"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-64</w:t>
            </w:r>
            <w:r>
              <w:rPr>
                <w:color w:val="000000"/>
                <w:sz w:val="18"/>
                <w:szCs w:val="18"/>
              </w:rPr>
              <w:t>,</w:t>
            </w:r>
            <w:r w:rsidR="004F7F15" w:rsidRPr="00636C9B">
              <w:rPr>
                <w:color w:val="000000"/>
                <w:sz w:val="18"/>
                <w:szCs w:val="18"/>
              </w:rPr>
              <w:t>0)</w:t>
            </w:r>
          </w:p>
        </w:tc>
        <w:tc>
          <w:tcPr>
            <w:tcW w:w="1113" w:type="dxa"/>
            <w:tcMar>
              <w:top w:w="0" w:type="dxa"/>
              <w:left w:w="75" w:type="dxa"/>
              <w:bottom w:w="0" w:type="dxa"/>
              <w:right w:w="75" w:type="dxa"/>
            </w:tcMar>
            <w:vAlign w:val="center"/>
            <w:hideMark/>
          </w:tcPr>
          <w:p w14:paraId="4DF0BE41" w14:textId="31879045" w:rsidR="00922639" w:rsidRDefault="004F7F15" w:rsidP="00922639">
            <w:pPr>
              <w:jc w:val="center"/>
              <w:rPr>
                <w:color w:val="000000"/>
                <w:sz w:val="18"/>
                <w:szCs w:val="18"/>
              </w:rPr>
            </w:pPr>
            <w:r w:rsidRPr="00636C9B">
              <w:rPr>
                <w:color w:val="000000"/>
                <w:sz w:val="18"/>
                <w:szCs w:val="18"/>
              </w:rPr>
              <w:t>815</w:t>
            </w:r>
          </w:p>
          <w:p w14:paraId="4DA63C87" w14:textId="400B9EF8"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721</w:t>
            </w:r>
            <w:r>
              <w:rPr>
                <w:color w:val="000000"/>
                <w:sz w:val="18"/>
                <w:szCs w:val="18"/>
              </w:rPr>
              <w:t>,</w:t>
            </w:r>
            <w:r w:rsidR="004F7F15" w:rsidRPr="00636C9B">
              <w:rPr>
                <w:color w:val="000000"/>
                <w:sz w:val="18"/>
                <w:szCs w:val="18"/>
              </w:rPr>
              <w:t>909)</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718FE842" w14:textId="38B6851A" w:rsidR="00922639" w:rsidRDefault="004F7F15" w:rsidP="00922639">
            <w:pPr>
              <w:jc w:val="center"/>
              <w:rPr>
                <w:color w:val="000000"/>
                <w:sz w:val="18"/>
                <w:szCs w:val="18"/>
              </w:rPr>
            </w:pPr>
            <w:r w:rsidRPr="00636C9B">
              <w:rPr>
                <w:color w:val="000000"/>
                <w:sz w:val="18"/>
                <w:szCs w:val="18"/>
              </w:rPr>
              <w:t>8</w:t>
            </w:r>
          </w:p>
          <w:p w14:paraId="05672398" w14:textId="0543D88D"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4</w:t>
            </w:r>
            <w:r>
              <w:rPr>
                <w:color w:val="000000"/>
                <w:sz w:val="18"/>
                <w:szCs w:val="18"/>
              </w:rPr>
              <w:t>,</w:t>
            </w:r>
            <w:r w:rsidR="004F7F15" w:rsidRPr="00636C9B">
              <w:rPr>
                <w:color w:val="000000"/>
                <w:sz w:val="18"/>
                <w:szCs w:val="18"/>
              </w:rPr>
              <w:t>12)</w:t>
            </w:r>
          </w:p>
        </w:tc>
        <w:tc>
          <w:tcPr>
            <w:tcW w:w="1113" w:type="dxa"/>
            <w:tcMar>
              <w:top w:w="0" w:type="dxa"/>
              <w:left w:w="75" w:type="dxa"/>
              <w:bottom w:w="0" w:type="dxa"/>
              <w:right w:w="75" w:type="dxa"/>
            </w:tcMar>
            <w:vAlign w:val="center"/>
            <w:hideMark/>
          </w:tcPr>
          <w:p w14:paraId="30969C42" w14:textId="4D1D0EB6" w:rsidR="00922639" w:rsidRDefault="004F7F15" w:rsidP="00922639">
            <w:pPr>
              <w:jc w:val="center"/>
              <w:rPr>
                <w:color w:val="000000"/>
                <w:sz w:val="18"/>
                <w:szCs w:val="18"/>
              </w:rPr>
            </w:pPr>
            <w:r w:rsidRPr="00636C9B">
              <w:rPr>
                <w:color w:val="000000"/>
                <w:sz w:val="18"/>
                <w:szCs w:val="18"/>
              </w:rPr>
              <w:t>11</w:t>
            </w:r>
          </w:p>
          <w:p w14:paraId="60CD2ED8" w14:textId="5C90B1AB"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7</w:t>
            </w:r>
            <w:r>
              <w:rPr>
                <w:color w:val="000000"/>
                <w:sz w:val="18"/>
                <w:szCs w:val="18"/>
              </w:rPr>
              <w:t>,</w:t>
            </w:r>
            <w:r w:rsidR="004F7F15" w:rsidRPr="00636C9B">
              <w:rPr>
                <w:color w:val="000000"/>
                <w:sz w:val="18"/>
                <w:szCs w:val="18"/>
              </w:rPr>
              <w:t>16)</w:t>
            </w:r>
          </w:p>
        </w:tc>
        <w:tc>
          <w:tcPr>
            <w:tcW w:w="1113" w:type="dxa"/>
            <w:tcMar>
              <w:top w:w="0" w:type="dxa"/>
              <w:left w:w="75" w:type="dxa"/>
              <w:bottom w:w="0" w:type="dxa"/>
              <w:right w:w="75" w:type="dxa"/>
            </w:tcMar>
            <w:vAlign w:val="center"/>
            <w:hideMark/>
          </w:tcPr>
          <w:p w14:paraId="5FF418F5" w14:textId="6ECA34E8" w:rsidR="00922639" w:rsidRDefault="004F7F15" w:rsidP="00922639">
            <w:pPr>
              <w:jc w:val="center"/>
              <w:rPr>
                <w:color w:val="000000"/>
                <w:sz w:val="18"/>
                <w:szCs w:val="18"/>
              </w:rPr>
            </w:pPr>
            <w:r w:rsidRPr="00636C9B">
              <w:rPr>
                <w:color w:val="000000"/>
                <w:sz w:val="18"/>
                <w:szCs w:val="18"/>
              </w:rPr>
              <w:t>35</w:t>
            </w:r>
          </w:p>
          <w:p w14:paraId="3A8B1040" w14:textId="4C66B7B1"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21</w:t>
            </w:r>
            <w:r>
              <w:rPr>
                <w:color w:val="000000"/>
                <w:sz w:val="18"/>
                <w:szCs w:val="18"/>
              </w:rPr>
              <w:t>,</w:t>
            </w:r>
            <w:r w:rsidR="004F7F15" w:rsidRPr="00636C9B">
              <w:rPr>
                <w:color w:val="000000"/>
                <w:sz w:val="18"/>
                <w:szCs w:val="18"/>
              </w:rPr>
              <w:t>49)</w:t>
            </w:r>
          </w:p>
        </w:tc>
        <w:tc>
          <w:tcPr>
            <w:tcW w:w="1113" w:type="dxa"/>
            <w:tcMar>
              <w:top w:w="0" w:type="dxa"/>
              <w:left w:w="75" w:type="dxa"/>
              <w:bottom w:w="0" w:type="dxa"/>
              <w:right w:w="75" w:type="dxa"/>
            </w:tcMar>
            <w:vAlign w:val="center"/>
            <w:hideMark/>
          </w:tcPr>
          <w:p w14:paraId="49EE0B6B" w14:textId="5E5C8B7C" w:rsidR="00922639" w:rsidRDefault="004F7F15" w:rsidP="00922639">
            <w:pPr>
              <w:jc w:val="center"/>
              <w:rPr>
                <w:color w:val="000000"/>
                <w:sz w:val="18"/>
                <w:szCs w:val="18"/>
              </w:rPr>
            </w:pPr>
            <w:r w:rsidRPr="00636C9B">
              <w:rPr>
                <w:color w:val="000000"/>
                <w:sz w:val="18"/>
                <w:szCs w:val="18"/>
              </w:rPr>
              <w:t>22</w:t>
            </w:r>
          </w:p>
          <w:p w14:paraId="03FB43CA" w14:textId="3F1A398A"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6</w:t>
            </w:r>
            <w:r>
              <w:rPr>
                <w:color w:val="000000"/>
                <w:sz w:val="18"/>
                <w:szCs w:val="18"/>
              </w:rPr>
              <w:t>,</w:t>
            </w:r>
            <w:r w:rsidR="004F7F15" w:rsidRPr="00636C9B">
              <w:rPr>
                <w:color w:val="000000"/>
                <w:sz w:val="18"/>
                <w:szCs w:val="18"/>
              </w:rPr>
              <w:t>37)</w:t>
            </w:r>
          </w:p>
        </w:tc>
        <w:tc>
          <w:tcPr>
            <w:tcW w:w="1113" w:type="dxa"/>
            <w:tcMar>
              <w:top w:w="0" w:type="dxa"/>
              <w:left w:w="75" w:type="dxa"/>
              <w:bottom w:w="0" w:type="dxa"/>
              <w:right w:w="75" w:type="dxa"/>
            </w:tcMar>
            <w:vAlign w:val="center"/>
            <w:hideMark/>
          </w:tcPr>
          <w:p w14:paraId="42FAF680" w14:textId="1F6000C5" w:rsidR="00922639" w:rsidRDefault="004F7F15" w:rsidP="00922639">
            <w:pPr>
              <w:jc w:val="center"/>
              <w:rPr>
                <w:color w:val="000000"/>
                <w:sz w:val="18"/>
                <w:szCs w:val="18"/>
              </w:rPr>
            </w:pPr>
            <w:r w:rsidRPr="00636C9B">
              <w:rPr>
                <w:color w:val="000000"/>
                <w:sz w:val="18"/>
                <w:szCs w:val="18"/>
              </w:rPr>
              <w:t>23</w:t>
            </w:r>
          </w:p>
          <w:p w14:paraId="59645C5F" w14:textId="5D893FF9"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9</w:t>
            </w:r>
            <w:r>
              <w:rPr>
                <w:color w:val="000000"/>
                <w:sz w:val="18"/>
                <w:szCs w:val="18"/>
              </w:rPr>
              <w:t>,</w:t>
            </w:r>
            <w:r w:rsidR="004F7F15" w:rsidRPr="00636C9B">
              <w:rPr>
                <w:color w:val="000000"/>
                <w:sz w:val="18"/>
                <w:szCs w:val="18"/>
              </w:rPr>
              <w:t>38)</w:t>
            </w:r>
          </w:p>
        </w:tc>
        <w:tc>
          <w:tcPr>
            <w:tcW w:w="1113" w:type="dxa"/>
            <w:tcMar>
              <w:top w:w="0" w:type="dxa"/>
              <w:left w:w="75" w:type="dxa"/>
              <w:bottom w:w="0" w:type="dxa"/>
              <w:right w:w="75" w:type="dxa"/>
            </w:tcMar>
            <w:vAlign w:val="center"/>
            <w:hideMark/>
          </w:tcPr>
          <w:p w14:paraId="1C2897BB" w14:textId="410A4E8C" w:rsidR="00922639" w:rsidRDefault="004F7F15" w:rsidP="00922639">
            <w:pPr>
              <w:jc w:val="center"/>
              <w:rPr>
                <w:color w:val="000000"/>
                <w:sz w:val="18"/>
                <w:szCs w:val="18"/>
              </w:rPr>
            </w:pPr>
            <w:r w:rsidRPr="00636C9B">
              <w:rPr>
                <w:color w:val="000000"/>
                <w:sz w:val="18"/>
                <w:szCs w:val="18"/>
              </w:rPr>
              <w:t>20</w:t>
            </w:r>
          </w:p>
          <w:p w14:paraId="7A3886FE" w14:textId="387EB87C"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w:t>
            </w:r>
            <w:r>
              <w:rPr>
                <w:color w:val="000000"/>
                <w:sz w:val="18"/>
                <w:szCs w:val="18"/>
              </w:rPr>
              <w:t>,</w:t>
            </w:r>
            <w:r w:rsidR="004F7F15" w:rsidRPr="00636C9B">
              <w:rPr>
                <w:color w:val="000000"/>
                <w:sz w:val="18"/>
                <w:szCs w:val="18"/>
              </w:rPr>
              <w:t>38)</w:t>
            </w:r>
          </w:p>
        </w:tc>
        <w:tc>
          <w:tcPr>
            <w:tcW w:w="1113" w:type="dxa"/>
            <w:tcMar>
              <w:top w:w="0" w:type="dxa"/>
              <w:left w:w="75" w:type="dxa"/>
              <w:bottom w:w="0" w:type="dxa"/>
              <w:right w:w="75" w:type="dxa"/>
            </w:tcMar>
            <w:vAlign w:val="center"/>
            <w:hideMark/>
          </w:tcPr>
          <w:p w14:paraId="7F178F00" w14:textId="4374278D" w:rsidR="00922639" w:rsidRDefault="004F7F15" w:rsidP="00922639">
            <w:pPr>
              <w:jc w:val="center"/>
              <w:rPr>
                <w:color w:val="000000"/>
                <w:sz w:val="18"/>
                <w:szCs w:val="18"/>
              </w:rPr>
            </w:pPr>
            <w:r w:rsidRPr="00636C9B">
              <w:rPr>
                <w:color w:val="000000"/>
                <w:sz w:val="18"/>
                <w:szCs w:val="18"/>
              </w:rPr>
              <w:t>17</w:t>
            </w:r>
          </w:p>
          <w:p w14:paraId="659FC059" w14:textId="6ACCC7AA"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w:t>
            </w:r>
            <w:r>
              <w:rPr>
                <w:color w:val="000000"/>
                <w:sz w:val="18"/>
                <w:szCs w:val="18"/>
              </w:rPr>
              <w:t>,</w:t>
            </w:r>
            <w:r w:rsidR="004F7F15" w:rsidRPr="00636C9B">
              <w:rPr>
                <w:color w:val="000000"/>
                <w:sz w:val="18"/>
                <w:szCs w:val="18"/>
              </w:rPr>
              <w:t>36)</w:t>
            </w:r>
          </w:p>
        </w:tc>
        <w:tc>
          <w:tcPr>
            <w:tcW w:w="1113" w:type="dxa"/>
            <w:tcMar>
              <w:top w:w="0" w:type="dxa"/>
              <w:left w:w="75" w:type="dxa"/>
              <w:bottom w:w="0" w:type="dxa"/>
              <w:right w:w="75" w:type="dxa"/>
            </w:tcMar>
            <w:vAlign w:val="center"/>
            <w:hideMark/>
          </w:tcPr>
          <w:p w14:paraId="2B089917" w14:textId="5A1E2C21" w:rsidR="00922639" w:rsidRDefault="004F7F15" w:rsidP="00922639">
            <w:pPr>
              <w:jc w:val="center"/>
              <w:rPr>
                <w:color w:val="000000"/>
                <w:sz w:val="18"/>
                <w:szCs w:val="18"/>
              </w:rPr>
            </w:pPr>
            <w:r w:rsidRPr="00636C9B">
              <w:rPr>
                <w:color w:val="000000"/>
                <w:sz w:val="18"/>
                <w:szCs w:val="18"/>
              </w:rPr>
              <w:t>20</w:t>
            </w:r>
          </w:p>
          <w:p w14:paraId="3CA2FCC2" w14:textId="4D44F22D"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w:t>
            </w:r>
            <w:r>
              <w:rPr>
                <w:color w:val="000000"/>
                <w:sz w:val="18"/>
                <w:szCs w:val="18"/>
              </w:rPr>
              <w:t>,</w:t>
            </w:r>
            <w:r w:rsidR="004F7F15" w:rsidRPr="00636C9B">
              <w:rPr>
                <w:color w:val="000000"/>
                <w:sz w:val="18"/>
                <w:szCs w:val="18"/>
              </w:rPr>
              <w:t>37)</w:t>
            </w:r>
          </w:p>
        </w:tc>
        <w:tc>
          <w:tcPr>
            <w:tcW w:w="1068" w:type="dxa"/>
            <w:tcMar>
              <w:top w:w="0" w:type="dxa"/>
              <w:left w:w="75" w:type="dxa"/>
              <w:bottom w:w="0" w:type="dxa"/>
              <w:right w:w="75" w:type="dxa"/>
            </w:tcMar>
            <w:vAlign w:val="center"/>
            <w:hideMark/>
          </w:tcPr>
          <w:p w14:paraId="466D7809" w14:textId="528FDB02" w:rsidR="00922639" w:rsidRDefault="004F7F15" w:rsidP="00922639">
            <w:pPr>
              <w:jc w:val="center"/>
              <w:rPr>
                <w:color w:val="000000"/>
                <w:sz w:val="18"/>
                <w:szCs w:val="18"/>
              </w:rPr>
            </w:pPr>
            <w:r w:rsidRPr="00636C9B">
              <w:rPr>
                <w:color w:val="000000"/>
                <w:sz w:val="18"/>
                <w:szCs w:val="18"/>
              </w:rPr>
              <w:t>5</w:t>
            </w:r>
          </w:p>
          <w:p w14:paraId="53C783EE" w14:textId="4C4F18F1"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-17</w:t>
            </w:r>
            <w:r>
              <w:rPr>
                <w:color w:val="000000"/>
                <w:sz w:val="18"/>
                <w:szCs w:val="18"/>
              </w:rPr>
              <w:t>,</w:t>
            </w:r>
            <w:r w:rsidR="004F7F15" w:rsidRPr="00636C9B">
              <w:rPr>
                <w:color w:val="000000"/>
                <w:sz w:val="18"/>
                <w:szCs w:val="18"/>
              </w:rPr>
              <w:t>27)</w:t>
            </w:r>
          </w:p>
        </w:tc>
        <w:tc>
          <w:tcPr>
            <w:tcW w:w="1068" w:type="dxa"/>
            <w:tcMar>
              <w:top w:w="0" w:type="dxa"/>
              <w:left w:w="75" w:type="dxa"/>
              <w:bottom w:w="0" w:type="dxa"/>
              <w:right w:w="75" w:type="dxa"/>
            </w:tcMar>
            <w:vAlign w:val="center"/>
            <w:hideMark/>
          </w:tcPr>
          <w:p w14:paraId="2D675169" w14:textId="73D1C094" w:rsidR="00922639" w:rsidRDefault="004F7F15" w:rsidP="00922639">
            <w:pPr>
              <w:jc w:val="center"/>
              <w:rPr>
                <w:color w:val="000000"/>
                <w:sz w:val="18"/>
                <w:szCs w:val="18"/>
              </w:rPr>
            </w:pPr>
            <w:r w:rsidRPr="00636C9B">
              <w:rPr>
                <w:color w:val="000000"/>
                <w:sz w:val="18"/>
                <w:szCs w:val="18"/>
              </w:rPr>
              <w:t>-34</w:t>
            </w:r>
          </w:p>
          <w:p w14:paraId="281D190E" w14:textId="319EBD3A"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-73</w:t>
            </w:r>
            <w:r>
              <w:rPr>
                <w:color w:val="000000"/>
                <w:sz w:val="18"/>
                <w:szCs w:val="18"/>
              </w:rPr>
              <w:t>,</w:t>
            </w:r>
            <w:r w:rsidR="004F7F15" w:rsidRPr="00636C9B">
              <w:rPr>
                <w:color w:val="000000"/>
                <w:sz w:val="18"/>
                <w:szCs w:val="18"/>
              </w:rPr>
              <w:t>4)</w:t>
            </w:r>
          </w:p>
        </w:tc>
        <w:tc>
          <w:tcPr>
            <w:tcW w:w="1113" w:type="dxa"/>
            <w:tcMar>
              <w:top w:w="0" w:type="dxa"/>
              <w:left w:w="75" w:type="dxa"/>
              <w:bottom w:w="0" w:type="dxa"/>
              <w:right w:w="75" w:type="dxa"/>
            </w:tcMar>
            <w:vAlign w:val="center"/>
            <w:hideMark/>
          </w:tcPr>
          <w:p w14:paraId="787BF900" w14:textId="50D5DA56" w:rsidR="00922639" w:rsidRDefault="004F7F15" w:rsidP="00922639">
            <w:pPr>
              <w:jc w:val="center"/>
              <w:rPr>
                <w:color w:val="000000"/>
                <w:sz w:val="18"/>
                <w:szCs w:val="18"/>
              </w:rPr>
            </w:pPr>
            <w:r w:rsidRPr="00636C9B">
              <w:rPr>
                <w:color w:val="000000"/>
                <w:sz w:val="18"/>
                <w:szCs w:val="18"/>
              </w:rPr>
              <w:t>126</w:t>
            </w:r>
          </w:p>
          <w:p w14:paraId="7F56EE85" w14:textId="0160871C"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66</w:t>
            </w:r>
            <w:r>
              <w:rPr>
                <w:color w:val="000000"/>
                <w:sz w:val="18"/>
                <w:szCs w:val="18"/>
              </w:rPr>
              <w:t>,</w:t>
            </w:r>
            <w:r w:rsidR="004F7F15" w:rsidRPr="00636C9B">
              <w:rPr>
                <w:color w:val="000000"/>
                <w:sz w:val="18"/>
                <w:szCs w:val="18"/>
              </w:rPr>
              <w:t>185)</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rPr>
                <w:sz w:val="18"/>
                <w:szCs w:val="18"/>
                <w:u w:val="single"/>
              </w:rPr>
            </w:pPr>
            <w:r w:rsidRPr="00636C9B">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261CA3C" w14:textId="3725F6BA" w:rsidR="00922639" w:rsidRDefault="004F7F15" w:rsidP="00922639">
            <w:pPr>
              <w:jc w:val="center"/>
              <w:rPr>
                <w:color w:val="000000"/>
                <w:sz w:val="18"/>
                <w:szCs w:val="18"/>
              </w:rPr>
            </w:pPr>
            <w:r w:rsidRPr="00636C9B">
              <w:rPr>
                <w:color w:val="000000"/>
                <w:sz w:val="18"/>
                <w:szCs w:val="18"/>
              </w:rPr>
              <w:t>15</w:t>
            </w:r>
          </w:p>
          <w:p w14:paraId="6DFB59FC" w14:textId="1B515CF7"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11</w:t>
            </w:r>
            <w:r>
              <w:rPr>
                <w:color w:val="000000"/>
                <w:sz w:val="18"/>
                <w:szCs w:val="18"/>
              </w:rPr>
              <w:t>,</w:t>
            </w:r>
            <w:r w:rsidR="004F7F15" w:rsidRPr="00636C9B">
              <w:rPr>
                <w:color w:val="000000"/>
                <w:sz w:val="18"/>
                <w:szCs w:val="18"/>
              </w:rPr>
              <w:t>19)</w:t>
            </w:r>
          </w:p>
        </w:tc>
        <w:tc>
          <w:tcPr>
            <w:tcW w:w="1113" w:type="dxa"/>
            <w:tcMar>
              <w:top w:w="0" w:type="dxa"/>
              <w:left w:w="75" w:type="dxa"/>
              <w:bottom w:w="0" w:type="dxa"/>
              <w:right w:w="75" w:type="dxa"/>
            </w:tcMar>
            <w:vAlign w:val="center"/>
            <w:hideMark/>
          </w:tcPr>
          <w:p w14:paraId="37675AB7" w14:textId="4676FD1C" w:rsidR="00922639" w:rsidRDefault="004F7F15" w:rsidP="00922639">
            <w:pPr>
              <w:jc w:val="center"/>
              <w:rPr>
                <w:color w:val="000000"/>
                <w:sz w:val="18"/>
                <w:szCs w:val="18"/>
              </w:rPr>
            </w:pPr>
            <w:r w:rsidRPr="00636C9B">
              <w:rPr>
                <w:color w:val="000000"/>
                <w:sz w:val="18"/>
                <w:szCs w:val="18"/>
              </w:rPr>
              <w:t>15</w:t>
            </w:r>
          </w:p>
          <w:p w14:paraId="5EB80E55" w14:textId="0582F546"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10</w:t>
            </w:r>
            <w:r>
              <w:rPr>
                <w:color w:val="000000"/>
                <w:sz w:val="18"/>
                <w:szCs w:val="18"/>
              </w:rPr>
              <w:t>,</w:t>
            </w:r>
            <w:r w:rsidR="004F7F15" w:rsidRPr="00636C9B">
              <w:rPr>
                <w:color w:val="000000"/>
                <w:sz w:val="18"/>
                <w:szCs w:val="18"/>
              </w:rPr>
              <w:t>20)</w:t>
            </w:r>
          </w:p>
        </w:tc>
        <w:tc>
          <w:tcPr>
            <w:tcW w:w="1113" w:type="dxa"/>
            <w:tcMar>
              <w:top w:w="0" w:type="dxa"/>
              <w:left w:w="75" w:type="dxa"/>
              <w:bottom w:w="0" w:type="dxa"/>
              <w:right w:w="75" w:type="dxa"/>
            </w:tcMar>
            <w:vAlign w:val="center"/>
            <w:hideMark/>
          </w:tcPr>
          <w:p w14:paraId="3C5CF80F" w14:textId="5DD8F635" w:rsidR="00922639" w:rsidRDefault="004F7F15" w:rsidP="00922639">
            <w:pPr>
              <w:jc w:val="center"/>
              <w:rPr>
                <w:color w:val="000000"/>
                <w:sz w:val="18"/>
                <w:szCs w:val="18"/>
              </w:rPr>
            </w:pPr>
            <w:r w:rsidRPr="00636C9B">
              <w:rPr>
                <w:color w:val="000000"/>
                <w:sz w:val="18"/>
                <w:szCs w:val="18"/>
              </w:rPr>
              <w:t>119</w:t>
            </w:r>
          </w:p>
          <w:p w14:paraId="560AC166" w14:textId="3053067F"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100</w:t>
            </w:r>
            <w:r>
              <w:rPr>
                <w:color w:val="000000"/>
                <w:sz w:val="18"/>
                <w:szCs w:val="18"/>
              </w:rPr>
              <w:t>,</w:t>
            </w:r>
            <w:r w:rsidR="004F7F15" w:rsidRPr="00636C9B">
              <w:rPr>
                <w:color w:val="000000"/>
                <w:sz w:val="18"/>
                <w:szCs w:val="18"/>
              </w:rPr>
              <w:t>137)</w:t>
            </w:r>
          </w:p>
        </w:tc>
        <w:tc>
          <w:tcPr>
            <w:tcW w:w="1113" w:type="dxa"/>
            <w:tcMar>
              <w:top w:w="0" w:type="dxa"/>
              <w:left w:w="75" w:type="dxa"/>
              <w:bottom w:w="0" w:type="dxa"/>
              <w:right w:w="75" w:type="dxa"/>
            </w:tcMar>
            <w:vAlign w:val="center"/>
            <w:hideMark/>
          </w:tcPr>
          <w:p w14:paraId="7F66A8FC" w14:textId="676A43B1" w:rsidR="00922639" w:rsidRDefault="004F7F15" w:rsidP="00922639">
            <w:pPr>
              <w:jc w:val="center"/>
              <w:rPr>
                <w:color w:val="000000"/>
                <w:sz w:val="18"/>
                <w:szCs w:val="18"/>
              </w:rPr>
            </w:pPr>
            <w:r w:rsidRPr="00636C9B">
              <w:rPr>
                <w:color w:val="000000"/>
                <w:sz w:val="18"/>
                <w:szCs w:val="18"/>
              </w:rPr>
              <w:t>99</w:t>
            </w:r>
          </w:p>
          <w:p w14:paraId="75AA3CD2" w14:textId="6335F041"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78</w:t>
            </w:r>
            <w:r>
              <w:rPr>
                <w:color w:val="000000"/>
                <w:sz w:val="18"/>
                <w:szCs w:val="18"/>
              </w:rPr>
              <w:t>,</w:t>
            </w:r>
            <w:r w:rsidR="004F7F15" w:rsidRPr="00636C9B">
              <w:rPr>
                <w:color w:val="000000"/>
                <w:sz w:val="18"/>
                <w:szCs w:val="18"/>
              </w:rPr>
              <w:t>119)</w:t>
            </w:r>
          </w:p>
        </w:tc>
        <w:tc>
          <w:tcPr>
            <w:tcW w:w="1113" w:type="dxa"/>
            <w:tcMar>
              <w:top w:w="0" w:type="dxa"/>
              <w:left w:w="75" w:type="dxa"/>
              <w:bottom w:w="0" w:type="dxa"/>
              <w:right w:w="75" w:type="dxa"/>
            </w:tcMar>
            <w:vAlign w:val="center"/>
            <w:hideMark/>
          </w:tcPr>
          <w:p w14:paraId="1A42B485" w14:textId="72B3C17A" w:rsidR="00922639" w:rsidRDefault="004F7F15" w:rsidP="00922639">
            <w:pPr>
              <w:jc w:val="center"/>
              <w:rPr>
                <w:color w:val="000000"/>
                <w:sz w:val="18"/>
                <w:szCs w:val="18"/>
              </w:rPr>
            </w:pPr>
            <w:r w:rsidRPr="00636C9B">
              <w:rPr>
                <w:color w:val="000000"/>
                <w:sz w:val="18"/>
                <w:szCs w:val="18"/>
              </w:rPr>
              <w:t>65</w:t>
            </w:r>
          </w:p>
          <w:p w14:paraId="1EEC2B2B" w14:textId="32219AF0"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48</w:t>
            </w:r>
            <w:r>
              <w:rPr>
                <w:color w:val="000000"/>
                <w:sz w:val="18"/>
                <w:szCs w:val="18"/>
              </w:rPr>
              <w:t>,</w:t>
            </w:r>
            <w:r w:rsidR="004F7F15" w:rsidRPr="00636C9B">
              <w:rPr>
                <w:color w:val="000000"/>
                <w:sz w:val="18"/>
                <w:szCs w:val="18"/>
              </w:rPr>
              <w:t>82)</w:t>
            </w:r>
          </w:p>
        </w:tc>
        <w:tc>
          <w:tcPr>
            <w:tcW w:w="1113" w:type="dxa"/>
            <w:tcMar>
              <w:top w:w="0" w:type="dxa"/>
              <w:left w:w="75" w:type="dxa"/>
              <w:bottom w:w="0" w:type="dxa"/>
              <w:right w:w="75" w:type="dxa"/>
            </w:tcMar>
            <w:vAlign w:val="center"/>
            <w:hideMark/>
          </w:tcPr>
          <w:p w14:paraId="78B13963" w14:textId="75125FE6" w:rsidR="00922639" w:rsidRDefault="004F7F15" w:rsidP="00922639">
            <w:pPr>
              <w:jc w:val="center"/>
              <w:rPr>
                <w:color w:val="000000"/>
                <w:sz w:val="18"/>
                <w:szCs w:val="18"/>
              </w:rPr>
            </w:pPr>
            <w:r w:rsidRPr="00636C9B">
              <w:rPr>
                <w:color w:val="000000"/>
                <w:sz w:val="18"/>
                <w:szCs w:val="18"/>
              </w:rPr>
              <w:t>80</w:t>
            </w:r>
          </w:p>
          <w:p w14:paraId="6540D33B" w14:textId="64595607"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59</w:t>
            </w:r>
            <w:r>
              <w:rPr>
                <w:color w:val="000000"/>
                <w:sz w:val="18"/>
                <w:szCs w:val="18"/>
              </w:rPr>
              <w:t>,</w:t>
            </w:r>
            <w:r w:rsidR="004F7F15" w:rsidRPr="00636C9B">
              <w:rPr>
                <w:color w:val="000000"/>
                <w:sz w:val="18"/>
                <w:szCs w:val="18"/>
              </w:rPr>
              <w:t>101)</w:t>
            </w:r>
          </w:p>
        </w:tc>
        <w:tc>
          <w:tcPr>
            <w:tcW w:w="1113" w:type="dxa"/>
            <w:tcMar>
              <w:top w:w="0" w:type="dxa"/>
              <w:left w:w="75" w:type="dxa"/>
              <w:bottom w:w="0" w:type="dxa"/>
              <w:right w:w="75" w:type="dxa"/>
            </w:tcMar>
            <w:vAlign w:val="center"/>
            <w:hideMark/>
          </w:tcPr>
          <w:p w14:paraId="1FBD3AFA" w14:textId="5CF6010D" w:rsidR="00922639" w:rsidRDefault="004F7F15" w:rsidP="00922639">
            <w:pPr>
              <w:jc w:val="center"/>
              <w:rPr>
                <w:color w:val="000000"/>
                <w:sz w:val="18"/>
                <w:szCs w:val="18"/>
              </w:rPr>
            </w:pPr>
            <w:r w:rsidRPr="00636C9B">
              <w:rPr>
                <w:color w:val="000000"/>
                <w:sz w:val="18"/>
                <w:szCs w:val="18"/>
              </w:rPr>
              <w:t>65</w:t>
            </w:r>
          </w:p>
          <w:p w14:paraId="02F46AA2" w14:textId="4806E1B4"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40</w:t>
            </w:r>
            <w:r>
              <w:rPr>
                <w:color w:val="000000"/>
                <w:sz w:val="18"/>
                <w:szCs w:val="18"/>
              </w:rPr>
              <w:t>,</w:t>
            </w:r>
            <w:r w:rsidR="004F7F15" w:rsidRPr="00636C9B">
              <w:rPr>
                <w:color w:val="000000"/>
                <w:sz w:val="18"/>
                <w:szCs w:val="18"/>
              </w:rPr>
              <w:t>90)</w:t>
            </w:r>
          </w:p>
        </w:tc>
        <w:tc>
          <w:tcPr>
            <w:tcW w:w="1113" w:type="dxa"/>
            <w:tcMar>
              <w:top w:w="0" w:type="dxa"/>
              <w:left w:w="75" w:type="dxa"/>
              <w:bottom w:w="0" w:type="dxa"/>
              <w:right w:w="75" w:type="dxa"/>
            </w:tcMar>
            <w:vAlign w:val="center"/>
            <w:hideMark/>
          </w:tcPr>
          <w:p w14:paraId="4479DFDF" w14:textId="64932B5C" w:rsidR="00922639" w:rsidRDefault="004F7F15" w:rsidP="00922639">
            <w:pPr>
              <w:jc w:val="center"/>
              <w:rPr>
                <w:color w:val="000000"/>
                <w:sz w:val="18"/>
                <w:szCs w:val="18"/>
              </w:rPr>
            </w:pPr>
            <w:r w:rsidRPr="00636C9B">
              <w:rPr>
                <w:color w:val="000000"/>
                <w:sz w:val="18"/>
                <w:szCs w:val="18"/>
              </w:rPr>
              <w:t>23</w:t>
            </w:r>
          </w:p>
          <w:p w14:paraId="75AB876A" w14:textId="7AE72D96"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46)</w:t>
            </w:r>
          </w:p>
        </w:tc>
        <w:tc>
          <w:tcPr>
            <w:tcW w:w="1068" w:type="dxa"/>
            <w:tcMar>
              <w:top w:w="0" w:type="dxa"/>
              <w:left w:w="75" w:type="dxa"/>
              <w:bottom w:w="0" w:type="dxa"/>
              <w:right w:w="75" w:type="dxa"/>
            </w:tcMar>
            <w:vAlign w:val="center"/>
            <w:hideMark/>
          </w:tcPr>
          <w:p w14:paraId="1CB8D090" w14:textId="7CF347E1" w:rsidR="00922639" w:rsidRDefault="004F7F15" w:rsidP="00922639">
            <w:pPr>
              <w:jc w:val="center"/>
              <w:rPr>
                <w:color w:val="000000"/>
                <w:sz w:val="18"/>
                <w:szCs w:val="18"/>
              </w:rPr>
            </w:pPr>
            <w:r w:rsidRPr="00636C9B">
              <w:rPr>
                <w:color w:val="000000"/>
                <w:sz w:val="18"/>
                <w:szCs w:val="18"/>
              </w:rPr>
              <w:t>-12</w:t>
            </w:r>
          </w:p>
          <w:p w14:paraId="5076E10D" w14:textId="27CEBEAC"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-36</w:t>
            </w:r>
            <w:r>
              <w:rPr>
                <w:color w:val="000000"/>
                <w:sz w:val="18"/>
                <w:szCs w:val="18"/>
              </w:rPr>
              <w:t>,</w:t>
            </w:r>
            <w:r w:rsidR="004F7F15" w:rsidRPr="00636C9B">
              <w:rPr>
                <w:color w:val="000000"/>
                <w:sz w:val="18"/>
                <w:szCs w:val="18"/>
              </w:rPr>
              <w:t>12)</w:t>
            </w:r>
          </w:p>
        </w:tc>
        <w:tc>
          <w:tcPr>
            <w:tcW w:w="1068" w:type="dxa"/>
            <w:tcMar>
              <w:top w:w="0" w:type="dxa"/>
              <w:left w:w="75" w:type="dxa"/>
              <w:bottom w:w="0" w:type="dxa"/>
              <w:right w:w="75" w:type="dxa"/>
            </w:tcMar>
            <w:vAlign w:val="center"/>
            <w:hideMark/>
          </w:tcPr>
          <w:p w14:paraId="601390F1" w14:textId="1C196C51" w:rsidR="00922639" w:rsidRDefault="004F7F15" w:rsidP="00922639">
            <w:pPr>
              <w:jc w:val="center"/>
              <w:rPr>
                <w:color w:val="000000"/>
                <w:sz w:val="18"/>
                <w:szCs w:val="18"/>
              </w:rPr>
            </w:pPr>
            <w:r w:rsidRPr="00636C9B">
              <w:rPr>
                <w:color w:val="000000"/>
                <w:sz w:val="18"/>
                <w:szCs w:val="18"/>
              </w:rPr>
              <w:t>-42</w:t>
            </w:r>
          </w:p>
          <w:p w14:paraId="7BA47DB8" w14:textId="1AD248C0"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w:t>
            </w:r>
            <w:proofErr w:type="gramStart"/>
            <w:r w:rsidR="004F7F15" w:rsidRPr="00636C9B">
              <w:rPr>
                <w:color w:val="000000"/>
                <w:sz w:val="18"/>
                <w:szCs w:val="18"/>
              </w:rPr>
              <w:t>73</w:t>
            </w:r>
            <w:r>
              <w:rPr>
                <w:color w:val="000000"/>
                <w:sz w:val="18"/>
                <w:szCs w:val="18"/>
              </w:rPr>
              <w:t>,</w:t>
            </w:r>
            <w:r w:rsidR="004F7F15" w:rsidRPr="00636C9B">
              <w:rPr>
                <w:color w:val="000000"/>
                <w:sz w:val="18"/>
                <w:szCs w:val="18"/>
              </w:rPr>
              <w:t>-</w:t>
            </w:r>
            <w:proofErr w:type="gramEnd"/>
            <w:r w:rsidR="004F7F15" w:rsidRPr="00636C9B">
              <w:rPr>
                <w:color w:val="000000"/>
                <w:sz w:val="18"/>
                <w:szCs w:val="18"/>
              </w:rPr>
              <w:t>11)</w:t>
            </w:r>
          </w:p>
        </w:tc>
        <w:tc>
          <w:tcPr>
            <w:tcW w:w="1113" w:type="dxa"/>
            <w:tcMar>
              <w:top w:w="0" w:type="dxa"/>
              <w:left w:w="75" w:type="dxa"/>
              <w:bottom w:w="0" w:type="dxa"/>
              <w:right w:w="75" w:type="dxa"/>
            </w:tcMar>
            <w:vAlign w:val="center"/>
            <w:hideMark/>
          </w:tcPr>
          <w:p w14:paraId="33A8BE94" w14:textId="165D105B" w:rsidR="00922639" w:rsidRDefault="004F7F15" w:rsidP="00922639">
            <w:pPr>
              <w:jc w:val="center"/>
              <w:rPr>
                <w:color w:val="000000"/>
                <w:sz w:val="18"/>
                <w:szCs w:val="18"/>
              </w:rPr>
            </w:pPr>
            <w:r w:rsidRPr="00636C9B">
              <w:rPr>
                <w:color w:val="000000"/>
                <w:sz w:val="18"/>
                <w:szCs w:val="18"/>
              </w:rPr>
              <w:t>427</w:t>
            </w:r>
          </w:p>
          <w:p w14:paraId="7077FF6A" w14:textId="2A7E1BCB"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361</w:t>
            </w:r>
            <w:r>
              <w:rPr>
                <w:color w:val="000000"/>
                <w:sz w:val="18"/>
                <w:szCs w:val="18"/>
              </w:rPr>
              <w:t>,</w:t>
            </w:r>
            <w:r w:rsidR="004F7F15" w:rsidRPr="00636C9B">
              <w:rPr>
                <w:color w:val="000000"/>
                <w:sz w:val="18"/>
                <w:szCs w:val="18"/>
              </w:rPr>
              <w:t>492)</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1F9EFE89" w14:textId="0B493DFE" w:rsidR="00922639" w:rsidRDefault="004F7F15" w:rsidP="00922639">
            <w:pPr>
              <w:jc w:val="center"/>
              <w:rPr>
                <w:color w:val="000000"/>
                <w:sz w:val="18"/>
                <w:szCs w:val="18"/>
              </w:rPr>
            </w:pPr>
            <w:r w:rsidRPr="00636C9B">
              <w:rPr>
                <w:color w:val="000000"/>
                <w:sz w:val="18"/>
                <w:szCs w:val="18"/>
              </w:rPr>
              <w:t>5</w:t>
            </w:r>
          </w:p>
          <w:p w14:paraId="78BE2DFD" w14:textId="7A71DEF1"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w:t>
            </w:r>
            <w:r>
              <w:rPr>
                <w:color w:val="000000"/>
                <w:sz w:val="18"/>
                <w:szCs w:val="18"/>
              </w:rPr>
              <w:t>,</w:t>
            </w:r>
            <w:r w:rsidR="004F7F15" w:rsidRPr="00636C9B">
              <w:rPr>
                <w:color w:val="000000"/>
                <w:sz w:val="18"/>
                <w:szCs w:val="18"/>
              </w:rPr>
              <w:t>8)</w:t>
            </w:r>
          </w:p>
        </w:tc>
        <w:tc>
          <w:tcPr>
            <w:tcW w:w="1113" w:type="dxa"/>
            <w:tcMar>
              <w:top w:w="0" w:type="dxa"/>
              <w:left w:w="75" w:type="dxa"/>
              <w:bottom w:w="0" w:type="dxa"/>
              <w:right w:w="75" w:type="dxa"/>
            </w:tcMar>
            <w:vAlign w:val="center"/>
            <w:hideMark/>
          </w:tcPr>
          <w:p w14:paraId="1408C803" w14:textId="13DBDEF7" w:rsidR="00922639" w:rsidRDefault="004F7F15" w:rsidP="00922639">
            <w:pPr>
              <w:jc w:val="center"/>
              <w:rPr>
                <w:color w:val="000000"/>
                <w:sz w:val="18"/>
                <w:szCs w:val="18"/>
              </w:rPr>
            </w:pPr>
            <w:r w:rsidRPr="00636C9B">
              <w:rPr>
                <w:color w:val="000000"/>
                <w:sz w:val="18"/>
                <w:szCs w:val="18"/>
              </w:rPr>
              <w:t>8</w:t>
            </w:r>
          </w:p>
          <w:p w14:paraId="32F72F1C" w14:textId="1B74821C"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4</w:t>
            </w:r>
            <w:r>
              <w:rPr>
                <w:color w:val="000000"/>
                <w:sz w:val="18"/>
                <w:szCs w:val="18"/>
              </w:rPr>
              <w:t>,</w:t>
            </w:r>
            <w:r w:rsidR="004F7F15" w:rsidRPr="00636C9B">
              <w:rPr>
                <w:color w:val="000000"/>
                <w:sz w:val="18"/>
                <w:szCs w:val="18"/>
              </w:rPr>
              <w:t>12)</w:t>
            </w:r>
          </w:p>
        </w:tc>
        <w:tc>
          <w:tcPr>
            <w:tcW w:w="1113" w:type="dxa"/>
            <w:tcMar>
              <w:top w:w="0" w:type="dxa"/>
              <w:left w:w="75" w:type="dxa"/>
              <w:bottom w:w="0" w:type="dxa"/>
              <w:right w:w="75" w:type="dxa"/>
            </w:tcMar>
            <w:vAlign w:val="center"/>
            <w:hideMark/>
          </w:tcPr>
          <w:p w14:paraId="3A8DA90D" w14:textId="75056B37" w:rsidR="00922639" w:rsidRDefault="004F7F15" w:rsidP="00922639">
            <w:pPr>
              <w:jc w:val="center"/>
              <w:rPr>
                <w:color w:val="000000"/>
                <w:sz w:val="18"/>
                <w:szCs w:val="18"/>
              </w:rPr>
            </w:pPr>
            <w:r w:rsidRPr="00636C9B">
              <w:rPr>
                <w:color w:val="000000"/>
                <w:sz w:val="18"/>
                <w:szCs w:val="18"/>
              </w:rPr>
              <w:t>19</w:t>
            </w:r>
          </w:p>
          <w:p w14:paraId="4FD703BD" w14:textId="030B715C"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9</w:t>
            </w:r>
            <w:r>
              <w:rPr>
                <w:color w:val="000000"/>
                <w:sz w:val="18"/>
                <w:szCs w:val="18"/>
              </w:rPr>
              <w:t>,</w:t>
            </w:r>
            <w:r w:rsidR="004F7F15" w:rsidRPr="00636C9B">
              <w:rPr>
                <w:color w:val="000000"/>
                <w:sz w:val="18"/>
                <w:szCs w:val="18"/>
              </w:rPr>
              <w:t>29)</w:t>
            </w:r>
          </w:p>
        </w:tc>
        <w:tc>
          <w:tcPr>
            <w:tcW w:w="1113" w:type="dxa"/>
            <w:tcMar>
              <w:top w:w="0" w:type="dxa"/>
              <w:left w:w="75" w:type="dxa"/>
              <w:bottom w:w="0" w:type="dxa"/>
              <w:right w:w="75" w:type="dxa"/>
            </w:tcMar>
            <w:vAlign w:val="center"/>
            <w:hideMark/>
          </w:tcPr>
          <w:p w14:paraId="4C5DE670" w14:textId="6BEF13BD" w:rsidR="00922639" w:rsidRDefault="004F7F15" w:rsidP="00922639">
            <w:pPr>
              <w:jc w:val="center"/>
              <w:rPr>
                <w:color w:val="000000"/>
                <w:sz w:val="18"/>
                <w:szCs w:val="18"/>
              </w:rPr>
            </w:pPr>
            <w:r w:rsidRPr="00636C9B">
              <w:rPr>
                <w:color w:val="000000"/>
                <w:sz w:val="18"/>
                <w:szCs w:val="18"/>
              </w:rPr>
              <w:t>7</w:t>
            </w:r>
          </w:p>
          <w:p w14:paraId="06B736D7" w14:textId="5876D641"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w:t>
            </w:r>
            <w:r>
              <w:rPr>
                <w:color w:val="000000"/>
                <w:sz w:val="18"/>
                <w:szCs w:val="18"/>
              </w:rPr>
              <w:t>,</w:t>
            </w:r>
            <w:r w:rsidR="004F7F15" w:rsidRPr="00636C9B">
              <w:rPr>
                <w:color w:val="000000"/>
                <w:sz w:val="18"/>
                <w:szCs w:val="18"/>
              </w:rPr>
              <w:t>17)</w:t>
            </w:r>
          </w:p>
        </w:tc>
        <w:tc>
          <w:tcPr>
            <w:tcW w:w="1113" w:type="dxa"/>
            <w:tcMar>
              <w:top w:w="0" w:type="dxa"/>
              <w:left w:w="75" w:type="dxa"/>
              <w:bottom w:w="0" w:type="dxa"/>
              <w:right w:w="75" w:type="dxa"/>
            </w:tcMar>
            <w:vAlign w:val="center"/>
            <w:hideMark/>
          </w:tcPr>
          <w:p w14:paraId="7F4AF268" w14:textId="4DD5361E" w:rsidR="00922639" w:rsidRDefault="004F7F15" w:rsidP="00922639">
            <w:pPr>
              <w:jc w:val="center"/>
              <w:rPr>
                <w:color w:val="000000"/>
                <w:sz w:val="18"/>
                <w:szCs w:val="18"/>
              </w:rPr>
            </w:pPr>
            <w:r w:rsidRPr="00636C9B">
              <w:rPr>
                <w:color w:val="000000"/>
                <w:sz w:val="18"/>
                <w:szCs w:val="18"/>
              </w:rPr>
              <w:t>6</w:t>
            </w:r>
          </w:p>
          <w:p w14:paraId="3DBF8D07" w14:textId="279BD9BB"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w:t>
            </w:r>
            <w:r>
              <w:rPr>
                <w:color w:val="000000"/>
                <w:sz w:val="18"/>
                <w:szCs w:val="18"/>
              </w:rPr>
              <w:t>,</w:t>
            </w:r>
            <w:r w:rsidR="004F7F15" w:rsidRPr="00636C9B">
              <w:rPr>
                <w:color w:val="000000"/>
                <w:sz w:val="18"/>
                <w:szCs w:val="18"/>
              </w:rPr>
              <w:t>14)</w:t>
            </w:r>
          </w:p>
        </w:tc>
        <w:tc>
          <w:tcPr>
            <w:tcW w:w="1113" w:type="dxa"/>
            <w:tcMar>
              <w:top w:w="0" w:type="dxa"/>
              <w:left w:w="75" w:type="dxa"/>
              <w:bottom w:w="0" w:type="dxa"/>
              <w:right w:w="75" w:type="dxa"/>
            </w:tcMar>
            <w:vAlign w:val="center"/>
            <w:hideMark/>
          </w:tcPr>
          <w:p w14:paraId="0F144B27" w14:textId="0789EB81" w:rsidR="00922639" w:rsidRDefault="004F7F15" w:rsidP="00922639">
            <w:pPr>
              <w:jc w:val="center"/>
              <w:rPr>
                <w:color w:val="000000"/>
                <w:sz w:val="18"/>
                <w:szCs w:val="18"/>
              </w:rPr>
            </w:pPr>
            <w:r w:rsidRPr="00636C9B">
              <w:rPr>
                <w:color w:val="000000"/>
                <w:sz w:val="18"/>
                <w:szCs w:val="18"/>
              </w:rPr>
              <w:t>7</w:t>
            </w:r>
          </w:p>
          <w:p w14:paraId="789224D9" w14:textId="14579F2A"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-4</w:t>
            </w:r>
            <w:r>
              <w:rPr>
                <w:color w:val="000000"/>
                <w:sz w:val="18"/>
                <w:szCs w:val="18"/>
              </w:rPr>
              <w:t>,</w:t>
            </w:r>
            <w:r w:rsidR="004F7F15" w:rsidRPr="00636C9B">
              <w:rPr>
                <w:color w:val="000000"/>
                <w:sz w:val="18"/>
                <w:szCs w:val="18"/>
              </w:rPr>
              <w:t>18)</w:t>
            </w:r>
          </w:p>
        </w:tc>
        <w:tc>
          <w:tcPr>
            <w:tcW w:w="1113" w:type="dxa"/>
            <w:tcMar>
              <w:top w:w="0" w:type="dxa"/>
              <w:left w:w="75" w:type="dxa"/>
              <w:bottom w:w="0" w:type="dxa"/>
              <w:right w:w="75" w:type="dxa"/>
            </w:tcMar>
            <w:vAlign w:val="center"/>
            <w:hideMark/>
          </w:tcPr>
          <w:p w14:paraId="444DF848" w14:textId="511C55BB" w:rsidR="00922639" w:rsidRDefault="004F7F15" w:rsidP="00922639">
            <w:pPr>
              <w:jc w:val="center"/>
              <w:rPr>
                <w:color w:val="000000"/>
                <w:sz w:val="18"/>
                <w:szCs w:val="18"/>
              </w:rPr>
            </w:pPr>
            <w:r w:rsidRPr="00636C9B">
              <w:rPr>
                <w:color w:val="000000"/>
                <w:sz w:val="18"/>
                <w:szCs w:val="18"/>
              </w:rPr>
              <w:t>4</w:t>
            </w:r>
          </w:p>
          <w:p w14:paraId="199C9AD6" w14:textId="0DA452F4"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-8</w:t>
            </w:r>
            <w:r>
              <w:rPr>
                <w:color w:val="000000"/>
                <w:sz w:val="18"/>
                <w:szCs w:val="18"/>
              </w:rPr>
              <w:t>,</w:t>
            </w:r>
            <w:r w:rsidR="004F7F15" w:rsidRPr="00636C9B">
              <w:rPr>
                <w:color w:val="000000"/>
                <w:sz w:val="18"/>
                <w:szCs w:val="18"/>
              </w:rPr>
              <w:t>16)</w:t>
            </w:r>
          </w:p>
        </w:tc>
        <w:tc>
          <w:tcPr>
            <w:tcW w:w="1113" w:type="dxa"/>
            <w:tcMar>
              <w:top w:w="0" w:type="dxa"/>
              <w:left w:w="75" w:type="dxa"/>
              <w:bottom w:w="0" w:type="dxa"/>
              <w:right w:w="75" w:type="dxa"/>
            </w:tcMar>
            <w:vAlign w:val="center"/>
            <w:hideMark/>
          </w:tcPr>
          <w:p w14:paraId="5FCA907C" w14:textId="4711C4AB" w:rsidR="00922639" w:rsidRDefault="004F7F15" w:rsidP="00922639">
            <w:pPr>
              <w:jc w:val="center"/>
              <w:rPr>
                <w:color w:val="000000"/>
                <w:sz w:val="18"/>
                <w:szCs w:val="18"/>
              </w:rPr>
            </w:pPr>
            <w:r w:rsidRPr="00636C9B">
              <w:rPr>
                <w:color w:val="000000"/>
                <w:sz w:val="18"/>
                <w:szCs w:val="18"/>
              </w:rPr>
              <w:t>10</w:t>
            </w:r>
          </w:p>
          <w:p w14:paraId="27ECBCEA" w14:textId="02805C59"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-5</w:t>
            </w:r>
            <w:r>
              <w:rPr>
                <w:color w:val="000000"/>
                <w:sz w:val="18"/>
                <w:szCs w:val="18"/>
              </w:rPr>
              <w:t>,</w:t>
            </w:r>
            <w:r w:rsidR="004F7F15" w:rsidRPr="00636C9B">
              <w:rPr>
                <w:color w:val="000000"/>
                <w:sz w:val="18"/>
                <w:szCs w:val="18"/>
              </w:rPr>
              <w:t>25)</w:t>
            </w:r>
          </w:p>
        </w:tc>
        <w:tc>
          <w:tcPr>
            <w:tcW w:w="1068" w:type="dxa"/>
            <w:tcMar>
              <w:top w:w="0" w:type="dxa"/>
              <w:left w:w="75" w:type="dxa"/>
              <w:bottom w:w="0" w:type="dxa"/>
              <w:right w:w="75" w:type="dxa"/>
            </w:tcMar>
            <w:vAlign w:val="center"/>
            <w:hideMark/>
          </w:tcPr>
          <w:p w14:paraId="5589590D" w14:textId="0FB2B6E1" w:rsidR="00922639" w:rsidRDefault="004F7F15" w:rsidP="00922639">
            <w:pPr>
              <w:jc w:val="center"/>
              <w:rPr>
                <w:color w:val="000000"/>
                <w:sz w:val="18"/>
                <w:szCs w:val="18"/>
              </w:rPr>
            </w:pPr>
            <w:r w:rsidRPr="00636C9B">
              <w:rPr>
                <w:color w:val="000000"/>
                <w:sz w:val="18"/>
                <w:szCs w:val="18"/>
              </w:rPr>
              <w:t>5</w:t>
            </w:r>
          </w:p>
          <w:p w14:paraId="40182730" w14:textId="31888268"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-17</w:t>
            </w:r>
            <w:r>
              <w:rPr>
                <w:color w:val="000000"/>
                <w:sz w:val="18"/>
                <w:szCs w:val="18"/>
              </w:rPr>
              <w:t>,</w:t>
            </w:r>
            <w:r w:rsidR="004F7F15" w:rsidRPr="00636C9B">
              <w:rPr>
                <w:color w:val="000000"/>
                <w:sz w:val="18"/>
                <w:szCs w:val="18"/>
              </w:rPr>
              <w:t>26)</w:t>
            </w:r>
          </w:p>
        </w:tc>
        <w:tc>
          <w:tcPr>
            <w:tcW w:w="1068" w:type="dxa"/>
            <w:tcMar>
              <w:top w:w="0" w:type="dxa"/>
              <w:left w:w="75" w:type="dxa"/>
              <w:bottom w:w="0" w:type="dxa"/>
              <w:right w:w="75" w:type="dxa"/>
            </w:tcMar>
            <w:vAlign w:val="center"/>
            <w:hideMark/>
          </w:tcPr>
          <w:p w14:paraId="044BE204" w14:textId="561E98A6" w:rsidR="00922639" w:rsidRDefault="004F7F15" w:rsidP="00922639">
            <w:pPr>
              <w:jc w:val="center"/>
              <w:rPr>
                <w:color w:val="000000"/>
                <w:sz w:val="18"/>
                <w:szCs w:val="18"/>
              </w:rPr>
            </w:pPr>
            <w:r w:rsidRPr="00636C9B">
              <w:rPr>
                <w:color w:val="000000"/>
                <w:sz w:val="18"/>
                <w:szCs w:val="18"/>
              </w:rPr>
              <w:t>-36</w:t>
            </w:r>
          </w:p>
          <w:p w14:paraId="79A42F88" w14:textId="452C7A28"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-75</w:t>
            </w:r>
            <w:r>
              <w:rPr>
                <w:color w:val="000000"/>
                <w:sz w:val="18"/>
                <w:szCs w:val="18"/>
              </w:rPr>
              <w:t>,</w:t>
            </w:r>
            <w:r w:rsidR="004F7F15" w:rsidRPr="00636C9B">
              <w:rPr>
                <w:color w:val="000000"/>
                <w:sz w:val="18"/>
                <w:szCs w:val="18"/>
              </w:rPr>
              <w:t>2)</w:t>
            </w:r>
          </w:p>
        </w:tc>
        <w:tc>
          <w:tcPr>
            <w:tcW w:w="1113" w:type="dxa"/>
            <w:tcMar>
              <w:top w:w="0" w:type="dxa"/>
              <w:left w:w="75" w:type="dxa"/>
              <w:bottom w:w="0" w:type="dxa"/>
              <w:right w:w="75" w:type="dxa"/>
            </w:tcMar>
            <w:vAlign w:val="center"/>
            <w:hideMark/>
          </w:tcPr>
          <w:p w14:paraId="18BB1616" w14:textId="6ED2FA02" w:rsidR="00922639" w:rsidRDefault="004F7F15" w:rsidP="00922639">
            <w:pPr>
              <w:jc w:val="center"/>
              <w:rPr>
                <w:color w:val="000000"/>
                <w:sz w:val="18"/>
                <w:szCs w:val="18"/>
              </w:rPr>
            </w:pPr>
            <w:r w:rsidRPr="00636C9B">
              <w:rPr>
                <w:color w:val="000000"/>
                <w:sz w:val="18"/>
                <w:szCs w:val="18"/>
              </w:rPr>
              <w:t>34</w:t>
            </w:r>
          </w:p>
          <w:p w14:paraId="2AC05F1B" w14:textId="09799A5D"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-19</w:t>
            </w:r>
            <w:r>
              <w:rPr>
                <w:color w:val="000000"/>
                <w:sz w:val="18"/>
                <w:szCs w:val="18"/>
              </w:rPr>
              <w:t>,</w:t>
            </w:r>
            <w:r w:rsidR="004F7F15" w:rsidRPr="00636C9B">
              <w:rPr>
                <w:color w:val="000000"/>
                <w:sz w:val="18"/>
                <w:szCs w:val="18"/>
              </w:rPr>
              <w:t>86)</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rPr>
                <w:sz w:val="18"/>
                <w:szCs w:val="18"/>
              </w:rPr>
            </w:pPr>
            <w:r w:rsidRPr="00636C9B">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691348A8" w14:textId="2ECE1989" w:rsidR="00922639" w:rsidRDefault="004F7F15" w:rsidP="00922639">
            <w:pPr>
              <w:jc w:val="center"/>
              <w:rPr>
                <w:color w:val="000000"/>
                <w:sz w:val="18"/>
                <w:szCs w:val="18"/>
              </w:rPr>
            </w:pPr>
            <w:r w:rsidRPr="00636C9B">
              <w:rPr>
                <w:color w:val="000000"/>
                <w:sz w:val="18"/>
                <w:szCs w:val="18"/>
              </w:rPr>
              <w:t>6</w:t>
            </w:r>
          </w:p>
          <w:p w14:paraId="098CD329" w14:textId="07824F87"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w:t>
            </w:r>
            <w:r>
              <w:rPr>
                <w:color w:val="000000"/>
                <w:sz w:val="18"/>
                <w:szCs w:val="18"/>
              </w:rPr>
              <w:t>,</w:t>
            </w:r>
            <w:r w:rsidR="004F7F15" w:rsidRPr="00636C9B">
              <w:rPr>
                <w:color w:val="000000"/>
                <w:sz w:val="18"/>
                <w:szCs w:val="18"/>
              </w:rPr>
              <w:t>8)</w:t>
            </w:r>
          </w:p>
        </w:tc>
        <w:tc>
          <w:tcPr>
            <w:tcW w:w="1113" w:type="dxa"/>
            <w:tcMar>
              <w:top w:w="0" w:type="dxa"/>
              <w:left w:w="75" w:type="dxa"/>
              <w:bottom w:w="0" w:type="dxa"/>
              <w:right w:w="75" w:type="dxa"/>
            </w:tcMar>
            <w:vAlign w:val="center"/>
            <w:hideMark/>
          </w:tcPr>
          <w:p w14:paraId="5BA682BC" w14:textId="33B66B85" w:rsidR="00922639" w:rsidRDefault="004F7F15" w:rsidP="00922639">
            <w:pPr>
              <w:jc w:val="center"/>
              <w:rPr>
                <w:color w:val="000000"/>
                <w:sz w:val="18"/>
                <w:szCs w:val="18"/>
              </w:rPr>
            </w:pPr>
            <w:r w:rsidRPr="00636C9B">
              <w:rPr>
                <w:color w:val="000000"/>
                <w:sz w:val="18"/>
                <w:szCs w:val="18"/>
              </w:rPr>
              <w:t>5</w:t>
            </w:r>
          </w:p>
          <w:p w14:paraId="7A8D7746" w14:textId="621CF35C"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9)</w:t>
            </w:r>
          </w:p>
        </w:tc>
        <w:tc>
          <w:tcPr>
            <w:tcW w:w="1113" w:type="dxa"/>
            <w:tcMar>
              <w:top w:w="0" w:type="dxa"/>
              <w:left w:w="75" w:type="dxa"/>
              <w:bottom w:w="0" w:type="dxa"/>
              <w:right w:w="75" w:type="dxa"/>
            </w:tcMar>
            <w:vAlign w:val="center"/>
            <w:hideMark/>
          </w:tcPr>
          <w:p w14:paraId="5E767725" w14:textId="7847A37B" w:rsidR="00922639" w:rsidRDefault="004F7F15" w:rsidP="00922639">
            <w:pPr>
              <w:jc w:val="center"/>
              <w:rPr>
                <w:color w:val="000000"/>
                <w:sz w:val="18"/>
                <w:szCs w:val="18"/>
              </w:rPr>
            </w:pPr>
            <w:r w:rsidRPr="00636C9B">
              <w:rPr>
                <w:color w:val="000000"/>
                <w:sz w:val="18"/>
                <w:szCs w:val="18"/>
              </w:rPr>
              <w:t>76</w:t>
            </w:r>
          </w:p>
          <w:p w14:paraId="2025BF27" w14:textId="11D2FACC"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59</w:t>
            </w:r>
            <w:r>
              <w:rPr>
                <w:color w:val="000000"/>
                <w:sz w:val="18"/>
                <w:szCs w:val="18"/>
              </w:rPr>
              <w:t>,</w:t>
            </w:r>
            <w:r w:rsidR="004F7F15" w:rsidRPr="00636C9B">
              <w:rPr>
                <w:color w:val="000000"/>
                <w:sz w:val="18"/>
                <w:szCs w:val="18"/>
              </w:rPr>
              <w:t>94)</w:t>
            </w:r>
          </w:p>
        </w:tc>
        <w:tc>
          <w:tcPr>
            <w:tcW w:w="1113" w:type="dxa"/>
            <w:tcMar>
              <w:top w:w="0" w:type="dxa"/>
              <w:left w:w="75" w:type="dxa"/>
              <w:bottom w:w="0" w:type="dxa"/>
              <w:right w:w="75" w:type="dxa"/>
            </w:tcMar>
            <w:vAlign w:val="center"/>
            <w:hideMark/>
          </w:tcPr>
          <w:p w14:paraId="5DDAE129" w14:textId="6F57A18A" w:rsidR="00922639" w:rsidRDefault="004F7F15" w:rsidP="00922639">
            <w:pPr>
              <w:jc w:val="center"/>
              <w:rPr>
                <w:color w:val="000000"/>
                <w:sz w:val="18"/>
                <w:szCs w:val="18"/>
              </w:rPr>
            </w:pPr>
            <w:r w:rsidRPr="00636C9B">
              <w:rPr>
                <w:color w:val="000000"/>
                <w:sz w:val="18"/>
                <w:szCs w:val="18"/>
              </w:rPr>
              <w:t>71</w:t>
            </w:r>
          </w:p>
          <w:p w14:paraId="6323056C" w14:textId="2CDEAC57"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51</w:t>
            </w:r>
            <w:r>
              <w:rPr>
                <w:color w:val="000000"/>
                <w:sz w:val="18"/>
                <w:szCs w:val="18"/>
              </w:rPr>
              <w:t>,</w:t>
            </w:r>
            <w:r w:rsidR="004F7F15" w:rsidRPr="00636C9B">
              <w:rPr>
                <w:color w:val="000000"/>
                <w:sz w:val="18"/>
                <w:szCs w:val="18"/>
              </w:rPr>
              <w:t>90)</w:t>
            </w:r>
          </w:p>
        </w:tc>
        <w:tc>
          <w:tcPr>
            <w:tcW w:w="1113" w:type="dxa"/>
            <w:tcMar>
              <w:top w:w="0" w:type="dxa"/>
              <w:left w:w="75" w:type="dxa"/>
              <w:bottom w:w="0" w:type="dxa"/>
              <w:right w:w="75" w:type="dxa"/>
            </w:tcMar>
            <w:vAlign w:val="center"/>
            <w:hideMark/>
          </w:tcPr>
          <w:p w14:paraId="4724799E" w14:textId="0FDD0EB7" w:rsidR="00922639" w:rsidRDefault="004F7F15" w:rsidP="00922639">
            <w:pPr>
              <w:jc w:val="center"/>
              <w:rPr>
                <w:color w:val="000000"/>
                <w:sz w:val="18"/>
                <w:szCs w:val="18"/>
              </w:rPr>
            </w:pPr>
            <w:r w:rsidRPr="00636C9B">
              <w:rPr>
                <w:color w:val="000000"/>
                <w:sz w:val="18"/>
                <w:szCs w:val="18"/>
              </w:rPr>
              <w:t>48</w:t>
            </w:r>
          </w:p>
          <w:p w14:paraId="5193DA4C" w14:textId="3AEC596B"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32</w:t>
            </w:r>
            <w:r>
              <w:rPr>
                <w:color w:val="000000"/>
                <w:sz w:val="18"/>
                <w:szCs w:val="18"/>
              </w:rPr>
              <w:t>,</w:t>
            </w:r>
            <w:r w:rsidR="004F7F15" w:rsidRPr="00636C9B">
              <w:rPr>
                <w:color w:val="000000"/>
                <w:sz w:val="18"/>
                <w:szCs w:val="18"/>
              </w:rPr>
              <w:t>64)</w:t>
            </w:r>
          </w:p>
        </w:tc>
        <w:tc>
          <w:tcPr>
            <w:tcW w:w="1113" w:type="dxa"/>
            <w:tcMar>
              <w:top w:w="0" w:type="dxa"/>
              <w:left w:w="75" w:type="dxa"/>
              <w:bottom w:w="0" w:type="dxa"/>
              <w:right w:w="75" w:type="dxa"/>
            </w:tcMar>
            <w:vAlign w:val="center"/>
            <w:hideMark/>
          </w:tcPr>
          <w:p w14:paraId="2526813B" w14:textId="2E8A4565" w:rsidR="00922639" w:rsidRDefault="004F7F15" w:rsidP="00922639">
            <w:pPr>
              <w:jc w:val="center"/>
              <w:rPr>
                <w:color w:val="000000"/>
                <w:sz w:val="18"/>
                <w:szCs w:val="18"/>
              </w:rPr>
            </w:pPr>
            <w:r w:rsidRPr="00636C9B">
              <w:rPr>
                <w:color w:val="000000"/>
                <w:sz w:val="18"/>
                <w:szCs w:val="18"/>
              </w:rPr>
              <w:t>65</w:t>
            </w:r>
          </w:p>
          <w:p w14:paraId="302A7C30" w14:textId="68397E9D"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47</w:t>
            </w:r>
            <w:r>
              <w:rPr>
                <w:color w:val="000000"/>
                <w:sz w:val="18"/>
                <w:szCs w:val="18"/>
              </w:rPr>
              <w:t>,</w:t>
            </w:r>
            <w:r w:rsidR="004F7F15" w:rsidRPr="00636C9B">
              <w:rPr>
                <w:color w:val="000000"/>
                <w:sz w:val="18"/>
                <w:szCs w:val="18"/>
              </w:rPr>
              <w:t>83)</w:t>
            </w:r>
          </w:p>
        </w:tc>
        <w:tc>
          <w:tcPr>
            <w:tcW w:w="1113" w:type="dxa"/>
            <w:tcMar>
              <w:top w:w="0" w:type="dxa"/>
              <w:left w:w="75" w:type="dxa"/>
              <w:bottom w:w="0" w:type="dxa"/>
              <w:right w:w="75" w:type="dxa"/>
            </w:tcMar>
            <w:vAlign w:val="center"/>
            <w:hideMark/>
          </w:tcPr>
          <w:p w14:paraId="42FFAA06" w14:textId="0994EF0A" w:rsidR="00922639" w:rsidRDefault="004F7F15" w:rsidP="00922639">
            <w:pPr>
              <w:jc w:val="center"/>
              <w:rPr>
                <w:color w:val="000000"/>
                <w:sz w:val="18"/>
                <w:szCs w:val="18"/>
              </w:rPr>
            </w:pPr>
            <w:r w:rsidRPr="00636C9B">
              <w:rPr>
                <w:color w:val="000000"/>
                <w:sz w:val="18"/>
                <w:szCs w:val="18"/>
              </w:rPr>
              <w:t>73</w:t>
            </w:r>
          </w:p>
          <w:p w14:paraId="68EB0A76" w14:textId="282261CA"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51</w:t>
            </w:r>
            <w:r>
              <w:rPr>
                <w:color w:val="000000"/>
                <w:sz w:val="18"/>
                <w:szCs w:val="18"/>
              </w:rPr>
              <w:t>,</w:t>
            </w:r>
            <w:r w:rsidR="004F7F15" w:rsidRPr="00636C9B">
              <w:rPr>
                <w:color w:val="000000"/>
                <w:sz w:val="18"/>
                <w:szCs w:val="18"/>
              </w:rPr>
              <w:t>94)</w:t>
            </w:r>
          </w:p>
        </w:tc>
        <w:tc>
          <w:tcPr>
            <w:tcW w:w="1113" w:type="dxa"/>
            <w:tcMar>
              <w:top w:w="0" w:type="dxa"/>
              <w:left w:w="75" w:type="dxa"/>
              <w:bottom w:w="0" w:type="dxa"/>
              <w:right w:w="75" w:type="dxa"/>
            </w:tcMar>
            <w:vAlign w:val="center"/>
            <w:hideMark/>
          </w:tcPr>
          <w:p w14:paraId="6A81A5E4" w14:textId="31A300B7" w:rsidR="00922639" w:rsidRDefault="004F7F15" w:rsidP="00922639">
            <w:pPr>
              <w:jc w:val="center"/>
              <w:rPr>
                <w:color w:val="000000"/>
                <w:sz w:val="18"/>
                <w:szCs w:val="18"/>
              </w:rPr>
            </w:pPr>
            <w:r w:rsidRPr="00636C9B">
              <w:rPr>
                <w:color w:val="000000"/>
                <w:sz w:val="18"/>
                <w:szCs w:val="18"/>
              </w:rPr>
              <w:t>23</w:t>
            </w:r>
          </w:p>
          <w:p w14:paraId="1BFD4695" w14:textId="2062181F"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8</w:t>
            </w:r>
            <w:r>
              <w:rPr>
                <w:color w:val="000000"/>
                <w:sz w:val="18"/>
                <w:szCs w:val="18"/>
              </w:rPr>
              <w:t>,</w:t>
            </w:r>
            <w:r w:rsidR="004F7F15" w:rsidRPr="00636C9B">
              <w:rPr>
                <w:color w:val="000000"/>
                <w:sz w:val="18"/>
                <w:szCs w:val="18"/>
              </w:rPr>
              <w:t>38)</w:t>
            </w:r>
          </w:p>
        </w:tc>
        <w:tc>
          <w:tcPr>
            <w:tcW w:w="1068" w:type="dxa"/>
            <w:tcMar>
              <w:top w:w="0" w:type="dxa"/>
              <w:left w:w="75" w:type="dxa"/>
              <w:bottom w:w="0" w:type="dxa"/>
              <w:right w:w="75" w:type="dxa"/>
            </w:tcMar>
            <w:vAlign w:val="center"/>
            <w:hideMark/>
          </w:tcPr>
          <w:p w14:paraId="39DC11F3" w14:textId="555F3B27" w:rsidR="00922639" w:rsidRDefault="004F7F15" w:rsidP="00922639">
            <w:pPr>
              <w:jc w:val="center"/>
              <w:rPr>
                <w:color w:val="000000"/>
                <w:sz w:val="18"/>
                <w:szCs w:val="18"/>
              </w:rPr>
            </w:pPr>
            <w:r w:rsidRPr="00636C9B">
              <w:rPr>
                <w:color w:val="000000"/>
                <w:sz w:val="18"/>
                <w:szCs w:val="18"/>
              </w:rPr>
              <w:t>16</w:t>
            </w:r>
          </w:p>
          <w:p w14:paraId="5E898351" w14:textId="4736F252"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5</w:t>
            </w:r>
            <w:r>
              <w:rPr>
                <w:color w:val="000000"/>
                <w:sz w:val="18"/>
                <w:szCs w:val="18"/>
              </w:rPr>
              <w:t>,</w:t>
            </w:r>
            <w:r w:rsidR="004F7F15" w:rsidRPr="00636C9B">
              <w:rPr>
                <w:color w:val="000000"/>
                <w:sz w:val="18"/>
                <w:szCs w:val="18"/>
              </w:rPr>
              <w:t>26)</w:t>
            </w:r>
          </w:p>
        </w:tc>
        <w:tc>
          <w:tcPr>
            <w:tcW w:w="1068" w:type="dxa"/>
            <w:tcMar>
              <w:top w:w="0" w:type="dxa"/>
              <w:left w:w="75" w:type="dxa"/>
              <w:bottom w:w="0" w:type="dxa"/>
              <w:right w:w="75" w:type="dxa"/>
            </w:tcMar>
            <w:vAlign w:val="center"/>
            <w:hideMark/>
          </w:tcPr>
          <w:p w14:paraId="520D345B" w14:textId="416D3CBB" w:rsidR="00922639" w:rsidRDefault="004F7F15" w:rsidP="00922639">
            <w:pPr>
              <w:jc w:val="center"/>
              <w:rPr>
                <w:color w:val="000000"/>
                <w:sz w:val="18"/>
                <w:szCs w:val="18"/>
              </w:rPr>
            </w:pPr>
            <w:r w:rsidRPr="00636C9B">
              <w:rPr>
                <w:color w:val="000000"/>
                <w:sz w:val="18"/>
                <w:szCs w:val="18"/>
              </w:rPr>
              <w:t>4</w:t>
            </w:r>
          </w:p>
          <w:p w14:paraId="5C7F9550" w14:textId="4B4E2DBF"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-4</w:t>
            </w:r>
            <w:r>
              <w:rPr>
                <w:color w:val="000000"/>
                <w:sz w:val="18"/>
                <w:szCs w:val="18"/>
              </w:rPr>
              <w:t>,</w:t>
            </w:r>
            <w:r w:rsidR="004F7F15" w:rsidRPr="00636C9B">
              <w:rPr>
                <w:color w:val="000000"/>
                <w:sz w:val="18"/>
                <w:szCs w:val="18"/>
              </w:rPr>
              <w:t>11)</w:t>
            </w:r>
          </w:p>
        </w:tc>
        <w:tc>
          <w:tcPr>
            <w:tcW w:w="1113" w:type="dxa"/>
            <w:tcMar>
              <w:top w:w="0" w:type="dxa"/>
              <w:left w:w="75" w:type="dxa"/>
              <w:bottom w:w="0" w:type="dxa"/>
              <w:right w:w="75" w:type="dxa"/>
            </w:tcMar>
            <w:vAlign w:val="center"/>
            <w:hideMark/>
          </w:tcPr>
          <w:p w14:paraId="709C1F1B" w14:textId="16BFAB8D" w:rsidR="00922639" w:rsidRDefault="004F7F15" w:rsidP="00922639">
            <w:pPr>
              <w:jc w:val="center"/>
              <w:rPr>
                <w:color w:val="000000"/>
                <w:sz w:val="18"/>
                <w:szCs w:val="18"/>
              </w:rPr>
            </w:pPr>
            <w:r w:rsidRPr="00636C9B">
              <w:rPr>
                <w:color w:val="000000"/>
                <w:sz w:val="18"/>
                <w:szCs w:val="18"/>
              </w:rPr>
              <w:t>385</w:t>
            </w:r>
          </w:p>
          <w:p w14:paraId="25900491" w14:textId="5DDFEF57"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339</w:t>
            </w:r>
            <w:r>
              <w:rPr>
                <w:color w:val="000000"/>
                <w:sz w:val="18"/>
                <w:szCs w:val="18"/>
              </w:rPr>
              <w:t>,</w:t>
            </w:r>
            <w:r w:rsidR="004F7F15" w:rsidRPr="00636C9B">
              <w:rPr>
                <w:color w:val="000000"/>
                <w:sz w:val="18"/>
                <w:szCs w:val="18"/>
              </w:rPr>
              <w:t>431)</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1CC06E42" w14:textId="5224FCFD" w:rsidR="00922639" w:rsidRDefault="004F7F15" w:rsidP="00922639">
            <w:pPr>
              <w:jc w:val="center"/>
              <w:rPr>
                <w:color w:val="000000"/>
                <w:sz w:val="18"/>
                <w:szCs w:val="18"/>
              </w:rPr>
            </w:pPr>
            <w:r w:rsidRPr="00636C9B">
              <w:rPr>
                <w:color w:val="000000"/>
                <w:sz w:val="18"/>
                <w:szCs w:val="18"/>
              </w:rPr>
              <w:t>1</w:t>
            </w:r>
          </w:p>
          <w:p w14:paraId="3029D0A6" w14:textId="719EAD54"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4)</w:t>
            </w:r>
          </w:p>
        </w:tc>
        <w:tc>
          <w:tcPr>
            <w:tcW w:w="1113" w:type="dxa"/>
            <w:tcMar>
              <w:top w:w="0" w:type="dxa"/>
              <w:left w:w="75" w:type="dxa"/>
              <w:bottom w:w="0" w:type="dxa"/>
              <w:right w:w="75" w:type="dxa"/>
            </w:tcMar>
            <w:vAlign w:val="center"/>
            <w:hideMark/>
          </w:tcPr>
          <w:p w14:paraId="3272F1B8" w14:textId="700A5BA9" w:rsidR="00922639" w:rsidRDefault="004F7F15" w:rsidP="00922639">
            <w:pPr>
              <w:jc w:val="center"/>
              <w:rPr>
                <w:color w:val="000000"/>
                <w:sz w:val="18"/>
                <w:szCs w:val="18"/>
              </w:rPr>
            </w:pPr>
            <w:r w:rsidRPr="00636C9B">
              <w:rPr>
                <w:color w:val="000000"/>
                <w:sz w:val="18"/>
                <w:szCs w:val="18"/>
              </w:rPr>
              <w:t>4</w:t>
            </w:r>
          </w:p>
          <w:p w14:paraId="4F36450C" w14:textId="35C57C7E"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8)</w:t>
            </w:r>
          </w:p>
        </w:tc>
        <w:tc>
          <w:tcPr>
            <w:tcW w:w="1113" w:type="dxa"/>
            <w:tcMar>
              <w:top w:w="0" w:type="dxa"/>
              <w:left w:w="75" w:type="dxa"/>
              <w:bottom w:w="0" w:type="dxa"/>
              <w:right w:w="75" w:type="dxa"/>
            </w:tcMar>
            <w:vAlign w:val="center"/>
            <w:hideMark/>
          </w:tcPr>
          <w:p w14:paraId="6813010D" w14:textId="586B55DC" w:rsidR="00922639" w:rsidRDefault="004F7F15" w:rsidP="00922639">
            <w:pPr>
              <w:jc w:val="center"/>
              <w:rPr>
                <w:color w:val="000000"/>
                <w:sz w:val="18"/>
                <w:szCs w:val="18"/>
              </w:rPr>
            </w:pPr>
            <w:r w:rsidRPr="00636C9B">
              <w:rPr>
                <w:color w:val="000000"/>
                <w:sz w:val="18"/>
                <w:szCs w:val="18"/>
              </w:rPr>
              <w:t>18</w:t>
            </w:r>
          </w:p>
          <w:p w14:paraId="7003C7E8" w14:textId="307B4C93"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8</w:t>
            </w:r>
            <w:r>
              <w:rPr>
                <w:color w:val="000000"/>
                <w:sz w:val="18"/>
                <w:szCs w:val="18"/>
              </w:rPr>
              <w:t>,</w:t>
            </w:r>
            <w:r w:rsidR="004F7F15" w:rsidRPr="00636C9B">
              <w:rPr>
                <w:color w:val="000000"/>
                <w:sz w:val="18"/>
                <w:szCs w:val="18"/>
              </w:rPr>
              <w:t>28)</w:t>
            </w:r>
          </w:p>
        </w:tc>
        <w:tc>
          <w:tcPr>
            <w:tcW w:w="1113" w:type="dxa"/>
            <w:tcMar>
              <w:top w:w="0" w:type="dxa"/>
              <w:left w:w="75" w:type="dxa"/>
              <w:bottom w:w="0" w:type="dxa"/>
              <w:right w:w="75" w:type="dxa"/>
            </w:tcMar>
            <w:vAlign w:val="center"/>
            <w:hideMark/>
          </w:tcPr>
          <w:p w14:paraId="5FB3B33E" w14:textId="28C9AF51" w:rsidR="00922639" w:rsidRDefault="004F7F15" w:rsidP="00922639">
            <w:pPr>
              <w:jc w:val="center"/>
              <w:rPr>
                <w:color w:val="000000"/>
                <w:sz w:val="18"/>
                <w:szCs w:val="18"/>
              </w:rPr>
            </w:pPr>
            <w:r w:rsidRPr="00636C9B">
              <w:rPr>
                <w:color w:val="000000"/>
                <w:sz w:val="18"/>
                <w:szCs w:val="18"/>
              </w:rPr>
              <w:t>4</w:t>
            </w:r>
          </w:p>
          <w:p w14:paraId="5C18F45C" w14:textId="1CE26B66"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-6</w:t>
            </w:r>
            <w:r>
              <w:rPr>
                <w:color w:val="000000"/>
                <w:sz w:val="18"/>
                <w:szCs w:val="18"/>
              </w:rPr>
              <w:t>,</w:t>
            </w:r>
            <w:r w:rsidR="004F7F15" w:rsidRPr="00636C9B">
              <w:rPr>
                <w:color w:val="000000"/>
                <w:sz w:val="18"/>
                <w:szCs w:val="18"/>
              </w:rPr>
              <w:t>15)</w:t>
            </w:r>
          </w:p>
        </w:tc>
        <w:tc>
          <w:tcPr>
            <w:tcW w:w="1113" w:type="dxa"/>
            <w:tcMar>
              <w:top w:w="0" w:type="dxa"/>
              <w:left w:w="75" w:type="dxa"/>
              <w:bottom w:w="0" w:type="dxa"/>
              <w:right w:w="75" w:type="dxa"/>
            </w:tcMar>
            <w:vAlign w:val="center"/>
            <w:hideMark/>
          </w:tcPr>
          <w:p w14:paraId="77B39A54" w14:textId="5C577A76" w:rsidR="00922639" w:rsidRDefault="004F7F15" w:rsidP="00922639">
            <w:pPr>
              <w:jc w:val="center"/>
              <w:rPr>
                <w:color w:val="000000"/>
                <w:sz w:val="18"/>
                <w:szCs w:val="18"/>
              </w:rPr>
            </w:pPr>
            <w:r w:rsidRPr="00636C9B">
              <w:rPr>
                <w:color w:val="000000"/>
                <w:sz w:val="18"/>
                <w:szCs w:val="18"/>
              </w:rPr>
              <w:t>4</w:t>
            </w:r>
          </w:p>
          <w:p w14:paraId="4463489C" w14:textId="49308E4A"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w:t>
            </w:r>
            <w:r>
              <w:rPr>
                <w:color w:val="000000"/>
                <w:sz w:val="18"/>
                <w:szCs w:val="18"/>
              </w:rPr>
              <w:t>,</w:t>
            </w:r>
            <w:r w:rsidR="004F7F15" w:rsidRPr="00636C9B">
              <w:rPr>
                <w:color w:val="000000"/>
                <w:sz w:val="18"/>
                <w:szCs w:val="18"/>
              </w:rPr>
              <w:t>12)</w:t>
            </w:r>
          </w:p>
        </w:tc>
        <w:tc>
          <w:tcPr>
            <w:tcW w:w="1113" w:type="dxa"/>
            <w:tcMar>
              <w:top w:w="0" w:type="dxa"/>
              <w:left w:w="75" w:type="dxa"/>
              <w:bottom w:w="0" w:type="dxa"/>
              <w:right w:w="75" w:type="dxa"/>
            </w:tcMar>
            <w:vAlign w:val="center"/>
            <w:hideMark/>
          </w:tcPr>
          <w:p w14:paraId="3F295A7A" w14:textId="2301D803" w:rsidR="00922639" w:rsidRDefault="004F7F15" w:rsidP="00922639">
            <w:pPr>
              <w:jc w:val="center"/>
              <w:rPr>
                <w:color w:val="000000"/>
                <w:sz w:val="18"/>
                <w:szCs w:val="18"/>
              </w:rPr>
            </w:pPr>
            <w:r w:rsidRPr="00636C9B">
              <w:rPr>
                <w:color w:val="000000"/>
                <w:sz w:val="18"/>
                <w:szCs w:val="18"/>
              </w:rPr>
              <w:t>5</w:t>
            </w:r>
          </w:p>
          <w:p w14:paraId="2FE564AF" w14:textId="459DB448"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-5</w:t>
            </w:r>
            <w:r>
              <w:rPr>
                <w:color w:val="000000"/>
                <w:sz w:val="18"/>
                <w:szCs w:val="18"/>
              </w:rPr>
              <w:t>,</w:t>
            </w:r>
            <w:r w:rsidR="004F7F15" w:rsidRPr="00636C9B">
              <w:rPr>
                <w:color w:val="000000"/>
                <w:sz w:val="18"/>
                <w:szCs w:val="18"/>
              </w:rPr>
              <w:t>15)</w:t>
            </w:r>
          </w:p>
        </w:tc>
        <w:tc>
          <w:tcPr>
            <w:tcW w:w="1113" w:type="dxa"/>
            <w:tcMar>
              <w:top w:w="0" w:type="dxa"/>
              <w:left w:w="75" w:type="dxa"/>
              <w:bottom w:w="0" w:type="dxa"/>
              <w:right w:w="75" w:type="dxa"/>
            </w:tcMar>
            <w:vAlign w:val="center"/>
            <w:hideMark/>
          </w:tcPr>
          <w:p w14:paraId="098DEABA" w14:textId="18C8A816" w:rsidR="00922639" w:rsidRDefault="004F7F15" w:rsidP="00922639">
            <w:pPr>
              <w:jc w:val="center"/>
              <w:rPr>
                <w:color w:val="000000"/>
                <w:sz w:val="18"/>
                <w:szCs w:val="18"/>
              </w:rPr>
            </w:pPr>
            <w:r w:rsidRPr="00636C9B">
              <w:rPr>
                <w:color w:val="000000"/>
                <w:sz w:val="18"/>
                <w:szCs w:val="18"/>
              </w:rPr>
              <w:t>3</w:t>
            </w:r>
          </w:p>
          <w:p w14:paraId="0E546984" w14:textId="55530E98"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-7</w:t>
            </w:r>
            <w:r>
              <w:rPr>
                <w:color w:val="000000"/>
                <w:sz w:val="18"/>
                <w:szCs w:val="18"/>
              </w:rPr>
              <w:t>,</w:t>
            </w:r>
            <w:r w:rsidR="004F7F15" w:rsidRPr="00636C9B">
              <w:rPr>
                <w:color w:val="000000"/>
                <w:sz w:val="18"/>
                <w:szCs w:val="18"/>
              </w:rPr>
              <w:t>12)</w:t>
            </w:r>
          </w:p>
        </w:tc>
        <w:tc>
          <w:tcPr>
            <w:tcW w:w="1113" w:type="dxa"/>
            <w:tcMar>
              <w:top w:w="0" w:type="dxa"/>
              <w:left w:w="75" w:type="dxa"/>
              <w:bottom w:w="0" w:type="dxa"/>
              <w:right w:w="75" w:type="dxa"/>
            </w:tcMar>
            <w:vAlign w:val="center"/>
            <w:hideMark/>
          </w:tcPr>
          <w:p w14:paraId="4AE6E986" w14:textId="64E501EC" w:rsidR="00922639" w:rsidRDefault="004F7F15" w:rsidP="00922639">
            <w:pPr>
              <w:jc w:val="center"/>
              <w:rPr>
                <w:color w:val="000000"/>
                <w:sz w:val="18"/>
                <w:szCs w:val="18"/>
              </w:rPr>
            </w:pPr>
            <w:r w:rsidRPr="00636C9B">
              <w:rPr>
                <w:color w:val="000000"/>
                <w:sz w:val="18"/>
                <w:szCs w:val="18"/>
              </w:rPr>
              <w:t>12</w:t>
            </w:r>
          </w:p>
          <w:p w14:paraId="57609B8F" w14:textId="6FB68955"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4</w:t>
            </w:r>
            <w:r>
              <w:rPr>
                <w:color w:val="000000"/>
                <w:sz w:val="18"/>
                <w:szCs w:val="18"/>
              </w:rPr>
              <w:t>,</w:t>
            </w:r>
            <w:r w:rsidR="004F7F15" w:rsidRPr="00636C9B">
              <w:rPr>
                <w:color w:val="000000"/>
                <w:sz w:val="18"/>
                <w:szCs w:val="18"/>
              </w:rPr>
              <w:t>20)</w:t>
            </w:r>
          </w:p>
        </w:tc>
        <w:tc>
          <w:tcPr>
            <w:tcW w:w="1068" w:type="dxa"/>
            <w:tcMar>
              <w:top w:w="0" w:type="dxa"/>
              <w:left w:w="75" w:type="dxa"/>
              <w:bottom w:w="0" w:type="dxa"/>
              <w:right w:w="75" w:type="dxa"/>
            </w:tcMar>
            <w:vAlign w:val="center"/>
            <w:hideMark/>
          </w:tcPr>
          <w:p w14:paraId="4926676C" w14:textId="4087A1D6" w:rsidR="00922639" w:rsidRDefault="004F7F15" w:rsidP="00922639">
            <w:pPr>
              <w:jc w:val="center"/>
              <w:rPr>
                <w:color w:val="000000"/>
                <w:sz w:val="18"/>
                <w:szCs w:val="18"/>
              </w:rPr>
            </w:pPr>
            <w:r w:rsidRPr="00636C9B">
              <w:rPr>
                <w:color w:val="000000"/>
                <w:sz w:val="18"/>
                <w:szCs w:val="18"/>
              </w:rPr>
              <w:t>7</w:t>
            </w:r>
          </w:p>
          <w:p w14:paraId="303C960A" w14:textId="72A11765"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13)</w:t>
            </w:r>
          </w:p>
        </w:tc>
        <w:tc>
          <w:tcPr>
            <w:tcW w:w="1068" w:type="dxa"/>
            <w:tcMar>
              <w:top w:w="0" w:type="dxa"/>
              <w:left w:w="75" w:type="dxa"/>
              <w:bottom w:w="0" w:type="dxa"/>
              <w:right w:w="75" w:type="dxa"/>
            </w:tcMar>
            <w:vAlign w:val="center"/>
            <w:hideMark/>
          </w:tcPr>
          <w:p w14:paraId="202CFA44" w14:textId="2E58662F" w:rsidR="00922639" w:rsidRDefault="004F7F15" w:rsidP="00922639">
            <w:pPr>
              <w:jc w:val="center"/>
              <w:rPr>
                <w:color w:val="000000"/>
                <w:sz w:val="18"/>
                <w:szCs w:val="18"/>
              </w:rPr>
            </w:pPr>
            <w:r w:rsidRPr="00636C9B">
              <w:rPr>
                <w:color w:val="000000"/>
                <w:sz w:val="18"/>
                <w:szCs w:val="18"/>
              </w:rPr>
              <w:t>5</w:t>
            </w:r>
          </w:p>
          <w:p w14:paraId="1F54D65A" w14:textId="466B4FC0"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10)</w:t>
            </w:r>
          </w:p>
        </w:tc>
        <w:tc>
          <w:tcPr>
            <w:tcW w:w="1113" w:type="dxa"/>
            <w:tcMar>
              <w:top w:w="0" w:type="dxa"/>
              <w:left w:w="75" w:type="dxa"/>
              <w:bottom w:w="0" w:type="dxa"/>
              <w:right w:w="75" w:type="dxa"/>
            </w:tcMar>
            <w:vAlign w:val="center"/>
            <w:hideMark/>
          </w:tcPr>
          <w:p w14:paraId="3269C15F" w14:textId="1054F1F1" w:rsidR="00922639" w:rsidRDefault="004F7F15" w:rsidP="00922639">
            <w:pPr>
              <w:jc w:val="center"/>
              <w:rPr>
                <w:color w:val="000000"/>
                <w:sz w:val="18"/>
                <w:szCs w:val="18"/>
              </w:rPr>
            </w:pPr>
            <w:r w:rsidRPr="00636C9B">
              <w:rPr>
                <w:color w:val="000000"/>
                <w:sz w:val="18"/>
                <w:szCs w:val="18"/>
              </w:rPr>
              <w:t>63</w:t>
            </w:r>
          </w:p>
          <w:p w14:paraId="14AFF092" w14:textId="1E055EC9"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39</w:t>
            </w:r>
            <w:r>
              <w:rPr>
                <w:color w:val="000000"/>
                <w:sz w:val="18"/>
                <w:szCs w:val="18"/>
              </w:rPr>
              <w:t>,</w:t>
            </w:r>
            <w:r w:rsidR="004F7F15" w:rsidRPr="00636C9B">
              <w:rPr>
                <w:color w:val="000000"/>
                <w:sz w:val="18"/>
                <w:szCs w:val="18"/>
              </w:rPr>
              <w:t>88)</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rPr>
                <w:sz w:val="18"/>
                <w:szCs w:val="18"/>
              </w:rPr>
            </w:pPr>
            <w:r w:rsidRPr="00636C9B">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111320CF" w14:textId="25D26E5D" w:rsidR="00922639" w:rsidRDefault="004F7F15" w:rsidP="00922639">
            <w:pPr>
              <w:jc w:val="center"/>
              <w:rPr>
                <w:color w:val="000000"/>
                <w:sz w:val="18"/>
                <w:szCs w:val="18"/>
              </w:rPr>
            </w:pPr>
            <w:r w:rsidRPr="00636C9B">
              <w:rPr>
                <w:color w:val="000000"/>
                <w:sz w:val="18"/>
                <w:szCs w:val="18"/>
              </w:rPr>
              <w:t>0</w:t>
            </w:r>
          </w:p>
          <w:p w14:paraId="1C64606E" w14:textId="377C7C4A"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0)</w:t>
            </w:r>
          </w:p>
        </w:tc>
        <w:tc>
          <w:tcPr>
            <w:tcW w:w="1113" w:type="dxa"/>
            <w:tcMar>
              <w:top w:w="0" w:type="dxa"/>
              <w:left w:w="75" w:type="dxa"/>
              <w:bottom w:w="0" w:type="dxa"/>
              <w:right w:w="75" w:type="dxa"/>
            </w:tcMar>
            <w:vAlign w:val="center"/>
            <w:hideMark/>
          </w:tcPr>
          <w:p w14:paraId="2EB6DA00" w14:textId="14E0A806" w:rsidR="00922639" w:rsidRDefault="004F7F15" w:rsidP="00922639">
            <w:pPr>
              <w:jc w:val="center"/>
              <w:rPr>
                <w:color w:val="000000"/>
                <w:sz w:val="18"/>
                <w:szCs w:val="18"/>
              </w:rPr>
            </w:pPr>
            <w:r w:rsidRPr="00636C9B">
              <w:rPr>
                <w:color w:val="000000"/>
                <w:sz w:val="18"/>
                <w:szCs w:val="18"/>
              </w:rPr>
              <w:t>0</w:t>
            </w:r>
          </w:p>
          <w:p w14:paraId="51D420D2" w14:textId="7AA4CF51"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0)</w:t>
            </w:r>
          </w:p>
        </w:tc>
        <w:tc>
          <w:tcPr>
            <w:tcW w:w="1113" w:type="dxa"/>
            <w:tcMar>
              <w:top w:w="0" w:type="dxa"/>
              <w:left w:w="75" w:type="dxa"/>
              <w:bottom w:w="0" w:type="dxa"/>
              <w:right w:w="75" w:type="dxa"/>
            </w:tcMar>
            <w:vAlign w:val="center"/>
            <w:hideMark/>
          </w:tcPr>
          <w:p w14:paraId="6BC0E408" w14:textId="099AB78A" w:rsidR="00922639" w:rsidRDefault="004F7F15" w:rsidP="00922639">
            <w:pPr>
              <w:jc w:val="center"/>
              <w:rPr>
                <w:color w:val="000000"/>
                <w:sz w:val="18"/>
                <w:szCs w:val="18"/>
              </w:rPr>
            </w:pPr>
            <w:r w:rsidRPr="00636C9B">
              <w:rPr>
                <w:color w:val="000000"/>
                <w:sz w:val="18"/>
                <w:szCs w:val="18"/>
              </w:rPr>
              <w:t>2</w:t>
            </w:r>
          </w:p>
          <w:p w14:paraId="51FBEF5B" w14:textId="195E7CE5"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4)</w:t>
            </w:r>
          </w:p>
        </w:tc>
        <w:tc>
          <w:tcPr>
            <w:tcW w:w="1113" w:type="dxa"/>
            <w:tcMar>
              <w:top w:w="0" w:type="dxa"/>
              <w:left w:w="75" w:type="dxa"/>
              <w:bottom w:w="0" w:type="dxa"/>
              <w:right w:w="75" w:type="dxa"/>
            </w:tcMar>
            <w:vAlign w:val="center"/>
            <w:hideMark/>
          </w:tcPr>
          <w:p w14:paraId="3A16B277" w14:textId="0F7FD5F1" w:rsidR="00922639" w:rsidRDefault="004F7F15" w:rsidP="00922639">
            <w:pPr>
              <w:jc w:val="center"/>
              <w:rPr>
                <w:color w:val="000000"/>
                <w:sz w:val="18"/>
                <w:szCs w:val="18"/>
              </w:rPr>
            </w:pPr>
            <w:r w:rsidRPr="00636C9B">
              <w:rPr>
                <w:color w:val="000000"/>
                <w:sz w:val="18"/>
                <w:szCs w:val="18"/>
              </w:rPr>
              <w:t>3</w:t>
            </w:r>
          </w:p>
          <w:p w14:paraId="491A5272" w14:textId="267462F5"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6)</w:t>
            </w:r>
          </w:p>
        </w:tc>
        <w:tc>
          <w:tcPr>
            <w:tcW w:w="1113" w:type="dxa"/>
            <w:tcMar>
              <w:top w:w="0" w:type="dxa"/>
              <w:left w:w="75" w:type="dxa"/>
              <w:bottom w:w="0" w:type="dxa"/>
              <w:right w:w="75" w:type="dxa"/>
            </w:tcMar>
            <w:vAlign w:val="center"/>
            <w:hideMark/>
          </w:tcPr>
          <w:p w14:paraId="639120BB" w14:textId="363F49DB" w:rsidR="00922639" w:rsidRDefault="004F7F15" w:rsidP="00922639">
            <w:pPr>
              <w:jc w:val="center"/>
              <w:rPr>
                <w:color w:val="000000"/>
                <w:sz w:val="18"/>
                <w:szCs w:val="18"/>
              </w:rPr>
            </w:pPr>
            <w:r w:rsidRPr="00636C9B">
              <w:rPr>
                <w:color w:val="000000"/>
                <w:sz w:val="18"/>
                <w:szCs w:val="18"/>
              </w:rPr>
              <w:t>2</w:t>
            </w:r>
          </w:p>
          <w:p w14:paraId="11D9B7D5" w14:textId="3E365654"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6)</w:t>
            </w:r>
          </w:p>
        </w:tc>
        <w:tc>
          <w:tcPr>
            <w:tcW w:w="1113" w:type="dxa"/>
            <w:tcMar>
              <w:top w:w="0" w:type="dxa"/>
              <w:left w:w="75" w:type="dxa"/>
              <w:bottom w:w="0" w:type="dxa"/>
              <w:right w:w="75" w:type="dxa"/>
            </w:tcMar>
            <w:vAlign w:val="center"/>
            <w:hideMark/>
          </w:tcPr>
          <w:p w14:paraId="5785EDE3" w14:textId="35011F17" w:rsidR="00922639" w:rsidRDefault="004F7F15" w:rsidP="00922639">
            <w:pPr>
              <w:jc w:val="center"/>
              <w:rPr>
                <w:color w:val="000000"/>
                <w:sz w:val="18"/>
                <w:szCs w:val="18"/>
              </w:rPr>
            </w:pPr>
            <w:r w:rsidRPr="00636C9B">
              <w:rPr>
                <w:color w:val="000000"/>
                <w:sz w:val="18"/>
                <w:szCs w:val="18"/>
              </w:rPr>
              <w:t>4</w:t>
            </w:r>
          </w:p>
          <w:p w14:paraId="686E26BD" w14:textId="5FA006A2"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w:t>
            </w:r>
            <w:r>
              <w:rPr>
                <w:color w:val="000000"/>
                <w:sz w:val="18"/>
                <w:szCs w:val="18"/>
              </w:rPr>
              <w:t>,</w:t>
            </w:r>
            <w:r w:rsidR="004F7F15" w:rsidRPr="00636C9B">
              <w:rPr>
                <w:color w:val="000000"/>
                <w:sz w:val="18"/>
                <w:szCs w:val="18"/>
              </w:rPr>
              <w:t>11)</w:t>
            </w:r>
          </w:p>
        </w:tc>
        <w:tc>
          <w:tcPr>
            <w:tcW w:w="1113" w:type="dxa"/>
            <w:tcMar>
              <w:top w:w="0" w:type="dxa"/>
              <w:left w:w="75" w:type="dxa"/>
              <w:bottom w:w="0" w:type="dxa"/>
              <w:right w:w="75" w:type="dxa"/>
            </w:tcMar>
            <w:vAlign w:val="center"/>
            <w:hideMark/>
          </w:tcPr>
          <w:p w14:paraId="716ACCCD" w14:textId="0712889B" w:rsidR="00922639" w:rsidRDefault="004F7F15" w:rsidP="00922639">
            <w:pPr>
              <w:jc w:val="center"/>
              <w:rPr>
                <w:color w:val="000000"/>
                <w:sz w:val="18"/>
                <w:szCs w:val="18"/>
              </w:rPr>
            </w:pPr>
            <w:r w:rsidRPr="00636C9B">
              <w:rPr>
                <w:color w:val="000000"/>
                <w:sz w:val="18"/>
                <w:szCs w:val="18"/>
              </w:rPr>
              <w:t>-16</w:t>
            </w:r>
          </w:p>
          <w:p w14:paraId="64D121FC" w14:textId="320E5914"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w:t>
            </w:r>
            <w:proofErr w:type="gramStart"/>
            <w:r w:rsidR="004F7F15" w:rsidRPr="00636C9B">
              <w:rPr>
                <w:color w:val="000000"/>
                <w:sz w:val="18"/>
                <w:szCs w:val="18"/>
              </w:rPr>
              <w:t>29</w:t>
            </w:r>
            <w:r>
              <w:rPr>
                <w:color w:val="000000"/>
                <w:sz w:val="18"/>
                <w:szCs w:val="18"/>
              </w:rPr>
              <w:t>,</w:t>
            </w:r>
            <w:r w:rsidR="004F7F15" w:rsidRPr="00636C9B">
              <w:rPr>
                <w:color w:val="000000"/>
                <w:sz w:val="18"/>
                <w:szCs w:val="18"/>
              </w:rPr>
              <w:t>-</w:t>
            </w:r>
            <w:proofErr w:type="gramEnd"/>
            <w:r w:rsidR="004F7F15" w:rsidRPr="00636C9B">
              <w:rPr>
                <w:color w:val="000000"/>
                <w:sz w:val="18"/>
                <w:szCs w:val="18"/>
              </w:rPr>
              <w:t>3)</w:t>
            </w:r>
          </w:p>
        </w:tc>
        <w:tc>
          <w:tcPr>
            <w:tcW w:w="1113" w:type="dxa"/>
            <w:tcMar>
              <w:top w:w="0" w:type="dxa"/>
              <w:left w:w="75" w:type="dxa"/>
              <w:bottom w:w="0" w:type="dxa"/>
              <w:right w:w="75" w:type="dxa"/>
            </w:tcMar>
            <w:vAlign w:val="center"/>
            <w:hideMark/>
          </w:tcPr>
          <w:p w14:paraId="22E39915" w14:textId="6D0F4E37" w:rsidR="00922639" w:rsidRDefault="004F7F15" w:rsidP="00922639">
            <w:pPr>
              <w:jc w:val="center"/>
              <w:rPr>
                <w:color w:val="000000"/>
                <w:sz w:val="18"/>
                <w:szCs w:val="18"/>
              </w:rPr>
            </w:pPr>
            <w:r w:rsidRPr="00636C9B">
              <w:rPr>
                <w:color w:val="000000"/>
                <w:sz w:val="18"/>
                <w:szCs w:val="18"/>
              </w:rPr>
              <w:t>-6</w:t>
            </w:r>
          </w:p>
          <w:p w14:paraId="4611AE04" w14:textId="164F2FFE"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-23</w:t>
            </w:r>
            <w:r>
              <w:rPr>
                <w:color w:val="000000"/>
                <w:sz w:val="18"/>
                <w:szCs w:val="18"/>
              </w:rPr>
              <w:t>,</w:t>
            </w:r>
            <w:r w:rsidR="004F7F15" w:rsidRPr="00636C9B">
              <w:rPr>
                <w:color w:val="000000"/>
                <w:sz w:val="18"/>
                <w:szCs w:val="18"/>
              </w:rPr>
              <w:t>11)</w:t>
            </w:r>
          </w:p>
        </w:tc>
        <w:tc>
          <w:tcPr>
            <w:tcW w:w="1068" w:type="dxa"/>
            <w:tcMar>
              <w:top w:w="0" w:type="dxa"/>
              <w:left w:w="75" w:type="dxa"/>
              <w:bottom w:w="0" w:type="dxa"/>
              <w:right w:w="75" w:type="dxa"/>
            </w:tcMar>
            <w:vAlign w:val="center"/>
            <w:hideMark/>
          </w:tcPr>
          <w:p w14:paraId="0A726EFF" w14:textId="7F387EC0" w:rsidR="00922639" w:rsidRDefault="004F7F15" w:rsidP="00922639">
            <w:pPr>
              <w:jc w:val="center"/>
              <w:rPr>
                <w:color w:val="000000"/>
                <w:sz w:val="18"/>
                <w:szCs w:val="18"/>
              </w:rPr>
            </w:pPr>
            <w:r w:rsidRPr="00636C9B">
              <w:rPr>
                <w:color w:val="000000"/>
                <w:sz w:val="18"/>
                <w:szCs w:val="18"/>
              </w:rPr>
              <w:t>-31</w:t>
            </w:r>
          </w:p>
          <w:p w14:paraId="2F4DB7C1" w14:textId="10EF8F7A"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w:t>
            </w:r>
            <w:proofErr w:type="gramStart"/>
            <w:r w:rsidR="004F7F15" w:rsidRPr="00636C9B">
              <w:rPr>
                <w:color w:val="000000"/>
                <w:sz w:val="18"/>
                <w:szCs w:val="18"/>
              </w:rPr>
              <w:t>53</w:t>
            </w:r>
            <w:r>
              <w:rPr>
                <w:color w:val="000000"/>
                <w:sz w:val="18"/>
                <w:szCs w:val="18"/>
              </w:rPr>
              <w:t>,</w:t>
            </w:r>
            <w:r w:rsidR="004F7F15" w:rsidRPr="00636C9B">
              <w:rPr>
                <w:color w:val="000000"/>
                <w:sz w:val="18"/>
                <w:szCs w:val="18"/>
              </w:rPr>
              <w:t>-</w:t>
            </w:r>
            <w:proofErr w:type="gramEnd"/>
            <w:r w:rsidR="004F7F15" w:rsidRPr="00636C9B">
              <w:rPr>
                <w:color w:val="000000"/>
                <w:sz w:val="18"/>
                <w:szCs w:val="18"/>
              </w:rPr>
              <w:t>9)</w:t>
            </w:r>
          </w:p>
        </w:tc>
        <w:tc>
          <w:tcPr>
            <w:tcW w:w="1068" w:type="dxa"/>
            <w:tcMar>
              <w:top w:w="0" w:type="dxa"/>
              <w:left w:w="75" w:type="dxa"/>
              <w:bottom w:w="0" w:type="dxa"/>
              <w:right w:w="75" w:type="dxa"/>
            </w:tcMar>
            <w:vAlign w:val="center"/>
            <w:hideMark/>
          </w:tcPr>
          <w:p w14:paraId="1F2DF721" w14:textId="356385CF" w:rsidR="00922639" w:rsidRDefault="004F7F15" w:rsidP="00922639">
            <w:pPr>
              <w:jc w:val="center"/>
              <w:rPr>
                <w:color w:val="000000"/>
                <w:sz w:val="18"/>
                <w:szCs w:val="18"/>
              </w:rPr>
            </w:pPr>
            <w:r w:rsidRPr="00636C9B">
              <w:rPr>
                <w:color w:val="000000"/>
                <w:sz w:val="18"/>
                <w:szCs w:val="18"/>
              </w:rPr>
              <w:t>-46</w:t>
            </w:r>
          </w:p>
          <w:p w14:paraId="538F3AF5" w14:textId="26A9FFB8"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w:t>
            </w:r>
            <w:proofErr w:type="gramStart"/>
            <w:r w:rsidR="004F7F15" w:rsidRPr="00636C9B">
              <w:rPr>
                <w:color w:val="000000"/>
                <w:sz w:val="18"/>
                <w:szCs w:val="18"/>
              </w:rPr>
              <w:t>76</w:t>
            </w:r>
            <w:r>
              <w:rPr>
                <w:color w:val="000000"/>
                <w:sz w:val="18"/>
                <w:szCs w:val="18"/>
              </w:rPr>
              <w:t>,</w:t>
            </w:r>
            <w:r w:rsidR="004F7F15" w:rsidRPr="00636C9B">
              <w:rPr>
                <w:color w:val="000000"/>
                <w:sz w:val="18"/>
                <w:szCs w:val="18"/>
              </w:rPr>
              <w:t>-</w:t>
            </w:r>
            <w:proofErr w:type="gramEnd"/>
            <w:r w:rsidR="004F7F15" w:rsidRPr="00636C9B">
              <w:rPr>
                <w:color w:val="000000"/>
                <w:sz w:val="18"/>
                <w:szCs w:val="18"/>
              </w:rPr>
              <w:t>15)</w:t>
            </w:r>
          </w:p>
        </w:tc>
        <w:tc>
          <w:tcPr>
            <w:tcW w:w="1113" w:type="dxa"/>
            <w:tcMar>
              <w:top w:w="0" w:type="dxa"/>
              <w:left w:w="75" w:type="dxa"/>
              <w:bottom w:w="0" w:type="dxa"/>
              <w:right w:w="75" w:type="dxa"/>
            </w:tcMar>
            <w:vAlign w:val="center"/>
            <w:hideMark/>
          </w:tcPr>
          <w:p w14:paraId="784E04AF" w14:textId="46112BFE" w:rsidR="00922639" w:rsidRDefault="004F7F15" w:rsidP="00922639">
            <w:pPr>
              <w:jc w:val="center"/>
              <w:rPr>
                <w:color w:val="000000"/>
                <w:sz w:val="18"/>
                <w:szCs w:val="18"/>
              </w:rPr>
            </w:pPr>
            <w:r w:rsidRPr="00636C9B">
              <w:rPr>
                <w:color w:val="000000"/>
                <w:sz w:val="18"/>
                <w:szCs w:val="18"/>
              </w:rPr>
              <w:t>-87</w:t>
            </w:r>
          </w:p>
          <w:p w14:paraId="38D5ACA9" w14:textId="164CE1BE"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w:t>
            </w:r>
            <w:proofErr w:type="gramStart"/>
            <w:r w:rsidR="004F7F15" w:rsidRPr="00636C9B">
              <w:rPr>
                <w:color w:val="000000"/>
                <w:sz w:val="18"/>
                <w:szCs w:val="18"/>
              </w:rPr>
              <w:t>130</w:t>
            </w:r>
            <w:r>
              <w:rPr>
                <w:color w:val="000000"/>
                <w:sz w:val="18"/>
                <w:szCs w:val="18"/>
              </w:rPr>
              <w:t>,</w:t>
            </w:r>
            <w:r w:rsidR="004F7F15" w:rsidRPr="00636C9B">
              <w:rPr>
                <w:color w:val="000000"/>
                <w:sz w:val="18"/>
                <w:szCs w:val="18"/>
              </w:rPr>
              <w:t>-</w:t>
            </w:r>
            <w:proofErr w:type="gramEnd"/>
            <w:r w:rsidR="004F7F15" w:rsidRPr="00636C9B">
              <w:rPr>
                <w:color w:val="000000"/>
                <w:sz w:val="18"/>
                <w:szCs w:val="18"/>
              </w:rPr>
              <w:t>44)</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43FC60F4" w14:textId="1BD1884A" w:rsidR="00922639" w:rsidRDefault="004F7F15" w:rsidP="00922639">
            <w:pPr>
              <w:jc w:val="center"/>
              <w:rPr>
                <w:color w:val="000000"/>
                <w:sz w:val="18"/>
                <w:szCs w:val="18"/>
              </w:rPr>
            </w:pPr>
            <w:r w:rsidRPr="00636C9B">
              <w:rPr>
                <w:color w:val="000000"/>
                <w:sz w:val="18"/>
                <w:szCs w:val="18"/>
              </w:rPr>
              <w:t>0</w:t>
            </w:r>
          </w:p>
          <w:p w14:paraId="66915E61" w14:textId="1307551E"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0)</w:t>
            </w:r>
          </w:p>
        </w:tc>
        <w:tc>
          <w:tcPr>
            <w:tcW w:w="1113" w:type="dxa"/>
            <w:tcMar>
              <w:top w:w="0" w:type="dxa"/>
              <w:left w:w="75" w:type="dxa"/>
              <w:bottom w:w="0" w:type="dxa"/>
              <w:right w:w="75" w:type="dxa"/>
            </w:tcMar>
            <w:vAlign w:val="center"/>
            <w:hideMark/>
          </w:tcPr>
          <w:p w14:paraId="1F614889" w14:textId="506650A1" w:rsidR="00922639" w:rsidRDefault="004F7F15" w:rsidP="00922639">
            <w:pPr>
              <w:jc w:val="center"/>
              <w:rPr>
                <w:color w:val="000000"/>
                <w:sz w:val="18"/>
                <w:szCs w:val="18"/>
              </w:rPr>
            </w:pPr>
            <w:r w:rsidRPr="00636C9B">
              <w:rPr>
                <w:color w:val="000000"/>
                <w:sz w:val="18"/>
                <w:szCs w:val="18"/>
              </w:rPr>
              <w:t>0</w:t>
            </w:r>
          </w:p>
          <w:p w14:paraId="71DE93B7" w14:textId="45EC9D28"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0)</w:t>
            </w:r>
          </w:p>
        </w:tc>
        <w:tc>
          <w:tcPr>
            <w:tcW w:w="1113" w:type="dxa"/>
            <w:tcMar>
              <w:top w:w="0" w:type="dxa"/>
              <w:left w:w="75" w:type="dxa"/>
              <w:bottom w:w="0" w:type="dxa"/>
              <w:right w:w="75" w:type="dxa"/>
            </w:tcMar>
            <w:vAlign w:val="center"/>
            <w:hideMark/>
          </w:tcPr>
          <w:p w14:paraId="5FDC71D9" w14:textId="003010DA" w:rsidR="00922639" w:rsidRDefault="004F7F15" w:rsidP="00922639">
            <w:pPr>
              <w:jc w:val="center"/>
              <w:rPr>
                <w:color w:val="000000"/>
                <w:sz w:val="18"/>
                <w:szCs w:val="18"/>
              </w:rPr>
            </w:pPr>
            <w:r w:rsidRPr="00636C9B">
              <w:rPr>
                <w:color w:val="000000"/>
                <w:sz w:val="18"/>
                <w:szCs w:val="18"/>
              </w:rPr>
              <w:t>0</w:t>
            </w:r>
          </w:p>
          <w:p w14:paraId="02D5C394" w14:textId="753B3C1F"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1)</w:t>
            </w:r>
          </w:p>
        </w:tc>
        <w:tc>
          <w:tcPr>
            <w:tcW w:w="1113" w:type="dxa"/>
            <w:tcMar>
              <w:top w:w="0" w:type="dxa"/>
              <w:left w:w="75" w:type="dxa"/>
              <w:bottom w:w="0" w:type="dxa"/>
              <w:right w:w="75" w:type="dxa"/>
            </w:tcMar>
            <w:vAlign w:val="center"/>
            <w:hideMark/>
          </w:tcPr>
          <w:p w14:paraId="18F360D3" w14:textId="4F031EEF" w:rsidR="00922639" w:rsidRDefault="004F7F15" w:rsidP="00922639">
            <w:pPr>
              <w:jc w:val="center"/>
              <w:rPr>
                <w:color w:val="000000"/>
                <w:sz w:val="18"/>
                <w:szCs w:val="18"/>
              </w:rPr>
            </w:pPr>
            <w:r w:rsidRPr="00636C9B">
              <w:rPr>
                <w:color w:val="000000"/>
                <w:sz w:val="18"/>
                <w:szCs w:val="18"/>
              </w:rPr>
              <w:t>1</w:t>
            </w:r>
          </w:p>
          <w:p w14:paraId="5DBCAE0D" w14:textId="1A2CD00C"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2)</w:t>
            </w:r>
          </w:p>
        </w:tc>
        <w:tc>
          <w:tcPr>
            <w:tcW w:w="1113" w:type="dxa"/>
            <w:tcMar>
              <w:top w:w="0" w:type="dxa"/>
              <w:left w:w="75" w:type="dxa"/>
              <w:bottom w:w="0" w:type="dxa"/>
              <w:right w:w="75" w:type="dxa"/>
            </w:tcMar>
            <w:vAlign w:val="center"/>
            <w:hideMark/>
          </w:tcPr>
          <w:p w14:paraId="38CB1E32" w14:textId="45C6A951" w:rsidR="00922639" w:rsidRDefault="004F7F15" w:rsidP="00922639">
            <w:pPr>
              <w:jc w:val="center"/>
              <w:rPr>
                <w:color w:val="000000"/>
                <w:sz w:val="18"/>
                <w:szCs w:val="18"/>
              </w:rPr>
            </w:pPr>
            <w:r w:rsidRPr="00636C9B">
              <w:rPr>
                <w:color w:val="000000"/>
                <w:sz w:val="18"/>
                <w:szCs w:val="18"/>
              </w:rPr>
              <w:t>0</w:t>
            </w:r>
          </w:p>
          <w:p w14:paraId="2A6E05CA" w14:textId="463DBD87"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1)</w:t>
            </w:r>
          </w:p>
        </w:tc>
        <w:tc>
          <w:tcPr>
            <w:tcW w:w="1113" w:type="dxa"/>
            <w:tcMar>
              <w:top w:w="0" w:type="dxa"/>
              <w:left w:w="75" w:type="dxa"/>
              <w:bottom w:w="0" w:type="dxa"/>
              <w:right w:w="75" w:type="dxa"/>
            </w:tcMar>
            <w:vAlign w:val="center"/>
            <w:hideMark/>
          </w:tcPr>
          <w:p w14:paraId="3B84B788" w14:textId="715A5F44" w:rsidR="00922639" w:rsidRDefault="004F7F15" w:rsidP="00922639">
            <w:pPr>
              <w:jc w:val="center"/>
              <w:rPr>
                <w:color w:val="000000"/>
                <w:sz w:val="18"/>
                <w:szCs w:val="18"/>
              </w:rPr>
            </w:pPr>
            <w:r w:rsidRPr="00636C9B">
              <w:rPr>
                <w:color w:val="000000"/>
                <w:sz w:val="18"/>
                <w:szCs w:val="18"/>
              </w:rPr>
              <w:t>0</w:t>
            </w:r>
          </w:p>
          <w:p w14:paraId="59E0D16D" w14:textId="1D80B506"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w:t>
            </w:r>
            <w:r>
              <w:rPr>
                <w:color w:val="000000"/>
                <w:sz w:val="18"/>
                <w:szCs w:val="18"/>
              </w:rPr>
              <w:t>,</w:t>
            </w:r>
            <w:r w:rsidR="004F7F15" w:rsidRPr="00636C9B">
              <w:rPr>
                <w:color w:val="000000"/>
                <w:sz w:val="18"/>
                <w:szCs w:val="18"/>
              </w:rPr>
              <w:t>4)</w:t>
            </w:r>
          </w:p>
        </w:tc>
        <w:tc>
          <w:tcPr>
            <w:tcW w:w="1113" w:type="dxa"/>
            <w:tcMar>
              <w:top w:w="0" w:type="dxa"/>
              <w:left w:w="75" w:type="dxa"/>
              <w:bottom w:w="0" w:type="dxa"/>
              <w:right w:w="75" w:type="dxa"/>
            </w:tcMar>
            <w:vAlign w:val="center"/>
            <w:hideMark/>
          </w:tcPr>
          <w:p w14:paraId="25628CBB" w14:textId="3305A18D" w:rsidR="00922639" w:rsidRDefault="004F7F15" w:rsidP="00922639">
            <w:pPr>
              <w:jc w:val="center"/>
              <w:rPr>
                <w:color w:val="000000"/>
                <w:sz w:val="18"/>
                <w:szCs w:val="18"/>
              </w:rPr>
            </w:pPr>
            <w:r w:rsidRPr="00636C9B">
              <w:rPr>
                <w:color w:val="000000"/>
                <w:sz w:val="18"/>
                <w:szCs w:val="18"/>
              </w:rPr>
              <w:t>1</w:t>
            </w:r>
          </w:p>
          <w:p w14:paraId="20CF2189" w14:textId="338096E5"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-7</w:t>
            </w:r>
            <w:r>
              <w:rPr>
                <w:color w:val="000000"/>
                <w:sz w:val="18"/>
                <w:szCs w:val="18"/>
              </w:rPr>
              <w:t>,</w:t>
            </w:r>
            <w:r w:rsidR="004F7F15" w:rsidRPr="00636C9B">
              <w:rPr>
                <w:color w:val="000000"/>
                <w:sz w:val="18"/>
                <w:szCs w:val="18"/>
              </w:rPr>
              <w:t>8)</w:t>
            </w:r>
          </w:p>
        </w:tc>
        <w:tc>
          <w:tcPr>
            <w:tcW w:w="1113" w:type="dxa"/>
            <w:tcMar>
              <w:top w:w="0" w:type="dxa"/>
              <w:left w:w="75" w:type="dxa"/>
              <w:bottom w:w="0" w:type="dxa"/>
              <w:right w:w="75" w:type="dxa"/>
            </w:tcMar>
            <w:vAlign w:val="center"/>
            <w:hideMark/>
          </w:tcPr>
          <w:p w14:paraId="085FD6C1" w14:textId="7A135CC9" w:rsidR="00922639" w:rsidRDefault="004F7F15" w:rsidP="00922639">
            <w:pPr>
              <w:jc w:val="center"/>
              <w:rPr>
                <w:color w:val="000000"/>
                <w:sz w:val="18"/>
                <w:szCs w:val="18"/>
              </w:rPr>
            </w:pPr>
            <w:r w:rsidRPr="00636C9B">
              <w:rPr>
                <w:color w:val="000000"/>
                <w:sz w:val="18"/>
                <w:szCs w:val="18"/>
              </w:rPr>
              <w:t>-3</w:t>
            </w:r>
          </w:p>
          <w:p w14:paraId="45463D91" w14:textId="441E2B64"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-16</w:t>
            </w:r>
            <w:r>
              <w:rPr>
                <w:color w:val="000000"/>
                <w:sz w:val="18"/>
                <w:szCs w:val="18"/>
              </w:rPr>
              <w:t>,</w:t>
            </w:r>
            <w:r w:rsidR="004F7F15" w:rsidRPr="00636C9B">
              <w:rPr>
                <w:color w:val="000000"/>
                <w:sz w:val="18"/>
                <w:szCs w:val="18"/>
              </w:rPr>
              <w:t>9)</w:t>
            </w:r>
          </w:p>
        </w:tc>
        <w:tc>
          <w:tcPr>
            <w:tcW w:w="1068" w:type="dxa"/>
            <w:tcMar>
              <w:top w:w="0" w:type="dxa"/>
              <w:left w:w="75" w:type="dxa"/>
              <w:bottom w:w="0" w:type="dxa"/>
              <w:right w:w="75" w:type="dxa"/>
            </w:tcMar>
            <w:vAlign w:val="center"/>
            <w:hideMark/>
          </w:tcPr>
          <w:p w14:paraId="7929597F" w14:textId="53DB7E8F" w:rsidR="00922639" w:rsidRDefault="004F7F15" w:rsidP="00922639">
            <w:pPr>
              <w:jc w:val="center"/>
              <w:rPr>
                <w:color w:val="000000"/>
                <w:sz w:val="18"/>
                <w:szCs w:val="18"/>
              </w:rPr>
            </w:pPr>
            <w:r w:rsidRPr="00636C9B">
              <w:rPr>
                <w:color w:val="000000"/>
                <w:sz w:val="18"/>
                <w:szCs w:val="18"/>
              </w:rPr>
              <w:t>-3</w:t>
            </w:r>
          </w:p>
          <w:p w14:paraId="32B4B161" w14:textId="32672F58"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-23</w:t>
            </w:r>
            <w:r>
              <w:rPr>
                <w:color w:val="000000"/>
                <w:sz w:val="18"/>
                <w:szCs w:val="18"/>
              </w:rPr>
              <w:t>,</w:t>
            </w:r>
            <w:r w:rsidR="004F7F15" w:rsidRPr="00636C9B">
              <w:rPr>
                <w:color w:val="000000"/>
                <w:sz w:val="18"/>
                <w:szCs w:val="18"/>
              </w:rPr>
              <w:t>17)</w:t>
            </w:r>
          </w:p>
        </w:tc>
        <w:tc>
          <w:tcPr>
            <w:tcW w:w="1068" w:type="dxa"/>
            <w:tcMar>
              <w:top w:w="0" w:type="dxa"/>
              <w:left w:w="75" w:type="dxa"/>
              <w:bottom w:w="0" w:type="dxa"/>
              <w:right w:w="75" w:type="dxa"/>
            </w:tcMar>
            <w:vAlign w:val="center"/>
            <w:hideMark/>
          </w:tcPr>
          <w:p w14:paraId="22785A75" w14:textId="26931163" w:rsidR="00922639" w:rsidRDefault="004F7F15" w:rsidP="00922639">
            <w:pPr>
              <w:jc w:val="center"/>
              <w:rPr>
                <w:color w:val="000000"/>
                <w:sz w:val="18"/>
                <w:szCs w:val="18"/>
              </w:rPr>
            </w:pPr>
            <w:r w:rsidRPr="00636C9B">
              <w:rPr>
                <w:color w:val="000000"/>
                <w:sz w:val="18"/>
                <w:szCs w:val="18"/>
              </w:rPr>
              <w:t>-41</w:t>
            </w:r>
          </w:p>
          <w:p w14:paraId="59059793" w14:textId="2254E6E2"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w:t>
            </w:r>
            <w:proofErr w:type="gramStart"/>
            <w:r w:rsidR="004F7F15" w:rsidRPr="00636C9B">
              <w:rPr>
                <w:color w:val="000000"/>
                <w:sz w:val="18"/>
                <w:szCs w:val="18"/>
              </w:rPr>
              <w:t>79</w:t>
            </w:r>
            <w:r>
              <w:rPr>
                <w:color w:val="000000"/>
                <w:sz w:val="18"/>
                <w:szCs w:val="18"/>
              </w:rPr>
              <w:t>,</w:t>
            </w:r>
            <w:r w:rsidR="004F7F15" w:rsidRPr="00636C9B">
              <w:rPr>
                <w:color w:val="000000"/>
                <w:sz w:val="18"/>
                <w:szCs w:val="18"/>
              </w:rPr>
              <w:t>-</w:t>
            </w:r>
            <w:proofErr w:type="gramEnd"/>
            <w:r w:rsidR="004F7F15" w:rsidRPr="00636C9B">
              <w:rPr>
                <w:color w:val="000000"/>
                <w:sz w:val="18"/>
                <w:szCs w:val="18"/>
              </w:rPr>
              <w:t>4)</w:t>
            </w:r>
          </w:p>
        </w:tc>
        <w:tc>
          <w:tcPr>
            <w:tcW w:w="1113" w:type="dxa"/>
            <w:tcMar>
              <w:top w:w="0" w:type="dxa"/>
              <w:left w:w="75" w:type="dxa"/>
              <w:bottom w:w="0" w:type="dxa"/>
              <w:right w:w="75" w:type="dxa"/>
            </w:tcMar>
            <w:vAlign w:val="center"/>
            <w:hideMark/>
          </w:tcPr>
          <w:p w14:paraId="31BD3F3C" w14:textId="730EC9D8" w:rsidR="00922639" w:rsidRDefault="004F7F15" w:rsidP="00922639">
            <w:pPr>
              <w:jc w:val="center"/>
              <w:rPr>
                <w:color w:val="000000"/>
                <w:sz w:val="18"/>
                <w:szCs w:val="18"/>
              </w:rPr>
            </w:pPr>
            <w:r w:rsidRPr="00636C9B">
              <w:rPr>
                <w:color w:val="000000"/>
                <w:sz w:val="18"/>
                <w:szCs w:val="18"/>
              </w:rPr>
              <w:t>-44</w:t>
            </w:r>
          </w:p>
          <w:p w14:paraId="4694CB3A" w14:textId="697765EA"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-89</w:t>
            </w:r>
            <w:r>
              <w:rPr>
                <w:color w:val="000000"/>
                <w:sz w:val="18"/>
                <w:szCs w:val="18"/>
              </w:rPr>
              <w:t>,</w:t>
            </w:r>
            <w:r w:rsidR="004F7F15" w:rsidRPr="00636C9B">
              <w:rPr>
                <w:color w:val="000000"/>
                <w:sz w:val="18"/>
                <w:szCs w:val="18"/>
              </w:rPr>
              <w:t>2)</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rPr>
                <w:sz w:val="18"/>
                <w:szCs w:val="18"/>
              </w:rPr>
            </w:pPr>
            <w:r w:rsidRPr="00636C9B">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4C063735" w14:textId="19625D3B" w:rsidR="00922639" w:rsidRDefault="004F7F15" w:rsidP="00922639">
            <w:pPr>
              <w:jc w:val="center"/>
              <w:rPr>
                <w:color w:val="000000"/>
                <w:sz w:val="18"/>
                <w:szCs w:val="18"/>
              </w:rPr>
            </w:pPr>
            <w:r w:rsidRPr="00636C9B">
              <w:rPr>
                <w:color w:val="000000"/>
                <w:sz w:val="18"/>
                <w:szCs w:val="18"/>
              </w:rPr>
              <w:t>9</w:t>
            </w:r>
          </w:p>
          <w:p w14:paraId="3BE7311D" w14:textId="692CD4DC"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6</w:t>
            </w:r>
            <w:r>
              <w:rPr>
                <w:color w:val="000000"/>
                <w:sz w:val="18"/>
                <w:szCs w:val="18"/>
              </w:rPr>
              <w:t>,</w:t>
            </w:r>
            <w:r w:rsidR="004F7F15" w:rsidRPr="00636C9B">
              <w:rPr>
                <w:color w:val="000000"/>
                <w:sz w:val="18"/>
                <w:szCs w:val="18"/>
              </w:rPr>
              <w:t>13)</w:t>
            </w:r>
          </w:p>
        </w:tc>
        <w:tc>
          <w:tcPr>
            <w:tcW w:w="1113" w:type="dxa"/>
            <w:tcMar>
              <w:top w:w="0" w:type="dxa"/>
              <w:left w:w="75" w:type="dxa"/>
              <w:bottom w:w="0" w:type="dxa"/>
              <w:right w:w="75" w:type="dxa"/>
            </w:tcMar>
            <w:vAlign w:val="center"/>
            <w:hideMark/>
          </w:tcPr>
          <w:p w14:paraId="39B12F78" w14:textId="6D9F5A5A" w:rsidR="00922639" w:rsidRDefault="004F7F15" w:rsidP="00922639">
            <w:pPr>
              <w:jc w:val="center"/>
              <w:rPr>
                <w:color w:val="000000"/>
                <w:sz w:val="18"/>
                <w:szCs w:val="18"/>
              </w:rPr>
            </w:pPr>
            <w:r w:rsidRPr="00636C9B">
              <w:rPr>
                <w:color w:val="000000"/>
                <w:sz w:val="18"/>
                <w:szCs w:val="18"/>
              </w:rPr>
              <w:t>10</w:t>
            </w:r>
          </w:p>
          <w:p w14:paraId="2F5407B1" w14:textId="24907D37"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8</w:t>
            </w:r>
            <w:r>
              <w:rPr>
                <w:color w:val="000000"/>
                <w:sz w:val="18"/>
                <w:szCs w:val="18"/>
              </w:rPr>
              <w:t>,</w:t>
            </w:r>
            <w:r w:rsidR="004F7F15" w:rsidRPr="00636C9B">
              <w:rPr>
                <w:color w:val="000000"/>
                <w:sz w:val="18"/>
                <w:szCs w:val="18"/>
              </w:rPr>
              <w:t>13)</w:t>
            </w:r>
          </w:p>
        </w:tc>
        <w:tc>
          <w:tcPr>
            <w:tcW w:w="1113" w:type="dxa"/>
            <w:tcMar>
              <w:top w:w="0" w:type="dxa"/>
              <w:left w:w="75" w:type="dxa"/>
              <w:bottom w:w="0" w:type="dxa"/>
              <w:right w:w="75" w:type="dxa"/>
            </w:tcMar>
            <w:vAlign w:val="center"/>
            <w:hideMark/>
          </w:tcPr>
          <w:p w14:paraId="5CF8CAB8" w14:textId="155A1833" w:rsidR="00922639" w:rsidRDefault="004F7F15" w:rsidP="00922639">
            <w:pPr>
              <w:jc w:val="center"/>
              <w:rPr>
                <w:color w:val="000000"/>
                <w:sz w:val="18"/>
                <w:szCs w:val="18"/>
              </w:rPr>
            </w:pPr>
            <w:r w:rsidRPr="00636C9B">
              <w:rPr>
                <w:color w:val="000000"/>
                <w:sz w:val="18"/>
                <w:szCs w:val="18"/>
              </w:rPr>
              <w:t>40</w:t>
            </w:r>
          </w:p>
          <w:p w14:paraId="45B7E931" w14:textId="6C1E8B03"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35</w:t>
            </w:r>
            <w:r>
              <w:rPr>
                <w:color w:val="000000"/>
                <w:sz w:val="18"/>
                <w:szCs w:val="18"/>
              </w:rPr>
              <w:t>,</w:t>
            </w:r>
            <w:r w:rsidR="004F7F15" w:rsidRPr="00636C9B">
              <w:rPr>
                <w:color w:val="000000"/>
                <w:sz w:val="18"/>
                <w:szCs w:val="18"/>
              </w:rPr>
              <w:t>45)</w:t>
            </w:r>
          </w:p>
        </w:tc>
        <w:tc>
          <w:tcPr>
            <w:tcW w:w="1113" w:type="dxa"/>
            <w:tcMar>
              <w:top w:w="0" w:type="dxa"/>
              <w:left w:w="75" w:type="dxa"/>
              <w:bottom w:w="0" w:type="dxa"/>
              <w:right w:w="75" w:type="dxa"/>
            </w:tcMar>
            <w:vAlign w:val="center"/>
            <w:hideMark/>
          </w:tcPr>
          <w:p w14:paraId="6BB53CC0" w14:textId="3C5F066A" w:rsidR="00922639" w:rsidRDefault="004F7F15" w:rsidP="00922639">
            <w:pPr>
              <w:jc w:val="center"/>
              <w:rPr>
                <w:color w:val="000000"/>
                <w:sz w:val="18"/>
                <w:szCs w:val="18"/>
              </w:rPr>
            </w:pPr>
            <w:r w:rsidRPr="00636C9B">
              <w:rPr>
                <w:color w:val="000000"/>
                <w:sz w:val="18"/>
                <w:szCs w:val="18"/>
              </w:rPr>
              <w:t>25</w:t>
            </w:r>
          </w:p>
          <w:p w14:paraId="3B79D91D" w14:textId="0EBED196"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20</w:t>
            </w:r>
            <w:r>
              <w:rPr>
                <w:color w:val="000000"/>
                <w:sz w:val="18"/>
                <w:szCs w:val="18"/>
              </w:rPr>
              <w:t>,</w:t>
            </w:r>
            <w:r w:rsidR="004F7F15" w:rsidRPr="00636C9B">
              <w:rPr>
                <w:color w:val="000000"/>
                <w:sz w:val="18"/>
                <w:szCs w:val="18"/>
              </w:rPr>
              <w:t>29)</w:t>
            </w:r>
          </w:p>
        </w:tc>
        <w:tc>
          <w:tcPr>
            <w:tcW w:w="1113" w:type="dxa"/>
            <w:tcMar>
              <w:top w:w="0" w:type="dxa"/>
              <w:left w:w="75" w:type="dxa"/>
              <w:bottom w:w="0" w:type="dxa"/>
              <w:right w:w="75" w:type="dxa"/>
            </w:tcMar>
            <w:vAlign w:val="center"/>
            <w:hideMark/>
          </w:tcPr>
          <w:p w14:paraId="6C46677B" w14:textId="2485D897" w:rsidR="00922639" w:rsidRDefault="004F7F15" w:rsidP="00922639">
            <w:pPr>
              <w:jc w:val="center"/>
              <w:rPr>
                <w:color w:val="000000"/>
                <w:sz w:val="18"/>
                <w:szCs w:val="18"/>
              </w:rPr>
            </w:pPr>
            <w:r w:rsidRPr="00636C9B">
              <w:rPr>
                <w:color w:val="000000"/>
                <w:sz w:val="18"/>
                <w:szCs w:val="18"/>
              </w:rPr>
              <w:t>15</w:t>
            </w:r>
          </w:p>
          <w:p w14:paraId="4C8AFEFB" w14:textId="147B5A1C"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11</w:t>
            </w:r>
            <w:r>
              <w:rPr>
                <w:color w:val="000000"/>
                <w:sz w:val="18"/>
                <w:szCs w:val="18"/>
              </w:rPr>
              <w:t>,</w:t>
            </w:r>
            <w:r w:rsidR="004F7F15" w:rsidRPr="00636C9B">
              <w:rPr>
                <w:color w:val="000000"/>
                <w:sz w:val="18"/>
                <w:szCs w:val="18"/>
              </w:rPr>
              <w:t>19)</w:t>
            </w:r>
          </w:p>
        </w:tc>
        <w:tc>
          <w:tcPr>
            <w:tcW w:w="1113" w:type="dxa"/>
            <w:tcMar>
              <w:top w:w="0" w:type="dxa"/>
              <w:left w:w="75" w:type="dxa"/>
              <w:bottom w:w="0" w:type="dxa"/>
              <w:right w:w="75" w:type="dxa"/>
            </w:tcMar>
            <w:vAlign w:val="center"/>
            <w:hideMark/>
          </w:tcPr>
          <w:p w14:paraId="0B71E173" w14:textId="3DD2E8A8" w:rsidR="00922639" w:rsidRDefault="004F7F15" w:rsidP="00922639">
            <w:pPr>
              <w:jc w:val="center"/>
              <w:rPr>
                <w:color w:val="000000"/>
                <w:sz w:val="18"/>
                <w:szCs w:val="18"/>
              </w:rPr>
            </w:pPr>
            <w:r w:rsidRPr="00636C9B">
              <w:rPr>
                <w:color w:val="000000"/>
                <w:sz w:val="18"/>
                <w:szCs w:val="18"/>
              </w:rPr>
              <w:t>12</w:t>
            </w:r>
          </w:p>
          <w:p w14:paraId="0B64CE09" w14:textId="3548E900"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7</w:t>
            </w:r>
            <w:r>
              <w:rPr>
                <w:color w:val="000000"/>
                <w:sz w:val="18"/>
                <w:szCs w:val="18"/>
              </w:rPr>
              <w:t>,</w:t>
            </w:r>
            <w:r w:rsidR="004F7F15" w:rsidRPr="00636C9B">
              <w:rPr>
                <w:color w:val="000000"/>
                <w:sz w:val="18"/>
                <w:szCs w:val="18"/>
              </w:rPr>
              <w:t>17)</w:t>
            </w:r>
          </w:p>
        </w:tc>
        <w:tc>
          <w:tcPr>
            <w:tcW w:w="1113" w:type="dxa"/>
            <w:tcMar>
              <w:top w:w="0" w:type="dxa"/>
              <w:left w:w="75" w:type="dxa"/>
              <w:bottom w:w="0" w:type="dxa"/>
              <w:right w:w="75" w:type="dxa"/>
            </w:tcMar>
            <w:vAlign w:val="center"/>
            <w:hideMark/>
          </w:tcPr>
          <w:p w14:paraId="55F6E037" w14:textId="5F3439AA" w:rsidR="00922639" w:rsidRDefault="004F7F15" w:rsidP="00922639">
            <w:pPr>
              <w:jc w:val="center"/>
              <w:rPr>
                <w:color w:val="000000"/>
                <w:sz w:val="18"/>
                <w:szCs w:val="18"/>
              </w:rPr>
            </w:pPr>
            <w:r w:rsidRPr="00636C9B">
              <w:rPr>
                <w:color w:val="000000"/>
                <w:sz w:val="18"/>
                <w:szCs w:val="18"/>
              </w:rPr>
              <w:t>8</w:t>
            </w:r>
          </w:p>
          <w:p w14:paraId="3540E37F" w14:textId="56FE9F09"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4</w:t>
            </w:r>
            <w:r>
              <w:rPr>
                <w:color w:val="000000"/>
                <w:sz w:val="18"/>
                <w:szCs w:val="18"/>
              </w:rPr>
              <w:t>,</w:t>
            </w:r>
            <w:r w:rsidR="004F7F15" w:rsidRPr="00636C9B">
              <w:rPr>
                <w:color w:val="000000"/>
                <w:sz w:val="18"/>
                <w:szCs w:val="18"/>
              </w:rPr>
              <w:t>13)</w:t>
            </w:r>
          </w:p>
        </w:tc>
        <w:tc>
          <w:tcPr>
            <w:tcW w:w="1113" w:type="dxa"/>
            <w:tcMar>
              <w:top w:w="0" w:type="dxa"/>
              <w:left w:w="75" w:type="dxa"/>
              <w:bottom w:w="0" w:type="dxa"/>
              <w:right w:w="75" w:type="dxa"/>
            </w:tcMar>
            <w:vAlign w:val="center"/>
            <w:hideMark/>
          </w:tcPr>
          <w:p w14:paraId="04F6925C" w14:textId="71951748" w:rsidR="00922639" w:rsidRDefault="004F7F15" w:rsidP="00922639">
            <w:pPr>
              <w:jc w:val="center"/>
              <w:rPr>
                <w:color w:val="000000"/>
                <w:sz w:val="18"/>
                <w:szCs w:val="18"/>
              </w:rPr>
            </w:pPr>
            <w:r w:rsidRPr="00636C9B">
              <w:rPr>
                <w:color w:val="000000"/>
                <w:sz w:val="18"/>
                <w:szCs w:val="18"/>
              </w:rPr>
              <w:t>6</w:t>
            </w:r>
          </w:p>
          <w:p w14:paraId="156449C5" w14:textId="78EAB5DF"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w:t>
            </w:r>
            <w:r>
              <w:rPr>
                <w:color w:val="000000"/>
                <w:sz w:val="18"/>
                <w:szCs w:val="18"/>
              </w:rPr>
              <w:t>,</w:t>
            </w:r>
            <w:r w:rsidR="004F7F15" w:rsidRPr="00636C9B">
              <w:rPr>
                <w:color w:val="000000"/>
                <w:sz w:val="18"/>
                <w:szCs w:val="18"/>
              </w:rPr>
              <w:t>9)</w:t>
            </w:r>
          </w:p>
        </w:tc>
        <w:tc>
          <w:tcPr>
            <w:tcW w:w="1068" w:type="dxa"/>
            <w:tcMar>
              <w:top w:w="0" w:type="dxa"/>
              <w:left w:w="75" w:type="dxa"/>
              <w:bottom w:w="0" w:type="dxa"/>
              <w:right w:w="75" w:type="dxa"/>
            </w:tcMar>
            <w:vAlign w:val="center"/>
            <w:hideMark/>
          </w:tcPr>
          <w:p w14:paraId="084DFFB5" w14:textId="7FAB0DE7" w:rsidR="00922639" w:rsidRDefault="004F7F15" w:rsidP="00922639">
            <w:pPr>
              <w:jc w:val="center"/>
              <w:rPr>
                <w:color w:val="000000"/>
                <w:sz w:val="18"/>
                <w:szCs w:val="18"/>
              </w:rPr>
            </w:pPr>
            <w:r w:rsidRPr="00636C9B">
              <w:rPr>
                <w:color w:val="000000"/>
                <w:sz w:val="18"/>
                <w:szCs w:val="18"/>
              </w:rPr>
              <w:t>3</w:t>
            </w:r>
          </w:p>
          <w:p w14:paraId="436EBABF" w14:textId="1EA97AB4"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5)</w:t>
            </w:r>
          </w:p>
        </w:tc>
        <w:tc>
          <w:tcPr>
            <w:tcW w:w="1068" w:type="dxa"/>
            <w:tcMar>
              <w:top w:w="0" w:type="dxa"/>
              <w:left w:w="75" w:type="dxa"/>
              <w:bottom w:w="0" w:type="dxa"/>
              <w:right w:w="75" w:type="dxa"/>
            </w:tcMar>
            <w:vAlign w:val="center"/>
            <w:hideMark/>
          </w:tcPr>
          <w:p w14:paraId="3E3502D3" w14:textId="604154B9" w:rsidR="00922639" w:rsidRDefault="004F7F15" w:rsidP="00922639">
            <w:pPr>
              <w:jc w:val="center"/>
              <w:rPr>
                <w:color w:val="000000"/>
                <w:sz w:val="18"/>
                <w:szCs w:val="18"/>
              </w:rPr>
            </w:pPr>
            <w:r w:rsidRPr="00636C9B">
              <w:rPr>
                <w:color w:val="000000"/>
                <w:sz w:val="18"/>
                <w:szCs w:val="18"/>
              </w:rPr>
              <w:t>0</w:t>
            </w:r>
          </w:p>
          <w:p w14:paraId="09FF035D" w14:textId="136BD8D2"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1)</w:t>
            </w:r>
          </w:p>
        </w:tc>
        <w:tc>
          <w:tcPr>
            <w:tcW w:w="1113" w:type="dxa"/>
            <w:tcMar>
              <w:top w:w="0" w:type="dxa"/>
              <w:left w:w="75" w:type="dxa"/>
              <w:bottom w:w="0" w:type="dxa"/>
              <w:right w:w="75" w:type="dxa"/>
            </w:tcMar>
            <w:vAlign w:val="center"/>
            <w:hideMark/>
          </w:tcPr>
          <w:p w14:paraId="2DAB77DF" w14:textId="455C1626" w:rsidR="00922639" w:rsidRDefault="004F7F15" w:rsidP="00922639">
            <w:pPr>
              <w:jc w:val="center"/>
              <w:rPr>
                <w:color w:val="000000"/>
                <w:sz w:val="18"/>
                <w:szCs w:val="18"/>
              </w:rPr>
            </w:pPr>
            <w:r w:rsidRPr="00636C9B">
              <w:rPr>
                <w:color w:val="000000"/>
                <w:sz w:val="18"/>
                <w:szCs w:val="18"/>
              </w:rPr>
              <w:t>128</w:t>
            </w:r>
          </w:p>
          <w:p w14:paraId="1730AF53" w14:textId="7F72C12E"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116</w:t>
            </w:r>
            <w:r>
              <w:rPr>
                <w:color w:val="000000"/>
                <w:sz w:val="18"/>
                <w:szCs w:val="18"/>
              </w:rPr>
              <w:t>,</w:t>
            </w:r>
            <w:r w:rsidR="004F7F15" w:rsidRPr="00636C9B">
              <w:rPr>
                <w:color w:val="000000"/>
                <w:sz w:val="18"/>
                <w:szCs w:val="18"/>
              </w:rPr>
              <w:t>141)</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7A9B5C61" w14:textId="78CA7A94" w:rsidR="00922639" w:rsidRDefault="004F7F15" w:rsidP="00922639">
            <w:pPr>
              <w:jc w:val="center"/>
              <w:rPr>
                <w:color w:val="000000"/>
                <w:sz w:val="18"/>
                <w:szCs w:val="18"/>
              </w:rPr>
            </w:pPr>
            <w:r w:rsidRPr="00636C9B">
              <w:rPr>
                <w:color w:val="000000"/>
                <w:sz w:val="18"/>
                <w:szCs w:val="18"/>
              </w:rPr>
              <w:t>3</w:t>
            </w:r>
          </w:p>
          <w:p w14:paraId="14328087" w14:textId="1792562C"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6)</w:t>
            </w:r>
          </w:p>
        </w:tc>
        <w:tc>
          <w:tcPr>
            <w:tcW w:w="1113" w:type="dxa"/>
            <w:tcMar>
              <w:top w:w="0" w:type="dxa"/>
              <w:left w:w="75" w:type="dxa"/>
              <w:bottom w:w="0" w:type="dxa"/>
              <w:right w:w="75" w:type="dxa"/>
            </w:tcMar>
            <w:vAlign w:val="center"/>
            <w:hideMark/>
          </w:tcPr>
          <w:p w14:paraId="73C7BB01" w14:textId="0ACD8A9C" w:rsidR="00922639" w:rsidRDefault="004F7F15" w:rsidP="00922639">
            <w:pPr>
              <w:jc w:val="center"/>
              <w:rPr>
                <w:color w:val="000000"/>
                <w:sz w:val="18"/>
                <w:szCs w:val="18"/>
              </w:rPr>
            </w:pPr>
            <w:r w:rsidRPr="00636C9B">
              <w:rPr>
                <w:color w:val="000000"/>
                <w:sz w:val="18"/>
                <w:szCs w:val="18"/>
              </w:rPr>
              <w:t>3</w:t>
            </w:r>
          </w:p>
          <w:p w14:paraId="707970B0" w14:textId="055E11C2"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w:t>
            </w:r>
            <w:r>
              <w:rPr>
                <w:color w:val="000000"/>
                <w:sz w:val="18"/>
                <w:szCs w:val="18"/>
              </w:rPr>
              <w:t>,</w:t>
            </w:r>
            <w:r w:rsidR="004F7F15" w:rsidRPr="00636C9B">
              <w:rPr>
                <w:color w:val="000000"/>
                <w:sz w:val="18"/>
                <w:szCs w:val="18"/>
              </w:rPr>
              <w:t>5)</w:t>
            </w:r>
          </w:p>
        </w:tc>
        <w:tc>
          <w:tcPr>
            <w:tcW w:w="1113" w:type="dxa"/>
            <w:tcMar>
              <w:top w:w="0" w:type="dxa"/>
              <w:left w:w="75" w:type="dxa"/>
              <w:bottom w:w="0" w:type="dxa"/>
              <w:right w:w="75" w:type="dxa"/>
            </w:tcMar>
            <w:vAlign w:val="center"/>
            <w:hideMark/>
          </w:tcPr>
          <w:p w14:paraId="7DD90DEB" w14:textId="0A4B4C7B" w:rsidR="00922639" w:rsidRDefault="004F7F15" w:rsidP="00922639">
            <w:pPr>
              <w:jc w:val="center"/>
              <w:rPr>
                <w:color w:val="000000"/>
                <w:sz w:val="18"/>
                <w:szCs w:val="18"/>
              </w:rPr>
            </w:pPr>
            <w:r w:rsidRPr="00636C9B">
              <w:rPr>
                <w:color w:val="000000"/>
                <w:sz w:val="18"/>
                <w:szCs w:val="18"/>
              </w:rPr>
              <w:t>1</w:t>
            </w:r>
          </w:p>
          <w:p w14:paraId="7DE5123C" w14:textId="027209EF"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1)</w:t>
            </w:r>
          </w:p>
        </w:tc>
        <w:tc>
          <w:tcPr>
            <w:tcW w:w="1113" w:type="dxa"/>
            <w:tcMar>
              <w:top w:w="0" w:type="dxa"/>
              <w:left w:w="75" w:type="dxa"/>
              <w:bottom w:w="0" w:type="dxa"/>
              <w:right w:w="75" w:type="dxa"/>
            </w:tcMar>
            <w:vAlign w:val="center"/>
            <w:hideMark/>
          </w:tcPr>
          <w:p w14:paraId="757F54D8" w14:textId="05C1BAF1" w:rsidR="00922639" w:rsidRDefault="004F7F15" w:rsidP="00922639">
            <w:pPr>
              <w:jc w:val="center"/>
              <w:rPr>
                <w:color w:val="000000"/>
                <w:sz w:val="18"/>
                <w:szCs w:val="18"/>
              </w:rPr>
            </w:pPr>
            <w:r w:rsidRPr="00636C9B">
              <w:rPr>
                <w:color w:val="000000"/>
                <w:sz w:val="18"/>
                <w:szCs w:val="18"/>
              </w:rPr>
              <w:t>2</w:t>
            </w:r>
          </w:p>
          <w:p w14:paraId="57F98334" w14:textId="001FDBF0"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3)</w:t>
            </w:r>
          </w:p>
        </w:tc>
        <w:tc>
          <w:tcPr>
            <w:tcW w:w="1113" w:type="dxa"/>
            <w:tcMar>
              <w:top w:w="0" w:type="dxa"/>
              <w:left w:w="75" w:type="dxa"/>
              <w:bottom w:w="0" w:type="dxa"/>
              <w:right w:w="75" w:type="dxa"/>
            </w:tcMar>
            <w:vAlign w:val="center"/>
            <w:hideMark/>
          </w:tcPr>
          <w:p w14:paraId="4259C133" w14:textId="742D6220" w:rsidR="00922639" w:rsidRDefault="004F7F15" w:rsidP="00922639">
            <w:pPr>
              <w:jc w:val="center"/>
              <w:rPr>
                <w:color w:val="000000"/>
                <w:sz w:val="18"/>
                <w:szCs w:val="18"/>
              </w:rPr>
            </w:pPr>
            <w:r w:rsidRPr="00636C9B">
              <w:rPr>
                <w:color w:val="000000"/>
                <w:sz w:val="18"/>
                <w:szCs w:val="18"/>
              </w:rPr>
              <w:t>1</w:t>
            </w:r>
          </w:p>
          <w:p w14:paraId="1A2B4207" w14:textId="3937AF9F"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2)</w:t>
            </w:r>
          </w:p>
        </w:tc>
        <w:tc>
          <w:tcPr>
            <w:tcW w:w="1113" w:type="dxa"/>
            <w:tcMar>
              <w:top w:w="0" w:type="dxa"/>
              <w:left w:w="75" w:type="dxa"/>
              <w:bottom w:w="0" w:type="dxa"/>
              <w:right w:w="75" w:type="dxa"/>
            </w:tcMar>
            <w:vAlign w:val="center"/>
            <w:hideMark/>
          </w:tcPr>
          <w:p w14:paraId="55E1EFAD" w14:textId="0C1A56C5" w:rsidR="00922639" w:rsidRDefault="004F7F15" w:rsidP="00922639">
            <w:pPr>
              <w:jc w:val="center"/>
              <w:rPr>
                <w:color w:val="000000"/>
                <w:sz w:val="18"/>
                <w:szCs w:val="18"/>
              </w:rPr>
            </w:pPr>
            <w:r w:rsidRPr="00636C9B">
              <w:rPr>
                <w:color w:val="000000"/>
                <w:sz w:val="18"/>
                <w:szCs w:val="18"/>
              </w:rPr>
              <w:t>2</w:t>
            </w:r>
          </w:p>
          <w:p w14:paraId="0890BBBF" w14:textId="7F9ACD72"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3)</w:t>
            </w:r>
          </w:p>
        </w:tc>
        <w:tc>
          <w:tcPr>
            <w:tcW w:w="1113" w:type="dxa"/>
            <w:tcMar>
              <w:top w:w="0" w:type="dxa"/>
              <w:left w:w="75" w:type="dxa"/>
              <w:bottom w:w="0" w:type="dxa"/>
              <w:right w:w="75" w:type="dxa"/>
            </w:tcMar>
            <w:vAlign w:val="center"/>
            <w:hideMark/>
          </w:tcPr>
          <w:p w14:paraId="6A99D307" w14:textId="697F81D4" w:rsidR="00922639" w:rsidRDefault="004F7F15" w:rsidP="00922639">
            <w:pPr>
              <w:jc w:val="center"/>
              <w:rPr>
                <w:color w:val="000000"/>
                <w:sz w:val="18"/>
                <w:szCs w:val="18"/>
              </w:rPr>
            </w:pPr>
            <w:r w:rsidRPr="00636C9B">
              <w:rPr>
                <w:color w:val="000000"/>
                <w:sz w:val="18"/>
                <w:szCs w:val="18"/>
              </w:rPr>
              <w:t>1</w:t>
            </w:r>
          </w:p>
          <w:p w14:paraId="337F4084" w14:textId="29A7443D"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3)</w:t>
            </w:r>
          </w:p>
        </w:tc>
        <w:tc>
          <w:tcPr>
            <w:tcW w:w="1113" w:type="dxa"/>
            <w:tcMar>
              <w:top w:w="0" w:type="dxa"/>
              <w:left w:w="75" w:type="dxa"/>
              <w:bottom w:w="0" w:type="dxa"/>
              <w:right w:w="75" w:type="dxa"/>
            </w:tcMar>
            <w:vAlign w:val="center"/>
            <w:hideMark/>
          </w:tcPr>
          <w:p w14:paraId="4CA6CA8B" w14:textId="5BA4A00B" w:rsidR="00922639" w:rsidRDefault="004F7F15" w:rsidP="00922639">
            <w:pPr>
              <w:jc w:val="center"/>
              <w:rPr>
                <w:color w:val="000000"/>
                <w:sz w:val="18"/>
                <w:szCs w:val="18"/>
              </w:rPr>
            </w:pPr>
            <w:r w:rsidRPr="00636C9B">
              <w:rPr>
                <w:color w:val="000000"/>
                <w:sz w:val="18"/>
                <w:szCs w:val="18"/>
              </w:rPr>
              <w:t>1</w:t>
            </w:r>
          </w:p>
          <w:p w14:paraId="33DACF49" w14:textId="5981503B"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3)</w:t>
            </w:r>
          </w:p>
        </w:tc>
        <w:tc>
          <w:tcPr>
            <w:tcW w:w="1068" w:type="dxa"/>
            <w:tcMar>
              <w:top w:w="0" w:type="dxa"/>
              <w:left w:w="75" w:type="dxa"/>
              <w:bottom w:w="0" w:type="dxa"/>
              <w:right w:w="75" w:type="dxa"/>
            </w:tcMar>
            <w:vAlign w:val="center"/>
            <w:hideMark/>
          </w:tcPr>
          <w:p w14:paraId="300861F0" w14:textId="559CB3C4" w:rsidR="00922639" w:rsidRDefault="004F7F15" w:rsidP="00922639">
            <w:pPr>
              <w:jc w:val="center"/>
              <w:rPr>
                <w:color w:val="000000"/>
                <w:sz w:val="18"/>
                <w:szCs w:val="18"/>
              </w:rPr>
            </w:pPr>
            <w:r w:rsidRPr="00636C9B">
              <w:rPr>
                <w:color w:val="000000"/>
                <w:sz w:val="18"/>
                <w:szCs w:val="18"/>
              </w:rPr>
              <w:t>1</w:t>
            </w:r>
          </w:p>
          <w:p w14:paraId="6C4EFA5C" w14:textId="195AA628"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2)</w:t>
            </w:r>
          </w:p>
        </w:tc>
        <w:tc>
          <w:tcPr>
            <w:tcW w:w="1068" w:type="dxa"/>
            <w:tcMar>
              <w:top w:w="0" w:type="dxa"/>
              <w:left w:w="75" w:type="dxa"/>
              <w:bottom w:w="0" w:type="dxa"/>
              <w:right w:w="75" w:type="dxa"/>
            </w:tcMar>
            <w:vAlign w:val="center"/>
            <w:hideMark/>
          </w:tcPr>
          <w:p w14:paraId="47BDC00E" w14:textId="77A94403" w:rsidR="00922639" w:rsidRDefault="004F7F15" w:rsidP="00922639">
            <w:pPr>
              <w:jc w:val="center"/>
              <w:rPr>
                <w:color w:val="000000"/>
                <w:sz w:val="18"/>
                <w:szCs w:val="18"/>
              </w:rPr>
            </w:pPr>
            <w:r w:rsidRPr="00636C9B">
              <w:rPr>
                <w:color w:val="000000"/>
                <w:sz w:val="18"/>
                <w:szCs w:val="18"/>
              </w:rPr>
              <w:t>0</w:t>
            </w:r>
          </w:p>
          <w:p w14:paraId="2CE78945" w14:textId="66431B4B"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1)</w:t>
            </w:r>
          </w:p>
        </w:tc>
        <w:tc>
          <w:tcPr>
            <w:tcW w:w="1113" w:type="dxa"/>
            <w:tcMar>
              <w:top w:w="0" w:type="dxa"/>
              <w:left w:w="75" w:type="dxa"/>
              <w:bottom w:w="0" w:type="dxa"/>
              <w:right w:w="75" w:type="dxa"/>
            </w:tcMar>
            <w:vAlign w:val="center"/>
            <w:hideMark/>
          </w:tcPr>
          <w:p w14:paraId="41622E3B" w14:textId="33A310D1" w:rsidR="00922639" w:rsidRDefault="004F7F15" w:rsidP="00922639">
            <w:pPr>
              <w:jc w:val="center"/>
              <w:rPr>
                <w:color w:val="000000"/>
                <w:sz w:val="18"/>
                <w:szCs w:val="18"/>
              </w:rPr>
            </w:pPr>
            <w:r w:rsidRPr="00636C9B">
              <w:rPr>
                <w:color w:val="000000"/>
                <w:sz w:val="18"/>
                <w:szCs w:val="18"/>
              </w:rPr>
              <w:t>15</w:t>
            </w:r>
          </w:p>
          <w:p w14:paraId="4989DAA2" w14:textId="1AFEE9B7"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11</w:t>
            </w:r>
            <w:r>
              <w:rPr>
                <w:color w:val="000000"/>
                <w:sz w:val="18"/>
                <w:szCs w:val="18"/>
              </w:rPr>
              <w:t>,</w:t>
            </w:r>
            <w:r w:rsidR="004F7F15" w:rsidRPr="00636C9B">
              <w:rPr>
                <w:color w:val="000000"/>
                <w:sz w:val="18"/>
                <w:szCs w:val="18"/>
              </w:rPr>
              <w:t>19)</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rPr>
                <w:sz w:val="18"/>
                <w:szCs w:val="18"/>
                <w:u w:val="single"/>
              </w:rPr>
            </w:pPr>
            <w:r w:rsidRPr="00636C9B">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5388A142" w14:textId="11C8E0CB" w:rsidR="00922639" w:rsidRDefault="004F7F15" w:rsidP="00922639">
            <w:pPr>
              <w:jc w:val="center"/>
              <w:rPr>
                <w:color w:val="000000"/>
                <w:sz w:val="18"/>
                <w:szCs w:val="18"/>
              </w:rPr>
            </w:pPr>
            <w:r w:rsidRPr="00636C9B">
              <w:rPr>
                <w:color w:val="000000"/>
                <w:sz w:val="18"/>
                <w:szCs w:val="18"/>
              </w:rPr>
              <w:t>1</w:t>
            </w:r>
          </w:p>
          <w:p w14:paraId="30342ECA" w14:textId="443355A3"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w:t>
            </w:r>
            <w:r>
              <w:rPr>
                <w:color w:val="000000"/>
                <w:sz w:val="18"/>
                <w:szCs w:val="18"/>
              </w:rPr>
              <w:t>,</w:t>
            </w:r>
            <w:r w:rsidR="004F7F15" w:rsidRPr="00636C9B">
              <w:rPr>
                <w:color w:val="000000"/>
                <w:sz w:val="18"/>
                <w:szCs w:val="18"/>
              </w:rPr>
              <w:t>4)</w:t>
            </w:r>
          </w:p>
        </w:tc>
        <w:tc>
          <w:tcPr>
            <w:tcW w:w="1113" w:type="dxa"/>
            <w:tcMar>
              <w:top w:w="0" w:type="dxa"/>
              <w:left w:w="75" w:type="dxa"/>
              <w:bottom w:w="0" w:type="dxa"/>
              <w:right w:w="75" w:type="dxa"/>
            </w:tcMar>
            <w:vAlign w:val="center"/>
            <w:hideMark/>
          </w:tcPr>
          <w:p w14:paraId="0B324C90" w14:textId="62648E6E" w:rsidR="00922639" w:rsidRDefault="004F7F15" w:rsidP="00922639">
            <w:pPr>
              <w:jc w:val="center"/>
              <w:rPr>
                <w:color w:val="000000"/>
                <w:sz w:val="18"/>
                <w:szCs w:val="18"/>
              </w:rPr>
            </w:pPr>
            <w:r w:rsidRPr="00636C9B">
              <w:rPr>
                <w:color w:val="000000"/>
                <w:sz w:val="18"/>
                <w:szCs w:val="18"/>
              </w:rPr>
              <w:t>3</w:t>
            </w:r>
          </w:p>
          <w:p w14:paraId="5CF3DAEA" w14:textId="5EEA3EF8"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6)</w:t>
            </w:r>
          </w:p>
        </w:tc>
        <w:tc>
          <w:tcPr>
            <w:tcW w:w="1113" w:type="dxa"/>
            <w:tcMar>
              <w:top w:w="0" w:type="dxa"/>
              <w:left w:w="75" w:type="dxa"/>
              <w:bottom w:w="0" w:type="dxa"/>
              <w:right w:w="75" w:type="dxa"/>
            </w:tcMar>
            <w:vAlign w:val="center"/>
            <w:hideMark/>
          </w:tcPr>
          <w:p w14:paraId="1D793254" w14:textId="46B90520" w:rsidR="00922639" w:rsidRDefault="004F7F15" w:rsidP="00922639">
            <w:pPr>
              <w:jc w:val="center"/>
              <w:rPr>
                <w:color w:val="000000"/>
                <w:sz w:val="18"/>
                <w:szCs w:val="18"/>
              </w:rPr>
            </w:pPr>
            <w:r w:rsidRPr="00636C9B">
              <w:rPr>
                <w:color w:val="000000"/>
                <w:sz w:val="18"/>
                <w:szCs w:val="18"/>
              </w:rPr>
              <w:t>58</w:t>
            </w:r>
          </w:p>
          <w:p w14:paraId="1222338E" w14:textId="59572C12"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31</w:t>
            </w:r>
            <w:r>
              <w:rPr>
                <w:color w:val="000000"/>
                <w:sz w:val="18"/>
                <w:szCs w:val="18"/>
              </w:rPr>
              <w:t>,</w:t>
            </w:r>
            <w:r w:rsidR="004F7F15" w:rsidRPr="00636C9B">
              <w:rPr>
                <w:color w:val="000000"/>
                <w:sz w:val="18"/>
                <w:szCs w:val="18"/>
              </w:rPr>
              <w:t>85)</w:t>
            </w:r>
          </w:p>
        </w:tc>
        <w:tc>
          <w:tcPr>
            <w:tcW w:w="1113" w:type="dxa"/>
            <w:tcMar>
              <w:top w:w="0" w:type="dxa"/>
              <w:left w:w="75" w:type="dxa"/>
              <w:bottom w:w="0" w:type="dxa"/>
              <w:right w:w="75" w:type="dxa"/>
            </w:tcMar>
            <w:vAlign w:val="center"/>
            <w:hideMark/>
          </w:tcPr>
          <w:p w14:paraId="2215917C" w14:textId="43067D6F" w:rsidR="00922639" w:rsidRDefault="004F7F15" w:rsidP="00922639">
            <w:pPr>
              <w:jc w:val="center"/>
              <w:rPr>
                <w:color w:val="000000"/>
                <w:sz w:val="18"/>
                <w:szCs w:val="18"/>
              </w:rPr>
            </w:pPr>
            <w:r w:rsidRPr="00636C9B">
              <w:rPr>
                <w:color w:val="000000"/>
                <w:sz w:val="18"/>
                <w:szCs w:val="18"/>
              </w:rPr>
              <w:t>96</w:t>
            </w:r>
          </w:p>
          <w:p w14:paraId="45207B51" w14:textId="7F844C77"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67</w:t>
            </w:r>
            <w:r>
              <w:rPr>
                <w:color w:val="000000"/>
                <w:sz w:val="18"/>
                <w:szCs w:val="18"/>
              </w:rPr>
              <w:t>,</w:t>
            </w:r>
            <w:r w:rsidR="004F7F15" w:rsidRPr="00636C9B">
              <w:rPr>
                <w:color w:val="000000"/>
                <w:sz w:val="18"/>
                <w:szCs w:val="18"/>
              </w:rPr>
              <w:t>126)</w:t>
            </w:r>
          </w:p>
        </w:tc>
        <w:tc>
          <w:tcPr>
            <w:tcW w:w="1113" w:type="dxa"/>
            <w:tcMar>
              <w:top w:w="0" w:type="dxa"/>
              <w:left w:w="75" w:type="dxa"/>
              <w:bottom w:w="0" w:type="dxa"/>
              <w:right w:w="75" w:type="dxa"/>
            </w:tcMar>
            <w:vAlign w:val="center"/>
            <w:hideMark/>
          </w:tcPr>
          <w:p w14:paraId="3B5278E7" w14:textId="6B06D8DF" w:rsidR="00922639" w:rsidRDefault="004F7F15" w:rsidP="00922639">
            <w:pPr>
              <w:jc w:val="center"/>
              <w:rPr>
                <w:color w:val="000000"/>
                <w:sz w:val="18"/>
                <w:szCs w:val="18"/>
              </w:rPr>
            </w:pPr>
            <w:r w:rsidRPr="00636C9B">
              <w:rPr>
                <w:color w:val="000000"/>
                <w:sz w:val="18"/>
                <w:szCs w:val="18"/>
              </w:rPr>
              <w:t>65</w:t>
            </w:r>
          </w:p>
          <w:p w14:paraId="0A27BD21" w14:textId="12C76ACD"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41</w:t>
            </w:r>
            <w:r>
              <w:rPr>
                <w:color w:val="000000"/>
                <w:sz w:val="18"/>
                <w:szCs w:val="18"/>
              </w:rPr>
              <w:t>,</w:t>
            </w:r>
            <w:r w:rsidR="004F7F15" w:rsidRPr="00636C9B">
              <w:rPr>
                <w:color w:val="000000"/>
                <w:sz w:val="18"/>
                <w:szCs w:val="18"/>
              </w:rPr>
              <w:t>89)</w:t>
            </w:r>
          </w:p>
        </w:tc>
        <w:tc>
          <w:tcPr>
            <w:tcW w:w="1113" w:type="dxa"/>
            <w:tcMar>
              <w:top w:w="0" w:type="dxa"/>
              <w:left w:w="75" w:type="dxa"/>
              <w:bottom w:w="0" w:type="dxa"/>
              <w:right w:w="75" w:type="dxa"/>
            </w:tcMar>
            <w:vAlign w:val="center"/>
            <w:hideMark/>
          </w:tcPr>
          <w:p w14:paraId="3BF8C21B" w14:textId="00BAE325" w:rsidR="00922639" w:rsidRDefault="004F7F15" w:rsidP="00922639">
            <w:pPr>
              <w:jc w:val="center"/>
              <w:rPr>
                <w:color w:val="000000"/>
                <w:sz w:val="18"/>
                <w:szCs w:val="18"/>
              </w:rPr>
            </w:pPr>
            <w:r w:rsidRPr="00636C9B">
              <w:rPr>
                <w:color w:val="000000"/>
                <w:sz w:val="18"/>
                <w:szCs w:val="18"/>
              </w:rPr>
              <w:t>45</w:t>
            </w:r>
          </w:p>
          <w:p w14:paraId="318F4147" w14:textId="7CC99F7D"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19</w:t>
            </w:r>
            <w:r>
              <w:rPr>
                <w:color w:val="000000"/>
                <w:sz w:val="18"/>
                <w:szCs w:val="18"/>
              </w:rPr>
              <w:t>,</w:t>
            </w:r>
            <w:r w:rsidR="004F7F15" w:rsidRPr="00636C9B">
              <w:rPr>
                <w:color w:val="000000"/>
                <w:sz w:val="18"/>
                <w:szCs w:val="18"/>
              </w:rPr>
              <w:t>70)</w:t>
            </w:r>
          </w:p>
        </w:tc>
        <w:tc>
          <w:tcPr>
            <w:tcW w:w="1113" w:type="dxa"/>
            <w:tcMar>
              <w:top w:w="0" w:type="dxa"/>
              <w:left w:w="75" w:type="dxa"/>
              <w:bottom w:w="0" w:type="dxa"/>
              <w:right w:w="75" w:type="dxa"/>
            </w:tcMar>
            <w:vAlign w:val="center"/>
            <w:hideMark/>
          </w:tcPr>
          <w:p w14:paraId="1E395AAF" w14:textId="1CA8A6EF" w:rsidR="00922639" w:rsidRDefault="004F7F15" w:rsidP="00922639">
            <w:pPr>
              <w:jc w:val="center"/>
              <w:rPr>
                <w:color w:val="000000"/>
                <w:sz w:val="18"/>
                <w:szCs w:val="18"/>
              </w:rPr>
            </w:pPr>
            <w:r w:rsidRPr="00636C9B">
              <w:rPr>
                <w:color w:val="000000"/>
                <w:sz w:val="18"/>
                <w:szCs w:val="18"/>
              </w:rPr>
              <w:t>68</w:t>
            </w:r>
          </w:p>
          <w:p w14:paraId="5FC813A9" w14:textId="22E95211"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41</w:t>
            </w:r>
            <w:r>
              <w:rPr>
                <w:color w:val="000000"/>
                <w:sz w:val="18"/>
                <w:szCs w:val="18"/>
              </w:rPr>
              <w:t>,</w:t>
            </w:r>
            <w:r w:rsidR="004F7F15" w:rsidRPr="00636C9B">
              <w:rPr>
                <w:color w:val="000000"/>
                <w:sz w:val="18"/>
                <w:szCs w:val="18"/>
              </w:rPr>
              <w:t>95)</w:t>
            </w:r>
          </w:p>
        </w:tc>
        <w:tc>
          <w:tcPr>
            <w:tcW w:w="1113" w:type="dxa"/>
            <w:tcMar>
              <w:top w:w="0" w:type="dxa"/>
              <w:left w:w="75" w:type="dxa"/>
              <w:bottom w:w="0" w:type="dxa"/>
              <w:right w:w="75" w:type="dxa"/>
            </w:tcMar>
            <w:vAlign w:val="center"/>
            <w:hideMark/>
          </w:tcPr>
          <w:p w14:paraId="55C1CA78" w14:textId="0D18E3EA" w:rsidR="00922639" w:rsidRDefault="004F7F15" w:rsidP="00922639">
            <w:pPr>
              <w:jc w:val="center"/>
              <w:rPr>
                <w:color w:val="000000"/>
                <w:sz w:val="18"/>
                <w:szCs w:val="18"/>
              </w:rPr>
            </w:pPr>
            <w:r w:rsidRPr="00636C9B">
              <w:rPr>
                <w:color w:val="000000"/>
                <w:sz w:val="18"/>
                <w:szCs w:val="18"/>
              </w:rPr>
              <w:t>28</w:t>
            </w:r>
          </w:p>
          <w:p w14:paraId="19A7368E" w14:textId="10CA0389"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11</w:t>
            </w:r>
            <w:r>
              <w:rPr>
                <w:color w:val="000000"/>
                <w:sz w:val="18"/>
                <w:szCs w:val="18"/>
              </w:rPr>
              <w:t>,</w:t>
            </w:r>
            <w:r w:rsidR="004F7F15" w:rsidRPr="00636C9B">
              <w:rPr>
                <w:color w:val="000000"/>
                <w:sz w:val="18"/>
                <w:szCs w:val="18"/>
              </w:rPr>
              <w:t>46)</w:t>
            </w:r>
          </w:p>
        </w:tc>
        <w:tc>
          <w:tcPr>
            <w:tcW w:w="1068" w:type="dxa"/>
            <w:tcMar>
              <w:top w:w="0" w:type="dxa"/>
              <w:left w:w="75" w:type="dxa"/>
              <w:bottom w:w="0" w:type="dxa"/>
              <w:right w:w="75" w:type="dxa"/>
            </w:tcMar>
            <w:vAlign w:val="center"/>
            <w:hideMark/>
          </w:tcPr>
          <w:p w14:paraId="224BCBC3" w14:textId="0EEC32C2" w:rsidR="00922639" w:rsidRDefault="004F7F15" w:rsidP="00922639">
            <w:pPr>
              <w:jc w:val="center"/>
              <w:rPr>
                <w:color w:val="000000"/>
                <w:sz w:val="18"/>
                <w:szCs w:val="18"/>
              </w:rPr>
            </w:pPr>
            <w:r w:rsidRPr="00636C9B">
              <w:rPr>
                <w:color w:val="000000"/>
                <w:sz w:val="18"/>
                <w:szCs w:val="18"/>
              </w:rPr>
              <w:t>14</w:t>
            </w:r>
          </w:p>
          <w:p w14:paraId="3EE4983D" w14:textId="03355082"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w:t>
            </w:r>
            <w:r>
              <w:rPr>
                <w:color w:val="000000"/>
                <w:sz w:val="18"/>
                <w:szCs w:val="18"/>
              </w:rPr>
              <w:t>,</w:t>
            </w:r>
            <w:r w:rsidR="004F7F15" w:rsidRPr="00636C9B">
              <w:rPr>
                <w:color w:val="000000"/>
                <w:sz w:val="18"/>
                <w:szCs w:val="18"/>
              </w:rPr>
              <w:t>26)</w:t>
            </w:r>
          </w:p>
        </w:tc>
        <w:tc>
          <w:tcPr>
            <w:tcW w:w="1068" w:type="dxa"/>
            <w:tcMar>
              <w:top w:w="0" w:type="dxa"/>
              <w:left w:w="75" w:type="dxa"/>
              <w:bottom w:w="0" w:type="dxa"/>
              <w:right w:w="75" w:type="dxa"/>
            </w:tcMar>
            <w:vAlign w:val="center"/>
            <w:hideMark/>
          </w:tcPr>
          <w:p w14:paraId="1FF34406" w14:textId="1663F4CA" w:rsidR="00922639" w:rsidRDefault="004F7F15" w:rsidP="00922639">
            <w:pPr>
              <w:jc w:val="center"/>
              <w:rPr>
                <w:color w:val="000000"/>
                <w:sz w:val="18"/>
                <w:szCs w:val="18"/>
              </w:rPr>
            </w:pPr>
            <w:r w:rsidRPr="00636C9B">
              <w:rPr>
                <w:color w:val="000000"/>
                <w:sz w:val="18"/>
                <w:szCs w:val="18"/>
              </w:rPr>
              <w:t>10</w:t>
            </w:r>
          </w:p>
          <w:p w14:paraId="62B12DE8" w14:textId="5010B49D"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18)</w:t>
            </w:r>
          </w:p>
        </w:tc>
        <w:tc>
          <w:tcPr>
            <w:tcW w:w="1113" w:type="dxa"/>
            <w:tcMar>
              <w:top w:w="0" w:type="dxa"/>
              <w:left w:w="75" w:type="dxa"/>
              <w:bottom w:w="0" w:type="dxa"/>
              <w:right w:w="75" w:type="dxa"/>
            </w:tcMar>
            <w:vAlign w:val="center"/>
            <w:hideMark/>
          </w:tcPr>
          <w:p w14:paraId="11AD767A" w14:textId="13B29CF9" w:rsidR="00922639" w:rsidRDefault="004F7F15" w:rsidP="00922639">
            <w:pPr>
              <w:jc w:val="center"/>
              <w:rPr>
                <w:color w:val="000000"/>
                <w:sz w:val="18"/>
                <w:szCs w:val="18"/>
              </w:rPr>
            </w:pPr>
            <w:r w:rsidRPr="00636C9B">
              <w:rPr>
                <w:color w:val="000000"/>
                <w:sz w:val="18"/>
                <w:szCs w:val="18"/>
              </w:rPr>
              <w:t>388</w:t>
            </w:r>
          </w:p>
          <w:p w14:paraId="423AFDA4" w14:textId="0BF84E97"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323</w:t>
            </w:r>
            <w:r>
              <w:rPr>
                <w:color w:val="000000"/>
                <w:sz w:val="18"/>
                <w:szCs w:val="18"/>
              </w:rPr>
              <w:t>,</w:t>
            </w:r>
            <w:r w:rsidR="004F7F15" w:rsidRPr="00636C9B">
              <w:rPr>
                <w:color w:val="000000"/>
                <w:sz w:val="18"/>
                <w:szCs w:val="18"/>
              </w:rPr>
              <w:t>451)</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2FE8D070" w14:textId="463CC566" w:rsidR="00922639" w:rsidRDefault="004F7F15" w:rsidP="00922639">
            <w:pPr>
              <w:jc w:val="center"/>
              <w:rPr>
                <w:color w:val="000000"/>
                <w:sz w:val="18"/>
                <w:szCs w:val="18"/>
              </w:rPr>
            </w:pPr>
            <w:r w:rsidRPr="00636C9B">
              <w:rPr>
                <w:color w:val="000000"/>
                <w:sz w:val="18"/>
                <w:szCs w:val="18"/>
              </w:rPr>
              <w:t>3</w:t>
            </w:r>
          </w:p>
          <w:p w14:paraId="07EEB91D" w14:textId="5B647A05"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6)</w:t>
            </w:r>
          </w:p>
        </w:tc>
        <w:tc>
          <w:tcPr>
            <w:tcW w:w="1113" w:type="dxa"/>
            <w:tcMar>
              <w:top w:w="0" w:type="dxa"/>
              <w:left w:w="75" w:type="dxa"/>
              <w:bottom w:w="0" w:type="dxa"/>
              <w:right w:w="75" w:type="dxa"/>
            </w:tcMar>
            <w:vAlign w:val="center"/>
            <w:hideMark/>
          </w:tcPr>
          <w:p w14:paraId="779C06C6" w14:textId="246DC072" w:rsidR="00922639" w:rsidRDefault="004F7F15" w:rsidP="00922639">
            <w:pPr>
              <w:jc w:val="center"/>
              <w:rPr>
                <w:color w:val="000000"/>
                <w:sz w:val="18"/>
                <w:szCs w:val="18"/>
              </w:rPr>
            </w:pPr>
            <w:r w:rsidRPr="00636C9B">
              <w:rPr>
                <w:color w:val="000000"/>
                <w:sz w:val="18"/>
                <w:szCs w:val="18"/>
              </w:rPr>
              <w:t>4</w:t>
            </w:r>
          </w:p>
          <w:p w14:paraId="6C403DB6" w14:textId="6C65DF4F"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6)</w:t>
            </w:r>
          </w:p>
        </w:tc>
        <w:tc>
          <w:tcPr>
            <w:tcW w:w="1113" w:type="dxa"/>
            <w:tcMar>
              <w:top w:w="0" w:type="dxa"/>
              <w:left w:w="75" w:type="dxa"/>
              <w:bottom w:w="0" w:type="dxa"/>
              <w:right w:w="75" w:type="dxa"/>
            </w:tcMar>
            <w:vAlign w:val="center"/>
            <w:hideMark/>
          </w:tcPr>
          <w:p w14:paraId="34A93CCB" w14:textId="217CA43E" w:rsidR="00922639" w:rsidRDefault="004F7F15" w:rsidP="00922639">
            <w:pPr>
              <w:jc w:val="center"/>
              <w:rPr>
                <w:color w:val="000000"/>
                <w:sz w:val="18"/>
                <w:szCs w:val="18"/>
              </w:rPr>
            </w:pPr>
            <w:r w:rsidRPr="00636C9B">
              <w:rPr>
                <w:color w:val="000000"/>
                <w:sz w:val="18"/>
                <w:szCs w:val="18"/>
              </w:rPr>
              <w:t>16</w:t>
            </w:r>
          </w:p>
          <w:p w14:paraId="778C6773" w14:textId="541FB588"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6</w:t>
            </w:r>
            <w:r>
              <w:rPr>
                <w:color w:val="000000"/>
                <w:sz w:val="18"/>
                <w:szCs w:val="18"/>
              </w:rPr>
              <w:t>,</w:t>
            </w:r>
            <w:r w:rsidR="004F7F15" w:rsidRPr="00636C9B">
              <w:rPr>
                <w:color w:val="000000"/>
                <w:sz w:val="18"/>
                <w:szCs w:val="18"/>
              </w:rPr>
              <w:t>26)</w:t>
            </w:r>
          </w:p>
        </w:tc>
        <w:tc>
          <w:tcPr>
            <w:tcW w:w="1113" w:type="dxa"/>
            <w:tcMar>
              <w:top w:w="0" w:type="dxa"/>
              <w:left w:w="75" w:type="dxa"/>
              <w:bottom w:w="0" w:type="dxa"/>
              <w:right w:w="75" w:type="dxa"/>
            </w:tcMar>
            <w:vAlign w:val="center"/>
            <w:hideMark/>
          </w:tcPr>
          <w:p w14:paraId="67CF1C0A" w14:textId="45B5954C" w:rsidR="00922639" w:rsidRDefault="004F7F15" w:rsidP="00922639">
            <w:pPr>
              <w:jc w:val="center"/>
              <w:rPr>
                <w:color w:val="000000"/>
                <w:sz w:val="18"/>
                <w:szCs w:val="18"/>
              </w:rPr>
            </w:pPr>
            <w:r w:rsidRPr="00636C9B">
              <w:rPr>
                <w:color w:val="000000"/>
                <w:sz w:val="18"/>
                <w:szCs w:val="18"/>
              </w:rPr>
              <w:t>15</w:t>
            </w:r>
          </w:p>
          <w:p w14:paraId="60699C30" w14:textId="65C9EA8C"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w:t>
            </w:r>
            <w:r>
              <w:rPr>
                <w:color w:val="000000"/>
                <w:sz w:val="18"/>
                <w:szCs w:val="18"/>
              </w:rPr>
              <w:t>,</w:t>
            </w:r>
            <w:r w:rsidR="004F7F15" w:rsidRPr="00636C9B">
              <w:rPr>
                <w:color w:val="000000"/>
                <w:sz w:val="18"/>
                <w:szCs w:val="18"/>
              </w:rPr>
              <w:t>26)</w:t>
            </w:r>
          </w:p>
        </w:tc>
        <w:tc>
          <w:tcPr>
            <w:tcW w:w="1113" w:type="dxa"/>
            <w:tcMar>
              <w:top w:w="0" w:type="dxa"/>
              <w:left w:w="75" w:type="dxa"/>
              <w:bottom w:w="0" w:type="dxa"/>
              <w:right w:w="75" w:type="dxa"/>
            </w:tcMar>
            <w:vAlign w:val="center"/>
            <w:hideMark/>
          </w:tcPr>
          <w:p w14:paraId="4DFA26C5" w14:textId="622D55FB" w:rsidR="00922639" w:rsidRDefault="004F7F15" w:rsidP="00922639">
            <w:pPr>
              <w:jc w:val="center"/>
              <w:rPr>
                <w:color w:val="000000"/>
                <w:sz w:val="18"/>
                <w:szCs w:val="18"/>
              </w:rPr>
            </w:pPr>
            <w:r w:rsidRPr="00636C9B">
              <w:rPr>
                <w:color w:val="000000"/>
                <w:sz w:val="18"/>
                <w:szCs w:val="18"/>
              </w:rPr>
              <w:t>17</w:t>
            </w:r>
          </w:p>
          <w:p w14:paraId="4E99CF8D" w14:textId="12FD171F"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6</w:t>
            </w:r>
            <w:r>
              <w:rPr>
                <w:color w:val="000000"/>
                <w:sz w:val="18"/>
                <w:szCs w:val="18"/>
              </w:rPr>
              <w:t>,</w:t>
            </w:r>
            <w:r w:rsidR="004F7F15" w:rsidRPr="00636C9B">
              <w:rPr>
                <w:color w:val="000000"/>
                <w:sz w:val="18"/>
                <w:szCs w:val="18"/>
              </w:rPr>
              <w:t>29)</w:t>
            </w:r>
          </w:p>
        </w:tc>
        <w:tc>
          <w:tcPr>
            <w:tcW w:w="1113" w:type="dxa"/>
            <w:tcMar>
              <w:top w:w="0" w:type="dxa"/>
              <w:left w:w="75" w:type="dxa"/>
              <w:bottom w:w="0" w:type="dxa"/>
              <w:right w:w="75" w:type="dxa"/>
            </w:tcMar>
            <w:vAlign w:val="center"/>
            <w:hideMark/>
          </w:tcPr>
          <w:p w14:paraId="7BE51ADE" w14:textId="00486211" w:rsidR="00922639" w:rsidRDefault="004F7F15" w:rsidP="00922639">
            <w:pPr>
              <w:jc w:val="center"/>
              <w:rPr>
                <w:color w:val="000000"/>
                <w:sz w:val="18"/>
                <w:szCs w:val="18"/>
              </w:rPr>
            </w:pPr>
            <w:r w:rsidRPr="00636C9B">
              <w:rPr>
                <w:color w:val="000000"/>
                <w:sz w:val="18"/>
                <w:szCs w:val="18"/>
              </w:rPr>
              <w:t>13</w:t>
            </w:r>
          </w:p>
          <w:p w14:paraId="7DBC468F" w14:textId="39175CFB"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27)</w:t>
            </w:r>
          </w:p>
        </w:tc>
        <w:tc>
          <w:tcPr>
            <w:tcW w:w="1113" w:type="dxa"/>
            <w:tcMar>
              <w:top w:w="0" w:type="dxa"/>
              <w:left w:w="75" w:type="dxa"/>
              <w:bottom w:w="0" w:type="dxa"/>
              <w:right w:w="75" w:type="dxa"/>
            </w:tcMar>
            <w:vAlign w:val="center"/>
            <w:hideMark/>
          </w:tcPr>
          <w:p w14:paraId="23481780" w14:textId="73E6DE85" w:rsidR="00922639" w:rsidRDefault="004F7F15" w:rsidP="00922639">
            <w:pPr>
              <w:jc w:val="center"/>
              <w:rPr>
                <w:color w:val="000000"/>
                <w:sz w:val="18"/>
                <w:szCs w:val="18"/>
              </w:rPr>
            </w:pPr>
            <w:r w:rsidRPr="00636C9B">
              <w:rPr>
                <w:color w:val="000000"/>
                <w:sz w:val="18"/>
                <w:szCs w:val="18"/>
              </w:rPr>
              <w:t>13</w:t>
            </w:r>
          </w:p>
          <w:p w14:paraId="3AEBE332" w14:textId="2FDD3407"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w:t>
            </w:r>
            <w:r>
              <w:rPr>
                <w:color w:val="000000"/>
                <w:sz w:val="18"/>
                <w:szCs w:val="18"/>
              </w:rPr>
              <w:t>,</w:t>
            </w:r>
            <w:r w:rsidR="004F7F15" w:rsidRPr="00636C9B">
              <w:rPr>
                <w:color w:val="000000"/>
                <w:sz w:val="18"/>
                <w:szCs w:val="18"/>
              </w:rPr>
              <w:t>27)</w:t>
            </w:r>
          </w:p>
        </w:tc>
        <w:tc>
          <w:tcPr>
            <w:tcW w:w="1113" w:type="dxa"/>
            <w:tcMar>
              <w:top w:w="0" w:type="dxa"/>
              <w:left w:w="75" w:type="dxa"/>
              <w:bottom w:w="0" w:type="dxa"/>
              <w:right w:w="75" w:type="dxa"/>
            </w:tcMar>
            <w:vAlign w:val="center"/>
            <w:hideMark/>
          </w:tcPr>
          <w:p w14:paraId="74B6781C" w14:textId="7AF384EF" w:rsidR="00922639" w:rsidRDefault="004F7F15" w:rsidP="00922639">
            <w:pPr>
              <w:jc w:val="center"/>
              <w:rPr>
                <w:color w:val="000000"/>
                <w:sz w:val="18"/>
                <w:szCs w:val="18"/>
              </w:rPr>
            </w:pPr>
            <w:r w:rsidRPr="00636C9B">
              <w:rPr>
                <w:color w:val="000000"/>
                <w:sz w:val="18"/>
                <w:szCs w:val="18"/>
              </w:rPr>
              <w:t>10</w:t>
            </w:r>
          </w:p>
          <w:p w14:paraId="0677C9C3" w14:textId="6DFED96D"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18)</w:t>
            </w:r>
          </w:p>
        </w:tc>
        <w:tc>
          <w:tcPr>
            <w:tcW w:w="1068" w:type="dxa"/>
            <w:tcMar>
              <w:top w:w="0" w:type="dxa"/>
              <w:left w:w="75" w:type="dxa"/>
              <w:bottom w:w="0" w:type="dxa"/>
              <w:right w:w="75" w:type="dxa"/>
            </w:tcMar>
            <w:vAlign w:val="center"/>
            <w:hideMark/>
          </w:tcPr>
          <w:p w14:paraId="3EEC39E1" w14:textId="6B3FAD59" w:rsidR="00922639" w:rsidRDefault="004F7F15" w:rsidP="00922639">
            <w:pPr>
              <w:jc w:val="center"/>
              <w:rPr>
                <w:color w:val="000000"/>
                <w:sz w:val="18"/>
                <w:szCs w:val="18"/>
              </w:rPr>
            </w:pPr>
            <w:r w:rsidRPr="00636C9B">
              <w:rPr>
                <w:color w:val="000000"/>
                <w:sz w:val="18"/>
                <w:szCs w:val="18"/>
              </w:rPr>
              <w:t>0</w:t>
            </w:r>
          </w:p>
          <w:p w14:paraId="3C83F417" w14:textId="6FECA8A2"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-4</w:t>
            </w:r>
            <w:r>
              <w:rPr>
                <w:color w:val="000000"/>
                <w:sz w:val="18"/>
                <w:szCs w:val="18"/>
              </w:rPr>
              <w:t>,</w:t>
            </w:r>
            <w:r w:rsidR="004F7F15" w:rsidRPr="00636C9B">
              <w:rPr>
                <w:color w:val="000000"/>
                <w:sz w:val="18"/>
                <w:szCs w:val="18"/>
              </w:rPr>
              <w:t>4)</w:t>
            </w:r>
          </w:p>
        </w:tc>
        <w:tc>
          <w:tcPr>
            <w:tcW w:w="1068" w:type="dxa"/>
            <w:tcMar>
              <w:top w:w="0" w:type="dxa"/>
              <w:left w:w="75" w:type="dxa"/>
              <w:bottom w:w="0" w:type="dxa"/>
              <w:right w:w="75" w:type="dxa"/>
            </w:tcMar>
            <w:vAlign w:val="center"/>
            <w:hideMark/>
          </w:tcPr>
          <w:p w14:paraId="0596FC3D" w14:textId="04EA1829" w:rsidR="00922639" w:rsidRDefault="004F7F15" w:rsidP="00922639">
            <w:pPr>
              <w:jc w:val="center"/>
              <w:rPr>
                <w:color w:val="000000"/>
                <w:sz w:val="18"/>
                <w:szCs w:val="18"/>
              </w:rPr>
            </w:pPr>
            <w:r w:rsidRPr="00636C9B">
              <w:rPr>
                <w:color w:val="000000"/>
                <w:sz w:val="18"/>
                <w:szCs w:val="18"/>
              </w:rPr>
              <w:t>2</w:t>
            </w:r>
          </w:p>
          <w:p w14:paraId="2D37DD50" w14:textId="38014031"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4)</w:t>
            </w:r>
          </w:p>
        </w:tc>
        <w:tc>
          <w:tcPr>
            <w:tcW w:w="1113" w:type="dxa"/>
            <w:tcMar>
              <w:top w:w="0" w:type="dxa"/>
              <w:left w:w="75" w:type="dxa"/>
              <w:bottom w:w="0" w:type="dxa"/>
              <w:right w:w="75" w:type="dxa"/>
            </w:tcMar>
            <w:vAlign w:val="center"/>
            <w:hideMark/>
          </w:tcPr>
          <w:p w14:paraId="4BBDC796" w14:textId="23AD94DE" w:rsidR="00922639" w:rsidRDefault="004F7F15" w:rsidP="00922639">
            <w:pPr>
              <w:jc w:val="center"/>
              <w:rPr>
                <w:color w:val="000000"/>
                <w:sz w:val="18"/>
                <w:szCs w:val="18"/>
              </w:rPr>
            </w:pPr>
            <w:r w:rsidRPr="00636C9B">
              <w:rPr>
                <w:color w:val="000000"/>
                <w:sz w:val="18"/>
                <w:szCs w:val="18"/>
              </w:rPr>
              <w:t>92</w:t>
            </w:r>
          </w:p>
          <w:p w14:paraId="5332206D" w14:textId="3D14EE82"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63</w:t>
            </w:r>
            <w:r>
              <w:rPr>
                <w:color w:val="000000"/>
                <w:sz w:val="18"/>
                <w:szCs w:val="18"/>
              </w:rPr>
              <w:t>,</w:t>
            </w:r>
            <w:r w:rsidR="004F7F15" w:rsidRPr="00636C9B">
              <w:rPr>
                <w:color w:val="000000"/>
                <w:sz w:val="18"/>
                <w:szCs w:val="18"/>
              </w:rPr>
              <w:t>122)</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rPr>
                <w:sz w:val="18"/>
                <w:szCs w:val="18"/>
              </w:rPr>
            </w:pPr>
            <w:r w:rsidRPr="00636C9B">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013C5E40" w14:textId="5534D66C" w:rsidR="00922639" w:rsidRDefault="004F7F15" w:rsidP="00922639">
            <w:pPr>
              <w:jc w:val="center"/>
              <w:rPr>
                <w:color w:val="000000"/>
                <w:sz w:val="18"/>
                <w:szCs w:val="18"/>
              </w:rPr>
            </w:pPr>
            <w:r w:rsidRPr="00636C9B">
              <w:rPr>
                <w:color w:val="000000"/>
                <w:sz w:val="18"/>
                <w:szCs w:val="18"/>
              </w:rPr>
              <w:t>1</w:t>
            </w:r>
          </w:p>
          <w:p w14:paraId="7DDC2EF1" w14:textId="7DF9FA3F"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w:t>
            </w:r>
            <w:r>
              <w:rPr>
                <w:color w:val="000000"/>
                <w:sz w:val="18"/>
                <w:szCs w:val="18"/>
              </w:rPr>
              <w:t>,</w:t>
            </w:r>
            <w:r w:rsidR="004F7F15" w:rsidRPr="00636C9B">
              <w:rPr>
                <w:color w:val="000000"/>
                <w:sz w:val="18"/>
                <w:szCs w:val="18"/>
              </w:rPr>
              <w:t>4)</w:t>
            </w:r>
          </w:p>
        </w:tc>
        <w:tc>
          <w:tcPr>
            <w:tcW w:w="1113" w:type="dxa"/>
            <w:tcMar>
              <w:top w:w="0" w:type="dxa"/>
              <w:left w:w="75" w:type="dxa"/>
              <w:bottom w:w="0" w:type="dxa"/>
              <w:right w:w="75" w:type="dxa"/>
            </w:tcMar>
            <w:vAlign w:val="center"/>
            <w:hideMark/>
          </w:tcPr>
          <w:p w14:paraId="6CAA907C" w14:textId="6712DBE7" w:rsidR="00922639" w:rsidRDefault="004F7F15" w:rsidP="00922639">
            <w:pPr>
              <w:jc w:val="center"/>
              <w:rPr>
                <w:color w:val="000000"/>
                <w:sz w:val="18"/>
                <w:szCs w:val="18"/>
              </w:rPr>
            </w:pPr>
            <w:r w:rsidRPr="00636C9B">
              <w:rPr>
                <w:color w:val="000000"/>
                <w:sz w:val="18"/>
                <w:szCs w:val="18"/>
              </w:rPr>
              <w:t>1</w:t>
            </w:r>
          </w:p>
          <w:p w14:paraId="0301D614" w14:textId="428FC9CB"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3)</w:t>
            </w:r>
          </w:p>
        </w:tc>
        <w:tc>
          <w:tcPr>
            <w:tcW w:w="1113" w:type="dxa"/>
            <w:tcMar>
              <w:top w:w="0" w:type="dxa"/>
              <w:left w:w="75" w:type="dxa"/>
              <w:bottom w:w="0" w:type="dxa"/>
              <w:right w:w="75" w:type="dxa"/>
            </w:tcMar>
            <w:vAlign w:val="center"/>
            <w:hideMark/>
          </w:tcPr>
          <w:p w14:paraId="6A80250C" w14:textId="598B119F" w:rsidR="00922639" w:rsidRDefault="004F7F15" w:rsidP="00922639">
            <w:pPr>
              <w:jc w:val="center"/>
              <w:rPr>
                <w:color w:val="000000"/>
                <w:sz w:val="18"/>
                <w:szCs w:val="18"/>
              </w:rPr>
            </w:pPr>
            <w:r w:rsidRPr="00636C9B">
              <w:rPr>
                <w:color w:val="000000"/>
                <w:sz w:val="18"/>
                <w:szCs w:val="18"/>
              </w:rPr>
              <w:t>38</w:t>
            </w:r>
          </w:p>
          <w:p w14:paraId="787E80EC" w14:textId="13BB4EC4"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18</w:t>
            </w:r>
            <w:r>
              <w:rPr>
                <w:color w:val="000000"/>
                <w:sz w:val="18"/>
                <w:szCs w:val="18"/>
              </w:rPr>
              <w:t>,</w:t>
            </w:r>
            <w:r w:rsidR="004F7F15" w:rsidRPr="00636C9B">
              <w:rPr>
                <w:color w:val="000000"/>
                <w:sz w:val="18"/>
                <w:szCs w:val="18"/>
              </w:rPr>
              <w:t>58)</w:t>
            </w:r>
          </w:p>
        </w:tc>
        <w:tc>
          <w:tcPr>
            <w:tcW w:w="1113" w:type="dxa"/>
            <w:tcMar>
              <w:top w:w="0" w:type="dxa"/>
              <w:left w:w="75" w:type="dxa"/>
              <w:bottom w:w="0" w:type="dxa"/>
              <w:right w:w="75" w:type="dxa"/>
            </w:tcMar>
            <w:vAlign w:val="center"/>
            <w:hideMark/>
          </w:tcPr>
          <w:p w14:paraId="46AC4338" w14:textId="472FDF65" w:rsidR="00922639" w:rsidRDefault="004F7F15" w:rsidP="00922639">
            <w:pPr>
              <w:jc w:val="center"/>
              <w:rPr>
                <w:color w:val="000000"/>
                <w:sz w:val="18"/>
                <w:szCs w:val="18"/>
              </w:rPr>
            </w:pPr>
            <w:r w:rsidRPr="00636C9B">
              <w:rPr>
                <w:color w:val="000000"/>
                <w:sz w:val="18"/>
                <w:szCs w:val="18"/>
              </w:rPr>
              <w:t>55</w:t>
            </w:r>
          </w:p>
          <w:p w14:paraId="2824DEC4" w14:textId="33652E7E"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35</w:t>
            </w:r>
            <w:r>
              <w:rPr>
                <w:color w:val="000000"/>
                <w:sz w:val="18"/>
                <w:szCs w:val="18"/>
              </w:rPr>
              <w:t>,</w:t>
            </w:r>
            <w:r w:rsidR="004F7F15" w:rsidRPr="00636C9B">
              <w:rPr>
                <w:color w:val="000000"/>
                <w:sz w:val="18"/>
                <w:szCs w:val="18"/>
              </w:rPr>
              <w:t>76)</w:t>
            </w:r>
          </w:p>
        </w:tc>
        <w:tc>
          <w:tcPr>
            <w:tcW w:w="1113" w:type="dxa"/>
            <w:tcMar>
              <w:top w:w="0" w:type="dxa"/>
              <w:left w:w="75" w:type="dxa"/>
              <w:bottom w:w="0" w:type="dxa"/>
              <w:right w:w="75" w:type="dxa"/>
            </w:tcMar>
            <w:vAlign w:val="center"/>
            <w:hideMark/>
          </w:tcPr>
          <w:p w14:paraId="2B980007" w14:textId="129A0F58" w:rsidR="00922639" w:rsidRDefault="004F7F15" w:rsidP="00922639">
            <w:pPr>
              <w:jc w:val="center"/>
              <w:rPr>
                <w:color w:val="000000"/>
                <w:sz w:val="18"/>
                <w:szCs w:val="18"/>
              </w:rPr>
            </w:pPr>
            <w:r w:rsidRPr="00636C9B">
              <w:rPr>
                <w:color w:val="000000"/>
                <w:sz w:val="18"/>
                <w:szCs w:val="18"/>
              </w:rPr>
              <w:t>18</w:t>
            </w:r>
          </w:p>
          <w:p w14:paraId="2982C784" w14:textId="13E8AA2E"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4</w:t>
            </w:r>
            <w:r>
              <w:rPr>
                <w:color w:val="000000"/>
                <w:sz w:val="18"/>
                <w:szCs w:val="18"/>
              </w:rPr>
              <w:t>,</w:t>
            </w:r>
            <w:r w:rsidR="004F7F15" w:rsidRPr="00636C9B">
              <w:rPr>
                <w:color w:val="000000"/>
                <w:sz w:val="18"/>
                <w:szCs w:val="18"/>
              </w:rPr>
              <w:t>32)</w:t>
            </w:r>
          </w:p>
        </w:tc>
        <w:tc>
          <w:tcPr>
            <w:tcW w:w="1113" w:type="dxa"/>
            <w:tcMar>
              <w:top w:w="0" w:type="dxa"/>
              <w:left w:w="75" w:type="dxa"/>
              <w:bottom w:w="0" w:type="dxa"/>
              <w:right w:w="75" w:type="dxa"/>
            </w:tcMar>
            <w:vAlign w:val="center"/>
            <w:hideMark/>
          </w:tcPr>
          <w:p w14:paraId="6F49C405" w14:textId="3B4B5ACA" w:rsidR="00922639" w:rsidRDefault="004F7F15" w:rsidP="00922639">
            <w:pPr>
              <w:jc w:val="center"/>
              <w:rPr>
                <w:color w:val="000000"/>
                <w:sz w:val="18"/>
                <w:szCs w:val="18"/>
              </w:rPr>
            </w:pPr>
            <w:r w:rsidRPr="00636C9B">
              <w:rPr>
                <w:color w:val="000000"/>
                <w:sz w:val="18"/>
                <w:szCs w:val="18"/>
              </w:rPr>
              <w:t>9</w:t>
            </w:r>
          </w:p>
          <w:p w14:paraId="192CE347" w14:textId="61D5111A"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19)</w:t>
            </w:r>
          </w:p>
        </w:tc>
        <w:tc>
          <w:tcPr>
            <w:tcW w:w="1113" w:type="dxa"/>
            <w:tcMar>
              <w:top w:w="0" w:type="dxa"/>
              <w:left w:w="75" w:type="dxa"/>
              <w:bottom w:w="0" w:type="dxa"/>
              <w:right w:w="75" w:type="dxa"/>
            </w:tcMar>
            <w:vAlign w:val="center"/>
            <w:hideMark/>
          </w:tcPr>
          <w:p w14:paraId="79472EDA" w14:textId="54E6DD96" w:rsidR="00922639" w:rsidRDefault="004F7F15" w:rsidP="00922639">
            <w:pPr>
              <w:jc w:val="center"/>
              <w:rPr>
                <w:color w:val="000000"/>
                <w:sz w:val="18"/>
                <w:szCs w:val="18"/>
              </w:rPr>
            </w:pPr>
            <w:r w:rsidRPr="00636C9B">
              <w:rPr>
                <w:color w:val="000000"/>
                <w:sz w:val="18"/>
                <w:szCs w:val="18"/>
              </w:rPr>
              <w:t>9</w:t>
            </w:r>
          </w:p>
          <w:p w14:paraId="6A17E9D7" w14:textId="16259E4B"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18)</w:t>
            </w:r>
          </w:p>
        </w:tc>
        <w:tc>
          <w:tcPr>
            <w:tcW w:w="1113" w:type="dxa"/>
            <w:tcMar>
              <w:top w:w="0" w:type="dxa"/>
              <w:left w:w="75" w:type="dxa"/>
              <w:bottom w:w="0" w:type="dxa"/>
              <w:right w:w="75" w:type="dxa"/>
            </w:tcMar>
            <w:vAlign w:val="center"/>
            <w:hideMark/>
          </w:tcPr>
          <w:p w14:paraId="1FB52C21" w14:textId="37CF940A" w:rsidR="00922639" w:rsidRDefault="004F7F15" w:rsidP="00922639">
            <w:pPr>
              <w:jc w:val="center"/>
              <w:rPr>
                <w:color w:val="000000"/>
                <w:sz w:val="18"/>
                <w:szCs w:val="18"/>
              </w:rPr>
            </w:pPr>
            <w:r w:rsidRPr="00636C9B">
              <w:rPr>
                <w:color w:val="000000"/>
                <w:sz w:val="18"/>
                <w:szCs w:val="18"/>
              </w:rPr>
              <w:t>2</w:t>
            </w:r>
          </w:p>
          <w:p w14:paraId="3272CF26" w14:textId="4477CFCA"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w:t>
            </w:r>
            <w:r>
              <w:rPr>
                <w:color w:val="000000"/>
                <w:sz w:val="18"/>
                <w:szCs w:val="18"/>
              </w:rPr>
              <w:t>,</w:t>
            </w:r>
            <w:r w:rsidR="004F7F15" w:rsidRPr="00636C9B">
              <w:rPr>
                <w:color w:val="000000"/>
                <w:sz w:val="18"/>
                <w:szCs w:val="18"/>
              </w:rPr>
              <w:t>6)</w:t>
            </w:r>
          </w:p>
        </w:tc>
        <w:tc>
          <w:tcPr>
            <w:tcW w:w="1068" w:type="dxa"/>
            <w:tcMar>
              <w:top w:w="0" w:type="dxa"/>
              <w:left w:w="75" w:type="dxa"/>
              <w:bottom w:w="0" w:type="dxa"/>
              <w:right w:w="75" w:type="dxa"/>
            </w:tcMar>
            <w:vAlign w:val="center"/>
            <w:hideMark/>
          </w:tcPr>
          <w:p w14:paraId="02CB0B68" w14:textId="316F2797" w:rsidR="00922639" w:rsidRDefault="004F7F15" w:rsidP="00922639">
            <w:pPr>
              <w:jc w:val="center"/>
              <w:rPr>
                <w:color w:val="000000"/>
                <w:sz w:val="18"/>
                <w:szCs w:val="18"/>
              </w:rPr>
            </w:pPr>
            <w:r w:rsidRPr="00636C9B">
              <w:rPr>
                <w:color w:val="000000"/>
                <w:sz w:val="18"/>
                <w:szCs w:val="18"/>
              </w:rPr>
              <w:t>1</w:t>
            </w:r>
          </w:p>
          <w:p w14:paraId="7981A9CF" w14:textId="06C56BD0"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3)</w:t>
            </w:r>
          </w:p>
        </w:tc>
        <w:tc>
          <w:tcPr>
            <w:tcW w:w="1068" w:type="dxa"/>
            <w:tcMar>
              <w:top w:w="0" w:type="dxa"/>
              <w:left w:w="75" w:type="dxa"/>
              <w:bottom w:w="0" w:type="dxa"/>
              <w:right w:w="75" w:type="dxa"/>
            </w:tcMar>
            <w:vAlign w:val="center"/>
            <w:hideMark/>
          </w:tcPr>
          <w:p w14:paraId="648A4E1C" w14:textId="104E8B2C" w:rsidR="00922639" w:rsidRDefault="004F7F15" w:rsidP="00922639">
            <w:pPr>
              <w:jc w:val="center"/>
              <w:rPr>
                <w:color w:val="000000"/>
                <w:sz w:val="18"/>
                <w:szCs w:val="18"/>
              </w:rPr>
            </w:pPr>
            <w:r w:rsidRPr="00636C9B">
              <w:rPr>
                <w:color w:val="000000"/>
                <w:sz w:val="18"/>
                <w:szCs w:val="18"/>
              </w:rPr>
              <w:t>0</w:t>
            </w:r>
          </w:p>
          <w:p w14:paraId="7E5C7590" w14:textId="0F334025"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1)</w:t>
            </w:r>
          </w:p>
        </w:tc>
        <w:tc>
          <w:tcPr>
            <w:tcW w:w="1113" w:type="dxa"/>
            <w:tcMar>
              <w:top w:w="0" w:type="dxa"/>
              <w:left w:w="75" w:type="dxa"/>
              <w:bottom w:w="0" w:type="dxa"/>
              <w:right w:w="75" w:type="dxa"/>
            </w:tcMar>
            <w:vAlign w:val="center"/>
            <w:hideMark/>
          </w:tcPr>
          <w:p w14:paraId="27DF566D" w14:textId="303DDD1E" w:rsidR="00922639" w:rsidRDefault="004F7F15" w:rsidP="00922639">
            <w:pPr>
              <w:jc w:val="center"/>
              <w:rPr>
                <w:color w:val="000000"/>
                <w:sz w:val="18"/>
                <w:szCs w:val="18"/>
              </w:rPr>
            </w:pPr>
            <w:r w:rsidRPr="00636C9B">
              <w:rPr>
                <w:color w:val="000000"/>
                <w:sz w:val="18"/>
                <w:szCs w:val="18"/>
              </w:rPr>
              <w:t>135</w:t>
            </w:r>
          </w:p>
          <w:p w14:paraId="3C170FD2" w14:textId="7882B43D"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100</w:t>
            </w:r>
            <w:r>
              <w:rPr>
                <w:color w:val="000000"/>
                <w:sz w:val="18"/>
                <w:szCs w:val="18"/>
              </w:rPr>
              <w:t>,</w:t>
            </w:r>
            <w:r w:rsidR="004F7F15" w:rsidRPr="00636C9B">
              <w:rPr>
                <w:color w:val="000000"/>
                <w:sz w:val="18"/>
                <w:szCs w:val="18"/>
              </w:rPr>
              <w:t>170)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532793B3" w14:textId="5058A256" w:rsidR="00922639" w:rsidRDefault="004F7F15" w:rsidP="00922639">
            <w:pPr>
              <w:jc w:val="center"/>
              <w:rPr>
                <w:color w:val="000000"/>
                <w:sz w:val="18"/>
                <w:szCs w:val="18"/>
              </w:rPr>
            </w:pPr>
            <w:r w:rsidRPr="00636C9B">
              <w:rPr>
                <w:color w:val="000000"/>
                <w:sz w:val="18"/>
                <w:szCs w:val="18"/>
              </w:rPr>
              <w:t>3</w:t>
            </w:r>
          </w:p>
          <w:p w14:paraId="56E15BB2" w14:textId="2C5F2516"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6)</w:t>
            </w:r>
          </w:p>
        </w:tc>
        <w:tc>
          <w:tcPr>
            <w:tcW w:w="1113" w:type="dxa"/>
            <w:tcMar>
              <w:top w:w="0" w:type="dxa"/>
              <w:left w:w="75" w:type="dxa"/>
              <w:bottom w:w="0" w:type="dxa"/>
              <w:right w:w="75" w:type="dxa"/>
            </w:tcMar>
            <w:vAlign w:val="center"/>
            <w:hideMark/>
          </w:tcPr>
          <w:p w14:paraId="656CC899" w14:textId="7358A04B" w:rsidR="00922639" w:rsidRDefault="004F7F15" w:rsidP="00922639">
            <w:pPr>
              <w:jc w:val="center"/>
              <w:rPr>
                <w:color w:val="000000"/>
                <w:sz w:val="18"/>
                <w:szCs w:val="18"/>
              </w:rPr>
            </w:pPr>
            <w:r w:rsidRPr="00636C9B">
              <w:rPr>
                <w:color w:val="000000"/>
                <w:sz w:val="18"/>
                <w:szCs w:val="18"/>
              </w:rPr>
              <w:t>1</w:t>
            </w:r>
          </w:p>
          <w:p w14:paraId="1E87AAA3" w14:textId="03EC6DCF"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2)</w:t>
            </w:r>
          </w:p>
        </w:tc>
        <w:tc>
          <w:tcPr>
            <w:tcW w:w="1113" w:type="dxa"/>
            <w:tcMar>
              <w:top w:w="0" w:type="dxa"/>
              <w:left w:w="75" w:type="dxa"/>
              <w:bottom w:w="0" w:type="dxa"/>
              <w:right w:w="75" w:type="dxa"/>
            </w:tcMar>
            <w:vAlign w:val="center"/>
            <w:hideMark/>
          </w:tcPr>
          <w:p w14:paraId="06D5FDAA" w14:textId="2A0A6265" w:rsidR="00922639" w:rsidRDefault="004F7F15" w:rsidP="00922639">
            <w:pPr>
              <w:jc w:val="center"/>
              <w:rPr>
                <w:color w:val="000000"/>
                <w:sz w:val="18"/>
                <w:szCs w:val="18"/>
              </w:rPr>
            </w:pPr>
            <w:r w:rsidRPr="00636C9B">
              <w:rPr>
                <w:color w:val="000000"/>
                <w:sz w:val="18"/>
                <w:szCs w:val="18"/>
              </w:rPr>
              <w:t>9</w:t>
            </w:r>
          </w:p>
          <w:p w14:paraId="55A9E310" w14:textId="68F2285B"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w:t>
            </w:r>
            <w:r>
              <w:rPr>
                <w:color w:val="000000"/>
                <w:sz w:val="18"/>
                <w:szCs w:val="18"/>
              </w:rPr>
              <w:t>,</w:t>
            </w:r>
            <w:r w:rsidR="004F7F15" w:rsidRPr="00636C9B">
              <w:rPr>
                <w:color w:val="000000"/>
                <w:sz w:val="18"/>
                <w:szCs w:val="18"/>
              </w:rPr>
              <w:t>14)</w:t>
            </w:r>
          </w:p>
        </w:tc>
        <w:tc>
          <w:tcPr>
            <w:tcW w:w="1113" w:type="dxa"/>
            <w:tcMar>
              <w:top w:w="0" w:type="dxa"/>
              <w:left w:w="75" w:type="dxa"/>
              <w:bottom w:w="0" w:type="dxa"/>
              <w:right w:w="75" w:type="dxa"/>
            </w:tcMar>
            <w:vAlign w:val="center"/>
            <w:hideMark/>
          </w:tcPr>
          <w:p w14:paraId="14FF85DC" w14:textId="6B6D8DFC" w:rsidR="00922639" w:rsidRDefault="004F7F15" w:rsidP="00922639">
            <w:pPr>
              <w:jc w:val="center"/>
              <w:rPr>
                <w:color w:val="000000"/>
                <w:sz w:val="18"/>
                <w:szCs w:val="18"/>
              </w:rPr>
            </w:pPr>
            <w:r w:rsidRPr="00636C9B">
              <w:rPr>
                <w:color w:val="000000"/>
                <w:sz w:val="18"/>
                <w:szCs w:val="18"/>
              </w:rPr>
              <w:t>2</w:t>
            </w:r>
          </w:p>
          <w:p w14:paraId="7178D153" w14:textId="547AC69D"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-4</w:t>
            </w:r>
            <w:r>
              <w:rPr>
                <w:color w:val="000000"/>
                <w:sz w:val="18"/>
                <w:szCs w:val="18"/>
              </w:rPr>
              <w:t>,</w:t>
            </w:r>
            <w:r w:rsidR="004F7F15" w:rsidRPr="00636C9B">
              <w:rPr>
                <w:color w:val="000000"/>
                <w:sz w:val="18"/>
                <w:szCs w:val="18"/>
              </w:rPr>
              <w:t>8)</w:t>
            </w:r>
          </w:p>
        </w:tc>
        <w:tc>
          <w:tcPr>
            <w:tcW w:w="1113" w:type="dxa"/>
            <w:tcMar>
              <w:top w:w="0" w:type="dxa"/>
              <w:left w:w="75" w:type="dxa"/>
              <w:bottom w:w="0" w:type="dxa"/>
              <w:right w:w="75" w:type="dxa"/>
            </w:tcMar>
            <w:vAlign w:val="center"/>
            <w:hideMark/>
          </w:tcPr>
          <w:p w14:paraId="2066C94A" w14:textId="64ECFFD2" w:rsidR="00922639" w:rsidRDefault="004F7F15" w:rsidP="00922639">
            <w:pPr>
              <w:jc w:val="center"/>
              <w:rPr>
                <w:color w:val="000000"/>
                <w:sz w:val="18"/>
                <w:szCs w:val="18"/>
              </w:rPr>
            </w:pPr>
            <w:r w:rsidRPr="00636C9B">
              <w:rPr>
                <w:color w:val="000000"/>
                <w:sz w:val="18"/>
                <w:szCs w:val="18"/>
              </w:rPr>
              <w:t>7</w:t>
            </w:r>
          </w:p>
          <w:p w14:paraId="4303484D" w14:textId="6D4C1EC2"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w:t>
            </w:r>
            <w:r>
              <w:rPr>
                <w:color w:val="000000"/>
                <w:sz w:val="18"/>
                <w:szCs w:val="18"/>
              </w:rPr>
              <w:t>,</w:t>
            </w:r>
            <w:r w:rsidR="004F7F15" w:rsidRPr="00636C9B">
              <w:rPr>
                <w:color w:val="000000"/>
                <w:sz w:val="18"/>
                <w:szCs w:val="18"/>
              </w:rPr>
              <w:t>12)</w:t>
            </w:r>
          </w:p>
        </w:tc>
        <w:tc>
          <w:tcPr>
            <w:tcW w:w="1113" w:type="dxa"/>
            <w:tcMar>
              <w:top w:w="0" w:type="dxa"/>
              <w:left w:w="75" w:type="dxa"/>
              <w:bottom w:w="0" w:type="dxa"/>
              <w:right w:w="75" w:type="dxa"/>
            </w:tcMar>
            <w:vAlign w:val="center"/>
            <w:hideMark/>
          </w:tcPr>
          <w:p w14:paraId="5EA7BEB7" w14:textId="731EFE1E" w:rsidR="00922639" w:rsidRDefault="004F7F15" w:rsidP="00922639">
            <w:pPr>
              <w:jc w:val="center"/>
              <w:rPr>
                <w:color w:val="000000"/>
                <w:sz w:val="18"/>
                <w:szCs w:val="18"/>
              </w:rPr>
            </w:pPr>
            <w:r w:rsidRPr="00636C9B">
              <w:rPr>
                <w:color w:val="000000"/>
                <w:sz w:val="18"/>
                <w:szCs w:val="18"/>
              </w:rPr>
              <w:t>4</w:t>
            </w:r>
          </w:p>
          <w:p w14:paraId="6FF98238" w14:textId="1D9D5608"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9)</w:t>
            </w:r>
          </w:p>
        </w:tc>
        <w:tc>
          <w:tcPr>
            <w:tcW w:w="1113" w:type="dxa"/>
            <w:tcMar>
              <w:top w:w="0" w:type="dxa"/>
              <w:left w:w="75" w:type="dxa"/>
              <w:bottom w:w="0" w:type="dxa"/>
              <w:right w:w="75" w:type="dxa"/>
            </w:tcMar>
            <w:vAlign w:val="center"/>
            <w:hideMark/>
          </w:tcPr>
          <w:p w14:paraId="247CDF2E" w14:textId="0707B525" w:rsidR="00922639" w:rsidRDefault="004F7F15" w:rsidP="00922639">
            <w:pPr>
              <w:jc w:val="center"/>
              <w:rPr>
                <w:color w:val="000000"/>
                <w:sz w:val="18"/>
                <w:szCs w:val="18"/>
              </w:rPr>
            </w:pPr>
            <w:r w:rsidRPr="00636C9B">
              <w:rPr>
                <w:color w:val="000000"/>
                <w:sz w:val="18"/>
                <w:szCs w:val="18"/>
              </w:rPr>
              <w:t>2</w:t>
            </w:r>
          </w:p>
          <w:p w14:paraId="52058CCA" w14:textId="066F9164"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w:t>
            </w:r>
            <w:r>
              <w:rPr>
                <w:color w:val="000000"/>
                <w:sz w:val="18"/>
                <w:szCs w:val="18"/>
              </w:rPr>
              <w:t>,</w:t>
            </w:r>
            <w:r w:rsidR="004F7F15" w:rsidRPr="00636C9B">
              <w:rPr>
                <w:color w:val="000000"/>
                <w:sz w:val="18"/>
                <w:szCs w:val="18"/>
              </w:rPr>
              <w:t>6)</w:t>
            </w:r>
          </w:p>
        </w:tc>
        <w:tc>
          <w:tcPr>
            <w:tcW w:w="1113" w:type="dxa"/>
            <w:tcMar>
              <w:top w:w="0" w:type="dxa"/>
              <w:left w:w="75" w:type="dxa"/>
              <w:bottom w:w="0" w:type="dxa"/>
              <w:right w:w="75" w:type="dxa"/>
            </w:tcMar>
            <w:vAlign w:val="center"/>
            <w:hideMark/>
          </w:tcPr>
          <w:p w14:paraId="515DCC24" w14:textId="4DBD03D0" w:rsidR="00922639" w:rsidRDefault="004F7F15" w:rsidP="00922639">
            <w:pPr>
              <w:jc w:val="center"/>
              <w:rPr>
                <w:color w:val="000000"/>
                <w:sz w:val="18"/>
                <w:szCs w:val="18"/>
              </w:rPr>
            </w:pPr>
            <w:r w:rsidRPr="00636C9B">
              <w:rPr>
                <w:color w:val="000000"/>
                <w:sz w:val="18"/>
                <w:szCs w:val="18"/>
              </w:rPr>
              <w:t>1</w:t>
            </w:r>
          </w:p>
          <w:p w14:paraId="39F6F155" w14:textId="29560DF8"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3)</w:t>
            </w:r>
          </w:p>
        </w:tc>
        <w:tc>
          <w:tcPr>
            <w:tcW w:w="1068" w:type="dxa"/>
            <w:tcMar>
              <w:top w:w="0" w:type="dxa"/>
              <w:left w:w="75" w:type="dxa"/>
              <w:bottom w:w="0" w:type="dxa"/>
              <w:right w:w="75" w:type="dxa"/>
            </w:tcMar>
            <w:vAlign w:val="center"/>
            <w:hideMark/>
          </w:tcPr>
          <w:p w14:paraId="27D30228" w14:textId="67482551" w:rsidR="00922639" w:rsidRDefault="004F7F15" w:rsidP="00922639">
            <w:pPr>
              <w:jc w:val="center"/>
              <w:rPr>
                <w:color w:val="000000"/>
                <w:sz w:val="18"/>
                <w:szCs w:val="18"/>
              </w:rPr>
            </w:pPr>
            <w:r w:rsidRPr="00636C9B">
              <w:rPr>
                <w:color w:val="000000"/>
                <w:sz w:val="18"/>
                <w:szCs w:val="18"/>
              </w:rPr>
              <w:t>0</w:t>
            </w:r>
          </w:p>
          <w:p w14:paraId="51951C73" w14:textId="1508BBC1"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1)</w:t>
            </w:r>
          </w:p>
        </w:tc>
        <w:tc>
          <w:tcPr>
            <w:tcW w:w="1068" w:type="dxa"/>
            <w:tcMar>
              <w:top w:w="0" w:type="dxa"/>
              <w:left w:w="75" w:type="dxa"/>
              <w:bottom w:w="0" w:type="dxa"/>
              <w:right w:w="75" w:type="dxa"/>
            </w:tcMar>
            <w:vAlign w:val="center"/>
            <w:hideMark/>
          </w:tcPr>
          <w:p w14:paraId="61696E03" w14:textId="55CC7DB3" w:rsidR="00922639" w:rsidRDefault="004F7F15" w:rsidP="00922639">
            <w:pPr>
              <w:jc w:val="center"/>
              <w:rPr>
                <w:color w:val="000000"/>
                <w:sz w:val="18"/>
                <w:szCs w:val="18"/>
              </w:rPr>
            </w:pPr>
            <w:r w:rsidRPr="00636C9B">
              <w:rPr>
                <w:color w:val="000000"/>
                <w:sz w:val="18"/>
                <w:szCs w:val="18"/>
              </w:rPr>
              <w:t>1</w:t>
            </w:r>
          </w:p>
          <w:p w14:paraId="6071480F" w14:textId="1404A1C0"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2)</w:t>
            </w:r>
          </w:p>
        </w:tc>
        <w:tc>
          <w:tcPr>
            <w:tcW w:w="1113" w:type="dxa"/>
            <w:tcMar>
              <w:top w:w="0" w:type="dxa"/>
              <w:left w:w="75" w:type="dxa"/>
              <w:bottom w:w="0" w:type="dxa"/>
              <w:right w:w="75" w:type="dxa"/>
            </w:tcMar>
            <w:vAlign w:val="center"/>
            <w:hideMark/>
          </w:tcPr>
          <w:p w14:paraId="5BB5EA81" w14:textId="20FF1DBC" w:rsidR="00922639" w:rsidRDefault="004F7F15" w:rsidP="00922639">
            <w:pPr>
              <w:jc w:val="center"/>
              <w:rPr>
                <w:color w:val="000000"/>
                <w:sz w:val="18"/>
                <w:szCs w:val="18"/>
              </w:rPr>
            </w:pPr>
            <w:r w:rsidRPr="00636C9B">
              <w:rPr>
                <w:color w:val="000000"/>
                <w:sz w:val="18"/>
                <w:szCs w:val="18"/>
              </w:rPr>
              <w:t>30</w:t>
            </w:r>
          </w:p>
          <w:p w14:paraId="74E650F2" w14:textId="6BE511F2"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18</w:t>
            </w:r>
            <w:r>
              <w:rPr>
                <w:color w:val="000000"/>
                <w:sz w:val="18"/>
                <w:szCs w:val="18"/>
              </w:rPr>
              <w:t>,</w:t>
            </w:r>
            <w:r w:rsidR="004F7F15" w:rsidRPr="00636C9B">
              <w:rPr>
                <w:color w:val="000000"/>
                <w:sz w:val="18"/>
                <w:szCs w:val="18"/>
              </w:rPr>
              <w:t>42)</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rPr>
                <w:sz w:val="18"/>
                <w:szCs w:val="18"/>
              </w:rPr>
            </w:pPr>
            <w:r w:rsidRPr="00636C9B">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CCEDEFF" w14:textId="762489BD" w:rsidR="00922639" w:rsidRDefault="004F7F15" w:rsidP="00922639">
            <w:pPr>
              <w:jc w:val="center"/>
              <w:rPr>
                <w:color w:val="000000"/>
                <w:sz w:val="18"/>
                <w:szCs w:val="18"/>
              </w:rPr>
            </w:pPr>
            <w:r w:rsidRPr="00636C9B">
              <w:rPr>
                <w:color w:val="000000"/>
                <w:sz w:val="18"/>
                <w:szCs w:val="18"/>
              </w:rPr>
              <w:t>0</w:t>
            </w:r>
          </w:p>
          <w:p w14:paraId="4A6AA01F" w14:textId="6145D021"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0)</w:t>
            </w:r>
          </w:p>
        </w:tc>
        <w:tc>
          <w:tcPr>
            <w:tcW w:w="1113" w:type="dxa"/>
            <w:tcMar>
              <w:top w:w="0" w:type="dxa"/>
              <w:left w:w="75" w:type="dxa"/>
              <w:bottom w:w="0" w:type="dxa"/>
              <w:right w:w="75" w:type="dxa"/>
            </w:tcMar>
            <w:vAlign w:val="center"/>
            <w:hideMark/>
          </w:tcPr>
          <w:p w14:paraId="744F6384" w14:textId="72C50CB2" w:rsidR="00922639" w:rsidRDefault="004F7F15" w:rsidP="00922639">
            <w:pPr>
              <w:jc w:val="center"/>
              <w:rPr>
                <w:color w:val="000000"/>
                <w:sz w:val="18"/>
                <w:szCs w:val="18"/>
              </w:rPr>
            </w:pPr>
            <w:r w:rsidRPr="00636C9B">
              <w:rPr>
                <w:color w:val="000000"/>
                <w:sz w:val="18"/>
                <w:szCs w:val="18"/>
              </w:rPr>
              <w:t>1</w:t>
            </w:r>
          </w:p>
          <w:p w14:paraId="778DAE3C" w14:textId="4C007A3E"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w:t>
            </w:r>
            <w:r>
              <w:rPr>
                <w:color w:val="000000"/>
                <w:sz w:val="18"/>
                <w:szCs w:val="18"/>
              </w:rPr>
              <w:t>,</w:t>
            </w:r>
            <w:r w:rsidR="004F7F15" w:rsidRPr="00636C9B">
              <w:rPr>
                <w:color w:val="000000"/>
                <w:sz w:val="18"/>
                <w:szCs w:val="18"/>
              </w:rPr>
              <w:t>5)</w:t>
            </w:r>
          </w:p>
        </w:tc>
        <w:tc>
          <w:tcPr>
            <w:tcW w:w="1113" w:type="dxa"/>
            <w:tcMar>
              <w:top w:w="0" w:type="dxa"/>
              <w:left w:w="75" w:type="dxa"/>
              <w:bottom w:w="0" w:type="dxa"/>
              <w:right w:w="75" w:type="dxa"/>
            </w:tcMar>
            <w:vAlign w:val="center"/>
            <w:hideMark/>
          </w:tcPr>
          <w:p w14:paraId="2AE33067" w14:textId="0C84FE61" w:rsidR="00922639" w:rsidRDefault="004F7F15" w:rsidP="00922639">
            <w:pPr>
              <w:jc w:val="center"/>
              <w:rPr>
                <w:color w:val="000000"/>
                <w:sz w:val="18"/>
                <w:szCs w:val="18"/>
              </w:rPr>
            </w:pPr>
            <w:r w:rsidRPr="00636C9B">
              <w:rPr>
                <w:color w:val="000000"/>
                <w:sz w:val="18"/>
                <w:szCs w:val="18"/>
              </w:rPr>
              <w:t>20</w:t>
            </w:r>
          </w:p>
          <w:p w14:paraId="11621FFF" w14:textId="3395129B"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w:t>
            </w:r>
            <w:r>
              <w:rPr>
                <w:color w:val="000000"/>
                <w:sz w:val="18"/>
                <w:szCs w:val="18"/>
              </w:rPr>
              <w:t>,</w:t>
            </w:r>
            <w:r w:rsidR="004F7F15" w:rsidRPr="00636C9B">
              <w:rPr>
                <w:color w:val="000000"/>
                <w:sz w:val="18"/>
                <w:szCs w:val="18"/>
              </w:rPr>
              <w:t>38)</w:t>
            </w:r>
          </w:p>
        </w:tc>
        <w:tc>
          <w:tcPr>
            <w:tcW w:w="1113" w:type="dxa"/>
            <w:tcMar>
              <w:top w:w="0" w:type="dxa"/>
              <w:left w:w="75" w:type="dxa"/>
              <w:bottom w:w="0" w:type="dxa"/>
              <w:right w:w="75" w:type="dxa"/>
            </w:tcMar>
            <w:vAlign w:val="center"/>
            <w:hideMark/>
          </w:tcPr>
          <w:p w14:paraId="7F8798E4" w14:textId="651F9080" w:rsidR="00922639" w:rsidRDefault="004F7F15" w:rsidP="00922639">
            <w:pPr>
              <w:jc w:val="center"/>
              <w:rPr>
                <w:color w:val="000000"/>
                <w:sz w:val="18"/>
                <w:szCs w:val="18"/>
              </w:rPr>
            </w:pPr>
            <w:r w:rsidRPr="00636C9B">
              <w:rPr>
                <w:color w:val="000000"/>
                <w:sz w:val="18"/>
                <w:szCs w:val="18"/>
              </w:rPr>
              <w:t>41</w:t>
            </w:r>
          </w:p>
          <w:p w14:paraId="7C723833" w14:textId="59325C1A"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20</w:t>
            </w:r>
            <w:r>
              <w:rPr>
                <w:color w:val="000000"/>
                <w:sz w:val="18"/>
                <w:szCs w:val="18"/>
              </w:rPr>
              <w:t>,</w:t>
            </w:r>
            <w:r w:rsidR="004F7F15" w:rsidRPr="00636C9B">
              <w:rPr>
                <w:color w:val="000000"/>
                <w:sz w:val="18"/>
                <w:szCs w:val="18"/>
              </w:rPr>
              <w:t>62)</w:t>
            </w:r>
          </w:p>
        </w:tc>
        <w:tc>
          <w:tcPr>
            <w:tcW w:w="1113" w:type="dxa"/>
            <w:tcMar>
              <w:top w:w="0" w:type="dxa"/>
              <w:left w:w="75" w:type="dxa"/>
              <w:bottom w:w="0" w:type="dxa"/>
              <w:right w:w="75" w:type="dxa"/>
            </w:tcMar>
            <w:vAlign w:val="center"/>
            <w:hideMark/>
          </w:tcPr>
          <w:p w14:paraId="3CA812F3" w14:textId="06F7605C" w:rsidR="00922639" w:rsidRDefault="004F7F15" w:rsidP="00922639">
            <w:pPr>
              <w:jc w:val="center"/>
              <w:rPr>
                <w:color w:val="000000"/>
                <w:sz w:val="18"/>
                <w:szCs w:val="18"/>
              </w:rPr>
            </w:pPr>
            <w:r w:rsidRPr="00636C9B">
              <w:rPr>
                <w:color w:val="000000"/>
                <w:sz w:val="18"/>
                <w:szCs w:val="18"/>
              </w:rPr>
              <w:t>47</w:t>
            </w:r>
          </w:p>
          <w:p w14:paraId="44E2F011" w14:textId="46E6623A"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28</w:t>
            </w:r>
            <w:r>
              <w:rPr>
                <w:color w:val="000000"/>
                <w:sz w:val="18"/>
                <w:szCs w:val="18"/>
              </w:rPr>
              <w:t>,</w:t>
            </w:r>
            <w:r w:rsidR="004F7F15" w:rsidRPr="00636C9B">
              <w:rPr>
                <w:color w:val="000000"/>
                <w:sz w:val="18"/>
                <w:szCs w:val="18"/>
              </w:rPr>
              <w:t>67)</w:t>
            </w:r>
          </w:p>
        </w:tc>
        <w:tc>
          <w:tcPr>
            <w:tcW w:w="1113" w:type="dxa"/>
            <w:tcMar>
              <w:top w:w="0" w:type="dxa"/>
              <w:left w:w="75" w:type="dxa"/>
              <w:bottom w:w="0" w:type="dxa"/>
              <w:right w:w="75" w:type="dxa"/>
            </w:tcMar>
            <w:vAlign w:val="center"/>
            <w:hideMark/>
          </w:tcPr>
          <w:p w14:paraId="6DFAB4A5" w14:textId="5B386570" w:rsidR="00922639" w:rsidRDefault="004F7F15" w:rsidP="00922639">
            <w:pPr>
              <w:jc w:val="center"/>
              <w:rPr>
                <w:color w:val="000000"/>
                <w:sz w:val="18"/>
                <w:szCs w:val="18"/>
              </w:rPr>
            </w:pPr>
            <w:r w:rsidRPr="00636C9B">
              <w:rPr>
                <w:color w:val="000000"/>
                <w:sz w:val="18"/>
                <w:szCs w:val="18"/>
              </w:rPr>
              <w:t>36</w:t>
            </w:r>
          </w:p>
          <w:p w14:paraId="5120999C" w14:textId="02E15A26"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12</w:t>
            </w:r>
            <w:r>
              <w:rPr>
                <w:color w:val="000000"/>
                <w:sz w:val="18"/>
                <w:szCs w:val="18"/>
              </w:rPr>
              <w:t>,</w:t>
            </w:r>
            <w:r w:rsidR="004F7F15" w:rsidRPr="00636C9B">
              <w:rPr>
                <w:color w:val="000000"/>
                <w:sz w:val="18"/>
                <w:szCs w:val="18"/>
              </w:rPr>
              <w:t>60)</w:t>
            </w:r>
          </w:p>
        </w:tc>
        <w:tc>
          <w:tcPr>
            <w:tcW w:w="1113" w:type="dxa"/>
            <w:tcMar>
              <w:top w:w="0" w:type="dxa"/>
              <w:left w:w="75" w:type="dxa"/>
              <w:bottom w:w="0" w:type="dxa"/>
              <w:right w:w="75" w:type="dxa"/>
            </w:tcMar>
            <w:vAlign w:val="center"/>
            <w:hideMark/>
          </w:tcPr>
          <w:p w14:paraId="54E892BA" w14:textId="1D98667C" w:rsidR="00922639" w:rsidRDefault="004F7F15" w:rsidP="00922639">
            <w:pPr>
              <w:jc w:val="center"/>
              <w:rPr>
                <w:color w:val="000000"/>
                <w:sz w:val="18"/>
                <w:szCs w:val="18"/>
              </w:rPr>
            </w:pPr>
            <w:r w:rsidRPr="00636C9B">
              <w:rPr>
                <w:color w:val="000000"/>
                <w:sz w:val="18"/>
                <w:szCs w:val="18"/>
              </w:rPr>
              <w:t>58</w:t>
            </w:r>
          </w:p>
          <w:p w14:paraId="6AB1E2EA" w14:textId="75062CBD"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34</w:t>
            </w:r>
            <w:r>
              <w:rPr>
                <w:color w:val="000000"/>
                <w:sz w:val="18"/>
                <w:szCs w:val="18"/>
              </w:rPr>
              <w:t>,</w:t>
            </w:r>
            <w:r w:rsidR="004F7F15" w:rsidRPr="00636C9B">
              <w:rPr>
                <w:color w:val="000000"/>
                <w:sz w:val="18"/>
                <w:szCs w:val="18"/>
              </w:rPr>
              <w:t>84)</w:t>
            </w:r>
          </w:p>
        </w:tc>
        <w:tc>
          <w:tcPr>
            <w:tcW w:w="1113" w:type="dxa"/>
            <w:tcMar>
              <w:top w:w="0" w:type="dxa"/>
              <w:left w:w="75" w:type="dxa"/>
              <w:bottom w:w="0" w:type="dxa"/>
              <w:right w:w="75" w:type="dxa"/>
            </w:tcMar>
            <w:vAlign w:val="center"/>
            <w:hideMark/>
          </w:tcPr>
          <w:p w14:paraId="36FC03F9" w14:textId="7AA072FE" w:rsidR="00922639" w:rsidRDefault="004F7F15" w:rsidP="00922639">
            <w:pPr>
              <w:jc w:val="center"/>
              <w:rPr>
                <w:color w:val="000000"/>
                <w:sz w:val="18"/>
                <w:szCs w:val="18"/>
              </w:rPr>
            </w:pPr>
            <w:r w:rsidRPr="00636C9B">
              <w:rPr>
                <w:color w:val="000000"/>
                <w:sz w:val="18"/>
                <w:szCs w:val="18"/>
              </w:rPr>
              <w:t>26</w:t>
            </w:r>
          </w:p>
          <w:p w14:paraId="455B24C4" w14:textId="4BEE66D5"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9</w:t>
            </w:r>
            <w:r>
              <w:rPr>
                <w:color w:val="000000"/>
                <w:sz w:val="18"/>
                <w:szCs w:val="18"/>
              </w:rPr>
              <w:t>,</w:t>
            </w:r>
            <w:r w:rsidR="004F7F15" w:rsidRPr="00636C9B">
              <w:rPr>
                <w:color w:val="000000"/>
                <w:sz w:val="18"/>
                <w:szCs w:val="18"/>
              </w:rPr>
              <w:t>43)</w:t>
            </w:r>
          </w:p>
        </w:tc>
        <w:tc>
          <w:tcPr>
            <w:tcW w:w="1068" w:type="dxa"/>
            <w:tcMar>
              <w:top w:w="0" w:type="dxa"/>
              <w:left w:w="75" w:type="dxa"/>
              <w:bottom w:w="0" w:type="dxa"/>
              <w:right w:w="75" w:type="dxa"/>
            </w:tcMar>
            <w:vAlign w:val="center"/>
            <w:hideMark/>
          </w:tcPr>
          <w:p w14:paraId="018767DA" w14:textId="78687334" w:rsidR="00922639" w:rsidRDefault="004F7F15" w:rsidP="00922639">
            <w:pPr>
              <w:jc w:val="center"/>
              <w:rPr>
                <w:color w:val="000000"/>
                <w:sz w:val="18"/>
                <w:szCs w:val="18"/>
              </w:rPr>
            </w:pPr>
            <w:r w:rsidRPr="00636C9B">
              <w:rPr>
                <w:color w:val="000000"/>
                <w:sz w:val="18"/>
                <w:szCs w:val="18"/>
              </w:rPr>
              <w:t>14</w:t>
            </w:r>
          </w:p>
          <w:p w14:paraId="549E5369" w14:textId="5B3AC42F"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w:t>
            </w:r>
            <w:r>
              <w:rPr>
                <w:color w:val="000000"/>
                <w:sz w:val="18"/>
                <w:szCs w:val="18"/>
              </w:rPr>
              <w:t>,</w:t>
            </w:r>
            <w:r w:rsidR="004F7F15" w:rsidRPr="00636C9B">
              <w:rPr>
                <w:color w:val="000000"/>
                <w:sz w:val="18"/>
                <w:szCs w:val="18"/>
              </w:rPr>
              <w:t>26)</w:t>
            </w:r>
          </w:p>
        </w:tc>
        <w:tc>
          <w:tcPr>
            <w:tcW w:w="1068" w:type="dxa"/>
            <w:tcMar>
              <w:top w:w="0" w:type="dxa"/>
              <w:left w:w="75" w:type="dxa"/>
              <w:bottom w:w="0" w:type="dxa"/>
              <w:right w:w="75" w:type="dxa"/>
            </w:tcMar>
            <w:vAlign w:val="center"/>
            <w:hideMark/>
          </w:tcPr>
          <w:p w14:paraId="4EF73A57" w14:textId="5A1898AF" w:rsidR="00922639" w:rsidRDefault="004F7F15" w:rsidP="00922639">
            <w:pPr>
              <w:jc w:val="center"/>
              <w:rPr>
                <w:color w:val="000000"/>
                <w:sz w:val="18"/>
                <w:szCs w:val="18"/>
              </w:rPr>
            </w:pPr>
            <w:r w:rsidRPr="00636C9B">
              <w:rPr>
                <w:color w:val="000000"/>
                <w:sz w:val="18"/>
                <w:szCs w:val="18"/>
              </w:rPr>
              <w:t>9</w:t>
            </w:r>
          </w:p>
          <w:p w14:paraId="58F2C5AD" w14:textId="273042A0"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18)</w:t>
            </w:r>
          </w:p>
        </w:tc>
        <w:tc>
          <w:tcPr>
            <w:tcW w:w="1113" w:type="dxa"/>
            <w:tcMar>
              <w:top w:w="0" w:type="dxa"/>
              <w:left w:w="75" w:type="dxa"/>
              <w:bottom w:w="0" w:type="dxa"/>
              <w:right w:w="75" w:type="dxa"/>
            </w:tcMar>
            <w:vAlign w:val="center"/>
            <w:hideMark/>
          </w:tcPr>
          <w:p w14:paraId="791793DF" w14:textId="7CA66915" w:rsidR="00922639" w:rsidRDefault="004F7F15" w:rsidP="00922639">
            <w:pPr>
              <w:jc w:val="center"/>
              <w:rPr>
                <w:color w:val="000000"/>
                <w:sz w:val="18"/>
                <w:szCs w:val="18"/>
              </w:rPr>
            </w:pPr>
            <w:r w:rsidRPr="00636C9B">
              <w:rPr>
                <w:color w:val="000000"/>
                <w:sz w:val="18"/>
                <w:szCs w:val="18"/>
              </w:rPr>
              <w:t>253</w:t>
            </w:r>
          </w:p>
          <w:p w14:paraId="74965237" w14:textId="2AEE562C"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200</w:t>
            </w:r>
            <w:r>
              <w:rPr>
                <w:color w:val="000000"/>
                <w:sz w:val="18"/>
                <w:szCs w:val="18"/>
              </w:rPr>
              <w:t>,</w:t>
            </w:r>
            <w:r w:rsidR="004F7F15" w:rsidRPr="00636C9B">
              <w:rPr>
                <w:color w:val="000000"/>
                <w:sz w:val="18"/>
                <w:szCs w:val="18"/>
              </w:rPr>
              <w:t>306)</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74A617F3" w14:textId="171A3FF8" w:rsidR="00922639" w:rsidRDefault="004F7F15" w:rsidP="00922639">
            <w:pPr>
              <w:jc w:val="center"/>
              <w:rPr>
                <w:color w:val="000000"/>
                <w:sz w:val="18"/>
                <w:szCs w:val="18"/>
              </w:rPr>
            </w:pPr>
            <w:r w:rsidRPr="00636C9B">
              <w:rPr>
                <w:color w:val="000000"/>
                <w:sz w:val="18"/>
                <w:szCs w:val="18"/>
              </w:rPr>
              <w:t>0</w:t>
            </w:r>
          </w:p>
          <w:p w14:paraId="24C2B557" w14:textId="128DCDE3"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0)</w:t>
            </w:r>
          </w:p>
        </w:tc>
        <w:tc>
          <w:tcPr>
            <w:tcW w:w="1113" w:type="dxa"/>
            <w:tcMar>
              <w:top w:w="0" w:type="dxa"/>
              <w:left w:w="75" w:type="dxa"/>
              <w:bottom w:w="0" w:type="dxa"/>
              <w:right w:w="75" w:type="dxa"/>
            </w:tcMar>
            <w:vAlign w:val="center"/>
            <w:hideMark/>
          </w:tcPr>
          <w:p w14:paraId="302AD2B7" w14:textId="6514D1F3" w:rsidR="00922639" w:rsidRDefault="004F7F15" w:rsidP="00922639">
            <w:pPr>
              <w:jc w:val="center"/>
              <w:rPr>
                <w:color w:val="000000"/>
                <w:sz w:val="18"/>
                <w:szCs w:val="18"/>
              </w:rPr>
            </w:pPr>
            <w:r w:rsidRPr="00636C9B">
              <w:rPr>
                <w:color w:val="000000"/>
                <w:sz w:val="18"/>
                <w:szCs w:val="18"/>
              </w:rPr>
              <w:t>3</w:t>
            </w:r>
          </w:p>
          <w:p w14:paraId="5CB39EF9" w14:textId="223885BD"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5)</w:t>
            </w:r>
          </w:p>
        </w:tc>
        <w:tc>
          <w:tcPr>
            <w:tcW w:w="1113" w:type="dxa"/>
            <w:tcMar>
              <w:top w:w="0" w:type="dxa"/>
              <w:left w:w="75" w:type="dxa"/>
              <w:bottom w:w="0" w:type="dxa"/>
              <w:right w:w="75" w:type="dxa"/>
            </w:tcMar>
            <w:vAlign w:val="center"/>
            <w:hideMark/>
          </w:tcPr>
          <w:p w14:paraId="06D39165" w14:textId="6AC754B4" w:rsidR="00922639" w:rsidRDefault="004F7F15" w:rsidP="00922639">
            <w:pPr>
              <w:jc w:val="center"/>
              <w:rPr>
                <w:color w:val="000000"/>
                <w:sz w:val="18"/>
                <w:szCs w:val="18"/>
              </w:rPr>
            </w:pPr>
            <w:r w:rsidRPr="00636C9B">
              <w:rPr>
                <w:color w:val="000000"/>
                <w:sz w:val="18"/>
                <w:szCs w:val="18"/>
              </w:rPr>
              <w:t>7</w:t>
            </w:r>
          </w:p>
          <w:p w14:paraId="71E6A486" w14:textId="0D924547"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16)</w:t>
            </w:r>
          </w:p>
        </w:tc>
        <w:tc>
          <w:tcPr>
            <w:tcW w:w="1113" w:type="dxa"/>
            <w:tcMar>
              <w:top w:w="0" w:type="dxa"/>
              <w:left w:w="75" w:type="dxa"/>
              <w:bottom w:w="0" w:type="dxa"/>
              <w:right w:w="75" w:type="dxa"/>
            </w:tcMar>
            <w:vAlign w:val="center"/>
            <w:hideMark/>
          </w:tcPr>
          <w:p w14:paraId="39080D54" w14:textId="7C098023" w:rsidR="00922639" w:rsidRDefault="004F7F15" w:rsidP="00922639">
            <w:pPr>
              <w:jc w:val="center"/>
              <w:rPr>
                <w:color w:val="000000"/>
                <w:sz w:val="18"/>
                <w:szCs w:val="18"/>
              </w:rPr>
            </w:pPr>
            <w:r w:rsidRPr="00636C9B">
              <w:rPr>
                <w:color w:val="000000"/>
                <w:sz w:val="18"/>
                <w:szCs w:val="18"/>
              </w:rPr>
              <w:t>12</w:t>
            </w:r>
          </w:p>
          <w:p w14:paraId="3842A25D" w14:textId="67262094"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2</w:t>
            </w:r>
            <w:r>
              <w:rPr>
                <w:color w:val="000000"/>
                <w:sz w:val="18"/>
                <w:szCs w:val="18"/>
              </w:rPr>
              <w:t>,</w:t>
            </w:r>
            <w:r w:rsidR="004F7F15" w:rsidRPr="00636C9B">
              <w:rPr>
                <w:color w:val="000000"/>
                <w:sz w:val="18"/>
                <w:szCs w:val="18"/>
              </w:rPr>
              <w:t>22)</w:t>
            </w:r>
          </w:p>
        </w:tc>
        <w:tc>
          <w:tcPr>
            <w:tcW w:w="1113" w:type="dxa"/>
            <w:tcMar>
              <w:top w:w="0" w:type="dxa"/>
              <w:left w:w="75" w:type="dxa"/>
              <w:bottom w:w="0" w:type="dxa"/>
              <w:right w:w="75" w:type="dxa"/>
            </w:tcMar>
            <w:vAlign w:val="center"/>
            <w:hideMark/>
          </w:tcPr>
          <w:p w14:paraId="43EBD624" w14:textId="1385BD92" w:rsidR="00922639" w:rsidRDefault="004F7F15" w:rsidP="00922639">
            <w:pPr>
              <w:jc w:val="center"/>
              <w:rPr>
                <w:color w:val="000000"/>
                <w:sz w:val="18"/>
                <w:szCs w:val="18"/>
              </w:rPr>
            </w:pPr>
            <w:r w:rsidRPr="00636C9B">
              <w:rPr>
                <w:color w:val="000000"/>
                <w:sz w:val="18"/>
                <w:szCs w:val="18"/>
              </w:rPr>
              <w:t>11</w:t>
            </w:r>
          </w:p>
          <w:p w14:paraId="6F5BA306" w14:textId="2EF4DA45"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0</w:t>
            </w:r>
            <w:r>
              <w:rPr>
                <w:color w:val="000000"/>
                <w:sz w:val="18"/>
                <w:szCs w:val="18"/>
              </w:rPr>
              <w:t>,</w:t>
            </w:r>
            <w:r w:rsidR="004F7F15" w:rsidRPr="00636C9B">
              <w:rPr>
                <w:color w:val="000000"/>
                <w:sz w:val="18"/>
                <w:szCs w:val="18"/>
              </w:rPr>
              <w:t>21)</w:t>
            </w:r>
          </w:p>
        </w:tc>
        <w:tc>
          <w:tcPr>
            <w:tcW w:w="1113" w:type="dxa"/>
            <w:tcMar>
              <w:top w:w="0" w:type="dxa"/>
              <w:left w:w="75" w:type="dxa"/>
              <w:bottom w:w="0" w:type="dxa"/>
              <w:right w:w="75" w:type="dxa"/>
            </w:tcMar>
            <w:vAlign w:val="center"/>
            <w:hideMark/>
          </w:tcPr>
          <w:p w14:paraId="2C61047A" w14:textId="0CC65173" w:rsidR="00922639" w:rsidRDefault="004F7F15" w:rsidP="00922639">
            <w:pPr>
              <w:jc w:val="center"/>
              <w:rPr>
                <w:color w:val="000000"/>
                <w:sz w:val="18"/>
                <w:szCs w:val="18"/>
              </w:rPr>
            </w:pPr>
            <w:r w:rsidRPr="00636C9B">
              <w:rPr>
                <w:color w:val="000000"/>
                <w:sz w:val="18"/>
                <w:szCs w:val="18"/>
              </w:rPr>
              <w:t>9</w:t>
            </w:r>
          </w:p>
          <w:p w14:paraId="298A03D5" w14:textId="1762227E"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-4</w:t>
            </w:r>
            <w:r>
              <w:rPr>
                <w:color w:val="000000"/>
                <w:sz w:val="18"/>
                <w:szCs w:val="18"/>
              </w:rPr>
              <w:t>,</w:t>
            </w:r>
            <w:r w:rsidR="004F7F15" w:rsidRPr="00636C9B">
              <w:rPr>
                <w:color w:val="000000"/>
                <w:sz w:val="18"/>
                <w:szCs w:val="18"/>
              </w:rPr>
              <w:t>22)</w:t>
            </w:r>
          </w:p>
        </w:tc>
        <w:tc>
          <w:tcPr>
            <w:tcW w:w="1113" w:type="dxa"/>
            <w:tcMar>
              <w:top w:w="0" w:type="dxa"/>
              <w:left w:w="75" w:type="dxa"/>
              <w:bottom w:w="0" w:type="dxa"/>
              <w:right w:w="75" w:type="dxa"/>
            </w:tcMar>
            <w:vAlign w:val="center"/>
            <w:hideMark/>
          </w:tcPr>
          <w:p w14:paraId="4287577D" w14:textId="2F2F603A" w:rsidR="00922639" w:rsidRDefault="004F7F15" w:rsidP="00922639">
            <w:pPr>
              <w:jc w:val="center"/>
              <w:rPr>
                <w:color w:val="000000"/>
                <w:sz w:val="18"/>
                <w:szCs w:val="18"/>
              </w:rPr>
            </w:pPr>
            <w:r w:rsidRPr="00636C9B">
              <w:rPr>
                <w:color w:val="000000"/>
                <w:sz w:val="18"/>
                <w:szCs w:val="18"/>
              </w:rPr>
              <w:t>11</w:t>
            </w:r>
          </w:p>
          <w:p w14:paraId="2EC1D686" w14:textId="51D7474D"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w:t>
            </w:r>
            <w:r>
              <w:rPr>
                <w:color w:val="000000"/>
                <w:sz w:val="18"/>
                <w:szCs w:val="18"/>
              </w:rPr>
              <w:t>,</w:t>
            </w:r>
            <w:r w:rsidR="004F7F15" w:rsidRPr="00636C9B">
              <w:rPr>
                <w:color w:val="000000"/>
                <w:sz w:val="18"/>
                <w:szCs w:val="18"/>
              </w:rPr>
              <w:t>25)</w:t>
            </w:r>
          </w:p>
        </w:tc>
        <w:tc>
          <w:tcPr>
            <w:tcW w:w="1113" w:type="dxa"/>
            <w:tcMar>
              <w:top w:w="0" w:type="dxa"/>
              <w:left w:w="75" w:type="dxa"/>
              <w:bottom w:w="0" w:type="dxa"/>
              <w:right w:w="75" w:type="dxa"/>
            </w:tcMar>
            <w:vAlign w:val="center"/>
            <w:hideMark/>
          </w:tcPr>
          <w:p w14:paraId="06AAAF2F" w14:textId="478B546E" w:rsidR="00922639" w:rsidRDefault="004F7F15" w:rsidP="00922639">
            <w:pPr>
              <w:jc w:val="center"/>
              <w:rPr>
                <w:color w:val="000000"/>
                <w:sz w:val="18"/>
                <w:szCs w:val="18"/>
              </w:rPr>
            </w:pPr>
            <w:r w:rsidRPr="00636C9B">
              <w:rPr>
                <w:color w:val="000000"/>
                <w:sz w:val="18"/>
                <w:szCs w:val="18"/>
              </w:rPr>
              <w:t>9</w:t>
            </w:r>
          </w:p>
          <w:p w14:paraId="5D4FABD8" w14:textId="2DBC26A5"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17)</w:t>
            </w:r>
          </w:p>
        </w:tc>
        <w:tc>
          <w:tcPr>
            <w:tcW w:w="1068" w:type="dxa"/>
            <w:tcMar>
              <w:top w:w="0" w:type="dxa"/>
              <w:left w:w="75" w:type="dxa"/>
              <w:bottom w:w="0" w:type="dxa"/>
              <w:right w:w="75" w:type="dxa"/>
            </w:tcMar>
            <w:vAlign w:val="center"/>
            <w:hideMark/>
          </w:tcPr>
          <w:p w14:paraId="4DBA20D6" w14:textId="4732E51D" w:rsidR="00922639" w:rsidRDefault="004F7F15" w:rsidP="00922639">
            <w:pPr>
              <w:jc w:val="center"/>
              <w:rPr>
                <w:color w:val="000000"/>
                <w:sz w:val="18"/>
                <w:szCs w:val="18"/>
              </w:rPr>
            </w:pPr>
            <w:r w:rsidRPr="00636C9B">
              <w:rPr>
                <w:color w:val="000000"/>
                <w:sz w:val="18"/>
                <w:szCs w:val="18"/>
              </w:rPr>
              <w:t>0</w:t>
            </w:r>
          </w:p>
          <w:p w14:paraId="54805D27" w14:textId="006FD77D"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-4</w:t>
            </w:r>
            <w:r>
              <w:rPr>
                <w:color w:val="000000"/>
                <w:sz w:val="18"/>
                <w:szCs w:val="18"/>
              </w:rPr>
              <w:t>,</w:t>
            </w:r>
            <w:r w:rsidR="004F7F15" w:rsidRPr="00636C9B">
              <w:rPr>
                <w:color w:val="000000"/>
                <w:sz w:val="18"/>
                <w:szCs w:val="18"/>
              </w:rPr>
              <w:t>4)</w:t>
            </w:r>
          </w:p>
        </w:tc>
        <w:tc>
          <w:tcPr>
            <w:tcW w:w="1068" w:type="dxa"/>
            <w:tcMar>
              <w:top w:w="0" w:type="dxa"/>
              <w:left w:w="75" w:type="dxa"/>
              <w:bottom w:w="0" w:type="dxa"/>
              <w:right w:w="75" w:type="dxa"/>
            </w:tcMar>
            <w:vAlign w:val="center"/>
            <w:hideMark/>
          </w:tcPr>
          <w:p w14:paraId="2AFDA127" w14:textId="068C6B9F" w:rsidR="00922639" w:rsidRDefault="004F7F15" w:rsidP="00922639">
            <w:pPr>
              <w:jc w:val="center"/>
              <w:rPr>
                <w:color w:val="000000"/>
                <w:sz w:val="18"/>
                <w:szCs w:val="18"/>
              </w:rPr>
            </w:pPr>
            <w:r w:rsidRPr="00636C9B">
              <w:rPr>
                <w:color w:val="000000"/>
                <w:sz w:val="18"/>
                <w:szCs w:val="18"/>
              </w:rPr>
              <w:t>1</w:t>
            </w:r>
          </w:p>
          <w:p w14:paraId="5B827948" w14:textId="71E601BB"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-1</w:t>
            </w:r>
            <w:r>
              <w:rPr>
                <w:color w:val="000000"/>
                <w:sz w:val="18"/>
                <w:szCs w:val="18"/>
              </w:rPr>
              <w:t>,</w:t>
            </w:r>
            <w:r w:rsidR="004F7F15" w:rsidRPr="00636C9B">
              <w:rPr>
                <w:color w:val="000000"/>
                <w:sz w:val="18"/>
                <w:szCs w:val="18"/>
              </w:rPr>
              <w:t>3)</w:t>
            </w:r>
          </w:p>
        </w:tc>
        <w:tc>
          <w:tcPr>
            <w:tcW w:w="1113" w:type="dxa"/>
            <w:tcMar>
              <w:top w:w="0" w:type="dxa"/>
              <w:left w:w="75" w:type="dxa"/>
              <w:bottom w:w="0" w:type="dxa"/>
              <w:right w:w="75" w:type="dxa"/>
            </w:tcMar>
            <w:vAlign w:val="center"/>
            <w:hideMark/>
          </w:tcPr>
          <w:p w14:paraId="40F414B1" w14:textId="54095D52" w:rsidR="00922639" w:rsidRDefault="004F7F15" w:rsidP="00922639">
            <w:pPr>
              <w:jc w:val="center"/>
              <w:rPr>
                <w:color w:val="000000"/>
                <w:sz w:val="18"/>
                <w:szCs w:val="18"/>
              </w:rPr>
            </w:pPr>
            <w:r w:rsidRPr="00636C9B">
              <w:rPr>
                <w:color w:val="000000"/>
                <w:sz w:val="18"/>
                <w:szCs w:val="18"/>
              </w:rPr>
              <w:t>62</w:t>
            </w:r>
          </w:p>
          <w:p w14:paraId="3773B060" w14:textId="60DFDD17" w:rsidR="004F7F15" w:rsidRPr="00636C9B" w:rsidRDefault="00922639" w:rsidP="00922639">
            <w:pPr>
              <w:jc w:val="center"/>
              <w:rPr>
                <w:sz w:val="18"/>
                <w:szCs w:val="18"/>
              </w:rPr>
            </w:pPr>
            <w:r>
              <w:rPr>
                <w:color w:val="000000"/>
                <w:sz w:val="18"/>
                <w:szCs w:val="18"/>
              </w:rPr>
              <w:t>(</w:t>
            </w:r>
            <w:r w:rsidR="004F7F15" w:rsidRPr="00636C9B">
              <w:rPr>
                <w:color w:val="000000"/>
                <w:sz w:val="18"/>
                <w:szCs w:val="18"/>
              </w:rPr>
              <w:t>35</w:t>
            </w:r>
            <w:r>
              <w:rPr>
                <w:color w:val="000000"/>
                <w:sz w:val="18"/>
                <w:szCs w:val="18"/>
              </w:rPr>
              <w:t>,</w:t>
            </w:r>
            <w:r w:rsidR="004F7F15" w:rsidRPr="00636C9B">
              <w:rPr>
                <w:color w:val="000000"/>
                <w:sz w:val="18"/>
                <w:szCs w:val="18"/>
              </w:rPr>
              <w:t>89)</w:t>
            </w:r>
          </w:p>
        </w:tc>
      </w:tr>
      <w:bookmarkEnd w:id="75"/>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6B3D507" w14:textId="7F8EEFD5" w:rsidR="00194696" w:rsidRPr="00636C9B" w:rsidRDefault="00DF2431" w:rsidP="00D76DF7">
      <w:pPr>
        <w:spacing w:line="480" w:lineRule="auto"/>
        <w:jc w:val="both"/>
        <w:rPr>
          <w:color w:val="000000" w:themeColor="text1"/>
        </w:rPr>
        <w:sectPr w:rsidR="00194696" w:rsidRPr="00636C9B" w:rsidSect="00C92E67">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845A19" w:rsidRPr="00636C9B">
        <w:rPr>
          <w:b/>
          <w:color w:val="000000" w:themeColor="text1"/>
        </w:rPr>
        <w:t>Table</w:t>
      </w:r>
      <w:r>
        <w:rPr>
          <w:b/>
          <w:color w:val="000000" w:themeColor="text1"/>
        </w:rPr>
        <w:t xml:space="preserve"> </w:t>
      </w:r>
      <w:r w:rsidR="003A2FA4">
        <w:rPr>
          <w:b/>
          <w:color w:val="000000" w:themeColor="text1"/>
        </w:rPr>
        <w:t>3</w:t>
      </w:r>
      <w:r w:rsidR="00845A19" w:rsidRPr="00636C9B">
        <w:rPr>
          <w:b/>
          <w:color w:val="000000" w:themeColor="text1"/>
        </w:rPr>
        <w:t xml:space="preserve">. </w:t>
      </w:r>
      <w:r w:rsidR="00E724F2">
        <w:rPr>
          <w:color w:val="000000" w:themeColor="text1"/>
        </w:rPr>
        <w:t>Excess risk for</w:t>
      </w:r>
      <w:r w:rsidR="00ED78FF" w:rsidRPr="00ED78FF">
        <w:rPr>
          <w:color w:val="000000" w:themeColor="text1"/>
        </w:rPr>
        <w:t xml:space="preserve"> injury deaths for the 2016 US population. The table shows values for if temperature anomaly </w:t>
      </w:r>
      <w:r w:rsidR="0090240D">
        <w:rPr>
          <w:color w:val="000000" w:themeColor="text1"/>
        </w:rPr>
        <w:t>were</w:t>
      </w:r>
      <w:r w:rsidR="00ED78FF" w:rsidRPr="00ED78FF">
        <w:rPr>
          <w:color w:val="000000" w:themeColor="text1"/>
        </w:rPr>
        <w:t xml:space="preserve"> +1°C compared with 1980-2009 long-term average temperatures.</w:t>
      </w:r>
      <w:r w:rsidR="00194696" w:rsidRPr="00636C9B">
        <w:rPr>
          <w:color w:val="000000" w:themeColor="text1"/>
        </w:rPr>
        <w:br w:type="page"/>
      </w: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2A2AE0">
        <w:trPr>
          <w:trHeight w:val="368"/>
        </w:trPr>
        <w:tc>
          <w:tcPr>
            <w:tcW w:w="1293" w:type="dxa"/>
            <w:shd w:val="clear" w:color="auto" w:fill="auto"/>
            <w:noWrap/>
            <w:vAlign w:val="bottom"/>
            <w:hideMark/>
          </w:tcPr>
          <w:p w14:paraId="7614BF9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lastRenderedPageBreak/>
              <w:t>Sex</w:t>
            </w:r>
          </w:p>
        </w:tc>
        <w:tc>
          <w:tcPr>
            <w:tcW w:w="1380" w:type="dxa"/>
            <w:shd w:val="clear" w:color="auto" w:fill="auto"/>
            <w:noWrap/>
            <w:vAlign w:val="bottom"/>
            <w:hideMark/>
          </w:tcPr>
          <w:p w14:paraId="150701D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Cause</w:t>
            </w:r>
          </w:p>
        </w:tc>
        <w:tc>
          <w:tcPr>
            <w:tcW w:w="1335" w:type="dxa"/>
            <w:shd w:val="clear" w:color="auto" w:fill="auto"/>
            <w:noWrap/>
            <w:vAlign w:val="bottom"/>
            <w:hideMark/>
          </w:tcPr>
          <w:p w14:paraId="48DD491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0-4</w:t>
            </w:r>
          </w:p>
        </w:tc>
        <w:tc>
          <w:tcPr>
            <w:tcW w:w="1335" w:type="dxa"/>
            <w:shd w:val="clear" w:color="auto" w:fill="auto"/>
            <w:noWrap/>
            <w:vAlign w:val="bottom"/>
            <w:hideMark/>
          </w:tcPr>
          <w:p w14:paraId="6C4946CD" w14:textId="4BC497A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5-14</w:t>
            </w:r>
          </w:p>
        </w:tc>
        <w:tc>
          <w:tcPr>
            <w:tcW w:w="1335" w:type="dxa"/>
            <w:shd w:val="clear" w:color="auto" w:fill="auto"/>
            <w:noWrap/>
            <w:vAlign w:val="bottom"/>
            <w:hideMark/>
          </w:tcPr>
          <w:p w14:paraId="522E0BB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15-24</w:t>
            </w:r>
          </w:p>
        </w:tc>
        <w:tc>
          <w:tcPr>
            <w:tcW w:w="1335" w:type="dxa"/>
            <w:shd w:val="clear" w:color="auto" w:fill="auto"/>
            <w:noWrap/>
            <w:vAlign w:val="bottom"/>
            <w:hideMark/>
          </w:tcPr>
          <w:p w14:paraId="4B83BB2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25-34</w:t>
            </w:r>
          </w:p>
        </w:tc>
        <w:tc>
          <w:tcPr>
            <w:tcW w:w="1335" w:type="dxa"/>
            <w:shd w:val="clear" w:color="auto" w:fill="auto"/>
            <w:noWrap/>
            <w:vAlign w:val="bottom"/>
            <w:hideMark/>
          </w:tcPr>
          <w:p w14:paraId="17AF9AF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35-44</w:t>
            </w:r>
          </w:p>
        </w:tc>
        <w:tc>
          <w:tcPr>
            <w:tcW w:w="1335" w:type="dxa"/>
            <w:shd w:val="clear" w:color="auto" w:fill="auto"/>
            <w:noWrap/>
            <w:vAlign w:val="bottom"/>
            <w:hideMark/>
          </w:tcPr>
          <w:p w14:paraId="46D7C5E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45-54</w:t>
            </w:r>
          </w:p>
        </w:tc>
        <w:tc>
          <w:tcPr>
            <w:tcW w:w="1335" w:type="dxa"/>
            <w:shd w:val="clear" w:color="auto" w:fill="auto"/>
            <w:noWrap/>
            <w:vAlign w:val="bottom"/>
            <w:hideMark/>
          </w:tcPr>
          <w:p w14:paraId="5ECEF04D"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55-64</w:t>
            </w:r>
          </w:p>
        </w:tc>
        <w:tc>
          <w:tcPr>
            <w:tcW w:w="1335" w:type="dxa"/>
            <w:shd w:val="clear" w:color="auto" w:fill="auto"/>
            <w:noWrap/>
            <w:vAlign w:val="bottom"/>
            <w:hideMark/>
          </w:tcPr>
          <w:p w14:paraId="43E5903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65-74</w:t>
            </w:r>
          </w:p>
        </w:tc>
        <w:tc>
          <w:tcPr>
            <w:tcW w:w="1335" w:type="dxa"/>
            <w:shd w:val="clear" w:color="auto" w:fill="auto"/>
            <w:noWrap/>
            <w:vAlign w:val="bottom"/>
            <w:hideMark/>
          </w:tcPr>
          <w:p w14:paraId="58DA6A7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85+</w:t>
            </w:r>
          </w:p>
        </w:tc>
      </w:tr>
      <w:tr w:rsidR="002A2AE0" w:rsidRPr="00182A4C" w14:paraId="6AF36A6C" w14:textId="77777777" w:rsidTr="002A2AE0">
        <w:trPr>
          <w:trHeight w:val="615"/>
        </w:trPr>
        <w:tc>
          <w:tcPr>
            <w:tcW w:w="1293" w:type="dxa"/>
            <w:shd w:val="clear" w:color="auto" w:fill="auto"/>
            <w:noWrap/>
            <w:vAlign w:val="bottom"/>
            <w:hideMark/>
          </w:tcPr>
          <w:p w14:paraId="7B4494ED" w14:textId="4442DE05"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111249CD" w14:textId="544C365D"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05A60123" w14:textId="2CEE45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1.98 </w:t>
            </w:r>
            <w:proofErr w:type="gramStart"/>
            <w:r w:rsidRPr="00182A4C">
              <w:rPr>
                <w:rFonts w:eastAsia="Times New Roman"/>
                <w:color w:val="000000"/>
                <w:sz w:val="18"/>
                <w:szCs w:val="18"/>
              </w:rPr>
              <w:t>( 1.09</w:t>
            </w:r>
            <w:proofErr w:type="gramEnd"/>
            <w:r w:rsidRPr="00182A4C">
              <w:rPr>
                <w:rFonts w:eastAsia="Times New Roman"/>
                <w:color w:val="000000"/>
                <w:sz w:val="18"/>
                <w:szCs w:val="18"/>
              </w:rPr>
              <w:t>, 2.91)</w:t>
            </w:r>
          </w:p>
        </w:tc>
        <w:tc>
          <w:tcPr>
            <w:tcW w:w="1335" w:type="dxa"/>
            <w:shd w:val="clear" w:color="auto" w:fill="auto"/>
            <w:noWrap/>
            <w:vAlign w:val="bottom"/>
            <w:hideMark/>
          </w:tcPr>
          <w:p w14:paraId="4C865004" w14:textId="4BE6E0B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( 0.15</w:t>
            </w:r>
            <w:proofErr w:type="gramEnd"/>
            <w:r w:rsidRPr="00182A4C">
              <w:rPr>
                <w:rFonts w:eastAsia="Times New Roman"/>
                <w:color w:val="000000"/>
                <w:sz w:val="18"/>
                <w:szCs w:val="18"/>
              </w:rPr>
              <w:t>, 1.51)</w:t>
            </w:r>
          </w:p>
        </w:tc>
        <w:tc>
          <w:tcPr>
            <w:tcW w:w="1335" w:type="dxa"/>
            <w:shd w:val="clear" w:color="auto" w:fill="auto"/>
            <w:noWrap/>
            <w:vAlign w:val="bottom"/>
            <w:hideMark/>
          </w:tcPr>
          <w:p w14:paraId="57B87B0D" w14:textId="73488D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1.41 </w:t>
            </w:r>
            <w:proofErr w:type="gramStart"/>
            <w:r w:rsidRPr="00182A4C">
              <w:rPr>
                <w:rFonts w:eastAsia="Times New Roman"/>
                <w:color w:val="000000"/>
                <w:sz w:val="18"/>
                <w:szCs w:val="18"/>
              </w:rPr>
              <w:t>( 1.08</w:t>
            </w:r>
            <w:proofErr w:type="gramEnd"/>
            <w:r w:rsidRPr="00182A4C">
              <w:rPr>
                <w:rFonts w:eastAsia="Times New Roman"/>
                <w:color w:val="000000"/>
                <w:sz w:val="18"/>
                <w:szCs w:val="18"/>
              </w:rPr>
              <w:t>, 1.73)</w:t>
            </w:r>
          </w:p>
        </w:tc>
        <w:tc>
          <w:tcPr>
            <w:tcW w:w="1335" w:type="dxa"/>
            <w:shd w:val="clear" w:color="auto" w:fill="auto"/>
            <w:noWrap/>
            <w:vAlign w:val="bottom"/>
            <w:hideMark/>
          </w:tcPr>
          <w:p w14:paraId="5B557424" w14:textId="4159DB2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1.25 </w:t>
            </w:r>
            <w:proofErr w:type="gramStart"/>
            <w:r w:rsidRPr="00182A4C">
              <w:rPr>
                <w:rFonts w:eastAsia="Times New Roman"/>
                <w:color w:val="000000"/>
                <w:sz w:val="18"/>
                <w:szCs w:val="18"/>
              </w:rPr>
              <w:t>( 0.90</w:t>
            </w:r>
            <w:proofErr w:type="gramEnd"/>
            <w:r w:rsidRPr="00182A4C">
              <w:rPr>
                <w:rFonts w:eastAsia="Times New Roman"/>
                <w:color w:val="000000"/>
                <w:sz w:val="18"/>
                <w:szCs w:val="18"/>
              </w:rPr>
              <w:t>, 1.60)</w:t>
            </w:r>
          </w:p>
        </w:tc>
        <w:tc>
          <w:tcPr>
            <w:tcW w:w="1335" w:type="dxa"/>
            <w:shd w:val="clear" w:color="auto" w:fill="auto"/>
            <w:noWrap/>
            <w:vAlign w:val="bottom"/>
            <w:hideMark/>
          </w:tcPr>
          <w:p w14:paraId="785581C9" w14:textId="2F38ACA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1.15 </w:t>
            </w:r>
            <w:proofErr w:type="gramStart"/>
            <w:r w:rsidRPr="00182A4C">
              <w:rPr>
                <w:rFonts w:eastAsia="Times New Roman"/>
                <w:color w:val="000000"/>
                <w:sz w:val="18"/>
                <w:szCs w:val="18"/>
              </w:rPr>
              <w:t>( 0.77</w:t>
            </w:r>
            <w:proofErr w:type="gramEnd"/>
            <w:r w:rsidRPr="00182A4C">
              <w:rPr>
                <w:rFonts w:eastAsia="Times New Roman"/>
                <w:color w:val="000000"/>
                <w:sz w:val="18"/>
                <w:szCs w:val="18"/>
              </w:rPr>
              <w:t>, 1.54)</w:t>
            </w:r>
          </w:p>
        </w:tc>
        <w:tc>
          <w:tcPr>
            <w:tcW w:w="1335" w:type="dxa"/>
            <w:shd w:val="clear" w:color="auto" w:fill="auto"/>
            <w:noWrap/>
            <w:vAlign w:val="bottom"/>
            <w:hideMark/>
          </w:tcPr>
          <w:p w14:paraId="0360EDC4" w14:textId="2C443B7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1.43 </w:t>
            </w:r>
            <w:proofErr w:type="gramStart"/>
            <w:r w:rsidRPr="00182A4C">
              <w:rPr>
                <w:rFonts w:eastAsia="Times New Roman"/>
                <w:color w:val="000000"/>
                <w:sz w:val="18"/>
                <w:szCs w:val="18"/>
              </w:rPr>
              <w:t>( 1.03</w:t>
            </w:r>
            <w:proofErr w:type="gramEnd"/>
            <w:r w:rsidRPr="00182A4C">
              <w:rPr>
                <w:rFonts w:eastAsia="Times New Roman"/>
                <w:color w:val="000000"/>
                <w:sz w:val="18"/>
                <w:szCs w:val="18"/>
              </w:rPr>
              <w:t>, 1.84)</w:t>
            </w:r>
          </w:p>
        </w:tc>
        <w:tc>
          <w:tcPr>
            <w:tcW w:w="1335" w:type="dxa"/>
            <w:shd w:val="clear" w:color="auto" w:fill="auto"/>
            <w:noWrap/>
            <w:vAlign w:val="bottom"/>
            <w:hideMark/>
          </w:tcPr>
          <w:p w14:paraId="388E217D" w14:textId="50AA11E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1.59 </w:t>
            </w:r>
            <w:proofErr w:type="gramStart"/>
            <w:r w:rsidRPr="00182A4C">
              <w:rPr>
                <w:rFonts w:eastAsia="Times New Roman"/>
                <w:color w:val="000000"/>
                <w:sz w:val="18"/>
                <w:szCs w:val="18"/>
              </w:rPr>
              <w:t>( 1.12</w:t>
            </w:r>
            <w:proofErr w:type="gramEnd"/>
            <w:r w:rsidRPr="00182A4C">
              <w:rPr>
                <w:rFonts w:eastAsia="Times New Roman"/>
                <w:color w:val="000000"/>
                <w:sz w:val="18"/>
                <w:szCs w:val="18"/>
              </w:rPr>
              <w:t>, 2.05)</w:t>
            </w:r>
          </w:p>
        </w:tc>
        <w:tc>
          <w:tcPr>
            <w:tcW w:w="1335" w:type="dxa"/>
            <w:shd w:val="clear" w:color="auto" w:fill="auto"/>
            <w:noWrap/>
            <w:vAlign w:val="bottom"/>
            <w:hideMark/>
          </w:tcPr>
          <w:p w14:paraId="3FA79579" w14:textId="277EBF2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1.33)</w:t>
            </w:r>
          </w:p>
        </w:tc>
        <w:tc>
          <w:tcPr>
            <w:tcW w:w="1335" w:type="dxa"/>
            <w:shd w:val="clear" w:color="auto" w:fill="auto"/>
            <w:noWrap/>
            <w:vAlign w:val="bottom"/>
            <w:hideMark/>
          </w:tcPr>
          <w:p w14:paraId="1B1E0D5D" w14:textId="447870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0.43 (-0.42, 1.26)</w:t>
            </w:r>
          </w:p>
        </w:tc>
      </w:tr>
      <w:tr w:rsidR="002A2AE0" w:rsidRPr="00182A4C" w14:paraId="60A58E4A" w14:textId="77777777" w:rsidTr="002A2AE0">
        <w:trPr>
          <w:trHeight w:val="320"/>
        </w:trPr>
        <w:tc>
          <w:tcPr>
            <w:tcW w:w="1293" w:type="dxa"/>
            <w:shd w:val="clear" w:color="auto" w:fill="auto"/>
            <w:noWrap/>
            <w:vAlign w:val="bottom"/>
            <w:hideMark/>
          </w:tcPr>
          <w:p w14:paraId="17468F92" w14:textId="5B89211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8FEA1E5" w14:textId="36C7CF9E"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2B95771B" w14:textId="2A74ACD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(-0.98, 2.24)</w:t>
            </w:r>
          </w:p>
        </w:tc>
        <w:tc>
          <w:tcPr>
            <w:tcW w:w="1335" w:type="dxa"/>
            <w:shd w:val="clear" w:color="auto" w:fill="auto"/>
            <w:noWrap/>
            <w:vAlign w:val="bottom"/>
            <w:hideMark/>
          </w:tcPr>
          <w:p w14:paraId="20070108" w14:textId="5916FEF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0.85 (-0.74, 2.48)</w:t>
            </w:r>
          </w:p>
        </w:tc>
        <w:tc>
          <w:tcPr>
            <w:tcW w:w="1335" w:type="dxa"/>
            <w:shd w:val="clear" w:color="auto" w:fill="auto"/>
            <w:noWrap/>
            <w:vAlign w:val="bottom"/>
            <w:hideMark/>
          </w:tcPr>
          <w:p w14:paraId="47BF488D" w14:textId="6240C55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1.42 </w:t>
            </w:r>
            <w:proofErr w:type="gramStart"/>
            <w:r w:rsidRPr="00182A4C">
              <w:rPr>
                <w:rFonts w:eastAsia="Times New Roman"/>
                <w:color w:val="000000"/>
                <w:sz w:val="18"/>
                <w:szCs w:val="18"/>
              </w:rPr>
              <w:t>( 0.30</w:t>
            </w:r>
            <w:proofErr w:type="gramEnd"/>
            <w:r w:rsidRPr="00182A4C">
              <w:rPr>
                <w:rFonts w:eastAsia="Times New Roman"/>
                <w:color w:val="000000"/>
                <w:sz w:val="18"/>
                <w:szCs w:val="18"/>
              </w:rPr>
              <w:t>, 2.57)</w:t>
            </w:r>
          </w:p>
        </w:tc>
        <w:tc>
          <w:tcPr>
            <w:tcW w:w="1335" w:type="dxa"/>
            <w:shd w:val="clear" w:color="auto" w:fill="auto"/>
            <w:noWrap/>
            <w:vAlign w:val="bottom"/>
            <w:hideMark/>
          </w:tcPr>
          <w:p w14:paraId="104F2F5A" w14:textId="69DF727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1.23 </w:t>
            </w:r>
            <w:proofErr w:type="gramStart"/>
            <w:r w:rsidRPr="00182A4C">
              <w:rPr>
                <w:rFonts w:eastAsia="Times New Roman"/>
                <w:color w:val="000000"/>
                <w:sz w:val="18"/>
                <w:szCs w:val="18"/>
              </w:rPr>
              <w:t>( 0.22</w:t>
            </w:r>
            <w:proofErr w:type="gramEnd"/>
            <w:r w:rsidRPr="00182A4C">
              <w:rPr>
                <w:rFonts w:eastAsia="Times New Roman"/>
                <w:color w:val="000000"/>
                <w:sz w:val="18"/>
                <w:szCs w:val="18"/>
              </w:rPr>
              <w:t>, 2.30)</w:t>
            </w:r>
          </w:p>
        </w:tc>
        <w:tc>
          <w:tcPr>
            <w:tcW w:w="1335" w:type="dxa"/>
            <w:shd w:val="clear" w:color="auto" w:fill="auto"/>
            <w:noWrap/>
            <w:vAlign w:val="bottom"/>
            <w:hideMark/>
          </w:tcPr>
          <w:p w14:paraId="48D85946" w14:textId="3C384E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(-0.34, 1.51)</w:t>
            </w:r>
          </w:p>
        </w:tc>
        <w:tc>
          <w:tcPr>
            <w:tcW w:w="1335" w:type="dxa"/>
            <w:shd w:val="clear" w:color="auto" w:fill="auto"/>
            <w:noWrap/>
            <w:vAlign w:val="bottom"/>
            <w:hideMark/>
          </w:tcPr>
          <w:p w14:paraId="2EE5BA82" w14:textId="5726633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0.40 (-0.38, 1.15)</w:t>
            </w:r>
          </w:p>
        </w:tc>
        <w:tc>
          <w:tcPr>
            <w:tcW w:w="1335" w:type="dxa"/>
            <w:shd w:val="clear" w:color="auto" w:fill="auto"/>
            <w:noWrap/>
            <w:vAlign w:val="bottom"/>
            <w:hideMark/>
          </w:tcPr>
          <w:p w14:paraId="3E30CC2B" w14:textId="76B96C8D" w:rsidR="002A2AE0" w:rsidRPr="00182A4C" w:rsidRDefault="002A2AE0" w:rsidP="00334A3C">
            <w:pPr>
              <w:rPr>
                <w:rFonts w:eastAsia="Times New Roman"/>
                <w:color w:val="000000"/>
                <w:sz w:val="18"/>
                <w:szCs w:val="18"/>
              </w:rPr>
            </w:pPr>
            <w:r w:rsidRPr="00182A4C">
              <w:rPr>
                <w:rFonts w:eastAsia="Times New Roman"/>
                <w:color w:val="000000"/>
                <w:sz w:val="18"/>
                <w:szCs w:val="18"/>
              </w:rPr>
              <w:t>-0.84 (-1.</w:t>
            </w:r>
            <w:proofErr w:type="gramStart"/>
            <w:r w:rsidRPr="00182A4C">
              <w:rPr>
                <w:rFonts w:eastAsia="Times New Roman"/>
                <w:color w:val="000000"/>
                <w:sz w:val="18"/>
                <w:szCs w:val="18"/>
              </w:rPr>
              <w:t>53,-</w:t>
            </w:r>
            <w:proofErr w:type="gramEnd"/>
            <w:r w:rsidRPr="00182A4C">
              <w:rPr>
                <w:rFonts w:eastAsia="Times New Roman"/>
                <w:color w:val="000000"/>
                <w:sz w:val="18"/>
                <w:szCs w:val="18"/>
              </w:rPr>
              <w:t>0.14)</w:t>
            </w:r>
          </w:p>
        </w:tc>
        <w:tc>
          <w:tcPr>
            <w:tcW w:w="1335" w:type="dxa"/>
            <w:shd w:val="clear" w:color="auto" w:fill="auto"/>
            <w:noWrap/>
            <w:vAlign w:val="bottom"/>
            <w:hideMark/>
          </w:tcPr>
          <w:p w14:paraId="71155746" w14:textId="42865E2D" w:rsidR="002A2AE0" w:rsidRPr="00182A4C" w:rsidRDefault="002A2AE0" w:rsidP="00334A3C">
            <w:pPr>
              <w:rPr>
                <w:rFonts w:eastAsia="Times New Roman"/>
                <w:color w:val="000000"/>
                <w:sz w:val="18"/>
                <w:szCs w:val="18"/>
              </w:rPr>
            </w:pPr>
            <w:r w:rsidRPr="00182A4C">
              <w:rPr>
                <w:rFonts w:eastAsia="Times New Roman"/>
                <w:color w:val="000000"/>
                <w:sz w:val="18"/>
                <w:szCs w:val="18"/>
              </w:rPr>
              <w:t>-0.20 (-0.82, 0.41)</w:t>
            </w:r>
          </w:p>
        </w:tc>
        <w:tc>
          <w:tcPr>
            <w:tcW w:w="1335" w:type="dxa"/>
            <w:shd w:val="clear" w:color="auto" w:fill="auto"/>
            <w:noWrap/>
            <w:vAlign w:val="bottom"/>
            <w:hideMark/>
          </w:tcPr>
          <w:p w14:paraId="5AC20779" w14:textId="37D7AF0D" w:rsidR="002A2AE0" w:rsidRPr="00182A4C" w:rsidRDefault="002A2AE0" w:rsidP="00334A3C">
            <w:pPr>
              <w:rPr>
                <w:rFonts w:eastAsia="Times New Roman"/>
                <w:color w:val="000000"/>
                <w:sz w:val="18"/>
                <w:szCs w:val="18"/>
              </w:rPr>
            </w:pPr>
            <w:r w:rsidRPr="00182A4C">
              <w:rPr>
                <w:rFonts w:eastAsia="Times New Roman"/>
                <w:color w:val="000000"/>
                <w:sz w:val="18"/>
                <w:szCs w:val="18"/>
              </w:rPr>
              <w:t>-0.70 (-1.</w:t>
            </w:r>
            <w:proofErr w:type="gramStart"/>
            <w:r w:rsidRPr="00182A4C">
              <w:rPr>
                <w:rFonts w:eastAsia="Times New Roman"/>
                <w:color w:val="000000"/>
                <w:sz w:val="18"/>
                <w:szCs w:val="18"/>
              </w:rPr>
              <w:t>16,-</w:t>
            </w:r>
            <w:proofErr w:type="gramEnd"/>
            <w:r w:rsidRPr="00182A4C">
              <w:rPr>
                <w:rFonts w:eastAsia="Times New Roman"/>
                <w:color w:val="000000"/>
                <w:sz w:val="18"/>
                <w:szCs w:val="18"/>
              </w:rPr>
              <w:t>0.24)</w:t>
            </w:r>
          </w:p>
        </w:tc>
      </w:tr>
      <w:tr w:rsidR="002A2AE0" w:rsidRPr="00182A4C" w14:paraId="390A3CD8" w14:textId="77777777" w:rsidTr="002A2AE0">
        <w:trPr>
          <w:trHeight w:val="320"/>
        </w:trPr>
        <w:tc>
          <w:tcPr>
            <w:tcW w:w="1293" w:type="dxa"/>
            <w:shd w:val="clear" w:color="auto" w:fill="auto"/>
            <w:noWrap/>
            <w:vAlign w:val="bottom"/>
            <w:hideMark/>
          </w:tcPr>
          <w:p w14:paraId="4A5084D9" w14:textId="6863633B"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E055C1E" w14:textId="47E2C2A6"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7EAB91DC" w14:textId="2811F35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2.96 </w:t>
            </w:r>
            <w:proofErr w:type="gramStart"/>
            <w:r w:rsidRPr="00182A4C">
              <w:rPr>
                <w:rFonts w:eastAsia="Times New Roman"/>
                <w:color w:val="000000"/>
                <w:sz w:val="18"/>
                <w:szCs w:val="18"/>
              </w:rPr>
              <w:t>( 1.81</w:t>
            </w:r>
            <w:proofErr w:type="gramEnd"/>
            <w:r w:rsidRPr="00182A4C">
              <w:rPr>
                <w:rFonts w:eastAsia="Times New Roman"/>
                <w:color w:val="000000"/>
                <w:sz w:val="18"/>
                <w:szCs w:val="18"/>
              </w:rPr>
              <w:t>, 4.06)</w:t>
            </w:r>
          </w:p>
        </w:tc>
        <w:tc>
          <w:tcPr>
            <w:tcW w:w="1335" w:type="dxa"/>
            <w:shd w:val="clear" w:color="auto" w:fill="auto"/>
            <w:noWrap/>
            <w:vAlign w:val="bottom"/>
            <w:hideMark/>
          </w:tcPr>
          <w:p w14:paraId="17079026" w14:textId="53B17C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5.97 </w:t>
            </w:r>
            <w:proofErr w:type="gramStart"/>
            <w:r w:rsidRPr="00182A4C">
              <w:rPr>
                <w:rFonts w:eastAsia="Times New Roman"/>
                <w:color w:val="000000"/>
                <w:sz w:val="18"/>
                <w:szCs w:val="18"/>
              </w:rPr>
              <w:t>( 4.52</w:t>
            </w:r>
            <w:proofErr w:type="gramEnd"/>
            <w:r w:rsidRPr="00182A4C">
              <w:rPr>
                <w:rFonts w:eastAsia="Times New Roman"/>
                <w:color w:val="000000"/>
                <w:sz w:val="18"/>
                <w:szCs w:val="18"/>
              </w:rPr>
              <w:t>, 7.43)</w:t>
            </w:r>
          </w:p>
        </w:tc>
        <w:tc>
          <w:tcPr>
            <w:tcW w:w="1335" w:type="dxa"/>
            <w:shd w:val="clear" w:color="auto" w:fill="auto"/>
            <w:noWrap/>
            <w:vAlign w:val="bottom"/>
            <w:hideMark/>
          </w:tcPr>
          <w:p w14:paraId="1831B296" w14:textId="5AFBFB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8.29 </w:t>
            </w:r>
            <w:proofErr w:type="gramStart"/>
            <w:r w:rsidRPr="00182A4C">
              <w:rPr>
                <w:rFonts w:eastAsia="Times New Roman"/>
                <w:color w:val="000000"/>
                <w:sz w:val="18"/>
                <w:szCs w:val="18"/>
              </w:rPr>
              <w:t>( 7.26</w:t>
            </w:r>
            <w:proofErr w:type="gramEnd"/>
            <w:r w:rsidRPr="00182A4C">
              <w:rPr>
                <w:rFonts w:eastAsia="Times New Roman"/>
                <w:color w:val="000000"/>
                <w:sz w:val="18"/>
                <w:szCs w:val="18"/>
              </w:rPr>
              <w:t>, 9.32)</w:t>
            </w:r>
          </w:p>
        </w:tc>
        <w:tc>
          <w:tcPr>
            <w:tcW w:w="1335" w:type="dxa"/>
            <w:shd w:val="clear" w:color="auto" w:fill="auto"/>
            <w:noWrap/>
            <w:vAlign w:val="bottom"/>
            <w:hideMark/>
          </w:tcPr>
          <w:p w14:paraId="459CE17C" w14:textId="0FF524E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6.28 </w:t>
            </w:r>
            <w:proofErr w:type="gramStart"/>
            <w:r w:rsidRPr="00182A4C">
              <w:rPr>
                <w:rFonts w:eastAsia="Times New Roman"/>
                <w:color w:val="000000"/>
                <w:sz w:val="18"/>
                <w:szCs w:val="18"/>
              </w:rPr>
              <w:t>( 5.10</w:t>
            </w:r>
            <w:proofErr w:type="gramEnd"/>
            <w:r w:rsidRPr="00182A4C">
              <w:rPr>
                <w:rFonts w:eastAsia="Times New Roman"/>
                <w:color w:val="000000"/>
                <w:sz w:val="18"/>
                <w:szCs w:val="18"/>
              </w:rPr>
              <w:t>, 7.47)</w:t>
            </w:r>
          </w:p>
        </w:tc>
        <w:tc>
          <w:tcPr>
            <w:tcW w:w="1335" w:type="dxa"/>
            <w:shd w:val="clear" w:color="auto" w:fill="auto"/>
            <w:noWrap/>
            <w:vAlign w:val="bottom"/>
            <w:hideMark/>
          </w:tcPr>
          <w:p w14:paraId="2E832658" w14:textId="4A948D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4.27 </w:t>
            </w:r>
            <w:proofErr w:type="gramStart"/>
            <w:r w:rsidRPr="00182A4C">
              <w:rPr>
                <w:rFonts w:eastAsia="Times New Roman"/>
                <w:color w:val="000000"/>
                <w:sz w:val="18"/>
                <w:szCs w:val="18"/>
              </w:rPr>
              <w:t>( 3.12</w:t>
            </w:r>
            <w:proofErr w:type="gramEnd"/>
            <w:r w:rsidRPr="00182A4C">
              <w:rPr>
                <w:rFonts w:eastAsia="Times New Roman"/>
                <w:color w:val="000000"/>
                <w:sz w:val="18"/>
                <w:szCs w:val="18"/>
              </w:rPr>
              <w:t>, 5.53)</w:t>
            </w:r>
          </w:p>
        </w:tc>
        <w:tc>
          <w:tcPr>
            <w:tcW w:w="1335" w:type="dxa"/>
            <w:shd w:val="clear" w:color="auto" w:fill="auto"/>
            <w:noWrap/>
            <w:vAlign w:val="bottom"/>
            <w:hideMark/>
          </w:tcPr>
          <w:p w14:paraId="7862BEB4" w14:textId="40035A1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3.11 </w:t>
            </w:r>
            <w:proofErr w:type="gramStart"/>
            <w:r w:rsidRPr="00182A4C">
              <w:rPr>
                <w:rFonts w:eastAsia="Times New Roman"/>
                <w:color w:val="000000"/>
                <w:sz w:val="18"/>
                <w:szCs w:val="18"/>
              </w:rPr>
              <w:t>( 1.85</w:t>
            </w:r>
            <w:proofErr w:type="gramEnd"/>
            <w:r w:rsidRPr="00182A4C">
              <w:rPr>
                <w:rFonts w:eastAsia="Times New Roman"/>
                <w:color w:val="000000"/>
                <w:sz w:val="18"/>
                <w:szCs w:val="18"/>
              </w:rPr>
              <w:t>, 4.43)</w:t>
            </w:r>
          </w:p>
        </w:tc>
        <w:tc>
          <w:tcPr>
            <w:tcW w:w="1335" w:type="dxa"/>
            <w:shd w:val="clear" w:color="auto" w:fill="auto"/>
            <w:noWrap/>
            <w:vAlign w:val="bottom"/>
            <w:hideMark/>
          </w:tcPr>
          <w:p w14:paraId="7F3AFD31" w14:textId="5BA3A14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2.19 </w:t>
            </w:r>
            <w:proofErr w:type="gramStart"/>
            <w:r w:rsidRPr="00182A4C">
              <w:rPr>
                <w:rFonts w:eastAsia="Times New Roman"/>
                <w:color w:val="000000"/>
                <w:sz w:val="18"/>
                <w:szCs w:val="18"/>
              </w:rPr>
              <w:t>( 0.94</w:t>
            </w:r>
            <w:proofErr w:type="gramEnd"/>
            <w:r w:rsidRPr="00182A4C">
              <w:rPr>
                <w:rFonts w:eastAsia="Times New Roman"/>
                <w:color w:val="000000"/>
                <w:sz w:val="18"/>
                <w:szCs w:val="18"/>
              </w:rPr>
              <w:t>, 3.46)</w:t>
            </w:r>
          </w:p>
        </w:tc>
        <w:tc>
          <w:tcPr>
            <w:tcW w:w="1335" w:type="dxa"/>
            <w:shd w:val="clear" w:color="auto" w:fill="auto"/>
            <w:noWrap/>
            <w:vAlign w:val="bottom"/>
            <w:hideMark/>
          </w:tcPr>
          <w:p w14:paraId="1510401B" w14:textId="2F6F363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2.10 </w:t>
            </w:r>
            <w:proofErr w:type="gramStart"/>
            <w:r w:rsidRPr="00182A4C">
              <w:rPr>
                <w:rFonts w:eastAsia="Times New Roman"/>
                <w:color w:val="000000"/>
                <w:sz w:val="18"/>
                <w:szCs w:val="18"/>
              </w:rPr>
              <w:t>( 0.80</w:t>
            </w:r>
            <w:proofErr w:type="gramEnd"/>
            <w:r w:rsidRPr="00182A4C">
              <w:rPr>
                <w:rFonts w:eastAsia="Times New Roman"/>
                <w:color w:val="000000"/>
                <w:sz w:val="18"/>
                <w:szCs w:val="18"/>
              </w:rPr>
              <w:t>, 3.43)</w:t>
            </w:r>
          </w:p>
        </w:tc>
        <w:tc>
          <w:tcPr>
            <w:tcW w:w="1335" w:type="dxa"/>
            <w:shd w:val="clear" w:color="auto" w:fill="auto"/>
            <w:noWrap/>
            <w:vAlign w:val="bottom"/>
            <w:hideMark/>
          </w:tcPr>
          <w:p w14:paraId="2B7816AA" w14:textId="587F23B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(-0.98, 2.20)</w:t>
            </w:r>
          </w:p>
        </w:tc>
      </w:tr>
      <w:tr w:rsidR="002A2AE0" w:rsidRPr="00182A4C" w14:paraId="43681C2E" w14:textId="77777777" w:rsidTr="002A2AE0">
        <w:trPr>
          <w:trHeight w:val="320"/>
        </w:trPr>
        <w:tc>
          <w:tcPr>
            <w:tcW w:w="1293" w:type="dxa"/>
            <w:shd w:val="clear" w:color="auto" w:fill="auto"/>
            <w:noWrap/>
            <w:vAlign w:val="bottom"/>
            <w:hideMark/>
          </w:tcPr>
          <w:p w14:paraId="58CCF013" w14:textId="2089C726"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922FF4A" w14:textId="60A9C1F6"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5EA8936C" w14:textId="6B82ED4E" w:rsidR="002A2AE0" w:rsidRPr="00182A4C" w:rsidRDefault="002A2AE0" w:rsidP="00334A3C">
            <w:pPr>
              <w:rPr>
                <w:rFonts w:eastAsia="Times New Roman"/>
                <w:color w:val="000000"/>
                <w:sz w:val="18"/>
                <w:szCs w:val="18"/>
              </w:rPr>
            </w:pPr>
            <w:r w:rsidRPr="00182A4C">
              <w:rPr>
                <w:rFonts w:eastAsia="Times New Roman"/>
                <w:color w:val="000000"/>
                <w:sz w:val="18"/>
                <w:szCs w:val="18"/>
              </w:rPr>
              <w:t>-0.20 (-0.96, 0.59)</w:t>
            </w:r>
          </w:p>
        </w:tc>
        <w:tc>
          <w:tcPr>
            <w:tcW w:w="1335" w:type="dxa"/>
            <w:shd w:val="clear" w:color="auto" w:fill="auto"/>
            <w:noWrap/>
            <w:vAlign w:val="bottom"/>
            <w:hideMark/>
          </w:tcPr>
          <w:p w14:paraId="042C7266" w14:textId="18D6BB9B" w:rsidR="002A2AE0" w:rsidRPr="00182A4C" w:rsidRDefault="002A2AE0" w:rsidP="00334A3C">
            <w:pPr>
              <w:rPr>
                <w:rFonts w:eastAsia="Times New Roman"/>
                <w:color w:val="000000"/>
                <w:sz w:val="18"/>
                <w:szCs w:val="18"/>
              </w:rPr>
            </w:pPr>
            <w:r w:rsidRPr="00182A4C">
              <w:rPr>
                <w:rFonts w:eastAsia="Times New Roman"/>
                <w:color w:val="000000"/>
                <w:sz w:val="18"/>
                <w:szCs w:val="18"/>
              </w:rPr>
              <w:t>-0.36 (-1.16, 0.42)</w:t>
            </w:r>
          </w:p>
        </w:tc>
        <w:tc>
          <w:tcPr>
            <w:tcW w:w="1335" w:type="dxa"/>
            <w:shd w:val="clear" w:color="auto" w:fill="auto"/>
            <w:noWrap/>
            <w:vAlign w:val="bottom"/>
            <w:hideMark/>
          </w:tcPr>
          <w:p w14:paraId="382D7691" w14:textId="00E7DCF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(-0.15, 1.41)</w:t>
            </w:r>
          </w:p>
        </w:tc>
        <w:tc>
          <w:tcPr>
            <w:tcW w:w="1335" w:type="dxa"/>
            <w:shd w:val="clear" w:color="auto" w:fill="auto"/>
            <w:noWrap/>
            <w:vAlign w:val="bottom"/>
            <w:hideMark/>
          </w:tcPr>
          <w:p w14:paraId="432A6567" w14:textId="5A139C6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0.37 (-0.49, 1.24)</w:t>
            </w:r>
          </w:p>
        </w:tc>
        <w:tc>
          <w:tcPr>
            <w:tcW w:w="1335" w:type="dxa"/>
            <w:shd w:val="clear" w:color="auto" w:fill="auto"/>
            <w:noWrap/>
            <w:vAlign w:val="bottom"/>
            <w:hideMark/>
          </w:tcPr>
          <w:p w14:paraId="4C80FA42" w14:textId="3D651F7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(-0.13, 1.69)</w:t>
            </w:r>
          </w:p>
        </w:tc>
        <w:tc>
          <w:tcPr>
            <w:tcW w:w="1335" w:type="dxa"/>
            <w:shd w:val="clear" w:color="auto" w:fill="auto"/>
            <w:noWrap/>
            <w:vAlign w:val="bottom"/>
            <w:hideMark/>
          </w:tcPr>
          <w:p w14:paraId="0B0D87A7" w14:textId="6B753F6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(-0.48, 1.27)</w:t>
            </w:r>
          </w:p>
        </w:tc>
        <w:tc>
          <w:tcPr>
            <w:tcW w:w="1335" w:type="dxa"/>
            <w:shd w:val="clear" w:color="auto" w:fill="auto"/>
            <w:noWrap/>
            <w:vAlign w:val="bottom"/>
            <w:hideMark/>
          </w:tcPr>
          <w:p w14:paraId="2119C4B2" w14:textId="0C0DE8C0" w:rsidR="002A2AE0" w:rsidRPr="00182A4C" w:rsidRDefault="002A2AE0" w:rsidP="00334A3C">
            <w:pPr>
              <w:rPr>
                <w:rFonts w:eastAsia="Times New Roman"/>
                <w:color w:val="000000"/>
                <w:sz w:val="18"/>
                <w:szCs w:val="18"/>
              </w:rPr>
            </w:pPr>
            <w:r w:rsidRPr="00182A4C">
              <w:rPr>
                <w:rFonts w:eastAsia="Times New Roman"/>
                <w:color w:val="000000"/>
                <w:sz w:val="18"/>
                <w:szCs w:val="18"/>
              </w:rPr>
              <w:t>-0.20 (-1.01, 0.62)</w:t>
            </w:r>
          </w:p>
        </w:tc>
        <w:tc>
          <w:tcPr>
            <w:tcW w:w="1335" w:type="dxa"/>
            <w:shd w:val="clear" w:color="auto" w:fill="auto"/>
            <w:noWrap/>
            <w:vAlign w:val="bottom"/>
            <w:hideMark/>
          </w:tcPr>
          <w:p w14:paraId="749BAEE3" w14:textId="0CA6C65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0.11 (-0.68, 0.90)</w:t>
            </w:r>
          </w:p>
        </w:tc>
        <w:tc>
          <w:tcPr>
            <w:tcW w:w="1335" w:type="dxa"/>
            <w:shd w:val="clear" w:color="auto" w:fill="auto"/>
            <w:noWrap/>
            <w:vAlign w:val="bottom"/>
            <w:hideMark/>
          </w:tcPr>
          <w:p w14:paraId="13912C95" w14:textId="751316F2" w:rsidR="002A2AE0" w:rsidRPr="00182A4C" w:rsidRDefault="002A2AE0" w:rsidP="00334A3C">
            <w:pPr>
              <w:rPr>
                <w:rFonts w:eastAsia="Times New Roman"/>
                <w:color w:val="000000"/>
                <w:sz w:val="18"/>
                <w:szCs w:val="18"/>
              </w:rPr>
            </w:pPr>
            <w:r w:rsidRPr="00182A4C">
              <w:rPr>
                <w:rFonts w:eastAsia="Times New Roman"/>
                <w:color w:val="000000"/>
                <w:sz w:val="18"/>
                <w:szCs w:val="18"/>
              </w:rPr>
              <w:t>-0.34 (-1.15, 0.45)</w:t>
            </w:r>
          </w:p>
        </w:tc>
      </w:tr>
      <w:tr w:rsidR="002A2AE0" w:rsidRPr="00182A4C" w14:paraId="01208710" w14:textId="77777777" w:rsidTr="002A2AE0">
        <w:trPr>
          <w:trHeight w:val="320"/>
        </w:trPr>
        <w:tc>
          <w:tcPr>
            <w:tcW w:w="1293" w:type="dxa"/>
            <w:shd w:val="clear" w:color="auto" w:fill="auto"/>
            <w:noWrap/>
            <w:vAlign w:val="bottom"/>
            <w:hideMark/>
          </w:tcPr>
          <w:p w14:paraId="0C0DF891" w14:textId="786435F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F057CB7" w14:textId="37779F99"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608E2822" w14:textId="03327A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0.35 (-0.61, 1.32)</w:t>
            </w:r>
          </w:p>
        </w:tc>
        <w:tc>
          <w:tcPr>
            <w:tcW w:w="1335" w:type="dxa"/>
            <w:shd w:val="clear" w:color="auto" w:fill="auto"/>
            <w:noWrap/>
            <w:vAlign w:val="bottom"/>
            <w:hideMark/>
          </w:tcPr>
          <w:p w14:paraId="48A68E45" w14:textId="42827F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0.70 (-0.37, 1.82)</w:t>
            </w:r>
          </w:p>
        </w:tc>
        <w:tc>
          <w:tcPr>
            <w:tcW w:w="1335" w:type="dxa"/>
            <w:shd w:val="clear" w:color="auto" w:fill="auto"/>
            <w:noWrap/>
            <w:vAlign w:val="bottom"/>
            <w:hideMark/>
          </w:tcPr>
          <w:p w14:paraId="38ACD8D0" w14:textId="2352CB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( 0.38</w:t>
            </w:r>
            <w:proofErr w:type="gramEnd"/>
            <w:r w:rsidRPr="00182A4C">
              <w:rPr>
                <w:rFonts w:eastAsia="Times New Roman"/>
                <w:color w:val="000000"/>
                <w:sz w:val="18"/>
                <w:szCs w:val="18"/>
              </w:rPr>
              <w:t>, 1.27)</w:t>
            </w:r>
          </w:p>
        </w:tc>
        <w:tc>
          <w:tcPr>
            <w:tcW w:w="1335" w:type="dxa"/>
            <w:shd w:val="clear" w:color="auto" w:fill="auto"/>
            <w:noWrap/>
            <w:vAlign w:val="bottom"/>
            <w:hideMark/>
          </w:tcPr>
          <w:p w14:paraId="5A06850B" w14:textId="3A561A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1.16 </w:t>
            </w:r>
            <w:proofErr w:type="gramStart"/>
            <w:r w:rsidRPr="00182A4C">
              <w:rPr>
                <w:rFonts w:eastAsia="Times New Roman"/>
                <w:color w:val="000000"/>
                <w:sz w:val="18"/>
                <w:szCs w:val="18"/>
              </w:rPr>
              <w:t>( 0.74</w:t>
            </w:r>
            <w:proofErr w:type="gramEnd"/>
            <w:r w:rsidRPr="00182A4C">
              <w:rPr>
                <w:rFonts w:eastAsia="Times New Roman"/>
                <w:color w:val="000000"/>
                <w:sz w:val="18"/>
                <w:szCs w:val="18"/>
              </w:rPr>
              <w:t>, 1.60)</w:t>
            </w:r>
          </w:p>
        </w:tc>
        <w:tc>
          <w:tcPr>
            <w:tcW w:w="1335" w:type="dxa"/>
            <w:shd w:val="clear" w:color="auto" w:fill="auto"/>
            <w:noWrap/>
            <w:vAlign w:val="bottom"/>
            <w:hideMark/>
          </w:tcPr>
          <w:p w14:paraId="472ADCE6" w14:textId="1443D6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w:t>
            </w:r>
            <w:proofErr w:type="gramStart"/>
            <w:r w:rsidRPr="00182A4C">
              <w:rPr>
                <w:rFonts w:eastAsia="Times New Roman"/>
                <w:color w:val="000000"/>
                <w:sz w:val="18"/>
                <w:szCs w:val="18"/>
              </w:rPr>
              <w:t>( 0.15</w:t>
            </w:r>
            <w:proofErr w:type="gramEnd"/>
            <w:r w:rsidRPr="00182A4C">
              <w:rPr>
                <w:rFonts w:eastAsia="Times New Roman"/>
                <w:color w:val="000000"/>
                <w:sz w:val="18"/>
                <w:szCs w:val="18"/>
              </w:rPr>
              <w:t>, 1.13)</w:t>
            </w:r>
          </w:p>
        </w:tc>
        <w:tc>
          <w:tcPr>
            <w:tcW w:w="1335" w:type="dxa"/>
            <w:shd w:val="clear" w:color="auto" w:fill="auto"/>
            <w:noWrap/>
            <w:vAlign w:val="bottom"/>
            <w:hideMark/>
          </w:tcPr>
          <w:p w14:paraId="52693E97" w14:textId="09916DD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(-0.06, 1.12)</w:t>
            </w:r>
          </w:p>
        </w:tc>
        <w:tc>
          <w:tcPr>
            <w:tcW w:w="1335" w:type="dxa"/>
            <w:shd w:val="clear" w:color="auto" w:fill="auto"/>
            <w:noWrap/>
            <w:vAlign w:val="bottom"/>
            <w:hideMark/>
          </w:tcPr>
          <w:p w14:paraId="2A931B4C" w14:textId="3F55E15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0.90 </w:t>
            </w:r>
            <w:proofErr w:type="gramStart"/>
            <w:r w:rsidRPr="00182A4C">
              <w:rPr>
                <w:rFonts w:eastAsia="Times New Roman"/>
                <w:color w:val="000000"/>
                <w:sz w:val="18"/>
                <w:szCs w:val="18"/>
              </w:rPr>
              <w:t>( 0.14</w:t>
            </w:r>
            <w:proofErr w:type="gramEnd"/>
            <w:r w:rsidRPr="00182A4C">
              <w:rPr>
                <w:rFonts w:eastAsia="Times New Roman"/>
                <w:color w:val="000000"/>
                <w:sz w:val="18"/>
                <w:szCs w:val="18"/>
              </w:rPr>
              <w:t>, 1.67)</w:t>
            </w:r>
          </w:p>
        </w:tc>
        <w:tc>
          <w:tcPr>
            <w:tcW w:w="1335" w:type="dxa"/>
            <w:shd w:val="clear" w:color="auto" w:fill="auto"/>
            <w:noWrap/>
            <w:vAlign w:val="bottom"/>
            <w:hideMark/>
          </w:tcPr>
          <w:p w14:paraId="688AF06C" w14:textId="5CB17EB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(-0.47, 1.49)</w:t>
            </w:r>
          </w:p>
        </w:tc>
        <w:tc>
          <w:tcPr>
            <w:tcW w:w="1335" w:type="dxa"/>
            <w:shd w:val="clear" w:color="auto" w:fill="auto"/>
            <w:noWrap/>
            <w:vAlign w:val="bottom"/>
            <w:hideMark/>
          </w:tcPr>
          <w:p w14:paraId="353659D1" w14:textId="20565B3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0.71 (-0.75, 2.19)</w:t>
            </w:r>
          </w:p>
        </w:tc>
      </w:tr>
      <w:tr w:rsidR="002A2AE0" w:rsidRPr="00182A4C" w14:paraId="70783327" w14:textId="77777777" w:rsidTr="002A2AE0">
        <w:trPr>
          <w:trHeight w:val="639"/>
        </w:trPr>
        <w:tc>
          <w:tcPr>
            <w:tcW w:w="1293" w:type="dxa"/>
            <w:shd w:val="clear" w:color="auto" w:fill="auto"/>
            <w:noWrap/>
            <w:vAlign w:val="bottom"/>
            <w:hideMark/>
          </w:tcPr>
          <w:p w14:paraId="57EA2603" w14:textId="2BF52930"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CC11995" w14:textId="7739EDBA"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26FF3BED" w14:textId="0461E9DE"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28AAC1ED" w14:textId="3B558F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(-0.61, 1.70)</w:t>
            </w:r>
          </w:p>
        </w:tc>
        <w:tc>
          <w:tcPr>
            <w:tcW w:w="1335" w:type="dxa"/>
            <w:shd w:val="clear" w:color="auto" w:fill="auto"/>
            <w:noWrap/>
            <w:vAlign w:val="bottom"/>
            <w:hideMark/>
          </w:tcPr>
          <w:p w14:paraId="39DE57DF" w14:textId="5C68BE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0.44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0.81)</w:t>
            </w:r>
          </w:p>
        </w:tc>
        <w:tc>
          <w:tcPr>
            <w:tcW w:w="1335" w:type="dxa"/>
            <w:shd w:val="clear" w:color="auto" w:fill="auto"/>
            <w:noWrap/>
            <w:vAlign w:val="bottom"/>
            <w:hideMark/>
          </w:tcPr>
          <w:p w14:paraId="21DDD763" w14:textId="0420A7E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0.68 </w:t>
            </w:r>
            <w:proofErr w:type="gramStart"/>
            <w:r w:rsidRPr="00182A4C">
              <w:rPr>
                <w:rFonts w:eastAsia="Times New Roman"/>
                <w:color w:val="000000"/>
                <w:sz w:val="18"/>
                <w:szCs w:val="18"/>
              </w:rPr>
              <w:t>( 0.33</w:t>
            </w:r>
            <w:proofErr w:type="gramEnd"/>
            <w:r w:rsidRPr="00182A4C">
              <w:rPr>
                <w:rFonts w:eastAsia="Times New Roman"/>
                <w:color w:val="000000"/>
                <w:sz w:val="18"/>
                <w:szCs w:val="18"/>
              </w:rPr>
              <w:t>, 1.04)</w:t>
            </w:r>
          </w:p>
        </w:tc>
        <w:tc>
          <w:tcPr>
            <w:tcW w:w="1335" w:type="dxa"/>
            <w:shd w:val="clear" w:color="auto" w:fill="auto"/>
            <w:noWrap/>
            <w:vAlign w:val="bottom"/>
            <w:hideMark/>
          </w:tcPr>
          <w:p w14:paraId="569CAE7B" w14:textId="73D6A9E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0.88 </w:t>
            </w:r>
            <w:proofErr w:type="gramStart"/>
            <w:r w:rsidRPr="00182A4C">
              <w:rPr>
                <w:rFonts w:eastAsia="Times New Roman"/>
                <w:color w:val="000000"/>
                <w:sz w:val="18"/>
                <w:szCs w:val="18"/>
              </w:rPr>
              <w:t>( 0.51</w:t>
            </w:r>
            <w:proofErr w:type="gramEnd"/>
            <w:r w:rsidRPr="00182A4C">
              <w:rPr>
                <w:rFonts w:eastAsia="Times New Roman"/>
                <w:color w:val="000000"/>
                <w:sz w:val="18"/>
                <w:szCs w:val="18"/>
              </w:rPr>
              <w:t>, 1.25)</w:t>
            </w:r>
          </w:p>
        </w:tc>
        <w:tc>
          <w:tcPr>
            <w:tcW w:w="1335" w:type="dxa"/>
            <w:shd w:val="clear" w:color="auto" w:fill="auto"/>
            <w:noWrap/>
            <w:vAlign w:val="bottom"/>
            <w:hideMark/>
          </w:tcPr>
          <w:p w14:paraId="53DE8364" w14:textId="0D41D4D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w:t>
            </w:r>
            <w:proofErr w:type="gramStart"/>
            <w:r w:rsidRPr="00182A4C">
              <w:rPr>
                <w:rFonts w:eastAsia="Times New Roman"/>
                <w:color w:val="000000"/>
                <w:sz w:val="18"/>
                <w:szCs w:val="18"/>
              </w:rPr>
              <w:t>( 0.19</w:t>
            </w:r>
            <w:proofErr w:type="gramEnd"/>
            <w:r w:rsidRPr="00182A4C">
              <w:rPr>
                <w:rFonts w:eastAsia="Times New Roman"/>
                <w:color w:val="000000"/>
                <w:sz w:val="18"/>
                <w:szCs w:val="18"/>
              </w:rPr>
              <w:t>, 0.95)</w:t>
            </w:r>
          </w:p>
        </w:tc>
        <w:tc>
          <w:tcPr>
            <w:tcW w:w="1335" w:type="dxa"/>
            <w:shd w:val="clear" w:color="auto" w:fill="auto"/>
            <w:noWrap/>
            <w:vAlign w:val="bottom"/>
            <w:hideMark/>
          </w:tcPr>
          <w:p w14:paraId="1A6383F3" w14:textId="318F441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1.00 </w:t>
            </w:r>
            <w:proofErr w:type="gramStart"/>
            <w:r w:rsidRPr="00182A4C">
              <w:rPr>
                <w:rFonts w:eastAsia="Times New Roman"/>
                <w:color w:val="000000"/>
                <w:sz w:val="18"/>
                <w:szCs w:val="18"/>
              </w:rPr>
              <w:t>( 0.58</w:t>
            </w:r>
            <w:proofErr w:type="gramEnd"/>
            <w:r w:rsidRPr="00182A4C">
              <w:rPr>
                <w:rFonts w:eastAsia="Times New Roman"/>
                <w:color w:val="000000"/>
                <w:sz w:val="18"/>
                <w:szCs w:val="18"/>
              </w:rPr>
              <w:t>, 1.44)</w:t>
            </w:r>
          </w:p>
        </w:tc>
        <w:tc>
          <w:tcPr>
            <w:tcW w:w="1335" w:type="dxa"/>
            <w:shd w:val="clear" w:color="auto" w:fill="auto"/>
            <w:noWrap/>
            <w:vAlign w:val="bottom"/>
            <w:hideMark/>
          </w:tcPr>
          <w:p w14:paraId="76C9B4FA" w14:textId="603466E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0.75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1.22)</w:t>
            </w:r>
          </w:p>
        </w:tc>
        <w:tc>
          <w:tcPr>
            <w:tcW w:w="1335" w:type="dxa"/>
            <w:shd w:val="clear" w:color="auto" w:fill="auto"/>
            <w:noWrap/>
            <w:vAlign w:val="bottom"/>
            <w:hideMark/>
          </w:tcPr>
          <w:p w14:paraId="3330C166" w14:textId="555D3E8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0.86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1.65)</w:t>
            </w:r>
          </w:p>
        </w:tc>
      </w:tr>
      <w:tr w:rsidR="002A2AE0" w:rsidRPr="00182A4C" w14:paraId="5FBE5B5F" w14:textId="77777777" w:rsidTr="002A2AE0">
        <w:trPr>
          <w:trHeight w:val="320"/>
        </w:trPr>
        <w:tc>
          <w:tcPr>
            <w:tcW w:w="1293" w:type="dxa"/>
            <w:shd w:val="clear" w:color="auto" w:fill="auto"/>
            <w:noWrap/>
            <w:vAlign w:val="bottom"/>
            <w:hideMark/>
          </w:tcPr>
          <w:p w14:paraId="4E4F5BD9" w14:textId="7534B63A"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837743" w14:textId="023FD293"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2F83209B" w14:textId="657DFC7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0.59 (-0.41, 1.60)</w:t>
            </w:r>
          </w:p>
        </w:tc>
        <w:tc>
          <w:tcPr>
            <w:tcW w:w="1335" w:type="dxa"/>
            <w:shd w:val="clear" w:color="auto" w:fill="auto"/>
            <w:noWrap/>
            <w:vAlign w:val="bottom"/>
            <w:hideMark/>
          </w:tcPr>
          <w:p w14:paraId="548696ED" w14:textId="2D4C0B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1.05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1.85)</w:t>
            </w:r>
          </w:p>
        </w:tc>
        <w:tc>
          <w:tcPr>
            <w:tcW w:w="1335" w:type="dxa"/>
            <w:shd w:val="clear" w:color="auto" w:fill="auto"/>
            <w:noWrap/>
            <w:vAlign w:val="bottom"/>
            <w:hideMark/>
          </w:tcPr>
          <w:p w14:paraId="4A58D9EA" w14:textId="597141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0.81 </w:t>
            </w:r>
            <w:proofErr w:type="gramStart"/>
            <w:r w:rsidRPr="00182A4C">
              <w:rPr>
                <w:rFonts w:eastAsia="Times New Roman"/>
                <w:color w:val="000000"/>
                <w:sz w:val="18"/>
                <w:szCs w:val="18"/>
              </w:rPr>
              <w:t>( 0.36</w:t>
            </w:r>
            <w:proofErr w:type="gramEnd"/>
            <w:r w:rsidRPr="00182A4C">
              <w:rPr>
                <w:rFonts w:eastAsia="Times New Roman"/>
                <w:color w:val="000000"/>
                <w:sz w:val="18"/>
                <w:szCs w:val="18"/>
              </w:rPr>
              <w:t>, 1.28)</w:t>
            </w:r>
          </w:p>
        </w:tc>
        <w:tc>
          <w:tcPr>
            <w:tcW w:w="1335" w:type="dxa"/>
            <w:shd w:val="clear" w:color="auto" w:fill="auto"/>
            <w:noWrap/>
            <w:vAlign w:val="bottom"/>
            <w:hideMark/>
          </w:tcPr>
          <w:p w14:paraId="4DACBB5A" w14:textId="68F57D9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0.23 (-0.28, 0.76)</w:t>
            </w:r>
          </w:p>
        </w:tc>
        <w:tc>
          <w:tcPr>
            <w:tcW w:w="1335" w:type="dxa"/>
            <w:shd w:val="clear" w:color="auto" w:fill="auto"/>
            <w:noWrap/>
            <w:vAlign w:val="bottom"/>
            <w:hideMark/>
          </w:tcPr>
          <w:p w14:paraId="769C4143" w14:textId="2CDF94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0.32 (-0.24, 0.89)</w:t>
            </w:r>
          </w:p>
        </w:tc>
        <w:tc>
          <w:tcPr>
            <w:tcW w:w="1335" w:type="dxa"/>
            <w:shd w:val="clear" w:color="auto" w:fill="auto"/>
            <w:noWrap/>
            <w:vAlign w:val="bottom"/>
            <w:hideMark/>
          </w:tcPr>
          <w:p w14:paraId="638091D0" w14:textId="18509E0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(-0.31, 0.91)</w:t>
            </w:r>
          </w:p>
        </w:tc>
        <w:tc>
          <w:tcPr>
            <w:tcW w:w="1335" w:type="dxa"/>
            <w:shd w:val="clear" w:color="auto" w:fill="auto"/>
            <w:noWrap/>
            <w:vAlign w:val="bottom"/>
            <w:hideMark/>
          </w:tcPr>
          <w:p w14:paraId="5666B6BF" w14:textId="67CB873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0.17 (-0.45, 0.81)</w:t>
            </w:r>
          </w:p>
        </w:tc>
        <w:tc>
          <w:tcPr>
            <w:tcW w:w="1335" w:type="dxa"/>
            <w:shd w:val="clear" w:color="auto" w:fill="auto"/>
            <w:noWrap/>
            <w:vAlign w:val="bottom"/>
            <w:hideMark/>
          </w:tcPr>
          <w:p w14:paraId="3D7DA397" w14:textId="060E97C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0.93 </w:t>
            </w:r>
            <w:proofErr w:type="gramStart"/>
            <w:r w:rsidRPr="00182A4C">
              <w:rPr>
                <w:rFonts w:eastAsia="Times New Roman"/>
                <w:color w:val="000000"/>
                <w:sz w:val="18"/>
                <w:szCs w:val="18"/>
              </w:rPr>
              <w:t>( 0.29</w:t>
            </w:r>
            <w:proofErr w:type="gramEnd"/>
            <w:r w:rsidRPr="00182A4C">
              <w:rPr>
                <w:rFonts w:eastAsia="Times New Roman"/>
                <w:color w:val="000000"/>
                <w:sz w:val="18"/>
                <w:szCs w:val="18"/>
              </w:rPr>
              <w:t>, 1.56)</w:t>
            </w:r>
          </w:p>
        </w:tc>
        <w:tc>
          <w:tcPr>
            <w:tcW w:w="1335" w:type="dxa"/>
            <w:shd w:val="clear" w:color="auto" w:fill="auto"/>
            <w:noWrap/>
            <w:vAlign w:val="bottom"/>
            <w:hideMark/>
          </w:tcPr>
          <w:p w14:paraId="17F9A868" w14:textId="78E093F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(-0.11, 1.71)</w:t>
            </w:r>
          </w:p>
        </w:tc>
      </w:tr>
      <w:tr w:rsidR="002A2AE0" w:rsidRPr="00182A4C" w14:paraId="4197F77D" w14:textId="77777777" w:rsidTr="002A2AE0">
        <w:trPr>
          <w:trHeight w:val="320"/>
        </w:trPr>
        <w:tc>
          <w:tcPr>
            <w:tcW w:w="1293" w:type="dxa"/>
            <w:shd w:val="clear" w:color="auto" w:fill="auto"/>
            <w:noWrap/>
            <w:vAlign w:val="bottom"/>
            <w:hideMark/>
          </w:tcPr>
          <w:p w14:paraId="24C43131" w14:textId="5A9A38A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59FEAF0" w14:textId="697D8171"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3304AD44" w14:textId="0EDBAD2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(-0.51, 2.60)</w:t>
            </w:r>
          </w:p>
        </w:tc>
        <w:tc>
          <w:tcPr>
            <w:tcW w:w="1335" w:type="dxa"/>
            <w:shd w:val="clear" w:color="auto" w:fill="auto"/>
            <w:noWrap/>
            <w:vAlign w:val="bottom"/>
            <w:hideMark/>
          </w:tcPr>
          <w:p w14:paraId="5577C665" w14:textId="1C8EC0F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(-0.59, 2.50)</w:t>
            </w:r>
          </w:p>
        </w:tc>
        <w:tc>
          <w:tcPr>
            <w:tcW w:w="1335" w:type="dxa"/>
            <w:shd w:val="clear" w:color="auto" w:fill="auto"/>
            <w:noWrap/>
            <w:vAlign w:val="bottom"/>
            <w:hideMark/>
          </w:tcPr>
          <w:p w14:paraId="6F02EF79" w14:textId="2B8D404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0.54 (-0.86, 1.99)</w:t>
            </w:r>
          </w:p>
        </w:tc>
        <w:tc>
          <w:tcPr>
            <w:tcW w:w="1335" w:type="dxa"/>
            <w:shd w:val="clear" w:color="auto" w:fill="auto"/>
            <w:noWrap/>
            <w:vAlign w:val="bottom"/>
            <w:hideMark/>
          </w:tcPr>
          <w:p w14:paraId="5EA9EC8B" w14:textId="64E7FC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1.14 (-0.22, 2.51)</w:t>
            </w:r>
          </w:p>
        </w:tc>
        <w:tc>
          <w:tcPr>
            <w:tcW w:w="1335" w:type="dxa"/>
            <w:shd w:val="clear" w:color="auto" w:fill="auto"/>
            <w:noWrap/>
            <w:vAlign w:val="bottom"/>
            <w:hideMark/>
          </w:tcPr>
          <w:p w14:paraId="37E46671" w14:textId="32D714A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(-1.16, 1.37)</w:t>
            </w:r>
          </w:p>
        </w:tc>
        <w:tc>
          <w:tcPr>
            <w:tcW w:w="1335" w:type="dxa"/>
            <w:shd w:val="clear" w:color="auto" w:fill="auto"/>
            <w:noWrap/>
            <w:vAlign w:val="bottom"/>
            <w:hideMark/>
          </w:tcPr>
          <w:p w14:paraId="503ABDA3" w14:textId="003F530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(-0.99, 1.19)</w:t>
            </w:r>
          </w:p>
        </w:tc>
        <w:tc>
          <w:tcPr>
            <w:tcW w:w="1335" w:type="dxa"/>
            <w:shd w:val="clear" w:color="auto" w:fill="auto"/>
            <w:noWrap/>
            <w:vAlign w:val="bottom"/>
            <w:hideMark/>
          </w:tcPr>
          <w:p w14:paraId="788A0614" w14:textId="18604A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0.08 (-0.87, 1.03)</w:t>
            </w:r>
          </w:p>
        </w:tc>
        <w:tc>
          <w:tcPr>
            <w:tcW w:w="1335" w:type="dxa"/>
            <w:shd w:val="clear" w:color="auto" w:fill="auto"/>
            <w:noWrap/>
            <w:vAlign w:val="bottom"/>
            <w:hideMark/>
          </w:tcPr>
          <w:p w14:paraId="621834BC" w14:textId="4116AAA7" w:rsidR="002A2AE0" w:rsidRPr="00182A4C" w:rsidRDefault="002A2AE0" w:rsidP="00334A3C">
            <w:pPr>
              <w:rPr>
                <w:rFonts w:eastAsia="Times New Roman"/>
                <w:color w:val="000000"/>
                <w:sz w:val="18"/>
                <w:szCs w:val="18"/>
              </w:rPr>
            </w:pPr>
            <w:r w:rsidRPr="00182A4C">
              <w:rPr>
                <w:rFonts w:eastAsia="Times New Roman"/>
                <w:color w:val="000000"/>
                <w:sz w:val="18"/>
                <w:szCs w:val="18"/>
              </w:rPr>
              <w:t>-0.19 (-0.89, 0.51)</w:t>
            </w:r>
          </w:p>
        </w:tc>
        <w:tc>
          <w:tcPr>
            <w:tcW w:w="1335" w:type="dxa"/>
            <w:shd w:val="clear" w:color="auto" w:fill="auto"/>
            <w:noWrap/>
            <w:vAlign w:val="bottom"/>
            <w:hideMark/>
          </w:tcPr>
          <w:p w14:paraId="55ABF9B8" w14:textId="1D9D9993" w:rsidR="002A2AE0" w:rsidRPr="00182A4C" w:rsidRDefault="002A2AE0" w:rsidP="00334A3C">
            <w:pPr>
              <w:rPr>
                <w:rFonts w:eastAsia="Times New Roman"/>
                <w:color w:val="000000"/>
                <w:sz w:val="18"/>
                <w:szCs w:val="18"/>
              </w:rPr>
            </w:pPr>
            <w:r w:rsidRPr="00182A4C">
              <w:rPr>
                <w:rFonts w:eastAsia="Times New Roman"/>
                <w:color w:val="000000"/>
                <w:sz w:val="18"/>
                <w:szCs w:val="18"/>
              </w:rPr>
              <w:t>-0.40 (-0.</w:t>
            </w:r>
            <w:proofErr w:type="gramStart"/>
            <w:r w:rsidRPr="00182A4C">
              <w:rPr>
                <w:rFonts w:eastAsia="Times New Roman"/>
                <w:color w:val="000000"/>
                <w:sz w:val="18"/>
                <w:szCs w:val="18"/>
              </w:rPr>
              <w:t>78,-</w:t>
            </w:r>
            <w:proofErr w:type="gramEnd"/>
            <w:r w:rsidRPr="00182A4C">
              <w:rPr>
                <w:rFonts w:eastAsia="Times New Roman"/>
                <w:color w:val="000000"/>
                <w:sz w:val="18"/>
                <w:szCs w:val="18"/>
              </w:rPr>
              <w:t>0.04)</w:t>
            </w:r>
          </w:p>
        </w:tc>
      </w:tr>
      <w:tr w:rsidR="002A2AE0" w:rsidRPr="00182A4C" w14:paraId="7727DCDB" w14:textId="77777777" w:rsidTr="002A2AE0">
        <w:trPr>
          <w:trHeight w:val="320"/>
        </w:trPr>
        <w:tc>
          <w:tcPr>
            <w:tcW w:w="1293" w:type="dxa"/>
            <w:shd w:val="clear" w:color="auto" w:fill="auto"/>
            <w:noWrap/>
            <w:vAlign w:val="bottom"/>
            <w:hideMark/>
          </w:tcPr>
          <w:p w14:paraId="7DFE429C" w14:textId="42195E57"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E4E5076" w14:textId="62450373"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3D718706" w14:textId="460F0A2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2.14 </w:t>
            </w:r>
            <w:proofErr w:type="gramStart"/>
            <w:r w:rsidRPr="00182A4C">
              <w:rPr>
                <w:rFonts w:eastAsia="Times New Roman"/>
                <w:color w:val="000000"/>
                <w:sz w:val="18"/>
                <w:szCs w:val="18"/>
              </w:rPr>
              <w:t>( 0.82</w:t>
            </w:r>
            <w:proofErr w:type="gramEnd"/>
            <w:r w:rsidRPr="00182A4C">
              <w:rPr>
                <w:rFonts w:eastAsia="Times New Roman"/>
                <w:color w:val="000000"/>
                <w:sz w:val="18"/>
                <w:szCs w:val="18"/>
              </w:rPr>
              <w:t>, 3.50)</w:t>
            </w:r>
          </w:p>
        </w:tc>
        <w:tc>
          <w:tcPr>
            <w:tcW w:w="1335" w:type="dxa"/>
            <w:shd w:val="clear" w:color="auto" w:fill="auto"/>
            <w:noWrap/>
            <w:vAlign w:val="bottom"/>
            <w:hideMark/>
          </w:tcPr>
          <w:p w14:paraId="4755C7F2" w14:textId="4A046A9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4.13 </w:t>
            </w:r>
            <w:proofErr w:type="gramStart"/>
            <w:r w:rsidRPr="00182A4C">
              <w:rPr>
                <w:rFonts w:eastAsia="Times New Roman"/>
                <w:color w:val="000000"/>
                <w:sz w:val="18"/>
                <w:szCs w:val="18"/>
              </w:rPr>
              <w:t>( 2.23</w:t>
            </w:r>
            <w:proofErr w:type="gramEnd"/>
            <w:r w:rsidRPr="00182A4C">
              <w:rPr>
                <w:rFonts w:eastAsia="Times New Roman"/>
                <w:color w:val="000000"/>
                <w:sz w:val="18"/>
                <w:szCs w:val="18"/>
              </w:rPr>
              <w:t>, 6.16)</w:t>
            </w:r>
          </w:p>
        </w:tc>
        <w:tc>
          <w:tcPr>
            <w:tcW w:w="1335" w:type="dxa"/>
            <w:shd w:val="clear" w:color="auto" w:fill="auto"/>
            <w:noWrap/>
            <w:vAlign w:val="bottom"/>
            <w:hideMark/>
          </w:tcPr>
          <w:p w14:paraId="40E475CA" w14:textId="267A954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1.44 </w:t>
            </w:r>
            <w:proofErr w:type="gramStart"/>
            <w:r w:rsidRPr="00182A4C">
              <w:rPr>
                <w:rFonts w:eastAsia="Times New Roman"/>
                <w:color w:val="000000"/>
                <w:sz w:val="18"/>
                <w:szCs w:val="18"/>
              </w:rPr>
              <w:t>( 0.03</w:t>
            </w:r>
            <w:proofErr w:type="gramEnd"/>
            <w:r w:rsidRPr="00182A4C">
              <w:rPr>
                <w:rFonts w:eastAsia="Times New Roman"/>
                <w:color w:val="000000"/>
                <w:sz w:val="18"/>
                <w:szCs w:val="18"/>
              </w:rPr>
              <w:t>, 2.83)</w:t>
            </w:r>
          </w:p>
        </w:tc>
        <w:tc>
          <w:tcPr>
            <w:tcW w:w="1335" w:type="dxa"/>
            <w:shd w:val="clear" w:color="auto" w:fill="auto"/>
            <w:noWrap/>
            <w:vAlign w:val="bottom"/>
            <w:hideMark/>
          </w:tcPr>
          <w:p w14:paraId="1787AF49" w14:textId="47BC83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2.28 </w:t>
            </w:r>
            <w:proofErr w:type="gramStart"/>
            <w:r w:rsidRPr="00182A4C">
              <w:rPr>
                <w:rFonts w:eastAsia="Times New Roman"/>
                <w:color w:val="000000"/>
                <w:sz w:val="18"/>
                <w:szCs w:val="18"/>
              </w:rPr>
              <w:t>( 0.86</w:t>
            </w:r>
            <w:proofErr w:type="gramEnd"/>
            <w:r w:rsidRPr="00182A4C">
              <w:rPr>
                <w:rFonts w:eastAsia="Times New Roman"/>
                <w:color w:val="000000"/>
                <w:sz w:val="18"/>
                <w:szCs w:val="18"/>
              </w:rPr>
              <w:t>, 3.63)</w:t>
            </w:r>
          </w:p>
        </w:tc>
        <w:tc>
          <w:tcPr>
            <w:tcW w:w="1335" w:type="dxa"/>
            <w:shd w:val="clear" w:color="auto" w:fill="auto"/>
            <w:noWrap/>
            <w:vAlign w:val="bottom"/>
            <w:hideMark/>
          </w:tcPr>
          <w:p w14:paraId="4B5C4262" w14:textId="25FB880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2.01 </w:t>
            </w:r>
            <w:proofErr w:type="gramStart"/>
            <w:r w:rsidRPr="00182A4C">
              <w:rPr>
                <w:rFonts w:eastAsia="Times New Roman"/>
                <w:color w:val="000000"/>
                <w:sz w:val="18"/>
                <w:szCs w:val="18"/>
              </w:rPr>
              <w:t>( 0.53</w:t>
            </w:r>
            <w:proofErr w:type="gramEnd"/>
            <w:r w:rsidRPr="00182A4C">
              <w:rPr>
                <w:rFonts w:eastAsia="Times New Roman"/>
                <w:color w:val="000000"/>
                <w:sz w:val="18"/>
                <w:szCs w:val="18"/>
              </w:rPr>
              <w:t>, 3.51)</w:t>
            </w:r>
          </w:p>
        </w:tc>
        <w:tc>
          <w:tcPr>
            <w:tcW w:w="1335" w:type="dxa"/>
            <w:shd w:val="clear" w:color="auto" w:fill="auto"/>
            <w:noWrap/>
            <w:vAlign w:val="bottom"/>
            <w:hideMark/>
          </w:tcPr>
          <w:p w14:paraId="2D6B92A7" w14:textId="3D9E17E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1.60 </w:t>
            </w:r>
            <w:proofErr w:type="gramStart"/>
            <w:r w:rsidRPr="00182A4C">
              <w:rPr>
                <w:rFonts w:eastAsia="Times New Roman"/>
                <w:color w:val="000000"/>
                <w:sz w:val="18"/>
                <w:szCs w:val="18"/>
              </w:rPr>
              <w:t>( 0.16</w:t>
            </w:r>
            <w:proofErr w:type="gramEnd"/>
            <w:r w:rsidRPr="00182A4C">
              <w:rPr>
                <w:rFonts w:eastAsia="Times New Roman"/>
                <w:color w:val="000000"/>
                <w:sz w:val="18"/>
                <w:szCs w:val="18"/>
              </w:rPr>
              <w:t>, 3.08)</w:t>
            </w:r>
          </w:p>
        </w:tc>
        <w:tc>
          <w:tcPr>
            <w:tcW w:w="1335" w:type="dxa"/>
            <w:shd w:val="clear" w:color="auto" w:fill="auto"/>
            <w:noWrap/>
            <w:vAlign w:val="bottom"/>
            <w:hideMark/>
          </w:tcPr>
          <w:p w14:paraId="12E5DD79" w14:textId="7508154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0.66 (-0.78, 2.10)</w:t>
            </w:r>
          </w:p>
        </w:tc>
        <w:tc>
          <w:tcPr>
            <w:tcW w:w="1335" w:type="dxa"/>
            <w:shd w:val="clear" w:color="auto" w:fill="auto"/>
            <w:noWrap/>
            <w:vAlign w:val="bottom"/>
            <w:hideMark/>
          </w:tcPr>
          <w:p w14:paraId="176E2567" w14:textId="5225BB4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1.35 (-0.07, 2.78)</w:t>
            </w:r>
          </w:p>
        </w:tc>
        <w:tc>
          <w:tcPr>
            <w:tcW w:w="1335" w:type="dxa"/>
            <w:shd w:val="clear" w:color="auto" w:fill="auto"/>
            <w:noWrap/>
            <w:vAlign w:val="bottom"/>
            <w:hideMark/>
          </w:tcPr>
          <w:p w14:paraId="779DADF7" w14:textId="0C8F904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0.33 (-1.22, 1.96)</w:t>
            </w:r>
          </w:p>
        </w:tc>
      </w:tr>
      <w:tr w:rsidR="002A2AE0" w:rsidRPr="00182A4C" w14:paraId="711F0802" w14:textId="77777777" w:rsidTr="002A2AE0">
        <w:trPr>
          <w:trHeight w:val="320"/>
        </w:trPr>
        <w:tc>
          <w:tcPr>
            <w:tcW w:w="1293" w:type="dxa"/>
            <w:shd w:val="clear" w:color="auto" w:fill="auto"/>
            <w:noWrap/>
            <w:vAlign w:val="bottom"/>
            <w:hideMark/>
          </w:tcPr>
          <w:p w14:paraId="4F50AEC6" w14:textId="7A9DDD2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654DCD73" w14:textId="153B5088"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74CFA7B7" w14:textId="1F8D4002" w:rsidR="002A2AE0" w:rsidRPr="00182A4C" w:rsidRDefault="002A2AE0" w:rsidP="00334A3C">
            <w:pPr>
              <w:rPr>
                <w:rFonts w:eastAsia="Times New Roman"/>
                <w:color w:val="000000"/>
                <w:sz w:val="18"/>
                <w:szCs w:val="18"/>
              </w:rPr>
            </w:pPr>
            <w:r w:rsidRPr="00182A4C">
              <w:rPr>
                <w:rFonts w:eastAsia="Times New Roman"/>
                <w:color w:val="000000"/>
                <w:sz w:val="18"/>
                <w:szCs w:val="18"/>
              </w:rPr>
              <w:t>-0.86 (-1.</w:t>
            </w:r>
            <w:proofErr w:type="gramStart"/>
            <w:r w:rsidRPr="00182A4C">
              <w:rPr>
                <w:rFonts w:eastAsia="Times New Roman"/>
                <w:color w:val="000000"/>
                <w:sz w:val="18"/>
                <w:szCs w:val="18"/>
              </w:rPr>
              <w:t>63,-</w:t>
            </w:r>
            <w:proofErr w:type="gramEnd"/>
            <w:r w:rsidRPr="00182A4C">
              <w:rPr>
                <w:rFonts w:eastAsia="Times New Roman"/>
                <w:color w:val="000000"/>
                <w:sz w:val="18"/>
                <w:szCs w:val="18"/>
              </w:rPr>
              <w:t>0.06)</w:t>
            </w:r>
          </w:p>
        </w:tc>
        <w:tc>
          <w:tcPr>
            <w:tcW w:w="1335" w:type="dxa"/>
            <w:shd w:val="clear" w:color="auto" w:fill="auto"/>
            <w:noWrap/>
            <w:vAlign w:val="bottom"/>
            <w:hideMark/>
          </w:tcPr>
          <w:p w14:paraId="5D6209BF" w14:textId="08DD54F6" w:rsidR="002A2AE0" w:rsidRPr="00182A4C" w:rsidRDefault="002A2AE0" w:rsidP="00334A3C">
            <w:pPr>
              <w:rPr>
                <w:rFonts w:eastAsia="Times New Roman"/>
                <w:color w:val="000000"/>
                <w:sz w:val="18"/>
                <w:szCs w:val="18"/>
              </w:rPr>
            </w:pPr>
            <w:r w:rsidRPr="00182A4C">
              <w:rPr>
                <w:rFonts w:eastAsia="Times New Roman"/>
                <w:color w:val="000000"/>
                <w:sz w:val="18"/>
                <w:szCs w:val="18"/>
              </w:rPr>
              <w:t>-0.74 (-1.58, 0.15)</w:t>
            </w:r>
          </w:p>
        </w:tc>
        <w:tc>
          <w:tcPr>
            <w:tcW w:w="1335" w:type="dxa"/>
            <w:shd w:val="clear" w:color="auto" w:fill="auto"/>
            <w:noWrap/>
            <w:vAlign w:val="bottom"/>
            <w:hideMark/>
          </w:tcPr>
          <w:p w14:paraId="151CBE61" w14:textId="2E1118B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0.12 (-0.69, 0.93)</w:t>
            </w:r>
          </w:p>
        </w:tc>
        <w:tc>
          <w:tcPr>
            <w:tcW w:w="1335" w:type="dxa"/>
            <w:shd w:val="clear" w:color="auto" w:fill="auto"/>
            <w:noWrap/>
            <w:vAlign w:val="bottom"/>
            <w:hideMark/>
          </w:tcPr>
          <w:p w14:paraId="0AC0487D" w14:textId="60EEED6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0.03 (-0.76, 0.84)</w:t>
            </w:r>
          </w:p>
        </w:tc>
        <w:tc>
          <w:tcPr>
            <w:tcW w:w="1335" w:type="dxa"/>
            <w:shd w:val="clear" w:color="auto" w:fill="auto"/>
            <w:noWrap/>
            <w:vAlign w:val="bottom"/>
            <w:hideMark/>
          </w:tcPr>
          <w:p w14:paraId="0DA98E33" w14:textId="4916E4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(-0.49, 1.10)</w:t>
            </w:r>
          </w:p>
        </w:tc>
        <w:tc>
          <w:tcPr>
            <w:tcW w:w="1335" w:type="dxa"/>
            <w:shd w:val="clear" w:color="auto" w:fill="auto"/>
            <w:noWrap/>
            <w:vAlign w:val="bottom"/>
            <w:hideMark/>
          </w:tcPr>
          <w:p w14:paraId="3CC0E324" w14:textId="0E53AE5E" w:rsidR="002A2AE0" w:rsidRPr="00182A4C" w:rsidRDefault="002A2AE0" w:rsidP="00334A3C">
            <w:pPr>
              <w:rPr>
                <w:rFonts w:eastAsia="Times New Roman"/>
                <w:color w:val="000000"/>
                <w:sz w:val="18"/>
                <w:szCs w:val="18"/>
              </w:rPr>
            </w:pPr>
            <w:r w:rsidRPr="00182A4C">
              <w:rPr>
                <w:rFonts w:eastAsia="Times New Roman"/>
                <w:color w:val="000000"/>
                <w:sz w:val="18"/>
                <w:szCs w:val="18"/>
              </w:rPr>
              <w:t>-0.10 (-0.90, 0.72)</w:t>
            </w:r>
          </w:p>
        </w:tc>
        <w:tc>
          <w:tcPr>
            <w:tcW w:w="1335" w:type="dxa"/>
            <w:shd w:val="clear" w:color="auto" w:fill="auto"/>
            <w:noWrap/>
            <w:vAlign w:val="bottom"/>
            <w:hideMark/>
          </w:tcPr>
          <w:p w14:paraId="4ED6A0C9" w14:textId="3B54FA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0.31 (-0.49, 1.09)</w:t>
            </w:r>
          </w:p>
        </w:tc>
        <w:tc>
          <w:tcPr>
            <w:tcW w:w="1335" w:type="dxa"/>
            <w:shd w:val="clear" w:color="auto" w:fill="auto"/>
            <w:noWrap/>
            <w:vAlign w:val="bottom"/>
            <w:hideMark/>
          </w:tcPr>
          <w:p w14:paraId="1AE32E84" w14:textId="4610781C" w:rsidR="002A2AE0" w:rsidRPr="00182A4C" w:rsidRDefault="002A2AE0" w:rsidP="00334A3C">
            <w:pPr>
              <w:rPr>
                <w:rFonts w:eastAsia="Times New Roman"/>
                <w:color w:val="000000"/>
                <w:sz w:val="18"/>
                <w:szCs w:val="18"/>
              </w:rPr>
            </w:pPr>
            <w:r w:rsidRPr="00182A4C">
              <w:rPr>
                <w:rFonts w:eastAsia="Times New Roman"/>
                <w:color w:val="000000"/>
                <w:sz w:val="18"/>
                <w:szCs w:val="18"/>
              </w:rPr>
              <w:t>-0.10 (-0.89, 0.68)</w:t>
            </w:r>
          </w:p>
        </w:tc>
        <w:tc>
          <w:tcPr>
            <w:tcW w:w="1335" w:type="dxa"/>
            <w:shd w:val="clear" w:color="auto" w:fill="auto"/>
            <w:noWrap/>
            <w:vAlign w:val="bottom"/>
            <w:hideMark/>
          </w:tcPr>
          <w:p w14:paraId="187C3C39" w14:textId="00DC9960" w:rsidR="002A2AE0" w:rsidRPr="00182A4C" w:rsidRDefault="002A2AE0" w:rsidP="00334A3C">
            <w:pPr>
              <w:rPr>
                <w:rFonts w:eastAsia="Times New Roman"/>
                <w:color w:val="000000"/>
                <w:sz w:val="18"/>
                <w:szCs w:val="18"/>
              </w:rPr>
            </w:pPr>
            <w:r w:rsidRPr="00182A4C">
              <w:rPr>
                <w:rFonts w:eastAsia="Times New Roman"/>
                <w:color w:val="000000"/>
                <w:sz w:val="18"/>
                <w:szCs w:val="18"/>
              </w:rPr>
              <w:t>-0.31 (-1.19, 0.57)</w:t>
            </w:r>
          </w:p>
        </w:tc>
      </w:tr>
      <w:tr w:rsidR="002A2AE0" w:rsidRPr="00182A4C" w14:paraId="63FF7904" w14:textId="77777777" w:rsidTr="002A2AE0">
        <w:trPr>
          <w:trHeight w:val="320"/>
        </w:trPr>
        <w:tc>
          <w:tcPr>
            <w:tcW w:w="1293" w:type="dxa"/>
            <w:shd w:val="clear" w:color="auto" w:fill="auto"/>
            <w:noWrap/>
            <w:vAlign w:val="bottom"/>
            <w:hideMark/>
          </w:tcPr>
          <w:p w14:paraId="4E83227F" w14:textId="29F4AB21"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7CF4006" w14:textId="2A55CDC2"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04D7F083" w14:textId="38C3565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0.99 (-0.05, 2.04)</w:t>
            </w:r>
          </w:p>
        </w:tc>
        <w:tc>
          <w:tcPr>
            <w:tcW w:w="1335" w:type="dxa"/>
            <w:shd w:val="clear" w:color="auto" w:fill="auto"/>
            <w:noWrap/>
            <w:vAlign w:val="bottom"/>
            <w:hideMark/>
          </w:tcPr>
          <w:p w14:paraId="6B328C42" w14:textId="38D52F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0.83 (-0.41, 2.08)</w:t>
            </w:r>
          </w:p>
        </w:tc>
        <w:tc>
          <w:tcPr>
            <w:tcW w:w="1335" w:type="dxa"/>
            <w:shd w:val="clear" w:color="auto" w:fill="auto"/>
            <w:noWrap/>
            <w:vAlign w:val="bottom"/>
            <w:hideMark/>
          </w:tcPr>
          <w:p w14:paraId="0D3BA270" w14:textId="659B615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1.24 </w:t>
            </w:r>
            <w:proofErr w:type="gramStart"/>
            <w:r w:rsidRPr="00182A4C">
              <w:rPr>
                <w:rFonts w:eastAsia="Times New Roman"/>
                <w:color w:val="000000"/>
                <w:sz w:val="18"/>
                <w:szCs w:val="18"/>
              </w:rPr>
              <w:t>( 0.49</w:t>
            </w:r>
            <w:proofErr w:type="gramEnd"/>
            <w:r w:rsidRPr="00182A4C">
              <w:rPr>
                <w:rFonts w:eastAsia="Times New Roman"/>
                <w:color w:val="000000"/>
                <w:sz w:val="18"/>
                <w:szCs w:val="18"/>
              </w:rPr>
              <w:t>, 1.98)</w:t>
            </w:r>
          </w:p>
        </w:tc>
        <w:tc>
          <w:tcPr>
            <w:tcW w:w="1335" w:type="dxa"/>
            <w:shd w:val="clear" w:color="auto" w:fill="auto"/>
            <w:noWrap/>
            <w:vAlign w:val="bottom"/>
            <w:hideMark/>
          </w:tcPr>
          <w:p w14:paraId="43D349E0" w14:textId="14F16DA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0.27 (-0.43, 0.99)</w:t>
            </w:r>
          </w:p>
        </w:tc>
        <w:tc>
          <w:tcPr>
            <w:tcW w:w="1335" w:type="dxa"/>
            <w:shd w:val="clear" w:color="auto" w:fill="auto"/>
            <w:noWrap/>
            <w:vAlign w:val="bottom"/>
            <w:hideMark/>
          </w:tcPr>
          <w:p w14:paraId="1BC5F024" w14:textId="0D08FBA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w:t>
            </w:r>
            <w:proofErr w:type="gramStart"/>
            <w:r w:rsidRPr="00182A4C">
              <w:rPr>
                <w:rFonts w:eastAsia="Times New Roman"/>
                <w:color w:val="000000"/>
                <w:sz w:val="18"/>
                <w:szCs w:val="18"/>
              </w:rPr>
              <w:t>( 0.28</w:t>
            </w:r>
            <w:proofErr w:type="gramEnd"/>
            <w:r w:rsidRPr="00182A4C">
              <w:rPr>
                <w:rFonts w:eastAsia="Times New Roman"/>
                <w:color w:val="000000"/>
                <w:sz w:val="18"/>
                <w:szCs w:val="18"/>
              </w:rPr>
              <w:t>, 1.82)</w:t>
            </w:r>
          </w:p>
        </w:tc>
        <w:tc>
          <w:tcPr>
            <w:tcW w:w="1335" w:type="dxa"/>
            <w:shd w:val="clear" w:color="auto" w:fill="auto"/>
            <w:noWrap/>
            <w:vAlign w:val="bottom"/>
            <w:hideMark/>
          </w:tcPr>
          <w:p w14:paraId="139A5FC9" w14:textId="2CAB414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(-0.09, 1.76)</w:t>
            </w:r>
          </w:p>
        </w:tc>
        <w:tc>
          <w:tcPr>
            <w:tcW w:w="1335" w:type="dxa"/>
            <w:shd w:val="clear" w:color="auto" w:fill="auto"/>
            <w:noWrap/>
            <w:vAlign w:val="bottom"/>
            <w:hideMark/>
          </w:tcPr>
          <w:p w14:paraId="2459592B" w14:textId="55375B5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(-0.52, 1.56)</w:t>
            </w:r>
          </w:p>
        </w:tc>
        <w:tc>
          <w:tcPr>
            <w:tcW w:w="1335" w:type="dxa"/>
            <w:shd w:val="clear" w:color="auto" w:fill="auto"/>
            <w:noWrap/>
            <w:vAlign w:val="bottom"/>
            <w:hideMark/>
          </w:tcPr>
          <w:p w14:paraId="12BE947A" w14:textId="47B81FC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(-0.47, 1.79)</w:t>
            </w:r>
          </w:p>
        </w:tc>
        <w:tc>
          <w:tcPr>
            <w:tcW w:w="1335" w:type="dxa"/>
            <w:shd w:val="clear" w:color="auto" w:fill="auto"/>
            <w:noWrap/>
            <w:vAlign w:val="bottom"/>
            <w:hideMark/>
          </w:tcPr>
          <w:p w14:paraId="3452B53B" w14:textId="7DA7E2D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0.87 (-0.54, 2.31)</w:t>
            </w:r>
          </w:p>
        </w:tc>
      </w:tr>
      <w:tr w:rsidR="002A2AE0" w:rsidRPr="00182A4C" w14:paraId="500AB602" w14:textId="77777777" w:rsidTr="00886AE3">
        <w:trPr>
          <w:trHeight w:val="462"/>
        </w:trPr>
        <w:tc>
          <w:tcPr>
            <w:tcW w:w="1293" w:type="dxa"/>
            <w:shd w:val="clear" w:color="auto" w:fill="auto"/>
            <w:noWrap/>
            <w:vAlign w:val="bottom"/>
            <w:hideMark/>
          </w:tcPr>
          <w:p w14:paraId="5AD26D76" w14:textId="2CB6523C"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BE2DFE" w14:textId="697D92A6"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7BF75937" w14:textId="116FD5C1"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5B267B0E" w14:textId="0A6812B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1.47 </w:t>
            </w:r>
            <w:proofErr w:type="gramStart"/>
            <w:r w:rsidRPr="00182A4C">
              <w:rPr>
                <w:rFonts w:eastAsia="Times New Roman"/>
                <w:color w:val="000000"/>
                <w:sz w:val="18"/>
                <w:szCs w:val="18"/>
              </w:rPr>
              <w:t>( 0.17</w:t>
            </w:r>
            <w:proofErr w:type="gramEnd"/>
            <w:r w:rsidRPr="00182A4C">
              <w:rPr>
                <w:rFonts w:eastAsia="Times New Roman"/>
                <w:color w:val="000000"/>
                <w:sz w:val="18"/>
                <w:szCs w:val="18"/>
              </w:rPr>
              <w:t>, 2.82)</w:t>
            </w:r>
          </w:p>
        </w:tc>
        <w:tc>
          <w:tcPr>
            <w:tcW w:w="1335" w:type="dxa"/>
            <w:shd w:val="clear" w:color="auto" w:fill="auto"/>
            <w:noWrap/>
            <w:vAlign w:val="bottom"/>
            <w:hideMark/>
          </w:tcPr>
          <w:p w14:paraId="6E4BAD76" w14:textId="55A313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(-0.10, 1.40)</w:t>
            </w:r>
          </w:p>
        </w:tc>
        <w:tc>
          <w:tcPr>
            <w:tcW w:w="1335" w:type="dxa"/>
            <w:shd w:val="clear" w:color="auto" w:fill="auto"/>
            <w:noWrap/>
            <w:vAlign w:val="bottom"/>
            <w:hideMark/>
          </w:tcPr>
          <w:p w14:paraId="684A7EDA" w14:textId="7944079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( 0.16</w:t>
            </w:r>
            <w:proofErr w:type="gramEnd"/>
            <w:r w:rsidRPr="00182A4C">
              <w:rPr>
                <w:rFonts w:eastAsia="Times New Roman"/>
                <w:color w:val="000000"/>
                <w:sz w:val="18"/>
                <w:szCs w:val="18"/>
              </w:rPr>
              <w:t>, 1.49)</w:t>
            </w:r>
          </w:p>
        </w:tc>
        <w:tc>
          <w:tcPr>
            <w:tcW w:w="1335" w:type="dxa"/>
            <w:shd w:val="clear" w:color="auto" w:fill="auto"/>
            <w:noWrap/>
            <w:vAlign w:val="bottom"/>
            <w:hideMark/>
          </w:tcPr>
          <w:p w14:paraId="0CF15C1F" w14:textId="41E5226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w:t>
            </w:r>
            <w:proofErr w:type="gramStart"/>
            <w:r w:rsidRPr="00182A4C">
              <w:rPr>
                <w:rFonts w:eastAsia="Times New Roman"/>
                <w:color w:val="000000"/>
                <w:sz w:val="18"/>
                <w:szCs w:val="18"/>
              </w:rPr>
              <w:t>( 0.00</w:t>
            </w:r>
            <w:proofErr w:type="gramEnd"/>
            <w:r w:rsidRPr="00182A4C">
              <w:rPr>
                <w:rFonts w:eastAsia="Times New Roman"/>
                <w:color w:val="000000"/>
                <w:sz w:val="18"/>
                <w:szCs w:val="18"/>
              </w:rPr>
              <w:t>, 1.20)</w:t>
            </w:r>
          </w:p>
        </w:tc>
        <w:tc>
          <w:tcPr>
            <w:tcW w:w="1335" w:type="dxa"/>
            <w:shd w:val="clear" w:color="auto" w:fill="auto"/>
            <w:noWrap/>
            <w:vAlign w:val="bottom"/>
            <w:hideMark/>
          </w:tcPr>
          <w:p w14:paraId="2267CC75" w14:textId="0E6663F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(-0.19, 0.98)</w:t>
            </w:r>
          </w:p>
        </w:tc>
        <w:tc>
          <w:tcPr>
            <w:tcW w:w="1335" w:type="dxa"/>
            <w:shd w:val="clear" w:color="auto" w:fill="auto"/>
            <w:noWrap/>
            <w:vAlign w:val="bottom"/>
            <w:hideMark/>
          </w:tcPr>
          <w:p w14:paraId="031B6B04" w14:textId="091620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(-0.16, 1.21)</w:t>
            </w:r>
          </w:p>
        </w:tc>
        <w:tc>
          <w:tcPr>
            <w:tcW w:w="1335" w:type="dxa"/>
            <w:shd w:val="clear" w:color="auto" w:fill="auto"/>
            <w:noWrap/>
            <w:vAlign w:val="bottom"/>
            <w:hideMark/>
          </w:tcPr>
          <w:p w14:paraId="4DE52902" w14:textId="30D7547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1.77)</w:t>
            </w:r>
          </w:p>
        </w:tc>
        <w:tc>
          <w:tcPr>
            <w:tcW w:w="1335" w:type="dxa"/>
            <w:shd w:val="clear" w:color="auto" w:fill="auto"/>
            <w:noWrap/>
            <w:vAlign w:val="bottom"/>
            <w:hideMark/>
          </w:tcPr>
          <w:p w14:paraId="6B63002D" w14:textId="4FD0C56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(-0.53, 2.13)</w:t>
            </w:r>
          </w:p>
        </w:tc>
      </w:tr>
    </w:tbl>
    <w:p w14:paraId="19085F5E" w14:textId="03796597" w:rsidR="00D04A37" w:rsidRPr="00182A4C" w:rsidRDefault="00D04A37" w:rsidP="00D76DF7">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Bennett, James E" w:date="2019-01-07T16:04:00Z" w:initials="BJE">
    <w:p w14:paraId="6863466D" w14:textId="055C327F" w:rsidR="007D0986" w:rsidRDefault="007D0986">
      <w:pPr>
        <w:pStyle w:val="CommentText"/>
      </w:pPr>
      <w:r>
        <w:rPr>
          <w:rStyle w:val="CommentReference"/>
        </w:rPr>
        <w:annotationRef/>
      </w:r>
      <w:r>
        <w:t xml:space="preserve">As we said, see if you can find one or two studies looking at anomaly of temp with some other disease group. Ideally something in comparison to what you found i.e. this for anomaly effect on injuries but that for anomaly effect on cardio-resp. </w:t>
      </w:r>
    </w:p>
  </w:comment>
  <w:comment w:id="4" w:author="Ezzati, Majid" w:date="2018-12-30T21:15:00Z" w:initials="EM">
    <w:p w14:paraId="0552D2D2" w14:textId="0E2062D4" w:rsidR="007D0986" w:rsidRDefault="007D0986">
      <w:pPr>
        <w:pStyle w:val="CommentText"/>
      </w:pPr>
      <w:r>
        <w:rPr>
          <w:rStyle w:val="CommentReference"/>
        </w:rPr>
        <w:annotationRef/>
      </w:r>
      <w:r>
        <w:t xml:space="preserve">Is this relevant? </w:t>
      </w:r>
    </w:p>
  </w:comment>
  <w:comment w:id="5" w:author="Bennett, James E" w:date="2019-01-04T14:01:00Z" w:initials="BJE">
    <w:p w14:paraId="64E83CCA" w14:textId="6E090C60" w:rsidR="007D0986" w:rsidRDefault="007D0986">
      <w:pPr>
        <w:pStyle w:val="CommentText"/>
      </w:pPr>
      <w:r>
        <w:rPr>
          <w:rStyle w:val="CommentReference"/>
        </w:rPr>
        <w:annotationRef/>
      </w:r>
      <w:r>
        <w:t>Would agree – if not mortality then remove from comparison with prior studies. If not directly comparable then you are unnecessarily implying lots of people have done same work when in fact they haven’t. Can still include in discussion sections if you think useful.</w:t>
      </w:r>
    </w:p>
  </w:comment>
  <w:comment w:id="6" w:author="Ezzati, Majid" w:date="2018-12-30T21:15:00Z" w:initials="EM">
    <w:p w14:paraId="1DBEB4DD" w14:textId="78C91351" w:rsidR="007D0986" w:rsidRDefault="007D0986">
      <w:pPr>
        <w:pStyle w:val="CommentText"/>
      </w:pPr>
      <w:r>
        <w:rPr>
          <w:rStyle w:val="CommentReference"/>
        </w:rPr>
        <w:annotationRef/>
      </w:r>
      <w:r>
        <w:t>discuss</w:t>
      </w:r>
    </w:p>
  </w:comment>
  <w:comment w:id="7" w:author="Bennett, James E" w:date="2019-01-04T14:03:00Z" w:initials="BJE">
    <w:p w14:paraId="1C197854" w14:textId="181C26F5" w:rsidR="007D0986" w:rsidRDefault="007D0986">
      <w:pPr>
        <w:pStyle w:val="CommentText"/>
      </w:pPr>
      <w:r>
        <w:rPr>
          <w:rStyle w:val="CommentReference"/>
        </w:rPr>
        <w:annotationRef/>
      </w:r>
      <w:r>
        <w:t xml:space="preserve">Not sure what Majid wants to discuss but for me - </w:t>
      </w:r>
      <w:proofErr w:type="gramStart"/>
      <w:r>
        <w:t>similar to</w:t>
      </w:r>
      <w:proofErr w:type="gramEnd"/>
      <w:r>
        <w:t xml:space="preserve"> above point, are this one and below both mortality? If they are say so somewhere in this and the next bullet. Incidence in the Estonia one implies probably not for that one</w:t>
      </w:r>
    </w:p>
  </w:comment>
  <w:comment w:id="11" w:author="Ezzati, Majid" w:date="2018-12-30T21:15:00Z" w:initials="EM">
    <w:p w14:paraId="2A92930C" w14:textId="37CF8175" w:rsidR="007D0986" w:rsidRDefault="007D0986">
      <w:pPr>
        <w:pStyle w:val="CommentText"/>
      </w:pPr>
      <w:r>
        <w:rPr>
          <w:rStyle w:val="CommentReference"/>
        </w:rPr>
        <w:annotationRef/>
      </w:r>
      <w:r>
        <w:t xml:space="preserve">discuss </w:t>
      </w:r>
    </w:p>
  </w:comment>
  <w:comment w:id="12" w:author="Ezzati, Majid" w:date="2018-12-30T21:17:00Z" w:initials="EM">
    <w:p w14:paraId="4F826E37" w14:textId="00D15D80" w:rsidR="007D0986" w:rsidRDefault="007D0986">
      <w:pPr>
        <w:pStyle w:val="CommentText"/>
      </w:pPr>
      <w:r>
        <w:rPr>
          <w:rStyle w:val="CommentReference"/>
        </w:rPr>
        <w:annotationRef/>
      </w:r>
      <w:r>
        <w:t>relevant? discuss</w:t>
      </w:r>
    </w:p>
  </w:comment>
  <w:comment w:id="13" w:author="Ezzati, Majid" w:date="2018-12-30T21:17:00Z" w:initials="EM">
    <w:p w14:paraId="6AB93564" w14:textId="6F689DA9" w:rsidR="007D0986" w:rsidRDefault="007D0986">
      <w:pPr>
        <w:pStyle w:val="CommentText"/>
      </w:pPr>
      <w:r>
        <w:rPr>
          <w:rStyle w:val="CommentReference"/>
        </w:rPr>
        <w:annotationRef/>
      </w:r>
      <w:r>
        <w:t xml:space="preserve">hmmm? </w:t>
      </w:r>
    </w:p>
  </w:comment>
  <w:comment w:id="14" w:author="Parks, Robbie M" w:date="2019-01-02T14:06:00Z" w:initials="PRM">
    <w:p w14:paraId="045FEB9D" w14:textId="67B159CA" w:rsidR="007D0986" w:rsidRDefault="007D0986">
      <w:pPr>
        <w:pStyle w:val="CommentText"/>
      </w:pPr>
      <w:r>
        <w:rPr>
          <w:rStyle w:val="CommentReference"/>
        </w:rPr>
        <w:annotationRef/>
      </w:r>
      <w:r>
        <w:t xml:space="preserve">Have attempted to clarify. </w:t>
      </w:r>
      <w:proofErr w:type="gramStart"/>
      <w:r>
        <w:t>Generally</w:t>
      </w:r>
      <w:proofErr w:type="gramEnd"/>
      <w:r>
        <w:t xml:space="preserve"> interactions due to increase time outdoors will increase number of conflicts per 100,000 and potentially more assaults.</w:t>
      </w:r>
    </w:p>
  </w:comment>
  <w:comment w:id="49" w:author="Bennett, James E" w:date="2019-01-07T17:55:00Z" w:initials="BJE">
    <w:p w14:paraId="3E2EBAE5" w14:textId="6C072CA1" w:rsidR="007D0986" w:rsidRDefault="007D0986">
      <w:pPr>
        <w:pStyle w:val="CommentText"/>
      </w:pPr>
      <w:r>
        <w:rPr>
          <w:rStyle w:val="CommentReference"/>
        </w:rPr>
        <w:annotationRef/>
      </w:r>
      <w:r>
        <w:t>See if you can find out what the main effect of this paper 39 was, then we can link with sentence with ref 41.</w:t>
      </w:r>
    </w:p>
  </w:comment>
  <w:comment w:id="67" w:author="Bennett, James E" w:date="2019-01-07T18:00:00Z" w:initials="BJE">
    <w:p w14:paraId="690112B2" w14:textId="77777777" w:rsidR="007D0986" w:rsidRDefault="007D0986">
      <w:pPr>
        <w:pStyle w:val="CommentText"/>
      </w:pPr>
      <w:r>
        <w:rPr>
          <w:rStyle w:val="CommentReference"/>
        </w:rPr>
        <w:annotationRef/>
      </w:r>
      <w:r>
        <w:t>Can we rephrase this? Incidence of depression? Number of episodes of depression?</w:t>
      </w:r>
    </w:p>
    <w:p w14:paraId="7BF1BAF6" w14:textId="0EC8CBF9" w:rsidR="007D0986" w:rsidRDefault="007D0986">
      <w:pPr>
        <w:pStyle w:val="CommentText"/>
      </w:pPr>
      <w:r>
        <w:t>See what he original paper says</w:t>
      </w:r>
    </w:p>
  </w:comment>
  <w:comment w:id="39" w:author="Ezzati, Majid" w:date="2018-12-30T21:17:00Z" w:initials="EM">
    <w:p w14:paraId="6547DE46" w14:textId="106A1BE0" w:rsidR="007D0986" w:rsidRDefault="007D0986">
      <w:pPr>
        <w:pStyle w:val="CommentText"/>
      </w:pPr>
      <w:r>
        <w:rPr>
          <w:rStyle w:val="CommentReference"/>
        </w:rPr>
        <w:annotationRef/>
      </w:r>
      <w:r>
        <w:t>Discuss how to frame these credibly and succinctly</w:t>
      </w:r>
    </w:p>
  </w:comment>
  <w:comment w:id="72" w:author="Bennett, James E" w:date="2019-01-07T16:08:00Z" w:initials="BJE">
    <w:p w14:paraId="7B4E628A" w14:textId="19846033" w:rsidR="007D0986" w:rsidRDefault="007D0986">
      <w:pPr>
        <w:pStyle w:val="CommentText"/>
      </w:pPr>
      <w:r>
        <w:rPr>
          <w:rStyle w:val="CommentReference"/>
        </w:rPr>
        <w:annotationRef/>
      </w:r>
      <w:r>
        <w:t>I couldn’t see this section anywhere else – Majid suggested adding it.</w:t>
      </w:r>
    </w:p>
    <w:p w14:paraId="37833470" w14:textId="5BDC235C" w:rsidR="007D0986" w:rsidRDefault="007D0986">
      <w:pPr>
        <w:pStyle w:val="CommentText"/>
      </w:pPr>
      <w:r>
        <w:t>Try and stick down a couple of sentences, however vague and we can try and work on it.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863466D" w15:done="0"/>
  <w15:commentEx w15:paraId="0552D2D2" w15:done="0"/>
  <w15:commentEx w15:paraId="64E83CCA" w15:paraIdParent="0552D2D2" w15:done="0"/>
  <w15:commentEx w15:paraId="1DBEB4DD" w15:done="0"/>
  <w15:commentEx w15:paraId="1C197854" w15:paraIdParent="1DBEB4DD" w15:done="0"/>
  <w15:commentEx w15:paraId="2A92930C" w15:done="0"/>
  <w15:commentEx w15:paraId="4F826E37" w15:done="0"/>
  <w15:commentEx w15:paraId="6AB93564" w15:done="0"/>
  <w15:commentEx w15:paraId="045FEB9D" w15:paraIdParent="6AB93564" w15:done="0"/>
  <w15:commentEx w15:paraId="3E2EBAE5" w15:done="0"/>
  <w15:commentEx w15:paraId="7BF1BAF6" w15:done="0"/>
  <w15:commentEx w15:paraId="6547DE46" w15:done="0"/>
  <w15:commentEx w15:paraId="3783347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863466D" w16cid:durableId="1FDDF6F3"/>
  <w16cid:commentId w16cid:paraId="0552D2D2" w16cid:durableId="1FD8BB22"/>
  <w16cid:commentId w16cid:paraId="64E83CCA" w16cid:durableId="1FD9E5A8"/>
  <w16cid:commentId w16cid:paraId="1DBEB4DD" w16cid:durableId="1FD8BB23"/>
  <w16cid:commentId w16cid:paraId="1C197854" w16cid:durableId="1FD9E629"/>
  <w16cid:commentId w16cid:paraId="2A92930C" w16cid:durableId="1FD8BB24"/>
  <w16cid:commentId w16cid:paraId="4F826E37" w16cid:durableId="1FD8BB25"/>
  <w16cid:commentId w16cid:paraId="6AB93564" w16cid:durableId="1FD8BB26"/>
  <w16cid:commentId w16cid:paraId="045FEB9D" w16cid:durableId="1FD8BB27"/>
  <w16cid:commentId w16cid:paraId="3E2EBAE5" w16cid:durableId="1FDE110C"/>
  <w16cid:commentId w16cid:paraId="7BF1BAF6" w16cid:durableId="1FDE1245"/>
  <w16cid:commentId w16cid:paraId="6547DE46" w16cid:durableId="1FD8BB28"/>
  <w16cid:commentId w16cid:paraId="37833470" w16cid:durableId="1FDDF811"/>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54C43B" w14:textId="77777777" w:rsidR="00EC0016" w:rsidRDefault="00EC0016">
      <w:r>
        <w:separator/>
      </w:r>
    </w:p>
  </w:endnote>
  <w:endnote w:type="continuationSeparator" w:id="0">
    <w:p w14:paraId="35F65ACD" w14:textId="77777777" w:rsidR="00EC0016" w:rsidRDefault="00EC0016">
      <w:r>
        <w:continuationSeparator/>
      </w:r>
    </w:p>
  </w:endnote>
  <w:endnote w:type="continuationNotice" w:id="1">
    <w:p w14:paraId="54133E48" w14:textId="77777777" w:rsidR="00EC0016" w:rsidRDefault="00EC00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D0986" w:rsidRDefault="007D0986"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7D0986" w:rsidRDefault="007D0986"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7D0986" w:rsidRDefault="007D0986"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F44FA">
      <w:rPr>
        <w:rStyle w:val="PageNumber"/>
        <w:noProof/>
      </w:rPr>
      <w:t>18</w:t>
    </w:r>
    <w:r>
      <w:rPr>
        <w:rStyle w:val="PageNumber"/>
      </w:rPr>
      <w:fldChar w:fldCharType="end"/>
    </w:r>
  </w:p>
  <w:p w14:paraId="3F8F309C" w14:textId="77777777" w:rsidR="007D0986" w:rsidRDefault="007D0986"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BDBE40" w14:textId="77777777" w:rsidR="00EC0016" w:rsidRDefault="00EC0016">
      <w:r>
        <w:separator/>
      </w:r>
    </w:p>
  </w:footnote>
  <w:footnote w:type="continuationSeparator" w:id="0">
    <w:p w14:paraId="6F50FDDE" w14:textId="77777777" w:rsidR="00EC0016" w:rsidRDefault="00EC0016">
      <w:r>
        <w:continuationSeparator/>
      </w:r>
    </w:p>
  </w:footnote>
  <w:footnote w:type="continuationNotice" w:id="1">
    <w:p w14:paraId="4A185C89" w14:textId="77777777" w:rsidR="00EC0016" w:rsidRDefault="00EC0016"/>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ennett, James E">
    <w15:presenceInfo w15:providerId="AD" w15:userId="S::umahx99@ic.ac.uk::69b75617-9440-4f3c-8dd3-68616e7e15e7"/>
  </w15:person>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413"/>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19C4"/>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717"/>
    <w:rsid w:val="000C791A"/>
    <w:rsid w:val="000C79CE"/>
    <w:rsid w:val="000C7E66"/>
    <w:rsid w:val="000D0A9E"/>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6A0"/>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E82"/>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2DC7"/>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5199"/>
    <w:rsid w:val="002166AE"/>
    <w:rsid w:val="00216745"/>
    <w:rsid w:val="00216B1B"/>
    <w:rsid w:val="00216C7B"/>
    <w:rsid w:val="002172DD"/>
    <w:rsid w:val="00217529"/>
    <w:rsid w:val="00217F61"/>
    <w:rsid w:val="002202BF"/>
    <w:rsid w:val="00220930"/>
    <w:rsid w:val="00220C4B"/>
    <w:rsid w:val="002218CE"/>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1A6"/>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6DE5"/>
    <w:rsid w:val="002575EF"/>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6EB1"/>
    <w:rsid w:val="00297879"/>
    <w:rsid w:val="00297C0C"/>
    <w:rsid w:val="002A0C66"/>
    <w:rsid w:val="002A0D68"/>
    <w:rsid w:val="002A16CF"/>
    <w:rsid w:val="002A17EC"/>
    <w:rsid w:val="002A2AE0"/>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63F"/>
    <w:rsid w:val="00315DC0"/>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FD4"/>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6600"/>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6B0"/>
    <w:rsid w:val="003A6E74"/>
    <w:rsid w:val="003A7C72"/>
    <w:rsid w:val="003B1420"/>
    <w:rsid w:val="003B1470"/>
    <w:rsid w:val="003B22D7"/>
    <w:rsid w:val="003B2A22"/>
    <w:rsid w:val="003B3A5E"/>
    <w:rsid w:val="003B456F"/>
    <w:rsid w:val="003B6EEA"/>
    <w:rsid w:val="003B71FE"/>
    <w:rsid w:val="003B752A"/>
    <w:rsid w:val="003B7945"/>
    <w:rsid w:val="003C0448"/>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0D40"/>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0D6"/>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40C"/>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BB"/>
    <w:rsid w:val="004455F1"/>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2486"/>
    <w:rsid w:val="0049494F"/>
    <w:rsid w:val="00494A58"/>
    <w:rsid w:val="00494CB7"/>
    <w:rsid w:val="00494FE8"/>
    <w:rsid w:val="00495116"/>
    <w:rsid w:val="0049545B"/>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A77A6"/>
    <w:rsid w:val="004B031E"/>
    <w:rsid w:val="004B0A34"/>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EAB"/>
    <w:rsid w:val="004E5FB1"/>
    <w:rsid w:val="004E61B1"/>
    <w:rsid w:val="004E697F"/>
    <w:rsid w:val="004E6C06"/>
    <w:rsid w:val="004E7ADB"/>
    <w:rsid w:val="004E7DE8"/>
    <w:rsid w:val="004F0E54"/>
    <w:rsid w:val="004F17BD"/>
    <w:rsid w:val="004F225A"/>
    <w:rsid w:val="004F34C7"/>
    <w:rsid w:val="004F3685"/>
    <w:rsid w:val="004F36A9"/>
    <w:rsid w:val="004F3C1E"/>
    <w:rsid w:val="004F404D"/>
    <w:rsid w:val="004F42B5"/>
    <w:rsid w:val="004F44FA"/>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229"/>
    <w:rsid w:val="005272F3"/>
    <w:rsid w:val="0053053A"/>
    <w:rsid w:val="00530793"/>
    <w:rsid w:val="00530F84"/>
    <w:rsid w:val="00532131"/>
    <w:rsid w:val="00532208"/>
    <w:rsid w:val="00534095"/>
    <w:rsid w:val="0053420F"/>
    <w:rsid w:val="0053484F"/>
    <w:rsid w:val="0053508A"/>
    <w:rsid w:val="00535171"/>
    <w:rsid w:val="0053523B"/>
    <w:rsid w:val="005357E1"/>
    <w:rsid w:val="00535841"/>
    <w:rsid w:val="005363F8"/>
    <w:rsid w:val="00537542"/>
    <w:rsid w:val="00537CAA"/>
    <w:rsid w:val="00537CF0"/>
    <w:rsid w:val="00541571"/>
    <w:rsid w:val="0054202E"/>
    <w:rsid w:val="0054215F"/>
    <w:rsid w:val="005424BC"/>
    <w:rsid w:val="00542702"/>
    <w:rsid w:val="00542862"/>
    <w:rsid w:val="00542DD5"/>
    <w:rsid w:val="005450E2"/>
    <w:rsid w:val="00545E6C"/>
    <w:rsid w:val="005472F1"/>
    <w:rsid w:val="00550361"/>
    <w:rsid w:val="00550F9E"/>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C05AF"/>
    <w:rsid w:val="005C09A4"/>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0E94"/>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4797C"/>
    <w:rsid w:val="0065029D"/>
    <w:rsid w:val="00650B40"/>
    <w:rsid w:val="00650BAB"/>
    <w:rsid w:val="00650CDF"/>
    <w:rsid w:val="00651062"/>
    <w:rsid w:val="00651564"/>
    <w:rsid w:val="0065185D"/>
    <w:rsid w:val="00651FB2"/>
    <w:rsid w:val="00652038"/>
    <w:rsid w:val="00652AC7"/>
    <w:rsid w:val="006540C6"/>
    <w:rsid w:val="006542C5"/>
    <w:rsid w:val="00654669"/>
    <w:rsid w:val="00655358"/>
    <w:rsid w:val="00657CEE"/>
    <w:rsid w:val="00660677"/>
    <w:rsid w:val="0066096F"/>
    <w:rsid w:val="00660D5C"/>
    <w:rsid w:val="00660FA9"/>
    <w:rsid w:val="00661B1E"/>
    <w:rsid w:val="00661BB4"/>
    <w:rsid w:val="00662876"/>
    <w:rsid w:val="00662D9A"/>
    <w:rsid w:val="0066306F"/>
    <w:rsid w:val="006633AD"/>
    <w:rsid w:val="0066454A"/>
    <w:rsid w:val="006647DF"/>
    <w:rsid w:val="00664921"/>
    <w:rsid w:val="00665BF4"/>
    <w:rsid w:val="00670CE3"/>
    <w:rsid w:val="00670E5A"/>
    <w:rsid w:val="00670EC7"/>
    <w:rsid w:val="006710CC"/>
    <w:rsid w:val="00671218"/>
    <w:rsid w:val="00671DC6"/>
    <w:rsid w:val="00671E7D"/>
    <w:rsid w:val="00672AE0"/>
    <w:rsid w:val="00673042"/>
    <w:rsid w:val="00673416"/>
    <w:rsid w:val="006745D0"/>
    <w:rsid w:val="00674606"/>
    <w:rsid w:val="00674952"/>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58B0"/>
    <w:rsid w:val="006864B0"/>
    <w:rsid w:val="00686509"/>
    <w:rsid w:val="0068732E"/>
    <w:rsid w:val="006911D4"/>
    <w:rsid w:val="0069216C"/>
    <w:rsid w:val="006929D9"/>
    <w:rsid w:val="00692D95"/>
    <w:rsid w:val="00692E8C"/>
    <w:rsid w:val="006934E5"/>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CA3"/>
    <w:rsid w:val="006A1F9B"/>
    <w:rsid w:val="006A2185"/>
    <w:rsid w:val="006A3229"/>
    <w:rsid w:val="006A3964"/>
    <w:rsid w:val="006A4710"/>
    <w:rsid w:val="006A473F"/>
    <w:rsid w:val="006A58EB"/>
    <w:rsid w:val="006A5B04"/>
    <w:rsid w:val="006B09B0"/>
    <w:rsid w:val="006B0E9A"/>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B78"/>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3FA"/>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CCC"/>
    <w:rsid w:val="00732F98"/>
    <w:rsid w:val="00733885"/>
    <w:rsid w:val="007343B8"/>
    <w:rsid w:val="0073460F"/>
    <w:rsid w:val="00735CF5"/>
    <w:rsid w:val="00736A97"/>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0986"/>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0832"/>
    <w:rsid w:val="0081140B"/>
    <w:rsid w:val="008118D5"/>
    <w:rsid w:val="0081196C"/>
    <w:rsid w:val="00811E91"/>
    <w:rsid w:val="008125BE"/>
    <w:rsid w:val="00813355"/>
    <w:rsid w:val="00813ABC"/>
    <w:rsid w:val="00814199"/>
    <w:rsid w:val="00815405"/>
    <w:rsid w:val="00815650"/>
    <w:rsid w:val="00815C28"/>
    <w:rsid w:val="00816096"/>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6B5E"/>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5A38"/>
    <w:rsid w:val="00870682"/>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869"/>
    <w:rsid w:val="00891E4E"/>
    <w:rsid w:val="00892B0F"/>
    <w:rsid w:val="00893E86"/>
    <w:rsid w:val="008943E5"/>
    <w:rsid w:val="00894665"/>
    <w:rsid w:val="00896670"/>
    <w:rsid w:val="0089667E"/>
    <w:rsid w:val="0089689A"/>
    <w:rsid w:val="008974CF"/>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183"/>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06805"/>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6480"/>
    <w:rsid w:val="0091722D"/>
    <w:rsid w:val="009177FF"/>
    <w:rsid w:val="0091791E"/>
    <w:rsid w:val="0092067E"/>
    <w:rsid w:val="0092068A"/>
    <w:rsid w:val="00920FF1"/>
    <w:rsid w:val="00921D87"/>
    <w:rsid w:val="00922036"/>
    <w:rsid w:val="00922639"/>
    <w:rsid w:val="00923BD5"/>
    <w:rsid w:val="00923C48"/>
    <w:rsid w:val="009270D5"/>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E6E"/>
    <w:rsid w:val="009F13D7"/>
    <w:rsid w:val="009F14CD"/>
    <w:rsid w:val="009F16DD"/>
    <w:rsid w:val="009F2476"/>
    <w:rsid w:val="009F2FE1"/>
    <w:rsid w:val="009F3F56"/>
    <w:rsid w:val="009F41EF"/>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AD1"/>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39F5"/>
    <w:rsid w:val="00A44872"/>
    <w:rsid w:val="00A4542A"/>
    <w:rsid w:val="00A45F99"/>
    <w:rsid w:val="00A46810"/>
    <w:rsid w:val="00A46B9A"/>
    <w:rsid w:val="00A46D68"/>
    <w:rsid w:val="00A47B94"/>
    <w:rsid w:val="00A5021F"/>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7760"/>
    <w:rsid w:val="00A71797"/>
    <w:rsid w:val="00A718C6"/>
    <w:rsid w:val="00A73AD6"/>
    <w:rsid w:val="00A741D2"/>
    <w:rsid w:val="00A743A3"/>
    <w:rsid w:val="00A75713"/>
    <w:rsid w:val="00A75BB0"/>
    <w:rsid w:val="00A75F06"/>
    <w:rsid w:val="00A7691F"/>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6087"/>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3B7"/>
    <w:rsid w:val="00B3785E"/>
    <w:rsid w:val="00B40020"/>
    <w:rsid w:val="00B409E8"/>
    <w:rsid w:val="00B42638"/>
    <w:rsid w:val="00B42937"/>
    <w:rsid w:val="00B43563"/>
    <w:rsid w:val="00B440DE"/>
    <w:rsid w:val="00B44620"/>
    <w:rsid w:val="00B4508B"/>
    <w:rsid w:val="00B45714"/>
    <w:rsid w:val="00B46D1D"/>
    <w:rsid w:val="00B46F83"/>
    <w:rsid w:val="00B4709F"/>
    <w:rsid w:val="00B4751E"/>
    <w:rsid w:val="00B47ED2"/>
    <w:rsid w:val="00B50373"/>
    <w:rsid w:val="00B50C1D"/>
    <w:rsid w:val="00B5122E"/>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971"/>
    <w:rsid w:val="00B66E0D"/>
    <w:rsid w:val="00B670A5"/>
    <w:rsid w:val="00B675A5"/>
    <w:rsid w:val="00B7068B"/>
    <w:rsid w:val="00B70782"/>
    <w:rsid w:val="00B70EE0"/>
    <w:rsid w:val="00B717BD"/>
    <w:rsid w:val="00B71AAF"/>
    <w:rsid w:val="00B72B18"/>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AB1"/>
    <w:rsid w:val="00B9109F"/>
    <w:rsid w:val="00B91584"/>
    <w:rsid w:val="00B91C56"/>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2C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2E98"/>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6FD4"/>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146"/>
    <w:rsid w:val="00D8274F"/>
    <w:rsid w:val="00D82A4F"/>
    <w:rsid w:val="00D82A60"/>
    <w:rsid w:val="00D82C00"/>
    <w:rsid w:val="00D83449"/>
    <w:rsid w:val="00D83644"/>
    <w:rsid w:val="00D83951"/>
    <w:rsid w:val="00D84009"/>
    <w:rsid w:val="00D84233"/>
    <w:rsid w:val="00D84646"/>
    <w:rsid w:val="00D84720"/>
    <w:rsid w:val="00D8591C"/>
    <w:rsid w:val="00D861CC"/>
    <w:rsid w:val="00D8629D"/>
    <w:rsid w:val="00D865E0"/>
    <w:rsid w:val="00D86E85"/>
    <w:rsid w:val="00D86ECA"/>
    <w:rsid w:val="00D86FFA"/>
    <w:rsid w:val="00D90893"/>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36"/>
    <w:rsid w:val="00DA68D7"/>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766"/>
    <w:rsid w:val="00DE5F29"/>
    <w:rsid w:val="00DE6C99"/>
    <w:rsid w:val="00DE752B"/>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6D38"/>
    <w:rsid w:val="00E278E4"/>
    <w:rsid w:val="00E30DAE"/>
    <w:rsid w:val="00E30F42"/>
    <w:rsid w:val="00E31070"/>
    <w:rsid w:val="00E3109E"/>
    <w:rsid w:val="00E31122"/>
    <w:rsid w:val="00E32605"/>
    <w:rsid w:val="00E32C16"/>
    <w:rsid w:val="00E332CB"/>
    <w:rsid w:val="00E3353C"/>
    <w:rsid w:val="00E3399E"/>
    <w:rsid w:val="00E346FE"/>
    <w:rsid w:val="00E34A1F"/>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27A"/>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016"/>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F0593"/>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7736"/>
    <w:rsid w:val="00F00CDC"/>
    <w:rsid w:val="00F01090"/>
    <w:rsid w:val="00F01639"/>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1925"/>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6016"/>
    <w:rsid w:val="00F26092"/>
    <w:rsid w:val="00F26C2C"/>
    <w:rsid w:val="00F2719E"/>
    <w:rsid w:val="00F275C0"/>
    <w:rsid w:val="00F306C6"/>
    <w:rsid w:val="00F30D29"/>
    <w:rsid w:val="00F30D74"/>
    <w:rsid w:val="00F319D5"/>
    <w:rsid w:val="00F31B02"/>
    <w:rsid w:val="00F33271"/>
    <w:rsid w:val="00F33FB4"/>
    <w:rsid w:val="00F34643"/>
    <w:rsid w:val="00F346BC"/>
    <w:rsid w:val="00F3493A"/>
    <w:rsid w:val="00F34EC4"/>
    <w:rsid w:val="00F350D3"/>
    <w:rsid w:val="00F36636"/>
    <w:rsid w:val="00F36CA5"/>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433"/>
    <w:rsid w:val="00F536DD"/>
    <w:rsid w:val="00F54641"/>
    <w:rsid w:val="00F54B6B"/>
    <w:rsid w:val="00F552E0"/>
    <w:rsid w:val="00F55A45"/>
    <w:rsid w:val="00F55B6B"/>
    <w:rsid w:val="00F55BE3"/>
    <w:rsid w:val="00F55E97"/>
    <w:rsid w:val="00F56146"/>
    <w:rsid w:val="00F5639E"/>
    <w:rsid w:val="00F566A2"/>
    <w:rsid w:val="00F57AE3"/>
    <w:rsid w:val="00F57C98"/>
    <w:rsid w:val="00F6045C"/>
    <w:rsid w:val="00F605C3"/>
    <w:rsid w:val="00F605D8"/>
    <w:rsid w:val="00F60976"/>
    <w:rsid w:val="00F60D84"/>
    <w:rsid w:val="00F60ED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0F3"/>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2FC"/>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0" Type="http://schemas.openxmlformats.org/officeDocument/2006/relationships/theme" Target="theme/theme1.xml"/><Relationship Id="rId21"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s://www.opinium.co.uk/brits-drink-more-alcohol-in-warmer-weather/" TargetMode="External"/><Relationship Id="rId13" Type="http://schemas.openxmlformats.org/officeDocument/2006/relationships/hyperlink" Target="https://www.cdc.gov/nchs/nvss/dvs_data_release.htm" TargetMode="External"/><Relationship Id="rId14" Type="http://schemas.openxmlformats.org/officeDocument/2006/relationships/hyperlink" Target="https://www.cdc.gov/nchs/nvss/bridged_race.htm" TargetMode="External"/><Relationship Id="rId15" Type="http://schemas.openxmlformats.org/officeDocument/2006/relationships/hyperlink" Target="https://www.census.gov/data/tables/time-series/demo/popest/1980s-county.html)"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AE215AF-226B-554A-8883-96A5687D15A4}">
  <ds:schemaRefs>
    <ds:schemaRef ds:uri="http://schemas.openxmlformats.org/officeDocument/2006/bibliography"/>
  </ds:schemaRefs>
</ds:datastoreItem>
</file>

<file path=customXml/itemProps2.xml><?xml version="1.0" encoding="utf-8"?>
<ds:datastoreItem xmlns:ds="http://schemas.openxmlformats.org/officeDocument/2006/customXml" ds:itemID="{30991346-6F6C-CA49-9BB4-C97C32929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20</Pages>
  <Words>32673</Words>
  <Characters>186237</Characters>
  <Application>Microsoft Macintosh Word</Application>
  <DocSecurity>0</DocSecurity>
  <Lines>1551</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8</cp:revision>
  <cp:lastPrinted>2019-01-04T15:46:00Z</cp:lastPrinted>
  <dcterms:created xsi:type="dcterms:W3CDTF">2019-01-07T17:15:00Z</dcterms:created>
  <dcterms:modified xsi:type="dcterms:W3CDTF">2019-01-08T01:04:00Z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