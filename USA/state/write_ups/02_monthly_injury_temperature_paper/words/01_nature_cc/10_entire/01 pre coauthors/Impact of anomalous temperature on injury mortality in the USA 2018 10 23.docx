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commentRangeStart w:id="0"/>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commentRangeEnd w:id="0"/>
      <w:r w:rsidR="00E65B73">
        <w:rPr>
          <w:rStyle w:val="CommentReference"/>
          <w:rFonts w:asciiTheme="minorHAnsi" w:eastAsiaTheme="minorHAnsi" w:hAnsiTheme="minorHAnsi" w:cstheme="minorBidi"/>
        </w:rPr>
        <w:commentReference w:id="0"/>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Default="00B26B68" w:rsidP="005B39FC">
      <w:pPr>
        <w:spacing w:after="0" w:line="480" w:lineRule="auto"/>
        <w:jc w:val="both"/>
        <w:rPr>
          <w:ins w:id="1" w:author="Ezzati, Majid" w:date="2018-10-22T19:13:00Z"/>
          <w:rFonts w:ascii="Times New Roman" w:hAnsi="Times New Roman"/>
          <w:b/>
          <w:color w:val="000000" w:themeColor="text1"/>
          <w:sz w:val="24"/>
          <w:szCs w:val="24"/>
        </w:rPr>
      </w:pPr>
      <w:r w:rsidRPr="00C61364">
        <w:rPr>
          <w:rFonts w:ascii="Times New Roman" w:hAnsi="Times New Roman"/>
          <w:b/>
          <w:color w:val="000000" w:themeColor="text1"/>
          <w:sz w:val="24"/>
          <w:szCs w:val="24"/>
        </w:rPr>
        <w:t>Methods</w:t>
      </w:r>
    </w:p>
    <w:p w14:paraId="317B337D" w14:textId="497C5293" w:rsidR="00E65B73" w:rsidRPr="00E65B73" w:rsidRDefault="00E65B73" w:rsidP="005B39FC">
      <w:pPr>
        <w:spacing w:after="0" w:line="480" w:lineRule="auto"/>
        <w:jc w:val="both"/>
        <w:rPr>
          <w:ins w:id="2" w:author="Ezzati, Majid" w:date="2018-10-22T19:13:00Z"/>
          <w:rFonts w:ascii="Times New Roman" w:hAnsi="Times New Roman"/>
          <w:i/>
          <w:color w:val="000000" w:themeColor="text1"/>
          <w:sz w:val="24"/>
          <w:szCs w:val="24"/>
          <w:rPrChange w:id="3" w:author="Ezzati, Majid" w:date="2018-10-22T19:13:00Z">
            <w:rPr>
              <w:ins w:id="4" w:author="Ezzati, Majid" w:date="2018-10-22T19:13:00Z"/>
              <w:rFonts w:ascii="Times New Roman" w:hAnsi="Times New Roman"/>
              <w:color w:val="000000" w:themeColor="text1"/>
              <w:sz w:val="24"/>
              <w:szCs w:val="24"/>
            </w:rPr>
          </w:rPrChange>
        </w:rPr>
      </w:pPr>
      <w:commentRangeStart w:id="5"/>
      <w:ins w:id="6" w:author="Ezzati, Majid" w:date="2018-10-22T19:13:00Z">
        <w:r w:rsidRPr="00E65B73">
          <w:rPr>
            <w:rFonts w:ascii="Times New Roman" w:hAnsi="Times New Roman"/>
            <w:i/>
            <w:color w:val="000000" w:themeColor="text1"/>
            <w:sz w:val="24"/>
            <w:szCs w:val="24"/>
            <w:rPrChange w:id="7" w:author="Ezzati, Majid" w:date="2018-10-22T19:13:00Z">
              <w:rPr>
                <w:rFonts w:ascii="Times New Roman" w:hAnsi="Times New Roman"/>
                <w:color w:val="000000" w:themeColor="text1"/>
                <w:sz w:val="24"/>
                <w:szCs w:val="24"/>
              </w:rPr>
            </w:rPrChange>
          </w:rPr>
          <w:t>Study design</w:t>
        </w:r>
      </w:ins>
      <w:commentRangeEnd w:id="5"/>
      <w:ins w:id="8" w:author="Ezzati, Majid" w:date="2018-10-22T19:19:00Z">
        <w:r>
          <w:rPr>
            <w:rStyle w:val="CommentReference"/>
            <w:rFonts w:asciiTheme="minorHAnsi" w:eastAsiaTheme="minorHAnsi" w:hAnsiTheme="minorHAnsi" w:cstheme="minorBidi"/>
          </w:rPr>
          <w:commentReference w:id="5"/>
        </w:r>
      </w:ins>
    </w:p>
    <w:p w14:paraId="4178A95E" w14:textId="77777777" w:rsidR="00E65B73" w:rsidRPr="00E65B73" w:rsidRDefault="00E65B73" w:rsidP="005B39FC">
      <w:pPr>
        <w:spacing w:after="0" w:line="480" w:lineRule="auto"/>
        <w:jc w:val="both"/>
        <w:rPr>
          <w:rFonts w:ascii="Times New Roman" w:hAnsi="Times New Roman"/>
          <w:color w:val="000000" w:themeColor="text1"/>
          <w:sz w:val="24"/>
          <w:szCs w:val="24"/>
        </w:rPr>
      </w:pP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493CD479"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w:t>
      </w:r>
      <w:del w:id="9" w:author="Ezzati, Majid" w:date="2018-10-22T19:20:00Z">
        <w:r w:rsidR="00B75359" w:rsidDel="00E65B73">
          <w:rPr>
            <w:rStyle w:val="apple-style-span"/>
            <w:rFonts w:ascii="Times New Roman" w:hAnsi="Times New Roman"/>
            <w:color w:val="000000" w:themeColor="text1"/>
            <w:sz w:val="24"/>
            <w:szCs w:val="24"/>
          </w:rPr>
          <w:delText>complete</w:delText>
        </w:r>
        <w:r w:rsidR="008C56CB" w:rsidRPr="00C61364" w:rsidDel="00E65B73">
          <w:rPr>
            <w:rStyle w:val="apple-style-span"/>
            <w:rFonts w:ascii="Times New Roman" w:hAnsi="Times New Roman"/>
            <w:color w:val="000000" w:themeColor="text1"/>
            <w:sz w:val="24"/>
            <w:szCs w:val="24"/>
          </w:rPr>
          <w:delText xml:space="preserve"> </w:delText>
        </w:r>
      </w:del>
      <w:r w:rsidR="008C56CB" w:rsidRPr="00C61364">
        <w:rPr>
          <w:rStyle w:val="apple-style-span"/>
          <w:rFonts w:ascii="Times New Roman" w:hAnsi="Times New Roman"/>
          <w:color w:val="000000" w:themeColor="text1"/>
          <w:sz w:val="24"/>
          <w:szCs w:val="24"/>
        </w:rPr>
        <w:t xml:space="preserve">data on </w:t>
      </w:r>
      <w:del w:id="10" w:author="Ezzati, Majid" w:date="2018-10-22T19:20:00Z">
        <w:r w:rsidR="00AE004C" w:rsidDel="00987F8E">
          <w:rPr>
            <w:rStyle w:val="apple-style-span"/>
            <w:rFonts w:ascii="Times New Roman" w:hAnsi="Times New Roman"/>
            <w:color w:val="000000" w:themeColor="text1"/>
            <w:sz w:val="24"/>
            <w:szCs w:val="24"/>
          </w:rPr>
          <w:delText>4.4</w:delText>
        </w:r>
        <w:r w:rsidR="00151901" w:rsidRPr="00C61364" w:rsidDel="00987F8E">
          <w:rPr>
            <w:rStyle w:val="apple-style-span"/>
            <w:rFonts w:ascii="Times New Roman" w:hAnsi="Times New Roman"/>
            <w:color w:val="000000" w:themeColor="text1"/>
            <w:sz w:val="24"/>
            <w:szCs w:val="24"/>
          </w:rPr>
          <w:delText xml:space="preserve"> million</w:delText>
        </w:r>
        <w:r w:rsidR="00031324" w:rsidRPr="00C61364" w:rsidDel="00987F8E">
          <w:rPr>
            <w:rStyle w:val="apple-style-span"/>
            <w:rFonts w:ascii="Times New Roman" w:hAnsi="Times New Roman"/>
            <w:color w:val="000000" w:themeColor="text1"/>
            <w:sz w:val="24"/>
            <w:szCs w:val="24"/>
          </w:rPr>
          <w:delText xml:space="preserve"> </w:delText>
        </w:r>
        <w:r w:rsidR="00F15120" w:rsidRPr="00C61364" w:rsidDel="00987F8E">
          <w:rPr>
            <w:rStyle w:val="apple-style-span"/>
            <w:rFonts w:ascii="Times New Roman" w:hAnsi="Times New Roman"/>
            <w:color w:val="000000" w:themeColor="text1"/>
            <w:sz w:val="24"/>
            <w:szCs w:val="24"/>
          </w:rPr>
          <w:delText xml:space="preserve">injury </w:delText>
        </w:r>
      </w:del>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commentRangeStart w:id="11"/>
      <w:r w:rsidR="00501DC4">
        <w:rPr>
          <w:rStyle w:val="apple-style-span"/>
          <w:rFonts w:ascii="Times New Roman" w:hAnsi="Times New Roman"/>
          <w:color w:val="000000" w:themeColor="text1"/>
          <w:sz w:val="24"/>
          <w:szCs w:val="24"/>
        </w:rPr>
        <w:t>Table XX</w:t>
      </w:r>
      <w:commentRangeEnd w:id="11"/>
      <w:r w:rsidR="00987F8E">
        <w:rPr>
          <w:rStyle w:val="CommentReference"/>
          <w:rFonts w:asciiTheme="minorHAnsi" w:eastAsiaTheme="minorHAnsi" w:hAnsiTheme="minorHAnsi" w:cstheme="minorBidi"/>
        </w:rPr>
        <w:commentReference w:id="11"/>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ins w:id="12" w:author="Ezzati, Majid" w:date="2018-10-22T19:20:00Z">
        <w:r w:rsidR="00987F8E">
          <w:rPr>
            <w:rFonts w:ascii="Times New Roman" w:hAnsi="Times New Roman"/>
            <w:color w:val="000000" w:themeColor="text1"/>
            <w:sz w:val="24"/>
            <w:szCs w:val="24"/>
          </w:rPr>
          <w:t xml:space="preserve">The 4.4 million </w:t>
        </w:r>
      </w:ins>
      <w:del w:id="13" w:author="Ezzati, Majid" w:date="2018-10-22T19:20:00Z">
        <w:r w:rsidR="00100327" w:rsidDel="00987F8E">
          <w:rPr>
            <w:rStyle w:val="apple-style-span"/>
            <w:rFonts w:ascii="Times New Roman" w:hAnsi="Times New Roman"/>
            <w:color w:val="000000" w:themeColor="text1"/>
            <w:sz w:val="24"/>
            <w:szCs w:val="24"/>
          </w:rPr>
          <w:delText>I</w:delText>
        </w:r>
      </w:del>
      <w:ins w:id="14" w:author="Ezzati, Majid" w:date="2018-10-22T19:20:00Z">
        <w:r w:rsidR="00987F8E">
          <w:rPr>
            <w:rStyle w:val="apple-style-span"/>
            <w:rFonts w:ascii="Times New Roman" w:hAnsi="Times New Roman"/>
            <w:color w:val="000000" w:themeColor="text1"/>
            <w:sz w:val="24"/>
            <w:szCs w:val="24"/>
          </w:rPr>
          <w:t>i</w:t>
        </w:r>
      </w:ins>
      <w:r w:rsidR="00100327">
        <w:rPr>
          <w:rStyle w:val="apple-style-span"/>
          <w:rFonts w:ascii="Times New Roman" w:hAnsi="Times New Roman"/>
          <w:color w:val="000000" w:themeColor="text1"/>
          <w:sz w:val="24"/>
          <w:szCs w:val="24"/>
        </w:rPr>
        <w:t>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moveToRangeStart w:id="15" w:author="Ezzati, Majid" w:date="2018-10-22T19:21:00Z" w:name="move527999397"/>
      <w:moveTo w:id="16" w:author="Ezzati, Majid" w:date="2018-10-22T19:21:00Z">
        <w:r w:rsidR="00987F8E">
          <w:rPr>
            <w:rFonts w:ascii="Times New Roman" w:hAnsi="Times New Roman"/>
            <w:color w:val="000000" w:themeColor="text1"/>
            <w:sz w:val="24"/>
            <w:szCs w:val="24"/>
          </w:rPr>
          <w:t>Injuries</w:t>
        </w:r>
        <w:r w:rsidR="00987F8E" w:rsidRPr="00C61364">
          <w:rPr>
            <w:rFonts w:ascii="Times New Roman" w:hAnsi="Times New Roman"/>
            <w:color w:val="000000" w:themeColor="text1"/>
            <w:sz w:val="24"/>
            <w:szCs w:val="24"/>
          </w:rPr>
          <w:t xml:space="preserve"> accounted for 8% of all deaths in the USA in 1980 and 7.3% in 2016</w:t>
        </w:r>
        <w:r w:rsidR="00987F8E">
          <w:rPr>
            <w:rFonts w:ascii="Times New Roman" w:hAnsi="Times New Roman"/>
            <w:color w:val="000000" w:themeColor="text1"/>
            <w:sz w:val="24"/>
            <w:szCs w:val="24"/>
          </w:rPr>
          <w:t xml:space="preserve">. </w:t>
        </w:r>
      </w:moveTo>
      <w:moveToRangeEnd w:id="15"/>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w:t>
      </w:r>
      <w:moveFromRangeStart w:id="17" w:author="Ezzati, Majid" w:date="2018-10-22T19:21:00Z" w:name="move527999397"/>
      <w:moveFrom w:id="18" w:author="Ezzati, Majid" w:date="2018-10-22T19:21:00Z">
        <w:r w:rsidR="00085345" w:rsidDel="00987F8E">
          <w:rPr>
            <w:rFonts w:ascii="Times New Roman" w:hAnsi="Times New Roman"/>
            <w:color w:val="000000" w:themeColor="text1"/>
            <w:sz w:val="24"/>
            <w:szCs w:val="24"/>
          </w:rPr>
          <w:t>Injuries</w:t>
        </w:r>
        <w:r w:rsidR="00085345" w:rsidRPr="00C61364" w:rsidDel="00987F8E">
          <w:rPr>
            <w:rFonts w:ascii="Times New Roman" w:hAnsi="Times New Roman"/>
            <w:color w:val="000000" w:themeColor="text1"/>
            <w:sz w:val="24"/>
            <w:szCs w:val="24"/>
          </w:rPr>
          <w:t xml:space="preserve"> accounted for 8% of all deaths in the USA in 1980 and 7.3% in 2016</w:t>
        </w:r>
        <w:r w:rsidR="00085345" w:rsidDel="00987F8E">
          <w:rPr>
            <w:rFonts w:ascii="Times New Roman" w:hAnsi="Times New Roman"/>
            <w:color w:val="000000" w:themeColor="text1"/>
            <w:sz w:val="24"/>
            <w:szCs w:val="24"/>
          </w:rPr>
          <w:t xml:space="preserve">. </w:t>
        </w:r>
      </w:moveFrom>
      <w:moveFromRangeEnd w:id="17"/>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0D921005" w:rsidR="00B373B7" w:rsidRPr="00C61364" w:rsidRDefault="00885DE5" w:rsidP="00D76DF7">
      <w:pPr>
        <w:spacing w:after="0" w:line="480" w:lineRule="auto"/>
        <w:jc w:val="both"/>
        <w:rPr>
          <w:rFonts w:ascii="Times New Roman" w:hAnsi="Times New Roman"/>
          <w:color w:val="000000" w:themeColor="text1"/>
          <w:sz w:val="24"/>
          <w:szCs w:val="24"/>
        </w:rPr>
      </w:pPr>
      <w:del w:id="19" w:author="Ezzati, Majid" w:date="2018-10-22T19:21:00Z">
        <w:r w:rsidRPr="00C61364" w:rsidDel="00987F8E">
          <w:rPr>
            <w:rFonts w:ascii="Times New Roman" w:hAnsi="Times New Roman"/>
            <w:color w:val="000000" w:themeColor="text1"/>
            <w:sz w:val="24"/>
            <w:szCs w:val="24"/>
          </w:rPr>
          <w:delText>Data were divided by</w:delText>
        </w:r>
        <w:r w:rsidR="00BC1E9B" w:rsidDel="00987F8E">
          <w:rPr>
            <w:rFonts w:ascii="Times New Roman" w:hAnsi="Times New Roman"/>
            <w:color w:val="000000" w:themeColor="text1"/>
            <w:sz w:val="24"/>
            <w:szCs w:val="24"/>
          </w:rPr>
          <w:delText xml:space="preserve"> category of injury,</w:delText>
        </w:r>
        <w:r w:rsidRPr="00C61364" w:rsidDel="00987F8E">
          <w:rPr>
            <w:rFonts w:ascii="Times New Roman" w:hAnsi="Times New Roman"/>
            <w:color w:val="000000" w:themeColor="text1"/>
            <w:sz w:val="24"/>
            <w:szCs w:val="24"/>
          </w:rPr>
          <w:delText xml:space="preserve"> sex and age in the following 10 age groups: 0-4, 5-14, </w:delText>
        </w:r>
        <w:r w:rsidR="00F70241" w:rsidDel="00987F8E">
          <w:rPr>
            <w:rFonts w:ascii="Times New Roman" w:hAnsi="Times New Roman"/>
            <w:color w:val="000000" w:themeColor="text1"/>
            <w:sz w:val="24"/>
            <w:szCs w:val="24"/>
          </w:rPr>
          <w:delText xml:space="preserve">15-24, </w:delText>
        </w:r>
        <w:r w:rsidR="00054AB7" w:rsidDel="00987F8E">
          <w:rPr>
            <w:rFonts w:ascii="Times New Roman" w:hAnsi="Times New Roman"/>
            <w:color w:val="000000" w:themeColor="text1"/>
            <w:sz w:val="24"/>
            <w:szCs w:val="24"/>
          </w:rPr>
          <w:delText>25-</w:delText>
        </w:r>
        <w:r w:rsidRPr="00C61364" w:rsidDel="00987F8E">
          <w:rPr>
            <w:rFonts w:ascii="Times New Roman" w:hAnsi="Times New Roman"/>
            <w:color w:val="000000" w:themeColor="text1"/>
            <w:sz w:val="24"/>
            <w:szCs w:val="24"/>
          </w:rPr>
          <w:delText>34, 35-44, 45-54, 55-64, 65-74, 75-84, 85+ years</w:delText>
        </w:r>
        <w:r w:rsidR="00BC1E9B" w:rsidDel="00987F8E">
          <w:rPr>
            <w:rFonts w:ascii="Times New Roman" w:hAnsi="Times New Roman"/>
            <w:color w:val="000000" w:themeColor="text1"/>
            <w:sz w:val="24"/>
            <w:szCs w:val="24"/>
          </w:rPr>
          <w:delText xml:space="preserve"> </w:delText>
        </w:r>
      </w:del>
      <w:del w:id="20" w:author="Ezzati, Majid" w:date="2018-10-22T19:22:00Z">
        <w:r w:rsidR="00BC1E9B" w:rsidDel="00987F8E">
          <w:rPr>
            <w:rFonts w:ascii="Times New Roman" w:hAnsi="Times New Roman"/>
            <w:color w:val="000000" w:themeColor="text1"/>
            <w:sz w:val="24"/>
            <w:szCs w:val="24"/>
          </w:rPr>
          <w:delText>(Figure XX)</w:delText>
        </w:r>
        <w:r w:rsidRPr="00C61364" w:rsidDel="00987F8E">
          <w:rPr>
            <w:rFonts w:ascii="Times New Roman" w:hAnsi="Times New Roman"/>
            <w:color w:val="000000" w:themeColor="text1"/>
            <w:sz w:val="24"/>
            <w:szCs w:val="24"/>
          </w:rPr>
          <w:delText xml:space="preserve">. </w:delText>
        </w:r>
      </w:del>
      <w:r w:rsidRPr="00C61364">
        <w:rPr>
          <w:rFonts w:ascii="Times New Roman" w:hAnsi="Times New Roman"/>
          <w:color w:val="000000" w:themeColor="text1"/>
          <w:sz w:val="24"/>
          <w:szCs w:val="24"/>
        </w:rPr>
        <w:t>We calculated monthly death r</w:t>
      </w:r>
      <w:r w:rsidR="00BF7A75">
        <w:rPr>
          <w:rFonts w:ascii="Times New Roman" w:hAnsi="Times New Roman"/>
          <w:color w:val="000000" w:themeColor="text1"/>
          <w:sz w:val="24"/>
          <w:szCs w:val="24"/>
        </w:rPr>
        <w:t>ates by age</w:t>
      </w:r>
      <w:ins w:id="21" w:author="Ezzati, Majid" w:date="2018-10-22T19:21:00Z">
        <w:r w:rsidR="00987F8E">
          <w:rPr>
            <w:rFonts w:ascii="Times New Roman" w:hAnsi="Times New Roman"/>
            <w:color w:val="000000" w:themeColor="text1"/>
            <w:sz w:val="24"/>
            <w:szCs w:val="24"/>
          </w:rPr>
          <w:t xml:space="preserve"> group (</w:t>
        </w:r>
        <w:r w:rsidR="00987F8E" w:rsidRPr="00C61364">
          <w:rPr>
            <w:rFonts w:ascii="Times New Roman" w:hAnsi="Times New Roman"/>
            <w:color w:val="000000" w:themeColor="text1"/>
            <w:sz w:val="24"/>
            <w:szCs w:val="24"/>
          </w:rPr>
          <w:t xml:space="preserve">0-4, 5-14, </w:t>
        </w:r>
        <w:r w:rsidR="00987F8E">
          <w:rPr>
            <w:rFonts w:ascii="Times New Roman" w:hAnsi="Times New Roman"/>
            <w:color w:val="000000" w:themeColor="text1"/>
            <w:sz w:val="24"/>
            <w:szCs w:val="24"/>
          </w:rPr>
          <w:t>15-24, 25-</w:t>
        </w:r>
        <w:r w:rsidR="00987F8E" w:rsidRPr="00C61364">
          <w:rPr>
            <w:rFonts w:ascii="Times New Roman" w:hAnsi="Times New Roman"/>
            <w:color w:val="000000" w:themeColor="text1"/>
            <w:sz w:val="24"/>
            <w:szCs w:val="24"/>
          </w:rPr>
          <w:t>34, 35-44, 45-54, 55-64, 65-74, 75-84, 85+ years</w:t>
        </w:r>
      </w:ins>
      <w:ins w:id="22" w:author="Ezzati, Majid" w:date="2018-10-22T19:22:00Z">
        <w:r w:rsidR="00987F8E">
          <w:rPr>
            <w:rFonts w:ascii="Times New Roman" w:hAnsi="Times New Roman"/>
            <w:color w:val="000000" w:themeColor="text1"/>
            <w:sz w:val="24"/>
            <w:szCs w:val="24"/>
          </w:rPr>
          <w:t>)</w:t>
        </w:r>
      </w:ins>
      <w:r w:rsidR="00BF7A75">
        <w:rPr>
          <w:rFonts w:ascii="Times New Roman" w:hAnsi="Times New Roman"/>
          <w:color w:val="000000" w:themeColor="text1"/>
          <w:sz w:val="24"/>
          <w:szCs w:val="24"/>
        </w:rPr>
        <w:t xml:space="preserv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r w:rsidR="00BC1E9B">
        <w:rPr>
          <w:rFonts w:ascii="Times New Roman" w:hAnsi="Times New Roman"/>
          <w:color w:val="000000" w:themeColor="text1"/>
          <w:sz w:val="24"/>
          <w:szCs w:val="24"/>
        </w:rPr>
        <w:t xml:space="preserve"> </w:t>
      </w:r>
      <w:commentRangeStart w:id="23"/>
      <w:r w:rsidR="00BC1E9B">
        <w:rPr>
          <w:rFonts w:ascii="Times New Roman" w:hAnsi="Times New Roman"/>
          <w:color w:val="000000" w:themeColor="text1"/>
          <w:sz w:val="24"/>
          <w:szCs w:val="24"/>
        </w:rPr>
        <w:t>(Figure XX)</w:t>
      </w:r>
      <w:commentRangeEnd w:id="23"/>
      <w:r w:rsidR="00987F8E">
        <w:rPr>
          <w:rStyle w:val="CommentReference"/>
          <w:rFonts w:asciiTheme="minorHAnsi" w:eastAsiaTheme="minorHAnsi" w:hAnsiTheme="minorHAnsi" w:cstheme="minorBidi"/>
        </w:rPr>
        <w:commentReference w:id="23"/>
      </w:r>
      <w:r w:rsidRPr="00C61364">
        <w:rPr>
          <w:rFonts w:ascii="Times New Roman" w:hAnsi="Times New Roman"/>
          <w:color w:val="000000" w:themeColor="text1"/>
          <w:sz w:val="24"/>
          <w:szCs w:val="24"/>
        </w:rPr>
        <w:t xml:space="preserve">. Death rate calculations </w:t>
      </w:r>
      <w:r w:rsidRPr="00C61364">
        <w:rPr>
          <w:rFonts w:ascii="Times New Roman" w:hAnsi="Times New Roman"/>
          <w:color w:val="000000" w:themeColor="text1"/>
          <w:sz w:val="24"/>
          <w:szCs w:val="24"/>
        </w:rPr>
        <w:lastRenderedPageBreak/>
        <w:t>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377B662D"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 xml:space="preserve">Temperature </w:t>
      </w:r>
      <w:del w:id="24" w:author="Ezzati, Majid" w:date="2018-10-22T19:25:00Z">
        <w:r w:rsidDel="00987F8E">
          <w:rPr>
            <w:rFonts w:ascii="Times New Roman" w:hAnsi="Times New Roman"/>
            <w:i/>
            <w:color w:val="000000" w:themeColor="text1"/>
            <w:sz w:val="24"/>
            <w:szCs w:val="24"/>
          </w:rPr>
          <w:delText xml:space="preserve">anomaly </w:delText>
        </w:r>
      </w:del>
      <w:r>
        <w:rPr>
          <w:rFonts w:ascii="Times New Roman" w:hAnsi="Times New Roman"/>
          <w:i/>
          <w:color w:val="000000" w:themeColor="text1"/>
          <w:sz w:val="24"/>
          <w:szCs w:val="24"/>
        </w:rPr>
        <w:t>data</w:t>
      </w:r>
    </w:p>
    <w:p w14:paraId="2DAD3CB1" w14:textId="249DEAD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r w:rsidR="00F76044">
        <w:rPr>
          <w:rFonts w:ascii="Times New Roman" w:eastAsiaTheme="minorHAnsi" w:hAnsi="Times New Roman"/>
          <w:sz w:val="24"/>
          <w:szCs w:val="24"/>
          <w:lang w:eastAsia="en-GB"/>
        </w:rPr>
        <w:t>period of time</w:t>
      </w:r>
      <w:r w:rsidR="00B80D4C">
        <w:rPr>
          <w:rFonts w:ascii="Times New Roman" w:eastAsiaTheme="minorHAnsi" w:hAnsi="Times New Roman"/>
          <w:sz w:val="24"/>
          <w:szCs w:val="24"/>
          <w:lang w:eastAsia="en-GB"/>
        </w:rPr>
        <w:t xml:space="preserve"> (here 1980-2009), </w:t>
      </w:r>
      <w:commentRangeStart w:id="25"/>
      <w:r w:rsidR="00B80D4C">
        <w:rPr>
          <w:rFonts w:ascii="Times New Roman" w:eastAsiaTheme="minorHAnsi" w:hAnsi="Times New Roman"/>
          <w:sz w:val="24"/>
          <w:szCs w:val="24"/>
          <w:lang w:eastAsia="en-GB"/>
        </w:rPr>
        <w:t>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w:t>
      </w:r>
      <w:r w:rsidR="00E6231C">
        <w:rPr>
          <w:rFonts w:ascii="Times New Roman" w:eastAsiaTheme="minorHAnsi" w:hAnsi="Times New Roman"/>
          <w:sz w:val="24"/>
          <w:szCs w:val="24"/>
          <w:lang w:eastAsia="en-GB"/>
        </w:rPr>
        <w:t xml:space="preserve">to generate temperature anomaly terms </w:t>
      </w:r>
      <w:r w:rsidR="007655FC">
        <w:rPr>
          <w:rFonts w:ascii="Times New Roman" w:eastAsiaTheme="minorHAnsi" w:hAnsi="Times New Roman"/>
          <w:sz w:val="24"/>
          <w:szCs w:val="24"/>
          <w:lang w:eastAsia="en-GB"/>
        </w:rPr>
        <w:t>(Figure XX).</w:t>
      </w:r>
      <w:commentRangeEnd w:id="25"/>
      <w:r w:rsidR="00987F8E">
        <w:rPr>
          <w:rStyle w:val="CommentReference"/>
          <w:rFonts w:asciiTheme="minorHAnsi" w:eastAsiaTheme="minorHAnsi" w:hAnsiTheme="minorHAnsi" w:cstheme="minorBidi"/>
        </w:rPr>
        <w:commentReference w:id="25"/>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6CCBB51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del w:id="26" w:author="Ezzati, Majid" w:date="2018-10-22T19:27:00Z">
        <w:r w:rsidR="0054215F" w:rsidRPr="00C61364" w:rsidDel="00987F8E">
          <w:rPr>
            <w:rFonts w:ascii="Times New Roman" w:hAnsi="Times New Roman"/>
            <w:color w:val="000000" w:themeColor="text1"/>
            <w:sz w:val="24"/>
            <w:szCs w:val="24"/>
          </w:rPr>
          <w:delText xml:space="preserve">A Bayesian structure allows the full distribution of the target parameters to be inferred, </w:delText>
        </w:r>
        <w:r w:rsidR="001F5256" w:rsidDel="00987F8E">
          <w:rPr>
            <w:rFonts w:ascii="Times New Roman" w:hAnsi="Times New Roman"/>
            <w:color w:val="000000" w:themeColor="text1"/>
            <w:sz w:val="24"/>
            <w:szCs w:val="24"/>
          </w:rPr>
          <w:delText>for</w:delText>
        </w:r>
        <w:r w:rsidR="0054215F" w:rsidRPr="00C61364" w:rsidDel="00987F8E">
          <w:rPr>
            <w:rFonts w:ascii="Times New Roman" w:hAnsi="Times New Roman"/>
            <w:color w:val="000000" w:themeColor="text1"/>
            <w:sz w:val="24"/>
            <w:szCs w:val="24"/>
          </w:rPr>
          <w:delText xml:space="preserve"> a more natural expression of the probability</w:delText>
        </w:r>
        <w:r w:rsidR="00995DC6" w:rsidDel="00987F8E">
          <w:rPr>
            <w:rFonts w:ascii="Times New Roman" w:hAnsi="Times New Roman"/>
            <w:color w:val="000000" w:themeColor="text1"/>
            <w:sz w:val="24"/>
            <w:szCs w:val="24"/>
          </w:rPr>
          <w:delText xml:space="preserve"> for</w:delText>
        </w:r>
        <w:r w:rsidR="0054215F" w:rsidRPr="00C61364" w:rsidDel="00987F8E">
          <w:rPr>
            <w:rFonts w:ascii="Times New Roman" w:hAnsi="Times New Roman"/>
            <w:color w:val="000000" w:themeColor="text1"/>
            <w:sz w:val="24"/>
            <w:szCs w:val="24"/>
          </w:rPr>
          <w:delText xml:space="preserve"> </w:delText>
        </w:r>
        <w:r w:rsidR="002C4371" w:rsidDel="00987F8E">
          <w:rPr>
            <w:rFonts w:ascii="Times New Roman" w:hAnsi="Times New Roman"/>
            <w:color w:val="000000" w:themeColor="text1"/>
            <w:sz w:val="24"/>
            <w:szCs w:val="24"/>
          </w:rPr>
          <w:delText>target parameters</w:delText>
        </w:r>
        <w:r w:rsidR="0054215F" w:rsidRPr="00C61364" w:rsidDel="00987F8E">
          <w:rPr>
            <w:rFonts w:ascii="Times New Roman" w:hAnsi="Times New Roman"/>
            <w:color w:val="000000" w:themeColor="text1"/>
            <w:sz w:val="24"/>
            <w:szCs w:val="24"/>
          </w:rPr>
          <w:delText>.</w:delText>
        </w:r>
        <w:r w:rsidR="00D64877" w:rsidDel="00987F8E">
          <w:rPr>
            <w:rFonts w:ascii="Times New Roman" w:hAnsi="Times New Roman"/>
            <w:color w:val="000000" w:themeColor="text1"/>
            <w:sz w:val="24"/>
            <w:szCs w:val="24"/>
          </w:rPr>
          <w:delText xml:space="preserve"> </w:delText>
        </w:r>
        <w:r w:rsidR="00E70F0A" w:rsidDel="00987F8E">
          <w:rPr>
            <w:rFonts w:ascii="Times New Roman" w:hAnsi="Times New Roman"/>
            <w:color w:val="000000" w:themeColor="text1"/>
            <w:sz w:val="24"/>
            <w:szCs w:val="24"/>
          </w:rPr>
          <w:delText xml:space="preserve">To avoid over-smoothing </w:delText>
        </w:r>
        <w:r w:rsidR="00262BC5" w:rsidDel="00987F8E">
          <w:rPr>
            <w:rFonts w:ascii="Times New Roman" w:hAnsi="Times New Roman"/>
            <w:color w:val="000000" w:themeColor="text1"/>
            <w:sz w:val="24"/>
            <w:szCs w:val="24"/>
          </w:rPr>
          <w:delText xml:space="preserve">distinct </w:delText>
        </w:r>
        <w:r w:rsidR="00E70F0A" w:rsidDel="00987F8E">
          <w:rPr>
            <w:rFonts w:ascii="Times New Roman" w:hAnsi="Times New Roman"/>
            <w:color w:val="000000" w:themeColor="text1"/>
            <w:sz w:val="24"/>
            <w:szCs w:val="24"/>
          </w:rPr>
          <w:delText xml:space="preserve">effects between </w:delText>
        </w:r>
        <w:r w:rsidR="0091791E" w:rsidDel="00987F8E">
          <w:rPr>
            <w:rFonts w:ascii="Times New Roman" w:hAnsi="Times New Roman"/>
            <w:color w:val="000000" w:themeColor="text1"/>
            <w:sz w:val="24"/>
            <w:szCs w:val="24"/>
          </w:rPr>
          <w:delText xml:space="preserve">potentially different </w:delText>
        </w:r>
        <w:r w:rsidR="00E70F0A" w:rsidDel="00987F8E">
          <w:rPr>
            <w:rFonts w:ascii="Times New Roman" w:hAnsi="Times New Roman"/>
            <w:color w:val="000000" w:themeColor="text1"/>
            <w:sz w:val="24"/>
            <w:szCs w:val="24"/>
          </w:rPr>
          <w:delText>neighbouring age groups,</w:delText>
        </w:r>
        <w:r w:rsidR="00E70F0A" w:rsidRPr="00C61364" w:rsidDel="00987F8E">
          <w:rPr>
            <w:rFonts w:ascii="Times New Roman" w:hAnsi="Times New Roman"/>
            <w:color w:val="000000" w:themeColor="text1"/>
            <w:sz w:val="24"/>
            <w:szCs w:val="24"/>
          </w:rPr>
          <w:delText xml:space="preserve"> </w:delText>
        </w:r>
      </w:del>
      <w:commentRangeStart w:id="27"/>
      <w:r w:rsidR="00E70F0A" w:rsidRPr="00C61364">
        <w:rPr>
          <w:rFonts w:ascii="Times New Roman" w:hAnsi="Times New Roman"/>
          <w:color w:val="000000" w:themeColor="text1"/>
          <w:sz w:val="24"/>
          <w:szCs w:val="24"/>
        </w:rPr>
        <w:t xml:space="preserve">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commentRangeEnd w:id="27"/>
      <w:r w:rsidR="00987F8E">
        <w:rPr>
          <w:rStyle w:val="CommentReference"/>
          <w:rFonts w:asciiTheme="minorHAnsi" w:eastAsiaTheme="minorHAnsi" w:hAnsiTheme="minorHAnsi" w:cstheme="minorBidi"/>
        </w:rPr>
        <w:commentReference w:id="27"/>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6F89EB58" w:rsidR="00707A42" w:rsidRDefault="0071557B" w:rsidP="00D76DF7">
      <w:pPr>
        <w:spacing w:after="0" w:line="480" w:lineRule="auto"/>
        <w:jc w:val="both"/>
        <w:outlineLvl w:val="0"/>
        <w:rPr>
          <w:rFonts w:ascii="Times New Roman" w:hAnsi="Times New Roman"/>
          <w:color w:val="000000" w:themeColor="text1"/>
          <w:sz w:val="24"/>
          <w:szCs w:val="24"/>
        </w:rPr>
      </w:pPr>
      <w:commentRangeStart w:id="28"/>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commentRangeStart w:id="29"/>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del w:id="30" w:author="Ezzati, Majid" w:date="2018-10-22T19:27:00Z">
        <w:r w:rsidR="0020498A" w:rsidDel="00987F8E">
          <w:rPr>
            <w:rFonts w:ascii="Times New Roman" w:hAnsi="Times New Roman"/>
            <w:color w:val="000000" w:themeColor="text1"/>
            <w:sz w:val="24"/>
            <w:szCs w:val="24"/>
          </w:rPr>
          <w:delText>,</w:delText>
        </w:r>
      </w:del>
      <w:commentRangeEnd w:id="29"/>
      <w:r w:rsidR="00987F8E">
        <w:rPr>
          <w:rStyle w:val="CommentReference"/>
          <w:rFonts w:asciiTheme="minorHAnsi" w:eastAsiaTheme="minorHAnsi" w:hAnsiTheme="minorHAnsi" w:cstheme="minorBidi"/>
        </w:rPr>
        <w:commentReference w:id="29"/>
      </w:r>
      <w:del w:id="31" w:author="Ezzati, Majid" w:date="2018-10-22T19:27:00Z">
        <w:r w:rsidR="0020498A" w:rsidDel="00987F8E">
          <w:rPr>
            <w:rFonts w:ascii="Times New Roman" w:hAnsi="Times New Roman"/>
            <w:color w:val="000000" w:themeColor="text1"/>
            <w:sz w:val="24"/>
            <w:szCs w:val="24"/>
          </w:rPr>
          <w:delText xml:space="preserve"> </w:delText>
        </w:r>
      </w:del>
      <w:ins w:id="32" w:author="Ezzati, Majid" w:date="2018-10-22T19:27:00Z">
        <w:r w:rsidR="00987F8E">
          <w:rPr>
            <w:rFonts w:ascii="Times New Roman" w:hAnsi="Times New Roman"/>
            <w:color w:val="000000" w:themeColor="text1"/>
            <w:sz w:val="24"/>
            <w:szCs w:val="24"/>
          </w:rPr>
          <w:t xml:space="preserve">. </w:t>
        </w:r>
      </w:ins>
      <w:commentRangeStart w:id="33"/>
      <w:r w:rsidR="0020498A">
        <w:rPr>
          <w:rFonts w:ascii="Times New Roman" w:hAnsi="Times New Roman"/>
          <w:color w:val="000000" w:themeColor="text1"/>
          <w:sz w:val="24"/>
          <w:szCs w:val="24"/>
        </w:rPr>
        <w:t xml:space="preserve">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t>
      </w:r>
      <w:r w:rsidR="00436EFD" w:rsidRPr="00C61364">
        <w:rPr>
          <w:rFonts w:ascii="Times New Roman" w:hAnsi="Times New Roman"/>
          <w:color w:val="000000" w:themeColor="text1"/>
          <w:sz w:val="24"/>
          <w:szCs w:val="24"/>
        </w:rPr>
        <w:lastRenderedPageBreak/>
        <w:t>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commentRangeEnd w:id="33"/>
      <w:r w:rsidR="00987F8E">
        <w:rPr>
          <w:rStyle w:val="CommentReference"/>
          <w:rFonts w:asciiTheme="minorHAnsi" w:eastAsiaTheme="minorHAnsi" w:hAnsiTheme="minorHAnsi" w:cstheme="minorBidi"/>
        </w:rPr>
        <w:commentReference w:id="33"/>
      </w:r>
      <w:r w:rsidR="0026224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21&lt;/sup&gt;","plainTextFormattedCitation":"21","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26224F" w:rsidRPr="0026224F">
        <w:rPr>
          <w:rFonts w:ascii="Times New Roman" w:hAnsi="Times New Roman"/>
          <w:noProof/>
          <w:color w:val="000000" w:themeColor="text1"/>
          <w:sz w:val="24"/>
          <w:szCs w:val="24"/>
          <w:vertAlign w:val="superscript"/>
        </w:rPr>
        <w:t>21</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742D3FC2" w:rsidR="00D64877" w:rsidRPr="00C61364" w:rsidRDefault="00D64877" w:rsidP="00D76DF7">
      <w:pPr>
        <w:spacing w:after="0" w:line="480" w:lineRule="auto"/>
        <w:jc w:val="both"/>
        <w:outlineLvl w:val="0"/>
        <w:rPr>
          <w:rFonts w:ascii="Times New Roman" w:hAnsi="Times New Roman"/>
          <w:color w:val="000000" w:themeColor="text1"/>
          <w:sz w:val="24"/>
          <w:szCs w:val="24"/>
        </w:rPr>
      </w:pPr>
      <w:del w:id="34" w:author="Ezzati, Majid" w:date="2018-10-22T19:31:00Z">
        <w:r w:rsidRPr="00C61364" w:rsidDel="00987F8E">
          <w:rPr>
            <w:rFonts w:ascii="Times New Roman" w:hAnsi="Times New Roman"/>
            <w:color w:val="000000" w:themeColor="text1"/>
            <w:sz w:val="24"/>
            <w:szCs w:val="24"/>
          </w:rPr>
          <w:delText>Since time trends can also be</w:delText>
        </w:r>
      </w:del>
      <w:ins w:id="35" w:author="Ezzati, Majid" w:date="2018-10-22T19:31:00Z">
        <w:r w:rsidR="00987F8E">
          <w:rPr>
            <w:rFonts w:ascii="Times New Roman" w:hAnsi="Times New Roman"/>
            <w:color w:val="000000" w:themeColor="text1"/>
            <w:sz w:val="24"/>
            <w:szCs w:val="24"/>
          </w:rPr>
          <w:t>To allow</w:t>
        </w:r>
      </w:ins>
      <w:r w:rsidRPr="00C61364">
        <w:rPr>
          <w:rFonts w:ascii="Times New Roman" w:hAnsi="Times New Roman"/>
          <w:color w:val="000000" w:themeColor="text1"/>
          <w:sz w:val="24"/>
          <w:szCs w:val="24"/>
        </w:rPr>
        <w:t xml:space="preserve"> non-linear</w:t>
      </w:r>
      <w:ins w:id="36" w:author="Ezzati, Majid" w:date="2018-10-22T19:31:00Z">
        <w:r w:rsidR="00987F8E">
          <w:rPr>
            <w:rFonts w:ascii="Times New Roman" w:hAnsi="Times New Roman"/>
            <w:color w:val="000000" w:themeColor="text1"/>
            <w:sz w:val="24"/>
            <w:szCs w:val="24"/>
          </w:rPr>
          <w:t xml:space="preserve"> trends</w:t>
        </w:r>
      </w:ins>
      <w:r w:rsidRPr="00C61364">
        <w:rPr>
          <w:rFonts w:ascii="Times New Roman" w:hAnsi="Times New Roman"/>
          <w:color w:val="000000" w:themeColor="text1"/>
          <w:sz w:val="24"/>
          <w:szCs w:val="24"/>
        </w:rPr>
        <w:t xml:space="preserve">,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commentRangeEnd w:id="28"/>
      <w:r w:rsidR="0082437F">
        <w:rPr>
          <w:rStyle w:val="CommentReference"/>
          <w:rFonts w:asciiTheme="minorHAnsi" w:eastAsiaTheme="minorHAnsi" w:hAnsiTheme="minorHAnsi" w:cstheme="minorBidi"/>
        </w:rPr>
        <w:commentReference w:id="28"/>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0D8ADCF"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22&lt;/sup&gt;","plainTextFormattedCitation":"22","previouslyFormattedCitation":"&lt;sup&gt;22&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22</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w:t>
      </w:r>
      <w:commentRangeStart w:id="37"/>
      <w:r w:rsidR="001E2DDB" w:rsidRPr="00C61364">
        <w:rPr>
          <w:rFonts w:ascii="Times New Roman" w:hAnsi="Times New Roman"/>
          <w:color w:val="000000" w:themeColor="text1"/>
          <w:sz w:val="24"/>
          <w:szCs w:val="24"/>
        </w:rPr>
        <w:t xml:space="preserve">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commentRangeEnd w:id="37"/>
      <w:r w:rsidR="0082437F">
        <w:rPr>
          <w:rStyle w:val="CommentReference"/>
          <w:rFonts w:asciiTheme="minorHAnsi" w:eastAsiaTheme="minorHAnsi" w:hAnsiTheme="minorHAnsi" w:cstheme="minorBidi"/>
        </w:rPr>
        <w:commentReference w:id="37"/>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7DA2F96D"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23&lt;/sup&gt;","plainTextFormattedCitation":"23","previouslyFormattedCitation":"&lt;sup&gt;23&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23</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6FE8A597" w:rsidR="00E16C0A" w:rsidRDefault="0048319E" w:rsidP="00860F96">
      <w:pPr>
        <w:spacing w:after="0" w:line="480" w:lineRule="auto"/>
        <w:jc w:val="both"/>
        <w:outlineLvl w:val="0"/>
        <w:rPr>
          <w:rFonts w:ascii="Times New Roman" w:hAnsi="Times New Roman"/>
          <w:i/>
          <w:color w:val="000000" w:themeColor="text1"/>
          <w:sz w:val="24"/>
          <w:szCs w:val="24"/>
        </w:rPr>
      </w:pPr>
      <w:commentRangeStart w:id="38"/>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commentRangeEnd w:id="38"/>
      <w:r w:rsidR="0082437F">
        <w:rPr>
          <w:rStyle w:val="CommentReference"/>
          <w:rFonts w:asciiTheme="minorHAnsi" w:eastAsiaTheme="minorHAnsi" w:hAnsiTheme="minorHAnsi" w:cstheme="minorBidi"/>
        </w:rPr>
        <w:commentReference w:id="38"/>
      </w:r>
    </w:p>
    <w:p w14:paraId="6EF47A16" w14:textId="52BCA925" w:rsidR="005259CD" w:rsidRDefault="00A41D0D" w:rsidP="005259CD">
      <w:pPr>
        <w:spacing w:after="0" w:line="480" w:lineRule="auto"/>
        <w:jc w:val="both"/>
        <w:outlineLvl w:val="0"/>
        <w:rPr>
          <w:rFonts w:ascii="Times New Roman" w:hAnsi="Times New Roman"/>
          <w:color w:val="000000" w:themeColor="text1"/>
          <w:sz w:val="24"/>
          <w:szCs w:val="24"/>
        </w:rPr>
      </w:pPr>
      <w:del w:id="39" w:author="Ezzati, Majid" w:date="2018-10-22T19:34:00Z">
        <w:r w:rsidDel="0082437F">
          <w:rPr>
            <w:rFonts w:ascii="Times New Roman" w:hAnsi="Times New Roman"/>
            <w:color w:val="000000" w:themeColor="text1"/>
            <w:sz w:val="24"/>
            <w:szCs w:val="24"/>
          </w:rPr>
          <w:delText xml:space="preserve">With </w:delText>
        </w:r>
        <w:r w:rsidR="00A217AF" w:rsidDel="0082437F">
          <w:rPr>
            <w:rFonts w:ascii="Times New Roman" w:hAnsi="Times New Roman"/>
            <w:color w:val="000000" w:themeColor="text1"/>
            <w:sz w:val="24"/>
            <w:szCs w:val="24"/>
          </w:rPr>
          <w:delText xml:space="preserve">the </w:delText>
        </w:r>
        <w:r w:rsidR="00E16C0A" w:rsidDel="0082437F">
          <w:rPr>
            <w:rFonts w:ascii="Times New Roman" w:hAnsi="Times New Roman"/>
            <w:color w:val="000000" w:themeColor="text1"/>
            <w:sz w:val="24"/>
            <w:szCs w:val="24"/>
          </w:rPr>
          <w:delText xml:space="preserve">inferred monthly </w:delText>
        </w:r>
        <w:r w:rsidDel="0082437F">
          <w:rPr>
            <w:rFonts w:ascii="Times New Roman" w:hAnsi="Times New Roman"/>
            <w:color w:val="000000" w:themeColor="text1"/>
            <w:sz w:val="24"/>
            <w:szCs w:val="24"/>
          </w:rPr>
          <w:delText xml:space="preserve">temperature </w:delText>
        </w:r>
        <w:r w:rsidR="00AF0F6F" w:rsidDel="0082437F">
          <w:rPr>
            <w:rFonts w:ascii="Times New Roman" w:hAnsi="Times New Roman"/>
            <w:color w:val="000000" w:themeColor="text1"/>
            <w:sz w:val="24"/>
            <w:szCs w:val="24"/>
          </w:rPr>
          <w:delText>anomaly</w:delText>
        </w:r>
        <w:r w:rsidR="003B456F" w:rsidDel="0082437F">
          <w:rPr>
            <w:rFonts w:ascii="Times New Roman" w:hAnsi="Times New Roman"/>
            <w:color w:val="000000" w:themeColor="text1"/>
            <w:sz w:val="24"/>
            <w:szCs w:val="24"/>
          </w:rPr>
          <w:delText xml:space="preserve"> </w:delText>
        </w:r>
        <w:r w:rsidDel="0082437F">
          <w:rPr>
            <w:rFonts w:ascii="Times New Roman" w:hAnsi="Times New Roman"/>
            <w:color w:val="000000" w:themeColor="text1"/>
            <w:sz w:val="24"/>
            <w:szCs w:val="24"/>
          </w:rPr>
          <w:delText>term</w:delText>
        </w:r>
        <w:r w:rsidR="00A217AF" w:rsidDel="0082437F">
          <w:rPr>
            <w:rFonts w:ascii="Times New Roman" w:hAnsi="Times New Roman"/>
            <w:color w:val="000000" w:themeColor="text1"/>
            <w:sz w:val="24"/>
            <w:szCs w:val="24"/>
          </w:rPr>
          <w:delText>s</w:delText>
        </w:r>
        <w:r w:rsidDel="0082437F">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w:t>
      </w:r>
      <w:ins w:id="40" w:author="Ezzati, Majid" w:date="2018-10-22T19:34:00Z">
        <w:r w:rsidR="0082437F">
          <w:rPr>
            <w:rFonts w:ascii="Times New Roman" w:hAnsi="Times New Roman"/>
            <w:color w:val="000000" w:themeColor="text1"/>
            <w:sz w:val="24"/>
            <w:szCs w:val="24"/>
          </w:rPr>
          <w:t xml:space="preserve"> For these calcualations we …</w:t>
        </w:r>
      </w:ins>
      <w:r w:rsidR="003C28C6">
        <w:rPr>
          <w:rFonts w:ascii="Times New Roman" w:hAnsi="Times New Roman"/>
          <w:color w:val="000000" w:themeColor="text1"/>
          <w:sz w:val="24"/>
          <w:szCs w:val="24"/>
        </w:rPr>
        <w:t xml:space="preserve"> </w:t>
      </w:r>
      <w:commentRangeStart w:id="41"/>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commentRangeEnd w:id="41"/>
      <w:r w:rsidR="0082437F">
        <w:rPr>
          <w:rStyle w:val="CommentReference"/>
          <w:rFonts w:asciiTheme="minorHAnsi" w:eastAsiaTheme="minorHAnsi" w:hAnsiTheme="minorHAnsi" w:cstheme="minorBidi"/>
        </w:rPr>
        <w:commentReference w:id="41"/>
      </w:r>
      <w:r w:rsidR="00EB2987">
        <w:rPr>
          <w:rFonts w:ascii="Times New Roman" w:hAnsi="Times New Roman"/>
          <w:color w:val="000000" w:themeColor="text1"/>
          <w:sz w:val="24"/>
          <w:szCs w:val="24"/>
        </w:rPr>
        <w:t xml:space="preserve"> </w:t>
      </w:r>
      <w:commentRangeStart w:id="42"/>
      <w:r w:rsidR="00EB2987">
        <w:rPr>
          <w:rFonts w:ascii="Times New Roman" w:hAnsi="Times New Roman"/>
          <w:color w:val="000000" w:themeColor="text1"/>
          <w:sz w:val="24"/>
          <w:szCs w:val="24"/>
        </w:rPr>
        <w:t>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commentRangeEnd w:id="42"/>
      <w:r w:rsidR="0082437F">
        <w:rPr>
          <w:rStyle w:val="CommentReference"/>
          <w:rFonts w:asciiTheme="minorHAnsi" w:eastAsiaTheme="minorHAnsi" w:hAnsiTheme="minorHAnsi" w:cstheme="minorBidi"/>
        </w:rPr>
        <w:commentReference w:id="42"/>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3367E374" w14:textId="3F5B0BF6" w:rsidR="002C5217" w:rsidRDefault="002C5217" w:rsidP="00143E18">
      <w:pPr>
        <w:spacing w:after="0" w:line="480" w:lineRule="auto"/>
        <w:jc w:val="both"/>
        <w:rPr>
          <w:ins w:id="43" w:author="Ezzati, Majid" w:date="2018-10-22T19:48:00Z"/>
          <w:rFonts w:ascii="Times New Roman" w:hAnsi="Times New Roman"/>
          <w:sz w:val="24"/>
          <w:szCs w:val="24"/>
        </w:rPr>
      </w:pPr>
      <w:ins w:id="44" w:author="Ezzati, Majid" w:date="2018-10-22T19:48:00Z">
        <w:r>
          <w:rPr>
            <w:rFonts w:ascii="Times New Roman" w:hAnsi="Times New Roman"/>
            <w:sz w:val="24"/>
            <w:szCs w:val="24"/>
          </w:rPr>
          <w:t xml:space="preserve">[[[what is not here, and very relevant, is the two descriptive figures. These are not just for people’s information; they are the </w:t>
        </w:r>
      </w:ins>
      <w:ins w:id="45" w:author="Ezzati, Majid" w:date="2018-10-22T19:49:00Z">
        <w:r>
          <w:rPr>
            <w:rFonts w:ascii="Times New Roman" w:hAnsi="Times New Roman"/>
            <w:sz w:val="24"/>
            <w:szCs w:val="24"/>
          </w:rPr>
          <w:t>most</w:t>
        </w:r>
      </w:ins>
      <w:ins w:id="46" w:author="Ezzati, Majid" w:date="2018-10-22T19:48:00Z">
        <w:r>
          <w:rPr>
            <w:rFonts w:ascii="Times New Roman" w:hAnsi="Times New Roman"/>
            <w:sz w:val="24"/>
            <w:szCs w:val="24"/>
          </w:rPr>
          <w:t xml:space="preserve"> </w:t>
        </w:r>
      </w:ins>
      <w:ins w:id="47" w:author="Ezzati, Majid" w:date="2018-10-22T19:49:00Z">
        <w:r>
          <w:rPr>
            <w:rFonts w:ascii="Times New Roman" w:hAnsi="Times New Roman"/>
            <w:sz w:val="24"/>
            <w:szCs w:val="24"/>
          </w:rPr>
          <w:t>intuitive results. as below, let’s go for bullets]]]</w:t>
        </w:r>
      </w:ins>
      <w:bookmarkStart w:id="48" w:name="_GoBack"/>
      <w:bookmarkEnd w:id="48"/>
    </w:p>
    <w:p w14:paraId="790003F8" w14:textId="77777777" w:rsidR="002C5217" w:rsidRDefault="002C5217" w:rsidP="00143E18">
      <w:pPr>
        <w:spacing w:after="0" w:line="480" w:lineRule="auto"/>
        <w:jc w:val="both"/>
        <w:rPr>
          <w:ins w:id="49" w:author="Ezzati, Majid" w:date="2018-10-22T19:48:00Z"/>
          <w:rFonts w:ascii="Times New Roman" w:hAnsi="Times New Roman"/>
          <w:sz w:val="24"/>
          <w:szCs w:val="24"/>
        </w:rPr>
      </w:pPr>
    </w:p>
    <w:p w14:paraId="5BC9E1C0" w14:textId="2256DA43" w:rsidR="00505130" w:rsidRDefault="006D42B5" w:rsidP="00143E18">
      <w:pPr>
        <w:spacing w:after="0" w:line="480" w:lineRule="auto"/>
        <w:jc w:val="both"/>
        <w:rPr>
          <w:rFonts w:ascii="Times New Roman" w:hAnsi="Times New Roman"/>
          <w:sz w:val="24"/>
          <w:szCs w:val="24"/>
        </w:rPr>
      </w:pPr>
      <w:del w:id="50" w:author="Ezzati, Majid" w:date="2018-10-22T19:37:00Z">
        <w:r w:rsidDel="0082437F">
          <w:rPr>
            <w:rFonts w:ascii="Times New Roman" w:hAnsi="Times New Roman"/>
            <w:sz w:val="24"/>
            <w:szCs w:val="24"/>
          </w:rPr>
          <w:delText>The proportional effect of warm temperature on injury mortality varied substantially by category of injury death, sex,</w:delText>
        </w:r>
        <w:r w:rsidR="0083712C" w:rsidDel="0082437F">
          <w:rPr>
            <w:rFonts w:ascii="Times New Roman" w:hAnsi="Times New Roman"/>
            <w:sz w:val="24"/>
            <w:szCs w:val="24"/>
          </w:rPr>
          <w:delText xml:space="preserve"> and age group</w:delText>
        </w:r>
        <w:r w:rsidR="00C65E19" w:rsidDel="0082437F">
          <w:rPr>
            <w:rFonts w:ascii="Times New Roman" w:hAnsi="Times New Roman"/>
            <w:sz w:val="24"/>
            <w:szCs w:val="24"/>
          </w:rPr>
          <w:delText xml:space="preserve"> (Supplementary Figure XX)</w:delText>
        </w:r>
        <w:r w:rsidDel="0082437F">
          <w:rPr>
            <w:rFonts w:ascii="Times New Roman" w:hAnsi="Times New Roman"/>
            <w:sz w:val="24"/>
            <w:szCs w:val="24"/>
          </w:rPr>
          <w:delText xml:space="preserve">. </w:delText>
        </w:r>
      </w:del>
      <w:commentRangeStart w:id="51"/>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t>
      </w:r>
      <w:r w:rsidR="00D7511D">
        <w:rPr>
          <w:rFonts w:ascii="Times New Roman" w:hAnsi="Times New Roman"/>
          <w:sz w:val="24"/>
          <w:szCs w:val="24"/>
        </w:rPr>
        <w:lastRenderedPageBreak/>
        <w:t xml:space="preserve">with a decrease of </w:t>
      </w:r>
      <w:r w:rsidR="00F2109F">
        <w:rPr>
          <w:rFonts w:ascii="Times New Roman" w:hAnsi="Times New Roman"/>
          <w:sz w:val="24"/>
          <w:szCs w:val="24"/>
        </w:rPr>
        <w:t>-0.7%</w:t>
      </w:r>
      <w:r w:rsidR="003D0A6C">
        <w:rPr>
          <w:rFonts w:ascii="Times New Roman" w:hAnsi="Times New Roman"/>
          <w:sz w:val="24"/>
          <w:szCs w:val="24"/>
        </w:rPr>
        <w:t xml:space="preserve"> (-1.1%</w:t>
      </w:r>
      <w:r w:rsidR="00D7511D">
        <w:rPr>
          <w:rFonts w:ascii="Times New Roman" w:hAnsi="Times New Roman"/>
          <w:sz w:val="24"/>
          <w:szCs w:val="24"/>
        </w:rPr>
        <w:t>,</w:t>
      </w:r>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associated with 1</w:t>
      </w:r>
      <w:r w:rsidR="00E85CDA" w:rsidRPr="00802B74">
        <w:rPr>
          <w:rFonts w:ascii="Times New Roman" w:hAnsi="Times New Roman"/>
          <w:sz w:val="24"/>
          <w:szCs w:val="24"/>
        </w:rPr>
        <w:t>°</w:t>
      </w:r>
      <w:r w:rsidR="00E85CDA">
        <w:rPr>
          <w:rFonts w:ascii="Times New Roman" w:hAnsi="Times New Roman"/>
          <w:sz w:val="24"/>
          <w:szCs w:val="24"/>
        </w:rPr>
        <w:t xml:space="preserve">C additional warming across all months </w:t>
      </w:r>
      <w:r w:rsidR="00D7511D">
        <w:rPr>
          <w:rFonts w:ascii="Times New Roman" w:hAnsi="Times New Roman"/>
          <w:sz w:val="24"/>
          <w:szCs w:val="24"/>
        </w:rPr>
        <w:t>(Supplementary Figure XX).</w:t>
      </w:r>
      <w:r w:rsidR="0083712C">
        <w:rPr>
          <w:rFonts w:ascii="Times New Roman" w:hAnsi="Times New Roman"/>
          <w:sz w:val="24"/>
          <w:szCs w:val="24"/>
        </w:rPr>
        <w:t xml:space="preserve"> </w:t>
      </w:r>
      <w:commentRangeEnd w:id="51"/>
      <w:r w:rsidR="0082437F">
        <w:rPr>
          <w:rStyle w:val="CommentReference"/>
          <w:rFonts w:asciiTheme="minorHAnsi" w:eastAsiaTheme="minorHAnsi" w:hAnsiTheme="minorHAnsi" w:cstheme="minorBidi"/>
        </w:rPr>
        <w:commentReference w:id="51"/>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1C52BC62" w:rsidR="00E4405F" w:rsidRDefault="002A772A" w:rsidP="00143E18">
      <w:pPr>
        <w:spacing w:after="0" w:line="480" w:lineRule="auto"/>
        <w:jc w:val="both"/>
        <w:rPr>
          <w:rFonts w:ascii="Times New Roman" w:hAnsi="Times New Roman"/>
          <w:sz w:val="24"/>
          <w:szCs w:val="24"/>
        </w:rPr>
      </w:pPr>
      <w:commentRangeStart w:id="52"/>
      <w:r>
        <w:rPr>
          <w:rFonts w:ascii="Times New Roman" w:hAnsi="Times New Roman"/>
          <w:sz w:val="24"/>
          <w:szCs w:val="24"/>
        </w:rPr>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years at </w:t>
      </w:r>
      <w:r w:rsidR="00452C20">
        <w:rPr>
          <w:rFonts w:ascii="Times New Roman" w:hAnsi="Times New Roman"/>
          <w:sz w:val="24"/>
          <w:szCs w:val="24"/>
        </w:rPr>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associated with 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commentRangeEnd w:id="52"/>
      <w:r w:rsidR="00156958">
        <w:rPr>
          <w:rStyle w:val="CommentReference"/>
          <w:rFonts w:asciiTheme="minorHAnsi" w:eastAsiaTheme="minorHAnsi" w:hAnsiTheme="minorHAnsi" w:cstheme="minorBidi"/>
        </w:rPr>
        <w:commentReference w:id="52"/>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0BD7DE85" w:rsidR="00E4405F" w:rsidRDefault="00E4405F" w:rsidP="00143E18">
      <w:pPr>
        <w:spacing w:after="0" w:line="480" w:lineRule="auto"/>
        <w:jc w:val="both"/>
        <w:rPr>
          <w:rFonts w:ascii="Times New Roman" w:hAnsi="Times New Roman"/>
          <w:sz w:val="24"/>
          <w:szCs w:val="24"/>
        </w:rPr>
      </w:pPr>
      <w:commentRangeStart w:id="53"/>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w:t>
      </w:r>
      <w:commentRangeEnd w:id="53"/>
      <w:r w:rsidR="00176D12">
        <w:rPr>
          <w:rStyle w:val="CommentReference"/>
          <w:rFonts w:asciiTheme="minorHAnsi" w:eastAsiaTheme="minorHAnsi" w:hAnsiTheme="minorHAnsi" w:cstheme="minorBidi"/>
        </w:rPr>
        <w:commentReference w:id="53"/>
      </w:r>
      <w:r>
        <w:rPr>
          <w:rFonts w:ascii="Times New Roman" w:hAnsi="Times New Roman"/>
          <w:sz w:val="24"/>
          <w:szCs w:val="24"/>
        </w:rPr>
        <w:t>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 with</w:t>
      </w:r>
      <w:r w:rsidRPr="00E4405F">
        <w:rPr>
          <w:rFonts w:ascii="Times New Roman" w:hAnsi="Times New Roman"/>
          <w:sz w:val="24"/>
          <w:szCs w:val="24"/>
        </w:rPr>
        <w:t xml:space="preserve"> </w:t>
      </w:r>
      <w:r w:rsidR="009D0078">
        <w:rPr>
          <w:rFonts w:ascii="Times New Roman" w:hAnsi="Times New Roman"/>
          <w:sz w:val="24"/>
          <w:szCs w:val="24"/>
        </w:rPr>
        <w:t xml:space="preserve">87% of deaths </w:t>
      </w:r>
      <w:del w:id="54" w:author="Ezzati, Majid" w:date="2018-10-22T19:40:00Z">
        <w:r w:rsidR="009D0078" w:rsidDel="00156958">
          <w:rPr>
            <w:rFonts w:ascii="Times New Roman" w:hAnsi="Times New Roman"/>
            <w:sz w:val="24"/>
            <w:szCs w:val="24"/>
          </w:rPr>
          <w:delText>coming from</w:delText>
        </w:r>
      </w:del>
      <w:ins w:id="55" w:author="Ezzati, Majid" w:date="2018-10-22T19:40:00Z">
        <w:r w:rsidR="00156958">
          <w:rPr>
            <w:rFonts w:ascii="Times New Roman" w:hAnsi="Times New Roman"/>
            <w:sz w:val="24"/>
            <w:szCs w:val="24"/>
          </w:rPr>
          <w:t>in</w:t>
        </w:r>
      </w:ins>
      <w:r w:rsidR="009D0078">
        <w:rPr>
          <w:rFonts w:ascii="Times New Roman" w:hAnsi="Times New Roman"/>
          <w:sz w:val="24"/>
          <w:szCs w:val="24"/>
        </w:rPr>
        <w:t xml:space="preserve"> males, and 13% </w:t>
      </w:r>
      <w:del w:id="56" w:author="Ezzati, Majid" w:date="2018-10-22T19:41:00Z">
        <w:r w:rsidR="009D0078" w:rsidDel="00156958">
          <w:rPr>
            <w:rFonts w:ascii="Times New Roman" w:hAnsi="Times New Roman"/>
            <w:sz w:val="24"/>
            <w:szCs w:val="24"/>
          </w:rPr>
          <w:delText xml:space="preserve">from </w:delText>
        </w:r>
      </w:del>
      <w:ins w:id="57" w:author="Ezzati, Majid" w:date="2018-10-22T19:41:00Z">
        <w:r w:rsidR="00156958">
          <w:rPr>
            <w:rFonts w:ascii="Times New Roman" w:hAnsi="Times New Roman"/>
            <w:sz w:val="24"/>
            <w:szCs w:val="24"/>
          </w:rPr>
          <w:t xml:space="preserve">in </w:t>
        </w:r>
      </w:ins>
      <w:r w:rsidR="009D0078">
        <w:rPr>
          <w:rFonts w:ascii="Times New Roman" w:hAnsi="Times New Roman"/>
          <w:sz w:val="24"/>
          <w:szCs w:val="24"/>
        </w:rPr>
        <w:t>females</w:t>
      </w:r>
      <w:r w:rsidR="00DB5A63">
        <w:rPr>
          <w:rFonts w:ascii="Times New Roman" w:hAnsi="Times New Roman"/>
          <w:sz w:val="24"/>
          <w:szCs w:val="24"/>
        </w:rPr>
        <w:t xml:space="preserve"> (Figure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The only category of injury to exhibit a decrease in number of deaths would be fall deaths, with -87 (-</w:t>
      </w:r>
      <w:r w:rsidR="00232690">
        <w:rPr>
          <w:rFonts w:ascii="Times New Roman" w:hAnsi="Times New Roman"/>
          <w:sz w:val="24"/>
          <w:szCs w:val="24"/>
        </w:rPr>
        <w:lastRenderedPageBreak/>
        <w:t xml:space="preserve">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AA8409F" w14:textId="77777777" w:rsidR="00D145DC" w:rsidRDefault="00D145DC" w:rsidP="00143E18">
      <w:pPr>
        <w:spacing w:after="0" w:line="480" w:lineRule="auto"/>
        <w:jc w:val="both"/>
        <w:rPr>
          <w:rFonts w:ascii="Times New Roman" w:hAnsi="Times New Roman"/>
          <w:sz w:val="24"/>
          <w:szCs w:val="24"/>
        </w:rPr>
      </w:pPr>
    </w:p>
    <w:p w14:paraId="1E18E242" w14:textId="741D8CB5" w:rsidR="00D145DC" w:rsidRPr="00A548DF" w:rsidRDefault="00D145DC" w:rsidP="00143E18">
      <w:pPr>
        <w:spacing w:after="0" w:line="480" w:lineRule="auto"/>
        <w:jc w:val="both"/>
        <w:rPr>
          <w:rFonts w:ascii="Times New Roman" w:hAnsi="Times New Roman"/>
          <w:sz w:val="24"/>
          <w:szCs w:val="24"/>
        </w:rPr>
      </w:pPr>
      <w:r>
        <w:rPr>
          <w:rFonts w:ascii="Times New Roman" w:hAnsi="Times New Roman"/>
          <w:sz w:val="24"/>
          <w:szCs w:val="24"/>
        </w:rPr>
        <w:t xml:space="preserve">[[[Rest to be worked on once we </w:t>
      </w:r>
      <w:r w:rsidR="001505CF">
        <w:rPr>
          <w:rFonts w:ascii="Times New Roman" w:hAnsi="Times New Roman"/>
          <w:sz w:val="24"/>
          <w:szCs w:val="24"/>
        </w:rPr>
        <w:t>are happy with the above. Below are just notes</w:t>
      </w:r>
      <w:r>
        <w:rPr>
          <w:rFonts w:ascii="Times New Roman" w:hAnsi="Times New Roman"/>
          <w:sz w:val="24"/>
          <w:szCs w:val="24"/>
        </w:rPr>
        <w:t>]]]</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1619FCDE" w:rsidR="00A36DB1" w:rsidRDefault="003108C5" w:rsidP="00D76DF7">
      <w:pPr>
        <w:spacing w:after="0" w:line="480" w:lineRule="auto"/>
        <w:jc w:val="both"/>
        <w:rPr>
          <w:rFonts w:ascii="Times New Roman" w:hAnsi="Times New Roman"/>
          <w:sz w:val="24"/>
          <w:szCs w:val="24"/>
        </w:rPr>
      </w:pPr>
      <w:commentRangeStart w:id="58"/>
      <w:r w:rsidRPr="00C61364">
        <w:rPr>
          <w:rFonts w:ascii="Times New Roman" w:hAnsi="Times New Roman"/>
          <w:sz w:val="24"/>
          <w:szCs w:val="24"/>
        </w:rPr>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B8C5757"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commentRangeEnd w:id="58"/>
      <w:r w:rsidR="00156958">
        <w:rPr>
          <w:rStyle w:val="CommentReference"/>
          <w:rFonts w:asciiTheme="minorHAnsi" w:eastAsiaTheme="minorHAnsi" w:hAnsiTheme="minorHAnsi" w:cstheme="minorBidi"/>
        </w:rPr>
        <w:commentReference w:id="58"/>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10"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commentRangeStart w:id="59"/>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2"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3" w:history="1">
        <w:r w:rsidRPr="00E908B1">
          <w:rPr>
            <w:rStyle w:val="Hyperlink"/>
            <w:rFonts w:ascii="Times New Roman" w:hAnsi="Times New Roman"/>
            <w:sz w:val="24"/>
            <w:szCs w:val="24"/>
          </w:rPr>
          <w:t>link</w:t>
        </w:r>
      </w:hyperlink>
      <w:r>
        <w:rPr>
          <w:rFonts w:ascii="Times New Roman" w:hAnsi="Times New Roman"/>
          <w:sz w:val="24"/>
          <w:szCs w:val="24"/>
        </w:rPr>
        <w:t>)</w:t>
      </w:r>
      <w:commentRangeEnd w:id="59"/>
      <w:r w:rsidR="00176D12">
        <w:rPr>
          <w:rStyle w:val="CommentReference"/>
          <w:rFonts w:asciiTheme="minorHAnsi" w:eastAsiaTheme="minorHAnsi" w:hAnsiTheme="minorHAnsi" w:cstheme="minorBidi"/>
        </w:rPr>
        <w:commentReference w:id="59"/>
      </w:r>
    </w:p>
    <w:p w14:paraId="239571D4" w14:textId="2F024B0A" w:rsidR="0088535B" w:rsidDel="00176D12" w:rsidRDefault="00192959" w:rsidP="00D76DF7">
      <w:pPr>
        <w:pStyle w:val="ListParagraph"/>
        <w:numPr>
          <w:ilvl w:val="0"/>
          <w:numId w:val="7"/>
        </w:numPr>
        <w:spacing w:after="0" w:line="480" w:lineRule="auto"/>
        <w:jc w:val="both"/>
        <w:rPr>
          <w:moveFrom w:id="60" w:author="Ezzati, Majid" w:date="2018-10-22T19:42:00Z"/>
          <w:rFonts w:ascii="Times New Roman" w:hAnsi="Times New Roman"/>
          <w:sz w:val="24"/>
          <w:szCs w:val="24"/>
        </w:rPr>
      </w:pPr>
      <w:moveFromRangeStart w:id="61" w:author="Ezzati, Majid" w:date="2018-10-22T19:42:00Z" w:name="move528000693"/>
      <w:moveFrom w:id="62" w:author="Ezzati, Majid" w:date="2018-10-22T19:42:00Z">
        <w:r w:rsidDel="00176D12">
          <w:rPr>
            <w:rFonts w:ascii="Times New Roman" w:hAnsi="Times New Roman"/>
            <w:sz w:val="24"/>
            <w:szCs w:val="24"/>
          </w:rPr>
          <w:t>Visual acuity lowered by increases in temperature</w:t>
        </w:r>
        <w:r w:rsidR="0041272D" w:rsidDel="00176D12">
          <w:rPr>
            <w:rFonts w:ascii="Times New Roman" w:hAnsi="Times New Roman"/>
            <w:sz w:val="24"/>
            <w:szCs w:val="24"/>
          </w:rPr>
          <w:t>.</w:t>
        </w:r>
        <w:r w:rsidR="00EF3762" w:rsidDel="00176D12">
          <w:rPr>
            <w:rFonts w:ascii="Times New Roman" w:hAnsi="Times New Roman"/>
            <w:sz w:val="24"/>
            <w:szCs w:val="24"/>
          </w:rPr>
          <w:fldChar w:fldCharType="begin" w:fldLock="1"/>
        </w:r>
        <w:r w:rsidR="00914974" w:rsidDel="00176D12">
          <w:rPr>
            <w:rFonts w:ascii="Times New Roman" w:hAnsi="Times New Roman"/>
            <w:sz w:val="24"/>
            <w:szCs w:val="24"/>
          </w:rPr>
          <w:instrText>ADDIN CSL_CITATION {"citationItems":[{"id":"ITEM-1","itemData":{"DOI":"10.1080/00140138408963605","ISSN":"13665847","abstract":"\"</w:instrText>
        </w:r>
        <w:r w:rsidR="00914974" w:rsidDel="00176D12">
          <w:rPr>
            <w:rFonts w:ascii="Times New Roman" w:hAnsi="Times New Roman" w:hint="eastAsia"/>
            <w:sz w:val="24"/>
            <w:szCs w:val="24"/>
          </w:rPr>
          <w:instrText>視力に及ぼす熱の影響</w:instrText>
        </w:r>
        <w:r w:rsidR="00914974" w:rsidDel="00176D12">
          <w:rPr>
            <w:rFonts w:ascii="Times New Roman" w:hAnsi="Times New Roman"/>
            <w:sz w:val="24"/>
            <w:szCs w:val="24"/>
          </w:rPr>
          <w:instrText xml:space="preserve">  </w:instrText>
        </w:r>
        <w:r w:rsidR="00914974" w:rsidDel="00176D12">
          <w:rPr>
            <w:rFonts w:ascii="Times New Roman" w:hAnsi="Times New Roman" w:hint="eastAsia"/>
            <w:sz w:val="24"/>
            <w:szCs w:val="24"/>
          </w:rPr>
          <w:instrText xml:space="preserve">　</w:instrText>
        </w:r>
        <w:r w:rsidR="00914974" w:rsidDel="00176D12">
          <w:rPr>
            <w:rFonts w:ascii="Times New Roman" w:hAnsi="Times New Roman"/>
            <w:sz w:val="24"/>
            <w:szCs w:val="24"/>
          </w:rPr>
          <w:instrText>9</w:instrText>
        </w:r>
        <w:r w:rsidR="00914974" w:rsidDel="00176D12">
          <w:rPr>
            <w:rFonts w:ascii="Times New Roman" w:hAnsi="Times New Roman" w:hint="eastAsia"/>
            <w:sz w:val="24"/>
            <w:szCs w:val="24"/>
          </w:rPr>
          <w:instrText>名の被験者の視力を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つの条件下でランドルト環を用いて測定した。</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つの条件とは（</w:instrText>
        </w:r>
        <w:r w:rsidR="00914974" w:rsidDel="00176D12">
          <w:rPr>
            <w:rFonts w:ascii="Times New Roman" w:hAnsi="Times New Roman"/>
            <w:sz w:val="24"/>
            <w:szCs w:val="24"/>
          </w:rPr>
          <w:instrText>1</w:instrText>
        </w:r>
        <w:r w:rsidR="00914974" w:rsidDel="00176D12">
          <w:rPr>
            <w:rFonts w:ascii="Times New Roman" w:hAnsi="Times New Roman" w:hint="eastAsia"/>
            <w:sz w:val="24"/>
            <w:szCs w:val="24"/>
          </w:rPr>
          <w:instrText>）熱的中立のコントロール、（</w:instrText>
        </w:r>
        <w:r w:rsidR="00914974" w:rsidDel="00176D12">
          <w:rPr>
            <w:rFonts w:ascii="Times New Roman" w:hAnsi="Times New Roman"/>
            <w:sz w:val="24"/>
            <w:szCs w:val="24"/>
          </w:rPr>
          <w:instrText>2</w:instrText>
        </w:r>
        <w:r w:rsidR="00914974" w:rsidDel="00176D12">
          <w:rPr>
            <w:rFonts w:ascii="Times New Roman" w:hAnsi="Times New Roman" w:hint="eastAsia"/>
            <w:sz w:val="24"/>
            <w:szCs w:val="24"/>
          </w:rPr>
          <w:instrText>）温暖湿潤、（</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）高温乾燥の環境で、各条件とも被験者を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時間放置した。背景照度は</w:instrText>
        </w:r>
        <w:r w:rsidR="00914974" w:rsidDel="00176D12">
          <w:rPr>
            <w:rFonts w:ascii="Times New Roman" w:hAnsi="Times New Roman"/>
            <w:sz w:val="24"/>
            <w:szCs w:val="24"/>
          </w:rPr>
          <w:instrText>450</w:instrText>
        </w:r>
        <w:r w:rsidR="00914974" w:rsidDel="00176D12">
          <w:rPr>
            <w:rFonts w:ascii="Times New Roman" w:hAnsi="Times New Roman" w:hint="eastAsia"/>
            <w:sz w:val="24"/>
            <w:szCs w:val="24"/>
          </w:rPr>
          <w:instrText>と</w:instrText>
        </w:r>
        <w:r w:rsidR="00914974" w:rsidDel="00176D12">
          <w:rPr>
            <w:rFonts w:ascii="Times New Roman" w:hAnsi="Times New Roman"/>
            <w:sz w:val="24"/>
            <w:szCs w:val="24"/>
          </w:rPr>
          <w:instrText>5cd/m2</w:instrText>
        </w:r>
        <w:r w:rsidR="00914974"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Del="00176D12">
          <w:rPr>
            <w:rFonts w:ascii="Times New Roman" w:hAnsi="Times New Roman"/>
            <w:sz w:val="24"/>
            <w:szCs w:val="24"/>
          </w:rPr>
          <w:fldChar w:fldCharType="separate"/>
        </w:r>
        <w:r w:rsidR="005D7922" w:rsidRPr="005D7922" w:rsidDel="00176D12">
          <w:rPr>
            <w:rFonts w:ascii="Times New Roman" w:hAnsi="Times New Roman"/>
            <w:noProof/>
            <w:sz w:val="24"/>
            <w:szCs w:val="24"/>
            <w:vertAlign w:val="superscript"/>
          </w:rPr>
          <w:t>24</w:t>
        </w:r>
        <w:r w:rsidR="00EF3762" w:rsidDel="00176D12">
          <w:rPr>
            <w:rFonts w:ascii="Times New Roman" w:hAnsi="Times New Roman"/>
            <w:sz w:val="24"/>
            <w:szCs w:val="24"/>
          </w:rPr>
          <w:fldChar w:fldCharType="end"/>
        </w:r>
      </w:moveFrom>
    </w:p>
    <w:moveFromRangeEnd w:id="61"/>
    <w:p w14:paraId="060588E4" w14:textId="1D614688" w:rsidR="00176D12" w:rsidRDefault="00CC1FF3" w:rsidP="00176D12">
      <w:pPr>
        <w:pStyle w:val="ListParagraph"/>
        <w:numPr>
          <w:ilvl w:val="0"/>
          <w:numId w:val="7"/>
        </w:numPr>
        <w:spacing w:after="0" w:line="480" w:lineRule="auto"/>
        <w:jc w:val="both"/>
        <w:rPr>
          <w:moveTo w:id="63" w:author="Ezzati, Majid" w:date="2018-10-22T19:42:00Z"/>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25&lt;/sup&gt;"},"properties":{"noteIndex":0},"schema":"https://github.com/citation-style-language/schema/raw/master/csl-citation.json"}</w:instrText>
      </w:r>
      <w:r w:rsidR="000765B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25</w:t>
      </w:r>
      <w:r w:rsidR="000765BB">
        <w:rPr>
          <w:rFonts w:ascii="Times New Roman" w:hAnsi="Times New Roman"/>
          <w:sz w:val="24"/>
          <w:szCs w:val="24"/>
        </w:rPr>
        <w:fldChar w:fldCharType="end"/>
      </w:r>
      <w:ins w:id="64" w:author="Ezzati, Majid" w:date="2018-10-22T19:42:00Z">
        <w:r w:rsidR="00176D12" w:rsidRPr="00176D12">
          <w:rPr>
            <w:rFonts w:ascii="Times New Roman" w:hAnsi="Times New Roman"/>
            <w:sz w:val="24"/>
            <w:szCs w:val="24"/>
          </w:rPr>
          <w:t xml:space="preserve"> </w:t>
        </w:r>
      </w:ins>
      <w:moveToRangeStart w:id="65" w:author="Ezzati, Majid" w:date="2018-10-22T19:42:00Z" w:name="move528000693"/>
      <w:moveTo w:id="66" w:author="Ezzati, Majid" w:date="2018-10-22T19:42:00Z">
        <w:r w:rsidR="00176D12">
          <w:rPr>
            <w:rFonts w:ascii="Times New Roman" w:hAnsi="Times New Roman"/>
            <w:sz w:val="24"/>
            <w:szCs w:val="24"/>
          </w:rPr>
          <w:t>Visual acuity lowered by increases in temperature.</w:t>
        </w:r>
        <w:r w:rsidR="00176D12">
          <w:rPr>
            <w:rFonts w:ascii="Times New Roman" w:hAnsi="Times New Roman"/>
            <w:sz w:val="24"/>
            <w:szCs w:val="24"/>
          </w:rPr>
          <w:fldChar w:fldCharType="begin" w:fldLock="1"/>
        </w:r>
        <w:r w:rsidR="00176D12">
          <w:rPr>
            <w:rFonts w:ascii="Times New Roman" w:hAnsi="Times New Roman"/>
            <w:sz w:val="24"/>
            <w:szCs w:val="24"/>
          </w:rPr>
          <w:instrText>ADDIN CSL_CITATION {"citationItems":[{"id":"ITEM-1","itemData":{"DOI":"10.1080/00140138408963605","ISSN":"13665847","abstract":"\"</w:instrText>
        </w:r>
        <w:r w:rsidR="00176D12">
          <w:rPr>
            <w:rFonts w:ascii="Times New Roman" w:hAnsi="Times New Roman" w:hint="eastAsia"/>
            <w:sz w:val="24"/>
            <w:szCs w:val="24"/>
          </w:rPr>
          <w:instrText>視力に及ぼす熱の影響</w:instrText>
        </w:r>
        <w:r w:rsidR="00176D12">
          <w:rPr>
            <w:rFonts w:ascii="Times New Roman" w:hAnsi="Times New Roman"/>
            <w:sz w:val="24"/>
            <w:szCs w:val="24"/>
          </w:rPr>
          <w:instrText xml:space="preserve">  </w:instrText>
        </w:r>
        <w:r w:rsidR="00176D12">
          <w:rPr>
            <w:rFonts w:ascii="Times New Roman" w:hAnsi="Times New Roman" w:hint="eastAsia"/>
            <w:sz w:val="24"/>
            <w:szCs w:val="24"/>
          </w:rPr>
          <w:instrText xml:space="preserve">　</w:instrText>
        </w:r>
        <w:r w:rsidR="00176D12">
          <w:rPr>
            <w:rFonts w:ascii="Times New Roman" w:hAnsi="Times New Roman"/>
            <w:sz w:val="24"/>
            <w:szCs w:val="24"/>
          </w:rPr>
          <w:instrText>9</w:instrText>
        </w:r>
        <w:r w:rsidR="00176D12">
          <w:rPr>
            <w:rFonts w:ascii="Times New Roman" w:hAnsi="Times New Roman" w:hint="eastAsia"/>
            <w:sz w:val="24"/>
            <w:szCs w:val="24"/>
          </w:rPr>
          <w:instrText>名の被験者の視力を</w:instrText>
        </w:r>
        <w:r w:rsidR="00176D12">
          <w:rPr>
            <w:rFonts w:ascii="Times New Roman" w:hAnsi="Times New Roman"/>
            <w:sz w:val="24"/>
            <w:szCs w:val="24"/>
          </w:rPr>
          <w:instrText>3</w:instrText>
        </w:r>
        <w:r w:rsidR="00176D12">
          <w:rPr>
            <w:rFonts w:ascii="Times New Roman" w:hAnsi="Times New Roman" w:hint="eastAsia"/>
            <w:sz w:val="24"/>
            <w:szCs w:val="24"/>
          </w:rPr>
          <w:instrText>つの条件下でランドルト環を用いて測定した。</w:instrText>
        </w:r>
        <w:r w:rsidR="00176D12">
          <w:rPr>
            <w:rFonts w:ascii="Times New Roman" w:hAnsi="Times New Roman"/>
            <w:sz w:val="24"/>
            <w:szCs w:val="24"/>
          </w:rPr>
          <w:instrText>3</w:instrText>
        </w:r>
        <w:r w:rsidR="00176D12">
          <w:rPr>
            <w:rFonts w:ascii="Times New Roman" w:hAnsi="Times New Roman" w:hint="eastAsia"/>
            <w:sz w:val="24"/>
            <w:szCs w:val="24"/>
          </w:rPr>
          <w:instrText>つの条件とは（</w:instrText>
        </w:r>
        <w:r w:rsidR="00176D12">
          <w:rPr>
            <w:rFonts w:ascii="Times New Roman" w:hAnsi="Times New Roman"/>
            <w:sz w:val="24"/>
            <w:szCs w:val="24"/>
          </w:rPr>
          <w:instrText>1</w:instrText>
        </w:r>
        <w:r w:rsidR="00176D12">
          <w:rPr>
            <w:rFonts w:ascii="Times New Roman" w:hAnsi="Times New Roman" w:hint="eastAsia"/>
            <w:sz w:val="24"/>
            <w:szCs w:val="24"/>
          </w:rPr>
          <w:instrText>）熱的中立のコントロール、（</w:instrText>
        </w:r>
        <w:r w:rsidR="00176D12">
          <w:rPr>
            <w:rFonts w:ascii="Times New Roman" w:hAnsi="Times New Roman"/>
            <w:sz w:val="24"/>
            <w:szCs w:val="24"/>
          </w:rPr>
          <w:instrText>2</w:instrText>
        </w:r>
        <w:r w:rsidR="00176D12">
          <w:rPr>
            <w:rFonts w:ascii="Times New Roman" w:hAnsi="Times New Roman" w:hint="eastAsia"/>
            <w:sz w:val="24"/>
            <w:szCs w:val="24"/>
          </w:rPr>
          <w:instrText>）温暖湿潤、（</w:instrText>
        </w:r>
        <w:r w:rsidR="00176D12">
          <w:rPr>
            <w:rFonts w:ascii="Times New Roman" w:hAnsi="Times New Roman"/>
            <w:sz w:val="24"/>
            <w:szCs w:val="24"/>
          </w:rPr>
          <w:instrText>3</w:instrText>
        </w:r>
        <w:r w:rsidR="00176D12">
          <w:rPr>
            <w:rFonts w:ascii="Times New Roman" w:hAnsi="Times New Roman" w:hint="eastAsia"/>
            <w:sz w:val="24"/>
            <w:szCs w:val="24"/>
          </w:rPr>
          <w:instrText>）高温乾燥の環境で、各条件とも被験者を</w:instrText>
        </w:r>
        <w:r w:rsidR="00176D12">
          <w:rPr>
            <w:rFonts w:ascii="Times New Roman" w:hAnsi="Times New Roman"/>
            <w:sz w:val="24"/>
            <w:szCs w:val="24"/>
          </w:rPr>
          <w:instrText>3</w:instrText>
        </w:r>
        <w:r w:rsidR="00176D12">
          <w:rPr>
            <w:rFonts w:ascii="Times New Roman" w:hAnsi="Times New Roman" w:hint="eastAsia"/>
            <w:sz w:val="24"/>
            <w:szCs w:val="24"/>
          </w:rPr>
          <w:instrText>時間放置した。背景照度は</w:instrText>
        </w:r>
        <w:r w:rsidR="00176D12">
          <w:rPr>
            <w:rFonts w:ascii="Times New Roman" w:hAnsi="Times New Roman"/>
            <w:sz w:val="24"/>
            <w:szCs w:val="24"/>
          </w:rPr>
          <w:instrText>450</w:instrText>
        </w:r>
        <w:r w:rsidR="00176D12">
          <w:rPr>
            <w:rFonts w:ascii="Times New Roman" w:hAnsi="Times New Roman" w:hint="eastAsia"/>
            <w:sz w:val="24"/>
            <w:szCs w:val="24"/>
          </w:rPr>
          <w:instrText>と</w:instrText>
        </w:r>
        <w:r w:rsidR="00176D12">
          <w:rPr>
            <w:rFonts w:ascii="Times New Roman" w:hAnsi="Times New Roman"/>
            <w:sz w:val="24"/>
            <w:szCs w:val="24"/>
          </w:rPr>
          <w:instrText>5cd/m2</w:instrText>
        </w:r>
        <w:r w:rsidR="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176D12">
          <w:rPr>
            <w:rFonts w:ascii="Times New Roman" w:hAnsi="Times New Roman"/>
            <w:sz w:val="24"/>
            <w:szCs w:val="24"/>
          </w:rPr>
          <w:fldChar w:fldCharType="separate"/>
        </w:r>
        <w:r w:rsidR="00176D12" w:rsidRPr="005D7922">
          <w:rPr>
            <w:rFonts w:ascii="Times New Roman" w:hAnsi="Times New Roman"/>
            <w:noProof/>
            <w:sz w:val="24"/>
            <w:szCs w:val="24"/>
            <w:vertAlign w:val="superscript"/>
          </w:rPr>
          <w:t>24</w:t>
        </w:r>
        <w:r w:rsidR="00176D12">
          <w:rPr>
            <w:rFonts w:ascii="Times New Roman" w:hAnsi="Times New Roman"/>
            <w:sz w:val="24"/>
            <w:szCs w:val="24"/>
          </w:rPr>
          <w:fldChar w:fldCharType="end"/>
        </w:r>
      </w:moveTo>
    </w:p>
    <w:moveToRangeEnd w:id="65"/>
    <w:p w14:paraId="03D1BB6D" w14:textId="4E3B0FD9" w:rsidR="00975ED8"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42B01D26"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B152A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B152A1">
        <w:rPr>
          <w:rFonts w:ascii="Times New Roman" w:hAnsi="Times New Roman"/>
          <w:sz w:val="24"/>
          <w:szCs w:val="24"/>
        </w:rPr>
        <w:fldChar w:fldCharType="end"/>
      </w:r>
    </w:p>
    <w:p w14:paraId="40B33F0D" w14:textId="3520EC53"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223D8A">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27&lt;/sup&gt;","plainTextFormattedCitation":"27","previouslyFormattedCitation":"&lt;sup&gt;27&lt;/sup&gt;"},"properties":{"noteIndex":0},"schema":"https://github.com/citation-style-language/schema/raw/master/csl-citation.json"}</w:instrText>
      </w:r>
      <w:r w:rsidR="00BE68D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0CA51A7D"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p>
    <w:p w14:paraId="71818B0F" w14:textId="38D9F00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D21DED">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D21DED">
        <w:rPr>
          <w:rFonts w:ascii="Times New Roman" w:hAnsi="Times New Roman"/>
          <w:sz w:val="24"/>
          <w:szCs w:val="24"/>
        </w:rPr>
        <w:fldChar w:fldCharType="end"/>
      </w:r>
    </w:p>
    <w:p w14:paraId="1C1D54B7" w14:textId="4C812F64"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5F6C93F8"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0663B0">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4"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lastRenderedPageBreak/>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5"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05A1B0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69676FEE" w14:textId="66E8CE78"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0B5788A7" w14:textId="2E40E2D8"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398FCB1D" w14:textId="4186A074"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47C30B21" w14:textId="44DD5A2B"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16666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72A9A2B"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14974">
        <w:rPr>
          <w:rFonts w:ascii="MS Mincho" w:eastAsia="MS Mincho" w:hAnsi="MS Mincho" w:cs="MS Mincho"/>
          <w:sz w:val="24"/>
          <w:szCs w:val="24"/>
        </w:rPr>
        <w:instrText>∼</w:instrText>
      </w:r>
      <w:r w:rsidR="0091497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12,30&lt;/sup&gt;","plainTextFormattedCitation":"9–12,30","previouslyFormattedCitation":"&lt;sup&gt;9–12,30&lt;/sup&gt;"},"properties":{"noteIndex":0},"schema":"https://github.com/citation-style-language/schema/raw/master/csl-citation.json"}</w:instrText>
      </w:r>
      <w:r w:rsidR="00FA5998">
        <w:rPr>
          <w:rFonts w:ascii="Times New Roman" w:hAnsi="Times New Roman"/>
          <w:sz w:val="24"/>
          <w:szCs w:val="24"/>
        </w:rPr>
        <w:fldChar w:fldCharType="separate"/>
      </w:r>
      <w:r w:rsidR="005D7922" w:rsidRPr="005D7922">
        <w:rPr>
          <w:rFonts w:ascii="Times New Roman" w:hAnsi="Times New Roman"/>
          <w:noProof/>
          <w:sz w:val="24"/>
          <w:szCs w:val="24"/>
          <w:vertAlign w:val="superscript"/>
        </w:rPr>
        <w:t>9–12,30</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commentRangeStart w:id="67"/>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commentRangeEnd w:id="67"/>
      <w:r w:rsidR="00176D12">
        <w:rPr>
          <w:rStyle w:val="CommentReference"/>
          <w:rFonts w:asciiTheme="minorHAnsi" w:eastAsiaTheme="minorHAnsi" w:hAnsiTheme="minorHAnsi" w:cstheme="minorBidi"/>
        </w:rPr>
        <w:commentReference w:id="67"/>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commentRangeStart w:id="68"/>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commentRangeEnd w:id="68"/>
      <w:r w:rsidR="00176D12">
        <w:rPr>
          <w:rStyle w:val="CommentReference"/>
          <w:rFonts w:asciiTheme="minorHAnsi" w:eastAsiaTheme="minorHAnsi" w:hAnsiTheme="minorHAnsi" w:cstheme="minorBidi"/>
        </w:rPr>
        <w:commentReference w:id="68"/>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lastRenderedPageBreak/>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1385C72C" w14:textId="244623F5" w:rsidR="00914974" w:rsidRPr="00914974" w:rsidRDefault="00A55581"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14974" w:rsidRPr="00914974">
        <w:rPr>
          <w:rFonts w:ascii="Times New Roman" w:eastAsia="Times New Roman" w:hAnsi="Times New Roman"/>
          <w:noProof/>
          <w:sz w:val="24"/>
        </w:rPr>
        <w:t>1</w:t>
      </w:r>
      <w:r w:rsidR="00914974" w:rsidRPr="00914974">
        <w:rPr>
          <w:rFonts w:ascii="Times New Roman" w:eastAsia="Times New Roman" w:hAnsi="Times New Roman"/>
          <w:noProof/>
          <w:sz w:val="24"/>
        </w:rPr>
        <w:tab/>
        <w:t xml:space="preserve">Ye X, Wolff R, Yu W, Vaneckova P, Pan X, Tong S. Ambient temperature and morbidity: a review of epidemiological evidence. </w:t>
      </w:r>
      <w:r w:rsidR="00914974" w:rsidRPr="00914974">
        <w:rPr>
          <w:rFonts w:ascii="Times New Roman" w:eastAsia="Times New Roman" w:hAnsi="Times New Roman"/>
          <w:i/>
          <w:iCs/>
          <w:noProof/>
          <w:sz w:val="24"/>
        </w:rPr>
        <w:t>Environ Health Perspect</w:t>
      </w:r>
      <w:r w:rsidR="00914974" w:rsidRPr="00914974">
        <w:rPr>
          <w:rFonts w:ascii="Times New Roman" w:eastAsia="Times New Roman" w:hAnsi="Times New Roman"/>
          <w:noProof/>
          <w:sz w:val="24"/>
        </w:rPr>
        <w:t xml:space="preserve"> 2012; </w:t>
      </w:r>
      <w:r w:rsidR="00914974" w:rsidRPr="00914974">
        <w:rPr>
          <w:rFonts w:ascii="Times New Roman" w:eastAsia="Times New Roman" w:hAnsi="Times New Roman"/>
          <w:b/>
          <w:bCs/>
          <w:noProof/>
          <w:sz w:val="24"/>
        </w:rPr>
        <w:t>120</w:t>
      </w:r>
      <w:r w:rsidR="00914974" w:rsidRPr="00914974">
        <w:rPr>
          <w:rFonts w:ascii="Times New Roman" w:eastAsia="Times New Roman" w:hAnsi="Times New Roman"/>
          <w:noProof/>
          <w:sz w:val="24"/>
        </w:rPr>
        <w:t>: 19–28.</w:t>
      </w:r>
    </w:p>
    <w:p w14:paraId="0E3694A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w:t>
      </w:r>
      <w:r w:rsidRPr="00914974">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914974">
        <w:rPr>
          <w:rFonts w:ascii="Times New Roman" w:eastAsia="Times New Roman" w:hAnsi="Times New Roman"/>
          <w:b/>
          <w:bCs/>
          <w:noProof/>
          <w:sz w:val="24"/>
        </w:rPr>
        <w:t>8</w:t>
      </w:r>
      <w:r w:rsidRPr="00914974">
        <w:rPr>
          <w:rFonts w:ascii="Times New Roman" w:eastAsia="Times New Roman" w:hAnsi="Times New Roman"/>
          <w:noProof/>
          <w:sz w:val="24"/>
        </w:rPr>
        <w:t>: 40.</w:t>
      </w:r>
    </w:p>
    <w:p w14:paraId="5EF201A4"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3</w:t>
      </w:r>
      <w:r w:rsidRPr="00914974">
        <w:rPr>
          <w:rFonts w:ascii="Times New Roman" w:eastAsia="Times New Roman" w:hAnsi="Times New Roman"/>
          <w:noProof/>
          <w:sz w:val="24"/>
        </w:rPr>
        <w:tab/>
        <w:t xml:space="preserve">Gasparrini A, Guo Y, Hashizume M,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Mortality risk attributable to high and low ambient temperature: A multicountry observational study. </w:t>
      </w:r>
      <w:r w:rsidRPr="00914974">
        <w:rPr>
          <w:rFonts w:ascii="Times New Roman" w:eastAsia="Times New Roman" w:hAnsi="Times New Roman"/>
          <w:i/>
          <w:iCs/>
          <w:noProof/>
          <w:sz w:val="24"/>
        </w:rPr>
        <w:t>Lancet</w:t>
      </w:r>
      <w:r w:rsidRPr="00914974">
        <w:rPr>
          <w:rFonts w:ascii="Times New Roman" w:eastAsia="Times New Roman" w:hAnsi="Times New Roman"/>
          <w:noProof/>
          <w:sz w:val="24"/>
        </w:rPr>
        <w:t xml:space="preserve"> 2015; </w:t>
      </w:r>
      <w:r w:rsidRPr="00914974">
        <w:rPr>
          <w:rFonts w:ascii="Times New Roman" w:eastAsia="Times New Roman" w:hAnsi="Times New Roman"/>
          <w:b/>
          <w:bCs/>
          <w:noProof/>
          <w:sz w:val="24"/>
        </w:rPr>
        <w:t>386</w:t>
      </w:r>
      <w:r w:rsidRPr="00914974">
        <w:rPr>
          <w:rFonts w:ascii="Times New Roman" w:eastAsia="Times New Roman" w:hAnsi="Times New Roman"/>
          <w:noProof/>
          <w:sz w:val="24"/>
        </w:rPr>
        <w:t>: 369–75.</w:t>
      </w:r>
    </w:p>
    <w:p w14:paraId="0535E026"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4</w:t>
      </w:r>
      <w:r w:rsidRPr="00914974">
        <w:rPr>
          <w:rFonts w:ascii="Times New Roman" w:eastAsia="Times New Roman" w:hAnsi="Times New Roman"/>
          <w:noProof/>
          <w:sz w:val="24"/>
        </w:rPr>
        <w:tab/>
        <w:t>IPCC. IPCC special report on the impacts of global warming of 1.5 °C - Summary for policy makers. 2018. http://www.ipcc.ch/report/sr15/.</w:t>
      </w:r>
    </w:p>
    <w:p w14:paraId="7EE4D70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5</w:t>
      </w:r>
      <w:r w:rsidRPr="0091497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2014; </w:t>
      </w:r>
      <w:r w:rsidRPr="00914974">
        <w:rPr>
          <w:rFonts w:ascii="Times New Roman" w:eastAsia="Times New Roman" w:hAnsi="Times New Roman"/>
          <w:b/>
          <w:bCs/>
          <w:noProof/>
          <w:sz w:val="24"/>
        </w:rPr>
        <w:t>4</w:t>
      </w:r>
      <w:r w:rsidRPr="00914974">
        <w:rPr>
          <w:rFonts w:ascii="Times New Roman" w:eastAsia="Times New Roman" w:hAnsi="Times New Roman"/>
          <w:noProof/>
          <w:sz w:val="24"/>
        </w:rPr>
        <w:t>: 269–73.</w:t>
      </w:r>
    </w:p>
    <w:p w14:paraId="2C1A6E2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6</w:t>
      </w:r>
      <w:r w:rsidRPr="00914974">
        <w:rPr>
          <w:rFonts w:ascii="Times New Roman" w:eastAsia="Times New Roman" w:hAnsi="Times New Roman"/>
          <w:noProof/>
          <w:sz w:val="24"/>
        </w:rPr>
        <w:tab/>
        <w:t xml:space="preserve">Song X, Wang S, Hu Y,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Impact of ambient temperature on morbidity and mortality: An overview of reviews. </w:t>
      </w:r>
      <w:r w:rsidRPr="00914974">
        <w:rPr>
          <w:rFonts w:ascii="Times New Roman" w:eastAsia="Times New Roman" w:hAnsi="Times New Roman"/>
          <w:i/>
          <w:iCs/>
          <w:noProof/>
          <w:sz w:val="24"/>
        </w:rPr>
        <w:t>Sci Total Environ</w:t>
      </w:r>
      <w:r w:rsidRPr="00914974">
        <w:rPr>
          <w:rFonts w:ascii="Times New Roman" w:eastAsia="Times New Roman" w:hAnsi="Times New Roman"/>
          <w:noProof/>
          <w:sz w:val="24"/>
        </w:rPr>
        <w:t xml:space="preserve"> 2017; </w:t>
      </w:r>
      <w:r w:rsidRPr="00914974">
        <w:rPr>
          <w:rFonts w:ascii="Times New Roman" w:eastAsia="Times New Roman" w:hAnsi="Times New Roman"/>
          <w:b/>
          <w:bCs/>
          <w:noProof/>
          <w:sz w:val="24"/>
        </w:rPr>
        <w:t>586</w:t>
      </w:r>
      <w:r w:rsidRPr="00914974">
        <w:rPr>
          <w:rFonts w:ascii="Times New Roman" w:eastAsia="Times New Roman" w:hAnsi="Times New Roman"/>
          <w:noProof/>
          <w:sz w:val="24"/>
        </w:rPr>
        <w:t>: 241–54.</w:t>
      </w:r>
    </w:p>
    <w:p w14:paraId="0D01A29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7</w:t>
      </w:r>
      <w:r w:rsidRPr="00914974">
        <w:rPr>
          <w:rFonts w:ascii="Times New Roman" w:eastAsia="Times New Roman" w:hAnsi="Times New Roman"/>
          <w:noProof/>
          <w:sz w:val="24"/>
        </w:rPr>
        <w:tab/>
        <w:t xml:space="preserve">Ranson M. Crime, weather, and climate change. </w:t>
      </w:r>
      <w:r w:rsidRPr="00914974">
        <w:rPr>
          <w:rFonts w:ascii="Times New Roman" w:eastAsia="Times New Roman" w:hAnsi="Times New Roman"/>
          <w:i/>
          <w:iCs/>
          <w:noProof/>
          <w:sz w:val="24"/>
        </w:rPr>
        <w:t>J Environ Econ Manage</w:t>
      </w:r>
      <w:r w:rsidRPr="00914974">
        <w:rPr>
          <w:rFonts w:ascii="Times New Roman" w:eastAsia="Times New Roman" w:hAnsi="Times New Roman"/>
          <w:noProof/>
          <w:sz w:val="24"/>
        </w:rPr>
        <w:t xml:space="preserve"> 2014. DOI:10.1016/j.jeem.2013.11.008.</w:t>
      </w:r>
    </w:p>
    <w:p w14:paraId="12C675F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8</w:t>
      </w:r>
      <w:r w:rsidRPr="00914974">
        <w:rPr>
          <w:rFonts w:ascii="Times New Roman" w:eastAsia="Times New Roman" w:hAnsi="Times New Roman"/>
          <w:noProof/>
          <w:sz w:val="24"/>
        </w:rPr>
        <w:tab/>
        <w:t xml:space="preserve">Mares D. Climate change and levels of violence in socially disadvantaged neighborhood groups. </w:t>
      </w:r>
      <w:r w:rsidRPr="00914974">
        <w:rPr>
          <w:rFonts w:ascii="Times New Roman" w:eastAsia="Times New Roman" w:hAnsi="Times New Roman"/>
          <w:i/>
          <w:iCs/>
          <w:noProof/>
          <w:sz w:val="24"/>
        </w:rPr>
        <w:t>J Urban Heal</w:t>
      </w:r>
      <w:r w:rsidRPr="00914974">
        <w:rPr>
          <w:rFonts w:ascii="Times New Roman" w:eastAsia="Times New Roman" w:hAnsi="Times New Roman"/>
          <w:noProof/>
          <w:sz w:val="24"/>
        </w:rPr>
        <w:t xml:space="preserve"> 2013. DOI:10.1007/s11524-013-9791-1.</w:t>
      </w:r>
    </w:p>
    <w:p w14:paraId="62A722D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9</w:t>
      </w:r>
      <w:r w:rsidRPr="00914974">
        <w:rPr>
          <w:rFonts w:ascii="Times New Roman" w:eastAsia="Times New Roman" w:hAnsi="Times New Roman"/>
          <w:noProof/>
          <w:sz w:val="24"/>
        </w:rPr>
        <w:tab/>
        <w:t xml:space="preserve">Burke MB, Miguel E, Satyanath S, Dykema JA, Lobell DB. Warming increases the risk of civil war in Africa.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2009. DOI:10.1073/pnas.0907998106.</w:t>
      </w:r>
    </w:p>
    <w:p w14:paraId="40EFB9B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10</w:t>
      </w:r>
      <w:r w:rsidRPr="00914974">
        <w:rPr>
          <w:rFonts w:ascii="Times New Roman" w:eastAsia="Times New Roman" w:hAnsi="Times New Roman"/>
          <w:noProof/>
          <w:sz w:val="24"/>
        </w:rPr>
        <w:tab/>
        <w:t xml:space="preserve">Hsiang SM, Burke M, Miguel E. Quantifying the Influence of Climate on Human Conflict. </w:t>
      </w:r>
      <w:r w:rsidRPr="00914974">
        <w:rPr>
          <w:rFonts w:ascii="Times New Roman" w:eastAsia="Times New Roman" w:hAnsi="Times New Roman"/>
          <w:i/>
          <w:iCs/>
          <w:noProof/>
          <w:sz w:val="24"/>
        </w:rPr>
        <w:t>Science (80- )</w:t>
      </w:r>
      <w:r w:rsidRPr="00914974">
        <w:rPr>
          <w:rFonts w:ascii="Times New Roman" w:eastAsia="Times New Roman" w:hAnsi="Times New Roman"/>
          <w:noProof/>
          <w:sz w:val="24"/>
        </w:rPr>
        <w:t xml:space="preserve"> 2013. DOI:10.1126/science.1235367.</w:t>
      </w:r>
    </w:p>
    <w:p w14:paraId="47B3884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11</w:t>
      </w:r>
      <w:r w:rsidRPr="00914974">
        <w:rPr>
          <w:rFonts w:ascii="Times New Roman" w:eastAsia="Times New Roman" w:hAnsi="Times New Roman"/>
          <w:noProof/>
          <w:sz w:val="24"/>
        </w:rPr>
        <w:tab/>
        <w:t xml:space="preserve">Hsiang SM, Meng KC, Cane MA. Civil conflicts are associated with the global climate. </w:t>
      </w:r>
      <w:r w:rsidRPr="00914974">
        <w:rPr>
          <w:rFonts w:ascii="Times New Roman" w:eastAsia="Times New Roman" w:hAnsi="Times New Roman"/>
          <w:i/>
          <w:iCs/>
          <w:noProof/>
          <w:sz w:val="24"/>
        </w:rPr>
        <w:t>Nature</w:t>
      </w:r>
      <w:r w:rsidRPr="00914974">
        <w:rPr>
          <w:rFonts w:ascii="Times New Roman" w:eastAsia="Times New Roman" w:hAnsi="Times New Roman"/>
          <w:noProof/>
          <w:sz w:val="24"/>
        </w:rPr>
        <w:t xml:space="preserve"> 2011. DOI:10.1038/nature10311.</w:t>
      </w:r>
    </w:p>
    <w:p w14:paraId="4D7EEDF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12</w:t>
      </w:r>
      <w:r w:rsidRPr="00914974">
        <w:rPr>
          <w:rFonts w:ascii="Times New Roman" w:eastAsia="Times New Roman" w:hAnsi="Times New Roman"/>
          <w:noProof/>
          <w:sz w:val="24"/>
        </w:rPr>
        <w:tab/>
        <w:t xml:space="preserve">O’Loughlin J, Witmer FDW, Linke AM, Laing A, Gettelman A, Dudhia J. Climate variability and conflict risk in East Africa, 1990-2009.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DOI:10.1073/pnas.1205130109.</w:t>
      </w:r>
    </w:p>
    <w:p w14:paraId="197D14F3"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13</w:t>
      </w:r>
      <w:r w:rsidRPr="00914974">
        <w:rPr>
          <w:rFonts w:ascii="Times New Roman" w:eastAsia="Times New Roman" w:hAnsi="Times New Roman"/>
          <w:noProof/>
          <w:sz w:val="24"/>
        </w:rPr>
        <w:tab/>
        <w:t xml:space="preserve">Page LA, Hajat S, Kovats RS. Relationship between daily suicide counts and temperature in England and Wales. </w:t>
      </w:r>
      <w:r w:rsidRPr="00914974">
        <w:rPr>
          <w:rFonts w:ascii="Times New Roman" w:eastAsia="Times New Roman" w:hAnsi="Times New Roman"/>
          <w:i/>
          <w:iCs/>
          <w:noProof/>
          <w:sz w:val="24"/>
        </w:rPr>
        <w:t>Br J Psychiatry</w:t>
      </w:r>
      <w:r w:rsidRPr="00914974">
        <w:rPr>
          <w:rFonts w:ascii="Times New Roman" w:eastAsia="Times New Roman" w:hAnsi="Times New Roman"/>
          <w:noProof/>
          <w:sz w:val="24"/>
        </w:rPr>
        <w:t xml:space="preserve"> 2007. DOI:10.1192/bjp.bp.106.031948.</w:t>
      </w:r>
    </w:p>
    <w:p w14:paraId="6E99626D"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14</w:t>
      </w:r>
      <w:r w:rsidRPr="00914974">
        <w:rPr>
          <w:rFonts w:ascii="Times New Roman" w:eastAsia="Times New Roman" w:hAnsi="Times New Roman"/>
          <w:noProof/>
          <w:sz w:val="24"/>
        </w:rPr>
        <w:tab/>
        <w:t xml:space="preserve">Burke M, González F, Baylis P,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Higher temperatures increase suicide rates in the United States and Mexico.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2018. DOI:10.1038/s41558-018-0222-x.</w:t>
      </w:r>
    </w:p>
    <w:p w14:paraId="0D61D9A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15</w:t>
      </w:r>
      <w:r w:rsidRPr="00914974">
        <w:rPr>
          <w:rFonts w:ascii="Times New Roman" w:eastAsia="Times New Roman" w:hAnsi="Times New Roman"/>
          <w:noProof/>
          <w:sz w:val="24"/>
        </w:rPr>
        <w:tab/>
        <w:t xml:space="preserve">Orru H, Åström DO. Increases in external cause mortality due to high and low temperatures: evidence from northeastern Europe. </w:t>
      </w:r>
      <w:r w:rsidRPr="00914974">
        <w:rPr>
          <w:rFonts w:ascii="Times New Roman" w:eastAsia="Times New Roman" w:hAnsi="Times New Roman"/>
          <w:i/>
          <w:iCs/>
          <w:noProof/>
          <w:sz w:val="24"/>
        </w:rPr>
        <w:t>Int J Biometeorol</w:t>
      </w:r>
      <w:r w:rsidRPr="00914974">
        <w:rPr>
          <w:rFonts w:ascii="Times New Roman" w:eastAsia="Times New Roman" w:hAnsi="Times New Roman"/>
          <w:noProof/>
          <w:sz w:val="24"/>
        </w:rPr>
        <w:t xml:space="preserve"> 2017. DOI:10.1007/s00484-016-1270-4.</w:t>
      </w:r>
    </w:p>
    <w:p w14:paraId="7DE6837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16</w:t>
      </w:r>
      <w:r w:rsidRPr="00914974">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914974">
        <w:rPr>
          <w:rFonts w:ascii="Times New Roman" w:eastAsia="Times New Roman" w:hAnsi="Times New Roman"/>
          <w:i/>
          <w:iCs/>
          <w:noProof/>
          <w:sz w:val="24"/>
        </w:rPr>
        <w:t>BMJ Open</w:t>
      </w:r>
      <w:r w:rsidRPr="00914974">
        <w:rPr>
          <w:rFonts w:ascii="Times New Roman" w:eastAsia="Times New Roman" w:hAnsi="Times New Roman"/>
          <w:noProof/>
          <w:sz w:val="24"/>
        </w:rPr>
        <w:t xml:space="preserve"> </w:t>
      </w:r>
      <w:r w:rsidRPr="00914974">
        <w:rPr>
          <w:rFonts w:ascii="Times New Roman" w:eastAsia="Times New Roman" w:hAnsi="Times New Roman"/>
          <w:noProof/>
          <w:sz w:val="24"/>
        </w:rPr>
        <w:lastRenderedPageBreak/>
        <w:t>2016. DOI:10.1136/bmjopen-2015-010399.</w:t>
      </w:r>
    </w:p>
    <w:p w14:paraId="0F4F9E1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17</w:t>
      </w:r>
      <w:r w:rsidRPr="00914974">
        <w:rPr>
          <w:rFonts w:ascii="Times New Roman" w:eastAsia="Times New Roman" w:hAnsi="Times New Roman"/>
          <w:noProof/>
          <w:sz w:val="24"/>
        </w:rPr>
        <w:tab/>
        <w:t xml:space="preserve">Hajat S, Kovats RS, Lachowycz K. Heat-related and cold-related deaths in England and Wales: Who is at risk? </w:t>
      </w:r>
      <w:r w:rsidRPr="00914974">
        <w:rPr>
          <w:rFonts w:ascii="Times New Roman" w:eastAsia="Times New Roman" w:hAnsi="Times New Roman"/>
          <w:i/>
          <w:iCs/>
          <w:noProof/>
          <w:sz w:val="24"/>
        </w:rPr>
        <w:t>Occup Environ Med</w:t>
      </w:r>
      <w:r w:rsidRPr="00914974">
        <w:rPr>
          <w:rFonts w:ascii="Times New Roman" w:eastAsia="Times New Roman" w:hAnsi="Times New Roman"/>
          <w:noProof/>
          <w:sz w:val="24"/>
        </w:rPr>
        <w:t xml:space="preserve"> 2007. DOI:10.1136/oem.2006.029017.</w:t>
      </w:r>
    </w:p>
    <w:p w14:paraId="7C6FC09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18</w:t>
      </w:r>
      <w:r w:rsidRPr="0091497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DOI:10.1073/pnas.1113070109.</w:t>
      </w:r>
    </w:p>
    <w:p w14:paraId="663D9A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19</w:t>
      </w:r>
      <w:r w:rsidRPr="00914974">
        <w:rPr>
          <w:rFonts w:ascii="Times New Roman" w:eastAsia="Times New Roman" w:hAnsi="Times New Roman"/>
          <w:noProof/>
          <w:sz w:val="24"/>
        </w:rPr>
        <w:tab/>
        <w:t xml:space="preserve">Ingram DD, Parker JD, Schenker N,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United States Census 2000 population with bridged race categories. </w:t>
      </w:r>
      <w:r w:rsidRPr="00914974">
        <w:rPr>
          <w:rFonts w:ascii="Times New Roman" w:eastAsia="Times New Roman" w:hAnsi="Times New Roman"/>
          <w:i/>
          <w:iCs/>
          <w:noProof/>
          <w:sz w:val="24"/>
        </w:rPr>
        <w:t>Vital Health Stat 2</w:t>
      </w:r>
      <w:r w:rsidRPr="00914974">
        <w:rPr>
          <w:rFonts w:ascii="Times New Roman" w:eastAsia="Times New Roman" w:hAnsi="Times New Roman"/>
          <w:noProof/>
          <w:sz w:val="24"/>
        </w:rPr>
        <w:t xml:space="preserve"> 2003; : 1–55.</w:t>
      </w:r>
    </w:p>
    <w:p w14:paraId="6467D0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20</w:t>
      </w:r>
      <w:r w:rsidRPr="00914974">
        <w:rPr>
          <w:rFonts w:ascii="Times New Roman" w:eastAsia="Times New Roman" w:hAnsi="Times New Roman"/>
          <w:noProof/>
          <w:sz w:val="24"/>
        </w:rPr>
        <w:tab/>
        <w:t xml:space="preserve">Dee DP, Uppala SM, Simmons AJ,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The ERA-Interim reanalysis: configuration and performance of the data assimilation system. </w:t>
      </w:r>
      <w:r w:rsidRPr="00914974">
        <w:rPr>
          <w:rFonts w:ascii="Times New Roman" w:eastAsia="Times New Roman" w:hAnsi="Times New Roman"/>
          <w:i/>
          <w:iCs/>
          <w:noProof/>
          <w:sz w:val="24"/>
        </w:rPr>
        <w:t>Q J R Meteorol Soc</w:t>
      </w:r>
      <w:r w:rsidRPr="00914974">
        <w:rPr>
          <w:rFonts w:ascii="Times New Roman" w:eastAsia="Times New Roman" w:hAnsi="Times New Roman"/>
          <w:noProof/>
          <w:sz w:val="24"/>
        </w:rPr>
        <w:t xml:space="preserve"> 2011; </w:t>
      </w:r>
      <w:r w:rsidRPr="00914974">
        <w:rPr>
          <w:rFonts w:ascii="Times New Roman" w:eastAsia="Times New Roman" w:hAnsi="Times New Roman"/>
          <w:b/>
          <w:bCs/>
          <w:noProof/>
          <w:sz w:val="24"/>
        </w:rPr>
        <w:t>137</w:t>
      </w:r>
      <w:r w:rsidRPr="00914974">
        <w:rPr>
          <w:rFonts w:ascii="Times New Roman" w:eastAsia="Times New Roman" w:hAnsi="Times New Roman"/>
          <w:noProof/>
          <w:sz w:val="24"/>
        </w:rPr>
        <w:t>: 553–97.</w:t>
      </w:r>
    </w:p>
    <w:p w14:paraId="7DC1789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21</w:t>
      </w:r>
      <w:r w:rsidRPr="00914974">
        <w:rPr>
          <w:rFonts w:ascii="Times New Roman" w:eastAsia="Times New Roman" w:hAnsi="Times New Roman"/>
          <w:noProof/>
          <w:sz w:val="24"/>
        </w:rPr>
        <w:tab/>
        <w:t>Rue H, Held L. Gaussian Markov random fields. Theory and applications. 2005 DOI:10.1007/s00184-007-0162-3.</w:t>
      </w:r>
    </w:p>
    <w:p w14:paraId="023C6DA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22</w:t>
      </w:r>
      <w:r w:rsidRPr="00914974">
        <w:rPr>
          <w:rFonts w:ascii="Times New Roman" w:eastAsia="Times New Roman" w:hAnsi="Times New Roman"/>
          <w:noProof/>
          <w:sz w:val="24"/>
        </w:rPr>
        <w:tab/>
        <w:t xml:space="preserve">Besag J. Spatial interaction and the statistical snalysis of lattice systems. </w:t>
      </w:r>
      <w:r w:rsidRPr="00914974">
        <w:rPr>
          <w:rFonts w:ascii="Times New Roman" w:eastAsia="Times New Roman" w:hAnsi="Times New Roman"/>
          <w:i/>
          <w:iCs/>
          <w:noProof/>
          <w:sz w:val="24"/>
        </w:rPr>
        <w:t>J R Stat Soc Ser B (Statistical Methodol</w:t>
      </w:r>
      <w:r w:rsidRPr="00914974">
        <w:rPr>
          <w:rFonts w:ascii="Times New Roman" w:eastAsia="Times New Roman" w:hAnsi="Times New Roman"/>
          <w:noProof/>
          <w:sz w:val="24"/>
        </w:rPr>
        <w:t xml:space="preserve"> 1974. DOI:10.2307/2984812.</w:t>
      </w:r>
    </w:p>
    <w:p w14:paraId="6347AB6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23</w:t>
      </w:r>
      <w:r w:rsidRPr="00914974">
        <w:rPr>
          <w:rFonts w:ascii="Times New Roman" w:eastAsia="Times New Roman" w:hAnsi="Times New Roman"/>
          <w:noProof/>
          <w:sz w:val="24"/>
        </w:rPr>
        <w:tab/>
        <w:t>Blangiardo M, Cameletti M, Baio G, Rue H. Spatial and spatio-temporal models with R-INLA. Spat. Spatiotemporal. Epidemiol. 2013. DOI:10.1016/j.sste.2013.07.003.</w:t>
      </w:r>
    </w:p>
    <w:p w14:paraId="4F87ABC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24</w:t>
      </w:r>
      <w:r w:rsidRPr="00914974">
        <w:rPr>
          <w:rFonts w:ascii="Times New Roman" w:eastAsia="Times New Roman" w:hAnsi="Times New Roman"/>
          <w:noProof/>
          <w:sz w:val="24"/>
        </w:rPr>
        <w:tab/>
        <w:t xml:space="preserve">Hohnsbein J, Piekarski C, Kampmann B, Noack T. Effects of heat on visual acuity. </w:t>
      </w:r>
      <w:r w:rsidRPr="00914974">
        <w:rPr>
          <w:rFonts w:ascii="Times New Roman" w:eastAsia="Times New Roman" w:hAnsi="Times New Roman"/>
          <w:i/>
          <w:iCs/>
          <w:noProof/>
          <w:sz w:val="24"/>
        </w:rPr>
        <w:t>Ergonomics</w:t>
      </w:r>
      <w:r w:rsidRPr="00914974">
        <w:rPr>
          <w:rFonts w:ascii="Times New Roman" w:eastAsia="Times New Roman" w:hAnsi="Times New Roman"/>
          <w:noProof/>
          <w:sz w:val="24"/>
        </w:rPr>
        <w:t xml:space="preserve"> 1984. DOI:10.1080/00140138408963605.</w:t>
      </w:r>
    </w:p>
    <w:p w14:paraId="22D5802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25</w:t>
      </w:r>
      <w:r w:rsidRPr="00914974">
        <w:rPr>
          <w:rFonts w:ascii="Times New Roman" w:eastAsia="Times New Roman" w:hAnsi="Times New Roman"/>
          <w:noProof/>
          <w:sz w:val="24"/>
        </w:rPr>
        <w:tab/>
        <w:t xml:space="preserve">Al-Harbi M, Yassin MF, Shams M Bin. Stochastic modeling of the impact of meteorological conditions on road traffic accidents. </w:t>
      </w:r>
      <w:r w:rsidRPr="00914974">
        <w:rPr>
          <w:rFonts w:ascii="Times New Roman" w:eastAsia="Times New Roman" w:hAnsi="Times New Roman"/>
          <w:i/>
          <w:iCs/>
          <w:noProof/>
          <w:sz w:val="24"/>
        </w:rPr>
        <w:t>Stoch Environ Res Risk Assess</w:t>
      </w:r>
      <w:r w:rsidRPr="00914974">
        <w:rPr>
          <w:rFonts w:ascii="Times New Roman" w:eastAsia="Times New Roman" w:hAnsi="Times New Roman"/>
          <w:noProof/>
          <w:sz w:val="24"/>
        </w:rPr>
        <w:t xml:space="preserve"> 2012. DOI:10.1007/s00477-012-0584-y.</w:t>
      </w:r>
    </w:p>
    <w:p w14:paraId="73A14A7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26</w:t>
      </w:r>
      <w:r w:rsidRPr="00914974">
        <w:rPr>
          <w:rFonts w:ascii="Times New Roman" w:eastAsia="Times New Roman" w:hAnsi="Times New Roman"/>
          <w:noProof/>
          <w:sz w:val="24"/>
        </w:rPr>
        <w:tab/>
        <w:t xml:space="preserve">Kramarow E, Chen L-H, Hedegaard H, Warner M. Deaths From Unintentional Injury Among Adults Aged 65 and Over: United States, 2000–2013. </w:t>
      </w:r>
      <w:r w:rsidRPr="00914974">
        <w:rPr>
          <w:rFonts w:ascii="Times New Roman" w:eastAsia="Times New Roman" w:hAnsi="Times New Roman"/>
          <w:i/>
          <w:iCs/>
          <w:noProof/>
          <w:sz w:val="24"/>
        </w:rPr>
        <w:t>Natl Cent Heal Stat Data Br</w:t>
      </w:r>
      <w:r w:rsidRPr="00914974">
        <w:rPr>
          <w:rFonts w:ascii="Times New Roman" w:eastAsia="Times New Roman" w:hAnsi="Times New Roman"/>
          <w:noProof/>
          <w:sz w:val="24"/>
        </w:rPr>
        <w:t xml:space="preserve"> 2015.</w:t>
      </w:r>
    </w:p>
    <w:p w14:paraId="0DB3180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27</w:t>
      </w:r>
      <w:r w:rsidRPr="00914974">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AAD284C"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28</w:t>
      </w:r>
      <w:r w:rsidRPr="00914974">
        <w:rPr>
          <w:rFonts w:ascii="Times New Roman" w:eastAsia="Times New Roman" w:hAnsi="Times New Roman"/>
          <w:noProof/>
          <w:sz w:val="24"/>
        </w:rPr>
        <w:tab/>
        <w:t>Ambrose AF, Paul G, Hausdorff JM. Risk factors for falls among older adults: A review of the literature. Maturitas. 2013. DOI:10.1016/j.maturitas.2013.02.009.</w:t>
      </w:r>
    </w:p>
    <w:p w14:paraId="4FEFB317"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29</w:t>
      </w:r>
      <w:r w:rsidRPr="00914974">
        <w:rPr>
          <w:rFonts w:ascii="Times New Roman" w:eastAsia="Times New Roman" w:hAnsi="Times New Roman"/>
          <w:noProof/>
          <w:sz w:val="24"/>
        </w:rPr>
        <w:tab/>
        <w:t xml:space="preserve">Xu J. Unintentional drowning deaths in the United States, 1999-2010. </w:t>
      </w:r>
      <w:r w:rsidRPr="00914974">
        <w:rPr>
          <w:rFonts w:ascii="Times New Roman" w:eastAsia="Times New Roman" w:hAnsi="Times New Roman"/>
          <w:i/>
          <w:iCs/>
          <w:noProof/>
          <w:sz w:val="24"/>
        </w:rPr>
        <w:t>NCHS Data Brief</w:t>
      </w:r>
      <w:r w:rsidRPr="00914974">
        <w:rPr>
          <w:rFonts w:ascii="Times New Roman" w:eastAsia="Times New Roman" w:hAnsi="Times New Roman"/>
          <w:noProof/>
          <w:sz w:val="24"/>
        </w:rPr>
        <w:t xml:space="preserve"> 2014.</w:t>
      </w:r>
    </w:p>
    <w:p w14:paraId="39B65E22" w14:textId="77777777" w:rsidR="00914974" w:rsidRPr="00914974" w:rsidRDefault="00914974" w:rsidP="00914974">
      <w:pPr>
        <w:widowControl w:val="0"/>
        <w:autoSpaceDE w:val="0"/>
        <w:autoSpaceDN w:val="0"/>
        <w:adjustRightInd w:val="0"/>
        <w:spacing w:line="240" w:lineRule="auto"/>
        <w:ind w:left="640" w:hanging="640"/>
        <w:rPr>
          <w:rFonts w:ascii="Times New Roman" w:hAnsi="Times New Roman"/>
          <w:noProof/>
          <w:sz w:val="24"/>
        </w:rPr>
      </w:pPr>
      <w:r w:rsidRPr="00914974">
        <w:rPr>
          <w:rFonts w:ascii="Times New Roman" w:eastAsia="Times New Roman" w:hAnsi="Times New Roman"/>
          <w:noProof/>
          <w:sz w:val="24"/>
        </w:rPr>
        <w:t>30</w:t>
      </w:r>
      <w:r w:rsidRPr="00914974">
        <w:rPr>
          <w:rFonts w:ascii="Times New Roman" w:eastAsia="Times New Roman" w:hAnsi="Times New Roman"/>
          <w:noProof/>
          <w:sz w:val="24"/>
        </w:rPr>
        <w:tab/>
        <w:t xml:space="preserve">Maystadt JF, Ecker O. Extreme weather and civil war: Does drought fuel conflict in Somalia through livestock price shocks? </w:t>
      </w:r>
      <w:r w:rsidRPr="00914974">
        <w:rPr>
          <w:rFonts w:ascii="Times New Roman" w:eastAsia="Times New Roman" w:hAnsi="Times New Roman"/>
          <w:i/>
          <w:iCs/>
          <w:noProof/>
          <w:sz w:val="24"/>
        </w:rPr>
        <w:t>Am J Agric Econ</w:t>
      </w:r>
      <w:r w:rsidRPr="00914974">
        <w:rPr>
          <w:rFonts w:ascii="Times New Roman" w:eastAsia="Times New Roman" w:hAnsi="Times New Roman"/>
          <w:noProof/>
          <w:sz w:val="24"/>
        </w:rPr>
        <w:t xml:space="preserve"> 2014. DOI:10.1093/ajae/aau010.</w:t>
      </w:r>
    </w:p>
    <w:p w14:paraId="14D0E6E5" w14:textId="48693C90" w:rsidR="009011C5" w:rsidRPr="00625138" w:rsidRDefault="00A55581" w:rsidP="00914974">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0D016D4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1C1730">
        <w:rPr>
          <w:rFonts w:ascii="Times New Roman" w:hAnsi="Times New Roman"/>
          <w:color w:val="000000" w:themeColor="text1"/>
          <w:sz w:val="24"/>
          <w:szCs w:val="24"/>
        </w:rPr>
        <w:t>T</w:t>
      </w:r>
      <w:r w:rsidR="004D2342">
        <w:rPr>
          <w:rFonts w:ascii="Times New Roman" w:hAnsi="Times New Roman"/>
          <w:color w:val="000000" w:themeColor="text1"/>
          <w:sz w:val="24"/>
          <w:szCs w:val="24"/>
        </w:rPr>
        <w: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03365F">
        <w:rPr>
          <w:rFonts w:ascii="Times New Roman" w:hAnsi="Times New Roman"/>
          <w:color w:val="000000" w:themeColor="text1"/>
          <w:sz w:val="24"/>
          <w:szCs w:val="24"/>
        </w:rPr>
        <w:t>Florida</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w:t>
      </w:r>
      <w:r w:rsidR="0003365F">
        <w:rPr>
          <w:rFonts w:ascii="Times New Roman" w:hAnsi="Times New Roman"/>
          <w:color w:val="000000" w:themeColor="text1"/>
          <w:sz w:val="24"/>
          <w:szCs w:val="24"/>
        </w:rPr>
        <w:t>Washington</w:t>
      </w:r>
      <w:r w:rsidR="00A869BC">
        <w:rPr>
          <w:rFonts w:ascii="Times New Roman" w:hAnsi="Times New Roman"/>
          <w:color w:val="000000" w:themeColor="text1"/>
          <w:sz w:val="24"/>
          <w:szCs w:val="24"/>
        </w:rPr>
        <w:t xml:space="preserve"> in</w:t>
      </w:r>
      <w:r w:rsidR="0003365F">
        <w:rPr>
          <w:rFonts w:ascii="Times New Roman" w:hAnsi="Times New Roman"/>
          <w:color w:val="000000" w:themeColor="text1"/>
          <w:sz w:val="24"/>
          <w:szCs w:val="24"/>
        </w:rPr>
        <w:t xml:space="preserve"> July</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headerReference w:type="even" r:id="rId16"/>
          <w:headerReference w:type="default" r:id="rId17"/>
          <w:footerReference w:type="even" r:id="rId18"/>
          <w:footerReference w:type="default" r:id="rId19"/>
          <w:headerReference w:type="first" r:id="rId20"/>
          <w:footerReference w:type="first" r:id="rId21"/>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11.0,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12.0,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177.0 ( 144.0,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195.0 ( 159.0,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130.0 ( 101.0,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125.0 (  92.0,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133.0 (  96.0,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51.0 (  22.0,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-24.0,  29.0)</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-64.0,   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815.0 ( 721.0,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35.0 (  21.0,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22.0 (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27.0)</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-73.0,   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126.0 (  66.0,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10.0,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119.0 ( 100.0,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99.0 (  78.0,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48.0,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80.0 (  59.0,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40.0,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-36.0,  12.0)</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427.0 ( 361.0,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19.0 (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26.0)</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-75.0,   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-19.0,  86.0)</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76.0 (  59.0,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71.0 (  51.0,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48.0 (  32.0,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47.0,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73.0 (  51.0,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385.0 ( 339.0,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63.0 (  39.0,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  -3.0)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-23.0,  11.0)</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  -9.0)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-16.0,   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-23.0,  17.0)</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  -4.0)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-89.0,   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40.0 (  35.0,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25.0 (  20.0,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128.0 ( 116.0,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31.0,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96.0 (  67.0,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41.0,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45.0 (  19.0,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68.0 (  41.0,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28.0 (  11.0,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388.0 ( 323.0,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92.0 (  63.0,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38.0 (  18.0,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55.0 (  35.0,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135.0 ( 100.0,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30.0 (  18.0,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20.0,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47.0 (  28.0,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12.0,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34.0,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26.0 (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253.0 ( 200.0,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62.0 (  35.0,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489C8ECB"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10-22T19:09:00Z" w:initials="EM">
    <w:p w14:paraId="702C3ADE" w14:textId="014A621C" w:rsidR="00E65B73" w:rsidRDefault="00E65B73">
      <w:pPr>
        <w:pStyle w:val="CommentText"/>
      </w:pPr>
      <w:r>
        <w:rPr>
          <w:rStyle w:val="CommentReference"/>
        </w:rPr>
        <w:annotationRef/>
      </w:r>
      <w:r>
        <w:t>Let’s discuss the framing of intro and language – risk assessment will be improved will not get you into a major journal</w:t>
      </w:r>
    </w:p>
  </w:comment>
  <w:comment w:id="5" w:author="Ezzati, Majid" w:date="2018-10-22T19:19:00Z" w:initials="EM">
    <w:p w14:paraId="57C76C7E" w14:textId="01FCC853" w:rsidR="00E65B73" w:rsidRDefault="00E65B73">
      <w:pPr>
        <w:pStyle w:val="CommentText"/>
      </w:pPr>
      <w:r>
        <w:rPr>
          <w:rStyle w:val="CommentReference"/>
        </w:rPr>
        <w:annotationRef/>
      </w:r>
      <w:r>
        <w:t>Let’s discuss giving a road map</w:t>
      </w:r>
    </w:p>
  </w:comment>
  <w:comment w:id="11" w:author="Ezzati, Majid" w:date="2018-10-22T19:20:00Z" w:initials="EM">
    <w:p w14:paraId="711D042D" w14:textId="20EAEF36" w:rsidR="00987F8E" w:rsidRDefault="00987F8E">
      <w:pPr>
        <w:pStyle w:val="CommentText"/>
      </w:pPr>
      <w:r>
        <w:rPr>
          <w:rStyle w:val="CommentReference"/>
        </w:rPr>
        <w:annotationRef/>
      </w:r>
      <w:r>
        <w:t>To discuss what this table is meant to include</w:t>
      </w:r>
    </w:p>
  </w:comment>
  <w:comment w:id="23" w:author="Ezzati, Majid" w:date="2018-10-22T19:22:00Z" w:initials="EM">
    <w:p w14:paraId="665ACB58" w14:textId="6D6CBF53" w:rsidR="00987F8E" w:rsidRDefault="00987F8E">
      <w:pPr>
        <w:pStyle w:val="CommentText"/>
      </w:pPr>
      <w:r>
        <w:rPr>
          <w:rStyle w:val="CommentReference"/>
        </w:rPr>
        <w:annotationRef/>
      </w:r>
      <w:r>
        <w:t>Not sure what these figures are but don’t get into results too early</w:t>
      </w:r>
    </w:p>
  </w:comment>
  <w:comment w:id="25" w:author="Ezzati, Majid" w:date="2018-10-22T19:26:00Z" w:initials="EM">
    <w:p w14:paraId="458700ED" w14:textId="43B5A7A5" w:rsidR="00987F8E" w:rsidRDefault="00987F8E">
      <w:pPr>
        <w:pStyle w:val="CommentText"/>
      </w:pPr>
      <w:r>
        <w:rPr>
          <w:rStyle w:val="CommentReference"/>
        </w:rPr>
        <w:annotationRef/>
      </w:r>
      <w:r>
        <w:t>This has to be very clear. Let’s discuss how to write it to given an intuition of what it is, as well as how calculated</w:t>
      </w:r>
    </w:p>
  </w:comment>
  <w:comment w:id="27" w:author="Ezzati, Majid" w:date="2018-10-22T19:27:00Z" w:initials="EM">
    <w:p w14:paraId="17ED3FD1" w14:textId="22E914B1" w:rsidR="00987F8E" w:rsidRDefault="00987F8E">
      <w:pPr>
        <w:pStyle w:val="CommentText"/>
      </w:pPr>
      <w:r>
        <w:rPr>
          <w:rStyle w:val="CommentReference"/>
        </w:rPr>
        <w:annotationRef/>
      </w:r>
      <w:r>
        <w:t>Goes to end</w:t>
      </w:r>
    </w:p>
  </w:comment>
  <w:comment w:id="29" w:author="Ezzati, Majid" w:date="2018-10-22T19:27:00Z" w:initials="EM">
    <w:p w14:paraId="546C9098" w14:textId="2EE278C8" w:rsidR="00987F8E" w:rsidRDefault="00987F8E">
      <w:pPr>
        <w:pStyle w:val="CommentText"/>
      </w:pPr>
      <w:r>
        <w:rPr>
          <w:rStyle w:val="CommentReference"/>
        </w:rPr>
        <w:annotationRef/>
      </w:r>
      <w:r>
        <w:t>One sentence, one concept; you had 2.5 here</w:t>
      </w:r>
    </w:p>
  </w:comment>
  <w:comment w:id="33" w:author="Ezzati, Majid" w:date="2018-10-22T19:28:00Z" w:initials="EM">
    <w:p w14:paraId="2EE24539" w14:textId="4ECC2635" w:rsidR="00987F8E" w:rsidRDefault="00987F8E">
      <w:pPr>
        <w:pStyle w:val="CommentText"/>
      </w:pPr>
      <w:r>
        <w:rPr>
          <w:rStyle w:val="CommentReference"/>
        </w:rPr>
        <w:annotationRef/>
      </w:r>
      <w:r>
        <w:t>Then introduce random walk</w:t>
      </w:r>
    </w:p>
  </w:comment>
  <w:comment w:id="28" w:author="Ezzati, Majid" w:date="2018-10-22T19:32:00Z" w:initials="EM">
    <w:p w14:paraId="01EB2247" w14:textId="3990EAA8" w:rsidR="0082437F" w:rsidRDefault="0082437F">
      <w:pPr>
        <w:pStyle w:val="CommentText"/>
      </w:pPr>
      <w:r>
        <w:rPr>
          <w:rStyle w:val="CommentReference"/>
        </w:rPr>
        <w:annotationRef/>
      </w:r>
      <w:r>
        <w:t>The trick on trend is to state the general secular trend, the monthly secular trend and then.</w:t>
      </w:r>
    </w:p>
    <w:p w14:paraId="0786EF8C" w14:textId="1A367BC1" w:rsidR="0082437F" w:rsidRDefault="0082437F">
      <w:pPr>
        <w:pStyle w:val="CommentText"/>
      </w:pPr>
    </w:p>
    <w:p w14:paraId="37364E4A" w14:textId="0B0FA01D" w:rsidR="0082437F" w:rsidRDefault="0082437F">
      <w:pPr>
        <w:pStyle w:val="CommentText"/>
      </w:pPr>
      <w:r>
        <w:t>So we need to separate the intercept story and the trend story. To discuss</w:t>
      </w:r>
    </w:p>
  </w:comment>
  <w:comment w:id="37" w:author="Ezzati, Majid" w:date="2018-10-22T19:33:00Z" w:initials="EM">
    <w:p w14:paraId="7ED7CC41" w14:textId="1F3EC928" w:rsidR="0082437F" w:rsidRDefault="0082437F">
      <w:pPr>
        <w:pStyle w:val="CommentText"/>
      </w:pPr>
      <w:r>
        <w:rPr>
          <w:rStyle w:val="CommentReference"/>
        </w:rPr>
        <w:annotationRef/>
      </w:r>
      <w:r>
        <w:t>To discuss. This the key parameter</w:t>
      </w:r>
    </w:p>
  </w:comment>
  <w:comment w:id="38" w:author="Ezzati, Majid" w:date="2018-10-22T19:34:00Z" w:initials="EM">
    <w:p w14:paraId="4028D921" w14:textId="11D47660" w:rsidR="0082437F" w:rsidRDefault="0082437F">
      <w:pPr>
        <w:pStyle w:val="CommentText"/>
      </w:pPr>
      <w:r>
        <w:rPr>
          <w:rStyle w:val="CommentReference"/>
        </w:rPr>
        <w:annotationRef/>
      </w:r>
      <w:r>
        <w:t>we need something more descriptive – deaths under alternative XX scenario</w:t>
      </w:r>
    </w:p>
  </w:comment>
  <w:comment w:id="41" w:author="Ezzati, Majid" w:date="2018-10-22T19:35:00Z" w:initials="EM">
    <w:p w14:paraId="4B427596" w14:textId="5D5139DA" w:rsidR="0082437F" w:rsidRDefault="0082437F">
      <w:pPr>
        <w:pStyle w:val="CommentText"/>
      </w:pPr>
      <w:r>
        <w:rPr>
          <w:rStyle w:val="CommentReference"/>
        </w:rPr>
        <w:annotationRef/>
      </w:r>
      <w:r>
        <w:t>split</w:t>
      </w:r>
    </w:p>
  </w:comment>
  <w:comment w:id="42" w:author="Ezzati, Majid" w:date="2018-10-22T19:35:00Z" w:initials="EM">
    <w:p w14:paraId="0B814888" w14:textId="2B4C3065" w:rsidR="0082437F" w:rsidRDefault="0082437F">
      <w:pPr>
        <w:pStyle w:val="CommentText"/>
      </w:pPr>
      <w:r>
        <w:rPr>
          <w:rStyle w:val="CommentReference"/>
        </w:rPr>
        <w:annotationRef/>
      </w:r>
      <w:r>
        <w:t xml:space="preserve">are these the forest plots? </w:t>
      </w:r>
    </w:p>
  </w:comment>
  <w:comment w:id="51" w:author="Ezzati, Majid" w:date="2018-10-22T19:36:00Z" w:initials="EM">
    <w:p w14:paraId="67C56784" w14:textId="3757CB4B" w:rsidR="0082437F" w:rsidRDefault="0082437F">
      <w:pPr>
        <w:pStyle w:val="CommentText"/>
      </w:pPr>
      <w:r>
        <w:rPr>
          <w:rStyle w:val="CommentReference"/>
        </w:rPr>
        <w:annotationRef/>
      </w:r>
      <w:r>
        <w:t>If this comes early, it will need clarity which is ghard to get in a ~5-line sentence. Start as the largest proportional. Then whatever else interesting/relevant</w:t>
      </w:r>
    </w:p>
  </w:comment>
  <w:comment w:id="52" w:author="Ezzati, Majid" w:date="2018-10-22T19:40:00Z" w:initials="EM">
    <w:p w14:paraId="5B058B1D" w14:textId="61752300" w:rsidR="00156958" w:rsidRDefault="00156958">
      <w:pPr>
        <w:pStyle w:val="CommentText"/>
      </w:pPr>
      <w:r>
        <w:rPr>
          <w:rStyle w:val="CommentReference"/>
        </w:rPr>
        <w:annotationRef/>
      </w:r>
      <w:r>
        <w:t>I find it a lot easier to pick key results as bullets and then write around them. Please discuss before changing file</w:t>
      </w:r>
    </w:p>
  </w:comment>
  <w:comment w:id="53" w:author="Ezzati, Majid" w:date="2018-10-22T19:43:00Z" w:initials="EM">
    <w:p w14:paraId="59FBFDC2" w14:textId="4005D817" w:rsidR="00176D12" w:rsidRDefault="00176D12">
      <w:pPr>
        <w:pStyle w:val="CommentText"/>
      </w:pPr>
      <w:r>
        <w:rPr>
          <w:rStyle w:val="CommentReference"/>
        </w:rPr>
        <w:annotationRef/>
      </w:r>
      <w:r>
        <w:t>What percent of all injuries</w:t>
      </w:r>
    </w:p>
  </w:comment>
  <w:comment w:id="58" w:author="Ezzati, Majid" w:date="2018-10-22T19:41:00Z" w:initials="EM">
    <w:p w14:paraId="46F11DB5" w14:textId="42186301" w:rsidR="00156958" w:rsidRDefault="00156958">
      <w:pPr>
        <w:pStyle w:val="CommentText"/>
      </w:pPr>
      <w:r>
        <w:rPr>
          <w:rStyle w:val="CommentReference"/>
        </w:rPr>
        <w:annotationRef/>
      </w:r>
      <w:r>
        <w:t>To discuss the first paragrapj</w:t>
      </w:r>
    </w:p>
  </w:comment>
  <w:comment w:id="59" w:author="Ezzati, Majid" w:date="2018-10-22T19:42:00Z" w:initials="EM">
    <w:p w14:paraId="55C3BC62" w14:textId="54408A33" w:rsidR="00176D12" w:rsidRDefault="00176D12">
      <w:pPr>
        <w:pStyle w:val="CommentText"/>
      </w:pPr>
      <w:r>
        <w:rPr>
          <w:rStyle w:val="CommentReference"/>
        </w:rPr>
        <w:annotationRef/>
      </w:r>
      <w:r>
        <w:t>I don’t think we need to get into what doesn’t cause it unless it comes up</w:t>
      </w:r>
    </w:p>
  </w:comment>
  <w:comment w:id="67" w:author="Ezzati, Majid" w:date="2018-10-22T19:47:00Z" w:initials="EM">
    <w:p w14:paraId="4EB7DE90" w14:textId="2618639E" w:rsidR="00176D12" w:rsidRDefault="00176D12">
      <w:pPr>
        <w:pStyle w:val="CommentText"/>
      </w:pPr>
      <w:r>
        <w:rPr>
          <w:rStyle w:val="CommentReference"/>
        </w:rPr>
        <w:annotationRef/>
      </w:r>
      <w:r>
        <w:t>But is this using the same sort of analysis in which case is not really supportingevidence</w:t>
      </w:r>
    </w:p>
  </w:comment>
  <w:comment w:id="68" w:author="Ezzati, Majid" w:date="2018-10-22T19:48:00Z" w:initials="EM">
    <w:p w14:paraId="0B32E061" w14:textId="00EAA075" w:rsidR="00176D12" w:rsidRDefault="00176D12">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02C3ADE" w15:done="0"/>
  <w15:commentEx w15:paraId="57C76C7E" w15:done="0"/>
  <w15:commentEx w15:paraId="711D042D" w15:done="0"/>
  <w15:commentEx w15:paraId="665ACB58" w15:done="0"/>
  <w15:commentEx w15:paraId="458700ED" w15:done="0"/>
  <w15:commentEx w15:paraId="17ED3FD1" w15:done="0"/>
  <w15:commentEx w15:paraId="546C9098" w15:done="0"/>
  <w15:commentEx w15:paraId="2EE24539" w15:done="0"/>
  <w15:commentEx w15:paraId="37364E4A" w15:done="0"/>
  <w15:commentEx w15:paraId="7ED7CC41" w15:done="0"/>
  <w15:commentEx w15:paraId="4028D921" w15:done="0"/>
  <w15:commentEx w15:paraId="4B427596" w15:done="0"/>
  <w15:commentEx w15:paraId="0B814888" w15:done="0"/>
  <w15:commentEx w15:paraId="67C56784" w15:done="0"/>
  <w15:commentEx w15:paraId="5B058B1D" w15:done="0"/>
  <w15:commentEx w15:paraId="59FBFDC2" w15:done="0"/>
  <w15:commentEx w15:paraId="46F11DB5" w15:done="0"/>
  <w15:commentEx w15:paraId="55C3BC62" w15:done="0"/>
  <w15:commentEx w15:paraId="4EB7DE90" w15:done="0"/>
  <w15:commentEx w15:paraId="0B32E06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C3CA9B" w14:textId="77777777" w:rsidR="00E67EC2" w:rsidRDefault="00E67EC2">
      <w:pPr>
        <w:spacing w:after="0" w:line="240" w:lineRule="auto"/>
      </w:pPr>
      <w:r>
        <w:separator/>
      </w:r>
    </w:p>
  </w:endnote>
  <w:endnote w:type="continuationSeparator" w:id="0">
    <w:p w14:paraId="2335762C" w14:textId="77777777" w:rsidR="00E67EC2" w:rsidRDefault="00E6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801DCF" w:rsidRDefault="00801DC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801DCF" w:rsidRDefault="00801DCF"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5C2B8B5C" w:rsidR="00801DCF" w:rsidRDefault="00801DC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5217">
      <w:rPr>
        <w:rStyle w:val="PageNumber"/>
        <w:noProof/>
      </w:rPr>
      <w:t>6</w:t>
    </w:r>
    <w:r>
      <w:rPr>
        <w:rStyle w:val="PageNumber"/>
      </w:rPr>
      <w:fldChar w:fldCharType="end"/>
    </w:r>
  </w:p>
  <w:p w14:paraId="3F8F309C" w14:textId="77777777" w:rsidR="00801DCF" w:rsidRDefault="00801DCF" w:rsidP="00705B84">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EA6B9" w14:textId="77777777" w:rsidR="00801DCF" w:rsidRDefault="00801D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CFC8DF" w14:textId="77777777" w:rsidR="00E67EC2" w:rsidRDefault="00E67EC2">
      <w:pPr>
        <w:spacing w:after="0" w:line="240" w:lineRule="auto"/>
      </w:pPr>
      <w:r>
        <w:separator/>
      </w:r>
    </w:p>
  </w:footnote>
  <w:footnote w:type="continuationSeparator" w:id="0">
    <w:p w14:paraId="4708CE14" w14:textId="77777777" w:rsidR="00E67EC2" w:rsidRDefault="00E67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8F106E" w14:textId="098F8869" w:rsidR="00801DCF" w:rsidRDefault="00801DC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06E66" w14:textId="5C8586C1" w:rsidR="00801DCF" w:rsidRDefault="00801DC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3A2F1" w14:textId="6270E601" w:rsidR="00801DCF" w:rsidRDefault="00801DC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65F"/>
    <w:rsid w:val="000338D0"/>
    <w:rsid w:val="00034610"/>
    <w:rsid w:val="00034AA3"/>
    <w:rsid w:val="0003657E"/>
    <w:rsid w:val="000372D3"/>
    <w:rsid w:val="00040054"/>
    <w:rsid w:val="00040D7A"/>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6E21"/>
    <w:rsid w:val="001D78FC"/>
    <w:rsid w:val="001D7BA9"/>
    <w:rsid w:val="001E0F71"/>
    <w:rsid w:val="001E0FAC"/>
    <w:rsid w:val="001E184E"/>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3E2C"/>
    <w:rsid w:val="002452E3"/>
    <w:rsid w:val="0024593C"/>
    <w:rsid w:val="00250C33"/>
    <w:rsid w:val="00252185"/>
    <w:rsid w:val="00252CB9"/>
    <w:rsid w:val="002545CA"/>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5E2"/>
    <w:rsid w:val="003F5A68"/>
    <w:rsid w:val="003F5F47"/>
    <w:rsid w:val="003F7230"/>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15"/>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5C3F"/>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36E6"/>
    <w:rsid w:val="00784530"/>
    <w:rsid w:val="00785965"/>
    <w:rsid w:val="00785C4C"/>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39F0"/>
    <w:rsid w:val="008540FF"/>
    <w:rsid w:val="008544FE"/>
    <w:rsid w:val="00855E08"/>
    <w:rsid w:val="00856C0B"/>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3D22"/>
    <w:rsid w:val="00A16AC7"/>
    <w:rsid w:val="00A2095E"/>
    <w:rsid w:val="00A209D9"/>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3B38"/>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FCD"/>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5816"/>
    <w:rsid w:val="00C5765A"/>
    <w:rsid w:val="00C61364"/>
    <w:rsid w:val="00C62870"/>
    <w:rsid w:val="00C64DDC"/>
    <w:rsid w:val="00C65E19"/>
    <w:rsid w:val="00C65E56"/>
    <w:rsid w:val="00C66A15"/>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CAB"/>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5190"/>
    <w:rsid w:val="00E65B73"/>
    <w:rsid w:val="00E667E4"/>
    <w:rsid w:val="00E66B3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A45"/>
    <w:rsid w:val="00F566A2"/>
    <w:rsid w:val="00F605C3"/>
    <w:rsid w:val="00F62450"/>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044"/>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iihs.org/iihs/topics/t/teenagers/fatalityfacts/teenagers/2016"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iihs.org/iihs/topics/t/teenagers/fatalityfacts/teenagers/2016"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ihs.org/iihs/topics/t/teenagers/fatalityfacts/teenagers/201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ho.int/en/news-room/fact-sheets/detail/drowning" TargetMode="External"/><Relationship Id="rId23" Type="http://schemas.microsoft.com/office/2011/relationships/people" Target="people.xml"/><Relationship Id="rId10" Type="http://schemas.openxmlformats.org/officeDocument/2006/relationships/hyperlink" Target="http://www.iihs.org/iihs/topics/t/teenagers/fatalityfacts/teenagers/2016" TargetMode="Externa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nia.nih.gov/news/advice-older-adults-staying-safe-hot-weath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934DE54-BE3F-4171-A104-4756276E6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20924</Words>
  <Characters>119270</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7</cp:revision>
  <dcterms:created xsi:type="dcterms:W3CDTF">2018-10-20T18:15:00Z</dcterms:created>
  <dcterms:modified xsi:type="dcterms:W3CDTF">2018-10-22T18:49:00Z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