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3492A677" w:rsidR="000210D1" w:rsidRPr="00636C9B" w:rsidRDefault="009545F7" w:rsidP="00D76DF7">
      <w:pPr>
        <w:spacing w:after="0" w:line="480" w:lineRule="auto"/>
        <w:jc w:val="both"/>
        <w:outlineLvl w:val="0"/>
        <w:rPr>
          <w:rFonts w:ascii="Times New Roman" w:hAnsi="Times New Roman"/>
          <w:b/>
          <w:color w:val="000000" w:themeColor="text1"/>
          <w:sz w:val="24"/>
          <w:szCs w:val="24"/>
        </w:rPr>
      </w:pPr>
      <w:bookmarkStart w:id="1" w:name="_GoBack"/>
      <w:bookmarkEnd w:id="1"/>
      <w:commentRangeStart w:id="2"/>
      <w:del w:id="3" w:author="Parks, Robbie M" w:date="2018-11-30T08:04:00Z">
        <w:r>
          <w:rPr>
            <w:rFonts w:ascii="Times New Roman" w:hAnsi="Times New Roman"/>
            <w:b/>
            <w:color w:val="000000" w:themeColor="text1"/>
            <w:sz w:val="24"/>
            <w:szCs w:val="24"/>
          </w:rPr>
          <w:delText>A</w:delText>
        </w:r>
        <w:r w:rsidR="00300CD8" w:rsidRPr="00636C9B">
          <w:rPr>
            <w:rFonts w:ascii="Times New Roman" w:hAnsi="Times New Roman"/>
            <w:b/>
            <w:color w:val="000000" w:themeColor="text1"/>
            <w:sz w:val="24"/>
            <w:szCs w:val="24"/>
          </w:rPr>
          <w:delText>nomalous</w:delText>
        </w:r>
      </w:del>
      <w:commentRangeEnd w:id="2"/>
      <w:ins w:id="4" w:author="Parks, Robbie M" w:date="2018-11-30T08:04:00Z">
        <w:r w:rsidR="00973147">
          <w:rPr>
            <w:rFonts w:ascii="Times New Roman" w:hAnsi="Times New Roman"/>
            <w:b/>
            <w:color w:val="000000" w:themeColor="text1"/>
            <w:sz w:val="24"/>
            <w:szCs w:val="24"/>
          </w:rPr>
          <w:t xml:space="preserve">A national analysis of </w:t>
        </w:r>
        <w:commentRangeStart w:id="5"/>
        <w:r w:rsidR="00973147">
          <w:rPr>
            <w:rFonts w:ascii="Times New Roman" w:hAnsi="Times New Roman"/>
            <w:b/>
            <w:color w:val="000000" w:themeColor="text1"/>
            <w:sz w:val="24"/>
            <w:szCs w:val="24"/>
          </w:rPr>
          <w:t>a</w:t>
        </w:r>
        <w:r w:rsidR="00300CD8" w:rsidRPr="00636C9B">
          <w:rPr>
            <w:rFonts w:ascii="Times New Roman" w:hAnsi="Times New Roman"/>
            <w:b/>
            <w:color w:val="000000" w:themeColor="text1"/>
            <w:sz w:val="24"/>
            <w:szCs w:val="24"/>
          </w:rPr>
          <w:t>nomalous</w:t>
        </w:r>
      </w:ins>
      <w:commentRangeEnd w:id="5"/>
      <w:r w:rsidR="00237B6F">
        <w:rPr>
          <w:rStyle w:val="CommentReference"/>
          <w:rFonts w:asciiTheme="minorHAnsi" w:eastAsiaTheme="minorHAnsi" w:hAnsiTheme="minorHAnsi" w:cstheme="minorBidi"/>
        </w:rPr>
        <w:commentReference w:id="5"/>
      </w:r>
      <w:r w:rsidR="00300CD8" w:rsidRPr="00636C9B">
        <w:rPr>
          <w:rFonts w:ascii="Times New Roman" w:hAnsi="Times New Roman"/>
          <w:b/>
          <w:color w:val="000000" w:themeColor="text1"/>
          <w:sz w:val="24"/>
          <w:szCs w:val="24"/>
        </w:rPr>
        <w:t xml:space="preserve"> temperature </w:t>
      </w:r>
      <w:r>
        <w:rPr>
          <w:rFonts w:ascii="Times New Roman" w:hAnsi="Times New Roman"/>
          <w:b/>
          <w:color w:val="000000" w:themeColor="text1"/>
          <w:sz w:val="24"/>
          <w:szCs w:val="24"/>
        </w:rPr>
        <w:t>and</w:t>
      </w:r>
      <w:r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7908FEB7"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lang w:val="it-IT"/>
          <w:rPrChange w:id="6" w:author="Parks, Robbie M" w:date="2018-11-30T08:04:00Z">
            <w:rPr>
              <w:rFonts w:ascii="Times New Roman" w:hAnsi="Times New Roman"/>
              <w:color w:val="000000" w:themeColor="text1"/>
              <w:sz w:val="24"/>
              <w:vertAlign w:val="superscript"/>
              <w:lang w:val="it-IT"/>
            </w:rPr>
          </w:rPrChange>
        </w:rPr>
        <w:t>,</w:t>
      </w:r>
      <w:del w:id="7" w:author="Parks, Robbie M" w:date="2018-11-30T08:04:00Z">
        <w:r w:rsidRPr="00636C9B">
          <w:rPr>
            <w:rFonts w:ascii="Times New Roman" w:hAnsi="Times New Roman"/>
            <w:color w:val="000000" w:themeColor="text1"/>
            <w:sz w:val="24"/>
            <w:szCs w:val="24"/>
            <w:vertAlign w:val="superscript"/>
            <w:lang w:val="it-IT"/>
          </w:rPr>
          <w:delText>3</w:delText>
        </w:r>
        <w:r w:rsidRPr="00636C9B">
          <w:rPr>
            <w:rFonts w:ascii="Times New Roman" w:hAnsi="Times New Roman"/>
            <w:color w:val="000000" w:themeColor="text1"/>
            <w:sz w:val="24"/>
            <w:szCs w:val="24"/>
            <w:lang w:val="it-IT"/>
          </w:rPr>
          <w:delText>,</w:delText>
        </w:r>
      </w:del>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6920AA5D" w:rsidR="000210D1" w:rsidRPr="00636C9B" w:rsidRDefault="000210D1" w:rsidP="00D76DF7">
      <w:pPr>
        <w:spacing w:after="0" w:line="480" w:lineRule="auto"/>
        <w:jc w:val="both"/>
        <w:rPr>
          <w:rFonts w:ascii="Times New Roman" w:hAnsi="Times New Roman"/>
          <w:color w:val="000000" w:themeColor="text1"/>
          <w:sz w:val="24"/>
          <w:szCs w:val="24"/>
        </w:rPr>
      </w:pPr>
      <w:del w:id="8" w:author="Parks, Robbie M" w:date="2018-11-30T08:04:00Z">
        <w:r w:rsidRPr="00636C9B">
          <w:rPr>
            <w:rFonts w:ascii="Times New Roman" w:hAnsi="Times New Roman"/>
            <w:color w:val="000000" w:themeColor="text1"/>
            <w:sz w:val="24"/>
            <w:szCs w:val="24"/>
            <w:vertAlign w:val="superscript"/>
          </w:rPr>
          <w:delText xml:space="preserve">1 </w:delText>
        </w:r>
        <w:r w:rsidRPr="00636C9B">
          <w:rPr>
            <w:rFonts w:ascii="Times New Roman" w:hAnsi="Times New Roman"/>
            <w:color w:val="000000" w:themeColor="text1"/>
            <w:sz w:val="24"/>
            <w:szCs w:val="24"/>
          </w:rPr>
          <w:delText>MRC</w:delText>
        </w:r>
      </w:del>
      <w:ins w:id="9" w:author="Parks, Robbie M" w:date="2018-11-30T08:04:00Z">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w:t>
        </w:r>
      </w:ins>
      <w:r w:rsidRPr="00636C9B">
        <w:rPr>
          <w:rFonts w:ascii="Times New Roman" w:hAnsi="Times New Roman"/>
          <w:color w:val="000000" w:themeColor="text1"/>
          <w:sz w:val="24"/>
          <w:szCs w:val="24"/>
        </w:rPr>
        <w:t>-PHE Centre for Environment and Health, Imperial College London, London, United Kingdom</w:t>
      </w:r>
    </w:p>
    <w:p w14:paraId="2DC243DD" w14:textId="2534A39A" w:rsidR="000210D1" w:rsidRPr="00636C9B" w:rsidRDefault="000210D1" w:rsidP="00D76DF7">
      <w:pPr>
        <w:spacing w:after="0" w:line="480" w:lineRule="auto"/>
        <w:jc w:val="both"/>
        <w:rPr>
          <w:rFonts w:ascii="Times New Roman" w:hAnsi="Times New Roman"/>
          <w:color w:val="000000" w:themeColor="text1"/>
          <w:sz w:val="24"/>
          <w:szCs w:val="24"/>
        </w:rPr>
      </w:pPr>
      <w:del w:id="10" w:author="Parks, Robbie M" w:date="2018-11-30T08:04:00Z">
        <w:r w:rsidRPr="00636C9B">
          <w:rPr>
            <w:rFonts w:ascii="Times New Roman" w:hAnsi="Times New Roman"/>
            <w:color w:val="000000" w:themeColor="text1"/>
            <w:sz w:val="24"/>
            <w:szCs w:val="24"/>
            <w:vertAlign w:val="superscript"/>
          </w:rPr>
          <w:delText xml:space="preserve">2 </w:delText>
        </w:r>
        <w:r w:rsidRPr="00636C9B">
          <w:rPr>
            <w:rFonts w:ascii="Times New Roman" w:hAnsi="Times New Roman"/>
            <w:color w:val="000000" w:themeColor="text1"/>
            <w:sz w:val="24"/>
            <w:szCs w:val="24"/>
          </w:rPr>
          <w:delText>Department</w:delText>
        </w:r>
      </w:del>
      <w:ins w:id="11" w:author="Parks, Robbie M" w:date="2018-11-30T08:04:00Z">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w:t>
        </w:r>
      </w:ins>
      <w:r w:rsidRPr="00636C9B">
        <w:rPr>
          <w:rFonts w:ascii="Times New Roman" w:hAnsi="Times New Roman"/>
          <w:color w:val="000000" w:themeColor="text1"/>
          <w:sz w:val="24"/>
          <w:szCs w:val="24"/>
        </w:rPr>
        <w:t xml:space="preserve"> of Epidemiology and Biostatistics, School of Public Health, Imperial College London, London, United Kingdom</w:t>
      </w:r>
    </w:p>
    <w:p w14:paraId="10B23175" w14:textId="6F752169" w:rsidR="000210D1" w:rsidRPr="00636C9B" w:rsidRDefault="000210D1" w:rsidP="00D76DF7">
      <w:pPr>
        <w:spacing w:after="0" w:line="480" w:lineRule="auto"/>
        <w:jc w:val="both"/>
        <w:rPr>
          <w:rFonts w:ascii="Times New Roman" w:hAnsi="Times New Roman"/>
          <w:color w:val="000000" w:themeColor="text1"/>
          <w:sz w:val="24"/>
          <w:szCs w:val="24"/>
        </w:rPr>
      </w:pPr>
      <w:del w:id="12" w:author="Parks, Robbie M" w:date="2018-11-30T08:04:00Z">
        <w:r w:rsidRPr="00636C9B">
          <w:rPr>
            <w:rFonts w:ascii="Times New Roman" w:hAnsi="Times New Roman"/>
            <w:color w:val="000000" w:themeColor="text1"/>
            <w:sz w:val="24"/>
            <w:szCs w:val="24"/>
            <w:vertAlign w:val="superscript"/>
          </w:rPr>
          <w:delText xml:space="preserve">3 </w:delText>
        </w:r>
        <w:r w:rsidRPr="00636C9B">
          <w:rPr>
            <w:rFonts w:ascii="Times New Roman" w:hAnsi="Times New Roman"/>
            <w:color w:val="000000" w:themeColor="text1"/>
            <w:sz w:val="24"/>
            <w:szCs w:val="24"/>
          </w:rPr>
          <w:delText>WHO</w:delText>
        </w:r>
      </w:del>
      <w:ins w:id="13" w:author="Parks, Robbie M" w:date="2018-11-30T08:04:00Z">
        <w:r w:rsidRPr="00636C9B">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WHO</w:t>
        </w:r>
      </w:ins>
      <w:r w:rsidRPr="00636C9B">
        <w:rPr>
          <w:rFonts w:ascii="Times New Roman" w:hAnsi="Times New Roman"/>
          <w:color w:val="000000" w:themeColor="text1"/>
          <w:sz w:val="24"/>
          <w:szCs w:val="24"/>
        </w:rPr>
        <w:t xml:space="preserve">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14"/>
      <w:commentRangeStart w:id="15"/>
      <w:r w:rsidRPr="00636C9B">
        <w:rPr>
          <w:rFonts w:ascii="Times New Roman" w:hAnsi="Times New Roman"/>
          <w:b/>
          <w:color w:val="000000" w:themeColor="text1"/>
          <w:sz w:val="24"/>
          <w:szCs w:val="24"/>
        </w:rPr>
        <w:lastRenderedPageBreak/>
        <w:t>Introduction</w:t>
      </w:r>
      <w:commentRangeEnd w:id="14"/>
      <w:r w:rsidR="00670E5A">
        <w:rPr>
          <w:rStyle w:val="CommentReference"/>
          <w:rFonts w:asciiTheme="minorHAnsi" w:eastAsiaTheme="minorHAnsi" w:hAnsiTheme="minorHAnsi" w:cstheme="minorBidi"/>
        </w:rPr>
        <w:commentReference w:id="14"/>
      </w:r>
      <w:commentRangeEnd w:id="15"/>
      <w:r w:rsidR="00CF70C8">
        <w:rPr>
          <w:rStyle w:val="CommentReference"/>
          <w:rFonts w:asciiTheme="minorHAnsi" w:eastAsiaTheme="minorHAnsi" w:hAnsiTheme="minorHAnsi" w:cstheme="minorBidi"/>
        </w:rPr>
        <w:commentReference w:id="15"/>
      </w:r>
    </w:p>
    <w:p w14:paraId="7B8FAA82" w14:textId="77777777" w:rsidR="006D0B0D" w:rsidRPr="00636C9B" w:rsidRDefault="009545F7" w:rsidP="00D76DF7">
      <w:pPr>
        <w:spacing w:after="0" w:line="480" w:lineRule="auto"/>
        <w:jc w:val="both"/>
        <w:rPr>
          <w:del w:id="16" w:author="Parks, Robbie M" w:date="2018-11-30T08:04:00Z"/>
          <w:rFonts w:ascii="Times New Roman" w:hAnsi="Times New Roman"/>
          <w:color w:val="000000" w:themeColor="text1"/>
          <w:sz w:val="24"/>
          <w:szCs w:val="24"/>
        </w:rPr>
      </w:pPr>
      <w:commentRangeStart w:id="17"/>
      <w:del w:id="18" w:author="Parks, Robbie M" w:date="2018-11-30T08:04:00Z">
        <w:r>
          <w:rPr>
            <w:rFonts w:ascii="Times New Roman" w:hAnsi="Times New Roman"/>
            <w:color w:val="000000" w:themeColor="text1"/>
            <w:sz w:val="24"/>
            <w:szCs w:val="24"/>
          </w:rPr>
          <w:delText>D</w:delText>
        </w:r>
        <w:r w:rsidR="001E0F71" w:rsidRPr="00636C9B">
          <w:rPr>
            <w:rFonts w:ascii="Times New Roman" w:hAnsi="Times New Roman"/>
            <w:color w:val="000000" w:themeColor="text1"/>
            <w:sz w:val="24"/>
            <w:szCs w:val="24"/>
          </w:rPr>
          <w:delText>eviations</w:delText>
        </w:r>
        <w:r w:rsidR="003D4196" w:rsidRPr="00636C9B">
          <w:rPr>
            <w:rFonts w:ascii="Times New Roman" w:hAnsi="Times New Roman"/>
            <w:color w:val="000000" w:themeColor="text1"/>
            <w:sz w:val="24"/>
            <w:szCs w:val="24"/>
          </w:rPr>
          <w:delText xml:space="preserve"> from long-term </w:delText>
        </w:r>
        <w:r w:rsidR="00EF21EF" w:rsidRPr="00636C9B">
          <w:rPr>
            <w:rFonts w:ascii="Times New Roman" w:hAnsi="Times New Roman"/>
            <w:color w:val="000000" w:themeColor="text1"/>
            <w:sz w:val="24"/>
            <w:szCs w:val="24"/>
          </w:rPr>
          <w:delText xml:space="preserve">historical </w:delText>
        </w:r>
        <w:r w:rsidR="003D4196" w:rsidRPr="00636C9B">
          <w:rPr>
            <w:rFonts w:ascii="Times New Roman" w:hAnsi="Times New Roman"/>
            <w:color w:val="000000" w:themeColor="text1"/>
            <w:sz w:val="24"/>
            <w:szCs w:val="24"/>
          </w:rPr>
          <w:delText>averages</w:delText>
        </w:r>
        <w:r w:rsidR="00D0651D" w:rsidRPr="00636C9B">
          <w:rPr>
            <w:rFonts w:ascii="Times New Roman" w:hAnsi="Times New Roman"/>
            <w:color w:val="000000" w:themeColor="text1"/>
            <w:sz w:val="24"/>
            <w:szCs w:val="24"/>
          </w:rPr>
          <w:delText xml:space="preserve"> to which a society has adapted to, </w:delText>
        </w:r>
        <w:r w:rsidR="002F6D34" w:rsidRPr="00636C9B">
          <w:rPr>
            <w:rFonts w:ascii="Times New Roman" w:hAnsi="Times New Roman"/>
            <w:color w:val="000000" w:themeColor="text1"/>
            <w:sz w:val="24"/>
            <w:szCs w:val="24"/>
          </w:rPr>
          <w:delText xml:space="preserve">can </w:delText>
        </w:r>
        <w:r w:rsidR="009008B3" w:rsidRPr="00636C9B">
          <w:rPr>
            <w:rFonts w:ascii="Times New Roman" w:hAnsi="Times New Roman"/>
            <w:color w:val="000000" w:themeColor="text1"/>
            <w:sz w:val="24"/>
            <w:szCs w:val="24"/>
          </w:rPr>
          <w:delText>produce</w:delText>
        </w:r>
        <w:r w:rsidR="00822DBF" w:rsidRPr="00636C9B">
          <w:rPr>
            <w:rFonts w:ascii="Times New Roman" w:hAnsi="Times New Roman"/>
            <w:color w:val="000000" w:themeColor="text1"/>
            <w:sz w:val="24"/>
            <w:szCs w:val="24"/>
          </w:rPr>
          <w:delText xml:space="preserve"> </w:delText>
        </w:r>
        <w:r w:rsidR="00E806D9" w:rsidRPr="00636C9B">
          <w:rPr>
            <w:rFonts w:ascii="Times New Roman" w:hAnsi="Times New Roman"/>
            <w:color w:val="000000" w:themeColor="text1"/>
            <w:sz w:val="24"/>
            <w:szCs w:val="24"/>
          </w:rPr>
          <w:delText>changes in</w:delText>
        </w:r>
        <w:r w:rsidR="001A4AD3" w:rsidRPr="00636C9B">
          <w:rPr>
            <w:rFonts w:ascii="Times New Roman" w:hAnsi="Times New Roman"/>
            <w:color w:val="000000" w:themeColor="text1"/>
            <w:sz w:val="24"/>
            <w:szCs w:val="24"/>
          </w:rPr>
          <w:delText xml:space="preserve"> </w:delText>
        </w:r>
        <w:r w:rsidR="00822DBF" w:rsidRPr="00636C9B">
          <w:rPr>
            <w:rFonts w:ascii="Times New Roman" w:hAnsi="Times New Roman"/>
            <w:color w:val="000000" w:themeColor="text1"/>
            <w:sz w:val="24"/>
            <w:szCs w:val="24"/>
          </w:rPr>
          <w:delText>health outcomes</w:delText>
        </w:r>
        <w:r w:rsidR="001A4AD3" w:rsidRPr="00636C9B">
          <w:rPr>
            <w:rFonts w:ascii="Times New Roman" w:hAnsi="Times New Roman"/>
            <w:color w:val="000000" w:themeColor="text1"/>
            <w:sz w:val="24"/>
            <w:szCs w:val="24"/>
          </w:rPr>
          <w:delText>.</w:delText>
        </w:r>
        <w:r w:rsidR="00F646E8" w:rsidRPr="00636C9B">
          <w:rPr>
            <w:rFonts w:ascii="Times New Roman" w:hAnsi="Times New Roman"/>
            <w:color w:val="000000" w:themeColor="text1"/>
            <w:sz w:val="24"/>
            <w:szCs w:val="24"/>
          </w:rPr>
          <w:fldChar w:fldCharType="begin" w:fldLock="1"/>
        </w:r>
        <w:r w:rsidR="00621CCD" w:rsidRPr="00636C9B">
          <w:rPr>
            <w:rFonts w:ascii="Times New Roman" w:hAnsi="Times New Roman"/>
            <w:color w:val="000000" w:themeColor="text1"/>
            <w:sz w:val="24"/>
            <w:szCs w:val="24"/>
          </w:rPr>
          <w:del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delInstrText>
        </w:r>
        <w:r w:rsidR="00F646E8" w:rsidRPr="00636C9B">
          <w:rPr>
            <w:rFonts w:ascii="Times New Roman" w:hAnsi="Times New Roman"/>
            <w:color w:val="000000" w:themeColor="text1"/>
            <w:sz w:val="24"/>
            <w:szCs w:val="24"/>
          </w:rPr>
          <w:fldChar w:fldCharType="separate"/>
        </w:r>
        <w:r w:rsidR="00F646E8" w:rsidRPr="00636C9B">
          <w:rPr>
            <w:rFonts w:ascii="Times New Roman" w:hAnsi="Times New Roman"/>
            <w:noProof/>
            <w:color w:val="000000" w:themeColor="text1"/>
            <w:sz w:val="24"/>
            <w:szCs w:val="24"/>
            <w:vertAlign w:val="superscript"/>
          </w:rPr>
          <w:delText>1,2</w:delText>
        </w:r>
        <w:r w:rsidR="00F646E8" w:rsidRPr="00636C9B">
          <w:rPr>
            <w:rFonts w:ascii="Times New Roman" w:hAnsi="Times New Roman"/>
            <w:color w:val="000000" w:themeColor="text1"/>
            <w:sz w:val="24"/>
            <w:szCs w:val="24"/>
          </w:rPr>
          <w:fldChar w:fldCharType="end"/>
        </w:r>
        <w:commentRangeEnd w:id="17"/>
        <w:r>
          <w:rPr>
            <w:rStyle w:val="CommentReference"/>
            <w:rFonts w:asciiTheme="minorHAnsi" w:eastAsiaTheme="minorHAnsi" w:hAnsiTheme="minorHAnsi" w:cstheme="minorBidi"/>
          </w:rPr>
          <w:commentReference w:id="17"/>
        </w:r>
        <w:r w:rsidR="00D0651D" w:rsidRPr="00636C9B">
          <w:rPr>
            <w:rFonts w:ascii="Times New Roman" w:hAnsi="Times New Roman"/>
            <w:color w:val="000000" w:themeColor="text1"/>
            <w:sz w:val="24"/>
            <w:szCs w:val="24"/>
          </w:rPr>
          <w:delText xml:space="preserve"> </w:delText>
        </w:r>
        <w:commentRangeStart w:id="19"/>
        <w:r w:rsidR="00621CCD" w:rsidRPr="00636C9B">
          <w:rPr>
            <w:rFonts w:ascii="Times New Roman" w:hAnsi="Times New Roman"/>
            <w:color w:val="000000" w:themeColor="text1"/>
            <w:sz w:val="24"/>
            <w:szCs w:val="24"/>
          </w:rPr>
          <w:fldChar w:fldCharType="begin" w:fldLock="1"/>
        </w:r>
        <w:r w:rsidR="00542862" w:rsidRPr="00636C9B">
          <w:rPr>
            <w:rFonts w:ascii="Times New Roman" w:hAnsi="Times New Roman"/>
            <w:color w:val="000000" w:themeColor="text1"/>
            <w:sz w:val="24"/>
            <w:szCs w:val="24"/>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delInstrText>
        </w:r>
        <w:r w:rsidR="00621CCD" w:rsidRPr="00636C9B">
          <w:rPr>
            <w:rFonts w:ascii="Times New Roman" w:hAnsi="Times New Roman"/>
            <w:color w:val="000000" w:themeColor="text1"/>
            <w:sz w:val="24"/>
            <w:szCs w:val="24"/>
          </w:rPr>
          <w:fldChar w:fldCharType="separate"/>
        </w:r>
        <w:r w:rsidR="00621CCD" w:rsidRPr="00636C9B">
          <w:rPr>
            <w:rFonts w:ascii="Times New Roman" w:hAnsi="Times New Roman"/>
            <w:noProof/>
            <w:color w:val="000000" w:themeColor="text1"/>
            <w:sz w:val="24"/>
            <w:szCs w:val="24"/>
            <w:vertAlign w:val="superscript"/>
          </w:rPr>
          <w:delText>3</w:delText>
        </w:r>
        <w:r w:rsidR="00621CCD" w:rsidRPr="00636C9B">
          <w:rPr>
            <w:rFonts w:ascii="Times New Roman" w:hAnsi="Times New Roman"/>
            <w:color w:val="000000" w:themeColor="text1"/>
            <w:sz w:val="24"/>
            <w:szCs w:val="24"/>
          </w:rPr>
          <w:fldChar w:fldCharType="end"/>
        </w:r>
        <w:commentRangeEnd w:id="19"/>
        <w:r>
          <w:rPr>
            <w:rStyle w:val="CommentReference"/>
            <w:rFonts w:asciiTheme="minorHAnsi" w:eastAsiaTheme="minorHAnsi" w:hAnsiTheme="minorHAnsi" w:cstheme="minorBidi"/>
          </w:rPr>
          <w:commentReference w:id="19"/>
        </w:r>
        <w:r w:rsidR="001A4AD3" w:rsidRPr="00636C9B">
          <w:rPr>
            <w:rFonts w:ascii="Times New Roman" w:hAnsi="Times New Roman"/>
            <w:color w:val="000000" w:themeColor="text1"/>
            <w:sz w:val="24"/>
            <w:szCs w:val="24"/>
          </w:rPr>
          <w:delText xml:space="preserve"> </w:delText>
        </w:r>
        <w:r w:rsidR="008070E4">
          <w:rPr>
            <w:rFonts w:ascii="Times New Roman" w:hAnsi="Times New Roman"/>
            <w:color w:val="000000" w:themeColor="text1"/>
            <w:sz w:val="24"/>
            <w:szCs w:val="24"/>
          </w:rPr>
          <w:delText>C</w:delText>
        </w:r>
        <w:r w:rsidR="0080289E">
          <w:rPr>
            <w:rFonts w:ascii="Times New Roman" w:hAnsi="Times New Roman"/>
            <w:color w:val="000000" w:themeColor="text1"/>
            <w:sz w:val="24"/>
            <w:szCs w:val="24"/>
          </w:rPr>
          <w:delText>limate change</w:delText>
        </w:r>
        <w:r w:rsidR="001A4AD3" w:rsidRPr="00636C9B">
          <w:rPr>
            <w:rFonts w:ascii="Times New Roman" w:hAnsi="Times New Roman"/>
            <w:color w:val="000000" w:themeColor="text1"/>
            <w:sz w:val="24"/>
            <w:szCs w:val="24"/>
          </w:rPr>
          <w:delText xml:space="preserve"> </w:delText>
        </w:r>
        <w:r w:rsidR="004C2047" w:rsidRPr="00636C9B">
          <w:rPr>
            <w:rFonts w:ascii="Times New Roman" w:hAnsi="Times New Roman"/>
            <w:color w:val="000000" w:themeColor="text1"/>
            <w:sz w:val="24"/>
            <w:szCs w:val="24"/>
          </w:rPr>
          <w:delText xml:space="preserve">is </w:delText>
        </w:r>
        <w:r w:rsidR="00B01264">
          <w:rPr>
            <w:rFonts w:ascii="Times New Roman" w:hAnsi="Times New Roman"/>
            <w:color w:val="000000" w:themeColor="text1"/>
            <w:sz w:val="24"/>
            <w:szCs w:val="24"/>
          </w:rPr>
          <w:delText xml:space="preserve">therefore </w:delText>
        </w:r>
        <w:r w:rsidR="004C2047" w:rsidRPr="00636C9B">
          <w:rPr>
            <w:rFonts w:ascii="Times New Roman" w:hAnsi="Times New Roman"/>
            <w:color w:val="000000" w:themeColor="text1"/>
            <w:sz w:val="24"/>
            <w:szCs w:val="24"/>
          </w:rPr>
          <w:delText>likely to impact h</w:delText>
        </w:r>
        <w:r w:rsidR="00466764" w:rsidRPr="00636C9B">
          <w:rPr>
            <w:rFonts w:ascii="Times New Roman" w:hAnsi="Times New Roman"/>
            <w:color w:val="000000" w:themeColor="text1"/>
            <w:sz w:val="24"/>
            <w:szCs w:val="24"/>
          </w:rPr>
          <w:delText xml:space="preserve">ealth even in temperate </w:delText>
        </w:r>
        <w:r w:rsidR="004C2047" w:rsidRPr="00636C9B">
          <w:rPr>
            <w:rFonts w:ascii="Times New Roman" w:hAnsi="Times New Roman"/>
            <w:color w:val="000000" w:themeColor="text1"/>
            <w:sz w:val="24"/>
            <w:szCs w:val="24"/>
          </w:rPr>
          <w:delText>countries</w:delText>
        </w:r>
        <w:r w:rsidR="002339FB" w:rsidRPr="00636C9B">
          <w:rPr>
            <w:rFonts w:ascii="Times New Roman" w:hAnsi="Times New Roman"/>
            <w:color w:val="000000" w:themeColor="text1"/>
            <w:sz w:val="24"/>
            <w:szCs w:val="24"/>
          </w:rPr>
          <w:delText xml:space="preserve"> like the USA</w:delText>
        </w:r>
        <w:r w:rsidR="00B01264" w:rsidRPr="00B01264">
          <w:rPr>
            <w:rFonts w:ascii="Times New Roman" w:hAnsi="Times New Roman"/>
            <w:color w:val="000000" w:themeColor="text1"/>
            <w:sz w:val="24"/>
            <w:szCs w:val="24"/>
          </w:rPr>
          <w:delText xml:space="preserve"> </w:delText>
        </w:r>
        <w:r w:rsidR="00B01264">
          <w:rPr>
            <w:rFonts w:ascii="Times New Roman" w:hAnsi="Times New Roman"/>
            <w:color w:val="000000" w:themeColor="text1"/>
            <w:sz w:val="24"/>
            <w:szCs w:val="24"/>
          </w:rPr>
          <w:delText>as it is</w:delText>
        </w:r>
        <w:r w:rsidR="00B01264" w:rsidRPr="00636C9B">
          <w:rPr>
            <w:rFonts w:ascii="Times New Roman" w:hAnsi="Times New Roman"/>
            <w:color w:val="000000" w:themeColor="text1"/>
            <w:sz w:val="24"/>
            <w:szCs w:val="24"/>
          </w:rPr>
          <w:delText xml:space="preserve"> expected to increase the magnitude and frequency of anomalous events</w:delText>
        </w:r>
        <w:r w:rsidR="0080289E">
          <w:rPr>
            <w:rFonts w:ascii="Times New Roman" w:hAnsi="Times New Roman"/>
            <w:color w:val="000000" w:themeColor="text1"/>
            <w:sz w:val="24"/>
            <w:szCs w:val="24"/>
          </w:rPr>
          <w:delText>.</w:delText>
        </w:r>
        <w:r w:rsidR="0080289E" w:rsidRPr="00636C9B">
          <w:rPr>
            <w:rFonts w:ascii="Times New Roman" w:hAnsi="Times New Roman"/>
            <w:color w:val="000000" w:themeColor="text1"/>
            <w:sz w:val="24"/>
            <w:szCs w:val="24"/>
          </w:rPr>
          <w:fldChar w:fldCharType="begin" w:fldLock="1"/>
        </w:r>
        <w:r w:rsidR="0080289E" w:rsidRPr="00636C9B">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delInstrText>
        </w:r>
        <w:r w:rsidR="0080289E" w:rsidRPr="00636C9B">
          <w:rPr>
            <w:rFonts w:ascii="Times New Roman" w:hAnsi="Times New Roman"/>
            <w:color w:val="000000" w:themeColor="text1"/>
            <w:sz w:val="24"/>
            <w:szCs w:val="24"/>
          </w:rPr>
          <w:fldChar w:fldCharType="separate"/>
        </w:r>
        <w:r w:rsidR="0080289E" w:rsidRPr="00636C9B">
          <w:rPr>
            <w:rFonts w:ascii="Times New Roman" w:hAnsi="Times New Roman"/>
            <w:noProof/>
            <w:color w:val="000000" w:themeColor="text1"/>
            <w:sz w:val="24"/>
            <w:szCs w:val="24"/>
            <w:vertAlign w:val="superscript"/>
          </w:rPr>
          <w:delText>4</w:delText>
        </w:r>
        <w:r w:rsidR="0080289E" w:rsidRPr="00636C9B">
          <w:rPr>
            <w:rFonts w:ascii="Times New Roman" w:hAnsi="Times New Roman"/>
            <w:color w:val="000000" w:themeColor="text1"/>
            <w:sz w:val="24"/>
            <w:szCs w:val="24"/>
          </w:rPr>
          <w:fldChar w:fldCharType="end"/>
        </w:r>
      </w:del>
    </w:p>
    <w:p w14:paraId="518D36AF" w14:textId="77777777" w:rsidR="00530F84" w:rsidRPr="00636C9B" w:rsidRDefault="00530F84" w:rsidP="00D76DF7">
      <w:pPr>
        <w:spacing w:after="0" w:line="480" w:lineRule="auto"/>
        <w:jc w:val="both"/>
        <w:rPr>
          <w:del w:id="20" w:author="Parks, Robbie M" w:date="2018-11-30T08:04:00Z"/>
          <w:rFonts w:ascii="Times New Roman" w:hAnsi="Times New Roman"/>
          <w:color w:val="000000" w:themeColor="text1"/>
          <w:sz w:val="24"/>
          <w:szCs w:val="24"/>
        </w:rPr>
      </w:pPr>
    </w:p>
    <w:p w14:paraId="3177C259" w14:textId="77777777" w:rsidR="002339FB" w:rsidRPr="00636C9B" w:rsidRDefault="0080289E" w:rsidP="002339FB">
      <w:pPr>
        <w:spacing w:after="0" w:line="480" w:lineRule="auto"/>
        <w:jc w:val="both"/>
        <w:rPr>
          <w:del w:id="21" w:author="Parks, Robbie M" w:date="2018-11-30T08:04:00Z"/>
          <w:rFonts w:ascii="Times New Roman" w:hAnsi="Times New Roman"/>
          <w:color w:val="000000" w:themeColor="text1"/>
          <w:sz w:val="24"/>
          <w:szCs w:val="24"/>
        </w:rPr>
      </w:pPr>
      <w:del w:id="22" w:author="Parks, Robbie M" w:date="2018-11-30T08:04:00Z">
        <w:r>
          <w:rPr>
            <w:rFonts w:ascii="Times New Roman" w:hAnsi="Times New Roman"/>
            <w:color w:val="000000" w:themeColor="text1"/>
            <w:sz w:val="24"/>
            <w:szCs w:val="24"/>
          </w:rPr>
          <w:delText>A</w:delText>
        </w:r>
        <w:r w:rsidR="003239BA" w:rsidRPr="00636C9B">
          <w:rPr>
            <w:rFonts w:ascii="Times New Roman" w:hAnsi="Times New Roman"/>
            <w:color w:val="000000" w:themeColor="text1"/>
            <w:sz w:val="24"/>
            <w:szCs w:val="24"/>
          </w:rPr>
          <w:delText>n understanding of vulnerability and risk of a population to anomalous temperatures</w:delText>
        </w:r>
        <w:r w:rsidR="00B01264" w:rsidRPr="00B01264">
          <w:rPr>
            <w:rFonts w:ascii="Times New Roman" w:hAnsi="Times New Roman"/>
            <w:color w:val="000000" w:themeColor="text1"/>
            <w:sz w:val="24"/>
            <w:szCs w:val="24"/>
          </w:rPr>
          <w:delText xml:space="preserve"> </w:delText>
        </w:r>
        <w:r w:rsidR="00B01264">
          <w:rPr>
            <w:rFonts w:ascii="Times New Roman" w:hAnsi="Times New Roman"/>
            <w:color w:val="000000" w:themeColor="text1"/>
            <w:sz w:val="24"/>
            <w:szCs w:val="24"/>
          </w:rPr>
          <w:delText>will help improve a</w:delText>
        </w:r>
        <w:r w:rsidR="00B01264" w:rsidRPr="00636C9B">
          <w:rPr>
            <w:rFonts w:ascii="Times New Roman" w:hAnsi="Times New Roman"/>
            <w:color w:val="000000" w:themeColor="text1"/>
            <w:sz w:val="24"/>
            <w:szCs w:val="24"/>
          </w:rPr>
          <w:delText>ny assessment of climate change</w:delText>
        </w:r>
        <w:r w:rsidR="003239BA" w:rsidRPr="00636C9B">
          <w:rPr>
            <w:rFonts w:ascii="Times New Roman" w:hAnsi="Times New Roman"/>
            <w:color w:val="000000" w:themeColor="text1"/>
            <w:sz w:val="24"/>
            <w:szCs w:val="24"/>
          </w:rPr>
          <w:delText xml:space="preserve">. </w:delText>
        </w:r>
        <w:r w:rsidR="00F96A01" w:rsidRPr="00636C9B">
          <w:rPr>
            <w:rFonts w:ascii="Times New Roman" w:hAnsi="Times New Roman"/>
            <w:color w:val="000000" w:themeColor="text1"/>
            <w:sz w:val="24"/>
            <w:szCs w:val="24"/>
          </w:rPr>
          <w:delText>P</w:delText>
        </w:r>
        <w:r w:rsidR="002339FB" w:rsidRPr="00636C9B">
          <w:rPr>
            <w:rFonts w:ascii="Times New Roman" w:hAnsi="Times New Roman"/>
            <w:color w:val="000000" w:themeColor="text1"/>
            <w:sz w:val="24"/>
            <w:szCs w:val="24"/>
          </w:rPr>
          <w:delText>revious work has focussed on how mortality from natural causes is affected by daily or multi-day hot/cold episodes</w:delText>
        </w:r>
        <w:r w:rsidR="004F5C2E" w:rsidRPr="00636C9B">
          <w:rPr>
            <w:rFonts w:ascii="Times New Roman" w:hAnsi="Times New Roman"/>
            <w:color w:val="000000" w:themeColor="text1"/>
            <w:sz w:val="24"/>
            <w:szCs w:val="24"/>
          </w:rPr>
          <w:delText>, of which the biological pathways are well-documented</w:delText>
        </w:r>
        <w:r w:rsidR="002339FB" w:rsidRPr="00636C9B">
          <w:rPr>
            <w:rFonts w:ascii="Times New Roman" w:hAnsi="Times New Roman"/>
            <w:color w:val="000000" w:themeColor="text1"/>
            <w:sz w:val="24"/>
            <w:szCs w:val="24"/>
          </w:rPr>
          <w:delText>.</w:delText>
        </w:r>
        <w:r w:rsidR="002339FB" w:rsidRPr="00636C9B">
          <w:rPr>
            <w:rFonts w:ascii="Times New Roman" w:hAnsi="Times New Roman"/>
            <w:color w:val="000000" w:themeColor="text1"/>
            <w:sz w:val="24"/>
            <w:szCs w:val="24"/>
          </w:rPr>
          <w:fldChar w:fldCharType="begin" w:fldLock="1"/>
        </w:r>
        <w:r w:rsidR="00227D5B" w:rsidRPr="00636C9B">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delInstrText>
        </w:r>
        <w:r w:rsidR="002339FB" w:rsidRPr="00636C9B">
          <w:rPr>
            <w:rFonts w:ascii="Times New Roman" w:hAnsi="Times New Roman"/>
            <w:color w:val="000000" w:themeColor="text1"/>
            <w:sz w:val="24"/>
            <w:szCs w:val="24"/>
          </w:rPr>
          <w:fldChar w:fldCharType="separate"/>
        </w:r>
        <w:r w:rsidR="00542862" w:rsidRPr="00636C9B">
          <w:rPr>
            <w:rFonts w:ascii="Times New Roman" w:hAnsi="Times New Roman"/>
            <w:noProof/>
            <w:color w:val="000000" w:themeColor="text1"/>
            <w:sz w:val="24"/>
            <w:szCs w:val="24"/>
            <w:vertAlign w:val="superscript"/>
          </w:rPr>
          <w:delText>5,6</w:delText>
        </w:r>
        <w:r w:rsidR="002339FB" w:rsidRPr="00636C9B">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delText xml:space="preserve"> </w:delText>
        </w:r>
        <w:commentRangeStart w:id="23"/>
        <w:r w:rsidR="00BD0A0B">
          <w:rPr>
            <w:rFonts w:ascii="Times New Roman" w:hAnsi="Times New Roman"/>
            <w:color w:val="000000" w:themeColor="text1"/>
            <w:sz w:val="24"/>
            <w:szCs w:val="24"/>
          </w:rPr>
          <w:delText>H</w:delText>
        </w:r>
        <w:r w:rsidR="00E62AEB" w:rsidRPr="00636C9B">
          <w:rPr>
            <w:rFonts w:ascii="Times New Roman" w:hAnsi="Times New Roman"/>
            <w:color w:val="000000" w:themeColor="text1"/>
            <w:sz w:val="24"/>
            <w:szCs w:val="24"/>
          </w:rPr>
          <w:delText>owever</w:delText>
        </w:r>
        <w:r w:rsidR="00BD0A0B">
          <w:rPr>
            <w:rFonts w:ascii="Times New Roman" w:hAnsi="Times New Roman"/>
            <w:color w:val="000000" w:themeColor="text1"/>
            <w:sz w:val="24"/>
            <w:szCs w:val="24"/>
          </w:rPr>
          <w:delText>,</w:delText>
        </w:r>
        <w:r w:rsidR="00E62AEB" w:rsidRPr="00636C9B">
          <w:rPr>
            <w:rFonts w:ascii="Times New Roman" w:hAnsi="Times New Roman"/>
            <w:color w:val="000000" w:themeColor="text1"/>
            <w:sz w:val="24"/>
            <w:szCs w:val="24"/>
          </w:rPr>
          <w:delText xml:space="preserve"> </w:delText>
        </w:r>
        <w:r w:rsidR="00BD0A0B">
          <w:rPr>
            <w:rFonts w:ascii="Times New Roman" w:hAnsi="Times New Roman"/>
            <w:color w:val="000000" w:themeColor="text1"/>
            <w:sz w:val="24"/>
            <w:szCs w:val="24"/>
          </w:rPr>
          <w:delText>t</w:delText>
        </w:r>
        <w:r w:rsidR="00E07BAA" w:rsidRPr="00636C9B">
          <w:rPr>
            <w:rFonts w:ascii="Times New Roman" w:hAnsi="Times New Roman"/>
            <w:color w:val="000000" w:themeColor="text1"/>
            <w:sz w:val="24"/>
            <w:szCs w:val="24"/>
          </w:rPr>
          <w:delText xml:space="preserve">he causal link </w:delText>
        </w:r>
        <w:r w:rsidR="002339FB" w:rsidRPr="00636C9B">
          <w:rPr>
            <w:rFonts w:ascii="Times New Roman" w:hAnsi="Times New Roman"/>
            <w:color w:val="000000" w:themeColor="text1"/>
            <w:sz w:val="24"/>
            <w:szCs w:val="24"/>
          </w:rPr>
          <w:delText xml:space="preserve">between </w:delText>
        </w:r>
        <w:r w:rsidR="004F5C2E" w:rsidRPr="00636C9B">
          <w:rPr>
            <w:rFonts w:ascii="Times New Roman" w:hAnsi="Times New Roman"/>
            <w:color w:val="000000" w:themeColor="text1"/>
            <w:sz w:val="24"/>
            <w:szCs w:val="24"/>
          </w:rPr>
          <w:delText>injury</w:delText>
        </w:r>
        <w:r w:rsidR="002339FB" w:rsidRPr="00636C9B">
          <w:rPr>
            <w:rFonts w:ascii="Times New Roman" w:hAnsi="Times New Roman"/>
            <w:color w:val="000000" w:themeColor="text1"/>
            <w:sz w:val="24"/>
            <w:szCs w:val="24"/>
          </w:rPr>
          <w:delText xml:space="preserve"> </w:delText>
        </w:r>
        <w:r w:rsidR="004F5C2E" w:rsidRPr="00636C9B">
          <w:rPr>
            <w:rFonts w:ascii="Times New Roman" w:hAnsi="Times New Roman"/>
            <w:color w:val="000000" w:themeColor="text1"/>
            <w:sz w:val="24"/>
            <w:szCs w:val="24"/>
          </w:rPr>
          <w:delText xml:space="preserve">deaths </w:delText>
        </w:r>
        <w:r w:rsidR="002339FB" w:rsidRPr="00636C9B">
          <w:rPr>
            <w:rFonts w:ascii="Times New Roman" w:hAnsi="Times New Roman"/>
            <w:color w:val="000000" w:themeColor="text1"/>
            <w:sz w:val="24"/>
            <w:szCs w:val="24"/>
          </w:rPr>
          <w:delText>and temperature</w:delText>
        </w:r>
        <w:r w:rsidR="00394D30" w:rsidRPr="00636C9B">
          <w:rPr>
            <w:rFonts w:ascii="Times New Roman" w:hAnsi="Times New Roman"/>
            <w:color w:val="000000" w:themeColor="text1"/>
            <w:sz w:val="24"/>
            <w:szCs w:val="24"/>
          </w:rPr>
          <w:delText>,</w:delText>
        </w:r>
        <w:r w:rsidR="002339FB" w:rsidRPr="00636C9B">
          <w:rPr>
            <w:rFonts w:ascii="Times New Roman" w:hAnsi="Times New Roman"/>
            <w:color w:val="000000" w:themeColor="text1"/>
            <w:sz w:val="24"/>
            <w:szCs w:val="24"/>
          </w:rPr>
          <w:delText xml:space="preserve"> </w:delText>
        </w:r>
        <w:r w:rsidR="009A096C" w:rsidRPr="00636C9B">
          <w:rPr>
            <w:rFonts w:ascii="Times New Roman" w:hAnsi="Times New Roman"/>
            <w:color w:val="000000" w:themeColor="text1"/>
            <w:sz w:val="24"/>
            <w:szCs w:val="24"/>
          </w:rPr>
          <w:delText xml:space="preserve">where the interaction </w:delText>
        </w:r>
        <w:r w:rsidR="000135F4" w:rsidRPr="00636C9B">
          <w:rPr>
            <w:rFonts w:ascii="Times New Roman" w:hAnsi="Times New Roman"/>
            <w:color w:val="000000" w:themeColor="text1"/>
            <w:sz w:val="24"/>
            <w:szCs w:val="24"/>
          </w:rPr>
          <w:delText xml:space="preserve">is </w:delText>
        </w:r>
        <w:r w:rsidR="009A096C" w:rsidRPr="00636C9B">
          <w:rPr>
            <w:rFonts w:ascii="Times New Roman" w:hAnsi="Times New Roman"/>
            <w:color w:val="000000" w:themeColor="text1"/>
            <w:sz w:val="24"/>
            <w:szCs w:val="24"/>
          </w:rPr>
          <w:delText xml:space="preserve">likely to be related </w:delText>
        </w:r>
        <w:r w:rsidR="004D3C7F" w:rsidRPr="00636C9B">
          <w:rPr>
            <w:rFonts w:ascii="Times New Roman" w:hAnsi="Times New Roman"/>
            <w:color w:val="000000" w:themeColor="text1"/>
            <w:sz w:val="24"/>
            <w:szCs w:val="24"/>
          </w:rPr>
          <w:delText xml:space="preserve">with </w:delText>
        </w:r>
        <w:r w:rsidR="008B1AD4" w:rsidRPr="00636C9B">
          <w:rPr>
            <w:rFonts w:ascii="Times New Roman" w:hAnsi="Times New Roman"/>
            <w:color w:val="000000" w:themeColor="text1"/>
            <w:sz w:val="24"/>
            <w:szCs w:val="24"/>
          </w:rPr>
          <w:delText xml:space="preserve">more </w:delText>
        </w:r>
        <w:r w:rsidR="008A74DA" w:rsidRPr="00636C9B">
          <w:rPr>
            <w:rFonts w:ascii="Times New Roman" w:hAnsi="Times New Roman"/>
            <w:color w:val="000000" w:themeColor="text1"/>
            <w:sz w:val="24"/>
            <w:szCs w:val="24"/>
          </w:rPr>
          <w:delText>complicated</w:delText>
        </w:r>
        <w:r w:rsidR="009A096C" w:rsidRPr="00636C9B">
          <w:rPr>
            <w:rFonts w:ascii="Times New Roman" w:hAnsi="Times New Roman"/>
            <w:color w:val="000000" w:themeColor="text1"/>
            <w:sz w:val="24"/>
            <w:szCs w:val="24"/>
          </w:rPr>
          <w:delText xml:space="preserve"> behaviour</w:delText>
        </w:r>
        <w:r w:rsidR="00E80659" w:rsidRPr="00636C9B">
          <w:rPr>
            <w:rFonts w:ascii="Times New Roman" w:hAnsi="Times New Roman"/>
            <w:color w:val="000000" w:themeColor="text1"/>
            <w:sz w:val="24"/>
            <w:szCs w:val="24"/>
          </w:rPr>
          <w:delText>al and psychological</w:delText>
        </w:r>
        <w:r w:rsidR="009A096C" w:rsidRPr="00636C9B">
          <w:rPr>
            <w:rFonts w:ascii="Times New Roman" w:hAnsi="Times New Roman"/>
            <w:color w:val="000000" w:themeColor="text1"/>
            <w:sz w:val="24"/>
            <w:szCs w:val="24"/>
          </w:rPr>
          <w:delText xml:space="preserve"> modulations</w:delText>
        </w:r>
        <w:r w:rsidR="00E07BAA" w:rsidRPr="00636C9B">
          <w:rPr>
            <w:rFonts w:ascii="Times New Roman" w:hAnsi="Times New Roman"/>
            <w:color w:val="000000" w:themeColor="text1"/>
            <w:sz w:val="24"/>
            <w:szCs w:val="24"/>
          </w:rPr>
          <w:delText>, is less well-</w:delText>
        </w:r>
        <w:r w:rsidR="002773C7" w:rsidRPr="00636C9B">
          <w:rPr>
            <w:rFonts w:ascii="Times New Roman" w:hAnsi="Times New Roman"/>
            <w:color w:val="000000" w:themeColor="text1"/>
            <w:sz w:val="24"/>
            <w:szCs w:val="24"/>
          </w:rPr>
          <w:delText>researched</w:delText>
        </w:r>
        <w:r w:rsidR="001D6E21" w:rsidRPr="00636C9B">
          <w:rPr>
            <w:rFonts w:ascii="Times New Roman" w:hAnsi="Times New Roman"/>
            <w:color w:val="000000" w:themeColor="text1"/>
            <w:sz w:val="24"/>
            <w:szCs w:val="24"/>
          </w:rPr>
          <w:delText xml:space="preserve">. There are studies which indirectly examine relationships of violent behaviour and conflict with </w:delText>
        </w:r>
        <w:r w:rsidR="003F55E2" w:rsidRPr="00636C9B">
          <w:rPr>
            <w:rFonts w:ascii="Times New Roman" w:hAnsi="Times New Roman"/>
            <w:color w:val="000000" w:themeColor="text1"/>
            <w:sz w:val="24"/>
            <w:szCs w:val="24"/>
          </w:rPr>
          <w:delText>climate change</w:delText>
        </w:r>
        <w:r w:rsidR="001D6E21" w:rsidRPr="00636C9B">
          <w:rPr>
            <w:rFonts w:ascii="Times New Roman" w:hAnsi="Times New Roman"/>
            <w:color w:val="000000" w:themeColor="text1"/>
            <w:sz w:val="24"/>
            <w:szCs w:val="24"/>
          </w:rPr>
          <w:delText>,</w:delText>
        </w:r>
        <w:r w:rsidR="001D6E21" w:rsidRPr="00636C9B">
          <w:rPr>
            <w:rFonts w:ascii="Times New Roman" w:hAnsi="Times New Roman"/>
            <w:color w:val="000000" w:themeColor="text1"/>
            <w:sz w:val="24"/>
            <w:szCs w:val="24"/>
          </w:rPr>
          <w:fldChar w:fldCharType="begin" w:fldLock="1"/>
        </w:r>
        <w:r w:rsidR="003F55E2" w:rsidRPr="00636C9B">
          <w:rPr>
            <w:rFonts w:ascii="Times New Roman" w:hAnsi="Times New Roman"/>
            <w:color w:val="000000" w:themeColor="text1"/>
            <w:sz w:val="24"/>
            <w:szCs w:val="24"/>
          </w:rPr>
          <w:del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3F55E2" w:rsidRPr="00636C9B">
          <w:rPr>
            <w:rFonts w:ascii="MS Mincho" w:eastAsia="MS Mincho" w:hAnsi="MS Mincho" w:cs="MS Mincho"/>
            <w:color w:val="000000" w:themeColor="text1"/>
            <w:sz w:val="24"/>
            <w:szCs w:val="24"/>
          </w:rPr>
          <w:delInstrText>∼</w:delInstrText>
        </w:r>
        <w:r w:rsidR="003F55E2" w:rsidRPr="00636C9B">
          <w:rPr>
            <w:rFonts w:ascii="Times New Roman" w:hAnsi="Times New Roman"/>
            <w:color w:val="000000" w:themeColor="text1"/>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delInstrText>
        </w:r>
        <w:r w:rsidR="001D6E21" w:rsidRPr="00636C9B">
          <w:rPr>
            <w:rFonts w:ascii="Times New Roman" w:hAnsi="Times New Roman"/>
            <w:color w:val="000000" w:themeColor="text1"/>
            <w:sz w:val="24"/>
            <w:szCs w:val="24"/>
          </w:rPr>
          <w:fldChar w:fldCharType="separate"/>
        </w:r>
        <w:r w:rsidR="003F55E2" w:rsidRPr="00636C9B">
          <w:rPr>
            <w:rFonts w:ascii="Times New Roman" w:hAnsi="Times New Roman"/>
            <w:noProof/>
            <w:color w:val="000000" w:themeColor="text1"/>
            <w:sz w:val="24"/>
            <w:szCs w:val="24"/>
            <w:vertAlign w:val="superscript"/>
          </w:rPr>
          <w:delText>7–12</w:delText>
        </w:r>
        <w:r w:rsidR="001D6E21" w:rsidRPr="00636C9B">
          <w:rPr>
            <w:rFonts w:ascii="Times New Roman" w:hAnsi="Times New Roman"/>
            <w:color w:val="000000" w:themeColor="text1"/>
            <w:sz w:val="24"/>
            <w:szCs w:val="24"/>
          </w:rPr>
          <w:fldChar w:fldCharType="end"/>
        </w:r>
        <w:r w:rsidR="001D6E21" w:rsidRPr="00636C9B">
          <w:rPr>
            <w:rFonts w:ascii="Times New Roman" w:hAnsi="Times New Roman"/>
            <w:color w:val="000000" w:themeColor="text1"/>
            <w:sz w:val="24"/>
            <w:szCs w:val="24"/>
          </w:rPr>
          <w:delText xml:space="preserve"> </w:delText>
        </w:r>
        <w:r w:rsidR="00E07BAA" w:rsidRPr="00636C9B">
          <w:rPr>
            <w:rFonts w:ascii="Times New Roman" w:hAnsi="Times New Roman"/>
            <w:color w:val="000000" w:themeColor="text1"/>
            <w:sz w:val="24"/>
            <w:szCs w:val="24"/>
          </w:rPr>
          <w:delText>with</w:delText>
        </w:r>
        <w:r w:rsidR="00CD5FB0" w:rsidRPr="00636C9B">
          <w:rPr>
            <w:rFonts w:ascii="Times New Roman" w:hAnsi="Times New Roman"/>
            <w:color w:val="000000" w:themeColor="text1"/>
            <w:sz w:val="24"/>
            <w:szCs w:val="24"/>
          </w:rPr>
          <w:delText xml:space="preserve"> only </w:delText>
        </w:r>
        <w:r w:rsidR="001D6E21" w:rsidRPr="00636C9B">
          <w:rPr>
            <w:rFonts w:ascii="Times New Roman" w:hAnsi="Times New Roman"/>
            <w:color w:val="000000" w:themeColor="text1"/>
            <w:sz w:val="24"/>
            <w:szCs w:val="24"/>
          </w:rPr>
          <w:delText>a</w:delText>
        </w:r>
        <w:r w:rsidR="002773C7" w:rsidRPr="00636C9B">
          <w:rPr>
            <w:rFonts w:ascii="Times New Roman" w:hAnsi="Times New Roman"/>
            <w:color w:val="000000" w:themeColor="text1"/>
            <w:sz w:val="24"/>
            <w:szCs w:val="24"/>
          </w:rPr>
          <w:delText xml:space="preserve"> </w:delText>
        </w:r>
        <w:r w:rsidR="00E07BAA" w:rsidRPr="00636C9B">
          <w:rPr>
            <w:rFonts w:ascii="Times New Roman" w:hAnsi="Times New Roman"/>
            <w:color w:val="000000" w:themeColor="text1"/>
            <w:sz w:val="24"/>
            <w:szCs w:val="24"/>
          </w:rPr>
          <w:delText xml:space="preserve">few </w:delText>
        </w:r>
        <w:r w:rsidR="001D6E21" w:rsidRPr="00636C9B">
          <w:rPr>
            <w:rFonts w:ascii="Times New Roman" w:hAnsi="Times New Roman"/>
            <w:color w:val="000000" w:themeColor="text1"/>
            <w:sz w:val="24"/>
            <w:szCs w:val="24"/>
          </w:rPr>
          <w:delText>linking a</w:delText>
        </w:r>
        <w:r w:rsidR="00264EE8" w:rsidRPr="00636C9B">
          <w:rPr>
            <w:rFonts w:ascii="Times New Roman" w:hAnsi="Times New Roman"/>
            <w:color w:val="000000" w:themeColor="text1"/>
            <w:sz w:val="24"/>
            <w:szCs w:val="24"/>
          </w:rPr>
          <w:delText>n outcome for a</w:delText>
        </w:r>
        <w:r w:rsidR="00DC16D6" w:rsidRPr="00636C9B">
          <w:rPr>
            <w:rFonts w:ascii="Times New Roman" w:hAnsi="Times New Roman"/>
            <w:color w:val="000000" w:themeColor="text1"/>
            <w:sz w:val="24"/>
            <w:szCs w:val="24"/>
          </w:rPr>
          <w:delText xml:space="preserve"> particular </w:delText>
        </w:r>
        <w:r w:rsidR="00F52CE2" w:rsidRPr="00636C9B">
          <w:rPr>
            <w:rFonts w:ascii="Times New Roman" w:hAnsi="Times New Roman"/>
            <w:color w:val="000000" w:themeColor="text1"/>
            <w:sz w:val="24"/>
            <w:szCs w:val="24"/>
          </w:rPr>
          <w:delText xml:space="preserve">category of </w:delText>
        </w:r>
        <w:r w:rsidR="00264EE8" w:rsidRPr="00636C9B">
          <w:rPr>
            <w:rFonts w:ascii="Times New Roman" w:hAnsi="Times New Roman"/>
            <w:color w:val="000000" w:themeColor="text1"/>
            <w:sz w:val="24"/>
            <w:szCs w:val="24"/>
          </w:rPr>
          <w:delText xml:space="preserve">injury </w:delText>
        </w:r>
        <w:r w:rsidR="001D6E21" w:rsidRPr="00636C9B">
          <w:rPr>
            <w:rFonts w:ascii="Times New Roman" w:hAnsi="Times New Roman"/>
            <w:color w:val="000000" w:themeColor="text1"/>
            <w:sz w:val="24"/>
            <w:szCs w:val="24"/>
          </w:rPr>
          <w:delText>with increasing temperature</w:delText>
        </w:r>
        <w:r w:rsidR="009A096C" w:rsidRPr="00636C9B">
          <w:rPr>
            <w:rFonts w:ascii="Times New Roman" w:hAnsi="Times New Roman"/>
            <w:color w:val="000000" w:themeColor="text1"/>
            <w:sz w:val="24"/>
            <w:szCs w:val="24"/>
          </w:rPr>
          <w:delText>.</w:delText>
        </w:r>
        <w:r w:rsidR="00227D5B"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delInstrText>
        </w:r>
        <w:r w:rsidR="00227D5B"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delText>13–16</w:delText>
        </w:r>
        <w:r w:rsidR="00227D5B" w:rsidRPr="00636C9B">
          <w:rPr>
            <w:rFonts w:ascii="Times New Roman" w:hAnsi="Times New Roman"/>
            <w:color w:val="000000" w:themeColor="text1"/>
            <w:sz w:val="24"/>
            <w:szCs w:val="24"/>
          </w:rPr>
          <w:fldChar w:fldCharType="end"/>
        </w:r>
        <w:commentRangeEnd w:id="23"/>
        <w:r w:rsidR="00670E5A">
          <w:rPr>
            <w:rStyle w:val="CommentReference"/>
            <w:rFonts w:asciiTheme="minorHAnsi" w:eastAsiaTheme="minorHAnsi" w:hAnsiTheme="minorHAnsi" w:cstheme="minorBidi"/>
          </w:rPr>
          <w:commentReference w:id="23"/>
        </w:r>
      </w:del>
    </w:p>
    <w:p w14:paraId="5A67A3F3" w14:textId="77777777" w:rsidR="002339FB" w:rsidRPr="00636C9B" w:rsidRDefault="002339FB" w:rsidP="00D76DF7">
      <w:pPr>
        <w:spacing w:after="0" w:line="480" w:lineRule="auto"/>
        <w:jc w:val="both"/>
        <w:rPr>
          <w:del w:id="24" w:author="Parks, Robbie M" w:date="2018-11-30T08:04:00Z"/>
          <w:rFonts w:ascii="Times New Roman" w:hAnsi="Times New Roman"/>
          <w:color w:val="000000" w:themeColor="text1"/>
          <w:sz w:val="24"/>
          <w:szCs w:val="24"/>
        </w:rPr>
      </w:pPr>
    </w:p>
    <w:p w14:paraId="55099664" w14:textId="77777777" w:rsidR="00252CB9" w:rsidRPr="00636C9B" w:rsidRDefault="00327C97" w:rsidP="00252CB9">
      <w:pPr>
        <w:spacing w:after="0" w:line="480" w:lineRule="auto"/>
        <w:jc w:val="both"/>
        <w:rPr>
          <w:del w:id="25" w:author="Parks, Robbie M" w:date="2018-11-30T08:04:00Z"/>
          <w:rFonts w:ascii="Times New Roman" w:hAnsi="Times New Roman"/>
          <w:color w:val="000000" w:themeColor="text1"/>
          <w:sz w:val="24"/>
          <w:szCs w:val="24"/>
        </w:rPr>
      </w:pPr>
      <w:del w:id="26" w:author="Parks, Robbie M" w:date="2018-11-30T08:04:00Z">
        <w:r w:rsidRPr="00636C9B">
          <w:rPr>
            <w:rFonts w:ascii="Times New Roman" w:hAnsi="Times New Roman"/>
            <w:color w:val="000000" w:themeColor="text1"/>
            <w:sz w:val="24"/>
            <w:szCs w:val="24"/>
          </w:rPr>
          <w:delText xml:space="preserve">Distinguishing </w:delText>
        </w:r>
        <w:r w:rsidR="00BD0A0B">
          <w:rPr>
            <w:rFonts w:ascii="Times New Roman" w:hAnsi="Times New Roman"/>
            <w:color w:val="000000" w:themeColor="text1"/>
            <w:sz w:val="24"/>
            <w:szCs w:val="24"/>
          </w:rPr>
          <w:delText xml:space="preserve">risk </w:delText>
        </w:r>
        <w:r w:rsidRPr="00636C9B">
          <w:rPr>
            <w:rFonts w:ascii="Times New Roman" w:hAnsi="Times New Roman"/>
            <w:color w:val="000000" w:themeColor="text1"/>
            <w:sz w:val="24"/>
            <w:szCs w:val="24"/>
          </w:rPr>
          <w:delText>by</w:delText>
        </w:r>
        <w:r w:rsidR="00252CB9" w:rsidRPr="00636C9B">
          <w:rPr>
            <w:rFonts w:ascii="Times New Roman" w:hAnsi="Times New Roman"/>
            <w:color w:val="000000" w:themeColor="text1"/>
            <w:sz w:val="24"/>
            <w:szCs w:val="24"/>
          </w:rPr>
          <w:delText xml:space="preserve"> </w:delText>
        </w:r>
        <w:r w:rsidR="000C6935" w:rsidRPr="00636C9B">
          <w:rPr>
            <w:rFonts w:ascii="Times New Roman" w:hAnsi="Times New Roman"/>
            <w:color w:val="000000" w:themeColor="text1"/>
            <w:sz w:val="24"/>
            <w:szCs w:val="24"/>
          </w:rPr>
          <w:delText xml:space="preserve">socio-demographic </w:delText>
        </w:r>
        <w:r w:rsidRPr="00636C9B">
          <w:rPr>
            <w:rFonts w:ascii="Times New Roman" w:hAnsi="Times New Roman"/>
            <w:color w:val="000000" w:themeColor="text1"/>
            <w:sz w:val="24"/>
            <w:szCs w:val="24"/>
          </w:rPr>
          <w:delText>groups</w:delText>
        </w:r>
        <w:r w:rsidR="00530F84" w:rsidRPr="00636C9B">
          <w:rPr>
            <w:rFonts w:ascii="Times New Roman" w:hAnsi="Times New Roman"/>
            <w:color w:val="000000" w:themeColor="text1"/>
            <w:sz w:val="24"/>
            <w:szCs w:val="24"/>
          </w:rPr>
          <w:delText xml:space="preserve">, </w:delText>
        </w:r>
        <w:r w:rsidR="00903C59" w:rsidRPr="00636C9B">
          <w:rPr>
            <w:rFonts w:ascii="Times New Roman" w:hAnsi="Times New Roman"/>
            <w:color w:val="000000" w:themeColor="text1"/>
            <w:sz w:val="24"/>
            <w:szCs w:val="24"/>
          </w:rPr>
          <w:delText xml:space="preserve">which </w:delText>
        </w:r>
        <w:r w:rsidR="000C6935" w:rsidRPr="00636C9B">
          <w:rPr>
            <w:rFonts w:ascii="Times New Roman" w:hAnsi="Times New Roman"/>
            <w:color w:val="000000" w:themeColor="text1"/>
            <w:sz w:val="24"/>
            <w:szCs w:val="24"/>
          </w:rPr>
          <w:delText xml:space="preserve">potentially </w:delText>
        </w:r>
        <w:r w:rsidR="00903C59" w:rsidRPr="00636C9B">
          <w:rPr>
            <w:rFonts w:ascii="Times New Roman" w:hAnsi="Times New Roman"/>
            <w:color w:val="000000" w:themeColor="text1"/>
            <w:sz w:val="24"/>
            <w:szCs w:val="24"/>
          </w:rPr>
          <w:delText xml:space="preserve">possess varying </w:delText>
        </w:r>
        <w:r w:rsidR="00C52FAB" w:rsidRPr="00636C9B">
          <w:rPr>
            <w:rFonts w:ascii="Times New Roman" w:hAnsi="Times New Roman"/>
            <w:color w:val="000000" w:themeColor="text1"/>
            <w:sz w:val="24"/>
            <w:szCs w:val="24"/>
          </w:rPr>
          <w:delText>levels of resilience</w:delText>
        </w:r>
        <w:r w:rsidR="000C6935" w:rsidRPr="00636C9B">
          <w:rPr>
            <w:rFonts w:ascii="Times New Roman" w:hAnsi="Times New Roman"/>
            <w:color w:val="000000" w:themeColor="text1"/>
            <w:sz w:val="24"/>
            <w:szCs w:val="24"/>
          </w:rPr>
          <w:delText xml:space="preserve"> to temperature anomalies</w:delText>
        </w:r>
        <w:r w:rsidR="00EB7B88" w:rsidRPr="00636C9B">
          <w:rPr>
            <w:rFonts w:ascii="Times New Roman" w:hAnsi="Times New Roman"/>
            <w:color w:val="000000" w:themeColor="text1"/>
            <w:sz w:val="24"/>
            <w:szCs w:val="24"/>
          </w:rPr>
          <w:delText xml:space="preserve"> as well as differing compositions of injury deaths,</w:delText>
        </w:r>
        <w:r w:rsidR="00C3413F" w:rsidRPr="00636C9B">
          <w:rPr>
            <w:rFonts w:ascii="Times New Roman" w:hAnsi="Times New Roman"/>
            <w:color w:val="000000" w:themeColor="text1"/>
            <w:sz w:val="24"/>
            <w:szCs w:val="24"/>
          </w:rPr>
          <w:delText xml:space="preserve"> can help identify vulnerable communities within a population</w:delText>
        </w:r>
        <w:r w:rsidR="00321DA9" w:rsidRPr="00636C9B">
          <w:rPr>
            <w:rFonts w:ascii="Times New Roman" w:hAnsi="Times New Roman"/>
            <w:color w:val="000000" w:themeColor="text1"/>
            <w:sz w:val="24"/>
            <w:szCs w:val="24"/>
          </w:rPr>
          <w:delText xml:space="preserve">. </w:delText>
        </w:r>
        <w:r w:rsidR="00321DA9" w:rsidRPr="00636C9B">
          <w:rPr>
            <w:rFonts w:ascii="Times New Roman" w:hAnsi="Times New Roman"/>
            <w:color w:val="000000" w:themeColor="text1"/>
            <w:sz w:val="24"/>
            <w:szCs w:val="24"/>
          </w:rPr>
          <w:fldChar w:fldCharType="begin" w:fldLock="1"/>
        </w:r>
        <w:r w:rsidR="00BE7FCD" w:rsidRPr="00636C9B">
          <w:rPr>
            <w:rFonts w:ascii="Times New Roman" w:hAnsi="Times New Roman"/>
            <w:color w:val="000000" w:themeColor="text1"/>
            <w:sz w:val="24"/>
            <w:szCs w:val="24"/>
          </w:rPr>
          <w:del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delInstrText>
        </w:r>
        <w:r w:rsidR="00321D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delText>1,2,17,18</w:delText>
        </w:r>
        <w:r w:rsidR="00321DA9" w:rsidRPr="00636C9B">
          <w:rPr>
            <w:rFonts w:ascii="Times New Roman" w:hAnsi="Times New Roman"/>
            <w:color w:val="000000" w:themeColor="text1"/>
            <w:sz w:val="24"/>
            <w:szCs w:val="24"/>
          </w:rPr>
          <w:fldChar w:fldCharType="end"/>
        </w:r>
        <w:r w:rsidR="00321DA9" w:rsidRPr="00636C9B">
          <w:rPr>
            <w:rFonts w:ascii="Times New Roman" w:hAnsi="Times New Roman"/>
            <w:color w:val="000000" w:themeColor="text1"/>
            <w:sz w:val="24"/>
            <w:szCs w:val="24"/>
          </w:rPr>
          <w:delText xml:space="preserve"> </w:delText>
        </w:r>
        <w:r w:rsidR="00B86EC8" w:rsidRPr="00636C9B">
          <w:rPr>
            <w:rFonts w:ascii="Times New Roman" w:hAnsi="Times New Roman"/>
            <w:color w:val="000000" w:themeColor="text1"/>
            <w:sz w:val="24"/>
            <w:szCs w:val="24"/>
          </w:rPr>
          <w:delText>T</w:delText>
        </w:r>
        <w:r w:rsidR="00287584" w:rsidRPr="00636C9B">
          <w:rPr>
            <w:rFonts w:ascii="Times New Roman" w:hAnsi="Times New Roman"/>
            <w:color w:val="000000" w:themeColor="text1"/>
            <w:sz w:val="24"/>
            <w:szCs w:val="24"/>
          </w:rPr>
          <w:delText xml:space="preserve">emperature </w:delText>
        </w:r>
        <w:r w:rsidR="000C36FE" w:rsidRPr="00636C9B">
          <w:rPr>
            <w:rFonts w:ascii="Times New Roman" w:hAnsi="Times New Roman"/>
            <w:color w:val="000000" w:themeColor="text1"/>
            <w:sz w:val="24"/>
            <w:szCs w:val="24"/>
          </w:rPr>
          <w:delText>can</w:delText>
        </w:r>
        <w:r w:rsidR="00BC7B29" w:rsidRPr="00636C9B">
          <w:rPr>
            <w:rFonts w:ascii="Times New Roman" w:hAnsi="Times New Roman"/>
            <w:color w:val="000000" w:themeColor="text1"/>
            <w:sz w:val="24"/>
            <w:szCs w:val="24"/>
          </w:rPr>
          <w:delText xml:space="preserve"> potentially</w:delText>
        </w:r>
        <w:r w:rsidR="00B86EC8" w:rsidRPr="00636C9B">
          <w:rPr>
            <w:rFonts w:ascii="Times New Roman" w:hAnsi="Times New Roman"/>
            <w:color w:val="000000" w:themeColor="text1"/>
            <w:sz w:val="24"/>
            <w:szCs w:val="24"/>
          </w:rPr>
          <w:delText xml:space="preserve"> </w:delText>
        </w:r>
        <w:r w:rsidR="00287584" w:rsidRPr="00636C9B">
          <w:rPr>
            <w:rFonts w:ascii="Times New Roman" w:hAnsi="Times New Roman"/>
            <w:color w:val="000000" w:themeColor="text1"/>
            <w:sz w:val="24"/>
            <w:szCs w:val="24"/>
          </w:rPr>
          <w:delText xml:space="preserve">modify </w:delText>
        </w:r>
        <w:r w:rsidR="00EB79A2" w:rsidRPr="00636C9B">
          <w:rPr>
            <w:rFonts w:ascii="Times New Roman" w:hAnsi="Times New Roman"/>
            <w:color w:val="000000" w:themeColor="text1"/>
            <w:sz w:val="24"/>
            <w:szCs w:val="24"/>
          </w:rPr>
          <w:delText>risk</w:delText>
        </w:r>
        <w:r w:rsidR="003E2F68" w:rsidRPr="00636C9B">
          <w:rPr>
            <w:rFonts w:ascii="Times New Roman" w:hAnsi="Times New Roman"/>
            <w:color w:val="000000" w:themeColor="text1"/>
            <w:sz w:val="24"/>
            <w:szCs w:val="24"/>
          </w:rPr>
          <w:delText xml:space="preserve"> of death differently</w:delText>
        </w:r>
        <w:r w:rsidR="00287584" w:rsidRPr="00636C9B">
          <w:rPr>
            <w:rFonts w:ascii="Times New Roman" w:hAnsi="Times New Roman"/>
            <w:color w:val="000000" w:themeColor="text1"/>
            <w:sz w:val="24"/>
            <w:szCs w:val="24"/>
          </w:rPr>
          <w:delText xml:space="preserve"> </w:delText>
        </w:r>
        <w:r w:rsidR="00EA41FA" w:rsidRPr="00636C9B">
          <w:rPr>
            <w:rFonts w:ascii="Times New Roman" w:hAnsi="Times New Roman"/>
            <w:color w:val="000000" w:themeColor="text1"/>
            <w:sz w:val="24"/>
            <w:szCs w:val="24"/>
          </w:rPr>
          <w:delText>by category of injury</w:delText>
        </w:r>
        <w:r w:rsidR="00C55816" w:rsidRPr="00636C9B">
          <w:rPr>
            <w:rFonts w:ascii="Times New Roman" w:hAnsi="Times New Roman"/>
            <w:color w:val="000000" w:themeColor="text1"/>
            <w:sz w:val="24"/>
            <w:szCs w:val="24"/>
          </w:rPr>
          <w:delText xml:space="preserve"> within each socio-demographic group</w:delText>
        </w:r>
        <w:r w:rsidR="004C67C0" w:rsidRPr="00636C9B">
          <w:rPr>
            <w:rFonts w:ascii="Times New Roman" w:hAnsi="Times New Roman"/>
            <w:color w:val="000000" w:themeColor="text1"/>
            <w:sz w:val="24"/>
            <w:szCs w:val="24"/>
          </w:rPr>
          <w:delText>.</w:delText>
        </w:r>
        <w:r w:rsidR="000C36FE" w:rsidRPr="00636C9B">
          <w:rPr>
            <w:rFonts w:ascii="Times New Roman" w:hAnsi="Times New Roman"/>
            <w:color w:val="000000" w:themeColor="text1"/>
            <w:sz w:val="24"/>
            <w:szCs w:val="24"/>
          </w:rPr>
          <w:delText xml:space="preserve"> </w:delText>
        </w:r>
        <w:r w:rsidR="00E62AEB">
          <w:rPr>
            <w:rFonts w:ascii="Times New Roman" w:hAnsi="Times New Roman"/>
            <w:color w:val="000000" w:themeColor="text1"/>
            <w:sz w:val="24"/>
            <w:szCs w:val="24"/>
          </w:rPr>
          <w:delText xml:space="preserve">Therefore it is </w:delText>
        </w:r>
        <w:r w:rsidR="000C36FE" w:rsidRPr="00636C9B">
          <w:rPr>
            <w:rFonts w:ascii="Times New Roman" w:hAnsi="Times New Roman"/>
            <w:color w:val="000000" w:themeColor="text1"/>
            <w:sz w:val="24"/>
            <w:szCs w:val="24"/>
          </w:rPr>
          <w:delText xml:space="preserve">important to analyse </w:delText>
        </w:r>
        <w:r w:rsidR="0006625F" w:rsidRPr="00636C9B">
          <w:rPr>
            <w:rFonts w:ascii="Times New Roman" w:hAnsi="Times New Roman"/>
            <w:color w:val="000000" w:themeColor="text1"/>
            <w:sz w:val="24"/>
            <w:szCs w:val="24"/>
          </w:rPr>
          <w:delText xml:space="preserve">vulnerability </w:delText>
        </w:r>
        <w:r w:rsidR="00C0356A">
          <w:rPr>
            <w:rFonts w:ascii="Times New Roman" w:hAnsi="Times New Roman"/>
            <w:color w:val="000000" w:themeColor="text1"/>
            <w:sz w:val="24"/>
            <w:szCs w:val="24"/>
          </w:rPr>
          <w:delText xml:space="preserve">to anomalous temperature </w:delText>
        </w:r>
        <w:r w:rsidR="0006625F" w:rsidRPr="00636C9B">
          <w:rPr>
            <w:rFonts w:ascii="Times New Roman" w:hAnsi="Times New Roman"/>
            <w:color w:val="000000" w:themeColor="text1"/>
            <w:sz w:val="24"/>
            <w:szCs w:val="24"/>
          </w:rPr>
          <w:delText>by these distinct combinations</w:delText>
        </w:r>
        <w:r w:rsidR="00BC1E9B" w:rsidRPr="00636C9B">
          <w:rPr>
            <w:rFonts w:ascii="Times New Roman" w:hAnsi="Times New Roman"/>
            <w:color w:val="000000" w:themeColor="text1"/>
            <w:sz w:val="24"/>
            <w:szCs w:val="24"/>
          </w:rPr>
          <w:delText>.</w:delText>
        </w:r>
      </w:del>
    </w:p>
    <w:p w14:paraId="6BDB507E" w14:textId="77777777" w:rsidR="00F713D6" w:rsidRPr="00636C9B" w:rsidRDefault="00F713D6" w:rsidP="00530F84">
      <w:pPr>
        <w:spacing w:after="0" w:line="480" w:lineRule="auto"/>
        <w:jc w:val="both"/>
        <w:rPr>
          <w:del w:id="27" w:author="Parks, Robbie M" w:date="2018-11-30T08:04:00Z"/>
          <w:rFonts w:ascii="Times New Roman" w:hAnsi="Times New Roman"/>
          <w:color w:val="000000" w:themeColor="text1"/>
          <w:sz w:val="24"/>
          <w:szCs w:val="24"/>
        </w:rPr>
      </w:pPr>
    </w:p>
    <w:p w14:paraId="2AB19F72" w14:textId="5E707423" w:rsidR="006D0B0D" w:rsidRPr="00636C9B" w:rsidRDefault="00D573C6" w:rsidP="00D76DF7">
      <w:pPr>
        <w:spacing w:after="0" w:line="480" w:lineRule="auto"/>
        <w:jc w:val="both"/>
        <w:rPr>
          <w:ins w:id="28" w:author="Parks, Robbie M" w:date="2018-11-30T08:04:00Z"/>
          <w:rFonts w:ascii="Times New Roman" w:hAnsi="Times New Roman"/>
          <w:color w:val="000000" w:themeColor="text1"/>
          <w:sz w:val="24"/>
          <w:szCs w:val="24"/>
        </w:rPr>
      </w:pPr>
      <w:ins w:id="29" w:author="Parks, Robbie M" w:date="2018-11-30T08:04:00Z">
        <w:r>
          <w:rPr>
            <w:rFonts w:ascii="Times New Roman" w:hAnsi="Times New Roman"/>
            <w:color w:val="000000" w:themeColor="text1"/>
            <w:sz w:val="24"/>
            <w:szCs w:val="24"/>
          </w:rPr>
          <w:t xml:space="preserve">Climate change has caused global warming, with several degrees </w:t>
        </w:r>
        <w:r w:rsidR="00E6609F">
          <w:rPr>
            <w:rFonts w:ascii="Times New Roman" w:hAnsi="Times New Roman"/>
            <w:color w:val="000000" w:themeColor="text1"/>
            <w:sz w:val="24"/>
            <w:szCs w:val="24"/>
          </w:rPr>
          <w:t>increase in temperature</w:t>
        </w:r>
        <w:r w:rsidR="00BA21C5">
          <w:rPr>
            <w:rFonts w:ascii="Times New Roman" w:hAnsi="Times New Roman"/>
            <w:color w:val="000000" w:themeColor="text1"/>
            <w:sz w:val="24"/>
            <w:szCs w:val="24"/>
          </w:rPr>
          <w:t xml:space="preserve"> compared with pre-industrial levels</w:t>
        </w:r>
        <w:r w:rsidR="00595DD1">
          <w:rPr>
            <w:rFonts w:ascii="Times New Roman" w:hAnsi="Times New Roman"/>
            <w:color w:val="000000" w:themeColor="text1"/>
            <w:sz w:val="24"/>
            <w:szCs w:val="24"/>
          </w:rPr>
          <w:t xml:space="preserve"> expected by the end of the 21</w:t>
        </w:r>
        <w:r w:rsidR="00595DD1" w:rsidRPr="00843ACB">
          <w:rPr>
            <w:rFonts w:ascii="Times New Roman" w:hAnsi="Times New Roman"/>
            <w:color w:val="000000" w:themeColor="text1"/>
            <w:sz w:val="24"/>
            <w:szCs w:val="24"/>
            <w:vertAlign w:val="superscript"/>
          </w:rPr>
          <w:t>st</w:t>
        </w:r>
        <w:r w:rsidR="00595DD1">
          <w:rPr>
            <w:rFonts w:ascii="Times New Roman" w:hAnsi="Times New Roman"/>
            <w:color w:val="000000" w:themeColor="text1"/>
            <w:sz w:val="24"/>
            <w:szCs w:val="24"/>
          </w:rPr>
          <w:t xml:space="preserve"> century.</w:t>
        </w:r>
        <w:r w:rsidR="00162F6E">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162F6E">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1</w:t>
        </w:r>
        <w:r w:rsidR="00162F6E">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0063378A">
          <w:rPr>
            <w:rFonts w:ascii="Times New Roman" w:hAnsi="Times New Roman"/>
            <w:color w:val="000000" w:themeColor="text1"/>
            <w:sz w:val="24"/>
            <w:szCs w:val="24"/>
          </w:rPr>
          <w:t xml:space="preserve">Societies </w:t>
        </w:r>
        <w:r w:rsidR="00DC4BBE">
          <w:rPr>
            <w:rFonts w:ascii="Times New Roman" w:hAnsi="Times New Roman"/>
            <w:color w:val="000000" w:themeColor="text1"/>
            <w:sz w:val="24"/>
            <w:szCs w:val="24"/>
          </w:rPr>
          <w:t>have</w:t>
        </w:r>
        <w:r w:rsidR="00B1372B">
          <w:rPr>
            <w:rFonts w:ascii="Times New Roman" w:hAnsi="Times New Roman"/>
            <w:color w:val="000000" w:themeColor="text1"/>
            <w:sz w:val="24"/>
            <w:szCs w:val="24"/>
          </w:rPr>
          <w:t xml:space="preserve"> </w:t>
        </w:r>
        <w:r w:rsidR="001B7D9F">
          <w:rPr>
            <w:rFonts w:ascii="Times New Roman" w:hAnsi="Times New Roman"/>
            <w:color w:val="000000" w:themeColor="text1"/>
            <w:sz w:val="24"/>
            <w:szCs w:val="24"/>
          </w:rPr>
          <w:t xml:space="preserve">biologically and behaviourally </w:t>
        </w:r>
        <w:r w:rsidR="0063378A">
          <w:rPr>
            <w:rFonts w:ascii="Times New Roman" w:hAnsi="Times New Roman"/>
            <w:color w:val="000000" w:themeColor="text1"/>
            <w:sz w:val="24"/>
            <w:szCs w:val="24"/>
          </w:rPr>
          <w:t>adapt</w:t>
        </w:r>
        <w:r w:rsidR="00BD5F4B">
          <w:rPr>
            <w:rFonts w:ascii="Times New Roman" w:hAnsi="Times New Roman"/>
            <w:color w:val="000000" w:themeColor="text1"/>
            <w:sz w:val="24"/>
            <w:szCs w:val="24"/>
          </w:rPr>
          <w:t>ed</w:t>
        </w:r>
        <w:r w:rsidR="0063378A">
          <w:rPr>
            <w:rFonts w:ascii="Times New Roman" w:hAnsi="Times New Roman"/>
            <w:color w:val="000000" w:themeColor="text1"/>
            <w:sz w:val="24"/>
            <w:szCs w:val="24"/>
          </w:rPr>
          <w:t xml:space="preserve"> to long-term local </w:t>
        </w:r>
        <w:r w:rsidR="00322B2B">
          <w:rPr>
            <w:rFonts w:ascii="Times New Roman" w:hAnsi="Times New Roman"/>
            <w:color w:val="000000" w:themeColor="text1"/>
            <w:sz w:val="24"/>
            <w:szCs w:val="24"/>
          </w:rPr>
          <w:t>temperature</w:t>
        </w:r>
        <w:r w:rsidR="00695322">
          <w:rPr>
            <w:rFonts w:ascii="Times New Roman" w:hAnsi="Times New Roman"/>
            <w:color w:val="000000" w:themeColor="text1"/>
            <w:sz w:val="24"/>
            <w:szCs w:val="24"/>
          </w:rPr>
          <w:t xml:space="preserve"> </w:t>
        </w:r>
        <w:r w:rsidR="00DC4BBE">
          <w:rPr>
            <w:rFonts w:ascii="Times New Roman" w:hAnsi="Times New Roman"/>
            <w:color w:val="000000" w:themeColor="text1"/>
            <w:sz w:val="24"/>
            <w:szCs w:val="24"/>
          </w:rPr>
          <w:t>and seasonal variation with the</w:t>
        </w:r>
        <w:r w:rsidR="00695322">
          <w:rPr>
            <w:rFonts w:ascii="Times New Roman" w:hAnsi="Times New Roman"/>
            <w:color w:val="000000" w:themeColor="text1"/>
            <w:sz w:val="24"/>
            <w:szCs w:val="24"/>
          </w:rPr>
          <w:t xml:space="preserve"> year</w:t>
        </w:r>
        <w:r w:rsidR="0063378A">
          <w:rPr>
            <w:rFonts w:ascii="Times New Roman" w:hAnsi="Times New Roman"/>
            <w:color w:val="000000" w:themeColor="text1"/>
            <w:sz w:val="24"/>
            <w:szCs w:val="24"/>
          </w:rPr>
          <w:t>.</w:t>
        </w:r>
        <w:r w:rsidR="00761A26" w:rsidRPr="00636C9B">
          <w:rPr>
            <w:rFonts w:ascii="Times New Roman" w:hAnsi="Times New Roman"/>
            <w:color w:val="000000" w:themeColor="text1"/>
            <w:sz w:val="24"/>
            <w:szCs w:val="24"/>
          </w:rPr>
          <w:fldChar w:fldCharType="begin" w:fldLock="1"/>
        </w:r>
        <w:r w:rsidR="00406943">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instrText>
        </w:r>
        <w:r w:rsidR="00761A26" w:rsidRPr="00636C9B">
          <w:rPr>
            <w:rFonts w:ascii="Times New Roman" w:hAnsi="Times New Roman"/>
            <w:color w:val="000000" w:themeColor="text1"/>
            <w:sz w:val="24"/>
            <w:szCs w:val="24"/>
          </w:rPr>
          <w:fldChar w:fldCharType="separate"/>
        </w:r>
        <w:r w:rsidR="000E2FBB" w:rsidRPr="000E2FBB">
          <w:rPr>
            <w:rFonts w:ascii="Times New Roman" w:hAnsi="Times New Roman"/>
            <w:noProof/>
            <w:color w:val="000000" w:themeColor="text1"/>
            <w:sz w:val="24"/>
            <w:szCs w:val="24"/>
            <w:vertAlign w:val="superscript"/>
          </w:rPr>
          <w:t>2</w:t>
        </w:r>
        <w:r w:rsidR="00761A26" w:rsidRPr="00636C9B">
          <w:rPr>
            <w:rFonts w:ascii="Times New Roman" w:hAnsi="Times New Roman"/>
            <w:color w:val="000000" w:themeColor="text1"/>
            <w:sz w:val="24"/>
            <w:szCs w:val="24"/>
          </w:rPr>
          <w:fldChar w:fldCharType="end"/>
        </w:r>
        <w:r w:rsidR="0063378A">
          <w:rPr>
            <w:rFonts w:ascii="Times New Roman" w:hAnsi="Times New Roman"/>
            <w:color w:val="000000" w:themeColor="text1"/>
            <w:sz w:val="24"/>
            <w:szCs w:val="24"/>
          </w:rPr>
          <w:t xml:space="preserve"> </w:t>
        </w:r>
        <w:r w:rsidR="00322794">
          <w:rPr>
            <w:rFonts w:ascii="Times New Roman" w:hAnsi="Times New Roman"/>
            <w:color w:val="000000" w:themeColor="text1"/>
            <w:sz w:val="24"/>
            <w:szCs w:val="24"/>
          </w:rPr>
          <w:t xml:space="preserve">However, </w:t>
        </w:r>
        <w:r w:rsidR="00E91DA9">
          <w:rPr>
            <w:rFonts w:ascii="Times New Roman" w:hAnsi="Times New Roman"/>
            <w:color w:val="000000" w:themeColor="text1"/>
            <w:sz w:val="24"/>
            <w:szCs w:val="24"/>
          </w:rPr>
          <w:t>ev</w:t>
        </w:r>
        <w:r w:rsidR="00F60976">
          <w:rPr>
            <w:rFonts w:ascii="Times New Roman" w:hAnsi="Times New Roman"/>
            <w:color w:val="000000" w:themeColor="text1"/>
            <w:sz w:val="24"/>
            <w:szCs w:val="24"/>
          </w:rPr>
          <w:t xml:space="preserve">en </w:t>
        </w:r>
        <w:r w:rsidR="00DA60DB">
          <w:rPr>
            <w:rFonts w:ascii="Times New Roman" w:hAnsi="Times New Roman"/>
            <w:color w:val="000000" w:themeColor="text1"/>
            <w:sz w:val="24"/>
            <w:szCs w:val="24"/>
          </w:rPr>
          <w:t>slight</w:t>
        </w:r>
        <w:r w:rsidR="0063378A">
          <w:rPr>
            <w:rFonts w:ascii="Times New Roman" w:hAnsi="Times New Roman"/>
            <w:color w:val="000000" w:themeColor="text1"/>
            <w:sz w:val="24"/>
            <w:szCs w:val="24"/>
          </w:rPr>
          <w:t xml:space="preserve"> d</w:t>
        </w:r>
        <w:r w:rsidR="001E0F71" w:rsidRPr="00636C9B">
          <w:rPr>
            <w:rFonts w:ascii="Times New Roman" w:hAnsi="Times New Roman"/>
            <w:color w:val="000000" w:themeColor="text1"/>
            <w:sz w:val="24"/>
            <w:szCs w:val="24"/>
          </w:rPr>
          <w:t>eviation</w:t>
        </w:r>
        <w:r w:rsidR="00F60976">
          <w:rPr>
            <w:rFonts w:ascii="Times New Roman" w:hAnsi="Times New Roman"/>
            <w:color w:val="000000" w:themeColor="text1"/>
            <w:sz w:val="24"/>
            <w:szCs w:val="24"/>
          </w:rPr>
          <w:t>s</w:t>
        </w:r>
        <w:r w:rsidR="003D4196" w:rsidRPr="00636C9B">
          <w:rPr>
            <w:rFonts w:ascii="Times New Roman" w:hAnsi="Times New Roman"/>
            <w:color w:val="000000" w:themeColor="text1"/>
            <w:sz w:val="24"/>
            <w:szCs w:val="24"/>
          </w:rPr>
          <w:t xml:space="preserve"> from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w:t>
        </w:r>
        <w:r w:rsidR="00CE3780">
          <w:rPr>
            <w:rFonts w:ascii="Times New Roman" w:hAnsi="Times New Roman"/>
            <w:color w:val="000000" w:themeColor="text1"/>
            <w:sz w:val="24"/>
            <w:szCs w:val="24"/>
          </w:rPr>
          <w:t xml:space="preserve"> temperatures</w:t>
        </w:r>
        <w:r w:rsidR="00535171">
          <w:rPr>
            <w:rFonts w:ascii="Times New Roman" w:hAnsi="Times New Roman"/>
            <w:color w:val="000000" w:themeColor="text1"/>
            <w:sz w:val="24"/>
            <w:szCs w:val="24"/>
          </w:rPr>
          <w:t xml:space="preserve">, or </w:t>
        </w:r>
        <w:r w:rsidR="00F536DD">
          <w:rPr>
            <w:rFonts w:ascii="Times New Roman" w:hAnsi="Times New Roman"/>
            <w:color w:val="000000" w:themeColor="text1"/>
            <w:sz w:val="24"/>
            <w:szCs w:val="24"/>
          </w:rPr>
          <w:t xml:space="preserve">temperature </w:t>
        </w:r>
        <w:r w:rsidR="00AA142F">
          <w:rPr>
            <w:rFonts w:ascii="Times New Roman" w:hAnsi="Times New Roman"/>
            <w:color w:val="000000" w:themeColor="text1"/>
            <w:sz w:val="24"/>
            <w:szCs w:val="24"/>
          </w:rPr>
          <w:t>anomalies,</w:t>
        </w:r>
        <w:r w:rsidR="00D0651D" w:rsidRPr="00636C9B">
          <w:rPr>
            <w:rFonts w:ascii="Times New Roman" w:hAnsi="Times New Roman"/>
            <w:color w:val="000000" w:themeColor="text1"/>
            <w:sz w:val="24"/>
            <w:szCs w:val="24"/>
          </w:rPr>
          <w:t xml:space="preserve"> </w:t>
        </w:r>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r w:rsidR="009431B8">
          <w:rPr>
            <w:rFonts w:ascii="Times New Roman" w:hAnsi="Times New Roman"/>
            <w:color w:val="000000" w:themeColor="text1"/>
            <w:sz w:val="24"/>
            <w:szCs w:val="24"/>
          </w:rPr>
          <w:t>, due to disruption to adaptation</w:t>
        </w:r>
        <w:r w:rsidR="009E3017">
          <w:rPr>
            <w:rFonts w:ascii="Times New Roman" w:hAnsi="Times New Roman"/>
            <w:color w:val="000000" w:themeColor="text1"/>
            <w:sz w:val="24"/>
            <w:szCs w:val="24"/>
          </w:rPr>
          <w:t xml:space="preserve"> and changes in behaviour</w:t>
        </w:r>
        <w:r w:rsidR="001A4AD3" w:rsidRPr="00636C9B">
          <w:rPr>
            <w:rFonts w:ascii="Times New Roman" w:hAnsi="Times New Roman"/>
            <w:color w:val="000000" w:themeColor="text1"/>
            <w:sz w:val="24"/>
            <w:szCs w:val="24"/>
          </w:rPr>
          <w:t>.</w:t>
        </w:r>
        <w:r w:rsidR="00A07AE1">
          <w:rPr>
            <w:rFonts w:ascii="Times New Roman" w:hAnsi="Times New Roman"/>
            <w:color w:val="000000" w:themeColor="text1"/>
            <w:sz w:val="24"/>
            <w:szCs w:val="24"/>
          </w:rPr>
          <w:fldChar w:fldCharType="begin" w:fldLock="1"/>
        </w:r>
        <w:r w:rsidR="00BD3D8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2–5&lt;/sup&gt;","plainTextFormattedCitation":"2–5","previouslyFormattedCitation":"&lt;sup&gt;2–5&lt;/sup&gt;"},"properties":{"noteIndex":0},"schema":"https://github.com/citation-style-language/schema/raw/master/csl-citation.json"}</w:instrText>
        </w:r>
        <w:r w:rsidR="00A07AE1">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2–5</w:t>
        </w:r>
        <w:r w:rsidR="00A07AE1">
          <w:rPr>
            <w:rFonts w:ascii="Times New Roman" w:hAnsi="Times New Roman"/>
            <w:color w:val="000000" w:themeColor="text1"/>
            <w:sz w:val="24"/>
            <w:szCs w:val="24"/>
          </w:rPr>
          <w:fldChar w:fldCharType="end"/>
        </w:r>
        <w:r w:rsidR="00BD5F4B">
          <w:rPr>
            <w:rFonts w:ascii="Times New Roman" w:hAnsi="Times New Roman"/>
            <w:color w:val="000000" w:themeColor="text1"/>
            <w:sz w:val="24"/>
            <w:szCs w:val="24"/>
          </w:rPr>
          <w:t xml:space="preserve"> </w:t>
        </w:r>
        <w:r w:rsidR="004C7EE7">
          <w:rPr>
            <w:rFonts w:ascii="Times New Roman" w:hAnsi="Times New Roman"/>
            <w:color w:val="000000" w:themeColor="text1"/>
            <w:sz w:val="24"/>
            <w:szCs w:val="24"/>
          </w:rPr>
          <w:t>The increasing frequency of anomalous temperature</w:t>
        </w:r>
        <w:r w:rsidR="007175CF">
          <w:rPr>
            <w:rFonts w:ascii="Times New Roman" w:hAnsi="Times New Roman"/>
            <w:color w:val="000000" w:themeColor="text1"/>
            <w:sz w:val="24"/>
            <w:szCs w:val="24"/>
          </w:rPr>
          <w:t xml:space="preserve"> caused by c</w:t>
        </w:r>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r w:rsidR="00B810F0">
          <w:rPr>
            <w:rFonts w:ascii="Times New Roman" w:hAnsi="Times New Roman"/>
            <w:color w:val="000000" w:themeColor="text1"/>
            <w:sz w:val="24"/>
            <w:szCs w:val="24"/>
          </w:rPr>
          <w:t>will</w:t>
        </w:r>
        <w:r w:rsidR="00B810F0" w:rsidRPr="00636C9B">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w:t>
        </w:r>
        <w:r w:rsidR="00CB61C9">
          <w:rPr>
            <w:rFonts w:ascii="Times New Roman" w:hAnsi="Times New Roman"/>
            <w:color w:val="000000" w:themeColor="text1"/>
            <w:sz w:val="24"/>
            <w:szCs w:val="24"/>
          </w:rPr>
          <w:t xml:space="preserve"> </w:t>
        </w:r>
        <w:r w:rsidR="004C2047" w:rsidRPr="00636C9B">
          <w:rPr>
            <w:rFonts w:ascii="Times New Roman" w:hAnsi="Times New Roman"/>
            <w:color w:val="000000" w:themeColor="text1"/>
            <w:sz w:val="24"/>
            <w:szCs w:val="24"/>
          </w:rPr>
          <w:t>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r w:rsidR="00F87BFE">
          <w:rPr>
            <w:rFonts w:ascii="Times New Roman" w:hAnsi="Times New Roman"/>
            <w:color w:val="000000" w:themeColor="text1"/>
            <w:sz w:val="24"/>
            <w:szCs w:val="24"/>
          </w:rPr>
          <w:t>.</w:t>
        </w:r>
      </w:ins>
    </w:p>
    <w:p w14:paraId="423CA46E" w14:textId="77777777" w:rsidR="00530F84" w:rsidRPr="00636C9B" w:rsidRDefault="00530F84" w:rsidP="00D76DF7">
      <w:pPr>
        <w:spacing w:after="0" w:line="480" w:lineRule="auto"/>
        <w:jc w:val="both"/>
        <w:rPr>
          <w:ins w:id="30" w:author="Parks, Robbie M" w:date="2018-11-30T08:04:00Z"/>
          <w:rFonts w:ascii="Times New Roman" w:hAnsi="Times New Roman"/>
          <w:color w:val="000000" w:themeColor="text1"/>
          <w:sz w:val="24"/>
          <w:szCs w:val="24"/>
        </w:rPr>
      </w:pPr>
    </w:p>
    <w:p w14:paraId="17D429E9" w14:textId="656B552C" w:rsidR="005C543C" w:rsidRDefault="00446A46" w:rsidP="002339FB">
      <w:pPr>
        <w:spacing w:after="0" w:line="480" w:lineRule="auto"/>
        <w:jc w:val="both"/>
        <w:rPr>
          <w:ins w:id="31" w:author="Parks, Robbie M" w:date="2018-11-30T08:04:00Z"/>
          <w:rFonts w:ascii="Times New Roman" w:hAnsi="Times New Roman"/>
          <w:color w:val="000000" w:themeColor="text1"/>
          <w:sz w:val="24"/>
          <w:szCs w:val="24"/>
        </w:rPr>
      </w:pPr>
      <w:ins w:id="32" w:author="Parks, Robbie M" w:date="2018-11-30T08:04:00Z">
        <w:r>
          <w:rPr>
            <w:rFonts w:ascii="Times New Roman" w:hAnsi="Times New Roman"/>
            <w:color w:val="000000" w:themeColor="text1"/>
            <w:sz w:val="24"/>
            <w:szCs w:val="24"/>
          </w:rPr>
          <w:t>A</w:t>
        </w:r>
        <w:r w:rsidR="00EC401C">
          <w:rPr>
            <w:rFonts w:ascii="Times New Roman" w:hAnsi="Times New Roman"/>
            <w:color w:val="000000" w:themeColor="text1"/>
            <w:sz w:val="24"/>
            <w:szCs w:val="24"/>
          </w:rPr>
          <w:t xml:space="preserve">n analysis of how </w:t>
        </w:r>
        <w:r w:rsidR="008F5B74">
          <w:rPr>
            <w:rFonts w:ascii="Times New Roman" w:hAnsi="Times New Roman"/>
            <w:color w:val="000000" w:themeColor="text1"/>
            <w:sz w:val="24"/>
            <w:szCs w:val="24"/>
          </w:rPr>
          <w:t>temperature anomalies</w:t>
        </w:r>
        <w:r w:rsidR="00EC401C">
          <w:rPr>
            <w:rFonts w:ascii="Times New Roman" w:hAnsi="Times New Roman"/>
            <w:color w:val="000000" w:themeColor="text1"/>
            <w:sz w:val="24"/>
            <w:szCs w:val="24"/>
          </w:rPr>
          <w:t xml:space="preserve"> are associated wit</w:t>
        </w:r>
        <w:r w:rsidR="00C93D61">
          <w:rPr>
            <w:rFonts w:ascii="Times New Roman" w:hAnsi="Times New Roman"/>
            <w:color w:val="000000" w:themeColor="text1"/>
            <w:sz w:val="24"/>
            <w:szCs w:val="24"/>
          </w:rPr>
          <w:t>h change in</w:t>
        </w:r>
        <w:r w:rsidR="00EC401C">
          <w:rPr>
            <w:rFonts w:ascii="Times New Roman" w:hAnsi="Times New Roman"/>
            <w:color w:val="000000" w:themeColor="text1"/>
            <w:sz w:val="24"/>
            <w:szCs w:val="24"/>
          </w:rPr>
          <w:t xml:space="preserve"> health outcomes for </w:t>
        </w:r>
        <w:r w:rsidR="00E04629">
          <w:rPr>
            <w:rFonts w:ascii="Times New Roman" w:hAnsi="Times New Roman"/>
            <w:color w:val="000000" w:themeColor="text1"/>
            <w:sz w:val="24"/>
            <w:szCs w:val="24"/>
          </w:rPr>
          <w:t>the entire</w:t>
        </w:r>
        <w:r w:rsidR="00EC401C">
          <w:rPr>
            <w:rFonts w:ascii="Times New Roman" w:hAnsi="Times New Roman"/>
            <w:color w:val="000000" w:themeColor="text1"/>
            <w:sz w:val="24"/>
            <w:szCs w:val="24"/>
          </w:rPr>
          <w:t xml:space="preserve"> spectrum of health outcomes</w:t>
        </w:r>
        <w:r w:rsidR="00E04629">
          <w:rPr>
            <w:rFonts w:ascii="Times New Roman" w:hAnsi="Times New Roman"/>
            <w:color w:val="000000" w:themeColor="text1"/>
            <w:sz w:val="24"/>
            <w:szCs w:val="24"/>
          </w:rPr>
          <w:t xml:space="preserve">, including </w:t>
        </w:r>
        <w:r w:rsidR="00004B85">
          <w:rPr>
            <w:rFonts w:ascii="Times New Roman" w:hAnsi="Times New Roman"/>
            <w:color w:val="000000" w:themeColor="text1"/>
            <w:sz w:val="24"/>
            <w:szCs w:val="24"/>
          </w:rPr>
          <w:t>injuries</w:t>
        </w:r>
        <w:r w:rsidR="009C2CAA">
          <w:rPr>
            <w:rFonts w:ascii="Times New Roman" w:hAnsi="Times New Roman"/>
            <w:color w:val="000000" w:themeColor="text1"/>
            <w:sz w:val="24"/>
            <w:szCs w:val="24"/>
          </w:rPr>
          <w:t>,</w:t>
        </w:r>
        <w:r>
          <w:rPr>
            <w:rFonts w:ascii="Times New Roman" w:hAnsi="Times New Roman"/>
            <w:color w:val="000000" w:themeColor="text1"/>
            <w:sz w:val="24"/>
            <w:szCs w:val="24"/>
          </w:rPr>
          <w:t xml:space="preserve"> is needed</w:t>
        </w:r>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focused on how mortality from natural causes is affected by daily or multi-day hot/cold episode</w:t>
        </w:r>
        <w:r w:rsidR="009F14CD">
          <w:rPr>
            <w:rFonts w:ascii="Times New Roman" w:hAnsi="Times New Roman"/>
            <w:color w:val="000000" w:themeColor="text1"/>
            <w:sz w:val="24"/>
            <w:szCs w:val="24"/>
          </w:rPr>
          <w:t>s</w:t>
        </w:r>
        <w:r w:rsidR="002339FB" w:rsidRPr="00636C9B">
          <w:rPr>
            <w:rFonts w:ascii="Times New Roman" w:hAnsi="Times New Roman"/>
            <w:color w:val="000000" w:themeColor="text1"/>
            <w:sz w:val="24"/>
            <w:szCs w:val="24"/>
          </w:rPr>
          <w:t>.</w:t>
        </w:r>
        <w:r w:rsidR="00357D07">
          <w:rPr>
            <w:rFonts w:ascii="Times New Roman" w:hAnsi="Times New Roman"/>
            <w:color w:val="000000" w:themeColor="text1"/>
            <w:sz w:val="24"/>
            <w:szCs w:val="24"/>
          </w:rPr>
          <w:fldChar w:fldCharType="begin" w:fldLock="1"/>
        </w:r>
        <w:r w:rsidR="00BD3D8F">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2–6&lt;/sup&gt;","plainTextFormattedCitation":"2–6","previouslyFormattedCitation":"&lt;sup&gt;2–6&lt;/sup&gt;"},"properties":{"noteIndex":0},"schema":"https://github.com/citation-style-language/schema/raw/master/csl-citation.json"}</w:instrText>
        </w:r>
        <w:r w:rsidR="00357D07">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2–6</w:t>
        </w:r>
        <w:r w:rsidR="00357D07">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r w:rsidR="00095F25">
          <w:rPr>
            <w:rFonts w:ascii="Times New Roman" w:hAnsi="Times New Roman"/>
            <w:color w:val="000000" w:themeColor="text1"/>
            <w:sz w:val="24"/>
            <w:szCs w:val="24"/>
          </w:rPr>
          <w:t xml:space="preserve">The impact of extreme heat on mortality </w:t>
        </w:r>
        <w:r w:rsidR="00E108B5">
          <w:rPr>
            <w:rFonts w:ascii="Times New Roman" w:hAnsi="Times New Roman"/>
            <w:color w:val="000000" w:themeColor="text1"/>
            <w:sz w:val="24"/>
            <w:szCs w:val="24"/>
          </w:rPr>
          <w:t xml:space="preserve">from natural causes </w:t>
        </w:r>
        <w:r w:rsidR="00095F25">
          <w:rPr>
            <w:rFonts w:ascii="Times New Roman" w:hAnsi="Times New Roman"/>
            <w:color w:val="000000" w:themeColor="text1"/>
            <w:sz w:val="24"/>
            <w:szCs w:val="24"/>
          </w:rPr>
          <w:t>has also attracted interest.</w:t>
        </w:r>
        <w:r w:rsidR="00095F25">
          <w:rPr>
            <w:rFonts w:ascii="Times New Roman" w:hAnsi="Times New Roman"/>
            <w:color w:val="000000" w:themeColor="text1"/>
            <w:sz w:val="24"/>
            <w:szCs w:val="24"/>
          </w:rPr>
          <w:fldChar w:fldCharType="begin" w:fldLock="1"/>
        </w:r>
        <w:r w:rsidR="00BB0182">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instrText>
        </w:r>
        <w:r w:rsidR="00095F25">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7–12</w:t>
        </w:r>
        <w:r w:rsidR="00095F25">
          <w:rPr>
            <w:rFonts w:ascii="Times New Roman" w:hAnsi="Times New Roman"/>
            <w:color w:val="000000" w:themeColor="text1"/>
            <w:sz w:val="24"/>
            <w:szCs w:val="24"/>
          </w:rPr>
          <w:fldChar w:fldCharType="end"/>
        </w:r>
        <w:r w:rsidR="00095F25">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H</w:t>
        </w:r>
        <w:r w:rsidR="005C543C" w:rsidRPr="00636C9B">
          <w:rPr>
            <w:rFonts w:ascii="Times New Roman" w:hAnsi="Times New Roman"/>
            <w:color w:val="000000" w:themeColor="text1"/>
            <w:sz w:val="24"/>
            <w:szCs w:val="24"/>
          </w:rPr>
          <w:t>owever</w:t>
        </w:r>
        <w:r w:rsidR="005C543C">
          <w:rPr>
            <w:rFonts w:ascii="Times New Roman" w:hAnsi="Times New Roman"/>
            <w:color w:val="000000" w:themeColor="text1"/>
            <w:sz w:val="24"/>
            <w:szCs w:val="24"/>
          </w:rPr>
          <w:t>,</w:t>
        </w:r>
        <w:r w:rsidR="005C543C" w:rsidRPr="00636C9B">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t</w:t>
        </w:r>
        <w:r w:rsidR="005C543C" w:rsidRPr="00636C9B">
          <w:rPr>
            <w:rFonts w:ascii="Times New Roman" w:hAnsi="Times New Roman"/>
            <w:color w:val="000000" w:themeColor="text1"/>
            <w:sz w:val="24"/>
            <w:szCs w:val="24"/>
          </w:rPr>
          <w:t xml:space="preserve">he causal link between injury deaths and temperature, where the interaction is likely to be </w:t>
        </w:r>
        <w:r w:rsidR="001D21BD">
          <w:rPr>
            <w:rFonts w:ascii="Times New Roman" w:hAnsi="Times New Roman"/>
            <w:color w:val="000000" w:themeColor="text1"/>
            <w:sz w:val="24"/>
            <w:szCs w:val="24"/>
          </w:rPr>
          <w:t>modulated via</w:t>
        </w:r>
        <w:r w:rsidR="005C543C" w:rsidRPr="00636C9B">
          <w:rPr>
            <w:rFonts w:ascii="Times New Roman" w:hAnsi="Times New Roman"/>
            <w:color w:val="000000" w:themeColor="text1"/>
            <w:sz w:val="24"/>
            <w:szCs w:val="24"/>
          </w:rPr>
          <w:t xml:space="preserve"> more complicated behavioural and psychological </w:t>
        </w:r>
        <w:r w:rsidR="001D21BD">
          <w:rPr>
            <w:rFonts w:ascii="Times New Roman" w:hAnsi="Times New Roman"/>
            <w:color w:val="000000" w:themeColor="text1"/>
            <w:sz w:val="24"/>
            <w:szCs w:val="24"/>
          </w:rPr>
          <w:t>pathways</w:t>
        </w:r>
        <w:r w:rsidR="005C543C" w:rsidRPr="00636C9B">
          <w:rPr>
            <w:rFonts w:ascii="Times New Roman" w:hAnsi="Times New Roman"/>
            <w:color w:val="000000" w:themeColor="text1"/>
            <w:sz w:val="24"/>
            <w:szCs w:val="24"/>
          </w:rPr>
          <w:t>, is less well-researched</w:t>
        </w:r>
        <w:r w:rsidR="00064EEB">
          <w:rPr>
            <w:rFonts w:ascii="Times New Roman" w:hAnsi="Times New Roman"/>
            <w:color w:val="000000" w:themeColor="text1"/>
            <w:sz w:val="24"/>
            <w:szCs w:val="24"/>
          </w:rPr>
          <w:t xml:space="preserve"> and often neglected</w:t>
        </w:r>
        <w:r w:rsidR="00707847">
          <w:rPr>
            <w:rFonts w:ascii="Times New Roman" w:hAnsi="Times New Roman"/>
            <w:color w:val="000000" w:themeColor="text1"/>
            <w:sz w:val="24"/>
            <w:szCs w:val="24"/>
          </w:rPr>
          <w:t xml:space="preserve"> in analysis</w:t>
        </w:r>
        <w:r w:rsidR="005C543C" w:rsidRPr="00636C9B">
          <w:rPr>
            <w:rFonts w:ascii="Times New Roman" w:hAnsi="Times New Roman"/>
            <w:color w:val="000000" w:themeColor="text1"/>
            <w:sz w:val="24"/>
            <w:szCs w:val="24"/>
          </w:rPr>
          <w:t>.</w:t>
        </w:r>
      </w:ins>
    </w:p>
    <w:p w14:paraId="64079337" w14:textId="75420D72" w:rsidR="002339FB" w:rsidRPr="00636C9B" w:rsidRDefault="002339FB" w:rsidP="002339FB">
      <w:pPr>
        <w:spacing w:after="0" w:line="480" w:lineRule="auto"/>
        <w:jc w:val="both"/>
        <w:rPr>
          <w:ins w:id="33" w:author="Parks, Robbie M" w:date="2018-11-30T08:04:00Z"/>
          <w:rFonts w:ascii="Times New Roman" w:hAnsi="Times New Roman"/>
          <w:color w:val="000000" w:themeColor="text1"/>
          <w:sz w:val="24"/>
          <w:szCs w:val="24"/>
        </w:rPr>
      </w:pPr>
      <w:commentRangeStart w:id="34"/>
      <w:commentRangeEnd w:id="34"/>
    </w:p>
    <w:p w14:paraId="59E5EACC" w14:textId="082C53E1" w:rsidR="00252CB9" w:rsidRPr="00636C9B" w:rsidRDefault="00092224" w:rsidP="00252CB9">
      <w:pPr>
        <w:spacing w:after="0" w:line="480" w:lineRule="auto"/>
        <w:jc w:val="both"/>
        <w:rPr>
          <w:ins w:id="35" w:author="Parks, Robbie M" w:date="2018-11-30T08:04:00Z"/>
          <w:rFonts w:ascii="Times New Roman" w:hAnsi="Times New Roman"/>
          <w:color w:val="000000" w:themeColor="text1"/>
          <w:sz w:val="24"/>
          <w:szCs w:val="24"/>
        </w:rPr>
      </w:pPr>
      <w:ins w:id="36" w:author="Parks, Robbie M" w:date="2018-11-30T08:04:00Z">
        <w:r>
          <w:rPr>
            <w:rFonts w:ascii="Times New Roman" w:hAnsi="Times New Roman"/>
            <w:color w:val="000000" w:themeColor="text1"/>
            <w:sz w:val="24"/>
            <w:szCs w:val="24"/>
          </w:rPr>
          <w:t>A</w:t>
        </w:r>
        <w:r w:rsidR="005C543C" w:rsidRPr="005C543C">
          <w:rPr>
            <w:rFonts w:ascii="Times New Roman" w:hAnsi="Times New Roman"/>
            <w:color w:val="000000" w:themeColor="text1"/>
            <w:sz w:val="24"/>
            <w:szCs w:val="24"/>
          </w:rPr>
          <w:t xml:space="preserve"> thoroug</w:t>
        </w:r>
        <w:r w:rsidR="005C543C">
          <w:rPr>
            <w:rFonts w:ascii="Times New Roman" w:hAnsi="Times New Roman"/>
            <w:color w:val="000000" w:themeColor="text1"/>
            <w:sz w:val="24"/>
            <w:szCs w:val="24"/>
          </w:rPr>
          <w:t xml:space="preserve">h understanding of the </w:t>
        </w:r>
        <w:r w:rsidR="00AF294A">
          <w:rPr>
            <w:rFonts w:ascii="Times New Roman" w:hAnsi="Times New Roman"/>
            <w:color w:val="000000" w:themeColor="text1"/>
            <w:sz w:val="24"/>
            <w:szCs w:val="24"/>
          </w:rPr>
          <w:t xml:space="preserve">effect of deviations of temperature from long-term averages on types of injury mortality </w:t>
        </w:r>
        <w:r w:rsidR="005C543C" w:rsidRPr="005C543C">
          <w:rPr>
            <w:rFonts w:ascii="Times New Roman" w:hAnsi="Times New Roman"/>
            <w:color w:val="000000" w:themeColor="text1"/>
            <w:sz w:val="24"/>
            <w:szCs w:val="24"/>
          </w:rPr>
          <w:t xml:space="preserve">is needed to identify at-risk groups, plan responses </w:t>
        </w:r>
        <w:r w:rsidR="00AF294A" w:rsidRPr="005C543C">
          <w:rPr>
            <w:rFonts w:ascii="Times New Roman" w:hAnsi="Times New Roman"/>
            <w:color w:val="000000" w:themeColor="text1"/>
            <w:sz w:val="24"/>
            <w:szCs w:val="24"/>
          </w:rPr>
          <w:t>now</w:t>
        </w:r>
        <w:r w:rsidR="005C543C" w:rsidRPr="005C543C">
          <w:rPr>
            <w:rFonts w:ascii="Times New Roman" w:hAnsi="Times New Roman"/>
            <w:color w:val="000000" w:themeColor="text1"/>
            <w:sz w:val="24"/>
            <w:szCs w:val="24"/>
          </w:rPr>
          <w:t xml:space="preserve"> as well as under changing climat</w:t>
        </w:r>
        <w:r w:rsidR="00AF294A">
          <w:rPr>
            <w:rFonts w:ascii="Times New Roman" w:hAnsi="Times New Roman"/>
            <w:color w:val="000000" w:themeColor="text1"/>
            <w:sz w:val="24"/>
            <w:szCs w:val="24"/>
          </w:rPr>
          <w:t xml:space="preserve">e conditions. </w:t>
        </w:r>
        <w:r w:rsidR="001810A3">
          <w:rPr>
            <w:rFonts w:ascii="Times New Roman" w:hAnsi="Times New Roman"/>
            <w:color w:val="000000" w:themeColor="text1"/>
            <w:sz w:val="24"/>
            <w:szCs w:val="24"/>
          </w:rPr>
          <w:t xml:space="preserve">Differing age groups and sexes can </w:t>
        </w:r>
        <w:r w:rsidR="001810A3" w:rsidRPr="00636C9B">
          <w:rPr>
            <w:rFonts w:ascii="Times New Roman" w:hAnsi="Times New Roman"/>
            <w:color w:val="000000" w:themeColor="text1"/>
            <w:sz w:val="24"/>
            <w:szCs w:val="24"/>
          </w:rPr>
          <w:t>possess varying levels of resilience to anomal</w:t>
        </w:r>
        <w:r w:rsidR="008307F7">
          <w:rPr>
            <w:rFonts w:ascii="Times New Roman" w:hAnsi="Times New Roman"/>
            <w:color w:val="000000" w:themeColor="text1"/>
            <w:sz w:val="24"/>
            <w:szCs w:val="24"/>
          </w:rPr>
          <w:t>ous temperature</w:t>
        </w:r>
        <w:r w:rsidR="001810A3">
          <w:rPr>
            <w:rFonts w:ascii="Times New Roman" w:hAnsi="Times New Roman"/>
            <w:color w:val="000000" w:themeColor="text1"/>
            <w:sz w:val="24"/>
            <w:szCs w:val="24"/>
          </w:rPr>
          <w:t>.</w:t>
        </w:r>
        <w:r w:rsidR="001810A3" w:rsidRPr="00636C9B">
          <w:rPr>
            <w:rFonts w:ascii="Times New Roman" w:hAnsi="Times New Roman"/>
            <w:color w:val="000000" w:themeColor="text1"/>
            <w:sz w:val="24"/>
            <w:szCs w:val="24"/>
          </w:rPr>
          <w:fldChar w:fldCharType="begin" w:fldLock="1"/>
        </w:r>
        <w:r w:rsidR="00BD3D8F">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3–6,13–15&lt;/sup&gt;","plainTextFormattedCitation":"3–6,13–15","previouslyFormattedCitation":"&lt;sup&gt;3–6,13–15&lt;/sup&gt;"},"properties":{"noteIndex":0},"schema":"https://github.com/citation-style-language/schema/raw/master/csl-citation.json"}</w:instrText>
        </w:r>
        <w:r w:rsidR="001810A3" w:rsidRPr="00636C9B">
          <w:rPr>
            <w:rFonts w:ascii="Times New Roman" w:hAnsi="Times New Roman"/>
            <w:color w:val="000000" w:themeColor="text1"/>
            <w:sz w:val="24"/>
            <w:szCs w:val="24"/>
          </w:rPr>
          <w:fldChar w:fldCharType="separate"/>
        </w:r>
        <w:r w:rsidR="001810A3" w:rsidRPr="001B0FEB">
          <w:rPr>
            <w:rFonts w:ascii="Times New Roman" w:hAnsi="Times New Roman"/>
            <w:noProof/>
            <w:color w:val="000000" w:themeColor="text1"/>
            <w:sz w:val="24"/>
            <w:szCs w:val="24"/>
            <w:vertAlign w:val="superscript"/>
          </w:rPr>
          <w:t>3–6,13–15</w:t>
        </w:r>
        <w:r w:rsidR="001810A3" w:rsidRPr="00636C9B">
          <w:rPr>
            <w:rFonts w:ascii="Times New Roman" w:hAnsi="Times New Roman"/>
            <w:color w:val="000000" w:themeColor="text1"/>
            <w:sz w:val="24"/>
            <w:szCs w:val="24"/>
          </w:rPr>
          <w:fldChar w:fldCharType="end"/>
        </w:r>
        <w:r w:rsidR="001810A3">
          <w:rPr>
            <w:rFonts w:ascii="Times New Roman" w:hAnsi="Times New Roman"/>
            <w:color w:val="000000" w:themeColor="text1"/>
            <w:sz w:val="24"/>
            <w:szCs w:val="24"/>
          </w:rPr>
          <w:t xml:space="preserve"> </w:t>
        </w:r>
        <w:r w:rsidR="000A38D2">
          <w:rPr>
            <w:rFonts w:ascii="Times New Roman" w:hAnsi="Times New Roman"/>
            <w:color w:val="000000" w:themeColor="text1"/>
            <w:sz w:val="24"/>
            <w:szCs w:val="24"/>
          </w:rPr>
          <w:t>T</w:t>
        </w:r>
        <w:r w:rsidR="005C543C" w:rsidRPr="005C543C">
          <w:rPr>
            <w:rFonts w:ascii="Times New Roman" w:hAnsi="Times New Roman"/>
            <w:color w:val="000000" w:themeColor="text1"/>
            <w:sz w:val="24"/>
            <w:szCs w:val="24"/>
          </w:rPr>
          <w:t xml:space="preserve">here is </w:t>
        </w:r>
        <w:r w:rsidR="00073F1B">
          <w:rPr>
            <w:rFonts w:ascii="Times New Roman" w:hAnsi="Times New Roman"/>
            <w:color w:val="000000" w:themeColor="text1"/>
            <w:sz w:val="24"/>
            <w:szCs w:val="24"/>
          </w:rPr>
          <w:t>currently</w:t>
        </w:r>
        <w:r w:rsidR="00BC66F6">
          <w:rPr>
            <w:rFonts w:ascii="Times New Roman" w:hAnsi="Times New Roman"/>
            <w:color w:val="000000" w:themeColor="text1"/>
            <w:sz w:val="24"/>
            <w:szCs w:val="24"/>
          </w:rPr>
          <w:t xml:space="preserve"> </w:t>
        </w:r>
        <w:r w:rsidR="00D41C09">
          <w:rPr>
            <w:rFonts w:ascii="Times New Roman" w:hAnsi="Times New Roman"/>
            <w:color w:val="000000" w:themeColor="text1"/>
            <w:sz w:val="24"/>
            <w:szCs w:val="24"/>
          </w:rPr>
          <w:t>no</w:t>
        </w:r>
        <w:r w:rsidR="000A38D2">
          <w:rPr>
            <w:rFonts w:ascii="Times New Roman" w:hAnsi="Times New Roman"/>
            <w:color w:val="000000" w:themeColor="text1"/>
            <w:sz w:val="24"/>
            <w:szCs w:val="24"/>
          </w:rPr>
          <w:t xml:space="preserve"> detailed</w:t>
        </w:r>
        <w:r w:rsidR="005C543C" w:rsidRPr="005C543C">
          <w:rPr>
            <w:rFonts w:ascii="Times New Roman" w:hAnsi="Times New Roman"/>
            <w:color w:val="000000" w:themeColor="text1"/>
            <w:sz w:val="24"/>
            <w:szCs w:val="24"/>
          </w:rPr>
          <w:t xml:space="preserve"> information on how </w:t>
        </w:r>
        <w:r w:rsidR="000A38D2">
          <w:rPr>
            <w:rFonts w:ascii="Times New Roman" w:hAnsi="Times New Roman"/>
            <w:color w:val="000000" w:themeColor="text1"/>
            <w:sz w:val="24"/>
            <w:szCs w:val="24"/>
          </w:rPr>
          <w:t xml:space="preserve">different types of injury mortality respond with temperature in relation to age group and </w:t>
        </w:r>
        <w:r w:rsidR="005C543C" w:rsidRPr="005C543C">
          <w:rPr>
            <w:rFonts w:ascii="Times New Roman" w:hAnsi="Times New Roman"/>
            <w:color w:val="000000" w:themeColor="text1"/>
            <w:sz w:val="24"/>
            <w:szCs w:val="24"/>
          </w:rPr>
          <w:t>sex</w:t>
        </w:r>
        <w:r w:rsidR="00073F1B">
          <w:rPr>
            <w:rFonts w:ascii="Times New Roman" w:hAnsi="Times New Roman"/>
            <w:color w:val="000000" w:themeColor="text1"/>
            <w:sz w:val="24"/>
            <w:szCs w:val="24"/>
          </w:rPr>
          <w:t xml:space="preserve"> in the USA</w:t>
        </w:r>
        <w:r w:rsidR="00B24BE3">
          <w:rPr>
            <w:rFonts w:ascii="Times New Roman" w:hAnsi="Times New Roman"/>
            <w:color w:val="000000" w:themeColor="text1"/>
            <w:sz w:val="24"/>
            <w:szCs w:val="24"/>
          </w:rPr>
          <w:t xml:space="preserve">. </w:t>
        </w:r>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di</w:t>
        </w:r>
        <w:r w:rsidR="00C93D61">
          <w:rPr>
            <w:rFonts w:ascii="Times New Roman" w:hAnsi="Times New Roman"/>
            <w:color w:val="000000" w:themeColor="text1"/>
            <w:sz w:val="24"/>
            <w:szCs w:val="24"/>
          </w:rPr>
          <w:t>stinguishing by these features</w:t>
        </w:r>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ins>
    </w:p>
    <w:p w14:paraId="20612A69" w14:textId="77777777" w:rsidR="00F713D6" w:rsidRPr="00636C9B" w:rsidRDefault="00F713D6" w:rsidP="00530F84">
      <w:pPr>
        <w:spacing w:after="0" w:line="480" w:lineRule="auto"/>
        <w:jc w:val="both"/>
        <w:rPr>
          <w:ins w:id="37" w:author="Parks, Robbie M" w:date="2018-11-30T08:04:00Z"/>
          <w:rFonts w:ascii="Times New Roman" w:hAnsi="Times New Roman"/>
          <w:color w:val="000000" w:themeColor="text1"/>
          <w:sz w:val="24"/>
          <w:szCs w:val="24"/>
        </w:rPr>
      </w:pPr>
    </w:p>
    <w:p w14:paraId="4B43762F" w14:textId="2D837A7F"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w:t>
      </w:r>
      <w:del w:id="38" w:author="Parks, Robbie M" w:date="2018-11-30T08:04:00Z">
        <w:r w:rsidR="00E70EB0" w:rsidRPr="00636C9B">
          <w:rPr>
            <w:rFonts w:ascii="Times New Roman" w:hAnsi="Times New Roman"/>
            <w:color w:val="000000" w:themeColor="text1"/>
            <w:sz w:val="24"/>
            <w:szCs w:val="24"/>
          </w:rPr>
          <w:delText>spatiotemporal</w:delText>
        </w:r>
      </w:del>
      <w:ins w:id="39" w:author="Parks, Robbie M" w:date="2018-11-30T08:04:00Z">
        <w:r w:rsidR="00E70EB0" w:rsidRPr="00636C9B">
          <w:rPr>
            <w:rFonts w:ascii="Times New Roman" w:hAnsi="Times New Roman"/>
            <w:color w:val="000000" w:themeColor="text1"/>
            <w:sz w:val="24"/>
            <w:szCs w:val="24"/>
          </w:rPr>
          <w:t>spatio</w:t>
        </w:r>
        <w:r w:rsidR="00644C34">
          <w:rPr>
            <w:rFonts w:ascii="Times New Roman" w:hAnsi="Times New Roman"/>
            <w:color w:val="000000" w:themeColor="text1"/>
            <w:sz w:val="24"/>
            <w:szCs w:val="24"/>
          </w:rPr>
          <w:t>-</w:t>
        </w:r>
        <w:r w:rsidR="00E70EB0" w:rsidRPr="00636C9B">
          <w:rPr>
            <w:rFonts w:ascii="Times New Roman" w:hAnsi="Times New Roman"/>
            <w:color w:val="000000" w:themeColor="text1"/>
            <w:sz w:val="24"/>
            <w:szCs w:val="24"/>
          </w:rPr>
          <w:t>temporal</w:t>
        </w:r>
      </w:ins>
      <w:r w:rsidR="00E70EB0" w:rsidRPr="00636C9B">
        <w:rPr>
          <w:rFonts w:ascii="Times New Roman" w:hAnsi="Times New Roman"/>
          <w:color w:val="000000" w:themeColor="text1"/>
          <w:sz w:val="24"/>
          <w:szCs w:val="24"/>
        </w:rPr>
        <w:t xml:space="preserve">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commentRangeStart w:id="40"/>
      <w:del w:id="41" w:author="Parks, Robbie M" w:date="2018-11-30T08:04:00Z">
        <w:r w:rsidR="00567A03">
          <w:rPr>
            <w:rFonts w:ascii="Times New Roman" w:hAnsi="Times New Roman"/>
            <w:color w:val="000000" w:themeColor="text1"/>
            <w:sz w:val="24"/>
            <w:szCs w:val="24"/>
          </w:rPr>
          <w:delText>mutiple</w:delText>
        </w:r>
        <w:r w:rsidR="00E62AEB">
          <w:rPr>
            <w:rFonts w:ascii="Times New Roman" w:hAnsi="Times New Roman"/>
            <w:color w:val="000000" w:themeColor="text1"/>
            <w:sz w:val="24"/>
            <w:szCs w:val="24"/>
          </w:rPr>
          <w:delText xml:space="preserve"> </w:delText>
        </w:r>
        <w:r w:rsidR="00F713D6" w:rsidRPr="00636C9B">
          <w:rPr>
            <w:rFonts w:ascii="Times New Roman" w:hAnsi="Times New Roman"/>
            <w:color w:val="000000" w:themeColor="text1"/>
            <w:sz w:val="24"/>
            <w:szCs w:val="24"/>
          </w:rPr>
          <w:delText>c</w:delText>
        </w:r>
        <w:commentRangeEnd w:id="40"/>
        <w:r w:rsidR="00B950F6">
          <w:rPr>
            <w:rStyle w:val="CommentReference"/>
            <w:rFonts w:asciiTheme="minorHAnsi" w:eastAsiaTheme="minorHAnsi" w:hAnsiTheme="minorHAnsi" w:cstheme="minorBidi"/>
          </w:rPr>
          <w:commentReference w:id="40"/>
        </w:r>
        <w:r w:rsidR="00F713D6" w:rsidRPr="00636C9B">
          <w:rPr>
            <w:rFonts w:ascii="Times New Roman" w:hAnsi="Times New Roman"/>
            <w:color w:val="000000" w:themeColor="text1"/>
            <w:sz w:val="24"/>
            <w:szCs w:val="24"/>
          </w:rPr>
          <w:delText>ategories</w:delText>
        </w:r>
      </w:del>
      <w:ins w:id="42" w:author="Parks, Robbie M" w:date="2018-11-30T08:04:00Z">
        <w:r w:rsidR="006838D1">
          <w:rPr>
            <w:rFonts w:ascii="Times New Roman" w:hAnsi="Times New Roman"/>
            <w:color w:val="000000" w:themeColor="text1"/>
            <w:sz w:val="24"/>
            <w:szCs w:val="24"/>
          </w:rPr>
          <w:t>multiple</w:t>
        </w:r>
        <w:r w:rsidR="00E62AEB">
          <w:rPr>
            <w:rFonts w:ascii="Times New Roman" w:hAnsi="Times New Roman"/>
            <w:color w:val="000000" w:themeColor="text1"/>
            <w:sz w:val="24"/>
            <w:szCs w:val="24"/>
          </w:rPr>
          <w:t xml:space="preserve"> </w:t>
        </w:r>
        <w:r w:rsidR="00CA0B8B">
          <w:rPr>
            <w:rFonts w:ascii="Times New Roman" w:hAnsi="Times New Roman"/>
            <w:color w:val="000000" w:themeColor="text1"/>
            <w:sz w:val="24"/>
            <w:szCs w:val="24"/>
          </w:rPr>
          <w:t>types</w:t>
        </w:r>
      </w:ins>
      <w:r w:rsidR="00CA0B8B" w:rsidRPr="00636C9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of injury</w:t>
      </w:r>
      <w:r w:rsidR="00CF446F" w:rsidRPr="00636C9B">
        <w:rPr>
          <w:rFonts w:ascii="Times New Roman" w:hAnsi="Times New Roman"/>
          <w:color w:val="000000" w:themeColor="text1"/>
          <w:sz w:val="24"/>
          <w:szCs w:val="24"/>
        </w:rPr>
        <w:t xml:space="preserve"> by </w:t>
      </w:r>
      <w:del w:id="43" w:author="Parks, Robbie M" w:date="2018-11-30T08:04:00Z">
        <w:r w:rsidR="00CF446F" w:rsidRPr="00636C9B">
          <w:rPr>
            <w:rFonts w:ascii="Times New Roman" w:hAnsi="Times New Roman"/>
            <w:color w:val="000000" w:themeColor="text1"/>
            <w:sz w:val="24"/>
            <w:szCs w:val="24"/>
          </w:rPr>
          <w:delText>socio-demographic c</w:delText>
        </w:r>
        <w:r w:rsidR="000135F4" w:rsidRPr="00636C9B">
          <w:rPr>
            <w:rFonts w:ascii="Times New Roman" w:hAnsi="Times New Roman"/>
            <w:color w:val="000000" w:themeColor="text1"/>
            <w:sz w:val="24"/>
            <w:szCs w:val="24"/>
          </w:rPr>
          <w:delText>haracteristic</w:delText>
        </w:r>
      </w:del>
      <w:ins w:id="44" w:author="Parks, Robbie M" w:date="2018-11-30T08:04:00Z">
        <w:r w:rsidR="0014646A">
          <w:rPr>
            <w:rFonts w:ascii="Times New Roman" w:hAnsi="Times New Roman"/>
            <w:color w:val="000000" w:themeColor="text1"/>
            <w:sz w:val="24"/>
            <w:szCs w:val="24"/>
          </w:rPr>
          <w:t>age group and sex</w:t>
        </w:r>
      </w:ins>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27FF2717" w14:textId="77777777" w:rsidR="00E65B73" w:rsidRPr="00636C9B" w:rsidRDefault="00921D87" w:rsidP="005B39FC">
      <w:pPr>
        <w:spacing w:after="0" w:line="480" w:lineRule="auto"/>
        <w:jc w:val="both"/>
        <w:rPr>
          <w:del w:id="45" w:author="Parks, Robbie M" w:date="2018-11-30T08:04:00Z"/>
          <w:rFonts w:ascii="Times New Roman" w:hAnsi="Times New Roman"/>
          <w:color w:val="000000" w:themeColor="text1"/>
          <w:sz w:val="24"/>
          <w:szCs w:val="24"/>
        </w:rPr>
      </w:pPr>
      <w:commentRangeStart w:id="46"/>
      <w:del w:id="47" w:author="Parks, Robbie M" w:date="2018-11-30T08:04:00Z">
        <w:r w:rsidRPr="00636C9B">
          <w:rPr>
            <w:rFonts w:ascii="Times New Roman" w:hAnsi="Times New Roman"/>
            <w:color w:val="000000" w:themeColor="text1"/>
            <w:sz w:val="24"/>
            <w:szCs w:val="24"/>
          </w:rPr>
          <w:delText xml:space="preserve">We used </w:delText>
        </w:r>
        <w:r w:rsidR="00095490" w:rsidRPr="00636C9B">
          <w:rPr>
            <w:rFonts w:ascii="Times New Roman" w:hAnsi="Times New Roman"/>
            <w:color w:val="000000" w:themeColor="text1"/>
            <w:sz w:val="24"/>
            <w:szCs w:val="24"/>
          </w:rPr>
          <w:delText>geo</w:delText>
        </w:r>
        <w:r w:rsidR="004C4565" w:rsidRPr="00636C9B">
          <w:rPr>
            <w:rFonts w:ascii="Times New Roman" w:hAnsi="Times New Roman"/>
            <w:color w:val="000000" w:themeColor="text1"/>
            <w:sz w:val="24"/>
            <w:szCs w:val="24"/>
          </w:rPr>
          <w:delText>-</w:delText>
        </w:r>
        <w:r w:rsidR="00095490" w:rsidRPr="00636C9B">
          <w:rPr>
            <w:rFonts w:ascii="Times New Roman" w:hAnsi="Times New Roman"/>
            <w:color w:val="000000" w:themeColor="text1"/>
            <w:sz w:val="24"/>
            <w:szCs w:val="24"/>
          </w:rPr>
          <w:delText xml:space="preserve">coded </w:delText>
        </w:r>
        <w:r w:rsidRPr="00636C9B">
          <w:rPr>
            <w:rFonts w:ascii="Times New Roman" w:hAnsi="Times New Roman"/>
            <w:color w:val="000000" w:themeColor="text1"/>
            <w:sz w:val="24"/>
            <w:szCs w:val="24"/>
          </w:rPr>
          <w:delText>population-based data</w:delText>
        </w:r>
        <w:r w:rsidR="004C4565" w:rsidRPr="00636C9B">
          <w:rPr>
            <w:rFonts w:ascii="Times New Roman" w:hAnsi="Times New Roman"/>
            <w:color w:val="000000" w:themeColor="text1"/>
            <w:sz w:val="24"/>
            <w:szCs w:val="24"/>
          </w:rPr>
          <w:delText xml:space="preserve"> and temperature data</w:delText>
        </w:r>
        <w:r w:rsidR="00085A4E" w:rsidRPr="00636C9B">
          <w:rPr>
            <w:rFonts w:ascii="Times New Roman" w:hAnsi="Times New Roman"/>
            <w:color w:val="000000" w:themeColor="text1"/>
            <w:sz w:val="24"/>
            <w:szCs w:val="24"/>
          </w:rPr>
          <w:delText xml:space="preserve"> in</w:delText>
        </w:r>
        <w:r w:rsidR="008E3720" w:rsidRPr="00636C9B">
          <w:rPr>
            <w:rFonts w:ascii="Times New Roman" w:hAnsi="Times New Roman"/>
            <w:color w:val="000000" w:themeColor="text1"/>
            <w:sz w:val="24"/>
            <w:szCs w:val="24"/>
          </w:rPr>
          <w:delText xml:space="preserve"> the</w:delText>
        </w:r>
        <w:r w:rsidR="00085A4E" w:rsidRPr="00636C9B">
          <w:rPr>
            <w:rFonts w:ascii="Times New Roman" w:hAnsi="Times New Roman"/>
            <w:color w:val="000000" w:themeColor="text1"/>
            <w:sz w:val="24"/>
            <w:szCs w:val="24"/>
          </w:rPr>
          <w:delText xml:space="preserve"> contiguous USA </w:delText>
        </w:r>
        <w:r w:rsidR="00C0356A">
          <w:rPr>
            <w:rFonts w:ascii="Times New Roman" w:hAnsi="Times New Roman"/>
            <w:color w:val="000000" w:themeColor="text1"/>
            <w:sz w:val="24"/>
            <w:szCs w:val="24"/>
          </w:rPr>
          <w:delText xml:space="preserve">(i.e., excluding Alaska and Hawaii) </w:delText>
        </w:r>
        <w:r w:rsidR="00085A4E" w:rsidRPr="00636C9B">
          <w:rPr>
            <w:rFonts w:ascii="Times New Roman" w:hAnsi="Times New Roman"/>
            <w:color w:val="000000" w:themeColor="text1"/>
            <w:sz w:val="24"/>
            <w:szCs w:val="24"/>
          </w:rPr>
          <w:delText>from 1980 to 2016</w:delText>
        </w:r>
        <w:r w:rsidRPr="00636C9B">
          <w:rPr>
            <w:rFonts w:ascii="Times New Roman" w:hAnsi="Times New Roman"/>
            <w:color w:val="000000" w:themeColor="text1"/>
            <w:sz w:val="24"/>
            <w:szCs w:val="24"/>
          </w:rPr>
          <w:delText xml:space="preserve"> to estimate the association between anomalous temperature</w:delText>
        </w:r>
        <w:r w:rsidR="006D1F52" w:rsidRPr="00636C9B">
          <w:rPr>
            <w:rFonts w:ascii="Times New Roman" w:hAnsi="Times New Roman"/>
            <w:color w:val="000000" w:themeColor="text1"/>
            <w:sz w:val="24"/>
            <w:szCs w:val="24"/>
          </w:rPr>
          <w:delText xml:space="preserve"> and vari</w:delText>
        </w:r>
        <w:r w:rsidR="003F50A5" w:rsidRPr="00636C9B">
          <w:rPr>
            <w:rFonts w:ascii="Times New Roman" w:hAnsi="Times New Roman"/>
            <w:color w:val="000000" w:themeColor="text1"/>
            <w:sz w:val="24"/>
            <w:szCs w:val="24"/>
          </w:rPr>
          <w:delText xml:space="preserve">ous categories of injury deaths, </w:delText>
        </w:r>
        <w:r w:rsidR="003A6E74" w:rsidRPr="00636C9B">
          <w:rPr>
            <w:rFonts w:ascii="Times New Roman" w:hAnsi="Times New Roman"/>
            <w:color w:val="000000" w:themeColor="text1"/>
            <w:sz w:val="24"/>
            <w:szCs w:val="24"/>
          </w:rPr>
          <w:delText xml:space="preserve">by age group, </w:delText>
        </w:r>
        <w:r w:rsidR="003F50A5" w:rsidRPr="00636C9B">
          <w:rPr>
            <w:rFonts w:ascii="Times New Roman" w:hAnsi="Times New Roman"/>
            <w:color w:val="000000" w:themeColor="text1"/>
            <w:sz w:val="24"/>
            <w:szCs w:val="24"/>
          </w:rPr>
          <w:delText>sex</w:delText>
        </w:r>
        <w:r w:rsidR="003A6E74" w:rsidRPr="00636C9B">
          <w:rPr>
            <w:rFonts w:ascii="Times New Roman" w:hAnsi="Times New Roman"/>
            <w:color w:val="000000" w:themeColor="text1"/>
            <w:sz w:val="24"/>
            <w:szCs w:val="24"/>
          </w:rPr>
          <w:delText xml:space="preserve"> and month</w:delText>
        </w:r>
        <w:r w:rsidR="003F50A5" w:rsidRPr="00636C9B">
          <w:rPr>
            <w:rFonts w:ascii="Times New Roman" w:hAnsi="Times New Roman"/>
            <w:color w:val="000000" w:themeColor="text1"/>
            <w:sz w:val="24"/>
            <w:szCs w:val="24"/>
          </w:rPr>
          <w:delText>.</w:delText>
        </w:r>
        <w:r w:rsidR="00F056CD" w:rsidRPr="00636C9B">
          <w:rPr>
            <w:rFonts w:ascii="Times New Roman" w:hAnsi="Times New Roman"/>
            <w:color w:val="000000" w:themeColor="text1"/>
            <w:sz w:val="24"/>
            <w:szCs w:val="24"/>
          </w:rPr>
          <w:delText xml:space="preserve"> We used a</w:delText>
        </w:r>
        <w:r w:rsidR="003F50A5" w:rsidRPr="00636C9B">
          <w:rPr>
            <w:rFonts w:ascii="Times New Roman" w:hAnsi="Times New Roman"/>
            <w:color w:val="000000" w:themeColor="text1"/>
            <w:sz w:val="24"/>
            <w:szCs w:val="24"/>
          </w:rPr>
          <w:delText xml:space="preserve"> </w:delText>
        </w:r>
        <w:r w:rsidR="00F056CD" w:rsidRPr="00636C9B">
          <w:rPr>
            <w:rFonts w:ascii="Times New Roman" w:hAnsi="Times New Roman"/>
            <w:color w:val="000000" w:themeColor="text1"/>
            <w:sz w:val="24"/>
            <w:szCs w:val="24"/>
          </w:rPr>
          <w:delText xml:space="preserve">Bayesian spatiotemporal model </w:delText>
        </w:r>
        <w:r w:rsidR="00727E9B" w:rsidRPr="00636C9B">
          <w:rPr>
            <w:rFonts w:ascii="Times New Roman" w:hAnsi="Times New Roman"/>
            <w:color w:val="000000" w:themeColor="text1"/>
            <w:sz w:val="24"/>
            <w:szCs w:val="24"/>
          </w:rPr>
          <w:delText>of</w:delText>
        </w:r>
        <w:r w:rsidR="00F62C99" w:rsidRPr="00636C9B">
          <w:rPr>
            <w:rFonts w:ascii="Times New Roman" w:hAnsi="Times New Roman"/>
            <w:color w:val="000000" w:themeColor="text1"/>
            <w:sz w:val="24"/>
            <w:szCs w:val="24"/>
          </w:rPr>
          <w:delText xml:space="preserve"> death rates</w:delText>
        </w:r>
        <w:r w:rsidR="00DF172D" w:rsidRPr="00636C9B">
          <w:rPr>
            <w:rFonts w:ascii="Times New Roman" w:hAnsi="Times New Roman"/>
            <w:color w:val="000000" w:themeColor="text1"/>
            <w:sz w:val="24"/>
            <w:szCs w:val="24"/>
          </w:rPr>
          <w:delText xml:space="preserve">. Our statistical model, described below, </w:delText>
        </w:r>
        <w:r w:rsidR="004264D7" w:rsidRPr="00636C9B">
          <w:rPr>
            <w:rFonts w:ascii="Times New Roman" w:hAnsi="Times New Roman"/>
            <w:color w:val="000000" w:themeColor="text1"/>
            <w:sz w:val="24"/>
            <w:szCs w:val="24"/>
          </w:rPr>
          <w:delText xml:space="preserve">allowed death rates to vary by </w:delText>
        </w:r>
        <w:r w:rsidR="001B225E" w:rsidRPr="00636C9B">
          <w:rPr>
            <w:rFonts w:ascii="Times New Roman" w:hAnsi="Times New Roman"/>
            <w:color w:val="000000" w:themeColor="text1"/>
            <w:sz w:val="24"/>
            <w:szCs w:val="24"/>
          </w:rPr>
          <w:delText>a</w:delText>
        </w:r>
        <w:r w:rsidR="000545FB" w:rsidRPr="00636C9B">
          <w:rPr>
            <w:rFonts w:ascii="Times New Roman" w:hAnsi="Times New Roman"/>
            <w:color w:val="000000" w:themeColor="text1"/>
            <w:sz w:val="24"/>
            <w:szCs w:val="24"/>
          </w:rPr>
          <w:delText>ge group, sex, month</w:delText>
        </w:r>
        <w:r w:rsidR="001B225E" w:rsidRPr="00636C9B">
          <w:rPr>
            <w:rFonts w:ascii="Times New Roman" w:hAnsi="Times New Roman"/>
            <w:color w:val="000000" w:themeColor="text1"/>
            <w:sz w:val="24"/>
            <w:szCs w:val="24"/>
          </w:rPr>
          <w:delText>,</w:delText>
        </w:r>
        <w:r w:rsidR="008E3720" w:rsidRPr="00636C9B">
          <w:rPr>
            <w:rFonts w:ascii="Times New Roman" w:hAnsi="Times New Roman"/>
            <w:color w:val="000000" w:themeColor="text1"/>
            <w:sz w:val="24"/>
            <w:szCs w:val="24"/>
          </w:rPr>
          <w:delText xml:space="preserve"> state, </w:delText>
        </w:r>
        <w:r w:rsidR="008537D1" w:rsidRPr="00636C9B">
          <w:rPr>
            <w:rFonts w:ascii="Times New Roman" w:hAnsi="Times New Roman"/>
            <w:color w:val="000000" w:themeColor="text1"/>
            <w:sz w:val="24"/>
            <w:szCs w:val="24"/>
          </w:rPr>
          <w:delText>over time, and local</w:delText>
        </w:r>
        <w:r w:rsidR="004264D7" w:rsidRPr="00636C9B">
          <w:rPr>
            <w:rFonts w:ascii="Times New Roman" w:hAnsi="Times New Roman"/>
            <w:color w:val="000000" w:themeColor="text1"/>
            <w:sz w:val="24"/>
            <w:szCs w:val="24"/>
          </w:rPr>
          <w:delText xml:space="preserve"> </w:delText>
        </w:r>
        <w:r w:rsidR="008537D1" w:rsidRPr="00636C9B">
          <w:rPr>
            <w:rFonts w:ascii="Times New Roman" w:hAnsi="Times New Roman"/>
            <w:color w:val="000000" w:themeColor="text1"/>
            <w:sz w:val="24"/>
            <w:szCs w:val="24"/>
          </w:rPr>
          <w:delText>temperature anomaly</w:delText>
        </w:r>
        <w:r w:rsidR="0076378F" w:rsidRPr="00636C9B">
          <w:rPr>
            <w:rFonts w:ascii="Times New Roman" w:hAnsi="Times New Roman"/>
            <w:color w:val="000000" w:themeColor="text1"/>
            <w:sz w:val="24"/>
            <w:szCs w:val="24"/>
          </w:rPr>
          <w:delText>.</w:delText>
        </w:r>
        <w:r w:rsidR="00034AC0" w:rsidRPr="00636C9B">
          <w:rPr>
            <w:rFonts w:ascii="Times New Roman" w:hAnsi="Times New Roman"/>
            <w:color w:val="000000" w:themeColor="text1"/>
            <w:sz w:val="24"/>
            <w:szCs w:val="24"/>
          </w:rPr>
          <w:delText xml:space="preserve"> We </w:delText>
        </w:r>
        <w:r w:rsidR="006F0E88" w:rsidRPr="00636C9B">
          <w:rPr>
            <w:rFonts w:ascii="Times New Roman" w:hAnsi="Times New Roman"/>
            <w:color w:val="000000" w:themeColor="text1"/>
            <w:sz w:val="24"/>
            <w:szCs w:val="24"/>
          </w:rPr>
          <w:delText xml:space="preserve">then </w:delText>
        </w:r>
        <w:r w:rsidR="00034AC0" w:rsidRPr="00636C9B">
          <w:rPr>
            <w:rFonts w:ascii="Times New Roman" w:hAnsi="Times New Roman"/>
            <w:color w:val="000000" w:themeColor="text1"/>
            <w:sz w:val="24"/>
            <w:szCs w:val="24"/>
          </w:rPr>
          <w:delText xml:space="preserve">used the </w:delText>
        </w:r>
        <w:r w:rsidR="006F0E88" w:rsidRPr="00636C9B">
          <w:rPr>
            <w:rFonts w:ascii="Times New Roman" w:hAnsi="Times New Roman"/>
            <w:color w:val="000000" w:themeColor="text1"/>
            <w:sz w:val="24"/>
            <w:szCs w:val="24"/>
          </w:rPr>
          <w:delText xml:space="preserve">posterior of the </w:delText>
        </w:r>
        <w:r w:rsidR="00034AC0" w:rsidRPr="00636C9B">
          <w:rPr>
            <w:rFonts w:ascii="Times New Roman" w:hAnsi="Times New Roman"/>
            <w:color w:val="000000" w:themeColor="text1"/>
            <w:sz w:val="24"/>
            <w:szCs w:val="24"/>
          </w:rPr>
          <w:delText>relative risk of temperature anomaly calculated</w:delText>
        </w:r>
        <w:r w:rsidR="00CE3F4F" w:rsidRPr="00636C9B">
          <w:rPr>
            <w:rFonts w:ascii="Times New Roman" w:hAnsi="Times New Roman"/>
            <w:color w:val="000000" w:themeColor="text1"/>
            <w:sz w:val="24"/>
            <w:szCs w:val="24"/>
          </w:rPr>
          <w:delText xml:space="preserve"> from the model to estimate </w:delText>
        </w:r>
        <w:r w:rsidR="00226B11" w:rsidRPr="00636C9B">
          <w:rPr>
            <w:rFonts w:ascii="Times New Roman" w:hAnsi="Times New Roman"/>
            <w:color w:val="000000" w:themeColor="text1"/>
            <w:sz w:val="24"/>
            <w:szCs w:val="24"/>
          </w:rPr>
          <w:delText xml:space="preserve">national </w:delText>
        </w:r>
        <w:r w:rsidR="00CE3F4F" w:rsidRPr="00636C9B">
          <w:rPr>
            <w:rFonts w:ascii="Times New Roman" w:hAnsi="Times New Roman"/>
            <w:color w:val="000000" w:themeColor="text1"/>
            <w:sz w:val="24"/>
            <w:szCs w:val="24"/>
          </w:rPr>
          <w:delText xml:space="preserve">additional deaths </w:delText>
        </w:r>
        <w:r w:rsidR="000545FB" w:rsidRPr="00636C9B">
          <w:rPr>
            <w:rFonts w:ascii="Times New Roman" w:hAnsi="Times New Roman"/>
            <w:color w:val="000000" w:themeColor="text1"/>
            <w:sz w:val="24"/>
            <w:szCs w:val="24"/>
          </w:rPr>
          <w:delText>by category of injury,</w:delText>
        </w:r>
        <w:r w:rsidR="00502DC7" w:rsidRPr="00636C9B">
          <w:rPr>
            <w:rFonts w:ascii="Times New Roman" w:hAnsi="Times New Roman"/>
            <w:color w:val="000000" w:themeColor="text1"/>
            <w:sz w:val="24"/>
            <w:szCs w:val="24"/>
          </w:rPr>
          <w:delText xml:space="preserve"> age group, sex and</w:delText>
        </w:r>
        <w:r w:rsidR="000545FB" w:rsidRPr="00636C9B">
          <w:rPr>
            <w:rFonts w:ascii="Times New Roman" w:hAnsi="Times New Roman"/>
            <w:color w:val="000000" w:themeColor="text1"/>
            <w:sz w:val="24"/>
            <w:szCs w:val="24"/>
          </w:rPr>
          <w:delText xml:space="preserve"> month</w:delText>
        </w:r>
        <w:r w:rsidR="00A311CD" w:rsidRPr="00636C9B">
          <w:rPr>
            <w:rFonts w:ascii="Times New Roman" w:hAnsi="Times New Roman"/>
            <w:color w:val="000000" w:themeColor="text1"/>
            <w:sz w:val="24"/>
            <w:szCs w:val="24"/>
          </w:rPr>
          <w:delText xml:space="preserve">, </w:delText>
        </w:r>
        <w:r w:rsidR="00CE3F4F" w:rsidRPr="00636C9B">
          <w:rPr>
            <w:rFonts w:ascii="Times New Roman" w:hAnsi="Times New Roman"/>
            <w:color w:val="000000" w:themeColor="text1"/>
            <w:sz w:val="24"/>
            <w:szCs w:val="24"/>
          </w:rPr>
          <w:delText>from</w:delText>
        </w:r>
        <w:r w:rsidR="00034AC0" w:rsidRPr="00636C9B">
          <w:rPr>
            <w:rFonts w:ascii="Times New Roman" w:hAnsi="Times New Roman"/>
            <w:color w:val="000000" w:themeColor="text1"/>
            <w:sz w:val="24"/>
            <w:szCs w:val="24"/>
          </w:rPr>
          <w:delText xml:space="preserve"> a</w:delText>
        </w:r>
        <w:r w:rsidR="00657CEE">
          <w:rPr>
            <w:rFonts w:ascii="Times New Roman" w:hAnsi="Times New Roman"/>
            <w:color w:val="000000" w:themeColor="text1"/>
            <w:sz w:val="24"/>
            <w:szCs w:val="24"/>
          </w:rPr>
          <w:delText xml:space="preserve"> temperature anomaly</w:delText>
        </w:r>
        <w:r w:rsidR="00034AC0" w:rsidRPr="00636C9B">
          <w:rPr>
            <w:rFonts w:ascii="Times New Roman" w:hAnsi="Times New Roman"/>
            <w:color w:val="000000" w:themeColor="text1"/>
            <w:sz w:val="24"/>
            <w:szCs w:val="24"/>
          </w:rPr>
          <w:delText xml:space="preserve"> increase of 1</w:delText>
        </w:r>
        <w:r w:rsidR="006E6609" w:rsidRPr="00636C9B">
          <w:rPr>
            <w:rFonts w:ascii="Arial" w:eastAsia="Times New Roman" w:hAnsi="Arial" w:cs="Arial"/>
            <w:bCs/>
            <w:color w:val="222222"/>
            <w:sz w:val="24"/>
            <w:szCs w:val="24"/>
            <w:shd w:val="clear" w:color="auto" w:fill="FFFFFF"/>
            <w:lang w:eastAsia="en-GB"/>
          </w:rPr>
          <w:delText>°</w:delText>
        </w:r>
        <w:r w:rsidR="006E6609" w:rsidRPr="00636C9B">
          <w:rPr>
            <w:rFonts w:ascii="Times New Roman" w:hAnsi="Times New Roman"/>
            <w:color w:val="000000" w:themeColor="text1"/>
            <w:sz w:val="24"/>
            <w:szCs w:val="24"/>
          </w:rPr>
          <w:delText>C</w:delText>
        </w:r>
        <w:r w:rsidR="00CE3F4F" w:rsidRPr="00636C9B">
          <w:rPr>
            <w:rFonts w:ascii="Times New Roman" w:hAnsi="Times New Roman"/>
            <w:color w:val="000000" w:themeColor="text1"/>
            <w:sz w:val="24"/>
            <w:szCs w:val="24"/>
          </w:rPr>
          <w:delText xml:space="preserve"> across all months.</w:delText>
        </w:r>
        <w:commentRangeEnd w:id="46"/>
        <w:r w:rsidR="00B950F6">
          <w:rPr>
            <w:rStyle w:val="CommentReference"/>
            <w:rFonts w:asciiTheme="minorHAnsi" w:eastAsiaTheme="minorHAnsi" w:hAnsiTheme="minorHAnsi" w:cstheme="minorBidi"/>
          </w:rPr>
          <w:commentReference w:id="46"/>
        </w:r>
      </w:del>
    </w:p>
    <w:p w14:paraId="4178A95E" w14:textId="3D75B053" w:rsidR="00E65B73" w:rsidRPr="00636C9B" w:rsidRDefault="00A03DE2" w:rsidP="005B39FC">
      <w:pPr>
        <w:spacing w:after="0" w:line="480" w:lineRule="auto"/>
        <w:jc w:val="both"/>
        <w:rPr>
          <w:ins w:id="48" w:author="Parks, Robbie M" w:date="2018-11-30T08:04:00Z"/>
          <w:rFonts w:ascii="Times New Roman" w:hAnsi="Times New Roman"/>
          <w:color w:val="000000" w:themeColor="text1"/>
          <w:sz w:val="24"/>
          <w:szCs w:val="24"/>
        </w:rPr>
      </w:pPr>
      <w:ins w:id="49" w:author="Parks, Robbie M" w:date="2018-11-30T08:04:00Z">
        <w:r>
          <w:rPr>
            <w:rFonts w:ascii="Times New Roman" w:hAnsi="Times New Roman"/>
            <w:color w:val="000000" w:themeColor="text1"/>
            <w:sz w:val="24"/>
            <w:szCs w:val="24"/>
          </w:rPr>
          <w:t xml:space="preserve">Our aim was </w:t>
        </w:r>
        <w:r w:rsidR="00A17E43">
          <w:rPr>
            <w:rFonts w:ascii="Times New Roman" w:hAnsi="Times New Roman"/>
            <w:color w:val="000000" w:themeColor="text1"/>
            <w:sz w:val="24"/>
            <w:szCs w:val="24"/>
          </w:rPr>
          <w:t xml:space="preserve">to understand the </w:t>
        </w:r>
        <w:r w:rsidR="003757BC">
          <w:rPr>
            <w:rFonts w:ascii="Times New Roman" w:hAnsi="Times New Roman"/>
            <w:color w:val="000000" w:themeColor="text1"/>
            <w:sz w:val="24"/>
            <w:szCs w:val="24"/>
          </w:rPr>
          <w:t xml:space="preserve">mortality </w:t>
        </w:r>
        <w:r w:rsidR="00A17E43">
          <w:rPr>
            <w:rFonts w:ascii="Times New Roman" w:hAnsi="Times New Roman"/>
            <w:color w:val="000000" w:themeColor="text1"/>
            <w:sz w:val="24"/>
            <w:szCs w:val="24"/>
          </w:rPr>
          <w:t>impact of deviation of temperature from long-term averages</w:t>
        </w:r>
        <w:r w:rsidR="003757BC">
          <w:rPr>
            <w:rFonts w:ascii="Times New Roman" w:hAnsi="Times New Roman"/>
            <w:color w:val="000000" w:themeColor="text1"/>
            <w:sz w:val="24"/>
            <w:szCs w:val="24"/>
          </w:rPr>
          <w:t xml:space="preserve"> which local populations have</w:t>
        </w:r>
        <w:r w:rsidR="003757BC" w:rsidRPr="003757BC">
          <w:rPr>
            <w:rFonts w:ascii="Times New Roman" w:hAnsi="Times New Roman"/>
            <w:color w:val="000000" w:themeColor="text1"/>
            <w:sz w:val="24"/>
            <w:szCs w:val="24"/>
          </w:rPr>
          <w:t xml:space="preserve"> </w:t>
        </w:r>
        <w:r w:rsidR="003757BC">
          <w:rPr>
            <w:rFonts w:ascii="Times New Roman" w:hAnsi="Times New Roman"/>
            <w:color w:val="000000" w:themeColor="text1"/>
            <w:sz w:val="24"/>
            <w:szCs w:val="24"/>
          </w:rPr>
          <w:t>acclimatised to</w:t>
        </w:r>
        <w:r w:rsidR="00A17E43">
          <w:rPr>
            <w:rFonts w:ascii="Times New Roman" w:hAnsi="Times New Roman"/>
            <w:color w:val="000000" w:themeColor="text1"/>
            <w:sz w:val="24"/>
            <w:szCs w:val="24"/>
          </w:rPr>
          <w:t xml:space="preserve">, rather than </w:t>
        </w:r>
        <w:r w:rsidR="003819E7">
          <w:rPr>
            <w:rFonts w:ascii="Times New Roman" w:hAnsi="Times New Roman"/>
            <w:color w:val="000000" w:themeColor="text1"/>
            <w:sz w:val="24"/>
            <w:szCs w:val="24"/>
          </w:rPr>
          <w:t xml:space="preserve">short term </w:t>
        </w:r>
        <w:r w:rsidR="00716FA3">
          <w:rPr>
            <w:rFonts w:ascii="Times New Roman" w:hAnsi="Times New Roman"/>
            <w:color w:val="000000" w:themeColor="text1"/>
            <w:sz w:val="24"/>
            <w:szCs w:val="24"/>
          </w:rPr>
          <w:t xml:space="preserve">changes in </w:t>
        </w:r>
        <w:r w:rsidR="00A17E43">
          <w:rPr>
            <w:rFonts w:ascii="Times New Roman" w:hAnsi="Times New Roman"/>
            <w:color w:val="000000" w:themeColor="text1"/>
            <w:sz w:val="24"/>
            <w:szCs w:val="24"/>
          </w:rPr>
          <w:t>absolute temperature. In particular</w:t>
        </w:r>
        <w:r w:rsidR="00FB610D">
          <w:rPr>
            <w:rFonts w:ascii="Times New Roman" w:hAnsi="Times New Roman"/>
            <w:color w:val="000000" w:themeColor="text1"/>
            <w:sz w:val="24"/>
            <w:szCs w:val="24"/>
          </w:rPr>
          <w:t xml:space="preserve"> </w:t>
        </w:r>
        <w:r w:rsidR="00716FA3">
          <w:rPr>
            <w:rFonts w:ascii="Times New Roman" w:hAnsi="Times New Roman"/>
            <w:color w:val="000000" w:themeColor="text1"/>
            <w:sz w:val="24"/>
            <w:szCs w:val="24"/>
          </w:rPr>
          <w:t>we used monthly temperatures and death records</w:t>
        </w:r>
        <w:r w:rsidR="00A17E43">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to </w:t>
        </w:r>
        <w:r w:rsidR="00C542A6">
          <w:rPr>
            <w:rFonts w:ascii="Times New Roman" w:hAnsi="Times New Roman"/>
            <w:color w:val="000000" w:themeColor="text1"/>
            <w:sz w:val="24"/>
            <w:szCs w:val="24"/>
          </w:rPr>
          <w:t>quantify</w:t>
        </w:r>
        <w:r>
          <w:rPr>
            <w:rFonts w:ascii="Times New Roman" w:hAnsi="Times New Roman"/>
            <w:color w:val="000000" w:themeColor="text1"/>
            <w:sz w:val="24"/>
            <w:szCs w:val="24"/>
          </w:rPr>
          <w:t xml:space="preserve"> </w:t>
        </w:r>
        <w:r w:rsidR="00173613">
          <w:rPr>
            <w:rStyle w:val="CommentReference"/>
            <w:rFonts w:asciiTheme="minorHAnsi" w:eastAsiaTheme="minorHAnsi" w:hAnsiTheme="minorHAnsi" w:cstheme="minorBidi"/>
          </w:rPr>
          <w:commentReference w:id="50"/>
        </w:r>
        <w:r>
          <w:rPr>
            <w:rFonts w:ascii="Times New Roman" w:hAnsi="Times New Roman"/>
            <w:color w:val="000000" w:themeColor="text1"/>
            <w:sz w:val="24"/>
            <w:szCs w:val="24"/>
          </w:rPr>
          <w:t xml:space="preserve">additional </w:t>
        </w:r>
        <w:r w:rsidR="00C542A6">
          <w:rPr>
            <w:rFonts w:ascii="Times New Roman" w:hAnsi="Times New Roman"/>
            <w:color w:val="000000" w:themeColor="text1"/>
            <w:sz w:val="24"/>
            <w:szCs w:val="24"/>
          </w:rPr>
          <w:t>injury deaths</w:t>
        </w:r>
        <w:r>
          <w:rPr>
            <w:rFonts w:ascii="Times New Roman" w:hAnsi="Times New Roman"/>
            <w:color w:val="000000" w:themeColor="text1"/>
            <w:sz w:val="24"/>
            <w:szCs w:val="24"/>
          </w:rPr>
          <w:t xml:space="preserve"> in </w:t>
        </w:r>
        <w:r w:rsidR="00A17E43">
          <w:rPr>
            <w:rFonts w:ascii="Times New Roman" w:hAnsi="Times New Roman"/>
            <w:color w:val="000000" w:themeColor="text1"/>
            <w:sz w:val="24"/>
            <w:szCs w:val="24"/>
          </w:rPr>
          <w:t xml:space="preserve">months warmer than the </w:t>
        </w:r>
        <w:r w:rsidR="00716FA3">
          <w:rPr>
            <w:rFonts w:ascii="Times New Roman" w:hAnsi="Times New Roman"/>
            <w:color w:val="000000" w:themeColor="text1"/>
            <w:sz w:val="24"/>
            <w:szCs w:val="24"/>
          </w:rPr>
          <w:t xml:space="preserve">acclimatised level </w:t>
        </w:r>
        <w:r>
          <w:rPr>
            <w:rFonts w:ascii="Times New Roman" w:hAnsi="Times New Roman"/>
            <w:color w:val="000000" w:themeColor="text1"/>
            <w:sz w:val="24"/>
            <w:szCs w:val="24"/>
          </w:rPr>
          <w:t xml:space="preserve">in </w:t>
        </w:r>
        <w:r w:rsidR="00716FA3">
          <w:rPr>
            <w:rFonts w:ascii="Times New Roman" w:hAnsi="Times New Roman"/>
            <w:color w:val="000000" w:themeColor="text1"/>
            <w:sz w:val="24"/>
            <w:szCs w:val="24"/>
          </w:rPr>
          <w:t xml:space="preserve">states of </w:t>
        </w:r>
        <w:r>
          <w:rPr>
            <w:rFonts w:ascii="Times New Roman" w:hAnsi="Times New Roman"/>
            <w:color w:val="000000" w:themeColor="text1"/>
            <w:sz w:val="24"/>
            <w:szCs w:val="24"/>
          </w:rPr>
          <w:t>the</w:t>
        </w:r>
        <w:r w:rsidR="009A2664">
          <w:rPr>
            <w:rFonts w:ascii="Times New Roman" w:hAnsi="Times New Roman"/>
            <w:color w:val="000000" w:themeColor="text1"/>
            <w:sz w:val="24"/>
            <w:szCs w:val="24"/>
          </w:rPr>
          <w:t xml:space="preserve"> contiguous</w:t>
        </w:r>
        <w:r>
          <w:rPr>
            <w:rFonts w:ascii="Times New Roman" w:hAnsi="Times New Roman"/>
            <w:color w:val="000000" w:themeColor="text1"/>
            <w:sz w:val="24"/>
            <w:szCs w:val="24"/>
          </w:rPr>
          <w:t xml:space="preserve"> USA</w:t>
        </w:r>
        <w:r w:rsidR="002D23EC">
          <w:rPr>
            <w:rFonts w:ascii="Times New Roman" w:hAnsi="Times New Roman"/>
            <w:color w:val="000000" w:themeColor="text1"/>
            <w:sz w:val="24"/>
            <w:szCs w:val="24"/>
          </w:rPr>
          <w:t xml:space="preserve"> (i.e., excluding Alaska and Hawaii)</w:t>
        </w:r>
        <w:r>
          <w:rPr>
            <w:rFonts w:ascii="Times New Roman" w:hAnsi="Times New Roman"/>
            <w:color w:val="000000" w:themeColor="text1"/>
            <w:sz w:val="24"/>
            <w:szCs w:val="24"/>
          </w:rPr>
          <w:t>, by sex,</w:t>
        </w:r>
        <w:r w:rsidR="008C19F6">
          <w:rPr>
            <w:rFonts w:ascii="Times New Roman" w:hAnsi="Times New Roman"/>
            <w:color w:val="000000" w:themeColor="text1"/>
            <w:sz w:val="24"/>
            <w:szCs w:val="24"/>
          </w:rPr>
          <w:t xml:space="preserve"> age group and </w:t>
        </w:r>
        <w:r w:rsidR="00332383">
          <w:rPr>
            <w:rFonts w:ascii="Times New Roman" w:hAnsi="Times New Roman"/>
            <w:color w:val="000000" w:themeColor="text1"/>
            <w:sz w:val="24"/>
            <w:szCs w:val="24"/>
          </w:rPr>
          <w:t>type</w:t>
        </w:r>
        <w:r w:rsidR="008C19F6">
          <w:rPr>
            <w:rFonts w:ascii="Times New Roman" w:hAnsi="Times New Roman"/>
            <w:color w:val="000000" w:themeColor="text1"/>
            <w:sz w:val="24"/>
            <w:szCs w:val="24"/>
          </w:rPr>
          <w:t xml:space="preserve"> of injury. Previous work has focu</w:t>
        </w:r>
        <w:r w:rsidR="00113023" w:rsidRPr="00113023">
          <w:rPr>
            <w:rFonts w:ascii="Times New Roman" w:hAnsi="Times New Roman"/>
            <w:color w:val="000000" w:themeColor="text1"/>
            <w:sz w:val="24"/>
            <w:szCs w:val="24"/>
          </w:rPr>
          <w:t>sed on how mortality from natural causes is affected by daily or multi-day hot/cold episodes, and not on weather patterns that reflect inter-annual variations, as expected under global climate change, nor on injuries.</w:t>
        </w:r>
        <w:r w:rsidR="00C02C51">
          <w:rPr>
            <w:rFonts w:ascii="Times New Roman" w:hAnsi="Times New Roman"/>
            <w:color w:val="000000" w:themeColor="text1"/>
            <w:sz w:val="24"/>
            <w:szCs w:val="24"/>
          </w:rPr>
          <w:fldChar w:fldCharType="begin" w:fldLock="1"/>
        </w:r>
        <w:r w:rsidR="00BD3D8F">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instrText>
        </w:r>
        <w:r w:rsidR="00C02C51">
          <w:rPr>
            <w:rFonts w:ascii="Times New Roman" w:hAnsi="Times New Roman"/>
            <w:color w:val="000000" w:themeColor="text1"/>
            <w:sz w:val="24"/>
            <w:szCs w:val="24"/>
          </w:rPr>
          <w:fldChar w:fldCharType="separate"/>
        </w:r>
        <w:r w:rsidR="00347BC4" w:rsidRPr="00347BC4">
          <w:rPr>
            <w:rFonts w:ascii="Times New Roman" w:hAnsi="Times New Roman"/>
            <w:noProof/>
            <w:color w:val="000000" w:themeColor="text1"/>
            <w:sz w:val="24"/>
            <w:szCs w:val="24"/>
            <w:vertAlign w:val="superscript"/>
          </w:rPr>
          <w:t>2–12</w:t>
        </w:r>
        <w:r w:rsidR="00C02C51">
          <w:rPr>
            <w:rFonts w:ascii="Times New Roman" w:hAnsi="Times New Roman"/>
            <w:color w:val="000000" w:themeColor="text1"/>
            <w:sz w:val="24"/>
            <w:szCs w:val="24"/>
          </w:rPr>
          <w:fldChar w:fldCharType="end"/>
        </w:r>
        <w:r w:rsidR="00FF2107">
          <w:rPr>
            <w:rFonts w:ascii="Times New Roman" w:hAnsi="Times New Roman"/>
            <w:color w:val="000000" w:themeColor="text1"/>
            <w:sz w:val="24"/>
            <w:szCs w:val="24"/>
          </w:rPr>
          <w:t xml:space="preserve"> </w:t>
        </w:r>
        <w:r w:rsidR="00FF5B78">
          <w:rPr>
            <w:rFonts w:ascii="Times New Roman" w:hAnsi="Times New Roman"/>
            <w:color w:val="000000" w:themeColor="text1"/>
            <w:sz w:val="24"/>
            <w:szCs w:val="24"/>
          </w:rPr>
          <w:t>W</w:t>
        </w:r>
        <w:r w:rsidR="003C52FC">
          <w:rPr>
            <w:rFonts w:ascii="Times New Roman" w:hAnsi="Times New Roman"/>
            <w:color w:val="000000" w:themeColor="text1"/>
            <w:sz w:val="24"/>
            <w:szCs w:val="24"/>
          </w:rPr>
          <w:t>e first defined a state-month temperature anomaly</w:t>
        </w:r>
        <w:r w:rsidR="00350B39">
          <w:rPr>
            <w:rFonts w:ascii="Times New Roman" w:hAnsi="Times New Roman"/>
            <w:color w:val="000000" w:themeColor="text1"/>
            <w:sz w:val="24"/>
            <w:szCs w:val="24"/>
          </w:rPr>
          <w:t xml:space="preserve"> </w:t>
        </w:r>
        <w:r w:rsidR="003C52FC">
          <w:rPr>
            <w:rFonts w:ascii="Times New Roman" w:hAnsi="Times New Roman"/>
            <w:color w:val="000000" w:themeColor="text1"/>
            <w:sz w:val="24"/>
            <w:szCs w:val="24"/>
          </w:rPr>
          <w:t xml:space="preserve">as </w:t>
        </w:r>
        <w:r w:rsidR="00B2527A">
          <w:rPr>
            <w:rFonts w:ascii="Times New Roman" w:hAnsi="Times New Roman"/>
            <w:color w:val="000000" w:themeColor="text1"/>
            <w:sz w:val="24"/>
            <w:szCs w:val="24"/>
          </w:rPr>
          <w:t xml:space="preserve">each </w:t>
        </w:r>
        <w:r w:rsidR="00B2527A" w:rsidRPr="00636C9B">
          <w:rPr>
            <w:rFonts w:ascii="Times New Roman" w:eastAsiaTheme="minorHAnsi" w:hAnsi="Times New Roman"/>
            <w:sz w:val="24"/>
            <w:szCs w:val="24"/>
            <w:lang w:eastAsia="en-GB"/>
          </w:rPr>
          <w:t xml:space="preserve">state-month </w:t>
        </w:r>
        <w:r w:rsidR="00B2527A">
          <w:rPr>
            <w:rFonts w:ascii="Times New Roman" w:eastAsiaTheme="minorHAnsi" w:hAnsi="Times New Roman"/>
            <w:sz w:val="24"/>
            <w:szCs w:val="24"/>
            <w:lang w:eastAsia="en-GB"/>
          </w:rPr>
          <w:t xml:space="preserve">temperature </w:t>
        </w:r>
        <w:r w:rsidR="00B2527A" w:rsidRPr="00636C9B">
          <w:rPr>
            <w:rFonts w:ascii="Times New Roman" w:eastAsiaTheme="minorHAnsi" w:hAnsi="Times New Roman"/>
            <w:sz w:val="24"/>
            <w:szCs w:val="24"/>
            <w:lang w:eastAsia="en-GB"/>
          </w:rPr>
          <w:t xml:space="preserve">value over time </w:t>
        </w:r>
        <w:r w:rsidR="00B2527A">
          <w:rPr>
            <w:rFonts w:ascii="Times New Roman" w:eastAsiaTheme="minorHAnsi" w:hAnsi="Times New Roman"/>
            <w:sz w:val="24"/>
            <w:szCs w:val="24"/>
            <w:lang w:eastAsia="en-GB"/>
          </w:rPr>
          <w:t>minus</w:t>
        </w:r>
        <w:r w:rsidR="00B2527A" w:rsidRPr="00636C9B">
          <w:rPr>
            <w:rFonts w:ascii="Times New Roman" w:eastAsiaTheme="minorHAnsi" w:hAnsi="Times New Roman"/>
            <w:sz w:val="24"/>
            <w:szCs w:val="24"/>
            <w:lang w:eastAsia="en-GB"/>
          </w:rPr>
          <w:t xml:space="preserve"> the </w:t>
        </w:r>
        <w:r w:rsidR="00FF7A80">
          <w:rPr>
            <w:rFonts w:ascii="Times New Roman" w:eastAsiaTheme="minorHAnsi" w:hAnsi="Times New Roman"/>
            <w:sz w:val="24"/>
            <w:szCs w:val="24"/>
            <w:lang w:eastAsia="en-GB"/>
          </w:rPr>
          <w:t xml:space="preserve">respective </w:t>
        </w:r>
        <w:r w:rsidR="00B2527A" w:rsidRPr="00636C9B">
          <w:rPr>
            <w:rFonts w:ascii="Times New Roman" w:eastAsiaTheme="minorHAnsi" w:hAnsi="Times New Roman"/>
            <w:sz w:val="24"/>
            <w:szCs w:val="24"/>
            <w:lang w:eastAsia="en-GB"/>
          </w:rPr>
          <w:t>long-term mean temperature</w:t>
        </w:r>
        <w:r w:rsidR="003C52FC">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 We </w:t>
        </w:r>
        <w:r w:rsidR="00C924DF">
          <w:rPr>
            <w:rFonts w:ascii="Times New Roman" w:hAnsi="Times New Roman"/>
            <w:color w:val="000000" w:themeColor="text1"/>
            <w:sz w:val="24"/>
            <w:szCs w:val="24"/>
          </w:rPr>
          <w:t>modelled deaths using</w:t>
        </w:r>
        <w:r w:rsidR="00C924DF"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Bayesian spatio</w:t>
        </w:r>
        <w:r w:rsidR="00644C34">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temporal model</w:t>
        </w:r>
        <w:r w:rsidR="00847EE7">
          <w:rPr>
            <w:rFonts w:ascii="Times New Roman" w:hAnsi="Times New Roman"/>
            <w:color w:val="000000" w:themeColor="text1"/>
            <w:sz w:val="24"/>
            <w:szCs w:val="24"/>
          </w:rPr>
          <w:t xml:space="preserve">, </w:t>
        </w:r>
        <w:r w:rsidR="00C924DF">
          <w:rPr>
            <w:rFonts w:ascii="Times New Roman" w:hAnsi="Times New Roman"/>
            <w:color w:val="000000" w:themeColor="text1"/>
            <w:sz w:val="24"/>
            <w:szCs w:val="24"/>
          </w:rPr>
          <w:t>which</w:t>
        </w:r>
        <w:r w:rsidR="00DF172D" w:rsidRPr="00636C9B">
          <w:rPr>
            <w:rFonts w:ascii="Times New Roman" w:hAnsi="Times New Roman"/>
            <w:color w:val="000000" w:themeColor="text1"/>
            <w:sz w:val="24"/>
            <w:szCs w:val="24"/>
          </w:rPr>
          <w:t xml:space="preserve"> </w:t>
        </w:r>
        <w:r w:rsidR="004264D7" w:rsidRPr="00636C9B">
          <w:rPr>
            <w:rFonts w:ascii="Times New Roman" w:hAnsi="Times New Roman"/>
            <w:color w:val="000000" w:themeColor="text1"/>
            <w:sz w:val="24"/>
            <w:szCs w:val="24"/>
          </w:rPr>
          <w:t xml:space="preserve">allowed death rates to vary </w:t>
        </w:r>
        <w:r w:rsidR="006D2E75">
          <w:rPr>
            <w:rFonts w:ascii="Times New Roman" w:hAnsi="Times New Roman"/>
            <w:color w:val="000000" w:themeColor="text1"/>
            <w:sz w:val="24"/>
            <w:szCs w:val="24"/>
          </w:rPr>
          <w:t xml:space="preserve">over time as well as </w:t>
        </w:r>
        <w:r w:rsidR="004264D7" w:rsidRPr="00636C9B">
          <w:rPr>
            <w:rFonts w:ascii="Times New Roman" w:hAnsi="Times New Roman"/>
            <w:color w:val="000000" w:themeColor="text1"/>
            <w:sz w:val="24"/>
            <w:szCs w:val="24"/>
          </w:rPr>
          <w:t xml:space="preserve">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and 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r w:rsidR="009B5522">
          <w:rPr>
            <w:rFonts w:ascii="Times New Roman" w:hAnsi="Times New Roman"/>
            <w:color w:val="000000" w:themeColor="text1"/>
            <w:sz w:val="24"/>
            <w:szCs w:val="24"/>
          </w:rPr>
          <w:t xml:space="preserve"> for a 2016 population</w:t>
        </w:r>
        <w:r w:rsidR="00CE3F4F" w:rsidRPr="00636C9B">
          <w:rPr>
            <w:rFonts w:ascii="Times New Roman" w:hAnsi="Times New Roman"/>
            <w:color w:val="000000" w:themeColor="text1"/>
            <w:sz w:val="24"/>
            <w:szCs w:val="24"/>
          </w:rPr>
          <w:t>.</w:t>
        </w:r>
      </w:ins>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7E1402E9" w14:textId="4205F7A6" w:rsidR="0001322E" w:rsidRDefault="000210D1" w:rsidP="00D76DF7">
      <w:pPr>
        <w:spacing w:after="0" w:line="480" w:lineRule="auto"/>
        <w:jc w:val="both"/>
        <w:rPr>
          <w:ins w:id="51" w:author="Parks, Robbie M" w:date="2018-11-30T08:04:00Z"/>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w:t>
      </w:r>
      <w:ins w:id="52" w:author="Parks, Robbie M" w:date="2018-11-30T08:04:00Z">
        <w:r w:rsidR="00CF41F8">
          <w:rPr>
            <w:rFonts w:ascii="Times New Roman" w:hAnsi="Times New Roman"/>
            <w:color w:val="000000" w:themeColor="text1"/>
            <w:sz w:val="24"/>
            <w:szCs w:val="24"/>
          </w:rPr>
          <w:t>location (</w:t>
        </w:r>
      </w:ins>
      <w:r w:rsidR="00100327" w:rsidRPr="00636C9B">
        <w:rPr>
          <w:rFonts w:ascii="Times New Roman" w:hAnsi="Times New Roman"/>
          <w:color w:val="000000" w:themeColor="text1"/>
          <w:sz w:val="24"/>
          <w:szCs w:val="24"/>
        </w:rPr>
        <w:t>state</w:t>
      </w:r>
      <w:ins w:id="53" w:author="Parks, Robbie M" w:date="2018-11-30T08:04:00Z">
        <w:r w:rsidR="00CF41F8">
          <w:rPr>
            <w:rFonts w:ascii="Times New Roman" w:hAnsi="Times New Roman"/>
            <w:color w:val="000000" w:themeColor="text1"/>
            <w:sz w:val="24"/>
            <w:szCs w:val="24"/>
          </w:rPr>
          <w:t>)</w:t>
        </w:r>
      </w:ins>
      <w:r w:rsidR="00100327" w:rsidRPr="00636C9B">
        <w:rPr>
          <w:rFonts w:ascii="Times New Roman" w:hAnsi="Times New Roman"/>
          <w:color w:val="000000" w:themeColor="text1"/>
          <w:sz w:val="24"/>
          <w:szCs w:val="24"/>
        </w:rPr>
        <w:t xml:space="preserve"> of residence, month of </w:t>
      </w:r>
      <w:r w:rsidR="00100327" w:rsidRPr="00636C9B">
        <w:rPr>
          <w:rFonts w:ascii="Times New Roman" w:hAnsi="Times New Roman"/>
          <w:color w:val="000000" w:themeColor="text1"/>
          <w:sz w:val="24"/>
          <w:szCs w:val="24"/>
        </w:rPr>
        <w:lastRenderedPageBreak/>
        <w:t xml:space="preserve">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del w:id="54" w:author="Parks, Robbie M" w:date="2018-11-30T08:04:00Z">
        <w:r w:rsidR="00100327" w:rsidRPr="00636C9B">
          <w:rPr>
            <w:rStyle w:val="apple-style-span"/>
            <w:rFonts w:ascii="Times New Roman" w:hAnsi="Times New Roman"/>
            <w:color w:val="000000" w:themeColor="text1"/>
            <w:sz w:val="24"/>
            <w:szCs w:val="24"/>
          </w:rPr>
          <w:delText xml:space="preserve">were </w:delText>
        </w:r>
        <w:commentRangeStart w:id="55"/>
        <w:r w:rsidR="00100327" w:rsidRPr="00636C9B">
          <w:rPr>
            <w:rStyle w:val="apple-style-span"/>
            <w:rFonts w:ascii="Times New Roman" w:hAnsi="Times New Roman"/>
            <w:color w:val="000000" w:themeColor="text1"/>
            <w:sz w:val="24"/>
            <w:szCs w:val="24"/>
          </w:rPr>
          <w:delText>classe</w:delText>
        </w:r>
        <w:r w:rsidR="00D22A57" w:rsidRPr="00636C9B">
          <w:rPr>
            <w:rStyle w:val="apple-style-span"/>
            <w:rFonts w:ascii="Times New Roman" w:hAnsi="Times New Roman"/>
            <w:color w:val="000000" w:themeColor="text1"/>
            <w:sz w:val="24"/>
            <w:szCs w:val="24"/>
          </w:rPr>
          <w:delText>d</w:delText>
        </w:r>
        <w:commentRangeEnd w:id="55"/>
        <w:r w:rsidR="00B950F6">
          <w:rPr>
            <w:rStyle w:val="CommentReference"/>
            <w:rFonts w:asciiTheme="minorHAnsi" w:eastAsiaTheme="minorHAnsi" w:hAnsiTheme="minorHAnsi" w:cstheme="minorBidi"/>
          </w:rPr>
          <w:commentReference w:id="55"/>
        </w:r>
      </w:del>
      <w:ins w:id="56" w:author="Parks, Robbie M" w:date="2018-11-30T08:04:00Z">
        <w:r w:rsidR="004B66E9">
          <w:rPr>
            <w:rStyle w:val="apple-style-span"/>
            <w:rFonts w:ascii="Times New Roman" w:hAnsi="Times New Roman"/>
            <w:color w:val="000000" w:themeColor="text1"/>
            <w:sz w:val="24"/>
            <w:szCs w:val="24"/>
          </w:rPr>
          <w:t>fell</w:t>
        </w:r>
      </w:ins>
      <w:r w:rsidR="004B66E9">
        <w:rPr>
          <w:rStyle w:val="apple-style-span"/>
          <w:rFonts w:ascii="Times New Roman" w:hAnsi="Times New Roman"/>
          <w:color w:val="000000" w:themeColor="text1"/>
          <w:sz w:val="24"/>
          <w:szCs w:val="24"/>
        </w:rPr>
        <w:t xml:space="preserve"> into</w:t>
      </w:r>
      <w:r w:rsidR="00D22A57" w:rsidRPr="00636C9B">
        <w:rPr>
          <w:rStyle w:val="apple-style-span"/>
          <w:rFonts w:ascii="Times New Roman" w:hAnsi="Times New Roman"/>
          <w:color w:val="000000" w:themeColor="text1"/>
          <w:sz w:val="24"/>
          <w:szCs w:val="24"/>
        </w:rPr>
        <w:t xml:space="preserve"> </w:t>
      </w:r>
      <w:del w:id="57" w:author="Parks, Robbie M" w:date="2018-11-30T08:04:00Z">
        <w:r w:rsidR="00D22A57" w:rsidRPr="00636C9B">
          <w:rPr>
            <w:rStyle w:val="apple-style-span"/>
            <w:rFonts w:ascii="Times New Roman" w:hAnsi="Times New Roman"/>
            <w:color w:val="000000" w:themeColor="text1"/>
            <w:sz w:val="24"/>
            <w:szCs w:val="24"/>
          </w:rPr>
          <w:delText>one of five</w:delText>
        </w:r>
      </w:del>
      <w:ins w:id="58" w:author="Parks, Robbie M" w:date="2018-11-30T08:04:00Z">
        <w:r w:rsidR="00AE2912">
          <w:rPr>
            <w:rStyle w:val="apple-style-span"/>
            <w:rFonts w:ascii="Times New Roman" w:hAnsi="Times New Roman"/>
            <w:color w:val="000000" w:themeColor="text1"/>
            <w:sz w:val="24"/>
            <w:szCs w:val="24"/>
          </w:rPr>
          <w:t>six</w:t>
        </w:r>
      </w:ins>
      <w:r w:rsidR="00AE2912" w:rsidRPr="00636C9B">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categories:</w:t>
      </w:r>
      <w:commentRangeStart w:id="59"/>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del w:id="60" w:author="Parks, Robbie M" w:date="2018-11-30T08:04:00Z">
        <w:r w:rsidR="00D22A57" w:rsidRPr="00636C9B">
          <w:rPr>
            <w:rStyle w:val="apple-style-span"/>
            <w:rFonts w:ascii="Times New Roman" w:hAnsi="Times New Roman"/>
            <w:color w:val="000000" w:themeColor="text1"/>
            <w:sz w:val="24"/>
            <w:szCs w:val="24"/>
          </w:rPr>
          <w:delText xml:space="preserve"> and</w:delText>
        </w:r>
      </w:del>
      <w:ins w:id="61" w:author="Parks, Robbie M" w:date="2018-11-30T08:04:00Z">
        <w:r w:rsidR="00AE2912">
          <w:rPr>
            <w:rStyle w:val="apple-style-span"/>
            <w:rFonts w:ascii="Times New Roman" w:hAnsi="Times New Roman"/>
            <w:color w:val="000000" w:themeColor="text1"/>
            <w:sz w:val="24"/>
            <w:szCs w:val="24"/>
          </w:rPr>
          <w:t>,</w:t>
        </w:r>
      </w:ins>
      <w:r w:rsidR="00AE2912">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del w:id="62" w:author="Parks, Robbie M" w:date="2018-11-30T08:04:00Z">
        <w:r w:rsidR="00100327" w:rsidRPr="00636C9B">
          <w:rPr>
            <w:rStyle w:val="apple-style-span"/>
            <w:rFonts w:ascii="Times New Roman" w:hAnsi="Times New Roman"/>
            <w:color w:val="000000" w:themeColor="text1"/>
            <w:sz w:val="24"/>
            <w:szCs w:val="24"/>
          </w:rPr>
          <w:delText xml:space="preserve">. </w:delText>
        </w:r>
        <w:commentRangeEnd w:id="59"/>
        <w:r w:rsidR="00B950F6">
          <w:rPr>
            <w:rStyle w:val="CommentReference"/>
            <w:rFonts w:asciiTheme="minorHAnsi" w:eastAsiaTheme="minorHAnsi" w:hAnsiTheme="minorHAnsi" w:cstheme="minorBidi"/>
          </w:rPr>
          <w:commentReference w:id="59"/>
        </w:r>
      </w:del>
      <w:ins w:id="63" w:author="Parks, Robbie M" w:date="2018-11-30T08:04:00Z">
        <w:r w:rsidR="00AE2912">
          <w:rPr>
            <w:rStyle w:val="apple-style-span"/>
            <w:rFonts w:ascii="Times New Roman" w:hAnsi="Times New Roman"/>
            <w:color w:val="000000" w:themeColor="text1"/>
            <w:sz w:val="24"/>
            <w:szCs w:val="24"/>
          </w:rPr>
          <w:t xml:space="preserve"> and other</w:t>
        </w:r>
        <w:r w:rsidR="00273273">
          <w:rPr>
            <w:rStyle w:val="apple-style-span"/>
            <w:rFonts w:ascii="Times New Roman" w:hAnsi="Times New Roman"/>
            <w:color w:val="000000" w:themeColor="text1"/>
            <w:sz w:val="24"/>
            <w:szCs w:val="24"/>
          </w:rPr>
          <w:t xml:space="preserve"> unintentional injuries</w:t>
        </w:r>
        <w:r w:rsidR="00100327" w:rsidRPr="00636C9B">
          <w:rPr>
            <w:rStyle w:val="apple-style-span"/>
            <w:rFonts w:ascii="Times New Roman" w:hAnsi="Times New Roman"/>
            <w:color w:val="000000" w:themeColor="text1"/>
            <w:sz w:val="24"/>
            <w:szCs w:val="24"/>
          </w:rPr>
          <w:t>.</w:t>
        </w:r>
        <w:r w:rsidR="0089689A">
          <w:rPr>
            <w:rStyle w:val="apple-style-span"/>
            <w:rFonts w:ascii="Times New Roman" w:hAnsi="Times New Roman"/>
            <w:color w:val="000000" w:themeColor="text1"/>
            <w:sz w:val="24"/>
            <w:szCs w:val="24"/>
          </w:rPr>
          <w:t xml:space="preserve"> We report the results of all but other unintentional injuries</w:t>
        </w:r>
        <w:r w:rsidR="00C91784">
          <w:rPr>
            <w:rStyle w:val="apple-style-span"/>
            <w:rFonts w:ascii="Times New Roman" w:hAnsi="Times New Roman"/>
            <w:color w:val="000000" w:themeColor="text1"/>
            <w:sz w:val="24"/>
            <w:szCs w:val="24"/>
          </w:rPr>
          <w:t>,</w:t>
        </w:r>
        <w:r w:rsidR="0089689A">
          <w:rPr>
            <w:rStyle w:val="apple-style-span"/>
            <w:rFonts w:ascii="Times New Roman" w:hAnsi="Times New Roman"/>
            <w:color w:val="000000" w:themeColor="text1"/>
            <w:sz w:val="24"/>
            <w:szCs w:val="24"/>
          </w:rPr>
          <w:t xml:space="preserve"> as no coherent relationship between deaths of this type and temperature were evident, nor were the absolute numbers of additional deaths of a magnitude comparable with the other injury types.</w:t>
        </w:r>
      </w:ins>
    </w:p>
    <w:p w14:paraId="1FA1566D" w14:textId="77777777" w:rsidR="0001322E" w:rsidRDefault="0001322E" w:rsidP="00D76DF7">
      <w:pPr>
        <w:spacing w:after="0" w:line="480" w:lineRule="auto"/>
        <w:jc w:val="both"/>
        <w:rPr>
          <w:ins w:id="64" w:author="Parks, Robbie M" w:date="2018-11-30T08:04:00Z"/>
          <w:rStyle w:val="apple-style-span"/>
          <w:rFonts w:ascii="Times New Roman" w:hAnsi="Times New Roman"/>
          <w:color w:val="000000" w:themeColor="text1"/>
          <w:sz w:val="24"/>
          <w:szCs w:val="24"/>
        </w:rPr>
      </w:pPr>
    </w:p>
    <w:p w14:paraId="1DB0D957" w14:textId="17CBE55C" w:rsidR="000210D1" w:rsidRPr="00636C9B" w:rsidRDefault="00987F8E"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Injuries accounted for 8% of all deaths in the USA in 1980 and 7.3% in 2016. </w:t>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del w:id="65" w:author="Parks, Robbie M" w:date="2018-11-30T08:04:00Z">
        <w:r w:rsidR="002554A9"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del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delInstrText>
        </w:r>
        <w:r w:rsidR="002554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delText>19</w:delText>
        </w:r>
        <w:r w:rsidR="002554A9" w:rsidRPr="00636C9B">
          <w:rPr>
            <w:rFonts w:ascii="Times New Roman" w:hAnsi="Times New Roman"/>
            <w:color w:val="000000" w:themeColor="text1"/>
            <w:sz w:val="24"/>
            <w:szCs w:val="24"/>
          </w:rPr>
          <w:fldChar w:fldCharType="end"/>
        </w:r>
      </w:del>
      <w:ins w:id="66" w:author="Parks, Robbie M" w:date="2018-11-30T08:04:00Z">
        <w:r w:rsidR="002554A9"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16</w:t>
        </w:r>
        <w:r w:rsidR="002554A9" w:rsidRPr="00636C9B">
          <w:rPr>
            <w:rFonts w:ascii="Times New Roman" w:hAnsi="Times New Roman"/>
            <w:color w:val="000000" w:themeColor="text1"/>
            <w:sz w:val="24"/>
            <w:szCs w:val="24"/>
          </w:rPr>
          <w:fldChar w:fldCharType="end"/>
        </w:r>
      </w:ins>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0D6A0ED2" w:rsidR="00B373B7" w:rsidRPr="00636C9B" w:rsidRDefault="00885DE5" w:rsidP="00D76DF7">
      <w:pPr>
        <w:spacing w:after="0" w:line="480" w:lineRule="auto"/>
        <w:jc w:val="both"/>
        <w:rPr>
          <w:rFonts w:ascii="Times New Roman" w:hAnsi="Times New Roman"/>
          <w:color w:val="000000" w:themeColor="text1"/>
          <w:sz w:val="24"/>
          <w:szCs w:val="24"/>
        </w:rPr>
      </w:pPr>
      <w:del w:id="67" w:author="Parks, Robbie M" w:date="2018-11-30T08:04:00Z">
        <w:r w:rsidRPr="00636C9B">
          <w:rPr>
            <w:rFonts w:ascii="Times New Roman" w:hAnsi="Times New Roman"/>
            <w:color w:val="000000" w:themeColor="text1"/>
            <w:sz w:val="24"/>
            <w:szCs w:val="24"/>
          </w:rPr>
          <w:delText>We calculated monthly death r</w:delText>
        </w:r>
        <w:r w:rsidR="00BF7A75" w:rsidRPr="00636C9B">
          <w:rPr>
            <w:rFonts w:ascii="Times New Roman" w:hAnsi="Times New Roman"/>
            <w:color w:val="000000" w:themeColor="text1"/>
            <w:sz w:val="24"/>
            <w:szCs w:val="24"/>
          </w:rPr>
          <w:delText>ates</w:delText>
        </w:r>
      </w:del>
      <w:ins w:id="68" w:author="Parks, Robbie M" w:date="2018-11-30T08:04:00Z">
        <w:r w:rsidR="00A30264">
          <w:rPr>
            <w:rFonts w:ascii="Times New Roman" w:hAnsi="Times New Roman"/>
            <w:color w:val="000000" w:themeColor="text1"/>
            <w:sz w:val="24"/>
            <w:szCs w:val="24"/>
          </w:rPr>
          <w:t>Death counts were aggregated</w:t>
        </w:r>
      </w:ins>
      <w:r w:rsidRPr="00636C9B">
        <w:rPr>
          <w:rFonts w:ascii="Times New Roman" w:hAnsi="Times New Roman"/>
          <w:color w:val="000000" w:themeColor="text1"/>
          <w:sz w:val="24"/>
          <w:szCs w:val="24"/>
        </w:rPr>
        <w:t xml:space="preserve"> </w:t>
      </w:r>
      <w:r w:rsidR="00BF7A75" w:rsidRPr="00636C9B">
        <w:rPr>
          <w:rFonts w:ascii="Times New Roman" w:hAnsi="Times New Roman"/>
          <w:color w:val="000000" w:themeColor="text1"/>
          <w:sz w:val="24"/>
          <w:szCs w:val="24"/>
        </w:rPr>
        <w:t>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del w:id="69" w:author="Parks, Robbie M" w:date="2018-11-30T08:04:00Z">
        <w:r w:rsidR="00220930" w:rsidRPr="00636C9B">
          <w:rPr>
            <w:rFonts w:ascii="Times New Roman" w:hAnsi="Times New Roman"/>
            <w:color w:val="000000" w:themeColor="text1"/>
            <w:sz w:val="24"/>
            <w:szCs w:val="24"/>
          </w:rPr>
          <w:delText>category</w:delText>
        </w:r>
      </w:del>
      <w:ins w:id="70" w:author="Parks, Robbie M" w:date="2018-11-30T08:04:00Z">
        <w:r w:rsidR="006761AB">
          <w:rPr>
            <w:rFonts w:ascii="Times New Roman" w:hAnsi="Times New Roman"/>
            <w:color w:val="000000" w:themeColor="text1"/>
            <w:sz w:val="24"/>
            <w:szCs w:val="24"/>
          </w:rPr>
          <w:t>type</w:t>
        </w:r>
      </w:ins>
      <w:r w:rsidR="006761AB" w:rsidRPr="00636C9B">
        <w:rPr>
          <w:rFonts w:ascii="Times New Roman" w:hAnsi="Times New Roman"/>
          <w:color w:val="000000" w:themeColor="text1"/>
          <w:sz w:val="24"/>
          <w:szCs w:val="24"/>
        </w:rPr>
        <w:t xml:space="preserve"> </w:t>
      </w:r>
      <w:r w:rsidR="008433DD" w:rsidRPr="00636C9B">
        <w:rPr>
          <w:rFonts w:ascii="Times New Roman" w:hAnsi="Times New Roman"/>
          <w:color w:val="000000" w:themeColor="text1"/>
          <w:sz w:val="24"/>
          <w:szCs w:val="24"/>
        </w:rPr>
        <w:t>of injury</w:t>
      </w:r>
      <w:del w:id="71" w:author="Parks, Robbie M" w:date="2018-11-30T08:04:00Z">
        <w:r w:rsidR="008433DD" w:rsidRPr="00636C9B">
          <w:rPr>
            <w:rFonts w:ascii="Times New Roman" w:hAnsi="Times New Roman"/>
            <w:color w:val="000000" w:themeColor="text1"/>
            <w:sz w:val="24"/>
            <w:szCs w:val="24"/>
          </w:rPr>
          <w:delText xml:space="preserve"> death</w:delText>
        </w:r>
        <w:r w:rsidR="00BA7AAF" w:rsidRPr="00636C9B">
          <w:rPr>
            <w:rFonts w:ascii="Times New Roman" w:hAnsi="Times New Roman"/>
            <w:color w:val="000000" w:themeColor="text1"/>
            <w:sz w:val="24"/>
            <w:szCs w:val="24"/>
          </w:rPr>
          <w:delText>.</w:delText>
        </w:r>
        <w:r w:rsidRPr="00636C9B">
          <w:rPr>
            <w:rFonts w:ascii="Times New Roman" w:hAnsi="Times New Roman"/>
            <w:color w:val="000000" w:themeColor="text1"/>
            <w:sz w:val="24"/>
            <w:szCs w:val="24"/>
          </w:rPr>
          <w:delText xml:space="preserve"> Death rate calculations</w:delText>
        </w:r>
      </w:del>
      <w:ins w:id="72" w:author="Parks, Robbie M" w:date="2018-11-30T08:04:00Z">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sidR="00A30264">
          <w:rPr>
            <w:rFonts w:ascii="Times New Roman" w:hAnsi="Times New Roman"/>
            <w:color w:val="000000" w:themeColor="text1"/>
            <w:sz w:val="24"/>
            <w:szCs w:val="24"/>
          </w:rPr>
          <w:t>We</w:t>
        </w:r>
      </w:ins>
      <w:r w:rsidR="00A30264">
        <w:rPr>
          <w:rFonts w:ascii="Times New Roman" w:hAnsi="Times New Roman"/>
          <w:color w:val="000000" w:themeColor="text1"/>
          <w:sz w:val="24"/>
          <w:szCs w:val="24"/>
        </w:rPr>
        <w:t xml:space="preserve"> </w:t>
      </w:r>
      <w:commentRangeStart w:id="73"/>
      <w:commentRangeStart w:id="74"/>
      <w:r w:rsidRPr="00636C9B">
        <w:rPr>
          <w:rFonts w:ascii="Times New Roman" w:hAnsi="Times New Roman"/>
          <w:color w:val="000000" w:themeColor="text1"/>
          <w:sz w:val="24"/>
          <w:szCs w:val="24"/>
        </w:rPr>
        <w:t>accounted for varying length of months</w:t>
      </w:r>
      <w:del w:id="75" w:author="Parks, Robbie M" w:date="2018-11-30T08:04:00Z">
        <w:r w:rsidRPr="00636C9B">
          <w:rPr>
            <w:rFonts w:ascii="Times New Roman" w:hAnsi="Times New Roman"/>
            <w:color w:val="000000" w:themeColor="text1"/>
            <w:sz w:val="24"/>
            <w:szCs w:val="24"/>
          </w:rPr>
          <w:delText>,</w:delText>
        </w:r>
      </w:del>
      <w:r w:rsidRPr="00636C9B">
        <w:rPr>
          <w:rFonts w:ascii="Times New Roman" w:hAnsi="Times New Roman"/>
          <w:color w:val="000000" w:themeColor="text1"/>
          <w:sz w:val="24"/>
          <w:szCs w:val="24"/>
        </w:rPr>
        <w:t xml:space="preserve"> by multiplying each month’s death count by a factor that </w:t>
      </w:r>
      <w:del w:id="76" w:author="Parks, Robbie M" w:date="2018-11-30T08:04:00Z">
        <w:r w:rsidRPr="00636C9B">
          <w:rPr>
            <w:rFonts w:ascii="Times New Roman" w:hAnsi="Times New Roman"/>
            <w:color w:val="000000" w:themeColor="text1"/>
            <w:sz w:val="24"/>
            <w:szCs w:val="24"/>
          </w:rPr>
          <w:delText>would make</w:delText>
        </w:r>
      </w:del>
      <w:ins w:id="77" w:author="Parks, Robbie M" w:date="2018-11-30T08:04:00Z">
        <w:r w:rsidR="00322FC6">
          <w:rPr>
            <w:rFonts w:ascii="Times New Roman" w:hAnsi="Times New Roman"/>
            <w:color w:val="000000" w:themeColor="text1"/>
            <w:sz w:val="24"/>
            <w:szCs w:val="24"/>
          </w:rPr>
          <w:t>made</w:t>
        </w:r>
      </w:ins>
      <w:r w:rsidRPr="00636C9B">
        <w:rPr>
          <w:rFonts w:ascii="Times New Roman" w:hAnsi="Times New Roman"/>
          <w:color w:val="000000" w:themeColor="text1"/>
          <w:sz w:val="24"/>
          <w:szCs w:val="24"/>
        </w:rPr>
        <w:t xml:space="preserve"> it equivalent to a 31-day month.</w:t>
      </w:r>
      <w:commentRangeEnd w:id="73"/>
      <w:r w:rsidR="00A30264">
        <w:rPr>
          <w:rStyle w:val="CommentReference"/>
          <w:rFonts w:asciiTheme="minorHAnsi" w:eastAsiaTheme="minorHAnsi" w:hAnsiTheme="minorHAnsi" w:cstheme="minorBidi"/>
        </w:rPr>
        <w:commentReference w:id="73"/>
      </w:r>
      <w:commentRangeEnd w:id="74"/>
      <w:r w:rsidR="00DD06A5">
        <w:rPr>
          <w:rStyle w:val="CommentReference"/>
          <w:rFonts w:asciiTheme="minorHAnsi" w:eastAsiaTheme="minorHAnsi" w:hAnsiTheme="minorHAnsi" w:cstheme="minorBidi"/>
        </w:rPr>
        <w:commentReference w:id="74"/>
      </w:r>
    </w:p>
    <w:p w14:paraId="38C75074" w14:textId="77777777" w:rsidR="00885DE5" w:rsidRPr="00636C9B" w:rsidRDefault="00885DE5" w:rsidP="00D76DF7">
      <w:pPr>
        <w:spacing w:after="0" w:line="480" w:lineRule="auto"/>
        <w:jc w:val="both"/>
        <w:rPr>
          <w:del w:id="78" w:author="Parks, Robbie M" w:date="2018-11-30T08:04:00Z"/>
          <w:rFonts w:ascii="Times New Roman" w:hAnsi="Times New Roman"/>
          <w:color w:val="000000" w:themeColor="text1"/>
          <w:sz w:val="24"/>
          <w:szCs w:val="24"/>
        </w:rPr>
      </w:pPr>
    </w:p>
    <w:p w14:paraId="51663487" w14:textId="77777777" w:rsidR="000210D1" w:rsidRPr="00636C9B" w:rsidRDefault="003530D4" w:rsidP="00D76DF7">
      <w:pPr>
        <w:spacing w:after="0" w:line="480" w:lineRule="auto"/>
        <w:jc w:val="both"/>
        <w:outlineLvl w:val="0"/>
        <w:rPr>
          <w:del w:id="79" w:author="Parks, Robbie M" w:date="2018-11-30T08:04:00Z"/>
          <w:rFonts w:ascii="Times New Roman" w:hAnsi="Times New Roman"/>
          <w:i/>
          <w:color w:val="000000" w:themeColor="text1"/>
          <w:sz w:val="24"/>
          <w:szCs w:val="24"/>
        </w:rPr>
      </w:pPr>
      <w:del w:id="80" w:author="Parks, Robbie M" w:date="2018-11-30T08:04:00Z">
        <w:r w:rsidRPr="00636C9B">
          <w:rPr>
            <w:rFonts w:ascii="Times New Roman" w:hAnsi="Times New Roman"/>
            <w:i/>
            <w:color w:val="000000" w:themeColor="text1"/>
            <w:sz w:val="24"/>
            <w:szCs w:val="24"/>
          </w:rPr>
          <w:delText>Temperature data</w:delText>
        </w:r>
      </w:del>
    </w:p>
    <w:p w14:paraId="58F9F655" w14:textId="77777777" w:rsidR="00B950F6" w:rsidRDefault="00C845EF" w:rsidP="00D76DF7">
      <w:pPr>
        <w:spacing w:after="0" w:line="480" w:lineRule="auto"/>
        <w:jc w:val="both"/>
        <w:outlineLvl w:val="0"/>
        <w:rPr>
          <w:del w:id="81" w:author="Parks, Robbie M" w:date="2018-11-30T08:04:00Z"/>
          <w:rFonts w:ascii="Times New Roman" w:eastAsiaTheme="minorHAnsi" w:hAnsi="Times New Roman"/>
          <w:sz w:val="24"/>
          <w:szCs w:val="24"/>
          <w:lang w:eastAsia="en-GB"/>
        </w:rPr>
      </w:pPr>
      <w:del w:id="82" w:author="Parks, Robbie M" w:date="2018-11-30T08:04:00Z">
        <w:r w:rsidRPr="00636C9B">
          <w:rPr>
            <w:rFonts w:ascii="Times New Roman" w:eastAsiaTheme="minorHAnsi" w:hAnsi="Times New Roman"/>
            <w:sz w:val="24"/>
            <w:szCs w:val="24"/>
            <w:lang w:eastAsia="en-GB"/>
          </w:rPr>
          <w:delText xml:space="preserve">We obtained data </w:delText>
        </w:r>
        <w:r w:rsidR="003747E1" w:rsidRPr="00636C9B">
          <w:rPr>
            <w:rFonts w:ascii="Times New Roman" w:eastAsiaTheme="minorHAnsi" w:hAnsi="Times New Roman"/>
            <w:sz w:val="24"/>
            <w:szCs w:val="24"/>
            <w:lang w:eastAsia="en-GB"/>
          </w:rPr>
          <w:delText xml:space="preserve">on temperature from ERA-Interim. Methods used </w:delText>
        </w:r>
        <w:r w:rsidR="00EC2A0B" w:rsidRPr="00636C9B">
          <w:rPr>
            <w:rFonts w:ascii="Times New Roman" w:eastAsiaTheme="minorHAnsi" w:hAnsi="Times New Roman"/>
            <w:sz w:val="24"/>
            <w:szCs w:val="24"/>
            <w:lang w:eastAsia="en-GB"/>
          </w:rPr>
          <w:delText>to produce the</w:delText>
        </w:r>
        <w:r w:rsidR="003747E1" w:rsidRPr="00636C9B">
          <w:rPr>
            <w:rFonts w:ascii="Times New Roman" w:eastAsiaTheme="minorHAnsi" w:hAnsi="Times New Roman"/>
            <w:sz w:val="24"/>
            <w:szCs w:val="24"/>
            <w:lang w:eastAsia="en-GB"/>
          </w:rPr>
          <w:delText xml:space="preserve"> dataset are described </w:delText>
        </w:r>
        <w:r w:rsidR="00EC2A0B" w:rsidRPr="00636C9B">
          <w:rPr>
            <w:rFonts w:ascii="Times New Roman" w:eastAsiaTheme="minorHAnsi" w:hAnsi="Times New Roman"/>
            <w:sz w:val="24"/>
            <w:szCs w:val="24"/>
            <w:lang w:eastAsia="en-GB"/>
          </w:rPr>
          <w:delText>in full</w:delText>
        </w:r>
        <w:r w:rsidR="003747E1" w:rsidRPr="00636C9B">
          <w:rPr>
            <w:rFonts w:ascii="Times New Roman" w:eastAsiaTheme="minorHAnsi" w:hAnsi="Times New Roman"/>
            <w:sz w:val="24"/>
            <w:szCs w:val="24"/>
            <w:lang w:eastAsia="en-GB"/>
          </w:rPr>
          <w:delText xml:space="preserve"> elsewhere.</w:delText>
        </w:r>
        <w:r w:rsidR="003747E1" w:rsidRPr="00636C9B">
          <w:rPr>
            <w:rFonts w:ascii="Times New Roman" w:eastAsiaTheme="minorHAnsi" w:hAnsi="Times New Roman"/>
            <w:sz w:val="24"/>
            <w:szCs w:val="24"/>
            <w:lang w:eastAsia="en-GB"/>
          </w:rPr>
          <w:fldChar w:fldCharType="begin" w:fldLock="1"/>
        </w:r>
        <w:r w:rsidR="00321DA9" w:rsidRPr="00636C9B">
          <w:rPr>
            <w:rFonts w:ascii="Times New Roman" w:eastAsiaTheme="minorHAnsi" w:hAnsi="Times New Roman"/>
            <w:sz w:val="24"/>
            <w:szCs w:val="24"/>
            <w:lang w:eastAsia="en-GB"/>
          </w:rPr>
          <w:del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delInstrText>
        </w:r>
        <w:r w:rsidR="003747E1" w:rsidRPr="00636C9B">
          <w:rPr>
            <w:rFonts w:ascii="Times New Roman" w:eastAsiaTheme="minorHAnsi" w:hAnsi="Times New Roman"/>
            <w:sz w:val="24"/>
            <w:szCs w:val="24"/>
            <w:lang w:eastAsia="en-GB"/>
          </w:rPr>
          <w:fldChar w:fldCharType="separate"/>
        </w:r>
        <w:r w:rsidR="00321DA9" w:rsidRPr="00636C9B">
          <w:rPr>
            <w:rFonts w:ascii="Times New Roman" w:eastAsiaTheme="minorHAnsi" w:hAnsi="Times New Roman"/>
            <w:noProof/>
            <w:sz w:val="24"/>
            <w:szCs w:val="24"/>
            <w:vertAlign w:val="superscript"/>
            <w:lang w:eastAsia="en-GB"/>
          </w:rPr>
          <w:delText>20</w:delTex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delText xml:space="preserve"> </w:delText>
        </w:r>
        <w:r w:rsidR="003747E1" w:rsidRPr="00636C9B">
          <w:rPr>
            <w:rFonts w:ascii="Times New Roman" w:eastAsiaTheme="minorHAnsi" w:hAnsi="Times New Roman"/>
            <w:sz w:val="24"/>
            <w:szCs w:val="24"/>
            <w:lang w:eastAsia="en-GB"/>
          </w:rPr>
          <w:delText xml:space="preserve">In </w:delText>
        </w:r>
        <w:r w:rsidR="00A0222A" w:rsidRPr="00636C9B">
          <w:rPr>
            <w:rFonts w:ascii="Times New Roman" w:eastAsiaTheme="minorHAnsi" w:hAnsi="Times New Roman"/>
            <w:sz w:val="24"/>
            <w:szCs w:val="24"/>
            <w:lang w:eastAsia="en-GB"/>
          </w:rPr>
          <w:delText>brief</w:delText>
        </w:r>
        <w:r w:rsidR="003747E1" w:rsidRPr="00636C9B">
          <w:rPr>
            <w:rFonts w:ascii="Times New Roman" w:eastAsiaTheme="minorHAnsi" w:hAnsi="Times New Roman"/>
            <w:sz w:val="24"/>
            <w:szCs w:val="24"/>
            <w:lang w:eastAsia="en-GB"/>
          </w:rPr>
          <w:delText xml:space="preserve">, ERA-Interim </w:delText>
        </w:r>
        <w:r w:rsidRPr="00636C9B">
          <w:rPr>
            <w:rFonts w:ascii="Times New Roman" w:eastAsiaTheme="minorHAnsi" w:hAnsi="Times New Roman"/>
            <w:sz w:val="24"/>
            <w:szCs w:val="24"/>
            <w:lang w:eastAsia="en-GB"/>
          </w:rPr>
          <w:delText xml:space="preserve">combines predictions </w:delText>
        </w:r>
        <w:r w:rsidR="00BC0104">
          <w:rPr>
            <w:rFonts w:ascii="Times New Roman" w:eastAsiaTheme="minorHAnsi" w:hAnsi="Times New Roman"/>
            <w:sz w:val="24"/>
            <w:szCs w:val="24"/>
            <w:lang w:eastAsia="en-GB"/>
          </w:rPr>
          <w:delText xml:space="preserve">of atmospheric conditions </w:delText>
        </w:r>
        <w:r w:rsidRPr="00636C9B">
          <w:rPr>
            <w:rFonts w:ascii="Times New Roman" w:eastAsiaTheme="minorHAnsi" w:hAnsi="Times New Roman"/>
            <w:sz w:val="24"/>
            <w:szCs w:val="24"/>
            <w:lang w:eastAsia="en-GB"/>
          </w:rPr>
          <w:delText xml:space="preserve">from a physical model with </w:delText>
        </w:r>
        <w:r w:rsidR="00BC0104">
          <w:rPr>
            <w:rFonts w:ascii="Times New Roman" w:eastAsiaTheme="minorHAnsi" w:hAnsi="Times New Roman"/>
            <w:sz w:val="24"/>
            <w:szCs w:val="24"/>
            <w:lang w:eastAsia="en-GB"/>
          </w:rPr>
          <w:delText>corresponding observations from in-situ</w:delText>
        </w:r>
        <w:r w:rsidRPr="00636C9B">
          <w:rPr>
            <w:rFonts w:ascii="Times New Roman" w:eastAsiaTheme="minorHAnsi" w:hAnsi="Times New Roman"/>
            <w:sz w:val="24"/>
            <w:szCs w:val="24"/>
            <w:lang w:eastAsia="en-GB"/>
          </w:rPr>
          <w:delText xml:space="preserve"> and satellite </w:delText>
        </w:r>
        <w:r w:rsidR="00BC0104">
          <w:rPr>
            <w:rFonts w:ascii="Times New Roman" w:eastAsiaTheme="minorHAnsi" w:hAnsi="Times New Roman"/>
            <w:sz w:val="24"/>
            <w:szCs w:val="24"/>
            <w:lang w:eastAsia="en-GB"/>
          </w:rPr>
          <w:delText>data</w:delText>
        </w:r>
        <w:r w:rsidR="0041272D" w:rsidRPr="00636C9B">
          <w:rPr>
            <w:rFonts w:ascii="Times New Roman" w:eastAsiaTheme="minorHAnsi" w:hAnsi="Times New Roman"/>
            <w:sz w:val="24"/>
            <w:szCs w:val="24"/>
            <w:lang w:eastAsia="en-GB"/>
          </w:rPr>
          <w:delText>.</w:delText>
        </w:r>
        <w:r w:rsidRPr="00636C9B">
          <w:rPr>
            <w:rFonts w:ascii="Times New Roman" w:eastAsiaTheme="minorHAnsi" w:hAnsi="Times New Roman"/>
            <w:sz w:val="24"/>
            <w:szCs w:val="24"/>
            <w:lang w:eastAsia="en-GB"/>
          </w:rPr>
          <w:delText xml:space="preserve"> We used gridded four-times-daily estimates</w:delText>
        </w:r>
        <w:r w:rsidR="00483196" w:rsidRPr="00636C9B">
          <w:rPr>
            <w:rFonts w:ascii="Times New Roman" w:eastAsiaTheme="minorHAnsi" w:hAnsi="Times New Roman"/>
            <w:sz w:val="24"/>
            <w:szCs w:val="24"/>
            <w:lang w:eastAsia="en-GB"/>
          </w:rPr>
          <w:delText xml:space="preserve"> of 2-metre temperature</w:delText>
        </w:r>
        <w:r w:rsidRPr="00636C9B">
          <w:rPr>
            <w:rFonts w:ascii="Times New Roman" w:eastAsiaTheme="minorHAnsi" w:hAnsi="Times New Roman"/>
            <w:sz w:val="24"/>
            <w:szCs w:val="24"/>
            <w:lang w:eastAsia="en-GB"/>
          </w:rPr>
          <w:delText xml:space="preserve"> at a resolution of 80km to generate monthly population-weighted temperature by </w:delText>
        </w:r>
        <w:r w:rsidR="00055B65" w:rsidRPr="00636C9B">
          <w:rPr>
            <w:rFonts w:ascii="Times New Roman" w:eastAsiaTheme="minorHAnsi" w:hAnsi="Times New Roman"/>
            <w:sz w:val="24"/>
            <w:szCs w:val="24"/>
            <w:lang w:eastAsia="en-GB"/>
          </w:rPr>
          <w:delText>state</w:delText>
        </w:r>
        <w:r w:rsidRPr="00636C9B">
          <w:rPr>
            <w:rFonts w:ascii="Times New Roman" w:eastAsiaTheme="minorHAnsi" w:hAnsi="Times New Roman"/>
            <w:sz w:val="24"/>
            <w:szCs w:val="24"/>
            <w:lang w:eastAsia="en-GB"/>
          </w:rPr>
          <w:delText xml:space="preserve"> </w:delText>
        </w:r>
        <w:r w:rsidR="00B950F6">
          <w:rPr>
            <w:rFonts w:ascii="Times New Roman" w:eastAsiaTheme="minorHAnsi" w:hAnsi="Times New Roman"/>
            <w:sz w:val="24"/>
            <w:szCs w:val="24"/>
            <w:lang w:eastAsia="en-GB"/>
          </w:rPr>
          <w:delText>for</w:delText>
        </w:r>
        <w:r w:rsidR="00B950F6" w:rsidRPr="00636C9B">
          <w:rPr>
            <w:rFonts w:ascii="Times New Roman" w:eastAsiaTheme="minorHAnsi" w:hAnsi="Times New Roman"/>
            <w:sz w:val="24"/>
            <w:szCs w:val="24"/>
            <w:lang w:eastAsia="en-GB"/>
          </w:rPr>
          <w:delText xml:space="preserve"> </w:delText>
        </w:r>
        <w:r w:rsidRPr="00636C9B">
          <w:rPr>
            <w:rFonts w:ascii="Times New Roman" w:eastAsiaTheme="minorHAnsi" w:hAnsi="Times New Roman"/>
            <w:sz w:val="24"/>
            <w:szCs w:val="24"/>
            <w:lang w:eastAsia="en-GB"/>
          </w:rPr>
          <w:delText>the</w:delText>
        </w:r>
        <w:r w:rsidR="00B950F6">
          <w:rPr>
            <w:rFonts w:ascii="Times New Roman" w:eastAsiaTheme="minorHAnsi" w:hAnsi="Times New Roman"/>
            <w:sz w:val="24"/>
            <w:szCs w:val="24"/>
            <w:lang w:eastAsia="en-GB"/>
          </w:rPr>
          <w:delText xml:space="preserve"> entire</w:delText>
        </w:r>
        <w:r w:rsidRPr="00636C9B">
          <w:rPr>
            <w:rFonts w:ascii="Times New Roman" w:eastAsiaTheme="minorHAnsi" w:hAnsi="Times New Roman"/>
            <w:sz w:val="24"/>
            <w:szCs w:val="24"/>
            <w:lang w:eastAsia="en-GB"/>
          </w:rPr>
          <w:delText xml:space="preserve"> analysis period.</w:delText>
        </w:r>
        <w:r w:rsidR="00BB3FAB" w:rsidRPr="00636C9B">
          <w:rPr>
            <w:rFonts w:ascii="Times New Roman" w:eastAsiaTheme="minorHAnsi" w:hAnsi="Times New Roman"/>
            <w:sz w:val="24"/>
            <w:szCs w:val="24"/>
            <w:lang w:eastAsia="en-GB"/>
          </w:rPr>
          <w:delText xml:space="preserve"> </w:delText>
        </w:r>
      </w:del>
    </w:p>
    <w:p w14:paraId="086C0C2D" w14:textId="77777777" w:rsidR="00B950F6" w:rsidRDefault="00B950F6" w:rsidP="00D76DF7">
      <w:pPr>
        <w:spacing w:after="0" w:line="480" w:lineRule="auto"/>
        <w:jc w:val="both"/>
        <w:outlineLvl w:val="0"/>
        <w:rPr>
          <w:del w:id="83" w:author="Parks, Robbie M" w:date="2018-11-30T08:04:00Z"/>
          <w:rFonts w:ascii="Times New Roman" w:eastAsiaTheme="minorHAnsi" w:hAnsi="Times New Roman"/>
          <w:sz w:val="24"/>
          <w:szCs w:val="24"/>
          <w:lang w:eastAsia="en-GB"/>
        </w:rPr>
      </w:pPr>
    </w:p>
    <w:p w14:paraId="341BC00A" w14:textId="77777777" w:rsidR="00C845EF" w:rsidRPr="00636C9B" w:rsidRDefault="00BB3FAB" w:rsidP="00D76DF7">
      <w:pPr>
        <w:spacing w:after="0" w:line="480" w:lineRule="auto"/>
        <w:jc w:val="both"/>
        <w:outlineLvl w:val="0"/>
        <w:rPr>
          <w:del w:id="84" w:author="Parks, Robbie M" w:date="2018-11-30T08:04:00Z"/>
          <w:rFonts w:ascii="Times New Roman" w:eastAsiaTheme="minorHAnsi" w:hAnsi="Times New Roman"/>
          <w:sz w:val="24"/>
          <w:szCs w:val="24"/>
          <w:lang w:eastAsia="en-GB"/>
        </w:rPr>
      </w:pPr>
      <w:commentRangeStart w:id="85"/>
      <w:del w:id="86" w:author="Parks, Robbie M" w:date="2018-11-30T08:04:00Z">
        <w:r w:rsidRPr="00636C9B">
          <w:rPr>
            <w:rFonts w:ascii="Times New Roman" w:eastAsiaTheme="minorHAnsi" w:hAnsi="Times New Roman"/>
            <w:sz w:val="24"/>
            <w:szCs w:val="24"/>
            <w:lang w:eastAsia="en-GB"/>
          </w:rPr>
          <w:delText xml:space="preserve">We </w:delText>
        </w:r>
        <w:r w:rsidR="00E6231C" w:rsidRPr="00636C9B">
          <w:rPr>
            <w:rFonts w:ascii="Times New Roman" w:eastAsiaTheme="minorHAnsi" w:hAnsi="Times New Roman"/>
            <w:sz w:val="24"/>
            <w:szCs w:val="24"/>
            <w:lang w:eastAsia="en-GB"/>
          </w:rPr>
          <w:delText>calculated</w:delText>
        </w:r>
        <w:r w:rsidR="00665BF4" w:rsidRPr="00636C9B">
          <w:rPr>
            <w:rFonts w:ascii="Times New Roman" w:eastAsiaTheme="minorHAnsi" w:hAnsi="Times New Roman"/>
            <w:sz w:val="24"/>
            <w:szCs w:val="24"/>
            <w:lang w:eastAsia="en-GB"/>
          </w:rPr>
          <w:delText xml:space="preserve"> mean t</w:delText>
        </w:r>
        <w:r w:rsidR="004814FB" w:rsidRPr="00636C9B">
          <w:rPr>
            <w:rFonts w:ascii="Times New Roman" w:eastAsiaTheme="minorHAnsi" w:hAnsi="Times New Roman"/>
            <w:sz w:val="24"/>
            <w:szCs w:val="24"/>
            <w:lang w:eastAsia="en-GB"/>
          </w:rPr>
          <w:delText>emperatures</w:delText>
        </w:r>
        <w:r w:rsidR="00B80D4C" w:rsidRPr="00636C9B">
          <w:rPr>
            <w:rFonts w:ascii="Times New Roman" w:eastAsiaTheme="minorHAnsi" w:hAnsi="Times New Roman"/>
            <w:sz w:val="24"/>
            <w:szCs w:val="24"/>
            <w:lang w:eastAsia="en-GB"/>
          </w:rPr>
          <w:delText xml:space="preserve"> by month and state during a climate-scale </w:delText>
        </w:r>
        <w:r w:rsidR="00F76044" w:rsidRPr="00636C9B">
          <w:rPr>
            <w:rFonts w:ascii="Times New Roman" w:eastAsiaTheme="minorHAnsi" w:hAnsi="Times New Roman"/>
            <w:sz w:val="24"/>
            <w:szCs w:val="24"/>
            <w:lang w:eastAsia="en-GB"/>
          </w:rPr>
          <w:delText>period of time</w:delText>
        </w:r>
        <w:r w:rsidR="00B80D4C" w:rsidRPr="00636C9B">
          <w:rPr>
            <w:rFonts w:ascii="Times New Roman" w:eastAsiaTheme="minorHAnsi" w:hAnsi="Times New Roman"/>
            <w:sz w:val="24"/>
            <w:szCs w:val="24"/>
            <w:lang w:eastAsia="en-GB"/>
          </w:rPr>
          <w:delText xml:space="preserve"> (here 1980-2009)</w:delText>
        </w:r>
        <w:r w:rsidR="008F32CB" w:rsidRPr="00636C9B">
          <w:rPr>
            <w:rFonts w:ascii="Times New Roman" w:eastAsiaTheme="minorHAnsi" w:hAnsi="Times New Roman"/>
            <w:sz w:val="24"/>
            <w:szCs w:val="24"/>
            <w:lang w:eastAsia="en-GB"/>
          </w:rPr>
          <w:delText>.</w:delText>
        </w:r>
        <w:r w:rsidR="00997E51" w:rsidRPr="00636C9B">
          <w:rPr>
            <w:rFonts w:ascii="Times New Roman" w:eastAsiaTheme="minorHAnsi" w:hAnsi="Times New Roman"/>
            <w:sz w:val="24"/>
            <w:szCs w:val="24"/>
            <w:lang w:eastAsia="en-GB"/>
          </w:rPr>
          <w:fldChar w:fldCharType="begin" w:fldLock="1"/>
        </w:r>
        <w:r w:rsidR="00047A51" w:rsidRPr="00636C9B">
          <w:rPr>
            <w:rFonts w:ascii="Times New Roman" w:eastAsiaTheme="minorHAnsi" w:hAnsi="Times New Roman"/>
            <w:sz w:val="24"/>
            <w:szCs w:val="24"/>
            <w:lang w:eastAsia="en-GB"/>
          </w:rPr>
          <w:del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21&lt;/sup&gt;","plainTextFormattedCitation":"21","previouslyFormattedCitation":"&lt;sup&gt;21&lt;/sup&gt;"},"properties":{"noteIndex":0},"schema":"https://github.com/citation-style-language/schema/raw/master/csl-citation.json"}</w:delInstrText>
        </w:r>
        <w:r w:rsidR="00997E51" w:rsidRPr="00636C9B">
          <w:rPr>
            <w:rFonts w:ascii="Times New Roman" w:eastAsiaTheme="minorHAnsi" w:hAnsi="Times New Roman"/>
            <w:sz w:val="24"/>
            <w:szCs w:val="24"/>
            <w:lang w:eastAsia="en-GB"/>
          </w:rPr>
          <w:fldChar w:fldCharType="separate"/>
        </w:r>
        <w:r w:rsidR="00997E51" w:rsidRPr="00636C9B">
          <w:rPr>
            <w:rFonts w:ascii="Times New Roman" w:eastAsiaTheme="minorHAnsi" w:hAnsi="Times New Roman"/>
            <w:noProof/>
            <w:sz w:val="24"/>
            <w:szCs w:val="24"/>
            <w:vertAlign w:val="superscript"/>
            <w:lang w:eastAsia="en-GB"/>
          </w:rPr>
          <w:delText>21</w:delTex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delText xml:space="preserve"> </w:delText>
        </w:r>
        <w:commentRangeEnd w:id="85"/>
        <w:r w:rsidR="00B950F6">
          <w:rPr>
            <w:rStyle w:val="CommentReference"/>
            <w:rFonts w:asciiTheme="minorHAnsi" w:eastAsiaTheme="minorHAnsi" w:hAnsiTheme="minorHAnsi" w:cstheme="minorBidi"/>
          </w:rPr>
          <w:commentReference w:id="85"/>
        </w:r>
        <w:r w:rsidR="00514A85" w:rsidRPr="00636C9B">
          <w:rPr>
            <w:rFonts w:ascii="Times New Roman" w:hAnsi="Times New Roman"/>
            <w:color w:val="000000" w:themeColor="text1"/>
            <w:sz w:val="24"/>
            <w:szCs w:val="24"/>
          </w:rPr>
          <w:delText>T</w:delText>
        </w:r>
        <w:commentRangeStart w:id="87"/>
        <w:r w:rsidR="00514A85" w:rsidRPr="00636C9B">
          <w:rPr>
            <w:rFonts w:ascii="Times New Roman" w:hAnsi="Times New Roman"/>
            <w:color w:val="000000" w:themeColor="text1"/>
            <w:sz w:val="24"/>
            <w:szCs w:val="24"/>
          </w:rPr>
          <w:delText>h</w:delText>
        </w:r>
        <w:r w:rsidR="008844BD" w:rsidRPr="00636C9B">
          <w:rPr>
            <w:rFonts w:ascii="Times New Roman" w:hAnsi="Times New Roman"/>
            <w:color w:val="000000" w:themeColor="text1"/>
            <w:sz w:val="24"/>
            <w:szCs w:val="24"/>
          </w:rPr>
          <w:delText>is</w:delText>
        </w:r>
        <w:r w:rsidR="00514A85" w:rsidRPr="00636C9B">
          <w:rPr>
            <w:rFonts w:ascii="Times New Roman" w:hAnsi="Times New Roman"/>
            <w:color w:val="000000" w:themeColor="text1"/>
            <w:sz w:val="24"/>
            <w:szCs w:val="24"/>
          </w:rPr>
          <w:delText xml:space="preserve"> long-term mean temperature represents the local adaptation temperature </w:delText>
        </w:r>
        <w:r w:rsidR="00CF3383" w:rsidRPr="00636C9B">
          <w:rPr>
            <w:rFonts w:ascii="Times New Roman" w:hAnsi="Times New Roman"/>
            <w:color w:val="000000" w:themeColor="text1"/>
            <w:sz w:val="24"/>
            <w:szCs w:val="24"/>
          </w:rPr>
          <w:delText>for</w:delText>
        </w:r>
        <w:r w:rsidR="00514A85" w:rsidRPr="00636C9B">
          <w:rPr>
            <w:rFonts w:ascii="Times New Roman" w:hAnsi="Times New Roman"/>
            <w:color w:val="000000" w:themeColor="text1"/>
            <w:sz w:val="24"/>
            <w:szCs w:val="24"/>
          </w:rPr>
          <w:delText xml:space="preserve"> each state in each month.</w:delText>
        </w:r>
        <w:commentRangeEnd w:id="87"/>
        <w:r w:rsidR="00B950F6">
          <w:rPr>
            <w:rStyle w:val="CommentReference"/>
            <w:rFonts w:asciiTheme="minorHAnsi" w:eastAsiaTheme="minorHAnsi" w:hAnsiTheme="minorHAnsi" w:cstheme="minorBidi"/>
          </w:rPr>
          <w:commentReference w:id="87"/>
        </w:r>
        <w:r w:rsidR="00B80D4C" w:rsidRPr="00636C9B">
          <w:rPr>
            <w:rFonts w:ascii="Times New Roman" w:eastAsiaTheme="minorHAnsi" w:hAnsi="Times New Roman"/>
            <w:sz w:val="24"/>
            <w:szCs w:val="24"/>
            <w:lang w:eastAsia="en-GB"/>
          </w:rPr>
          <w:delText xml:space="preserve"> </w:delText>
        </w:r>
        <w:r w:rsidR="00534095" w:rsidRPr="00636C9B">
          <w:rPr>
            <w:rFonts w:ascii="Times New Roman" w:eastAsiaTheme="minorHAnsi" w:hAnsi="Times New Roman"/>
            <w:sz w:val="24"/>
            <w:szCs w:val="24"/>
            <w:lang w:eastAsia="en-GB"/>
          </w:rPr>
          <w:delText xml:space="preserve">We then </w:delText>
        </w:r>
        <w:r w:rsidR="00B80D4C" w:rsidRPr="00636C9B">
          <w:rPr>
            <w:rFonts w:ascii="Times New Roman" w:eastAsiaTheme="minorHAnsi" w:hAnsi="Times New Roman"/>
            <w:sz w:val="24"/>
            <w:szCs w:val="24"/>
            <w:lang w:eastAsia="en-GB"/>
          </w:rPr>
          <w:delText>subtracted</w:delText>
        </w:r>
        <w:r w:rsidR="004814FB" w:rsidRPr="00636C9B">
          <w:rPr>
            <w:rFonts w:ascii="Times New Roman" w:eastAsiaTheme="minorHAnsi" w:hAnsi="Times New Roman"/>
            <w:sz w:val="24"/>
            <w:szCs w:val="24"/>
            <w:lang w:eastAsia="en-GB"/>
          </w:rPr>
          <w:delText xml:space="preserve"> </w:delText>
        </w:r>
        <w:r w:rsidR="00AD1745" w:rsidRPr="00636C9B">
          <w:rPr>
            <w:rFonts w:ascii="Times New Roman" w:eastAsiaTheme="minorHAnsi" w:hAnsi="Times New Roman"/>
            <w:sz w:val="24"/>
            <w:szCs w:val="24"/>
            <w:lang w:eastAsia="en-GB"/>
          </w:rPr>
          <w:delText xml:space="preserve">the long-term mean temperature </w:delText>
        </w:r>
        <w:r w:rsidR="004814FB" w:rsidRPr="00636C9B">
          <w:rPr>
            <w:rFonts w:ascii="Times New Roman" w:eastAsiaTheme="minorHAnsi" w:hAnsi="Times New Roman"/>
            <w:sz w:val="24"/>
            <w:szCs w:val="24"/>
            <w:lang w:eastAsia="en-GB"/>
          </w:rPr>
          <w:delText xml:space="preserve">from each </w:delText>
        </w:r>
        <w:r w:rsidR="00AD1745" w:rsidRPr="00636C9B">
          <w:rPr>
            <w:rFonts w:ascii="Times New Roman" w:eastAsiaTheme="minorHAnsi" w:hAnsi="Times New Roman"/>
            <w:sz w:val="24"/>
            <w:szCs w:val="24"/>
            <w:lang w:eastAsia="en-GB"/>
          </w:rPr>
          <w:delText xml:space="preserve">respective </w:delText>
        </w:r>
        <w:r w:rsidR="004814FB" w:rsidRPr="00636C9B">
          <w:rPr>
            <w:rFonts w:ascii="Times New Roman" w:eastAsiaTheme="minorHAnsi" w:hAnsi="Times New Roman"/>
            <w:sz w:val="24"/>
            <w:szCs w:val="24"/>
            <w:lang w:eastAsia="en-GB"/>
          </w:rPr>
          <w:delText>state-month value</w:delText>
        </w:r>
        <w:r w:rsidR="007655FC" w:rsidRPr="00636C9B">
          <w:rPr>
            <w:rFonts w:ascii="Times New Roman" w:eastAsiaTheme="minorHAnsi" w:hAnsi="Times New Roman"/>
            <w:sz w:val="24"/>
            <w:szCs w:val="24"/>
            <w:lang w:eastAsia="en-GB"/>
          </w:rPr>
          <w:delText xml:space="preserve"> </w:delText>
        </w:r>
        <w:r w:rsidR="00AD1745" w:rsidRPr="00636C9B">
          <w:rPr>
            <w:rFonts w:ascii="Times New Roman" w:eastAsiaTheme="minorHAnsi" w:hAnsi="Times New Roman"/>
            <w:sz w:val="24"/>
            <w:szCs w:val="24"/>
            <w:lang w:eastAsia="en-GB"/>
          </w:rPr>
          <w:delText xml:space="preserve">over time </w:delText>
        </w:r>
        <w:r w:rsidR="00E6231C" w:rsidRPr="00636C9B">
          <w:rPr>
            <w:rFonts w:ascii="Times New Roman" w:eastAsiaTheme="minorHAnsi" w:hAnsi="Times New Roman"/>
            <w:sz w:val="24"/>
            <w:szCs w:val="24"/>
            <w:lang w:eastAsia="en-GB"/>
          </w:rPr>
          <w:delText xml:space="preserve">to generate </w:delText>
        </w:r>
        <w:r w:rsidR="00AD1745" w:rsidRPr="00636C9B">
          <w:rPr>
            <w:rFonts w:ascii="Times New Roman" w:eastAsiaTheme="minorHAnsi" w:hAnsi="Times New Roman"/>
            <w:sz w:val="24"/>
            <w:szCs w:val="24"/>
            <w:lang w:eastAsia="en-GB"/>
          </w:rPr>
          <w:delText xml:space="preserve">a </w:delText>
        </w:r>
        <w:r w:rsidR="00E6231C" w:rsidRPr="00636C9B">
          <w:rPr>
            <w:rFonts w:ascii="Times New Roman" w:eastAsiaTheme="minorHAnsi" w:hAnsi="Times New Roman"/>
            <w:sz w:val="24"/>
            <w:szCs w:val="24"/>
            <w:lang w:eastAsia="en-GB"/>
          </w:rPr>
          <w:delText xml:space="preserve">temperature anomaly </w:delText>
        </w:r>
        <w:r w:rsidR="00AD1745" w:rsidRPr="00636C9B">
          <w:rPr>
            <w:rFonts w:ascii="Times New Roman" w:eastAsiaTheme="minorHAnsi" w:hAnsi="Times New Roman"/>
            <w:sz w:val="24"/>
            <w:szCs w:val="24"/>
            <w:lang w:eastAsia="en-GB"/>
          </w:rPr>
          <w:delText xml:space="preserve">time series for each month in each state </w:delText>
        </w:r>
        <w:r w:rsidR="007655FC" w:rsidRPr="00636C9B">
          <w:rPr>
            <w:rFonts w:ascii="Times New Roman" w:eastAsiaTheme="minorHAnsi" w:hAnsi="Times New Roman"/>
            <w:sz w:val="24"/>
            <w:szCs w:val="24"/>
            <w:lang w:eastAsia="en-GB"/>
          </w:rPr>
          <w:delText>(Figure XX).</w:delText>
        </w:r>
        <w:r w:rsidR="00C84052">
          <w:rPr>
            <w:rFonts w:ascii="Times New Roman" w:eastAsiaTheme="minorHAnsi" w:hAnsi="Times New Roman"/>
            <w:sz w:val="24"/>
            <w:szCs w:val="24"/>
            <w:lang w:eastAsia="en-GB"/>
          </w:rPr>
          <w:delText xml:space="preserve"> [[[to give an intuition of what this is: is a specific month in a specific year in a specific state warmer/cooler than what people experience]]]</w:delText>
        </w:r>
      </w:del>
    </w:p>
    <w:p w14:paraId="27A3011F" w14:textId="77777777" w:rsidR="009B0615" w:rsidRDefault="009B0615" w:rsidP="00D76DF7">
      <w:pPr>
        <w:spacing w:after="0" w:line="480" w:lineRule="auto"/>
        <w:jc w:val="both"/>
        <w:outlineLvl w:val="0"/>
        <w:rPr>
          <w:del w:id="88" w:author="Parks, Robbie M" w:date="2018-11-30T08:04:00Z"/>
          <w:rFonts w:ascii="Times New Roman" w:hAnsi="Times New Roman"/>
          <w:sz w:val="24"/>
          <w:szCs w:val="24"/>
        </w:rPr>
      </w:pPr>
    </w:p>
    <w:p w14:paraId="336ED2A9" w14:textId="77777777" w:rsidR="00C84052" w:rsidRDefault="00C84052" w:rsidP="00D76DF7">
      <w:pPr>
        <w:spacing w:after="0" w:line="480" w:lineRule="auto"/>
        <w:jc w:val="both"/>
        <w:outlineLvl w:val="0"/>
        <w:rPr>
          <w:del w:id="89" w:author="Parks, Robbie M" w:date="2018-11-30T08:04:00Z"/>
          <w:rFonts w:ascii="Times New Roman" w:hAnsi="Times New Roman"/>
          <w:sz w:val="24"/>
          <w:szCs w:val="24"/>
        </w:rPr>
      </w:pPr>
      <w:del w:id="90" w:author="Parks, Robbie M" w:date="2018-11-30T08:04:00Z">
        <w:r>
          <w:rPr>
            <w:rFonts w:ascii="Times New Roman" w:hAnsi="Times New Roman"/>
            <w:sz w:val="24"/>
            <w:szCs w:val="24"/>
          </w:rPr>
          <w:delText>[[[we should discuss where to say that we tried other variables like number of cold days etc. to dsicuss before any attempt to write]]]</w:delText>
        </w:r>
      </w:del>
    </w:p>
    <w:p w14:paraId="3D94736A" w14:textId="77777777" w:rsidR="00C84052" w:rsidRPr="00636C9B" w:rsidRDefault="00C84052" w:rsidP="00D76DF7">
      <w:pPr>
        <w:spacing w:after="0" w:line="480" w:lineRule="auto"/>
        <w:jc w:val="both"/>
        <w:outlineLvl w:val="0"/>
        <w:rPr>
          <w:del w:id="91" w:author="Parks, Robbie M" w:date="2018-11-30T08:04:00Z"/>
          <w:rFonts w:ascii="Times New Roman" w:hAnsi="Times New Roman"/>
          <w:sz w:val="24"/>
          <w:szCs w:val="24"/>
        </w:rPr>
      </w:pPr>
    </w:p>
    <w:p w14:paraId="031C7112" w14:textId="77777777" w:rsidR="009F41F2" w:rsidRPr="00636C9B" w:rsidRDefault="003075B4" w:rsidP="00D76DF7">
      <w:pPr>
        <w:spacing w:after="0" w:line="480" w:lineRule="auto"/>
        <w:jc w:val="both"/>
        <w:outlineLvl w:val="0"/>
        <w:rPr>
          <w:del w:id="92" w:author="Parks, Robbie M" w:date="2018-11-30T08:04:00Z"/>
          <w:rFonts w:ascii="Times New Roman" w:hAnsi="Times New Roman"/>
          <w:i/>
          <w:color w:val="000000" w:themeColor="text1"/>
          <w:sz w:val="24"/>
          <w:szCs w:val="24"/>
        </w:rPr>
      </w:pPr>
      <w:del w:id="93" w:author="Parks, Robbie M" w:date="2018-11-30T08:04:00Z">
        <w:r w:rsidRPr="00636C9B">
          <w:rPr>
            <w:rFonts w:ascii="Times New Roman" w:hAnsi="Times New Roman"/>
            <w:i/>
            <w:color w:val="000000" w:themeColor="text1"/>
            <w:sz w:val="24"/>
            <w:szCs w:val="24"/>
          </w:rPr>
          <w:delText>Bayesian spatiotemporal model</w:delText>
        </w:r>
      </w:del>
    </w:p>
    <w:p w14:paraId="752A5E8E" w14:textId="77777777" w:rsidR="007C6648" w:rsidRPr="00636C9B" w:rsidRDefault="00AB4E6A" w:rsidP="00D76DF7">
      <w:pPr>
        <w:spacing w:after="0" w:line="480" w:lineRule="auto"/>
        <w:jc w:val="both"/>
        <w:outlineLvl w:val="0"/>
        <w:rPr>
          <w:del w:id="94" w:author="Parks, Robbie M" w:date="2018-11-30T08:04:00Z"/>
          <w:rFonts w:ascii="Times New Roman" w:hAnsi="Times New Roman"/>
          <w:color w:val="000000" w:themeColor="text1"/>
          <w:sz w:val="24"/>
          <w:szCs w:val="24"/>
        </w:rPr>
      </w:pPr>
      <w:commentRangeStart w:id="95"/>
      <w:del w:id="96" w:author="Parks, Robbie M" w:date="2018-11-30T08:04:00Z">
        <w:r w:rsidRPr="00636C9B">
          <w:rPr>
            <w:rFonts w:ascii="Times New Roman" w:hAnsi="Times New Roman"/>
            <w:color w:val="000000" w:themeColor="text1"/>
            <w:sz w:val="24"/>
            <w:szCs w:val="24"/>
          </w:rPr>
          <w:delText>W</w:delText>
        </w:r>
        <w:r w:rsidR="00B050CA" w:rsidRPr="00636C9B">
          <w:rPr>
            <w:rFonts w:ascii="Times New Roman" w:hAnsi="Times New Roman"/>
            <w:color w:val="000000" w:themeColor="text1"/>
            <w:sz w:val="24"/>
            <w:szCs w:val="24"/>
          </w:rPr>
          <w:delText xml:space="preserve">e developed a Bayesian spatiotemporal model that was formulated to incorporate features of deaths rates in </w:delText>
        </w:r>
        <w:commentRangeStart w:id="97"/>
        <w:r w:rsidR="00B050CA" w:rsidRPr="00636C9B">
          <w:rPr>
            <w:rFonts w:ascii="Times New Roman" w:hAnsi="Times New Roman"/>
            <w:color w:val="000000" w:themeColor="text1"/>
            <w:sz w:val="24"/>
            <w:szCs w:val="24"/>
          </w:rPr>
          <w:delText xml:space="preserve">relation to </w:delText>
        </w:r>
        <w:r w:rsidR="00B950F6">
          <w:rPr>
            <w:rFonts w:ascii="Times New Roman" w:hAnsi="Times New Roman"/>
            <w:color w:val="000000" w:themeColor="text1"/>
            <w:sz w:val="24"/>
            <w:szCs w:val="24"/>
          </w:rPr>
          <w:delText>place</w:delText>
        </w:r>
        <w:r w:rsidR="00B950F6" w:rsidRPr="00636C9B">
          <w:rPr>
            <w:rFonts w:ascii="Times New Roman" w:hAnsi="Times New Roman"/>
            <w:color w:val="000000" w:themeColor="text1"/>
            <w:sz w:val="24"/>
            <w:szCs w:val="24"/>
          </w:rPr>
          <w:delText xml:space="preserve"> </w:delText>
        </w:r>
        <w:r w:rsidR="00B050CA" w:rsidRPr="00636C9B">
          <w:rPr>
            <w:rFonts w:ascii="Times New Roman" w:hAnsi="Times New Roman"/>
            <w:color w:val="000000" w:themeColor="text1"/>
            <w:sz w:val="24"/>
            <w:szCs w:val="24"/>
          </w:rPr>
          <w:delText>of residence,</w:delText>
        </w:r>
        <w:commentRangeEnd w:id="97"/>
        <w:r w:rsidR="00B950F6">
          <w:rPr>
            <w:rStyle w:val="CommentReference"/>
            <w:rFonts w:asciiTheme="minorHAnsi" w:eastAsiaTheme="minorHAnsi" w:hAnsiTheme="minorHAnsi" w:cstheme="minorBidi"/>
          </w:rPr>
          <w:commentReference w:id="97"/>
        </w:r>
        <w:r w:rsidR="00B050CA" w:rsidRPr="00636C9B">
          <w:rPr>
            <w:rFonts w:ascii="Times New Roman" w:hAnsi="Times New Roman"/>
            <w:color w:val="000000" w:themeColor="text1"/>
            <w:sz w:val="24"/>
            <w:szCs w:val="24"/>
          </w:rPr>
          <w:delText xml:space="preserve"> month of the year, and temperature anomaly, over space and time</w:delText>
        </w:r>
        <w:r w:rsidR="00AF664C" w:rsidRPr="00636C9B">
          <w:rPr>
            <w:rFonts w:ascii="Times New Roman" w:hAnsi="Times New Roman"/>
            <w:color w:val="000000" w:themeColor="text1"/>
            <w:sz w:val="24"/>
            <w:szCs w:val="24"/>
          </w:rPr>
          <w:delText>.</w:delText>
        </w:r>
        <w:r w:rsidR="0054215F" w:rsidRPr="00636C9B">
          <w:rPr>
            <w:rFonts w:ascii="Times New Roman" w:hAnsi="Times New Roman"/>
            <w:color w:val="000000" w:themeColor="text1"/>
            <w:sz w:val="24"/>
            <w:szCs w:val="24"/>
          </w:rPr>
          <w:delText xml:space="preserve"> </w:delText>
        </w:r>
        <w:commentRangeEnd w:id="95"/>
        <w:r w:rsidR="00B950F6">
          <w:rPr>
            <w:rStyle w:val="CommentReference"/>
            <w:rFonts w:asciiTheme="minorHAnsi" w:eastAsiaTheme="minorHAnsi" w:hAnsiTheme="minorHAnsi" w:cstheme="minorBidi"/>
          </w:rPr>
          <w:commentReference w:id="95"/>
        </w:r>
        <w:r w:rsidR="005C2298" w:rsidRPr="00636C9B">
          <w:rPr>
            <w:rFonts w:ascii="Times New Roman" w:hAnsi="Times New Roman"/>
            <w:color w:val="000000" w:themeColor="text1"/>
            <w:sz w:val="24"/>
            <w:szCs w:val="24"/>
          </w:rPr>
          <w:delText>The m</w:delText>
        </w:r>
        <w:r w:rsidR="00A6523E" w:rsidRPr="00636C9B">
          <w:rPr>
            <w:rFonts w:ascii="Times New Roman" w:hAnsi="Times New Roman"/>
            <w:color w:val="000000" w:themeColor="text1"/>
            <w:sz w:val="24"/>
            <w:szCs w:val="24"/>
          </w:rPr>
          <w:delText>od</w:delText>
        </w:r>
        <w:r w:rsidR="00DF44C4" w:rsidRPr="00636C9B">
          <w:rPr>
            <w:rFonts w:ascii="Times New Roman" w:hAnsi="Times New Roman"/>
            <w:color w:val="000000" w:themeColor="text1"/>
            <w:sz w:val="24"/>
            <w:szCs w:val="24"/>
          </w:rPr>
          <w:delText>el specification is provided</w:delText>
        </w:r>
        <w:r w:rsidR="004A11D9" w:rsidRPr="00636C9B">
          <w:rPr>
            <w:rFonts w:ascii="Times New Roman" w:hAnsi="Times New Roman"/>
            <w:color w:val="000000" w:themeColor="text1"/>
            <w:sz w:val="24"/>
            <w:szCs w:val="24"/>
          </w:rPr>
          <w:delText xml:space="preserve"> fully in </w:delText>
        </w:r>
        <w:r w:rsidR="00871CFE" w:rsidRPr="00636C9B">
          <w:rPr>
            <w:rFonts w:ascii="Times New Roman" w:hAnsi="Times New Roman"/>
            <w:color w:val="000000" w:themeColor="text1"/>
            <w:sz w:val="24"/>
            <w:szCs w:val="24"/>
          </w:rPr>
          <w:delText>Supplementary Materials</w:delText>
        </w:r>
        <w:r w:rsidR="003E1EF4" w:rsidRPr="00636C9B">
          <w:rPr>
            <w:rFonts w:ascii="Times New Roman" w:hAnsi="Times New Roman"/>
            <w:color w:val="000000" w:themeColor="text1"/>
            <w:sz w:val="24"/>
            <w:szCs w:val="24"/>
          </w:rPr>
          <w:delText>.</w:delText>
        </w:r>
      </w:del>
    </w:p>
    <w:p w14:paraId="757A756E" w14:textId="77777777" w:rsidR="007C6648" w:rsidRPr="00636C9B" w:rsidRDefault="007C6648" w:rsidP="00D76DF7">
      <w:pPr>
        <w:spacing w:after="0" w:line="480" w:lineRule="auto"/>
        <w:jc w:val="both"/>
        <w:outlineLvl w:val="0"/>
        <w:rPr>
          <w:del w:id="98" w:author="Parks, Robbie M" w:date="2018-11-30T08:04:00Z"/>
          <w:rFonts w:ascii="Times New Roman" w:hAnsi="Times New Roman"/>
          <w:color w:val="000000" w:themeColor="text1"/>
          <w:sz w:val="24"/>
          <w:szCs w:val="24"/>
        </w:rPr>
      </w:pPr>
    </w:p>
    <w:p w14:paraId="75F7F9DD" w14:textId="77777777" w:rsidR="00D64877" w:rsidRPr="00636C9B" w:rsidRDefault="006C3AFE" w:rsidP="00D76DF7">
      <w:pPr>
        <w:spacing w:after="0" w:line="480" w:lineRule="auto"/>
        <w:jc w:val="both"/>
        <w:outlineLvl w:val="0"/>
        <w:rPr>
          <w:del w:id="99" w:author="Parks, Robbie M" w:date="2018-11-30T08:04:00Z"/>
          <w:rFonts w:ascii="Times New Roman" w:hAnsi="Times New Roman"/>
          <w:color w:val="000000" w:themeColor="text1"/>
          <w:sz w:val="24"/>
          <w:szCs w:val="24"/>
        </w:rPr>
      </w:pPr>
      <w:commentRangeStart w:id="100"/>
      <w:del w:id="101" w:author="Parks, Robbie M" w:date="2018-11-30T08:04:00Z">
        <w:r>
          <w:rPr>
            <w:rFonts w:ascii="Times New Roman" w:hAnsi="Times New Roman"/>
            <w:color w:val="000000" w:themeColor="text1"/>
            <w:sz w:val="24"/>
            <w:szCs w:val="24"/>
          </w:rPr>
          <w:delText>W</w:delText>
        </w:r>
        <w:r w:rsidRPr="00636C9B">
          <w:rPr>
            <w:rFonts w:ascii="Times New Roman" w:hAnsi="Times New Roman"/>
            <w:color w:val="000000" w:themeColor="text1"/>
            <w:sz w:val="24"/>
            <w:szCs w:val="24"/>
          </w:rPr>
          <w:delText>e modelled time trends of log-transformed death rates using the linear terms described above along with smoothly varying non-linear terms,</w:delText>
        </w:r>
        <w:r>
          <w:rPr>
            <w:rFonts w:ascii="Times New Roman" w:hAnsi="Times New Roman"/>
            <w:color w:val="000000" w:themeColor="text1"/>
            <w:sz w:val="24"/>
            <w:szCs w:val="24"/>
          </w:rPr>
          <w:delText xml:space="preserve"> to capture non-linear trends.</w:delText>
        </w:r>
        <w:r w:rsidRPr="00636C9B">
          <w:rPr>
            <w:rFonts w:ascii="Times New Roman" w:hAnsi="Times New Roman"/>
            <w:color w:val="000000" w:themeColor="text1"/>
            <w:sz w:val="24"/>
            <w:szCs w:val="24"/>
          </w:rPr>
          <w:delText xml:space="preserve"> </w:delText>
        </w:r>
        <w:r>
          <w:rPr>
            <w:rFonts w:ascii="Times New Roman" w:hAnsi="Times New Roman"/>
            <w:color w:val="000000" w:themeColor="text1"/>
            <w:sz w:val="24"/>
            <w:szCs w:val="24"/>
          </w:rPr>
          <w:delText xml:space="preserve"> This was </w:delText>
        </w:r>
        <w:r w:rsidRPr="00636C9B">
          <w:rPr>
            <w:rFonts w:ascii="Times New Roman" w:hAnsi="Times New Roman"/>
            <w:color w:val="000000" w:themeColor="text1"/>
            <w:sz w:val="24"/>
            <w:szCs w:val="24"/>
          </w:rPr>
          <w:delText>specified with a random walk term</w:delText>
        </w:r>
        <w:r>
          <w:rPr>
            <w:rFonts w:ascii="Times New Roman" w:hAnsi="Times New Roman"/>
            <w:color w:val="000000" w:themeColor="text1"/>
            <w:sz w:val="24"/>
            <w:szCs w:val="24"/>
          </w:rPr>
          <w:delText xml:space="preserve">. </w:delText>
        </w:r>
        <w:commentRangeEnd w:id="100"/>
        <w:r>
          <w:rPr>
            <w:rStyle w:val="CommentReference"/>
            <w:rFonts w:asciiTheme="minorHAnsi" w:eastAsiaTheme="minorHAnsi" w:hAnsiTheme="minorHAnsi" w:cstheme="minorBidi"/>
          </w:rPr>
          <w:commentReference w:id="100"/>
        </w:r>
        <w:r w:rsidR="0071557B" w:rsidRPr="00636C9B">
          <w:rPr>
            <w:rFonts w:ascii="Times New Roman" w:hAnsi="Times New Roman"/>
            <w:color w:val="000000" w:themeColor="text1"/>
            <w:sz w:val="24"/>
            <w:szCs w:val="24"/>
          </w:rPr>
          <w:delText>D</w:delText>
        </w:r>
        <w:r w:rsidR="00707A42" w:rsidRPr="00636C9B">
          <w:rPr>
            <w:rFonts w:ascii="Times New Roman" w:hAnsi="Times New Roman"/>
            <w:color w:val="000000" w:themeColor="text1"/>
            <w:sz w:val="24"/>
            <w:szCs w:val="24"/>
          </w:rPr>
          <w:delText xml:space="preserve">eath rates </w:delText>
        </w:r>
        <w:r w:rsidR="00FE079B" w:rsidRPr="00636C9B">
          <w:rPr>
            <w:rFonts w:ascii="Times New Roman" w:hAnsi="Times New Roman"/>
            <w:color w:val="000000" w:themeColor="text1"/>
            <w:sz w:val="24"/>
            <w:szCs w:val="24"/>
          </w:rPr>
          <w:delText>vary</w:delText>
        </w:r>
        <w:r w:rsidR="0071557B" w:rsidRPr="00636C9B">
          <w:rPr>
            <w:rFonts w:ascii="Times New Roman" w:hAnsi="Times New Roman"/>
            <w:color w:val="000000" w:themeColor="text1"/>
            <w:sz w:val="24"/>
            <w:szCs w:val="24"/>
          </w:rPr>
          <w:delText xml:space="preserve"> by month</w:delText>
        </w:r>
        <w:r w:rsidR="00554C35" w:rsidRPr="00636C9B">
          <w:rPr>
            <w:rFonts w:ascii="Times New Roman" w:hAnsi="Times New Roman"/>
            <w:color w:val="000000" w:themeColor="text1"/>
            <w:sz w:val="24"/>
            <w:szCs w:val="24"/>
          </w:rPr>
          <w:delText xml:space="preserve">, and </w:delText>
        </w:r>
        <w:r w:rsidR="00B950F6">
          <w:rPr>
            <w:rFonts w:ascii="Times New Roman" w:hAnsi="Times New Roman"/>
            <w:color w:val="000000" w:themeColor="text1"/>
            <w:sz w:val="24"/>
            <w:szCs w:val="24"/>
          </w:rPr>
          <w:delText xml:space="preserve">tend to smoothly vary across </w:delText>
        </w:r>
        <w:r w:rsidR="00554C35" w:rsidRPr="00636C9B">
          <w:rPr>
            <w:rFonts w:ascii="Times New Roman" w:hAnsi="Times New Roman"/>
            <w:color w:val="000000" w:themeColor="text1"/>
            <w:sz w:val="24"/>
            <w:szCs w:val="24"/>
          </w:rPr>
          <w:delText xml:space="preserve">neighbouring months </w:delText>
        </w:r>
        <w:r w:rsidR="00FE079B" w:rsidRPr="00636C9B">
          <w:rPr>
            <w:rFonts w:ascii="Times New Roman" w:hAnsi="Times New Roman"/>
            <w:color w:val="000000" w:themeColor="text1"/>
            <w:sz w:val="24"/>
            <w:szCs w:val="24"/>
          </w:rPr>
          <w:delText>.</w:delText>
        </w:r>
        <w:r w:rsidR="00047A51"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22&lt;/sup&gt;","plainTextFormattedCitation":"22","previouslyFormattedCitation":"&lt;sup&gt;22&lt;/sup&gt;"},"properties":{"noteIndex":0},"schema":"https://github.com/citation-style-language/schema/raw/master/csl-citation.json"}</w:delInstrText>
        </w:r>
        <w:r w:rsidR="00047A51"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delText>22</w:delTex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delText xml:space="preserve"> </w:delText>
        </w:r>
        <w:r w:rsidR="003841EC" w:rsidRPr="00636C9B">
          <w:rPr>
            <w:rFonts w:ascii="Times New Roman" w:hAnsi="Times New Roman"/>
            <w:color w:val="000000" w:themeColor="text1"/>
            <w:sz w:val="24"/>
            <w:szCs w:val="24"/>
          </w:rPr>
          <w:delText>Therefore, f</w:delText>
        </w:r>
        <w:r w:rsidR="00B42638" w:rsidRPr="00636C9B">
          <w:rPr>
            <w:rFonts w:ascii="Times New Roman" w:hAnsi="Times New Roman"/>
            <w:color w:val="000000" w:themeColor="text1"/>
            <w:sz w:val="24"/>
            <w:szCs w:val="24"/>
          </w:rPr>
          <w:delText xml:space="preserve">or each age group and sex, </w:delText>
        </w:r>
        <w:r w:rsidR="009E4AF1" w:rsidRPr="00636C9B">
          <w:rPr>
            <w:rFonts w:ascii="Times New Roman" w:hAnsi="Times New Roman"/>
            <w:color w:val="000000" w:themeColor="text1"/>
            <w:sz w:val="24"/>
            <w:szCs w:val="24"/>
          </w:rPr>
          <w:delText xml:space="preserve">we allowed each </w:delText>
        </w:r>
        <w:r w:rsidR="00CC019A" w:rsidRPr="00636C9B">
          <w:rPr>
            <w:rFonts w:ascii="Times New Roman" w:hAnsi="Times New Roman"/>
            <w:color w:val="000000" w:themeColor="text1"/>
            <w:sz w:val="24"/>
            <w:szCs w:val="24"/>
          </w:rPr>
          <w:delText>month of the year</w:delText>
        </w:r>
        <w:r w:rsidR="005B25ED" w:rsidRPr="00636C9B">
          <w:rPr>
            <w:rFonts w:ascii="Times New Roman" w:hAnsi="Times New Roman"/>
            <w:color w:val="000000" w:themeColor="text1"/>
            <w:sz w:val="24"/>
            <w:szCs w:val="24"/>
          </w:rPr>
          <w:delText xml:space="preserve"> to </w:delText>
        </w:r>
        <w:r>
          <w:rPr>
            <w:rFonts w:ascii="Times New Roman" w:hAnsi="Times New Roman"/>
            <w:color w:val="000000" w:themeColor="text1"/>
            <w:sz w:val="24"/>
            <w:szCs w:val="24"/>
          </w:rPr>
          <w:delText>systematically have</w:delText>
        </w:r>
        <w:r w:rsidRPr="00636C9B">
          <w:rPr>
            <w:rFonts w:ascii="Times New Roman" w:hAnsi="Times New Roman"/>
            <w:color w:val="000000" w:themeColor="text1"/>
            <w:sz w:val="24"/>
            <w:szCs w:val="24"/>
          </w:rPr>
          <w:delText xml:space="preserve"> </w:delText>
        </w:r>
        <w:r w:rsidR="0021306D" w:rsidRPr="00636C9B">
          <w:rPr>
            <w:rFonts w:ascii="Times New Roman" w:hAnsi="Times New Roman"/>
            <w:color w:val="000000" w:themeColor="text1"/>
            <w:sz w:val="24"/>
            <w:szCs w:val="24"/>
          </w:rPr>
          <w:delText>a different</w:delText>
        </w:r>
        <w:r w:rsidR="008540FF" w:rsidRPr="00636C9B">
          <w:rPr>
            <w:rFonts w:ascii="Times New Roman" w:hAnsi="Times New Roman"/>
            <w:color w:val="000000" w:themeColor="text1"/>
            <w:sz w:val="24"/>
            <w:szCs w:val="24"/>
          </w:rPr>
          <w:delText xml:space="preserve"> </w:delText>
        </w:r>
        <w:r w:rsidR="0021306D" w:rsidRPr="00636C9B">
          <w:rPr>
            <w:rFonts w:ascii="Times New Roman" w:hAnsi="Times New Roman"/>
            <w:color w:val="000000" w:themeColor="text1"/>
            <w:sz w:val="24"/>
            <w:szCs w:val="24"/>
          </w:rPr>
          <w:delText>mortality level</w:delText>
        </w:r>
        <w:r w:rsidR="00686509" w:rsidRPr="00636C9B">
          <w:rPr>
            <w:rFonts w:ascii="Times New Roman" w:hAnsi="Times New Roman"/>
            <w:color w:val="000000" w:themeColor="text1"/>
            <w:sz w:val="24"/>
            <w:szCs w:val="24"/>
          </w:rPr>
          <w:delText>.</w:delText>
        </w:r>
        <w:r w:rsidR="00813355" w:rsidRPr="00636C9B">
          <w:rPr>
            <w:rFonts w:ascii="Times New Roman" w:hAnsi="Times New Roman"/>
            <w:color w:val="000000" w:themeColor="text1"/>
            <w:sz w:val="24"/>
            <w:szCs w:val="24"/>
          </w:rPr>
          <w:delText xml:space="preserve"> We used a random walk structure for </w:delText>
        </w:r>
        <w:r w:rsidR="00FE15DD" w:rsidRPr="00636C9B">
          <w:rPr>
            <w:rFonts w:ascii="Times New Roman" w:hAnsi="Times New Roman"/>
            <w:color w:val="000000" w:themeColor="text1"/>
            <w:sz w:val="24"/>
            <w:szCs w:val="24"/>
          </w:rPr>
          <w:delText>neighbouring</w:delText>
        </w:r>
        <w:r w:rsidR="00813355" w:rsidRPr="00636C9B">
          <w:rPr>
            <w:rFonts w:ascii="Times New Roman" w:hAnsi="Times New Roman"/>
            <w:color w:val="000000" w:themeColor="text1"/>
            <w:sz w:val="24"/>
            <w:szCs w:val="24"/>
          </w:rPr>
          <w:delText xml:space="preserve"> </w:delText>
        </w:r>
        <w:r w:rsidR="00BE7CD9" w:rsidRPr="00636C9B">
          <w:rPr>
            <w:rFonts w:ascii="Times New Roman" w:hAnsi="Times New Roman"/>
            <w:color w:val="000000" w:themeColor="text1"/>
            <w:sz w:val="24"/>
            <w:szCs w:val="24"/>
          </w:rPr>
          <w:delText>month</w:delText>
        </w:r>
        <w:r w:rsidR="00813355" w:rsidRPr="00636C9B">
          <w:rPr>
            <w:rFonts w:ascii="Times New Roman" w:hAnsi="Times New Roman"/>
            <w:color w:val="000000" w:themeColor="text1"/>
            <w:sz w:val="24"/>
            <w:szCs w:val="24"/>
          </w:rPr>
          <w:delText xml:space="preserve"> terms, widely used to characterise smoothly varying associations</w:delText>
        </w:r>
        <w:r>
          <w:rPr>
            <w:rFonts w:ascii="Times New Roman" w:hAnsi="Times New Roman"/>
            <w:color w:val="000000" w:themeColor="text1"/>
            <w:sz w:val="24"/>
            <w:szCs w:val="24"/>
          </w:rPr>
          <w:delText>,</w:delText>
        </w:r>
        <w:r w:rsidR="00813355" w:rsidRPr="00636C9B">
          <w:rPr>
            <w:rFonts w:ascii="Times New Roman" w:hAnsi="Times New Roman"/>
            <w:color w:val="000000" w:themeColor="text1"/>
            <w:sz w:val="24"/>
            <w:szCs w:val="24"/>
          </w:rPr>
          <w:fldChar w:fldCharType="begin" w:fldLock="1"/>
        </w:r>
        <w:r w:rsidR="00813355" w:rsidRPr="00636C9B">
          <w:rPr>
            <w:rFonts w:ascii="Times New Roman" w:hAnsi="Times New Roman"/>
            <w:color w:val="000000" w:themeColor="text1"/>
            <w:sz w:val="24"/>
            <w:szCs w:val="24"/>
          </w:rPr>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23&lt;/sup&gt;","plainTextFormattedCitation":"23","previouslyFormattedCitation":"&lt;sup&gt;23&lt;/sup&gt;"},"properties":{"noteIndex":0},"schema":"https://github.com/citation-style-language/schema/raw/master/csl-citation.json"}</w:delInstrText>
        </w:r>
        <w:r w:rsidR="00813355" w:rsidRPr="00636C9B">
          <w:rPr>
            <w:rFonts w:ascii="Times New Roman" w:hAnsi="Times New Roman"/>
            <w:color w:val="000000" w:themeColor="text1"/>
            <w:sz w:val="24"/>
            <w:szCs w:val="24"/>
          </w:rPr>
          <w:fldChar w:fldCharType="separate"/>
        </w:r>
        <w:r w:rsidR="00813355" w:rsidRPr="00636C9B">
          <w:rPr>
            <w:rFonts w:ascii="Times New Roman" w:hAnsi="Times New Roman"/>
            <w:noProof/>
            <w:color w:val="000000" w:themeColor="text1"/>
            <w:sz w:val="24"/>
            <w:szCs w:val="24"/>
            <w:vertAlign w:val="superscript"/>
          </w:rPr>
          <w:delText>23</w:delText>
        </w:r>
        <w:r w:rsidR="00813355" w:rsidRPr="00636C9B">
          <w:rPr>
            <w:rFonts w:ascii="Times New Roman" w:hAnsi="Times New Roman"/>
            <w:color w:val="000000" w:themeColor="text1"/>
            <w:sz w:val="24"/>
            <w:szCs w:val="24"/>
          </w:rPr>
          <w:fldChar w:fldCharType="end"/>
        </w:r>
        <w:r w:rsidR="00813355" w:rsidRPr="00636C9B">
          <w:rPr>
            <w:rFonts w:ascii="Times New Roman" w:hAnsi="Times New Roman"/>
            <w:color w:val="000000" w:themeColor="text1"/>
            <w:sz w:val="24"/>
            <w:szCs w:val="24"/>
          </w:rPr>
          <w:delText xml:space="preserve"> </w:delText>
        </w:r>
        <w:r>
          <w:rPr>
            <w:rFonts w:ascii="Times New Roman" w:hAnsi="Times New Roman"/>
            <w:color w:val="000000" w:themeColor="text1"/>
            <w:sz w:val="24"/>
            <w:szCs w:val="24"/>
          </w:rPr>
          <w:delText>with</w:delText>
        </w:r>
        <w:r w:rsidR="00813355" w:rsidRPr="00636C9B">
          <w:rPr>
            <w:rFonts w:ascii="Times New Roman" w:hAnsi="Times New Roman"/>
            <w:color w:val="000000" w:themeColor="text1"/>
            <w:sz w:val="24"/>
            <w:szCs w:val="24"/>
          </w:rPr>
          <w:delText xml:space="preserve"> a cyclic structure</w:delText>
        </w:r>
        <w:r w:rsidR="002A2B91" w:rsidRPr="00636C9B">
          <w:rPr>
            <w:rFonts w:ascii="Times New Roman" w:hAnsi="Times New Roman"/>
            <w:color w:val="000000" w:themeColor="text1"/>
            <w:sz w:val="24"/>
            <w:szCs w:val="24"/>
          </w:rPr>
          <w:delText xml:space="preserve">, </w:delText>
        </w:r>
        <w:r>
          <w:rPr>
            <w:rFonts w:ascii="Times New Roman" w:hAnsi="Times New Roman"/>
            <w:color w:val="000000" w:themeColor="text1"/>
            <w:sz w:val="24"/>
            <w:szCs w:val="24"/>
          </w:rPr>
          <w:delText>so that</w:delText>
        </w:r>
        <w:r w:rsidR="007A53AC" w:rsidRPr="00636C9B">
          <w:rPr>
            <w:rFonts w:ascii="Times New Roman" w:hAnsi="Times New Roman"/>
            <w:color w:val="000000" w:themeColor="text1"/>
            <w:sz w:val="24"/>
            <w:szCs w:val="24"/>
          </w:rPr>
          <w:delText xml:space="preserve"> December neighbour</w:delText>
        </w:r>
        <w:r>
          <w:rPr>
            <w:rFonts w:ascii="Times New Roman" w:hAnsi="Times New Roman"/>
            <w:color w:val="000000" w:themeColor="text1"/>
            <w:sz w:val="24"/>
            <w:szCs w:val="24"/>
          </w:rPr>
          <w:delText>ed</w:delText>
        </w:r>
        <w:r w:rsidR="007A53AC" w:rsidRPr="00636C9B">
          <w:rPr>
            <w:rFonts w:ascii="Times New Roman" w:hAnsi="Times New Roman"/>
            <w:color w:val="000000" w:themeColor="text1"/>
            <w:sz w:val="24"/>
            <w:szCs w:val="24"/>
          </w:rPr>
          <w:delText xml:space="preserve"> </w:delText>
        </w:r>
        <w:commentRangeStart w:id="102"/>
        <w:r w:rsidR="007A53AC" w:rsidRPr="00636C9B">
          <w:rPr>
            <w:rFonts w:ascii="Times New Roman" w:hAnsi="Times New Roman"/>
            <w:color w:val="000000" w:themeColor="text1"/>
            <w:sz w:val="24"/>
            <w:szCs w:val="24"/>
          </w:rPr>
          <w:delText>January</w:delText>
        </w:r>
        <w:commentRangeEnd w:id="102"/>
        <w:r>
          <w:rPr>
            <w:rStyle w:val="CommentReference"/>
            <w:rFonts w:asciiTheme="minorHAnsi" w:eastAsiaTheme="minorHAnsi" w:hAnsiTheme="minorHAnsi" w:cstheme="minorBidi"/>
          </w:rPr>
          <w:commentReference w:id="102"/>
        </w:r>
        <w:r w:rsidR="00CC47CE" w:rsidRPr="00636C9B">
          <w:rPr>
            <w:rFonts w:ascii="Times New Roman" w:hAnsi="Times New Roman"/>
            <w:color w:val="000000" w:themeColor="text1"/>
            <w:sz w:val="24"/>
            <w:szCs w:val="24"/>
          </w:rPr>
          <w:delText>.</w:delText>
        </w:r>
        <w:r w:rsidR="003D20F2" w:rsidRPr="00636C9B">
          <w:rPr>
            <w:rFonts w:ascii="Times New Roman" w:hAnsi="Times New Roman"/>
            <w:color w:val="000000" w:themeColor="text1"/>
            <w:sz w:val="24"/>
            <w:szCs w:val="24"/>
          </w:rPr>
          <w:delText xml:space="preserve"> </w:delText>
        </w:r>
      </w:del>
    </w:p>
    <w:p w14:paraId="45398BB2" w14:textId="77777777" w:rsidR="00E00482" w:rsidRPr="00636C9B" w:rsidRDefault="00E00482" w:rsidP="00D76DF7">
      <w:pPr>
        <w:spacing w:after="0" w:line="480" w:lineRule="auto"/>
        <w:jc w:val="both"/>
        <w:outlineLvl w:val="0"/>
        <w:rPr>
          <w:del w:id="103" w:author="Parks, Robbie M" w:date="2018-11-30T08:04:00Z"/>
          <w:rFonts w:ascii="Times New Roman" w:hAnsi="Times New Roman"/>
          <w:color w:val="000000" w:themeColor="text1"/>
          <w:sz w:val="24"/>
          <w:szCs w:val="24"/>
        </w:rPr>
      </w:pPr>
    </w:p>
    <w:p w14:paraId="72FF36DE" w14:textId="4BB1019B" w:rsidR="00885DE5" w:rsidRPr="00636C9B" w:rsidRDefault="00CD2451" w:rsidP="00D76DF7">
      <w:pPr>
        <w:spacing w:after="0" w:line="480" w:lineRule="auto"/>
        <w:jc w:val="both"/>
        <w:rPr>
          <w:ins w:id="104" w:author="Parks, Robbie M" w:date="2018-11-30T08:04:00Z"/>
          <w:rFonts w:ascii="Times New Roman" w:hAnsi="Times New Roman"/>
          <w:color w:val="000000" w:themeColor="text1"/>
          <w:sz w:val="24"/>
          <w:szCs w:val="24"/>
        </w:rPr>
      </w:pPr>
      <w:del w:id="105" w:author="Parks, Robbie M" w:date="2018-11-30T08:04:00Z">
        <w:r>
          <w:rPr>
            <w:rFonts w:ascii="Times New Roman" w:hAnsi="Times New Roman"/>
            <w:color w:val="000000" w:themeColor="text1"/>
            <w:sz w:val="24"/>
            <w:szCs w:val="24"/>
          </w:rPr>
          <w:delText xml:space="preserve">We allowed for </w:delText>
        </w:r>
        <w:commentRangeStart w:id="106"/>
        <w:r>
          <w:rPr>
            <w:rFonts w:ascii="Times New Roman" w:hAnsi="Times New Roman"/>
            <w:color w:val="000000" w:themeColor="text1"/>
            <w:sz w:val="24"/>
            <w:szCs w:val="24"/>
          </w:rPr>
          <w:delText xml:space="preserve">levels and trends </w:delText>
        </w:r>
        <w:commentRangeEnd w:id="106"/>
        <w:r w:rsidR="006C3AFE">
          <w:rPr>
            <w:rStyle w:val="CommentReference"/>
            <w:rFonts w:asciiTheme="minorHAnsi" w:eastAsiaTheme="minorHAnsi" w:hAnsiTheme="minorHAnsi" w:cstheme="minorBidi"/>
          </w:rPr>
          <w:commentReference w:id="106"/>
        </w:r>
        <w:r>
          <w:rPr>
            <w:rFonts w:ascii="Times New Roman" w:hAnsi="Times New Roman"/>
            <w:color w:val="000000" w:themeColor="text1"/>
            <w:sz w:val="24"/>
            <w:szCs w:val="24"/>
          </w:rPr>
          <w:delText>in death rates to vary by state</w:delText>
        </w:r>
        <w:r w:rsidR="00C345AC" w:rsidRPr="00636C9B">
          <w:rPr>
            <w:rFonts w:ascii="Times New Roman" w:hAnsi="Times New Roman"/>
            <w:color w:val="000000" w:themeColor="text1"/>
            <w:sz w:val="24"/>
            <w:szCs w:val="24"/>
          </w:rPr>
          <w:delText>.</w:delText>
        </w:r>
      </w:del>
    </w:p>
    <w:p w14:paraId="67192B5E" w14:textId="75C609BE" w:rsidR="000210D1" w:rsidRPr="00636C9B" w:rsidRDefault="003530D4" w:rsidP="00D76DF7">
      <w:pPr>
        <w:spacing w:after="0" w:line="480" w:lineRule="auto"/>
        <w:jc w:val="both"/>
        <w:outlineLvl w:val="0"/>
        <w:rPr>
          <w:ins w:id="107" w:author="Parks, Robbie M" w:date="2018-11-30T08:04:00Z"/>
          <w:rFonts w:ascii="Times New Roman" w:hAnsi="Times New Roman"/>
          <w:i/>
          <w:color w:val="000000" w:themeColor="text1"/>
          <w:sz w:val="24"/>
          <w:szCs w:val="24"/>
        </w:rPr>
      </w:pPr>
      <w:ins w:id="108" w:author="Parks, Robbie M" w:date="2018-11-30T08:04:00Z">
        <w:r w:rsidRPr="00636C9B">
          <w:rPr>
            <w:rFonts w:ascii="Times New Roman" w:hAnsi="Times New Roman"/>
            <w:i/>
            <w:color w:val="000000" w:themeColor="text1"/>
            <w:sz w:val="24"/>
            <w:szCs w:val="24"/>
          </w:rPr>
          <w:t>Temperature data</w:t>
        </w:r>
      </w:ins>
    </w:p>
    <w:p w14:paraId="1E46002D" w14:textId="55B1B302" w:rsidR="00B950F6" w:rsidRDefault="00C845EF" w:rsidP="00D76DF7">
      <w:pPr>
        <w:spacing w:after="0" w:line="480" w:lineRule="auto"/>
        <w:jc w:val="both"/>
        <w:outlineLvl w:val="0"/>
        <w:rPr>
          <w:ins w:id="109" w:author="Parks, Robbie M" w:date="2018-11-30T08:04:00Z"/>
          <w:rFonts w:ascii="Times New Roman" w:eastAsiaTheme="minorHAnsi" w:hAnsi="Times New Roman"/>
          <w:sz w:val="24"/>
          <w:szCs w:val="24"/>
          <w:lang w:eastAsia="en-GB"/>
        </w:rPr>
      </w:pPr>
      <w:ins w:id="110" w:author="Parks, Robbie M" w:date="2018-11-30T08:04:00Z">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17</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ins>
    </w:p>
    <w:p w14:paraId="2A099BC1" w14:textId="77777777" w:rsidR="00B950F6" w:rsidRDefault="00B950F6" w:rsidP="00D76DF7">
      <w:pPr>
        <w:spacing w:after="0" w:line="480" w:lineRule="auto"/>
        <w:jc w:val="both"/>
        <w:outlineLvl w:val="0"/>
        <w:rPr>
          <w:ins w:id="111" w:author="Parks, Robbie M" w:date="2018-11-30T08:04:00Z"/>
          <w:rFonts w:ascii="Times New Roman" w:eastAsiaTheme="minorHAnsi" w:hAnsi="Times New Roman"/>
          <w:sz w:val="24"/>
          <w:szCs w:val="24"/>
          <w:lang w:eastAsia="en-GB"/>
        </w:rPr>
      </w:pPr>
    </w:p>
    <w:p w14:paraId="2DAD3CB1" w14:textId="6570B03C" w:rsidR="00C845EF" w:rsidRPr="00636C9B" w:rsidRDefault="007A322B" w:rsidP="00D76DF7">
      <w:pPr>
        <w:spacing w:after="0" w:line="480" w:lineRule="auto"/>
        <w:jc w:val="both"/>
        <w:outlineLvl w:val="0"/>
        <w:rPr>
          <w:ins w:id="112" w:author="Parks, Robbie M" w:date="2018-11-30T08:04:00Z"/>
          <w:rFonts w:ascii="Times New Roman" w:eastAsiaTheme="minorHAnsi" w:hAnsi="Times New Roman"/>
          <w:sz w:val="24"/>
          <w:szCs w:val="24"/>
          <w:lang w:eastAsia="en-GB"/>
        </w:rPr>
      </w:pPr>
      <w:ins w:id="113" w:author="Parks, Robbie M" w:date="2018-11-30T08:04:00Z">
        <w:r>
          <w:rPr>
            <w:rFonts w:ascii="Times New Roman" w:eastAsiaTheme="minorHAnsi" w:hAnsi="Times New Roman"/>
            <w:sz w:val="24"/>
            <w:szCs w:val="24"/>
            <w:lang w:eastAsia="en-GB"/>
          </w:rPr>
          <w:lastRenderedPageBreak/>
          <w:t xml:space="preserve">We </w:t>
        </w:r>
        <w:r w:rsidR="005B4DFF">
          <w:rPr>
            <w:rFonts w:ascii="Times New Roman" w:eastAsiaTheme="minorHAnsi" w:hAnsi="Times New Roman"/>
            <w:sz w:val="24"/>
            <w:szCs w:val="24"/>
            <w:lang w:eastAsia="en-GB"/>
          </w:rPr>
          <w:t>required</w:t>
        </w:r>
        <w:r>
          <w:rPr>
            <w:rFonts w:ascii="Times New Roman" w:eastAsiaTheme="minorHAnsi" w:hAnsi="Times New Roman"/>
            <w:sz w:val="24"/>
            <w:szCs w:val="24"/>
            <w:lang w:eastAsia="en-GB"/>
          </w:rPr>
          <w:t xml:space="preserve"> a baseline of long-term temperatures for each state and month</w:t>
        </w:r>
        <w:r w:rsidR="00B2547D">
          <w:rPr>
            <w:rFonts w:ascii="Times New Roman" w:eastAsiaTheme="minorHAnsi" w:hAnsi="Times New Roman"/>
            <w:sz w:val="24"/>
            <w:szCs w:val="24"/>
            <w:lang w:eastAsia="en-GB"/>
          </w:rPr>
          <w:t xml:space="preserve"> to measure </w:t>
        </w:r>
        <w:r w:rsidR="00BC5E54">
          <w:rPr>
            <w:rFonts w:ascii="Times New Roman" w:eastAsiaTheme="minorHAnsi" w:hAnsi="Times New Roman"/>
            <w:sz w:val="24"/>
            <w:szCs w:val="24"/>
            <w:lang w:eastAsia="en-GB"/>
          </w:rPr>
          <w:t>values</w:t>
        </w:r>
        <w:r w:rsidR="00B2547D">
          <w:rPr>
            <w:rFonts w:ascii="Times New Roman" w:eastAsiaTheme="minorHAnsi" w:hAnsi="Times New Roman"/>
            <w:sz w:val="24"/>
            <w:szCs w:val="24"/>
            <w:lang w:eastAsia="en-GB"/>
          </w:rPr>
          <w:t xml:space="preserve"> against</w:t>
        </w:r>
        <w:r w:rsidR="001C608C">
          <w:rPr>
            <w:rFonts w:ascii="Times New Roman" w:eastAsiaTheme="minorHAnsi" w:hAnsi="Times New Roman"/>
            <w:sz w:val="24"/>
            <w:szCs w:val="24"/>
            <w:lang w:eastAsia="en-GB"/>
          </w:rPr>
          <w:t>.</w:t>
        </w:r>
        <w:r w:rsidR="008A7B5B">
          <w:rPr>
            <w:rFonts w:ascii="Times New Roman" w:eastAsiaTheme="minorHAnsi" w:hAnsi="Times New Roman"/>
            <w:sz w:val="24"/>
            <w:szCs w:val="24"/>
            <w:lang w:eastAsia="en-GB"/>
          </w:rPr>
          <w:t xml:space="preserve"> These values </w:t>
        </w:r>
        <w:r w:rsidR="00450FA1">
          <w:rPr>
            <w:rFonts w:ascii="Times New Roman" w:eastAsiaTheme="minorHAnsi" w:hAnsi="Times New Roman"/>
            <w:sz w:val="24"/>
            <w:szCs w:val="24"/>
            <w:lang w:eastAsia="en-GB"/>
          </w:rPr>
          <w:t>can be different even for neighbouring months in the same state</w:t>
        </w:r>
        <w:r w:rsidR="00D86FFA">
          <w:rPr>
            <w:rFonts w:ascii="Times New Roman" w:eastAsiaTheme="minorHAnsi" w:hAnsi="Times New Roman"/>
            <w:sz w:val="24"/>
            <w:szCs w:val="24"/>
            <w:lang w:eastAsia="en-GB"/>
          </w:rPr>
          <w:t>, or neighbouring states in the same month</w:t>
        </w:r>
        <w:r w:rsidR="00802A0B">
          <w:rPr>
            <w:rFonts w:ascii="Times New Roman" w:eastAsiaTheme="minorHAnsi" w:hAnsi="Times New Roman"/>
            <w:sz w:val="24"/>
            <w:szCs w:val="24"/>
            <w:lang w:eastAsia="en-GB"/>
          </w:rPr>
          <w:t>, and represent monthly acclimatisation temperatures in each state</w:t>
        </w:r>
        <w:r w:rsidR="00A84DE4">
          <w:rPr>
            <w:rFonts w:ascii="Times New Roman" w:eastAsiaTheme="minorHAnsi" w:hAnsi="Times New Roman"/>
            <w:sz w:val="24"/>
            <w:szCs w:val="24"/>
            <w:lang w:eastAsia="en-GB"/>
          </w:rPr>
          <w:t xml:space="preserve">. </w:t>
        </w:r>
        <w:r w:rsidR="00802A0B">
          <w:rPr>
            <w:rFonts w:ascii="Times New Roman" w:eastAsiaTheme="minorHAnsi" w:hAnsi="Times New Roman"/>
            <w:sz w:val="24"/>
            <w:szCs w:val="24"/>
            <w:lang w:eastAsia="en-GB"/>
          </w:rPr>
          <w:t xml:space="preserve">For </w:t>
        </w:r>
        <w:r w:rsidR="00322FC6">
          <w:rPr>
            <w:rFonts w:ascii="Times New Roman" w:eastAsiaTheme="minorHAnsi" w:hAnsi="Times New Roman"/>
            <w:sz w:val="24"/>
            <w:szCs w:val="24"/>
            <w:lang w:eastAsia="en-GB"/>
          </w:rPr>
          <w:t>each month in each state</w:t>
        </w:r>
        <w:r w:rsidR="00802A0B">
          <w:rPr>
            <w:rFonts w:ascii="Times New Roman" w:eastAsiaTheme="minorHAnsi" w:hAnsi="Times New Roman"/>
            <w:sz w:val="24"/>
            <w:szCs w:val="24"/>
            <w:lang w:eastAsia="en-GB"/>
          </w:rPr>
          <w:t xml:space="preserve">, </w:t>
        </w:r>
        <w:r w:rsidR="00B2547D">
          <w:rPr>
            <w:rFonts w:ascii="Times New Roman" w:eastAsiaTheme="minorHAnsi" w:hAnsi="Times New Roman"/>
            <w:sz w:val="24"/>
            <w:szCs w:val="24"/>
            <w:lang w:eastAsia="en-GB"/>
          </w:rPr>
          <w:t>w</w:t>
        </w:r>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w:t>
        </w:r>
        <w:r w:rsidR="00322FC6">
          <w:rPr>
            <w:rFonts w:ascii="Times New Roman" w:eastAsiaTheme="minorHAnsi" w:hAnsi="Times New Roman"/>
            <w:sz w:val="24"/>
            <w:szCs w:val="24"/>
            <w:lang w:eastAsia="en-GB"/>
          </w:rPr>
          <w:t xml:space="preserve">the </w:t>
        </w:r>
        <w:r w:rsidR="00665BF4" w:rsidRPr="00636C9B">
          <w:rPr>
            <w:rFonts w:ascii="Times New Roman" w:eastAsiaTheme="minorHAnsi" w:hAnsi="Times New Roman"/>
            <w:sz w:val="24"/>
            <w:szCs w:val="24"/>
            <w:lang w:eastAsia="en-GB"/>
          </w:rPr>
          <w:t xml:space="preserve">mean </w:t>
        </w:r>
        <w:r w:rsidR="009C7269">
          <w:rPr>
            <w:rFonts w:ascii="Times New Roman" w:eastAsiaTheme="minorHAnsi" w:hAnsi="Times New Roman"/>
            <w:sz w:val="24"/>
            <w:szCs w:val="24"/>
            <w:lang w:eastAsia="en-GB"/>
          </w:rPr>
          <w:t>of daily mean</w:t>
        </w:r>
        <w:r w:rsidR="00322FC6">
          <w:rPr>
            <w:rFonts w:ascii="Times New Roman" w:eastAsiaTheme="minorHAnsi" w:hAnsi="Times New Roman"/>
            <w:sz w:val="24"/>
            <w:szCs w:val="24"/>
            <w:lang w:eastAsia="en-GB"/>
          </w:rPr>
          <w:t xml:space="preserve"> temperature</w:t>
        </w:r>
        <w:r w:rsidR="009C7269">
          <w:rPr>
            <w:rFonts w:ascii="Times New Roman" w:eastAsiaTheme="minorHAnsi" w:hAnsi="Times New Roman"/>
            <w:sz w:val="24"/>
            <w:szCs w:val="24"/>
            <w:lang w:eastAsia="en-GB"/>
          </w:rPr>
          <w:t>s</w:t>
        </w:r>
        <w:r w:rsidR="00B80D4C" w:rsidRPr="00636C9B">
          <w:rPr>
            <w:rFonts w:ascii="Times New Roman" w:eastAsiaTheme="minorHAnsi" w:hAnsi="Times New Roman"/>
            <w:sz w:val="24"/>
            <w:szCs w:val="24"/>
            <w:lang w:eastAsia="en-GB"/>
          </w:rPr>
          <w:t xml:space="preserve"> </w:t>
        </w:r>
        <w:r w:rsidR="005B4DFF">
          <w:rPr>
            <w:rFonts w:ascii="Times New Roman" w:eastAsiaTheme="minorHAnsi" w:hAnsi="Times New Roman"/>
            <w:sz w:val="24"/>
            <w:szCs w:val="24"/>
            <w:lang w:eastAsia="en-GB"/>
          </w:rPr>
          <w:t>covering a 30-year period</w:t>
        </w:r>
        <w:r w:rsidR="00322FC6">
          <w:rPr>
            <w:rFonts w:ascii="Times New Roman" w:eastAsiaTheme="minorHAnsi" w:hAnsi="Times New Roman"/>
            <w:sz w:val="24"/>
            <w:szCs w:val="24"/>
            <w:lang w:eastAsia="en-GB"/>
          </w:rPr>
          <w:t>;</w:t>
        </w:r>
        <w:r w:rsidR="005B4DFF">
          <w:rPr>
            <w:rFonts w:ascii="Times New Roman" w:eastAsiaTheme="minorHAnsi" w:hAnsi="Times New Roman"/>
            <w:sz w:val="24"/>
            <w:szCs w:val="24"/>
            <w:lang w:eastAsia="en-GB"/>
          </w:rPr>
          <w:t xml:space="preserve"> </w:t>
        </w:r>
        <w:r w:rsidR="00322FC6">
          <w:rPr>
            <w:rFonts w:ascii="Times New Roman" w:eastAsiaTheme="minorHAnsi" w:hAnsi="Times New Roman"/>
            <w:sz w:val="24"/>
            <w:szCs w:val="24"/>
            <w:lang w:eastAsia="en-GB"/>
          </w:rPr>
          <w:t xml:space="preserve">this time scale </w:t>
        </w:r>
        <w:r w:rsidR="00322FC6" w:rsidRPr="00636C9B">
          <w:rPr>
            <w:rFonts w:ascii="Times New Roman" w:eastAsiaTheme="minorHAnsi" w:hAnsi="Times New Roman"/>
            <w:sz w:val="24"/>
            <w:szCs w:val="24"/>
            <w:lang w:eastAsia="en-GB"/>
          </w:rPr>
          <w:t>(here 1980-2009)</w:t>
        </w:r>
        <w:r w:rsidR="00322FC6">
          <w:rPr>
            <w:rFonts w:ascii="Times New Roman" w:eastAsiaTheme="minorHAnsi" w:hAnsi="Times New Roman"/>
            <w:sz w:val="24"/>
            <w:szCs w:val="24"/>
            <w:lang w:eastAsia="en-GB"/>
          </w:rPr>
          <w:t xml:space="preserve"> is </w:t>
        </w:r>
        <w:r w:rsidR="005B4DFF">
          <w:rPr>
            <w:rFonts w:ascii="Times New Roman" w:eastAsiaTheme="minorHAnsi" w:hAnsi="Times New Roman"/>
            <w:sz w:val="24"/>
            <w:szCs w:val="24"/>
            <w:lang w:eastAsia="en-GB"/>
          </w:rPr>
          <w:t xml:space="preserve">equivalent to </w:t>
        </w:r>
        <w:r w:rsidR="00322FC6">
          <w:rPr>
            <w:rFonts w:ascii="Times New Roman" w:eastAsiaTheme="minorHAnsi" w:hAnsi="Times New Roman"/>
            <w:sz w:val="24"/>
            <w:szCs w:val="24"/>
            <w:lang w:eastAsia="en-GB"/>
          </w:rPr>
          <w:t xml:space="preserve">those </w:t>
        </w:r>
        <w:r w:rsidR="005B4DFF">
          <w:rPr>
            <w:rFonts w:ascii="Times New Roman" w:eastAsiaTheme="minorHAnsi" w:hAnsi="Times New Roman"/>
            <w:sz w:val="24"/>
            <w:szCs w:val="24"/>
            <w:lang w:eastAsia="en-GB"/>
          </w:rPr>
          <w:t xml:space="preserve">used </w:t>
        </w:r>
        <w:r w:rsidR="00BC51A4">
          <w:rPr>
            <w:rFonts w:ascii="Times New Roman" w:eastAsiaTheme="minorHAnsi" w:hAnsi="Times New Roman"/>
            <w:sz w:val="24"/>
            <w:szCs w:val="24"/>
            <w:lang w:eastAsia="en-GB"/>
          </w:rPr>
          <w:t xml:space="preserve">in </w:t>
        </w:r>
        <w:r w:rsidR="005B4DFF">
          <w:rPr>
            <w:rFonts w:ascii="Times New Roman" w:eastAsiaTheme="minorHAnsi" w:hAnsi="Times New Roman"/>
            <w:sz w:val="24"/>
            <w:szCs w:val="24"/>
            <w:lang w:eastAsia="en-GB"/>
          </w:rPr>
          <w:t>climate assessment</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18</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r w:rsidR="007D1E78">
          <w:rPr>
            <w:rFonts w:ascii="Times New Roman" w:eastAsiaTheme="minorHAnsi" w:hAnsi="Times New Roman"/>
            <w:sz w:val="24"/>
            <w:szCs w:val="24"/>
            <w:lang w:eastAsia="en-GB"/>
          </w:rPr>
          <w:t xml:space="preserve">To do this, we </w:t>
        </w:r>
        <w:r w:rsidR="00D84233">
          <w:rPr>
            <w:rFonts w:ascii="Times New Roman" w:eastAsiaTheme="minorHAnsi" w:hAnsi="Times New Roman"/>
            <w:sz w:val="24"/>
            <w:szCs w:val="24"/>
            <w:lang w:eastAsia="en-GB"/>
          </w:rPr>
          <w:t xml:space="preserve">first </w:t>
        </w:r>
        <w:r w:rsidR="007D1E78">
          <w:rPr>
            <w:rFonts w:ascii="Times New Roman" w:eastAsiaTheme="minorHAnsi" w:hAnsi="Times New Roman"/>
            <w:sz w:val="24"/>
            <w:szCs w:val="24"/>
            <w:lang w:eastAsia="en-GB"/>
          </w:rPr>
          <w:t>generated county-</w:t>
        </w:r>
        <w:r w:rsidR="00F77D80">
          <w:rPr>
            <w:rFonts w:ascii="Times New Roman" w:eastAsiaTheme="minorHAnsi" w:hAnsi="Times New Roman"/>
            <w:sz w:val="24"/>
            <w:szCs w:val="24"/>
            <w:lang w:eastAsia="en-GB"/>
          </w:rPr>
          <w:t>level monthly mean temperatures. F</w:t>
        </w:r>
        <w:r w:rsidR="00901409">
          <w:rPr>
            <w:rFonts w:ascii="Times New Roman" w:eastAsiaTheme="minorHAnsi" w:hAnsi="Times New Roman"/>
            <w:sz w:val="24"/>
            <w:szCs w:val="24"/>
            <w:lang w:eastAsia="en-GB"/>
          </w:rPr>
          <w:t>rom these</w:t>
        </w:r>
        <w:r w:rsidR="007D1E78">
          <w:rPr>
            <w:rFonts w:ascii="Times New Roman" w:eastAsiaTheme="minorHAnsi" w:hAnsi="Times New Roman"/>
            <w:sz w:val="24"/>
            <w:szCs w:val="24"/>
            <w:lang w:eastAsia="en-GB"/>
          </w:rPr>
          <w:t xml:space="preserve"> </w:t>
        </w:r>
        <w:r w:rsidR="00F77D80">
          <w:rPr>
            <w:rFonts w:ascii="Times New Roman" w:eastAsiaTheme="minorHAnsi" w:hAnsi="Times New Roman"/>
            <w:sz w:val="24"/>
            <w:szCs w:val="24"/>
            <w:lang w:eastAsia="en-GB"/>
          </w:rPr>
          <w:t xml:space="preserve">we </w:t>
        </w:r>
        <w:r w:rsidR="007D1E78">
          <w:rPr>
            <w:rFonts w:ascii="Times New Roman" w:eastAsiaTheme="minorHAnsi" w:hAnsi="Times New Roman"/>
            <w:sz w:val="24"/>
            <w:szCs w:val="24"/>
            <w:lang w:eastAsia="en-GB"/>
          </w:rPr>
          <w:t>calculated population-weighted state monthly means</w:t>
        </w:r>
        <w:r w:rsidR="0010539E">
          <w:rPr>
            <w:rFonts w:ascii="Times New Roman" w:eastAsiaTheme="minorHAnsi" w:hAnsi="Times New Roman"/>
            <w:sz w:val="24"/>
            <w:szCs w:val="24"/>
            <w:lang w:eastAsia="en-GB"/>
          </w:rPr>
          <w:t xml:space="preserve"> for each month of the year through the period of study</w:t>
        </w:r>
        <w:r w:rsidR="0002550F">
          <w:rPr>
            <w:rFonts w:ascii="Times New Roman" w:eastAsiaTheme="minorHAnsi" w:hAnsi="Times New Roman"/>
            <w:sz w:val="24"/>
            <w:szCs w:val="24"/>
            <w:lang w:eastAsia="en-GB"/>
          </w:rPr>
          <w:t xml:space="preserve">. </w:t>
        </w:r>
        <w:r w:rsidR="00341789">
          <w:rPr>
            <w:rFonts w:ascii="Times New Roman" w:eastAsiaTheme="minorHAnsi" w:hAnsi="Times New Roman"/>
            <w:sz w:val="24"/>
            <w:szCs w:val="24"/>
            <w:lang w:eastAsia="en-GB"/>
          </w:rPr>
          <w:t>We calculated t</w:t>
        </w:r>
        <w:r w:rsidR="0002550F">
          <w:rPr>
            <w:rFonts w:ascii="Times New Roman" w:eastAsiaTheme="minorHAnsi" w:hAnsi="Times New Roman"/>
            <w:sz w:val="24"/>
            <w:szCs w:val="24"/>
            <w:lang w:eastAsia="en-GB"/>
          </w:rPr>
          <w:t xml:space="preserve">he mean values over 1980-2009 </w:t>
        </w:r>
        <w:r w:rsidR="00341789">
          <w:rPr>
            <w:rFonts w:ascii="Times New Roman" w:eastAsiaTheme="minorHAnsi" w:hAnsi="Times New Roman"/>
            <w:sz w:val="24"/>
            <w:szCs w:val="24"/>
            <w:lang w:eastAsia="en-GB"/>
          </w:rPr>
          <w:t>from</w:t>
        </w:r>
        <w:r w:rsidR="0002550F">
          <w:rPr>
            <w:rFonts w:ascii="Times New Roman" w:eastAsiaTheme="minorHAnsi" w:hAnsi="Times New Roman"/>
            <w:sz w:val="24"/>
            <w:szCs w:val="24"/>
            <w:lang w:eastAsia="en-GB"/>
          </w:rPr>
          <w:t xml:space="preserve"> these for each month and state combination. </w:t>
        </w:r>
        <w:commentRangeStart w:id="114"/>
        <w:commentRangeStart w:id="115"/>
        <w:r w:rsidR="00265FDC">
          <w:rPr>
            <w:rFonts w:ascii="Times New Roman" w:eastAsiaTheme="minorHAnsi" w:hAnsi="Times New Roman"/>
            <w:sz w:val="24"/>
            <w:szCs w:val="24"/>
            <w:lang w:eastAsia="en-GB"/>
          </w:rPr>
          <w:t xml:space="preserve">We found that </w:t>
        </w:r>
        <w:r w:rsidR="0081748C">
          <w:rPr>
            <w:rFonts w:ascii="Times New Roman" w:eastAsiaTheme="minorHAnsi" w:hAnsi="Times New Roman"/>
            <w:sz w:val="24"/>
            <w:szCs w:val="24"/>
            <w:lang w:eastAsia="en-GB"/>
          </w:rPr>
          <w:t xml:space="preserve">county </w:t>
        </w:r>
        <w:r w:rsidR="008307F7">
          <w:rPr>
            <w:rFonts w:ascii="Times New Roman" w:eastAsiaTheme="minorHAnsi" w:hAnsi="Times New Roman"/>
            <w:sz w:val="24"/>
            <w:szCs w:val="24"/>
            <w:lang w:eastAsia="en-GB"/>
          </w:rPr>
          <w:t xml:space="preserve">temperature </w:t>
        </w:r>
        <w:r w:rsidR="0081748C">
          <w:rPr>
            <w:rFonts w:ascii="Times New Roman" w:eastAsiaTheme="minorHAnsi" w:hAnsi="Times New Roman"/>
            <w:sz w:val="24"/>
            <w:szCs w:val="24"/>
            <w:lang w:eastAsia="en-GB"/>
          </w:rPr>
          <w:t>anomalies per state</w:t>
        </w:r>
        <w:r w:rsidR="00265FDC">
          <w:rPr>
            <w:rFonts w:ascii="Times New Roman" w:eastAsiaTheme="minorHAnsi" w:hAnsi="Times New Roman"/>
            <w:sz w:val="24"/>
            <w:szCs w:val="24"/>
            <w:lang w:eastAsia="en-GB"/>
          </w:rPr>
          <w:t xml:space="preserve"> were </w:t>
        </w:r>
        <w:r w:rsidR="00F90BB9">
          <w:rPr>
            <w:rFonts w:ascii="Times New Roman" w:eastAsiaTheme="minorHAnsi" w:hAnsi="Times New Roman"/>
            <w:sz w:val="24"/>
            <w:szCs w:val="24"/>
            <w:lang w:eastAsia="en-GB"/>
          </w:rPr>
          <w:t>strongly</w:t>
        </w:r>
        <w:r w:rsidR="00265FDC">
          <w:rPr>
            <w:rFonts w:ascii="Times New Roman" w:eastAsiaTheme="minorHAnsi" w:hAnsi="Times New Roman"/>
            <w:sz w:val="24"/>
            <w:szCs w:val="24"/>
            <w:lang w:eastAsia="en-GB"/>
          </w:rPr>
          <w:t xml:space="preserve"> correlated with the direction of the </w:t>
        </w:r>
        <w:r w:rsidR="002369CA">
          <w:rPr>
            <w:rFonts w:ascii="Times New Roman" w:eastAsiaTheme="minorHAnsi" w:hAnsi="Times New Roman"/>
            <w:sz w:val="24"/>
            <w:szCs w:val="24"/>
            <w:lang w:eastAsia="en-GB"/>
          </w:rPr>
          <w:t xml:space="preserve">state-summarised </w:t>
        </w:r>
        <w:r w:rsidR="00265FDC">
          <w:rPr>
            <w:rFonts w:ascii="Times New Roman" w:eastAsiaTheme="minorHAnsi" w:hAnsi="Times New Roman"/>
            <w:sz w:val="24"/>
            <w:szCs w:val="24"/>
            <w:lang w:eastAsia="en-GB"/>
          </w:rPr>
          <w:t xml:space="preserve">anomaly. </w:t>
        </w:r>
        <w:commentRangeEnd w:id="114"/>
        <w:r w:rsidR="00265FDC">
          <w:rPr>
            <w:rStyle w:val="CommentReference"/>
            <w:rFonts w:asciiTheme="minorHAnsi" w:eastAsiaTheme="minorHAnsi" w:hAnsiTheme="minorHAnsi" w:cstheme="minorBidi"/>
          </w:rPr>
          <w:commentReference w:id="114"/>
        </w:r>
        <w:commentRangeEnd w:id="115"/>
        <w:r w:rsidR="00265FDC">
          <w:rPr>
            <w:rStyle w:val="CommentReference"/>
            <w:rFonts w:asciiTheme="minorHAnsi" w:eastAsiaTheme="minorHAnsi" w:hAnsiTheme="minorHAnsi" w:cstheme="minorBidi"/>
          </w:rPr>
          <w:commentReference w:id="115"/>
        </w:r>
        <w:r w:rsidR="00534095" w:rsidRPr="00636C9B">
          <w:rPr>
            <w:rFonts w:ascii="Times New Roman" w:eastAsiaTheme="minorHAnsi" w:hAnsi="Times New Roman"/>
            <w:sz w:val="24"/>
            <w:szCs w:val="24"/>
            <w:lang w:eastAsia="en-GB"/>
          </w:rPr>
          <w:t xml:space="preserve">We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th</w:t>
        </w:r>
        <w:r w:rsidR="007D1E78">
          <w:rPr>
            <w:rFonts w:ascii="Times New Roman" w:eastAsiaTheme="minorHAnsi" w:hAnsi="Times New Roman"/>
            <w:sz w:val="24"/>
            <w:szCs w:val="24"/>
            <w:lang w:eastAsia="en-GB"/>
          </w:rPr>
          <w:t>ese</w:t>
        </w:r>
        <w:r w:rsidR="00AD1745" w:rsidRPr="00636C9B">
          <w:rPr>
            <w:rFonts w:ascii="Times New Roman" w:eastAsiaTheme="minorHAnsi" w:hAnsi="Times New Roman"/>
            <w:sz w:val="24"/>
            <w:szCs w:val="24"/>
            <w:lang w:eastAsia="en-GB"/>
          </w:rPr>
          <w:t xml:space="preserve"> long-term mean temperature</w:t>
        </w:r>
        <w:r w:rsidR="007D1E78">
          <w:rPr>
            <w:rFonts w:ascii="Times New Roman" w:eastAsiaTheme="minorHAnsi" w:hAnsi="Times New Roman"/>
            <w:sz w:val="24"/>
            <w:szCs w:val="24"/>
            <w:lang w:eastAsia="en-GB"/>
          </w:rPr>
          <w:t>s</w:t>
        </w:r>
        <w:r w:rsidR="00AD1745" w:rsidRPr="00636C9B">
          <w:rPr>
            <w:rFonts w:ascii="Times New Roman" w:eastAsiaTheme="minorHAnsi" w:hAnsi="Times New Roman"/>
            <w:sz w:val="24"/>
            <w:szCs w:val="24"/>
            <w:lang w:eastAsia="en-GB"/>
          </w:rPr>
          <w:t xml:space="preserv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r w:rsidR="00C84052">
          <w:rPr>
            <w:rFonts w:ascii="Times New Roman" w:eastAsiaTheme="minorHAnsi" w:hAnsi="Times New Roman"/>
            <w:sz w:val="24"/>
            <w:szCs w:val="24"/>
            <w:lang w:eastAsia="en-GB"/>
          </w:rPr>
          <w:t xml:space="preserve"> </w:t>
        </w:r>
        <w:r w:rsidR="00B54E6E">
          <w:rPr>
            <w:rFonts w:ascii="Times New Roman" w:eastAsiaTheme="minorHAnsi" w:hAnsi="Times New Roman"/>
            <w:sz w:val="24"/>
            <w:szCs w:val="24"/>
            <w:lang w:eastAsia="en-GB"/>
          </w:rPr>
          <w:t>The temperature anomaly can be thought of as whether, for a specific month in a specific year in a specific state, the temperature experienced is warmer or cooler than the long-term average.</w:t>
        </w:r>
        <w:r w:rsidR="005D75D9">
          <w:rPr>
            <w:rFonts w:ascii="Times New Roman" w:eastAsiaTheme="minorHAnsi" w:hAnsi="Times New Roman"/>
            <w:sz w:val="24"/>
            <w:szCs w:val="24"/>
            <w:lang w:eastAsia="en-GB"/>
          </w:rPr>
          <w:t xml:space="preserve"> </w:t>
        </w:r>
      </w:ins>
    </w:p>
    <w:p w14:paraId="5EF932C2" w14:textId="69B1DF7D" w:rsidR="009B0615" w:rsidRDefault="009B0615" w:rsidP="00D76DF7">
      <w:pPr>
        <w:spacing w:after="0" w:line="480" w:lineRule="auto"/>
        <w:jc w:val="both"/>
        <w:outlineLvl w:val="0"/>
        <w:rPr>
          <w:ins w:id="116" w:author="Parks, Robbie M" w:date="2018-11-30T08:04:00Z"/>
          <w:rFonts w:ascii="Times New Roman" w:hAnsi="Times New Roman"/>
          <w:sz w:val="24"/>
          <w:szCs w:val="24"/>
        </w:rPr>
      </w:pPr>
    </w:p>
    <w:p w14:paraId="1C673E49" w14:textId="58E3FC23" w:rsidR="00416B2F" w:rsidRDefault="00587C72" w:rsidP="00D76DF7">
      <w:pPr>
        <w:spacing w:after="0" w:line="480" w:lineRule="auto"/>
        <w:jc w:val="both"/>
        <w:outlineLvl w:val="0"/>
        <w:rPr>
          <w:ins w:id="117" w:author="Parks, Robbie M" w:date="2018-11-30T08:04:00Z"/>
          <w:rFonts w:ascii="Times New Roman" w:hAnsi="Times New Roman"/>
          <w:sz w:val="24"/>
          <w:szCs w:val="24"/>
        </w:rPr>
      </w:pPr>
      <w:ins w:id="118" w:author="Parks, Robbie M" w:date="2018-11-30T08:04:00Z">
        <w:r>
          <w:rPr>
            <w:rFonts w:ascii="Times New Roman" w:hAnsi="Times New Roman"/>
            <w:sz w:val="24"/>
            <w:szCs w:val="24"/>
          </w:rPr>
          <w:t>In addition t</w:t>
        </w:r>
        <w:r w:rsidR="008307F7">
          <w:rPr>
            <w:rFonts w:ascii="Times New Roman" w:hAnsi="Times New Roman"/>
            <w:sz w:val="24"/>
            <w:szCs w:val="24"/>
          </w:rPr>
          <w:t>emperature</w:t>
        </w:r>
        <w:r>
          <w:rPr>
            <w:rFonts w:ascii="Times New Roman" w:hAnsi="Times New Roman"/>
            <w:sz w:val="24"/>
            <w:szCs w:val="24"/>
          </w:rPr>
          <w:t xml:space="preserve"> anomalies </w:t>
        </w:r>
        <w:r w:rsidR="008307F7">
          <w:rPr>
            <w:rFonts w:ascii="Times New Roman" w:hAnsi="Times New Roman"/>
            <w:sz w:val="24"/>
            <w:szCs w:val="24"/>
          </w:rPr>
          <w:t>based on</w:t>
        </w:r>
        <w:r w:rsidR="008307F7">
          <w:rPr>
            <w:rFonts w:ascii="Times New Roman" w:hAnsi="Times New Roman"/>
            <w:sz w:val="24"/>
            <w:szCs w:val="24"/>
          </w:rPr>
          <w:t xml:space="preserve"> </w:t>
        </w:r>
        <w:r>
          <w:rPr>
            <w:rFonts w:ascii="Times New Roman" w:hAnsi="Times New Roman"/>
            <w:sz w:val="24"/>
            <w:szCs w:val="24"/>
          </w:rPr>
          <w:t xml:space="preserve">daily mean temperature we calculated in a similar way those for daily maximum, minimum or range of temperature. However, </w:t>
        </w:r>
        <w:r w:rsidR="00252CDC">
          <w:rPr>
            <w:rFonts w:ascii="Times New Roman" w:hAnsi="Times New Roman"/>
            <w:sz w:val="24"/>
            <w:szCs w:val="24"/>
          </w:rPr>
          <w:t>o</w:t>
        </w:r>
        <w:r w:rsidR="00BF2AE2">
          <w:rPr>
            <w:rFonts w:ascii="Times New Roman" w:hAnsi="Times New Roman"/>
            <w:sz w:val="24"/>
            <w:szCs w:val="24"/>
          </w:rPr>
          <w:t xml:space="preserve">ur results </w:t>
        </w:r>
        <w:r w:rsidR="00252CDC">
          <w:rPr>
            <w:rFonts w:ascii="Times New Roman" w:hAnsi="Times New Roman"/>
            <w:sz w:val="24"/>
            <w:szCs w:val="24"/>
          </w:rPr>
          <w:t xml:space="preserve">for these measures </w:t>
        </w:r>
        <w:r w:rsidR="00BF2AE2">
          <w:rPr>
            <w:rFonts w:ascii="Times New Roman" w:hAnsi="Times New Roman"/>
            <w:sz w:val="24"/>
            <w:szCs w:val="24"/>
          </w:rPr>
          <w:t>were</w:t>
        </w:r>
        <w:r w:rsidR="00C1008E">
          <w:rPr>
            <w:rFonts w:ascii="Times New Roman" w:hAnsi="Times New Roman"/>
            <w:sz w:val="24"/>
            <w:szCs w:val="24"/>
          </w:rPr>
          <w:t xml:space="preserve"> </w:t>
        </w:r>
        <w:r w:rsidR="00BF2AE2">
          <w:rPr>
            <w:rFonts w:ascii="Times New Roman" w:hAnsi="Times New Roman"/>
            <w:sz w:val="24"/>
            <w:szCs w:val="24"/>
          </w:rPr>
          <w:t xml:space="preserve">similar </w:t>
        </w:r>
        <w:r w:rsidR="00252CDC">
          <w:rPr>
            <w:rFonts w:ascii="Times New Roman" w:hAnsi="Times New Roman"/>
            <w:sz w:val="24"/>
            <w:szCs w:val="24"/>
          </w:rPr>
          <w:t>to those from daily mean and are not presented here</w:t>
        </w:r>
        <w:r w:rsidR="009A6892">
          <w:rPr>
            <w:rFonts w:ascii="Times New Roman" w:hAnsi="Times New Roman"/>
            <w:sz w:val="24"/>
            <w:szCs w:val="24"/>
          </w:rPr>
          <w:t>.</w:t>
        </w:r>
        <w:r w:rsidR="00F63E43">
          <w:rPr>
            <w:rFonts w:ascii="Times New Roman" w:hAnsi="Times New Roman"/>
            <w:sz w:val="24"/>
            <w:szCs w:val="24"/>
          </w:rPr>
          <w:t xml:space="preserve"> </w:t>
        </w:r>
        <w:r w:rsidR="00252CDC">
          <w:rPr>
            <w:rFonts w:ascii="Times New Roman" w:hAnsi="Times New Roman"/>
            <w:sz w:val="24"/>
            <w:szCs w:val="24"/>
          </w:rPr>
          <w:t>Similarly, w</w:t>
        </w:r>
        <w:r w:rsidR="00B6332B">
          <w:rPr>
            <w:rFonts w:ascii="Times New Roman" w:hAnsi="Times New Roman"/>
            <w:sz w:val="24"/>
            <w:szCs w:val="24"/>
          </w:rPr>
          <w:t xml:space="preserve">hen </w:t>
        </w:r>
        <w:r w:rsidR="00416B2F">
          <w:rPr>
            <w:rFonts w:ascii="Times New Roman" w:hAnsi="Times New Roman"/>
            <w:sz w:val="24"/>
            <w:szCs w:val="24"/>
          </w:rPr>
          <w:t>including more than one temperature metric in the model</w:t>
        </w:r>
        <w:r w:rsidR="00F55B6B">
          <w:rPr>
            <w:rFonts w:ascii="Times New Roman" w:hAnsi="Times New Roman"/>
            <w:sz w:val="24"/>
            <w:szCs w:val="24"/>
          </w:rPr>
          <w:t xml:space="preserve"> (in addition to </w:t>
        </w:r>
        <w:r w:rsidR="008307F7">
          <w:rPr>
            <w:rFonts w:ascii="Times New Roman" w:hAnsi="Times New Roman"/>
            <w:sz w:val="24"/>
            <w:szCs w:val="24"/>
          </w:rPr>
          <w:t xml:space="preserve">temperature </w:t>
        </w:r>
        <w:r w:rsidR="005F660A">
          <w:rPr>
            <w:rFonts w:ascii="Times New Roman" w:hAnsi="Times New Roman"/>
            <w:sz w:val="24"/>
            <w:szCs w:val="24"/>
          </w:rPr>
          <w:t xml:space="preserve">anomalies of </w:t>
        </w:r>
        <w:r w:rsidR="00F55B6B">
          <w:rPr>
            <w:rFonts w:ascii="Times New Roman" w:hAnsi="Times New Roman"/>
            <w:sz w:val="24"/>
            <w:szCs w:val="24"/>
          </w:rPr>
          <w:t xml:space="preserve">monthly </w:t>
        </w:r>
        <w:r w:rsidR="008307F7">
          <w:rPr>
            <w:rFonts w:ascii="Times New Roman" w:hAnsi="Times New Roman"/>
            <w:sz w:val="24"/>
            <w:szCs w:val="24"/>
          </w:rPr>
          <w:t>means</w:t>
        </w:r>
        <w:r w:rsidR="00F55B6B">
          <w:rPr>
            <w:rFonts w:ascii="Times New Roman" w:hAnsi="Times New Roman"/>
            <w:sz w:val="24"/>
            <w:szCs w:val="24"/>
          </w:rPr>
          <w:t>)</w:t>
        </w:r>
        <w:r w:rsidR="00416B2F">
          <w:rPr>
            <w:rFonts w:ascii="Times New Roman" w:hAnsi="Times New Roman"/>
            <w:sz w:val="24"/>
            <w:szCs w:val="24"/>
          </w:rPr>
          <w:t xml:space="preserve">, </w:t>
        </w:r>
        <w:r w:rsidR="00B6332B">
          <w:rPr>
            <w:rFonts w:ascii="Times New Roman" w:hAnsi="Times New Roman"/>
            <w:sz w:val="24"/>
            <w:szCs w:val="24"/>
          </w:rPr>
          <w:t xml:space="preserve">such as </w:t>
        </w:r>
        <w:r w:rsidR="00F55B6B">
          <w:rPr>
            <w:rFonts w:ascii="Times New Roman" w:hAnsi="Times New Roman"/>
            <w:sz w:val="24"/>
            <w:szCs w:val="24"/>
          </w:rPr>
          <w:t xml:space="preserve">standard deviation; </w:t>
        </w:r>
        <w:r w:rsidR="00B6332B">
          <w:rPr>
            <w:rFonts w:ascii="Times New Roman" w:hAnsi="Times New Roman"/>
            <w:sz w:val="24"/>
            <w:szCs w:val="24"/>
          </w:rPr>
          <w:t>heat wave measures, including the number of days in a month (adjusted for length of month) above the 90</w:t>
        </w:r>
        <w:r w:rsidR="00B6332B" w:rsidRPr="00F0573E">
          <w:rPr>
            <w:rFonts w:ascii="Times New Roman" w:hAnsi="Times New Roman"/>
            <w:sz w:val="24"/>
            <w:szCs w:val="24"/>
            <w:vertAlign w:val="superscript"/>
          </w:rPr>
          <w:t>th</w:t>
        </w:r>
        <w:r w:rsidR="00B6332B">
          <w:rPr>
            <w:rFonts w:ascii="Times New Roman" w:hAnsi="Times New Roman"/>
            <w:sz w:val="24"/>
            <w:szCs w:val="24"/>
          </w:rPr>
          <w:t xml:space="preserve"> percentile or above an absolute threshold of 30</w:t>
        </w:r>
        <w:r w:rsidR="00B6332B" w:rsidRPr="00F0573E">
          <w:rPr>
            <w:rFonts w:ascii="Times New Roman" w:hAnsi="Times New Roman"/>
            <w:sz w:val="24"/>
            <w:szCs w:val="24"/>
          </w:rPr>
          <w:t>°</w:t>
        </w:r>
        <w:r w:rsidR="00B6332B">
          <w:rPr>
            <w:rFonts w:ascii="Times New Roman" w:hAnsi="Times New Roman"/>
            <w:sz w:val="24"/>
            <w:szCs w:val="24"/>
          </w:rPr>
          <w:t>C</w:t>
        </w:r>
        <w:r w:rsidR="00F55B6B">
          <w:rPr>
            <w:rFonts w:ascii="Times New Roman" w:hAnsi="Times New Roman"/>
            <w:sz w:val="24"/>
            <w:szCs w:val="24"/>
          </w:rPr>
          <w:t>;</w:t>
        </w:r>
        <w:r w:rsidR="00B6332B">
          <w:rPr>
            <w:rFonts w:ascii="Times New Roman" w:hAnsi="Times New Roman"/>
            <w:sz w:val="24"/>
            <w:szCs w:val="24"/>
          </w:rPr>
          <w:t xml:space="preserve"> the</w:t>
        </w:r>
        <w:r w:rsidR="00C504FA">
          <w:rPr>
            <w:rFonts w:ascii="Times New Roman" w:hAnsi="Times New Roman"/>
            <w:sz w:val="24"/>
            <w:szCs w:val="24"/>
          </w:rPr>
          <w:t xml:space="preserve"> </w:t>
        </w:r>
        <w:r w:rsidR="00FD2234">
          <w:rPr>
            <w:rFonts w:ascii="Times New Roman" w:hAnsi="Times New Roman"/>
            <w:sz w:val="24"/>
            <w:szCs w:val="24"/>
          </w:rPr>
          <w:t>additional deaths result</w:t>
        </w:r>
        <w:r w:rsidR="00416B2F">
          <w:rPr>
            <w:rFonts w:ascii="Times New Roman" w:hAnsi="Times New Roman"/>
            <w:sz w:val="24"/>
            <w:szCs w:val="24"/>
          </w:rPr>
          <w:t xml:space="preserve"> remained similar to the single variable model, due to the collinearity of other measures with mean monthly temperature.</w:t>
        </w:r>
      </w:ins>
    </w:p>
    <w:p w14:paraId="0A0EEB9A" w14:textId="77777777" w:rsidR="00C84052" w:rsidRPr="00636C9B" w:rsidRDefault="00C84052" w:rsidP="00D76DF7">
      <w:pPr>
        <w:spacing w:after="0" w:line="480" w:lineRule="auto"/>
        <w:jc w:val="both"/>
        <w:outlineLvl w:val="0"/>
        <w:rPr>
          <w:ins w:id="119" w:author="Parks, Robbie M" w:date="2018-11-30T08:04:00Z"/>
          <w:rFonts w:ascii="Times New Roman" w:hAnsi="Times New Roman"/>
          <w:sz w:val="24"/>
          <w:szCs w:val="24"/>
        </w:rPr>
      </w:pPr>
    </w:p>
    <w:p w14:paraId="5305E388" w14:textId="5D5144C1" w:rsidR="009F41F2" w:rsidRPr="00636C9B" w:rsidRDefault="0024175D" w:rsidP="00D76DF7">
      <w:pPr>
        <w:spacing w:after="0" w:line="480" w:lineRule="auto"/>
        <w:jc w:val="both"/>
        <w:outlineLvl w:val="0"/>
        <w:rPr>
          <w:ins w:id="120" w:author="Parks, Robbie M" w:date="2018-11-30T08:04:00Z"/>
          <w:rFonts w:ascii="Times New Roman" w:hAnsi="Times New Roman"/>
          <w:i/>
          <w:color w:val="000000" w:themeColor="text1"/>
          <w:sz w:val="24"/>
          <w:szCs w:val="24"/>
        </w:rPr>
      </w:pPr>
      <w:ins w:id="121" w:author="Parks, Robbie M" w:date="2018-11-30T08:04:00Z">
        <w:r>
          <w:rPr>
            <w:rFonts w:ascii="Times New Roman" w:hAnsi="Times New Roman"/>
            <w:i/>
            <w:color w:val="000000" w:themeColor="text1"/>
            <w:sz w:val="24"/>
            <w:szCs w:val="24"/>
          </w:rPr>
          <w:t>Statistical</w:t>
        </w:r>
        <w:r w:rsidR="00EA1C1C">
          <w:rPr>
            <w:rFonts w:ascii="Times New Roman" w:hAnsi="Times New Roman"/>
            <w:i/>
            <w:color w:val="000000" w:themeColor="text1"/>
            <w:sz w:val="24"/>
            <w:szCs w:val="24"/>
          </w:rPr>
          <w:t xml:space="preserve"> methods</w:t>
        </w:r>
      </w:ins>
    </w:p>
    <w:p w14:paraId="73B3120F" w14:textId="3D4CBD35" w:rsidR="0000416A" w:rsidRDefault="00AB4E6A" w:rsidP="00D76DF7">
      <w:pPr>
        <w:spacing w:after="0" w:line="480" w:lineRule="auto"/>
        <w:jc w:val="both"/>
        <w:outlineLvl w:val="0"/>
        <w:rPr>
          <w:ins w:id="122" w:author="Parks, Robbie M" w:date="2018-11-30T08:04:00Z"/>
          <w:rFonts w:ascii="Times New Roman" w:hAnsi="Times New Roman"/>
          <w:color w:val="000000" w:themeColor="text1"/>
          <w:sz w:val="24"/>
          <w:szCs w:val="24"/>
        </w:rPr>
      </w:pPr>
      <w:ins w:id="123" w:author="Parks, Robbie M" w:date="2018-11-30T08:04:00Z">
        <w:r w:rsidRPr="00636C9B">
          <w:rPr>
            <w:rFonts w:ascii="Times New Roman" w:hAnsi="Times New Roman"/>
            <w:color w:val="000000" w:themeColor="text1"/>
            <w:sz w:val="24"/>
            <w:szCs w:val="24"/>
          </w:rPr>
          <w:lastRenderedPageBreak/>
          <w:t>W</w:t>
        </w:r>
        <w:r w:rsidR="00B050CA" w:rsidRPr="00636C9B">
          <w:rPr>
            <w:rFonts w:ascii="Times New Roman" w:hAnsi="Times New Roman"/>
            <w:color w:val="000000" w:themeColor="text1"/>
            <w:sz w:val="24"/>
            <w:szCs w:val="24"/>
          </w:rPr>
          <w:t xml:space="preserve">e </w:t>
        </w:r>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r w:rsidR="00B050CA" w:rsidRPr="00636C9B">
          <w:rPr>
            <w:rFonts w:ascii="Times New Roman" w:hAnsi="Times New Roman"/>
            <w:color w:val="000000" w:themeColor="text1"/>
            <w:sz w:val="24"/>
            <w:szCs w:val="24"/>
          </w:rPr>
          <w:t>a Bayesian spatio</w:t>
        </w:r>
        <w:r w:rsidR="00644C34">
          <w:rPr>
            <w:rFonts w:ascii="Times New Roman" w:hAnsi="Times New Roman"/>
            <w:color w:val="000000" w:themeColor="text1"/>
            <w:sz w:val="24"/>
            <w:szCs w:val="24"/>
          </w:rPr>
          <w:t>-</w:t>
        </w:r>
        <w:r w:rsidR="00B050CA" w:rsidRPr="00636C9B">
          <w:rPr>
            <w:rFonts w:ascii="Times New Roman" w:hAnsi="Times New Roman"/>
            <w:color w:val="000000" w:themeColor="text1"/>
            <w:sz w:val="24"/>
            <w:szCs w:val="24"/>
          </w:rPr>
          <w:t xml:space="preserve">temporal model </w:t>
        </w:r>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w:t>
        </w:r>
        <w:commentRangeStart w:id="124"/>
        <w:r w:rsidR="0059454C">
          <w:rPr>
            <w:rFonts w:ascii="Times New Roman" w:hAnsi="Times New Roman"/>
            <w:color w:val="000000" w:themeColor="text1"/>
            <w:sz w:val="24"/>
            <w:szCs w:val="24"/>
          </w:rPr>
          <w:t xml:space="preserve">anomalous temperature </w:t>
        </w:r>
        <w:commentRangeEnd w:id="124"/>
        <w:r w:rsidR="004D2AEF">
          <w:rPr>
            <w:rStyle w:val="CommentReference"/>
            <w:rFonts w:asciiTheme="minorHAnsi" w:eastAsiaTheme="minorHAnsi" w:hAnsiTheme="minorHAnsi" w:cstheme="minorBidi"/>
          </w:rPr>
          <w:commentReference w:id="124"/>
        </w:r>
        <w:r w:rsidR="0059454C">
          <w:rPr>
            <w:rFonts w:ascii="Times New Roman" w:hAnsi="Times New Roman"/>
            <w:color w:val="000000" w:themeColor="text1"/>
            <w:sz w:val="24"/>
            <w:szCs w:val="24"/>
          </w:rPr>
          <w:t xml:space="preserve">on injury deaths rates at the state level. The outcome was deaths from several </w:t>
        </w:r>
        <w:r w:rsidR="008A5971">
          <w:rPr>
            <w:rFonts w:ascii="Times New Roman" w:hAnsi="Times New Roman"/>
            <w:color w:val="000000" w:themeColor="text1"/>
            <w:sz w:val="24"/>
            <w:szCs w:val="24"/>
          </w:rPr>
          <w:t>types</w:t>
        </w:r>
        <w:r w:rsidR="003340AF">
          <w:rPr>
            <w:rFonts w:ascii="Times New Roman" w:hAnsi="Times New Roman"/>
            <w:color w:val="000000" w:themeColor="text1"/>
            <w:sz w:val="24"/>
            <w:szCs w:val="24"/>
          </w:rPr>
          <w:t xml:space="preserve"> of injury, based on ICD9 (1980</w:t>
        </w:r>
        <w:r w:rsidR="0059454C">
          <w:rPr>
            <w:rFonts w:ascii="Times New Roman" w:hAnsi="Times New Roman"/>
            <w:color w:val="000000" w:themeColor="text1"/>
            <w:sz w:val="24"/>
            <w:szCs w:val="24"/>
          </w:rPr>
          <w:t>-1999)</w:t>
        </w:r>
        <w:r w:rsidR="003340AF">
          <w:rPr>
            <w:rFonts w:ascii="Times New Roman" w:hAnsi="Times New Roman"/>
            <w:color w:val="000000" w:themeColor="text1"/>
            <w:sz w:val="24"/>
            <w:szCs w:val="24"/>
          </w:rPr>
          <w:t xml:space="preserve"> and ICD10 (1999-2016)</w:t>
        </w:r>
        <w:r w:rsidR="0039106C">
          <w:rPr>
            <w:rFonts w:ascii="Times New Roman" w:hAnsi="Times New Roman"/>
            <w:color w:val="000000" w:themeColor="text1"/>
            <w:sz w:val="24"/>
            <w:szCs w:val="24"/>
          </w:rPr>
          <w:t xml:space="preserve"> (Table XX)</w:t>
        </w:r>
        <w:r w:rsidR="00B7393E">
          <w:rPr>
            <w:rFonts w:ascii="Times New Roman" w:hAnsi="Times New Roman"/>
            <w:color w:val="000000" w:themeColor="text1"/>
            <w:sz w:val="24"/>
            <w:szCs w:val="24"/>
          </w:rPr>
          <w:t xml:space="preserve">. </w:t>
        </w:r>
        <w:r w:rsidR="00E332CB">
          <w:rPr>
            <w:rFonts w:ascii="Times New Roman" w:hAnsi="Times New Roman"/>
            <w:color w:val="000000" w:themeColor="text1"/>
            <w:sz w:val="24"/>
            <w:szCs w:val="24"/>
          </w:rPr>
          <w:t xml:space="preserve">We carried out all analyses </w:t>
        </w:r>
        <w:r w:rsidR="00B7393E">
          <w:rPr>
            <w:rFonts w:ascii="Times New Roman" w:hAnsi="Times New Roman"/>
            <w:color w:val="000000" w:themeColor="text1"/>
            <w:sz w:val="24"/>
            <w:szCs w:val="24"/>
          </w:rPr>
          <w:t>separately by sex and age group</w:t>
        </w:r>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years also) because deaths rates vary by age group and sex, as might their associations with </w:t>
        </w:r>
        <w:r w:rsidR="008A5971">
          <w:rPr>
            <w:rFonts w:ascii="Times New Roman" w:hAnsi="Times New Roman"/>
            <w:color w:val="000000" w:themeColor="text1"/>
            <w:sz w:val="24"/>
            <w:szCs w:val="24"/>
          </w:rPr>
          <w:t>typ</w:t>
        </w:r>
        <w:r w:rsidR="002D7AC2">
          <w:rPr>
            <w:rFonts w:ascii="Times New Roman" w:hAnsi="Times New Roman"/>
            <w:color w:val="000000" w:themeColor="text1"/>
            <w:sz w:val="24"/>
            <w:szCs w:val="24"/>
          </w:rPr>
          <w:t>e</w:t>
        </w:r>
        <w:r w:rsidR="0000416A">
          <w:rPr>
            <w:rFonts w:ascii="Times New Roman" w:hAnsi="Times New Roman"/>
            <w:color w:val="000000" w:themeColor="text1"/>
            <w:sz w:val="24"/>
            <w:szCs w:val="24"/>
          </w:rPr>
          <w:t xml:space="preserve"> of injury and temperature.</w:t>
        </w:r>
      </w:ins>
    </w:p>
    <w:p w14:paraId="3FC20791" w14:textId="77777777" w:rsidR="0000416A" w:rsidRDefault="0000416A" w:rsidP="00D76DF7">
      <w:pPr>
        <w:spacing w:after="0" w:line="480" w:lineRule="auto"/>
        <w:jc w:val="both"/>
        <w:outlineLvl w:val="0"/>
        <w:rPr>
          <w:ins w:id="125" w:author="Parks, Robbie M" w:date="2018-11-30T08:04:00Z"/>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ins w:id="126" w:author="Parks, Robbie M" w:date="2018-11-30T08:04:00Z"/>
          <w:rFonts w:ascii="Times New Roman" w:hAnsi="Times New Roman"/>
          <w:color w:val="000000" w:themeColor="text1"/>
          <w:sz w:val="24"/>
          <w:szCs w:val="24"/>
        </w:rPr>
      </w:pPr>
      <w:ins w:id="127" w:author="Parks, Robbie M" w:date="2018-11-30T08:04:00Z">
        <w:r>
          <w:rPr>
            <w:rFonts w:ascii="Times New Roman" w:hAnsi="Times New Roman"/>
            <w:color w:val="000000" w:themeColor="text1"/>
            <w:sz w:val="24"/>
            <w:szCs w:val="24"/>
          </w:rPr>
          <w:t>We modelled, for a given state, sex, month, and age group, the numbers of deaths in each year as following a Poisson distribution:</w:t>
        </w:r>
      </w:ins>
    </w:p>
    <w:p w14:paraId="388E09CF" w14:textId="77777777" w:rsidR="00976958" w:rsidRDefault="00976958" w:rsidP="00D76DF7">
      <w:pPr>
        <w:spacing w:after="0" w:line="480" w:lineRule="auto"/>
        <w:jc w:val="both"/>
        <w:outlineLvl w:val="0"/>
        <w:rPr>
          <w:ins w:id="128" w:author="Parks, Robbie M" w:date="2018-11-30T08:04:00Z"/>
          <w:rFonts w:ascii="Times New Roman" w:hAnsi="Times New Roman"/>
          <w:color w:val="000000" w:themeColor="text1"/>
          <w:sz w:val="24"/>
          <w:szCs w:val="24"/>
        </w:rPr>
      </w:pPr>
    </w:p>
    <w:p w14:paraId="286251CB" w14:textId="77777777" w:rsidR="00D424E6" w:rsidRDefault="00976958" w:rsidP="00843ACB">
      <w:pPr>
        <w:pStyle w:val="SMSubheading"/>
        <w:spacing w:line="480" w:lineRule="auto"/>
        <w:ind w:firstLine="720"/>
        <w:jc w:val="both"/>
        <w:rPr>
          <w:ins w:id="129" w:author="Parks, Robbie M" w:date="2018-11-30T08:04:00Z"/>
          <w:u w:val="none"/>
        </w:rPr>
      </w:pPr>
      <w:ins w:id="130" w:author="Parks, Robbie M" w:date="2018-11-30T08:04:00Z">
        <w:r>
          <w:rPr>
            <w:u w:val="none"/>
          </w:rPr>
          <w:t>deaths</w:t>
        </w:r>
        <w:r>
          <w:rPr>
            <w:u w:val="none"/>
            <w:vertAlign w:val="subscript"/>
          </w:rPr>
          <w:t>state</w:t>
        </w:r>
        <w:r w:rsidRPr="00B32DC8">
          <w:rPr>
            <w:u w:val="none"/>
            <w:vertAlign w:val="subscript"/>
          </w:rPr>
          <w:t>-year</w:t>
        </w:r>
        <w:r>
          <w:rPr>
            <w:u w:val="none"/>
          </w:rPr>
          <w:t xml:space="preserve"> ~ Poisson(death rate</w:t>
        </w:r>
        <w:r>
          <w:rPr>
            <w:u w:val="none"/>
            <w:vertAlign w:val="subscript"/>
          </w:rPr>
          <w:t>state</w:t>
        </w:r>
        <w:r w:rsidRPr="00B32DC8">
          <w:rPr>
            <w:u w:val="none"/>
            <w:vertAlign w:val="subscript"/>
          </w:rPr>
          <w:t>-year</w:t>
        </w:r>
        <w:r>
          <w:rPr>
            <w:i/>
            <w:u w:val="none"/>
          </w:rPr>
          <w:t xml:space="preserve"> · </w:t>
        </w:r>
        <w:r>
          <w:rPr>
            <w:u w:val="none"/>
          </w:rPr>
          <w:t>population</w:t>
        </w:r>
        <w:r>
          <w:rPr>
            <w:u w:val="none"/>
            <w:vertAlign w:val="subscript"/>
          </w:rPr>
          <w:t>state</w:t>
        </w:r>
        <w:r w:rsidRPr="00B32DC8">
          <w:rPr>
            <w:u w:val="none"/>
            <w:vertAlign w:val="subscript"/>
          </w:rPr>
          <w:t>-year</w:t>
        </w:r>
        <w:r w:rsidRPr="00436AE5">
          <w:rPr>
            <w:u w:val="none"/>
          </w:rPr>
          <w:t>)</w:t>
        </w:r>
      </w:ins>
    </w:p>
    <w:p w14:paraId="60B18BFC" w14:textId="77777777" w:rsidR="00976958" w:rsidRDefault="00976958" w:rsidP="00D76DF7">
      <w:pPr>
        <w:spacing w:after="0" w:line="480" w:lineRule="auto"/>
        <w:jc w:val="both"/>
        <w:outlineLvl w:val="0"/>
        <w:rPr>
          <w:ins w:id="131" w:author="Parks, Robbie M" w:date="2018-11-30T08:04:00Z"/>
          <w:rFonts w:ascii="Times New Roman" w:hAnsi="Times New Roman"/>
          <w:color w:val="000000" w:themeColor="text1"/>
          <w:sz w:val="24"/>
          <w:szCs w:val="24"/>
        </w:rPr>
      </w:pPr>
    </w:p>
    <w:p w14:paraId="155E1D29" w14:textId="4933CAF8" w:rsidR="00DE0CCC" w:rsidRDefault="00335B57" w:rsidP="00D76DF7">
      <w:pPr>
        <w:spacing w:after="0" w:line="480" w:lineRule="auto"/>
        <w:jc w:val="both"/>
        <w:outlineLvl w:val="0"/>
        <w:rPr>
          <w:ins w:id="132" w:author="Parks, Robbie M" w:date="2018-11-30T08:04:00Z"/>
          <w:rFonts w:ascii="Times New Roman" w:hAnsi="Times New Roman"/>
          <w:color w:val="000000" w:themeColor="text1"/>
          <w:sz w:val="24"/>
          <w:szCs w:val="24"/>
        </w:rPr>
      </w:pPr>
      <w:ins w:id="133" w:author="Parks, Robbie M" w:date="2018-11-30T08:04:00Z">
        <w:r>
          <w:rPr>
            <w:rFonts w:ascii="Times New Roman" w:hAnsi="Times New Roman"/>
            <w:color w:val="000000" w:themeColor="text1"/>
            <w:sz w:val="24"/>
            <w:szCs w:val="24"/>
          </w:rPr>
          <w:t xml:space="preserve">In the model, </w:t>
        </w:r>
        <w:r w:rsidR="00021BDE">
          <w:rPr>
            <w:rFonts w:ascii="Times New Roman" w:hAnsi="Times New Roman"/>
            <w:color w:val="000000" w:themeColor="text1"/>
            <w:sz w:val="24"/>
            <w:szCs w:val="24"/>
          </w:rPr>
          <w:t>log-transformed death rates were modelled as a sum of components that depend on time</w:t>
        </w:r>
        <w:r w:rsidR="00F275C0">
          <w:rPr>
            <w:rFonts w:ascii="Times New Roman" w:hAnsi="Times New Roman"/>
            <w:color w:val="000000" w:themeColor="text1"/>
            <w:sz w:val="24"/>
            <w:szCs w:val="24"/>
          </w:rPr>
          <w:t xml:space="preserve"> </w:t>
        </w:r>
        <w:r w:rsidR="000E048C">
          <w:rPr>
            <w:rFonts w:ascii="Times New Roman" w:hAnsi="Times New Roman"/>
            <w:color w:val="000000" w:themeColor="text1"/>
            <w:sz w:val="24"/>
            <w:szCs w:val="24"/>
          </w:rPr>
          <w:t>(month-year)</w:t>
        </w:r>
        <w:r w:rsidR="00D424E6">
          <w:rPr>
            <w:rFonts w:ascii="Times New Roman" w:hAnsi="Times New Roman"/>
            <w:color w:val="000000" w:themeColor="text1"/>
            <w:sz w:val="24"/>
            <w:szCs w:val="24"/>
          </w:rPr>
          <w:t xml:space="preserve">, </w:t>
        </w:r>
        <w:r w:rsidR="00266616">
          <w:rPr>
            <w:rFonts w:ascii="Times New Roman" w:hAnsi="Times New Roman"/>
            <w:color w:val="000000" w:themeColor="text1"/>
            <w:sz w:val="24"/>
            <w:szCs w:val="24"/>
          </w:rPr>
          <w:t>location (state)</w:t>
        </w:r>
        <w:r w:rsidR="006A58EB">
          <w:rPr>
            <w:rFonts w:ascii="Times New Roman" w:hAnsi="Times New Roman"/>
            <w:color w:val="000000" w:themeColor="text1"/>
            <w:sz w:val="24"/>
            <w:szCs w:val="24"/>
          </w:rPr>
          <w:t xml:space="preserve"> of death, </w:t>
        </w:r>
        <w:r w:rsidR="00D424E6">
          <w:rPr>
            <w:rFonts w:ascii="Times New Roman" w:hAnsi="Times New Roman"/>
            <w:color w:val="000000" w:themeColor="text1"/>
            <w:sz w:val="24"/>
            <w:szCs w:val="24"/>
          </w:rPr>
          <w:t>month</w:t>
        </w:r>
        <w:r w:rsidR="00B03D59">
          <w:rPr>
            <w:rFonts w:ascii="Times New Roman" w:hAnsi="Times New Roman"/>
            <w:color w:val="000000" w:themeColor="text1"/>
            <w:sz w:val="24"/>
            <w:szCs w:val="24"/>
          </w:rPr>
          <w:t xml:space="preserve"> of year</w:t>
        </w:r>
        <w:r w:rsidR="00537542">
          <w:rPr>
            <w:rFonts w:ascii="Times New Roman" w:hAnsi="Times New Roman"/>
            <w:color w:val="000000" w:themeColor="text1"/>
            <w:sz w:val="24"/>
            <w:szCs w:val="24"/>
          </w:rPr>
          <w:t xml:space="preserve"> and temperature</w:t>
        </w:r>
        <w:r w:rsidR="00021BDE">
          <w:rPr>
            <w:rFonts w:ascii="Times New Roman" w:hAnsi="Times New Roman"/>
            <w:color w:val="000000" w:themeColor="text1"/>
            <w:sz w:val="24"/>
            <w:szCs w:val="24"/>
          </w:rPr>
          <w:t>.</w:t>
        </w:r>
        <w:r w:rsidR="00A01638">
          <w:rPr>
            <w:rFonts w:ascii="Times New Roman" w:hAnsi="Times New Roman"/>
            <w:color w:val="000000" w:themeColor="text1"/>
            <w:sz w:val="24"/>
            <w:szCs w:val="24"/>
          </w:rPr>
          <w:t xml:space="preserve"> The mathematical representation of the model is given </w:t>
        </w:r>
        <w:r w:rsidR="00D341CD">
          <w:rPr>
            <w:rFonts w:ascii="Times New Roman" w:hAnsi="Times New Roman"/>
            <w:color w:val="000000" w:themeColor="text1"/>
            <w:sz w:val="24"/>
            <w:szCs w:val="24"/>
          </w:rPr>
          <w:t>below:</w:t>
        </w:r>
      </w:ins>
    </w:p>
    <w:p w14:paraId="2EEDF585" w14:textId="77777777" w:rsidR="002C0846" w:rsidRDefault="002C0846" w:rsidP="00D76DF7">
      <w:pPr>
        <w:spacing w:after="0" w:line="480" w:lineRule="auto"/>
        <w:jc w:val="both"/>
        <w:outlineLvl w:val="0"/>
        <w:rPr>
          <w:ins w:id="134" w:author="Parks, Robbie M" w:date="2018-11-30T08:04:00Z"/>
          <w:rFonts w:ascii="Times New Roman" w:hAnsi="Times New Roman"/>
          <w:color w:val="000000" w:themeColor="text1"/>
          <w:sz w:val="24"/>
          <w:szCs w:val="24"/>
        </w:rPr>
      </w:pPr>
    </w:p>
    <w:p w14:paraId="03DF48E1" w14:textId="6F587515" w:rsidR="000B7F6A" w:rsidRPr="000250EE" w:rsidRDefault="003542CE" w:rsidP="00843ACB">
      <w:pPr>
        <w:spacing w:after="0" w:line="360" w:lineRule="auto"/>
        <w:jc w:val="both"/>
        <w:outlineLvl w:val="0"/>
        <w:rPr>
          <w:ins w:id="135" w:author="Parks, Robbie M" w:date="2018-11-30T08:04:00Z"/>
          <w:rFonts w:ascii="Times New Roman" w:hAnsi="Times New Roman"/>
          <w:sz w:val="24"/>
          <w:szCs w:val="24"/>
        </w:rPr>
      </w:pPr>
      <w:ins w:id="136" w:author="Parks, Robbie M" w:date="2018-11-30T08:04:00Z">
        <w:r w:rsidRPr="000250EE">
          <w:rPr>
            <w:rFonts w:ascii="Times New Roman" w:hAnsi="Times New Roman"/>
            <w:sz w:val="24"/>
            <w:szCs w:val="24"/>
          </w:rPr>
          <w:t>log(death rates</w:t>
        </w:r>
        <w:r w:rsidRPr="000250EE">
          <w:rPr>
            <w:rFonts w:ascii="Times New Roman" w:hAnsi="Times New Roman"/>
            <w:sz w:val="24"/>
            <w:szCs w:val="24"/>
            <w:vertAlign w:val="subscript"/>
          </w:rPr>
          <w:t>state-year</w:t>
        </w:r>
        <w:r w:rsidRPr="000250EE">
          <w:rPr>
            <w:rFonts w:ascii="Times New Roman" w:hAnsi="Times New Roman"/>
            <w:sz w:val="24"/>
            <w:szCs w:val="24"/>
          </w:rPr>
          <w:t xml:space="preserve">) = </w:t>
        </w:r>
        <w:r w:rsidR="000B7F6A" w:rsidRPr="000250EE">
          <w:rPr>
            <w:rFonts w:ascii="Times New Roman" w:hAnsi="Times New Roman"/>
            <w:sz w:val="24"/>
            <w:szCs w:val="24"/>
          </w:rPr>
          <w:tab/>
        </w:r>
        <w:r w:rsidRPr="000250EE">
          <w:rPr>
            <w:rFonts w:ascii="Times New Roman" w:hAnsi="Times New Roman"/>
            <w:sz w:val="24"/>
            <w:szCs w:val="24"/>
          </w:rPr>
          <w:t>α</w:t>
        </w:r>
        <w:r w:rsidRPr="000250EE">
          <w:rPr>
            <w:rFonts w:ascii="Times New Roman" w:hAnsi="Times New Roman"/>
            <w:sz w:val="24"/>
            <w:szCs w:val="24"/>
            <w:vertAlign w:val="subscript"/>
          </w:rPr>
          <w:t xml:space="preserve">0 </w:t>
        </w:r>
        <w:r w:rsidRPr="000250EE">
          <w:rPr>
            <w:rFonts w:ascii="Times New Roman" w:hAnsi="Times New Roman"/>
            <w:sz w:val="24"/>
            <w:szCs w:val="24"/>
          </w:rPr>
          <w:t>+ β</w:t>
        </w:r>
        <w:r w:rsidRPr="000250EE">
          <w:rPr>
            <w:rFonts w:ascii="Times New Roman" w:hAnsi="Times New Roman"/>
            <w:sz w:val="24"/>
            <w:szCs w:val="24"/>
            <w:vertAlign w:val="subscript"/>
          </w:rPr>
          <w:t>0</w:t>
        </w:r>
        <w:r w:rsidRPr="000250EE">
          <w:rPr>
            <w:rFonts w:ascii="Times New Roman" w:hAnsi="Times New Roman"/>
            <w:sz w:val="24"/>
            <w:szCs w:val="24"/>
          </w:rPr>
          <w:t xml:space="preserve">·(month-year) </w:t>
        </w:r>
        <w:r w:rsidR="007C014B" w:rsidRPr="000250EE">
          <w:rPr>
            <w:rFonts w:ascii="Times New Roman" w:hAnsi="Times New Roman"/>
            <w:sz w:val="24"/>
            <w:szCs w:val="24"/>
          </w:rPr>
          <w:t>+</w:t>
        </w:r>
      </w:ins>
    </w:p>
    <w:p w14:paraId="5399A156" w14:textId="1F4CB606" w:rsidR="000B7F6A" w:rsidRPr="000250EE" w:rsidRDefault="000B7F6A" w:rsidP="00843ACB">
      <w:pPr>
        <w:spacing w:after="0" w:line="360" w:lineRule="auto"/>
        <w:jc w:val="both"/>
        <w:outlineLvl w:val="0"/>
        <w:rPr>
          <w:ins w:id="137" w:author="Parks, Robbie M" w:date="2018-11-30T08:04:00Z"/>
          <w:rFonts w:ascii="Times New Roman" w:hAnsi="Times New Roman"/>
          <w:sz w:val="24"/>
          <w:szCs w:val="24"/>
        </w:rPr>
      </w:pPr>
      <w:ins w:id="138" w:author="Parks, Robbie M" w:date="2018-11-30T08:04:00Z">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003542CE" w:rsidRPr="000250EE">
          <w:rPr>
            <w:rFonts w:ascii="Times New Roman" w:hAnsi="Times New Roman"/>
            <w:sz w:val="24"/>
            <w:szCs w:val="24"/>
          </w:rPr>
          <w:t>α</w:t>
        </w:r>
        <w:r w:rsidR="003542CE" w:rsidRPr="000250EE">
          <w:rPr>
            <w:rFonts w:ascii="Times New Roman" w:hAnsi="Times New Roman"/>
            <w:sz w:val="24"/>
            <w:szCs w:val="24"/>
            <w:vertAlign w:val="subscript"/>
          </w:rPr>
          <w:t xml:space="preserve">state </w:t>
        </w:r>
        <w:r w:rsidR="003542CE" w:rsidRPr="000250EE">
          <w:rPr>
            <w:rFonts w:ascii="Times New Roman" w:hAnsi="Times New Roman"/>
            <w:sz w:val="24"/>
            <w:szCs w:val="24"/>
          </w:rPr>
          <w:t>+ β</w:t>
        </w:r>
        <w:r w:rsidR="003542CE" w:rsidRPr="000250EE">
          <w:rPr>
            <w:rFonts w:ascii="Times New Roman" w:hAnsi="Times New Roman"/>
            <w:sz w:val="24"/>
            <w:szCs w:val="24"/>
            <w:vertAlign w:val="subscript"/>
          </w:rPr>
          <w:t>state</w:t>
        </w:r>
        <w:r w:rsidR="003542CE" w:rsidRPr="000250EE">
          <w:rPr>
            <w:rFonts w:ascii="Times New Roman" w:hAnsi="Times New Roman"/>
            <w:sz w:val="24"/>
            <w:szCs w:val="24"/>
          </w:rPr>
          <w:t>·(month-year)</w:t>
        </w:r>
        <w:r w:rsidRPr="000250EE">
          <w:rPr>
            <w:rFonts w:ascii="Times New Roman" w:hAnsi="Times New Roman"/>
            <w:sz w:val="24"/>
            <w:szCs w:val="24"/>
          </w:rPr>
          <w:t xml:space="preserve"> </w:t>
        </w:r>
        <w:r w:rsidR="007C014B" w:rsidRPr="000250EE">
          <w:rPr>
            <w:rFonts w:ascii="Times New Roman" w:hAnsi="Times New Roman"/>
            <w:sz w:val="24"/>
            <w:szCs w:val="24"/>
          </w:rPr>
          <w:t>+</w:t>
        </w:r>
      </w:ins>
    </w:p>
    <w:p w14:paraId="42992391" w14:textId="7BBAA809" w:rsidR="003542CE" w:rsidRPr="000250EE" w:rsidRDefault="000B7F6A" w:rsidP="00843ACB">
      <w:pPr>
        <w:spacing w:after="0" w:line="360" w:lineRule="auto"/>
        <w:jc w:val="both"/>
        <w:outlineLvl w:val="0"/>
        <w:rPr>
          <w:ins w:id="139" w:author="Parks, Robbie M" w:date="2018-11-30T08:04:00Z"/>
          <w:rFonts w:ascii="Times New Roman" w:hAnsi="Times New Roman"/>
          <w:sz w:val="24"/>
          <w:szCs w:val="24"/>
        </w:rPr>
      </w:pPr>
      <w:ins w:id="140" w:author="Parks, Robbie M" w:date="2018-11-30T08:04:00Z">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t>α</w:t>
        </w:r>
        <w:r w:rsidRPr="000250EE">
          <w:rPr>
            <w:rFonts w:ascii="Times New Roman" w:hAnsi="Times New Roman"/>
            <w:sz w:val="24"/>
            <w:szCs w:val="24"/>
            <w:vertAlign w:val="subscript"/>
          </w:rPr>
          <w:t xml:space="preserve">month </w:t>
        </w:r>
        <w:r w:rsidRPr="000250EE">
          <w:rPr>
            <w:rFonts w:ascii="Times New Roman" w:hAnsi="Times New Roman"/>
            <w:sz w:val="24"/>
            <w:szCs w:val="24"/>
          </w:rPr>
          <w:t>+ β</w:t>
        </w:r>
        <w:r w:rsidRPr="000250EE">
          <w:rPr>
            <w:rFonts w:ascii="Times New Roman" w:hAnsi="Times New Roman"/>
            <w:sz w:val="24"/>
            <w:szCs w:val="24"/>
            <w:vertAlign w:val="subscript"/>
          </w:rPr>
          <w:t>month</w:t>
        </w:r>
        <w:r w:rsidRPr="000250EE">
          <w:rPr>
            <w:rFonts w:ascii="Times New Roman" w:hAnsi="Times New Roman"/>
            <w:sz w:val="24"/>
            <w:szCs w:val="24"/>
          </w:rPr>
          <w:t>·(month-year)</w:t>
        </w:r>
        <w:r w:rsidR="007C014B" w:rsidRPr="000250EE">
          <w:rPr>
            <w:rFonts w:ascii="Times New Roman" w:hAnsi="Times New Roman"/>
            <w:sz w:val="24"/>
            <w:szCs w:val="24"/>
          </w:rPr>
          <w:t xml:space="preserve"> +</w:t>
        </w:r>
      </w:ins>
    </w:p>
    <w:p w14:paraId="5BB789BB" w14:textId="68E5777B" w:rsidR="002C0846" w:rsidRPr="000250EE" w:rsidRDefault="000B7F6A" w:rsidP="00843ACB">
      <w:pPr>
        <w:spacing w:after="0" w:line="240" w:lineRule="auto"/>
        <w:jc w:val="both"/>
        <w:outlineLvl w:val="0"/>
        <w:rPr>
          <w:ins w:id="141" w:author="Parks, Robbie M" w:date="2018-11-30T08:04:00Z"/>
          <w:rFonts w:ascii="Times New Roman" w:hAnsi="Times New Roman"/>
          <w:sz w:val="24"/>
          <w:szCs w:val="24"/>
        </w:rPr>
      </w:pPr>
      <w:ins w:id="142" w:author="Parks, Robbie M" w:date="2018-11-30T08:04:00Z">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t>ν</w:t>
        </w:r>
        <w:r w:rsidRPr="000250EE">
          <w:rPr>
            <w:rFonts w:ascii="Times New Roman" w:hAnsi="Times New Roman"/>
            <w:sz w:val="24"/>
            <w:szCs w:val="24"/>
            <w:vertAlign w:val="subscript"/>
          </w:rPr>
          <w:t xml:space="preserve">month-year </w:t>
        </w:r>
        <w:r w:rsidR="007C014B" w:rsidRPr="000250EE">
          <w:rPr>
            <w:rFonts w:ascii="Times New Roman" w:hAnsi="Times New Roman"/>
            <w:sz w:val="24"/>
            <w:szCs w:val="24"/>
          </w:rPr>
          <w:t>+</w:t>
        </w:r>
      </w:ins>
    </w:p>
    <w:p w14:paraId="36974A32" w14:textId="77777777" w:rsidR="00650BAB" w:rsidRPr="000250EE" w:rsidRDefault="002C0846" w:rsidP="00843ACB">
      <w:pPr>
        <w:pStyle w:val="SMHeading"/>
        <w:jc w:val="both"/>
        <w:rPr>
          <w:ins w:id="143" w:author="Parks, Robbie M" w:date="2018-11-30T08:04:00Z"/>
          <w:b w:val="0"/>
        </w:rPr>
      </w:pPr>
      <w:ins w:id="144" w:author="Parks, Robbie M" w:date="2018-11-30T08:04:00Z">
        <w:r w:rsidRPr="000250EE">
          <w:rPr>
            <w:vertAlign w:val="subscript"/>
          </w:rPr>
          <w:tab/>
        </w:r>
        <w:r w:rsidRPr="000250EE">
          <w:rPr>
            <w:vertAlign w:val="subscript"/>
          </w:rPr>
          <w:tab/>
        </w:r>
        <w:r w:rsidRPr="000250EE">
          <w:rPr>
            <w:vertAlign w:val="subscript"/>
          </w:rPr>
          <w:tab/>
        </w:r>
        <w:r w:rsidRPr="000250EE">
          <w:rPr>
            <w:vertAlign w:val="subscript"/>
          </w:rPr>
          <w:tab/>
        </w:r>
        <w:r w:rsidR="00650BAB" w:rsidRPr="0015113F">
          <w:t>ɛ</w:t>
        </w:r>
        <w:r w:rsidR="00650BAB" w:rsidRPr="0015113F">
          <w:rPr>
            <w:vertAlign w:val="subscript"/>
          </w:rPr>
          <w:t>state-month-year</w:t>
        </w:r>
        <w:r w:rsidR="00650BAB" w:rsidRPr="000250EE">
          <w:rPr>
            <w:b w:val="0"/>
          </w:rPr>
          <w:t xml:space="preserve"> +</w:t>
        </w:r>
      </w:ins>
    </w:p>
    <w:p w14:paraId="65CB393A" w14:textId="2F909107" w:rsidR="002C0846" w:rsidRPr="0015113F" w:rsidRDefault="002C0846" w:rsidP="000250EE">
      <w:pPr>
        <w:pStyle w:val="SMHeading"/>
        <w:ind w:left="2160" w:firstLine="720"/>
        <w:jc w:val="both"/>
        <w:rPr>
          <w:ins w:id="145" w:author="Parks, Robbie M" w:date="2018-11-30T08:04:00Z"/>
        </w:rPr>
      </w:pPr>
      <w:commentRangeStart w:id="146"/>
      <w:ins w:id="147" w:author="Parks, Robbie M" w:date="2018-11-30T08:04:00Z">
        <w:r w:rsidRPr="000250EE">
          <w:rPr>
            <w:b w:val="0"/>
          </w:rPr>
          <w:t>γ</w:t>
        </w:r>
        <w:r w:rsidR="0042446C" w:rsidRPr="000250EE">
          <w:rPr>
            <w:b w:val="0"/>
            <w:vertAlign w:val="subscript"/>
          </w:rPr>
          <w:t>month</w:t>
        </w:r>
        <w:r w:rsidRPr="000250EE">
          <w:rPr>
            <w:b w:val="0"/>
          </w:rPr>
          <w:t>·Anomaly</w:t>
        </w:r>
        <w:r w:rsidRPr="000250EE">
          <w:rPr>
            <w:b w:val="0"/>
            <w:vertAlign w:val="subscript"/>
          </w:rPr>
          <w:t>state-month</w:t>
        </w:r>
        <w:r w:rsidR="007C014B" w:rsidRPr="000250EE">
          <w:rPr>
            <w:b w:val="0"/>
            <w:vertAlign w:val="subscript"/>
          </w:rPr>
          <w:t xml:space="preserve"> </w:t>
        </w:r>
        <w:commentRangeEnd w:id="146"/>
        <w:r w:rsidR="00650BAB" w:rsidRPr="000250EE">
          <w:rPr>
            <w:rStyle w:val="CommentReference"/>
            <w:rFonts w:asciiTheme="minorHAnsi" w:eastAsiaTheme="minorHAnsi" w:hAnsiTheme="minorHAnsi" w:cstheme="minorBidi"/>
            <w:b w:val="0"/>
            <w:bCs w:val="0"/>
            <w:kern w:val="0"/>
            <w:sz w:val="24"/>
            <w:szCs w:val="24"/>
            <w:lang w:val="en-GB"/>
          </w:rPr>
          <w:commentReference w:id="146"/>
        </w:r>
      </w:ins>
    </w:p>
    <w:p w14:paraId="797DE730" w14:textId="41736CEE" w:rsidR="000B7F6A" w:rsidRPr="00843ACB" w:rsidRDefault="000B7F6A" w:rsidP="00843ACB">
      <w:pPr>
        <w:spacing w:after="0" w:line="360" w:lineRule="auto"/>
        <w:jc w:val="both"/>
        <w:outlineLvl w:val="0"/>
        <w:rPr>
          <w:ins w:id="148" w:author="Parks, Robbie M" w:date="2018-11-30T08:04:00Z"/>
          <w:rFonts w:ascii="Times New Roman" w:hAnsi="Times New Roman"/>
          <w:vertAlign w:val="subscript"/>
        </w:rPr>
      </w:pPr>
      <w:ins w:id="149" w:author="Parks, Robbie M" w:date="2018-11-30T08:04:00Z">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ins>
    </w:p>
    <w:p w14:paraId="5DD38B8F" w14:textId="77777777" w:rsidR="003542CE" w:rsidRPr="00C1578A" w:rsidRDefault="003542CE" w:rsidP="00D76DF7">
      <w:pPr>
        <w:spacing w:after="0" w:line="480" w:lineRule="auto"/>
        <w:jc w:val="both"/>
        <w:outlineLvl w:val="0"/>
        <w:rPr>
          <w:ins w:id="150" w:author="Parks, Robbie M" w:date="2018-11-30T08:04:00Z"/>
          <w:rFonts w:ascii="Times New Roman" w:hAnsi="Times New Roman"/>
          <w:color w:val="000000" w:themeColor="text1"/>
          <w:sz w:val="24"/>
          <w:szCs w:val="24"/>
        </w:rPr>
      </w:pPr>
    </w:p>
    <w:p w14:paraId="2F87D0F9" w14:textId="7A93A82B" w:rsidR="00DE0CCC" w:rsidRPr="00C1578A" w:rsidRDefault="00F6045C" w:rsidP="00D76DF7">
      <w:pPr>
        <w:spacing w:after="0" w:line="480" w:lineRule="auto"/>
        <w:jc w:val="both"/>
        <w:outlineLvl w:val="0"/>
        <w:rPr>
          <w:ins w:id="151" w:author="Parks, Robbie M" w:date="2018-11-30T08:04:00Z"/>
          <w:rFonts w:ascii="Times New Roman" w:hAnsi="Times New Roman"/>
          <w:color w:val="000000" w:themeColor="text1"/>
          <w:sz w:val="24"/>
          <w:szCs w:val="24"/>
        </w:rPr>
      </w:pPr>
      <w:ins w:id="152" w:author="Parks, Robbie M" w:date="2018-11-30T08:04:00Z">
        <w:r w:rsidRPr="00843ACB">
          <w:rPr>
            <w:rFonts w:ascii="Times New Roman" w:hAnsi="Times New Roman"/>
            <w:sz w:val="24"/>
            <w:szCs w:val="24"/>
          </w:rPr>
          <w:t>The model</w:t>
        </w:r>
        <w:r w:rsidR="002F512B" w:rsidRPr="00843ACB">
          <w:rPr>
            <w:rFonts w:ascii="Times New Roman" w:hAnsi="Times New Roman"/>
            <w:sz w:val="24"/>
            <w:szCs w:val="24"/>
          </w:rPr>
          <w:t xml:space="preserve"> contained terms to capture the overall level and rate of change of mortality, with α</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as the common intercept for log-transformed death rates, and β</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the common time slope.</w:t>
        </w:r>
      </w:ins>
    </w:p>
    <w:p w14:paraId="3FC93AD2" w14:textId="77777777" w:rsidR="007C6648" w:rsidRPr="00636C9B" w:rsidRDefault="007C6648" w:rsidP="00D76DF7">
      <w:pPr>
        <w:spacing w:after="0" w:line="480" w:lineRule="auto"/>
        <w:jc w:val="both"/>
        <w:outlineLvl w:val="0"/>
        <w:rPr>
          <w:ins w:id="153" w:author="Parks, Robbie M" w:date="2018-11-30T08:04:00Z"/>
          <w:rFonts w:ascii="Times New Roman" w:hAnsi="Times New Roman"/>
          <w:color w:val="000000" w:themeColor="text1"/>
          <w:sz w:val="24"/>
          <w:szCs w:val="24"/>
        </w:rPr>
      </w:pPr>
    </w:p>
    <w:p w14:paraId="20711A48" w14:textId="6572B9DC" w:rsidR="00D64877" w:rsidRPr="00636C9B" w:rsidRDefault="0071557B" w:rsidP="00D76DF7">
      <w:pPr>
        <w:spacing w:after="0" w:line="480" w:lineRule="auto"/>
        <w:jc w:val="both"/>
        <w:outlineLvl w:val="0"/>
        <w:rPr>
          <w:ins w:id="154" w:author="Parks, Robbie M" w:date="2018-11-30T08:04:00Z"/>
          <w:rFonts w:ascii="Times New Roman" w:hAnsi="Times New Roman"/>
          <w:color w:val="000000" w:themeColor="text1"/>
          <w:sz w:val="24"/>
          <w:szCs w:val="24"/>
        </w:rPr>
      </w:pPr>
      <w:ins w:id="155" w:author="Parks, Robbie M" w:date="2018-11-30T08:04:00Z">
        <w:r w:rsidRPr="00636C9B">
          <w:rPr>
            <w:rFonts w:ascii="Times New Roman" w:hAnsi="Times New Roman"/>
            <w:color w:val="000000" w:themeColor="text1"/>
            <w:sz w:val="24"/>
            <w:szCs w:val="24"/>
          </w:rPr>
          <w:lastRenderedPageBreak/>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r w:rsidR="00B950F6">
          <w:rPr>
            <w:rFonts w:ascii="Times New Roman" w:hAnsi="Times New Roman"/>
            <w:color w:val="000000" w:themeColor="text1"/>
            <w:sz w:val="24"/>
            <w:szCs w:val="24"/>
          </w:rPr>
          <w:t xml:space="preserve">tend to smoothly vary across </w:t>
        </w:r>
        <w:r w:rsidR="00554C35" w:rsidRPr="00636C9B">
          <w:rPr>
            <w:rFonts w:ascii="Times New Roman" w:hAnsi="Times New Roman"/>
            <w:color w:val="000000" w:themeColor="text1"/>
            <w:sz w:val="24"/>
            <w:szCs w:val="24"/>
          </w:rPr>
          <w:t>neighbouring months</w:t>
        </w:r>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3015D6">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3015D6" w:rsidRPr="003015D6">
          <w:rPr>
            <w:rFonts w:ascii="Times New Roman" w:hAnsi="Times New Roman"/>
            <w:noProof/>
            <w:color w:val="000000" w:themeColor="text1"/>
            <w:sz w:val="24"/>
            <w:szCs w:val="24"/>
            <w:vertAlign w:val="superscript"/>
          </w:rPr>
          <w:t>19</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r w:rsidR="006C3AFE">
          <w:rPr>
            <w:rFonts w:ascii="Times New Roman" w:hAnsi="Times New Roman"/>
            <w:color w:val="000000" w:themeColor="text1"/>
            <w:sz w:val="24"/>
            <w:szCs w:val="24"/>
          </w:rPr>
          <w:t>systematically have</w:t>
        </w:r>
        <w:r w:rsidR="006C3AFE"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r w:rsidR="002541F6">
          <w:rPr>
            <w:rFonts w:ascii="Times New Roman" w:hAnsi="Times New Roman"/>
            <w:color w:val="000000" w:themeColor="text1"/>
            <w:sz w:val="24"/>
            <w:szCs w:val="24"/>
          </w:rPr>
          <w:t xml:space="preserve"> and trend</w:t>
        </w:r>
        <w:r w:rsidR="00347A19">
          <w:rPr>
            <w:rFonts w:ascii="Times New Roman" w:hAnsi="Times New Roman"/>
            <w:color w:val="000000" w:themeColor="text1"/>
            <w:sz w:val="24"/>
            <w:szCs w:val="24"/>
          </w:rPr>
          <w:t xml:space="preserve">, </w:t>
        </w:r>
        <w:r w:rsidR="00347A19" w:rsidRPr="00F0573E">
          <w:rPr>
            <w:rFonts w:ascii="Times New Roman" w:hAnsi="Times New Roman"/>
            <w:sz w:val="24"/>
            <w:szCs w:val="24"/>
          </w:rPr>
          <w:t>with α</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w:t>
        </w:r>
        <w:r w:rsidR="00430B68">
          <w:rPr>
            <w:rFonts w:ascii="Times New Roman" w:hAnsi="Times New Roman"/>
            <w:sz w:val="24"/>
            <w:szCs w:val="24"/>
          </w:rPr>
          <w:t xml:space="preserve">the month-specific </w:t>
        </w:r>
        <w:r w:rsidR="00347A19" w:rsidRPr="00F0573E">
          <w:rPr>
            <w:rFonts w:ascii="Times New Roman" w:hAnsi="Times New Roman"/>
            <w:sz w:val="24"/>
            <w:szCs w:val="24"/>
          </w:rPr>
          <w:t>intercept for log-transformed death rates, and β</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the </w:t>
        </w:r>
        <w:r w:rsidR="00430B68">
          <w:rPr>
            <w:rFonts w:ascii="Times New Roman" w:hAnsi="Times New Roman"/>
            <w:sz w:val="24"/>
            <w:szCs w:val="24"/>
          </w:rPr>
          <w:t>month-specific</w:t>
        </w:r>
        <w:r w:rsidR="00347A19" w:rsidRPr="00F0573E">
          <w:rPr>
            <w:rFonts w:ascii="Times New Roman" w:hAnsi="Times New Roman"/>
            <w:sz w:val="24"/>
            <w:szCs w:val="24"/>
          </w:rPr>
          <w:t xml:space="preserve"> time slope</w:t>
        </w:r>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w:t>
        </w:r>
        <w:r w:rsidR="00811E91">
          <w:rPr>
            <w:rFonts w:ascii="Times New Roman" w:hAnsi="Times New Roman"/>
            <w:color w:val="000000" w:themeColor="text1"/>
            <w:sz w:val="24"/>
            <w:szCs w:val="24"/>
          </w:rPr>
          <w:t xml:space="preserve"> in </w:t>
        </w:r>
        <w:r w:rsidR="00811E91" w:rsidRPr="00F0573E">
          <w:rPr>
            <w:rFonts w:ascii="Times New Roman" w:hAnsi="Times New Roman"/>
            <w:sz w:val="24"/>
            <w:szCs w:val="24"/>
          </w:rPr>
          <w:t>α</w:t>
        </w:r>
        <w:r w:rsidR="00811E91">
          <w:rPr>
            <w:rFonts w:ascii="Times New Roman" w:hAnsi="Times New Roman"/>
            <w:sz w:val="24"/>
            <w:szCs w:val="24"/>
            <w:vertAlign w:val="subscript"/>
          </w:rPr>
          <w:t xml:space="preserve">month </w:t>
        </w:r>
        <w:r w:rsidR="00811E91" w:rsidRPr="00843ACB">
          <w:rPr>
            <w:rFonts w:ascii="Times New Roman" w:hAnsi="Times New Roman"/>
            <w:sz w:val="24"/>
            <w:szCs w:val="24"/>
          </w:rPr>
          <w:t xml:space="preserve">and </w:t>
        </w:r>
        <w:r w:rsidR="00811E91" w:rsidRPr="00F0573E">
          <w:rPr>
            <w:rFonts w:ascii="Times New Roman" w:hAnsi="Times New Roman"/>
            <w:sz w:val="24"/>
            <w:szCs w:val="24"/>
          </w:rPr>
          <w:t>β</w:t>
        </w:r>
        <w:r w:rsidR="00811E91">
          <w:rPr>
            <w:rFonts w:ascii="Times New Roman" w:hAnsi="Times New Roman"/>
            <w:sz w:val="24"/>
            <w:szCs w:val="24"/>
            <w:vertAlign w:val="subscript"/>
          </w:rPr>
          <w:t>month</w:t>
        </w:r>
        <w:r w:rsidR="00813355" w:rsidRPr="00636C9B">
          <w:rPr>
            <w:rFonts w:ascii="Times New Roman" w:hAnsi="Times New Roman"/>
            <w:color w:val="000000" w:themeColor="text1"/>
            <w:sz w:val="24"/>
            <w:szCs w:val="24"/>
          </w:rPr>
          <w:t>, widely used to characterise smoothly varying associations</w:t>
        </w:r>
        <w:r w:rsidR="006E0233">
          <w:rPr>
            <w:rFonts w:ascii="Times New Roman" w:hAnsi="Times New Roman"/>
            <w:sz w:val="24"/>
            <w:szCs w:val="24"/>
          </w:rPr>
          <w:t>.</w:t>
        </w:r>
        <w:r w:rsidR="006E0233">
          <w:rPr>
            <w:rFonts w:ascii="Times New Roman" w:hAnsi="Times New Roman"/>
            <w:sz w:val="24"/>
            <w:szCs w:val="24"/>
          </w:rPr>
          <w:fldChar w:fldCharType="begin" w:fldLock="1"/>
        </w:r>
        <w:r w:rsidR="003015D6">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20&lt;/sup&gt;","plainTextFormattedCitation":"20","previouslyFormattedCitation":"&lt;sup&gt;20&lt;/sup&gt;"},"properties":{"noteIndex":0},"schema":"https://github.com/citation-style-language/schema/raw/master/csl-citation.json"}</w:instrText>
        </w:r>
        <w:r w:rsidR="006E0233">
          <w:rPr>
            <w:rFonts w:ascii="Times New Roman" w:hAnsi="Times New Roman"/>
            <w:sz w:val="24"/>
            <w:szCs w:val="24"/>
          </w:rPr>
          <w:fldChar w:fldCharType="separate"/>
        </w:r>
        <w:r w:rsidR="003015D6" w:rsidRPr="003015D6">
          <w:rPr>
            <w:rFonts w:ascii="Times New Roman" w:hAnsi="Times New Roman"/>
            <w:noProof/>
            <w:sz w:val="24"/>
            <w:szCs w:val="24"/>
            <w:vertAlign w:val="superscript"/>
          </w:rPr>
          <w:t>20</w:t>
        </w:r>
        <w:r w:rsidR="006E0233">
          <w:rPr>
            <w:rFonts w:ascii="Times New Roman" w:hAnsi="Times New Roman"/>
            <w:sz w:val="24"/>
            <w:szCs w:val="24"/>
          </w:rPr>
          <w:fldChar w:fldCharType="end"/>
        </w:r>
        <w:r w:rsidR="00813355" w:rsidRPr="00636C9B">
          <w:rPr>
            <w:rFonts w:ascii="Times New Roman" w:hAnsi="Times New Roman"/>
            <w:color w:val="000000" w:themeColor="text1"/>
            <w:sz w:val="24"/>
            <w:szCs w:val="24"/>
          </w:rPr>
          <w:t xml:space="preserve"> </w:t>
        </w:r>
        <w:r w:rsidR="00254B2A">
          <w:rPr>
            <w:rFonts w:ascii="Times New Roman" w:hAnsi="Times New Roman"/>
            <w:color w:val="000000" w:themeColor="text1"/>
            <w:sz w:val="24"/>
            <w:szCs w:val="24"/>
          </w:rPr>
          <w:t>The random walk had a</w:t>
        </w:r>
        <w:r w:rsidR="00813355" w:rsidRPr="00636C9B">
          <w:rPr>
            <w:rFonts w:ascii="Times New Roman" w:hAnsi="Times New Roman"/>
            <w:color w:val="000000" w:themeColor="text1"/>
            <w:sz w:val="24"/>
            <w:szCs w:val="24"/>
          </w:rPr>
          <w:t xml:space="preserve"> cyclic structure</w:t>
        </w:r>
        <w:r w:rsidR="002A2B91" w:rsidRPr="00636C9B">
          <w:rPr>
            <w:rFonts w:ascii="Times New Roman" w:hAnsi="Times New Roman"/>
            <w:color w:val="000000" w:themeColor="text1"/>
            <w:sz w:val="24"/>
            <w:szCs w:val="24"/>
          </w:rPr>
          <w:t xml:space="preserve">, </w:t>
        </w:r>
        <w:r w:rsidR="006C3AFE">
          <w:rPr>
            <w:rFonts w:ascii="Times New Roman" w:hAnsi="Times New Roman"/>
            <w:color w:val="000000" w:themeColor="text1"/>
            <w:sz w:val="24"/>
            <w:szCs w:val="24"/>
          </w:rPr>
          <w:t>so that</w:t>
        </w:r>
        <w:r w:rsidR="007A53AC" w:rsidRPr="00636C9B">
          <w:rPr>
            <w:rFonts w:ascii="Times New Roman" w:hAnsi="Times New Roman"/>
            <w:color w:val="000000" w:themeColor="text1"/>
            <w:sz w:val="24"/>
            <w:szCs w:val="24"/>
          </w:rPr>
          <w:t xml:space="preserve"> December neighbour</w:t>
        </w:r>
        <w:r w:rsidR="006C3AFE">
          <w:rPr>
            <w:rFonts w:ascii="Times New Roman" w:hAnsi="Times New Roman"/>
            <w:color w:val="000000" w:themeColor="text1"/>
            <w:sz w:val="24"/>
            <w:szCs w:val="24"/>
          </w:rPr>
          <w:t>ed</w:t>
        </w:r>
        <w:r w:rsidR="007A53AC" w:rsidRPr="00636C9B">
          <w:rPr>
            <w:rFonts w:ascii="Times New Roman" w:hAnsi="Times New Roman"/>
            <w:color w:val="000000" w:themeColor="text1"/>
            <w:sz w:val="24"/>
            <w:szCs w:val="24"/>
          </w:rPr>
          <w:t xml:space="preserve"> </w:t>
        </w:r>
        <w:commentRangeStart w:id="156"/>
        <w:commentRangeStart w:id="157"/>
        <w:commentRangeStart w:id="158"/>
        <w:r w:rsidR="007A53AC" w:rsidRPr="00636C9B">
          <w:rPr>
            <w:rFonts w:ascii="Times New Roman" w:hAnsi="Times New Roman"/>
            <w:color w:val="000000" w:themeColor="text1"/>
            <w:sz w:val="24"/>
            <w:szCs w:val="24"/>
          </w:rPr>
          <w:t>January</w:t>
        </w:r>
        <w:commentRangeEnd w:id="157"/>
        <w:r w:rsidR="00105569">
          <w:rPr>
            <w:rStyle w:val="CommentReference"/>
            <w:rFonts w:asciiTheme="minorHAnsi" w:eastAsiaTheme="minorHAnsi" w:hAnsiTheme="minorHAnsi" w:cstheme="minorBidi"/>
          </w:rPr>
          <w:commentReference w:id="156"/>
        </w:r>
        <w:commentRangeEnd w:id="156"/>
        <w:r w:rsidR="006C3AFE">
          <w:rPr>
            <w:rStyle w:val="CommentReference"/>
            <w:rFonts w:asciiTheme="minorHAnsi" w:eastAsiaTheme="minorHAnsi" w:hAnsiTheme="minorHAnsi" w:cstheme="minorBidi"/>
          </w:rPr>
          <w:commentReference w:id="157"/>
        </w:r>
        <w:commentRangeEnd w:id="158"/>
        <w:r w:rsidR="00105569">
          <w:rPr>
            <w:rStyle w:val="CommentReference"/>
            <w:rFonts w:asciiTheme="minorHAnsi" w:eastAsiaTheme="minorHAnsi" w:hAnsiTheme="minorHAnsi" w:cstheme="minorBidi"/>
          </w:rPr>
          <w:commentReference w:id="158"/>
        </w:r>
        <w:r w:rsidR="00CC47CE" w:rsidRPr="00636C9B">
          <w:rPr>
            <w:rFonts w:ascii="Times New Roman" w:hAnsi="Times New Roman"/>
            <w:color w:val="000000" w:themeColor="text1"/>
            <w:sz w:val="24"/>
            <w:szCs w:val="24"/>
          </w:rPr>
          <w:t>.</w:t>
        </w:r>
        <w:r w:rsidR="003D20F2" w:rsidRPr="00636C9B">
          <w:rPr>
            <w:rFonts w:ascii="Times New Roman" w:hAnsi="Times New Roman"/>
            <w:color w:val="000000" w:themeColor="text1"/>
            <w:sz w:val="24"/>
            <w:szCs w:val="24"/>
          </w:rPr>
          <w:t xml:space="preserve"> </w:t>
        </w:r>
      </w:ins>
    </w:p>
    <w:p w14:paraId="26110263" w14:textId="77777777" w:rsidR="00E00482" w:rsidRPr="00636C9B" w:rsidRDefault="00E00482" w:rsidP="00D76DF7">
      <w:pPr>
        <w:spacing w:after="0" w:line="480" w:lineRule="auto"/>
        <w:jc w:val="both"/>
        <w:outlineLvl w:val="0"/>
        <w:rPr>
          <w:ins w:id="159" w:author="Parks, Robbie M" w:date="2018-11-30T08:04:00Z"/>
          <w:rFonts w:ascii="Times New Roman" w:hAnsi="Times New Roman"/>
          <w:color w:val="000000" w:themeColor="text1"/>
          <w:sz w:val="24"/>
          <w:szCs w:val="24"/>
        </w:rPr>
      </w:pPr>
    </w:p>
    <w:p w14:paraId="362B5EF5" w14:textId="70D3BABB" w:rsidR="00A46B9A" w:rsidRDefault="00CD2451" w:rsidP="00D76DF7">
      <w:pPr>
        <w:spacing w:after="0" w:line="480" w:lineRule="auto"/>
        <w:jc w:val="both"/>
        <w:outlineLvl w:val="0"/>
        <w:rPr>
          <w:rFonts w:ascii="Times New Roman" w:hAnsi="Times New Roman"/>
          <w:color w:val="000000" w:themeColor="text1"/>
          <w:sz w:val="24"/>
          <w:szCs w:val="24"/>
        </w:rPr>
      </w:pPr>
      <w:ins w:id="160" w:author="Parks, Robbie M" w:date="2018-11-30T08:04:00Z">
        <w:r>
          <w:rPr>
            <w:rFonts w:ascii="Times New Roman" w:hAnsi="Times New Roman"/>
            <w:color w:val="000000" w:themeColor="text1"/>
            <w:sz w:val="24"/>
            <w:szCs w:val="24"/>
          </w:rPr>
          <w:t xml:space="preserve">We </w:t>
        </w:r>
        <w:r w:rsidR="00AE02C9">
          <w:rPr>
            <w:rFonts w:ascii="Times New Roman" w:hAnsi="Times New Roman"/>
            <w:color w:val="000000" w:themeColor="text1"/>
            <w:sz w:val="24"/>
            <w:szCs w:val="24"/>
          </w:rPr>
          <w:t xml:space="preserve">also </w:t>
        </w:r>
        <w:r w:rsidR="00430B68">
          <w:rPr>
            <w:rFonts w:ascii="Times New Roman" w:hAnsi="Times New Roman"/>
            <w:color w:val="000000" w:themeColor="text1"/>
            <w:sz w:val="24"/>
            <w:szCs w:val="24"/>
          </w:rPr>
          <w:t xml:space="preserve">included state random </w:t>
        </w:r>
        <w:r w:rsidR="00933B60">
          <w:rPr>
            <w:rFonts w:ascii="Times New Roman" w:hAnsi="Times New Roman"/>
            <w:color w:val="000000" w:themeColor="text1"/>
            <w:sz w:val="24"/>
            <w:szCs w:val="24"/>
          </w:rPr>
          <w:t>intercepts</w:t>
        </w:r>
        <w:r w:rsidR="00430B68">
          <w:rPr>
            <w:rFonts w:ascii="Times New Roman" w:hAnsi="Times New Roman"/>
            <w:color w:val="000000" w:themeColor="text1"/>
            <w:sz w:val="24"/>
            <w:szCs w:val="24"/>
          </w:rPr>
          <w:t xml:space="preserve"> and trends </w:t>
        </w:r>
        <w:r w:rsidR="00DB0E1A">
          <w:rPr>
            <w:rFonts w:ascii="Times New Roman" w:hAnsi="Times New Roman"/>
            <w:color w:val="000000" w:themeColor="text1"/>
            <w:sz w:val="24"/>
            <w:szCs w:val="24"/>
          </w:rPr>
          <w:t>for</w:t>
        </w:r>
        <w:r>
          <w:rPr>
            <w:rFonts w:ascii="Times New Roman" w:hAnsi="Times New Roman"/>
            <w:color w:val="000000" w:themeColor="text1"/>
            <w:sz w:val="24"/>
            <w:szCs w:val="24"/>
          </w:rPr>
          <w:t xml:space="preserve"> death rates to </w:t>
        </w:r>
        <w:r w:rsidR="00C40243">
          <w:rPr>
            <w:rFonts w:ascii="Times New Roman" w:hAnsi="Times New Roman"/>
            <w:color w:val="000000" w:themeColor="text1"/>
            <w:sz w:val="24"/>
            <w:szCs w:val="24"/>
          </w:rPr>
          <w:t xml:space="preserve">allow variation </w:t>
        </w:r>
        <w:r>
          <w:rPr>
            <w:rFonts w:ascii="Times New Roman" w:hAnsi="Times New Roman"/>
            <w:color w:val="000000" w:themeColor="text1"/>
            <w:sz w:val="24"/>
            <w:szCs w:val="24"/>
          </w:rPr>
          <w:t>by state</w:t>
        </w:r>
        <w:r w:rsidR="00E1416B">
          <w:rPr>
            <w:rFonts w:ascii="Times New Roman" w:hAnsi="Times New Roman"/>
            <w:color w:val="000000" w:themeColor="text1"/>
            <w:sz w:val="24"/>
            <w:szCs w:val="24"/>
          </w:rPr>
          <w:t xml:space="preserve">, </w:t>
        </w:r>
        <w:r w:rsidR="00E1416B" w:rsidRPr="00F0573E">
          <w:rPr>
            <w:rFonts w:ascii="Times New Roman" w:hAnsi="Times New Roman"/>
            <w:sz w:val="24"/>
            <w:szCs w:val="24"/>
          </w:rPr>
          <w:t>with α</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w:t>
        </w:r>
        <w:r w:rsidR="00E1416B">
          <w:rPr>
            <w:rFonts w:ascii="Times New Roman" w:hAnsi="Times New Roman"/>
            <w:sz w:val="24"/>
            <w:szCs w:val="24"/>
          </w:rPr>
          <w:t xml:space="preserve">the state-specific </w:t>
        </w:r>
        <w:r w:rsidR="00933B60">
          <w:rPr>
            <w:rFonts w:ascii="Times New Roman" w:hAnsi="Times New Roman"/>
            <w:sz w:val="24"/>
            <w:szCs w:val="24"/>
          </w:rPr>
          <w:t>intercept</w:t>
        </w:r>
        <w:r w:rsidR="00E1416B" w:rsidRPr="00F0573E">
          <w:rPr>
            <w:rFonts w:ascii="Times New Roman" w:hAnsi="Times New Roman"/>
            <w:sz w:val="24"/>
            <w:szCs w:val="24"/>
          </w:rPr>
          <w:t xml:space="preserve"> for log-transformed death rates, and β</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the </w:t>
        </w:r>
        <w:r w:rsidR="00E1416B">
          <w:rPr>
            <w:rFonts w:ascii="Times New Roman" w:hAnsi="Times New Roman"/>
            <w:sz w:val="24"/>
            <w:szCs w:val="24"/>
          </w:rPr>
          <w:t>state-specific</w:t>
        </w:r>
        <w:r w:rsidR="00E1416B" w:rsidRPr="00F0573E">
          <w:rPr>
            <w:rFonts w:ascii="Times New Roman" w:hAnsi="Times New Roman"/>
            <w:sz w:val="24"/>
            <w:szCs w:val="24"/>
          </w:rPr>
          <w:t xml:space="preserve"> time slope</w:t>
        </w:r>
        <w:r w:rsidR="00C345AC" w:rsidRPr="00636C9B">
          <w:rPr>
            <w:rFonts w:ascii="Times New Roman" w:hAnsi="Times New Roman"/>
            <w:color w:val="000000" w:themeColor="text1"/>
            <w:sz w:val="24"/>
            <w:szCs w:val="24"/>
          </w:rPr>
          <w:t>.</w:t>
        </w:r>
      </w:ins>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 xml:space="preserve">those further away.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r w:rsidR="005D7922" w:rsidRPr="00636C9B">
        <w:rPr>
          <w:rFonts w:ascii="Times New Roman" w:hAnsi="Times New Roman"/>
          <w:color w:val="000000" w:themeColor="text1"/>
          <w:sz w:val="24"/>
          <w:szCs w:val="24"/>
        </w:rPr>
        <w:t>.</w:t>
      </w:r>
      <w:del w:id="161" w:author="Parks, Robbie M" w:date="2018-11-30T08:04:00Z">
        <w:r w:rsidR="005D7922"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24&lt;/sup&gt;","plainTextFormattedCitation":"24","previouslyFormattedCitation":"&lt;sup&gt;24&lt;/sup&gt;"},"properties":{"noteIndex":0},"schema":"https://github.com/citation-style-language/schema/raw/master/csl-citation.json"}</w:delInstrText>
        </w:r>
        <w:r w:rsidR="005D7922"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delText>24</w:delText>
        </w:r>
        <w:r w:rsidR="005D7922" w:rsidRPr="00636C9B">
          <w:rPr>
            <w:rFonts w:ascii="Times New Roman" w:hAnsi="Times New Roman"/>
            <w:color w:val="000000" w:themeColor="text1"/>
            <w:sz w:val="24"/>
            <w:szCs w:val="24"/>
          </w:rPr>
          <w:fldChar w:fldCharType="end"/>
        </w:r>
      </w:del>
      <w:ins w:id="162" w:author="Parks, Robbie M" w:date="2018-11-30T08:04:00Z">
        <w:r w:rsidR="005D7922"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21&lt;/sup&gt;","plainTextFormattedCitation":"21","previouslyFormattedCitation":"&lt;sup&gt;21&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21</w:t>
        </w:r>
        <w:r w:rsidR="005D7922" w:rsidRPr="00636C9B">
          <w:rPr>
            <w:rFonts w:ascii="Times New Roman" w:hAnsi="Times New Roman"/>
            <w:color w:val="000000" w:themeColor="text1"/>
            <w:sz w:val="24"/>
            <w:szCs w:val="24"/>
          </w:rPr>
          <w:fldChar w:fldCharType="end"/>
        </w:r>
      </w:ins>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del w:id="163" w:author="Parks, Robbie M" w:date="2018-11-30T08:04:00Z">
        <w:r w:rsidR="003116E1" w:rsidRPr="00636C9B">
          <w:rPr>
            <w:rFonts w:ascii="Times New Roman" w:hAnsi="Times New Roman"/>
            <w:color w:val="000000" w:themeColor="text1"/>
            <w:sz w:val="24"/>
            <w:szCs w:val="24"/>
          </w:rPr>
          <w:delText xml:space="preserve"> </w:delText>
        </w:r>
      </w:del>
    </w:p>
    <w:p w14:paraId="3471A5AC" w14:textId="77777777" w:rsidR="00A46B9A" w:rsidRDefault="00A46B9A" w:rsidP="00D76DF7">
      <w:pPr>
        <w:spacing w:after="0" w:line="480" w:lineRule="auto"/>
        <w:jc w:val="both"/>
        <w:outlineLvl w:val="0"/>
        <w:rPr>
          <w:rFonts w:ascii="Times New Roman" w:hAnsi="Times New Roman"/>
          <w:color w:val="000000" w:themeColor="text1"/>
          <w:sz w:val="24"/>
          <w:szCs w:val="24"/>
        </w:rPr>
      </w:pPr>
    </w:p>
    <w:p w14:paraId="05AF7BF8" w14:textId="77777777" w:rsidR="00317BE3" w:rsidRPr="00636C9B" w:rsidRDefault="00317BE3" w:rsidP="00D76DF7">
      <w:pPr>
        <w:spacing w:after="0" w:line="480" w:lineRule="auto"/>
        <w:jc w:val="both"/>
        <w:outlineLvl w:val="0"/>
        <w:rPr>
          <w:del w:id="164" w:author="Parks, Robbie M" w:date="2018-11-30T08:04:00Z"/>
          <w:rFonts w:ascii="Times New Roman" w:hAnsi="Times New Roman"/>
          <w:color w:val="000000" w:themeColor="text1"/>
          <w:sz w:val="24"/>
          <w:szCs w:val="24"/>
        </w:rPr>
      </w:pPr>
    </w:p>
    <w:p w14:paraId="38339004" w14:textId="77777777" w:rsidR="001E2DDB" w:rsidRPr="00636C9B" w:rsidRDefault="001E2DDB" w:rsidP="00D76DF7">
      <w:pPr>
        <w:spacing w:after="0" w:line="480" w:lineRule="auto"/>
        <w:jc w:val="both"/>
        <w:outlineLvl w:val="0"/>
        <w:rPr>
          <w:del w:id="165" w:author="Parks, Robbie M" w:date="2018-11-30T08:04:00Z"/>
          <w:rFonts w:ascii="Times New Roman" w:hAnsi="Times New Roman"/>
          <w:color w:val="000000" w:themeColor="text1"/>
          <w:sz w:val="24"/>
          <w:szCs w:val="24"/>
        </w:rPr>
      </w:pPr>
    </w:p>
    <w:p w14:paraId="7CC726CA" w14:textId="740F9FA3" w:rsidR="007C1278" w:rsidRPr="00843ACB" w:rsidRDefault="00BE6302" w:rsidP="00D76DF7">
      <w:pPr>
        <w:spacing w:after="0" w:line="480" w:lineRule="auto"/>
        <w:jc w:val="both"/>
        <w:outlineLvl w:val="0"/>
        <w:rPr>
          <w:ins w:id="166" w:author="Parks, Robbie M" w:date="2018-11-30T08:04:00Z"/>
          <w:rFonts w:ascii="Times New Roman" w:hAnsi="Times New Roman"/>
          <w:color w:val="000000" w:themeColor="text1"/>
          <w:sz w:val="24"/>
          <w:szCs w:val="24"/>
          <w:lang w:val="en-US"/>
        </w:rPr>
      </w:pPr>
      <w:ins w:id="167" w:author="Parks, Robbie M" w:date="2018-11-30T08:04:00Z">
        <w:r w:rsidRPr="00F0573E">
          <w:rPr>
            <w:rFonts w:ascii="Times New Roman" w:hAnsi="Times New Roman"/>
            <w:sz w:val="24"/>
            <w:szCs w:val="24"/>
          </w:rPr>
          <w:t>Non-linear trends were captured by a first-order random walk ν</w:t>
        </w:r>
        <w:r>
          <w:rPr>
            <w:rFonts w:ascii="Times New Roman" w:hAnsi="Times New Roman"/>
            <w:sz w:val="24"/>
            <w:szCs w:val="24"/>
            <w:vertAlign w:val="subscript"/>
          </w:rPr>
          <w:t>month-y</w:t>
        </w:r>
        <w:r w:rsidRPr="00F0573E">
          <w:rPr>
            <w:rFonts w:ascii="Times New Roman" w:hAnsi="Times New Roman"/>
            <w:sz w:val="24"/>
            <w:szCs w:val="24"/>
            <w:vertAlign w:val="subscript"/>
          </w:rPr>
          <w:t>ear</w:t>
        </w:r>
        <w:r w:rsidRPr="00F0573E">
          <w:rPr>
            <w:rFonts w:ascii="Times New Roman" w:hAnsi="Times New Roman"/>
            <w:sz w:val="24"/>
            <w:szCs w:val="24"/>
          </w:rPr>
          <w:t>.</w:t>
        </w:r>
        <w:r w:rsidR="00777AB6">
          <w:rPr>
            <w:rFonts w:ascii="Times New Roman" w:hAnsi="Times New Roman"/>
            <w:sz w:val="24"/>
            <w:szCs w:val="24"/>
          </w:rPr>
          <w:t xml:space="preserve"> </w:t>
        </w:r>
        <w:r w:rsidR="00777AB6">
          <w:rPr>
            <w:rFonts w:ascii="Times New Roman" w:hAnsi="Times New Roman"/>
            <w:color w:val="000000" w:themeColor="text1"/>
            <w:sz w:val="24"/>
            <w:szCs w:val="24"/>
            <w:lang w:val="en-US"/>
          </w:rPr>
          <w:t xml:space="preserve">An </w:t>
        </w:r>
        <w:r w:rsidR="00777AB6" w:rsidRPr="00A46B9A">
          <w:rPr>
            <w:rFonts w:ascii="Times New Roman" w:hAnsi="Times New Roman"/>
            <w:color w:val="000000" w:themeColor="text1"/>
            <w:sz w:val="24"/>
            <w:szCs w:val="24"/>
            <w:lang w:val="en-US"/>
          </w:rPr>
          <w:t>over-dispersion ter</w:t>
        </w:r>
        <w:r w:rsidR="00777AB6">
          <w:rPr>
            <w:rFonts w:ascii="Times New Roman" w:hAnsi="Times New Roman"/>
            <w:color w:val="000000" w:themeColor="text1"/>
            <w:sz w:val="24"/>
            <w:szCs w:val="24"/>
            <w:lang w:val="en-US"/>
          </w:rPr>
          <w:t>m,</w:t>
        </w:r>
        <w:r>
          <w:rPr>
            <w:rFonts w:ascii="Times New Roman" w:hAnsi="Times New Roman"/>
            <w:sz w:val="24"/>
            <w:szCs w:val="24"/>
          </w:rPr>
          <w:t xml:space="preserve"> </w:t>
        </w:r>
        <w:r w:rsidR="00A46B9A" w:rsidRPr="00A46B9A">
          <w:rPr>
            <w:rFonts w:ascii="Times New Roman" w:hAnsi="Times New Roman"/>
            <w:color w:val="000000" w:themeColor="text1"/>
            <w:sz w:val="24"/>
            <w:szCs w:val="24"/>
            <w:lang w:val="en-US"/>
          </w:rPr>
          <w:t>ϵ</w:t>
        </w:r>
        <w:r w:rsidR="00A46B9A">
          <w:rPr>
            <w:rFonts w:ascii="Times New Roman" w:hAnsi="Times New Roman"/>
            <w:color w:val="000000" w:themeColor="text1"/>
            <w:sz w:val="24"/>
            <w:szCs w:val="24"/>
            <w:vertAlign w:val="subscript"/>
            <w:lang w:val="en-US"/>
          </w:rPr>
          <w:t>state-month</w:t>
        </w:r>
        <w:r w:rsidR="00A46B9A" w:rsidRPr="00A46B9A">
          <w:rPr>
            <w:rFonts w:ascii="Times New Roman" w:hAnsi="Times New Roman"/>
            <w:color w:val="000000" w:themeColor="text1"/>
            <w:sz w:val="24"/>
            <w:szCs w:val="24"/>
            <w:vertAlign w:val="subscript"/>
            <w:lang w:val="en-US"/>
          </w:rPr>
          <w:t>-year</w:t>
        </w:r>
        <w:r w:rsidR="00777AB6">
          <w:rPr>
            <w:rFonts w:ascii="Times New Roman" w:hAnsi="Times New Roman"/>
            <w:color w:val="000000" w:themeColor="text1"/>
            <w:sz w:val="24"/>
            <w:szCs w:val="24"/>
            <w:lang w:val="en-US"/>
          </w:rPr>
          <w:t xml:space="preserve">, </w:t>
        </w:r>
        <w:r w:rsidR="00A46B9A" w:rsidRPr="00A46B9A">
          <w:rPr>
            <w:rFonts w:ascii="Times New Roman" w:hAnsi="Times New Roman"/>
            <w:color w:val="000000" w:themeColor="text1"/>
            <w:sz w:val="24"/>
            <w:szCs w:val="24"/>
            <w:lang w:val="en-US"/>
          </w:rPr>
          <w:t xml:space="preserve">captures the variation unaccounted for by other terms in the model, and is modelled as </w:t>
        </w:r>
        <w:r w:rsidR="00A46B9A" w:rsidRPr="00A46B9A">
          <w:rPr>
            <w:rFonts w:ascii="Times New Roman" w:hAnsi="Times New Roman"/>
            <w:i/>
            <w:color w:val="000000" w:themeColor="text1"/>
            <w:sz w:val="24"/>
            <w:szCs w:val="24"/>
            <w:lang w:val="en-US"/>
          </w:rPr>
          <w:t>N</w:t>
        </w:r>
        <w:r w:rsidR="00A46B9A"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Pr>
            <w:rFonts w:ascii="Times New Roman" w:hAnsi="Times New Roman"/>
            <w:color w:val="000000" w:themeColor="text1"/>
            <w:sz w:val="24"/>
            <w:szCs w:val="24"/>
            <w:lang w:val="en-US"/>
          </w:rPr>
          <w:t>).</w:t>
        </w:r>
      </w:ins>
    </w:p>
    <w:p w14:paraId="4B14C810" w14:textId="77777777" w:rsidR="00317BE3" w:rsidRPr="00636C9B" w:rsidRDefault="00317BE3" w:rsidP="00D76DF7">
      <w:pPr>
        <w:spacing w:after="0" w:line="480" w:lineRule="auto"/>
        <w:jc w:val="both"/>
        <w:outlineLvl w:val="0"/>
        <w:rPr>
          <w:ins w:id="168" w:author="Parks, Robbie M" w:date="2018-11-30T08:04:00Z"/>
          <w:rFonts w:ascii="Times New Roman" w:hAnsi="Times New Roman"/>
          <w:color w:val="000000" w:themeColor="text1"/>
          <w:sz w:val="24"/>
          <w:szCs w:val="24"/>
        </w:rPr>
      </w:pPr>
    </w:p>
    <w:p w14:paraId="58FF04F5" w14:textId="081781EF" w:rsidR="001E2DDB" w:rsidRPr="00284EE0" w:rsidRDefault="00592D17" w:rsidP="00D76DF7">
      <w:pPr>
        <w:spacing w:after="0" w:line="480" w:lineRule="auto"/>
        <w:jc w:val="both"/>
        <w:outlineLvl w:val="0"/>
        <w:rPr>
          <w:rFonts w:ascii="Times New Roman" w:hAnsi="Times New Roman"/>
          <w:color w:val="000000" w:themeColor="text1"/>
          <w:sz w:val="24"/>
          <w:szCs w:val="24"/>
        </w:rPr>
      </w:pPr>
      <w:commentRangeStart w:id="169"/>
      <w:r w:rsidRPr="00284EE0">
        <w:rPr>
          <w:rFonts w:ascii="Times New Roman" w:hAnsi="Times New Roman"/>
          <w:color w:val="000000" w:themeColor="text1"/>
          <w:sz w:val="24"/>
          <w:szCs w:val="24"/>
        </w:rPr>
        <w:t xml:space="preserve">Finally, </w:t>
      </w:r>
      <w:del w:id="170" w:author="Parks, Robbie M" w:date="2018-11-30T08:04:00Z">
        <w:r w:rsidR="00B66E0D">
          <w:rPr>
            <w:rFonts w:ascii="Times New Roman" w:hAnsi="Times New Roman"/>
            <w:color w:val="000000" w:themeColor="text1"/>
            <w:sz w:val="24"/>
            <w:szCs w:val="24"/>
          </w:rPr>
          <w:delText>the model</w:delText>
        </w:r>
      </w:del>
      <w:ins w:id="171" w:author="Parks, Robbie M" w:date="2018-11-30T08:04:00Z">
        <w:r w:rsidR="00971906" w:rsidRPr="002F11FA">
          <w:rPr>
            <w:rFonts w:ascii="Times New Roman" w:hAnsi="Times New Roman"/>
            <w:color w:val="000000" w:themeColor="text1"/>
            <w:sz w:val="24"/>
            <w:szCs w:val="24"/>
          </w:rPr>
          <w:t>we</w:t>
        </w:r>
      </w:ins>
      <w:r w:rsidR="00B66E0D" w:rsidRPr="00284EE0">
        <w:rPr>
          <w:rFonts w:ascii="Times New Roman" w:hAnsi="Times New Roman"/>
          <w:color w:val="000000" w:themeColor="text1"/>
          <w:sz w:val="24"/>
          <w:szCs w:val="24"/>
        </w:rPr>
        <w:t xml:space="preserve"> included a term that </w:t>
      </w:r>
      <w:del w:id="172" w:author="Parks, Robbie M" w:date="2018-11-30T08:04:00Z">
        <w:r w:rsidR="00B66E0D">
          <w:rPr>
            <w:rFonts w:ascii="Times New Roman" w:hAnsi="Times New Roman"/>
            <w:color w:val="000000" w:themeColor="text1"/>
            <w:sz w:val="24"/>
            <w:szCs w:val="24"/>
          </w:rPr>
          <w:delText xml:space="preserve">represents </w:delText>
        </w:r>
        <w:r w:rsidR="00D95BCB" w:rsidRPr="00636C9B">
          <w:rPr>
            <w:rFonts w:ascii="Times New Roman" w:hAnsi="Times New Roman"/>
            <w:color w:val="000000" w:themeColor="text1"/>
            <w:sz w:val="24"/>
            <w:szCs w:val="24"/>
          </w:rPr>
          <w:delText>the effect</w:delText>
        </w:r>
        <w:r w:rsidR="00B80D4C" w:rsidRPr="00636C9B">
          <w:rPr>
            <w:rFonts w:ascii="Times New Roman" w:hAnsi="Times New Roman"/>
            <w:color w:val="000000" w:themeColor="text1"/>
            <w:sz w:val="24"/>
            <w:szCs w:val="24"/>
          </w:rPr>
          <w:delText xml:space="preserve"> of </w:delText>
        </w:r>
      </w:del>
      <w:ins w:id="173" w:author="Parks, Robbie M" w:date="2018-11-30T08:04:00Z">
        <w:r w:rsidR="00334A02" w:rsidRPr="00284EE0">
          <w:rPr>
            <w:rFonts w:ascii="Times New Roman" w:hAnsi="Times New Roman"/>
            <w:color w:val="000000" w:themeColor="text1"/>
            <w:sz w:val="24"/>
            <w:szCs w:val="24"/>
          </w:rPr>
          <w:t>relates log-transformed death rate to</w:t>
        </w:r>
        <w:r w:rsidR="00B66E0D" w:rsidRPr="00284EE0">
          <w:rPr>
            <w:rFonts w:ascii="Times New Roman" w:hAnsi="Times New Roman"/>
            <w:color w:val="000000" w:themeColor="text1"/>
            <w:sz w:val="24"/>
            <w:szCs w:val="24"/>
          </w:rPr>
          <w:t xml:space="preserve"> </w:t>
        </w:r>
      </w:ins>
      <w:r w:rsidR="00D95BCB" w:rsidRPr="00284EE0">
        <w:rPr>
          <w:rFonts w:ascii="Times New Roman" w:hAnsi="Times New Roman"/>
          <w:color w:val="000000" w:themeColor="text1"/>
          <w:sz w:val="24"/>
          <w:szCs w:val="24"/>
        </w:rPr>
        <w:t xml:space="preserve">the </w:t>
      </w:r>
      <w:r w:rsidR="00B66E0D" w:rsidRPr="00284EE0">
        <w:rPr>
          <w:rFonts w:ascii="Times New Roman" w:hAnsi="Times New Roman"/>
          <w:color w:val="000000" w:themeColor="text1"/>
          <w:sz w:val="24"/>
          <w:szCs w:val="24"/>
        </w:rPr>
        <w:t xml:space="preserve">above-defined </w:t>
      </w:r>
      <w:ins w:id="174" w:author="Parks, Robbie M" w:date="2018-11-30T08:04:00Z">
        <w:r w:rsidR="00252CDC">
          <w:rPr>
            <w:rFonts w:ascii="Times New Roman" w:hAnsi="Times New Roman"/>
            <w:color w:val="000000" w:themeColor="text1"/>
            <w:sz w:val="24"/>
            <w:szCs w:val="24"/>
          </w:rPr>
          <w:t xml:space="preserve">state-month </w:t>
        </w:r>
      </w:ins>
      <w:r w:rsidR="00B66E0D" w:rsidRPr="00284EE0">
        <w:rPr>
          <w:rFonts w:ascii="Times New Roman" w:hAnsi="Times New Roman"/>
          <w:color w:val="000000" w:themeColor="text1"/>
          <w:sz w:val="24"/>
          <w:szCs w:val="24"/>
        </w:rPr>
        <w:t>temperature anomaly</w:t>
      </w:r>
      <w:del w:id="175" w:author="Parks, Robbie M" w:date="2018-11-30T08:04:00Z">
        <w:r w:rsidR="00B66E0D">
          <w:rPr>
            <w:rFonts w:ascii="Times New Roman" w:hAnsi="Times New Roman"/>
            <w:color w:val="000000" w:themeColor="text1"/>
            <w:sz w:val="24"/>
            <w:szCs w:val="24"/>
          </w:rPr>
          <w:delText xml:space="preserve"> for each </w:delText>
        </w:r>
      </w:del>
      <w:ins w:id="176" w:author="Parks, Robbie M" w:date="2018-11-30T08:04:00Z">
        <w:r w:rsidR="00F90541" w:rsidRPr="00284EE0">
          <w:rPr>
            <w:rFonts w:ascii="Times New Roman" w:hAnsi="Times New Roman"/>
            <w:color w:val="000000" w:themeColor="text1"/>
            <w:sz w:val="24"/>
            <w:szCs w:val="24"/>
          </w:rPr>
          <w:t>,</w:t>
        </w:r>
        <w:r w:rsidR="00564890">
          <w:rPr>
            <w:rFonts w:ascii="Times New Roman" w:hAnsi="Times New Roman"/>
            <w:color w:val="000000" w:themeColor="text1"/>
            <w:sz w:val="24"/>
            <w:szCs w:val="24"/>
          </w:rPr>
          <w:t xml:space="preserve"> </w:t>
        </w:r>
        <w:r w:rsidR="00564890" w:rsidRPr="00564890">
          <w:rPr>
            <w:rFonts w:ascii="Times New Roman" w:hAnsi="Times New Roman"/>
            <w:color w:val="000000" w:themeColor="text1"/>
            <w:sz w:val="24"/>
            <w:szCs w:val="24"/>
          </w:rPr>
          <w:t>γ</w:t>
        </w:r>
        <w:r w:rsidR="00252CDC" w:rsidRPr="00277948">
          <w:rPr>
            <w:rFonts w:ascii="Times New Roman" w:hAnsi="Times New Roman"/>
            <w:color w:val="000000" w:themeColor="text1"/>
            <w:sz w:val="24"/>
            <w:szCs w:val="24"/>
            <w:vertAlign w:val="subscript"/>
          </w:rPr>
          <w:t>month</w:t>
        </w:r>
        <w:r w:rsidR="00564890" w:rsidRPr="00277948">
          <w:rPr>
            <w:rFonts w:ascii="Times New Roman" w:hAnsi="Times New Roman"/>
            <w:color w:val="000000" w:themeColor="text1"/>
            <w:sz w:val="24"/>
            <w:szCs w:val="24"/>
            <w:vertAlign w:val="subscript"/>
          </w:rPr>
          <w:t>·</w:t>
        </w:r>
        <w:r w:rsidR="00564890" w:rsidRPr="00564890">
          <w:rPr>
            <w:rFonts w:ascii="Times New Roman" w:hAnsi="Times New Roman"/>
            <w:color w:val="000000" w:themeColor="text1"/>
            <w:sz w:val="24"/>
            <w:szCs w:val="24"/>
          </w:rPr>
          <w:t>Anomaly</w:t>
        </w:r>
        <w:r w:rsidR="00564890" w:rsidRPr="00843ACB">
          <w:rPr>
            <w:rFonts w:ascii="Times New Roman" w:hAnsi="Times New Roman"/>
            <w:color w:val="000000" w:themeColor="text1"/>
            <w:sz w:val="24"/>
            <w:szCs w:val="24"/>
            <w:vertAlign w:val="subscript"/>
          </w:rPr>
          <w:t>state-</w:t>
        </w:r>
      </w:ins>
      <w:r w:rsidR="00564890" w:rsidRPr="00843ACB">
        <w:rPr>
          <w:rFonts w:ascii="Times New Roman" w:hAnsi="Times New Roman"/>
          <w:color w:val="000000" w:themeColor="text1"/>
          <w:sz w:val="24"/>
          <w:vertAlign w:val="subscript"/>
          <w:rPrChange w:id="177" w:author="Parks, Robbie M" w:date="2018-11-30T08:04:00Z">
            <w:rPr>
              <w:rFonts w:ascii="Times New Roman" w:hAnsi="Times New Roman"/>
              <w:color w:val="000000" w:themeColor="text1"/>
              <w:sz w:val="24"/>
            </w:rPr>
          </w:rPrChange>
        </w:rPr>
        <w:t>month</w:t>
      </w:r>
      <w:del w:id="178" w:author="Parks, Robbie M" w:date="2018-11-30T08:04:00Z">
        <w:r w:rsidR="001E2DDB" w:rsidRPr="00636C9B">
          <w:rPr>
            <w:rFonts w:ascii="Times New Roman" w:hAnsi="Times New Roman"/>
            <w:color w:val="000000" w:themeColor="text1"/>
            <w:sz w:val="24"/>
            <w:szCs w:val="24"/>
          </w:rPr>
          <w:delText>.</w:delText>
        </w:r>
        <w:r w:rsidR="008008CC" w:rsidRPr="00636C9B">
          <w:rPr>
            <w:rFonts w:ascii="Times New Roman" w:hAnsi="Times New Roman"/>
            <w:color w:val="000000" w:themeColor="text1"/>
            <w:sz w:val="24"/>
            <w:szCs w:val="24"/>
          </w:rPr>
          <w:delText xml:space="preserve"> </w:delText>
        </w:r>
        <w:r w:rsidR="00B66E0D">
          <w:rPr>
            <w:rFonts w:ascii="Times New Roman" w:hAnsi="Times New Roman"/>
            <w:color w:val="000000" w:themeColor="text1"/>
            <w:sz w:val="24"/>
            <w:szCs w:val="24"/>
          </w:rPr>
          <w:delText>[[[</w:delText>
        </w:r>
      </w:del>
      <w:ins w:id="179" w:author="Parks, Robbie M" w:date="2018-11-30T08:04:00Z">
        <w:r w:rsidR="00564890">
          <w:rPr>
            <w:rFonts w:ascii="Times New Roman" w:hAnsi="Times New Roman"/>
            <w:color w:val="000000" w:themeColor="text1"/>
            <w:sz w:val="24"/>
            <w:szCs w:val="24"/>
          </w:rPr>
          <w:t>,</w:t>
        </w:r>
        <w:r w:rsidR="00F90541" w:rsidRPr="00284EE0">
          <w:rPr>
            <w:rFonts w:ascii="Times New Roman" w:hAnsi="Times New Roman"/>
            <w:color w:val="000000" w:themeColor="text1"/>
            <w:sz w:val="24"/>
            <w:szCs w:val="24"/>
          </w:rPr>
          <w:t xml:space="preserve"> </w:t>
        </w:r>
        <w:r w:rsidR="001279A6" w:rsidRPr="00843ACB">
          <w:rPr>
            <w:rFonts w:ascii="Times New Roman" w:hAnsi="Times New Roman"/>
            <w:sz w:val="24"/>
            <w:szCs w:val="24"/>
          </w:rPr>
          <w:t xml:space="preserve">with </w:t>
        </w:r>
      </w:ins>
      <w:r w:rsidR="001279A6" w:rsidRPr="00843ACB">
        <w:rPr>
          <w:rFonts w:ascii="Times New Roman" w:hAnsi="Times New Roman"/>
          <w:sz w:val="24"/>
          <w:rPrChange w:id="180" w:author="Parks, Robbie M" w:date="2018-11-30T08:04:00Z">
            <w:rPr>
              <w:rFonts w:ascii="Times New Roman" w:hAnsi="Times New Roman"/>
              <w:color w:val="000000" w:themeColor="text1"/>
              <w:sz w:val="24"/>
            </w:rPr>
          </w:rPrChange>
        </w:rPr>
        <w:t xml:space="preserve">the </w:t>
      </w:r>
      <w:del w:id="181" w:author="Parks, Robbie M" w:date="2018-11-30T08:04:00Z">
        <w:r w:rsidR="00B66E0D">
          <w:rPr>
            <w:rFonts w:ascii="Times New Roman" w:hAnsi="Times New Roman"/>
            <w:color w:val="000000" w:themeColor="text1"/>
            <w:sz w:val="24"/>
            <w:szCs w:val="24"/>
          </w:rPr>
          <w:delText>coefficient represents</w:delText>
        </w:r>
      </w:del>
      <w:ins w:id="182" w:author="Parks, Robbie M" w:date="2018-11-30T08:04:00Z">
        <w:r w:rsidR="001279A6" w:rsidRPr="00843ACB">
          <w:rPr>
            <w:rFonts w:ascii="Times New Roman" w:hAnsi="Times New Roman"/>
            <w:sz w:val="24"/>
            <w:szCs w:val="24"/>
          </w:rPr>
          <w:t>coefficient</w:t>
        </w:r>
        <w:r w:rsidR="00725241">
          <w:rPr>
            <w:rFonts w:ascii="Times New Roman" w:hAnsi="Times New Roman"/>
            <w:sz w:val="24"/>
            <w:szCs w:val="24"/>
          </w:rPr>
          <w:t>s</w:t>
        </w:r>
        <w:r w:rsidR="001279A6" w:rsidRPr="00843ACB">
          <w:rPr>
            <w:rFonts w:ascii="Times New Roman" w:hAnsi="Times New Roman"/>
            <w:sz w:val="24"/>
            <w:szCs w:val="24"/>
          </w:rPr>
          <w:t xml:space="preserve"> γ</w:t>
        </w:r>
        <w:r w:rsidR="00252CDC" w:rsidRPr="00277948">
          <w:rPr>
            <w:rFonts w:ascii="Times New Roman" w:hAnsi="Times New Roman"/>
            <w:sz w:val="24"/>
            <w:szCs w:val="24"/>
            <w:vertAlign w:val="subscript"/>
          </w:rPr>
          <w:t>month</w:t>
        </w:r>
        <w:r w:rsidR="001279A6" w:rsidRPr="00843ACB">
          <w:rPr>
            <w:rFonts w:ascii="Times New Roman" w:hAnsi="Times New Roman"/>
            <w:sz w:val="24"/>
            <w:szCs w:val="24"/>
          </w:rPr>
          <w:t xml:space="preserve"> representing</w:t>
        </w:r>
      </w:ins>
      <w:r w:rsidR="001279A6" w:rsidRPr="00843ACB">
        <w:rPr>
          <w:rFonts w:ascii="Times New Roman" w:hAnsi="Times New Roman"/>
          <w:sz w:val="24"/>
          <w:rPrChange w:id="183" w:author="Parks, Robbie M" w:date="2018-11-30T08:04:00Z">
            <w:rPr>
              <w:rFonts w:ascii="Times New Roman" w:hAnsi="Times New Roman"/>
              <w:color w:val="000000" w:themeColor="text1"/>
              <w:sz w:val="24"/>
            </w:rPr>
          </w:rPrChange>
        </w:rPr>
        <w:t xml:space="preserve"> the logarithm of </w:t>
      </w:r>
      <w:ins w:id="184" w:author="Parks, Robbie M" w:date="2018-11-30T08:04:00Z">
        <w:r w:rsidR="001279A6" w:rsidRPr="00843ACB">
          <w:rPr>
            <w:rFonts w:ascii="Times New Roman" w:hAnsi="Times New Roman"/>
            <w:sz w:val="24"/>
            <w:szCs w:val="24"/>
          </w:rPr>
          <w:t xml:space="preserve">the </w:t>
        </w:r>
      </w:ins>
      <w:r w:rsidR="001279A6" w:rsidRPr="00843ACB">
        <w:rPr>
          <w:rFonts w:ascii="Times New Roman" w:hAnsi="Times New Roman"/>
          <w:sz w:val="24"/>
          <w:rPrChange w:id="185" w:author="Parks, Robbie M" w:date="2018-11-30T08:04:00Z">
            <w:rPr>
              <w:rFonts w:ascii="Times New Roman" w:hAnsi="Times New Roman"/>
              <w:color w:val="000000" w:themeColor="text1"/>
              <w:sz w:val="24"/>
            </w:rPr>
          </w:rPrChange>
        </w:rPr>
        <w:t>rate ratio</w:t>
      </w:r>
      <w:del w:id="186" w:author="Parks, Robbie M" w:date="2018-11-30T08:04:00Z">
        <w:r w:rsidR="00B66E0D">
          <w:rPr>
            <w:rFonts w:ascii="Times New Roman" w:hAnsi="Times New Roman"/>
            <w:color w:val="000000" w:themeColor="text1"/>
            <w:sz w:val="24"/>
            <w:szCs w:val="24"/>
          </w:rPr>
          <w:delText>. We also allowed this effect to vary smoothly over month]]]</w:delText>
        </w:r>
      </w:del>
      <w:ins w:id="187" w:author="Parks, Robbie M" w:date="2018-11-30T08:04:00Z">
        <w:r w:rsidR="001279A6" w:rsidRPr="00843ACB">
          <w:rPr>
            <w:rFonts w:ascii="Times New Roman" w:hAnsi="Times New Roman"/>
            <w:sz w:val="24"/>
            <w:szCs w:val="24"/>
          </w:rPr>
          <w:t xml:space="preserve"> per 1°C increase in monthly anomaly</w:t>
        </w:r>
        <w:r w:rsidR="00725241">
          <w:rPr>
            <w:rFonts w:ascii="Times New Roman" w:hAnsi="Times New Roman"/>
            <w:sz w:val="24"/>
            <w:szCs w:val="24"/>
          </w:rPr>
          <w:t xml:space="preserve"> </w:t>
        </w:r>
        <w:r w:rsidR="003D11EE">
          <w:rPr>
            <w:rFonts w:ascii="Times New Roman" w:hAnsi="Times New Roman"/>
            <w:sz w:val="24"/>
            <w:szCs w:val="24"/>
          </w:rPr>
          <w:t>by</w:t>
        </w:r>
        <w:r w:rsidR="00725241">
          <w:rPr>
            <w:rFonts w:ascii="Times New Roman" w:hAnsi="Times New Roman"/>
            <w:sz w:val="24"/>
            <w:szCs w:val="24"/>
          </w:rPr>
          <w:t xml:space="preserve"> month</w:t>
        </w:r>
        <w:r w:rsidR="00334A02" w:rsidRPr="00284EE0">
          <w:rPr>
            <w:rFonts w:ascii="Times New Roman" w:hAnsi="Times New Roman"/>
            <w:color w:val="000000" w:themeColor="text1"/>
            <w:sz w:val="24"/>
            <w:szCs w:val="24"/>
          </w:rPr>
          <w:t>.</w:t>
        </w:r>
      </w:ins>
      <w:r w:rsidR="00334A02"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We used a </w:t>
      </w:r>
      <w:r w:rsidR="00B31D70" w:rsidRPr="00284EE0">
        <w:rPr>
          <w:rFonts w:ascii="Times New Roman" w:hAnsi="Times New Roman"/>
          <w:color w:val="000000" w:themeColor="text1"/>
          <w:sz w:val="24"/>
          <w:szCs w:val="24"/>
        </w:rPr>
        <w:t xml:space="preserve">cyclic </w:t>
      </w:r>
      <w:r w:rsidR="00D95BCB" w:rsidRPr="00284EE0">
        <w:rPr>
          <w:rFonts w:ascii="Times New Roman" w:hAnsi="Times New Roman"/>
          <w:color w:val="000000" w:themeColor="text1"/>
          <w:sz w:val="24"/>
          <w:szCs w:val="24"/>
        </w:rPr>
        <w:t xml:space="preserve">random walk structure </w:t>
      </w:r>
      <w:r w:rsidR="004A5D7D" w:rsidRPr="00284EE0">
        <w:rPr>
          <w:rFonts w:ascii="Times New Roman" w:hAnsi="Times New Roman"/>
          <w:color w:val="000000" w:themeColor="text1"/>
          <w:sz w:val="24"/>
          <w:szCs w:val="24"/>
        </w:rPr>
        <w:t>for the anomaly terms</w:t>
      </w:r>
      <w:r w:rsidR="00B31D70" w:rsidRPr="00284EE0">
        <w:rPr>
          <w:rFonts w:ascii="Times New Roman" w:hAnsi="Times New Roman"/>
          <w:color w:val="000000" w:themeColor="text1"/>
          <w:sz w:val="24"/>
          <w:szCs w:val="24"/>
        </w:rPr>
        <w:t xml:space="preserve">, </w:t>
      </w:r>
      <w:r w:rsidR="004A5D7D" w:rsidRPr="00284EE0">
        <w:rPr>
          <w:rFonts w:ascii="Times New Roman" w:hAnsi="Times New Roman"/>
          <w:color w:val="000000" w:themeColor="text1"/>
          <w:sz w:val="24"/>
          <w:szCs w:val="24"/>
        </w:rPr>
        <w:t>allowing December to neighbour January.</w:t>
      </w:r>
      <w:commentRangeEnd w:id="169"/>
      <w:r w:rsidR="00B66E0D">
        <w:rPr>
          <w:rStyle w:val="CommentReference"/>
          <w:rFonts w:asciiTheme="minorHAnsi" w:eastAsiaTheme="minorHAnsi" w:hAnsiTheme="minorHAnsi" w:cstheme="minorBidi"/>
        </w:rPr>
        <w:commentReference w:id="169"/>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21EDA510" w14:textId="77777777" w:rsidR="00860F96" w:rsidRPr="00636C9B" w:rsidRDefault="00520742" w:rsidP="00860F96">
      <w:pPr>
        <w:spacing w:after="0" w:line="480" w:lineRule="auto"/>
        <w:jc w:val="both"/>
        <w:outlineLvl w:val="0"/>
        <w:rPr>
          <w:del w:id="188" w:author="Parks, Robbie M" w:date="2018-11-30T08:04:00Z"/>
          <w:rFonts w:ascii="Times New Roman" w:hAnsi="Times New Roman"/>
          <w:color w:val="000000" w:themeColor="text1"/>
          <w:sz w:val="24"/>
          <w:szCs w:val="24"/>
        </w:rPr>
      </w:pPr>
      <w:del w:id="189" w:author="Parks, Robbie M" w:date="2018-11-30T08:04:00Z">
        <w:r w:rsidRPr="00636C9B">
          <w:rPr>
            <w:rFonts w:ascii="Times New Roman" w:hAnsi="Times New Roman"/>
            <w:color w:val="000000" w:themeColor="text1"/>
            <w:sz w:val="24"/>
            <w:szCs w:val="24"/>
          </w:rPr>
          <w:delText xml:space="preserve">We ran </w:delText>
        </w:r>
        <w:r w:rsidR="00241289">
          <w:rPr>
            <w:rFonts w:ascii="Times New Roman" w:hAnsi="Times New Roman"/>
            <w:color w:val="000000" w:themeColor="text1"/>
            <w:sz w:val="24"/>
            <w:szCs w:val="24"/>
          </w:rPr>
          <w:delText xml:space="preserve">separate </w:delText>
        </w:r>
        <w:r w:rsidRPr="00636C9B">
          <w:rPr>
            <w:rFonts w:ascii="Times New Roman" w:hAnsi="Times New Roman"/>
            <w:color w:val="000000" w:themeColor="text1"/>
            <w:sz w:val="24"/>
            <w:szCs w:val="24"/>
          </w:rPr>
          <w:delText xml:space="preserve">models for each </w:delText>
        </w:r>
        <w:commentRangeStart w:id="190"/>
        <w:r w:rsidRPr="00636C9B">
          <w:rPr>
            <w:rFonts w:ascii="Times New Roman" w:hAnsi="Times New Roman"/>
            <w:color w:val="000000" w:themeColor="text1"/>
            <w:sz w:val="24"/>
            <w:szCs w:val="24"/>
          </w:rPr>
          <w:delText>injury category</w:delText>
        </w:r>
        <w:commentRangeEnd w:id="190"/>
        <w:r w:rsidR="00B66E0D">
          <w:rPr>
            <w:rStyle w:val="CommentReference"/>
            <w:rFonts w:asciiTheme="minorHAnsi" w:eastAsiaTheme="minorHAnsi" w:hAnsiTheme="minorHAnsi" w:cstheme="minorBidi"/>
          </w:rPr>
          <w:commentReference w:id="190"/>
        </w:r>
        <w:r w:rsidRPr="00636C9B">
          <w:rPr>
            <w:rFonts w:ascii="Times New Roman" w:hAnsi="Times New Roman"/>
            <w:color w:val="000000" w:themeColor="text1"/>
            <w:sz w:val="24"/>
            <w:szCs w:val="24"/>
          </w:rPr>
          <w:delText xml:space="preserve">, age group, and sex. </w:delText>
        </w:r>
        <w:r w:rsidR="00360A89" w:rsidRPr="00636C9B">
          <w:rPr>
            <w:rFonts w:ascii="Times New Roman" w:hAnsi="Times New Roman"/>
            <w:color w:val="000000" w:themeColor="text1"/>
            <w:sz w:val="24"/>
            <w:szCs w:val="24"/>
          </w:rPr>
          <w:delText xml:space="preserve">We </w:delText>
        </w:r>
        <w:commentRangeStart w:id="191"/>
        <w:r w:rsidR="0072641F" w:rsidRPr="00636C9B">
          <w:rPr>
            <w:rFonts w:ascii="Times New Roman" w:hAnsi="Times New Roman"/>
            <w:color w:val="000000" w:themeColor="text1"/>
            <w:sz w:val="24"/>
            <w:szCs w:val="24"/>
          </w:rPr>
          <w:delText>performed the Bayesian inference</w:delText>
        </w:r>
        <w:commentRangeEnd w:id="191"/>
        <w:r w:rsidR="00B66E0D">
          <w:rPr>
            <w:rStyle w:val="CommentReference"/>
            <w:rFonts w:asciiTheme="minorHAnsi" w:eastAsiaTheme="minorHAnsi" w:hAnsiTheme="minorHAnsi" w:cstheme="minorBidi"/>
          </w:rPr>
          <w:commentReference w:id="191"/>
        </w:r>
        <w:r w:rsidR="00360A89" w:rsidRPr="00636C9B">
          <w:rPr>
            <w:rFonts w:ascii="Times New Roman" w:hAnsi="Times New Roman"/>
            <w:color w:val="000000" w:themeColor="text1"/>
            <w:sz w:val="24"/>
            <w:szCs w:val="24"/>
          </w:rPr>
          <w:delText xml:space="preserve"> using Integrated Nested Laplace A</w:delText>
        </w:r>
        <w:r w:rsidR="0072641F" w:rsidRPr="00636C9B">
          <w:rPr>
            <w:rFonts w:ascii="Times New Roman" w:hAnsi="Times New Roman"/>
            <w:color w:val="000000" w:themeColor="text1"/>
            <w:sz w:val="24"/>
            <w:szCs w:val="24"/>
          </w:rPr>
          <w:delText>pproximation (INLA)</w:delText>
        </w:r>
        <w:r w:rsidR="00464B7F" w:rsidRPr="00636C9B">
          <w:rPr>
            <w:rFonts w:ascii="Times New Roman" w:hAnsi="Times New Roman"/>
            <w:color w:val="000000" w:themeColor="text1"/>
            <w:sz w:val="24"/>
            <w:szCs w:val="24"/>
          </w:rPr>
          <w:delText>,</w:delText>
        </w:r>
        <w:r w:rsidR="0072641F" w:rsidRPr="00636C9B">
          <w:rPr>
            <w:rFonts w:ascii="Times New Roman" w:hAnsi="Times New Roman"/>
            <w:color w:val="000000" w:themeColor="text1"/>
            <w:sz w:val="24"/>
            <w:szCs w:val="24"/>
          </w:rPr>
          <w:delText xml:space="preserve"> </w:delText>
        </w:r>
        <w:r w:rsidR="00860F96" w:rsidRPr="00636C9B">
          <w:rPr>
            <w:rFonts w:ascii="Times New Roman" w:hAnsi="Times New Roman"/>
            <w:color w:val="000000" w:themeColor="text1"/>
            <w:sz w:val="24"/>
            <w:szCs w:val="24"/>
          </w:rPr>
          <w:delText xml:space="preserve">using the R-INLA in </w:delText>
        </w:r>
        <w:r w:rsidR="00464B7F" w:rsidRPr="00636C9B">
          <w:rPr>
            <w:rFonts w:ascii="Times New Roman" w:hAnsi="Times New Roman"/>
            <w:color w:val="000000" w:themeColor="text1"/>
            <w:sz w:val="24"/>
            <w:szCs w:val="24"/>
          </w:rPr>
          <w:delText xml:space="preserve">statistical program </w:delText>
        </w:r>
        <w:r w:rsidR="00860F96" w:rsidRPr="00636C9B">
          <w:rPr>
            <w:rFonts w:ascii="Times New Roman" w:hAnsi="Times New Roman"/>
            <w:color w:val="000000" w:themeColor="text1"/>
            <w:sz w:val="24"/>
            <w:szCs w:val="24"/>
          </w:rPr>
          <w:delText>R.</w:delText>
        </w:r>
        <w:r w:rsidR="00464B7F"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del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delInstrText>
        </w:r>
        <w:r w:rsidR="00464B7F"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delText>25</w:delText>
        </w:r>
        <w:r w:rsidR="00464B7F" w:rsidRPr="00636C9B">
          <w:rPr>
            <w:rFonts w:ascii="Times New Roman" w:hAnsi="Times New Roman"/>
            <w:color w:val="000000" w:themeColor="text1"/>
            <w:sz w:val="24"/>
            <w:szCs w:val="24"/>
          </w:rPr>
          <w:fldChar w:fldCharType="end"/>
        </w:r>
        <w:r w:rsidR="00860F96" w:rsidRPr="00636C9B">
          <w:rPr>
            <w:rFonts w:ascii="Times New Roman" w:hAnsi="Times New Roman"/>
            <w:color w:val="000000" w:themeColor="text1"/>
            <w:sz w:val="24"/>
            <w:szCs w:val="24"/>
          </w:rPr>
          <w:delText xml:space="preserve"> We </w:delText>
        </w:r>
        <w:commentRangeStart w:id="192"/>
        <w:r w:rsidR="00860F96" w:rsidRPr="00636C9B">
          <w:rPr>
            <w:rFonts w:ascii="Times New Roman" w:hAnsi="Times New Roman"/>
            <w:color w:val="000000" w:themeColor="text1"/>
            <w:sz w:val="24"/>
            <w:szCs w:val="24"/>
          </w:rPr>
          <w:delText>collected</w:delText>
        </w:r>
        <w:commentRangeEnd w:id="192"/>
        <w:r w:rsidR="00B66E0D">
          <w:rPr>
            <w:rStyle w:val="CommentReference"/>
            <w:rFonts w:asciiTheme="minorHAnsi" w:eastAsiaTheme="minorHAnsi" w:hAnsiTheme="minorHAnsi" w:cstheme="minorBidi"/>
          </w:rPr>
          <w:commentReference w:id="192"/>
        </w:r>
        <w:r w:rsidR="00860F96" w:rsidRPr="00636C9B">
          <w:rPr>
            <w:rFonts w:ascii="Times New Roman" w:hAnsi="Times New Roman"/>
            <w:color w:val="000000" w:themeColor="text1"/>
            <w:sz w:val="24"/>
            <w:szCs w:val="24"/>
          </w:rPr>
          <w:delText xml:space="preserve"> </w:delText>
        </w:r>
        <w:r w:rsidR="00D37EEA" w:rsidRPr="00636C9B">
          <w:rPr>
            <w:rFonts w:ascii="Times New Roman" w:hAnsi="Times New Roman"/>
            <w:color w:val="000000" w:themeColor="text1"/>
            <w:sz w:val="24"/>
            <w:szCs w:val="24"/>
          </w:rPr>
          <w:delText>5000 draws from the posterior marginal of each month</w:delText>
        </w:r>
        <w:r w:rsidR="00431E3F" w:rsidRPr="00636C9B">
          <w:rPr>
            <w:rFonts w:ascii="Times New Roman" w:hAnsi="Times New Roman"/>
            <w:color w:val="000000" w:themeColor="text1"/>
            <w:sz w:val="24"/>
            <w:szCs w:val="24"/>
          </w:rPr>
          <w:delText>’s temperature anomaly</w:delText>
        </w:r>
        <w:r w:rsidR="00D37EEA" w:rsidRPr="00636C9B">
          <w:rPr>
            <w:rFonts w:ascii="Times New Roman" w:hAnsi="Times New Roman"/>
            <w:color w:val="000000" w:themeColor="text1"/>
            <w:sz w:val="24"/>
            <w:szCs w:val="24"/>
          </w:rPr>
          <w:delText xml:space="preserve"> </w:delText>
        </w:r>
        <w:r w:rsidR="00860F96" w:rsidRPr="00636C9B">
          <w:rPr>
            <w:rFonts w:ascii="Times New Roman" w:hAnsi="Times New Roman"/>
            <w:color w:val="000000" w:themeColor="text1"/>
            <w:sz w:val="24"/>
            <w:szCs w:val="24"/>
          </w:rPr>
          <w:delText>term</w:delText>
        </w:r>
        <w:r w:rsidR="00724680" w:rsidRPr="00636C9B">
          <w:rPr>
            <w:rFonts w:ascii="Times New Roman" w:hAnsi="Times New Roman"/>
            <w:color w:val="000000" w:themeColor="text1"/>
            <w:sz w:val="24"/>
            <w:szCs w:val="24"/>
          </w:rPr>
          <w:delText>.</w:delText>
        </w:r>
        <w:r w:rsidR="00BB30EA" w:rsidRPr="00636C9B">
          <w:rPr>
            <w:rFonts w:ascii="Times New Roman" w:hAnsi="Times New Roman"/>
            <w:color w:val="000000" w:themeColor="text1"/>
            <w:sz w:val="24"/>
            <w:szCs w:val="24"/>
          </w:rPr>
          <w:delText xml:space="preserve"> </w:delText>
        </w:r>
        <w:r w:rsidR="001734E9" w:rsidRPr="00636C9B">
          <w:rPr>
            <w:rFonts w:ascii="Times New Roman" w:hAnsi="Times New Roman"/>
            <w:color w:val="000000" w:themeColor="text1"/>
            <w:sz w:val="24"/>
            <w:szCs w:val="24"/>
          </w:rPr>
          <w:delText>The reported 95% credible intervals are the 2.5</w:delText>
        </w:r>
        <w:r w:rsidR="001734E9" w:rsidRPr="00636C9B">
          <w:rPr>
            <w:rFonts w:ascii="Times New Roman" w:hAnsi="Times New Roman"/>
            <w:color w:val="000000" w:themeColor="text1"/>
            <w:sz w:val="24"/>
            <w:szCs w:val="24"/>
            <w:vertAlign w:val="superscript"/>
          </w:rPr>
          <w:delText>th</w:delText>
        </w:r>
        <w:r w:rsidR="001734E9" w:rsidRPr="00636C9B">
          <w:rPr>
            <w:rFonts w:ascii="Times New Roman" w:hAnsi="Times New Roman"/>
            <w:color w:val="000000" w:themeColor="text1"/>
            <w:sz w:val="24"/>
            <w:szCs w:val="24"/>
          </w:rPr>
          <w:delText xml:space="preserve"> to 97.5</w:delText>
        </w:r>
        <w:r w:rsidR="001734E9" w:rsidRPr="00636C9B">
          <w:rPr>
            <w:rFonts w:ascii="Times New Roman" w:hAnsi="Times New Roman"/>
            <w:color w:val="000000" w:themeColor="text1"/>
            <w:sz w:val="24"/>
            <w:szCs w:val="24"/>
            <w:vertAlign w:val="superscript"/>
          </w:rPr>
          <w:delText>th</w:delText>
        </w:r>
        <w:r w:rsidR="001734E9" w:rsidRPr="00636C9B">
          <w:rPr>
            <w:rFonts w:ascii="Times New Roman" w:hAnsi="Times New Roman"/>
            <w:color w:val="000000" w:themeColor="text1"/>
            <w:sz w:val="24"/>
            <w:szCs w:val="24"/>
          </w:rPr>
          <w:delText xml:space="preserve"> percentiles of the posterior distribution </w:delText>
        </w:r>
        <w:r w:rsidR="006965AD" w:rsidRPr="00636C9B">
          <w:rPr>
            <w:rFonts w:ascii="Times New Roman" w:hAnsi="Times New Roman"/>
            <w:color w:val="000000" w:themeColor="text1"/>
            <w:sz w:val="24"/>
            <w:szCs w:val="24"/>
          </w:rPr>
          <w:delText xml:space="preserve">of </w:delText>
        </w:r>
        <w:r w:rsidR="001734E9" w:rsidRPr="00636C9B">
          <w:rPr>
            <w:rFonts w:ascii="Times New Roman" w:hAnsi="Times New Roman"/>
            <w:color w:val="000000" w:themeColor="text1"/>
            <w:sz w:val="24"/>
            <w:szCs w:val="24"/>
          </w:rPr>
          <w:delText>additional deat</w:delText>
        </w:r>
        <w:r w:rsidR="00957F97" w:rsidRPr="00636C9B">
          <w:rPr>
            <w:rFonts w:ascii="Times New Roman" w:hAnsi="Times New Roman"/>
            <w:color w:val="000000" w:themeColor="text1"/>
            <w:sz w:val="24"/>
            <w:szCs w:val="24"/>
          </w:rPr>
          <w:delText>hs and excess risk</w:delText>
        </w:r>
        <w:r w:rsidR="001734E9" w:rsidRPr="00636C9B">
          <w:rPr>
            <w:rFonts w:ascii="Times New Roman" w:hAnsi="Times New Roman"/>
            <w:color w:val="000000" w:themeColor="text1"/>
            <w:sz w:val="24"/>
            <w:szCs w:val="24"/>
          </w:rPr>
          <w:delText>.</w:delText>
        </w:r>
      </w:del>
    </w:p>
    <w:p w14:paraId="34E215D4" w14:textId="77777777" w:rsidR="00E45FED" w:rsidRPr="00636C9B" w:rsidRDefault="00E45FED" w:rsidP="00860F96">
      <w:pPr>
        <w:spacing w:after="0" w:line="480" w:lineRule="auto"/>
        <w:jc w:val="both"/>
        <w:outlineLvl w:val="0"/>
        <w:rPr>
          <w:del w:id="193" w:author="Parks, Robbie M" w:date="2018-11-30T08:04:00Z"/>
          <w:rFonts w:ascii="Times New Roman" w:hAnsi="Times New Roman"/>
          <w:color w:val="000000" w:themeColor="text1"/>
          <w:sz w:val="24"/>
          <w:szCs w:val="24"/>
        </w:rPr>
      </w:pPr>
    </w:p>
    <w:p w14:paraId="0CC3CAE4" w14:textId="40FEF0A8" w:rsidR="00953E3D" w:rsidRDefault="00953E3D" w:rsidP="00953E3D">
      <w:pPr>
        <w:spacing w:after="0" w:line="480" w:lineRule="auto"/>
        <w:jc w:val="both"/>
        <w:outlineLvl w:val="0"/>
        <w:rPr>
          <w:ins w:id="194" w:author="Parks, Robbie M" w:date="2018-11-30T08:04:00Z"/>
          <w:rFonts w:ascii="Times New Roman" w:hAnsi="Times New Roman"/>
          <w:sz w:val="24"/>
          <w:szCs w:val="24"/>
        </w:rPr>
      </w:pPr>
      <w:ins w:id="195" w:author="Parks, Robbie M" w:date="2018-11-30T08:04:00Z">
        <w:r>
          <w:rPr>
            <w:rFonts w:ascii="Times New Roman" w:hAnsi="Times New Roman"/>
            <w:sz w:val="24"/>
            <w:szCs w:val="24"/>
          </w:rPr>
          <w:t>As previous studies have found little consistent evidence of effect modification by pollutants,</w:t>
        </w:r>
        <w:r>
          <w:rPr>
            <w:rFonts w:ascii="Times New Roman" w:hAnsi="Times New Roman"/>
            <w:sz w:val="24"/>
            <w:szCs w:val="24"/>
          </w:rPr>
          <w:fldChar w:fldCharType="begin" w:fldLock="1"/>
        </w:r>
        <w:r w:rsidR="00BD3D8F">
          <w:rPr>
            <w:rFonts w:ascii="Times New Roman" w:hAnsi="Times New Roman"/>
            <w:sz w:val="24"/>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4&lt;/sup&gt;","plainTextFormattedCitation":"4","previouslyFormattedCitation":"&lt;sup&gt;4&lt;/sup&gt;"},"properties":{"noteIndex":0},"schema":"https://github.com/citation-style-language/schema/raw/master/csl-citation.json"}</w:instrText>
        </w:r>
        <w:r>
          <w:rPr>
            <w:rFonts w:ascii="Times New Roman" w:hAnsi="Times New Roman"/>
            <w:sz w:val="24"/>
            <w:szCs w:val="24"/>
          </w:rPr>
          <w:fldChar w:fldCharType="separate"/>
        </w:r>
        <w:r w:rsidRPr="00067038">
          <w:rPr>
            <w:rFonts w:ascii="Times New Roman" w:hAnsi="Times New Roman"/>
            <w:noProof/>
            <w:sz w:val="24"/>
            <w:szCs w:val="24"/>
            <w:vertAlign w:val="superscript"/>
          </w:rPr>
          <w:t>4</w:t>
        </w:r>
        <w:r>
          <w:rPr>
            <w:rFonts w:ascii="Times New Roman" w:hAnsi="Times New Roman"/>
            <w:sz w:val="24"/>
            <w:szCs w:val="24"/>
          </w:rPr>
          <w:fldChar w:fldCharType="end"/>
        </w:r>
        <w:r>
          <w:rPr>
            <w:rFonts w:ascii="Times New Roman" w:hAnsi="Times New Roman"/>
            <w:sz w:val="24"/>
            <w:szCs w:val="24"/>
          </w:rPr>
          <w:t xml:space="preserve"> we did not include measures of pollution in the model. </w:t>
        </w:r>
      </w:ins>
    </w:p>
    <w:p w14:paraId="4CE11A5F" w14:textId="77777777" w:rsidR="00953E3D" w:rsidRPr="00636C9B" w:rsidRDefault="00953E3D" w:rsidP="00D76DF7">
      <w:pPr>
        <w:spacing w:after="0" w:line="480" w:lineRule="auto"/>
        <w:jc w:val="both"/>
        <w:outlineLvl w:val="0"/>
        <w:rPr>
          <w:ins w:id="196" w:author="Parks, Robbie M" w:date="2018-11-30T08:04:00Z"/>
          <w:rFonts w:ascii="Times New Roman" w:hAnsi="Times New Roman"/>
          <w:color w:val="000000" w:themeColor="text1"/>
          <w:sz w:val="24"/>
          <w:szCs w:val="24"/>
        </w:rPr>
      </w:pPr>
    </w:p>
    <w:p w14:paraId="02B5C291" w14:textId="7DB76729" w:rsidR="008F6F54" w:rsidRPr="00843ACB" w:rsidRDefault="00520742" w:rsidP="00860F96">
      <w:pPr>
        <w:spacing w:after="0" w:line="480" w:lineRule="auto"/>
        <w:jc w:val="both"/>
        <w:outlineLvl w:val="0"/>
        <w:rPr>
          <w:ins w:id="197" w:author="Parks, Robbie M" w:date="2018-11-30T08:04:00Z"/>
          <w:rFonts w:ascii="Times New Roman" w:hAnsi="Times New Roman"/>
          <w:color w:val="000000" w:themeColor="text1"/>
          <w:sz w:val="24"/>
          <w:szCs w:val="24"/>
          <w:lang w:val="en-US"/>
        </w:rPr>
      </w:pPr>
      <w:ins w:id="198" w:author="Parks, Robbie M" w:date="2018-11-30T08:04:00Z">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r w:rsidR="00D861CC">
          <w:rPr>
            <w:rFonts w:ascii="Times New Roman" w:hAnsi="Times New Roman"/>
            <w:color w:val="000000" w:themeColor="text1"/>
            <w:sz w:val="24"/>
            <w:szCs w:val="24"/>
          </w:rPr>
          <w:t xml:space="preserve">type of </w:t>
        </w:r>
        <w:r w:rsidRPr="00636C9B">
          <w:rPr>
            <w:rFonts w:ascii="Times New Roman" w:hAnsi="Times New Roman"/>
            <w:color w:val="000000" w:themeColor="text1"/>
            <w:sz w:val="24"/>
            <w:szCs w:val="24"/>
          </w:rPr>
          <w:t xml:space="preserve">injury, age group, and sex. </w:t>
        </w:r>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r w:rsidR="0065029D">
          <w:rPr>
            <w:rFonts w:ascii="Times New Roman" w:hAnsi="Times New Roman"/>
            <w:color w:val="000000" w:themeColor="text1"/>
            <w:sz w:val="24"/>
            <w:szCs w:val="24"/>
            <w:lang w:val="en-US"/>
          </w:rPr>
          <w:fldChar w:fldCharType="begin" w:fldLock="1"/>
        </w:r>
        <w:r w:rsidR="00067038">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22&lt;/sup&gt;","plainTextFormattedCitation":"22","previouslyFormattedCitation":"&lt;sup&gt;22&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22</w:t>
        </w:r>
        <w:r w:rsidR="0065029D">
          <w:rPr>
            <w:rFonts w:ascii="Times New Roman" w:hAnsi="Times New Roman"/>
            <w:color w:val="000000" w:themeColor="text1"/>
            <w:sz w:val="24"/>
            <w:szCs w:val="24"/>
            <w:lang w:val="en-US"/>
          </w:rPr>
          <w:fldChar w:fldCharType="end"/>
        </w:r>
      </w:ins>
    </w:p>
    <w:p w14:paraId="57BCB922" w14:textId="77777777" w:rsidR="00E45FED" w:rsidRPr="00636C9B" w:rsidRDefault="00E45FED" w:rsidP="00860F96">
      <w:pPr>
        <w:spacing w:after="0" w:line="480" w:lineRule="auto"/>
        <w:jc w:val="both"/>
        <w:outlineLvl w:val="0"/>
        <w:rPr>
          <w:ins w:id="199" w:author="Parks, Robbie M" w:date="2018-11-30T08:04:00Z"/>
          <w:rFonts w:ascii="Times New Roman" w:hAnsi="Times New Roman"/>
          <w:color w:val="000000" w:themeColor="text1"/>
          <w:sz w:val="24"/>
          <w:szCs w:val="24"/>
        </w:rPr>
      </w:pPr>
    </w:p>
    <w:p w14:paraId="2BBA4C4B" w14:textId="1A0409F1"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t>
      </w:r>
      <w:del w:id="200" w:author="Parks, Robbie M" w:date="2018-11-30T08:04:00Z">
        <w:r w:rsidR="0051175E" w:rsidRPr="00636C9B">
          <w:rPr>
            <w:rFonts w:ascii="Times New Roman" w:hAnsi="Times New Roman"/>
            <w:i/>
            <w:color w:val="000000" w:themeColor="text1"/>
            <w:sz w:val="24"/>
            <w:szCs w:val="24"/>
          </w:rPr>
          <w:delText>world</w:delText>
        </w:r>
      </w:del>
      <w:ins w:id="201" w:author="Parks, Robbie M" w:date="2018-11-30T08:04:00Z">
        <w:r w:rsidR="0046151D">
          <w:rPr>
            <w:rFonts w:ascii="Times New Roman" w:hAnsi="Times New Roman"/>
            <w:i/>
            <w:color w:val="000000" w:themeColor="text1"/>
            <w:sz w:val="24"/>
            <w:szCs w:val="24"/>
          </w:rPr>
          <w:t>year</w:t>
        </w:r>
      </w:ins>
    </w:p>
    <w:p w14:paraId="648FF79F" w14:textId="4B0298FB" w:rsidR="006C11D1" w:rsidRDefault="00B97458" w:rsidP="00004B84">
      <w:pPr>
        <w:spacing w:after="0" w:line="480" w:lineRule="auto"/>
        <w:jc w:val="both"/>
        <w:outlineLvl w:val="0"/>
        <w:rPr>
          <w:rFonts w:ascii="Times New Roman" w:hAnsi="Times New Roman"/>
          <w:color w:val="000000" w:themeColor="text1"/>
          <w:sz w:val="24"/>
          <w:szCs w:val="24"/>
        </w:rPr>
      </w:pPr>
      <w:ins w:id="202" w:author="Parks, Robbie M" w:date="2018-11-30T08:04:00Z">
        <w:r>
          <w:rPr>
            <w:rFonts w:ascii="Times New Roman" w:hAnsi="Times New Roman"/>
            <w:color w:val="000000" w:themeColor="text1"/>
            <w:sz w:val="24"/>
            <w:szCs w:val="24"/>
          </w:rPr>
          <w:t>We estimated the mortality effect of a year in which mean monthly temperatures were uniformly warmer by 1</w:t>
        </w:r>
        <w:r w:rsidRPr="00636C9B">
          <w:rPr>
            <w:rFonts w:ascii="Times New Roman" w:hAnsi="Times New Roman"/>
            <w:color w:val="000000" w:themeColor="text1"/>
            <w:sz w:val="24"/>
            <w:szCs w:val="24"/>
          </w:rPr>
          <w:t>°C</w:t>
        </w:r>
        <w:r>
          <w:rPr>
            <w:rFonts w:ascii="Times New Roman" w:hAnsi="Times New Roman"/>
            <w:color w:val="000000" w:themeColor="text1"/>
            <w:sz w:val="24"/>
            <w:szCs w:val="24"/>
          </w:rPr>
          <w:t xml:space="preserve"> than the </w:t>
        </w:r>
        <w:r w:rsidR="0066096F">
          <w:rPr>
            <w:rFonts w:ascii="Times New Roman" w:hAnsi="Times New Roman"/>
            <w:color w:val="000000" w:themeColor="text1"/>
            <w:sz w:val="24"/>
            <w:szCs w:val="24"/>
          </w:rPr>
          <w:t>actual values</w:t>
        </w:r>
        <w:r>
          <w:rPr>
            <w:rFonts w:ascii="Times New Roman" w:hAnsi="Times New Roman"/>
            <w:color w:val="000000" w:themeColor="text1"/>
            <w:sz w:val="24"/>
            <w:szCs w:val="24"/>
          </w:rPr>
          <w:t>, and assum</w:t>
        </w:r>
        <w:r w:rsidR="00C065EC">
          <w:rPr>
            <w:rFonts w:ascii="Times New Roman" w:hAnsi="Times New Roman"/>
            <w:color w:val="000000" w:themeColor="text1"/>
            <w:sz w:val="24"/>
            <w:szCs w:val="24"/>
          </w:rPr>
          <w:t>ed</w:t>
        </w:r>
        <w:r>
          <w:rPr>
            <w:rFonts w:ascii="Times New Roman" w:hAnsi="Times New Roman"/>
            <w:color w:val="000000" w:themeColor="text1"/>
            <w:sz w:val="24"/>
            <w:szCs w:val="24"/>
          </w:rPr>
          <w:t xml:space="preserve"> that no further adaptation has taken place beyond the long</w:t>
        </w:r>
        <w:r w:rsidR="00516839">
          <w:rPr>
            <w:rFonts w:ascii="Times New Roman" w:hAnsi="Times New Roman"/>
            <w:color w:val="000000" w:themeColor="text1"/>
            <w:sz w:val="24"/>
            <w:szCs w:val="24"/>
          </w:rPr>
          <w:t>-</w:t>
        </w:r>
        <w:r>
          <w:rPr>
            <w:rFonts w:ascii="Times New Roman" w:hAnsi="Times New Roman"/>
            <w:color w:val="000000" w:themeColor="text1"/>
            <w:sz w:val="24"/>
            <w:szCs w:val="24"/>
          </w:rPr>
          <w:t xml:space="preserve">term average. </w:t>
        </w:r>
        <w:r w:rsidR="00B96863">
          <w:rPr>
            <w:rFonts w:ascii="Times New Roman" w:hAnsi="Times New Roman"/>
            <w:color w:val="000000" w:themeColor="text1"/>
            <w:sz w:val="24"/>
            <w:szCs w:val="24"/>
          </w:rPr>
          <w:t>This is a realistic scenario given that several degrees warming is expected over the next century</w:t>
        </w:r>
        <w:r w:rsidR="00B96863" w:rsidRPr="00636C9B">
          <w:rPr>
            <w:rFonts w:ascii="Times New Roman" w:hAnsi="Times New Roman"/>
            <w:color w:val="000000" w:themeColor="text1"/>
            <w:sz w:val="24"/>
            <w:szCs w:val="24"/>
          </w:rPr>
          <w:t>.</w:t>
        </w:r>
        <w:r w:rsidR="009B07C2">
          <w:rPr>
            <w:rFonts w:ascii="Times New Roman" w:hAnsi="Times New Roman"/>
            <w:color w:val="000000" w:themeColor="text1"/>
            <w:sz w:val="24"/>
            <w:szCs w:val="24"/>
          </w:rPr>
          <w:fldChar w:fldCharType="begin" w:fldLock="1"/>
        </w:r>
        <w:r w:rsidR="009B07C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9B07C2">
          <w:rPr>
            <w:rFonts w:ascii="Times New Roman" w:hAnsi="Times New Roman"/>
            <w:color w:val="000000" w:themeColor="text1"/>
            <w:sz w:val="24"/>
            <w:szCs w:val="24"/>
          </w:rPr>
          <w:fldChar w:fldCharType="separate"/>
        </w:r>
        <w:r w:rsidR="009B07C2" w:rsidRPr="00162F6E">
          <w:rPr>
            <w:rFonts w:ascii="Times New Roman" w:hAnsi="Times New Roman"/>
            <w:noProof/>
            <w:color w:val="000000" w:themeColor="text1"/>
            <w:sz w:val="24"/>
            <w:szCs w:val="24"/>
            <w:vertAlign w:val="superscript"/>
          </w:rPr>
          <w:t>1</w:t>
        </w:r>
        <w:r w:rsidR="009B07C2">
          <w:rPr>
            <w:rFonts w:ascii="Times New Roman" w:hAnsi="Times New Roman"/>
            <w:color w:val="000000" w:themeColor="text1"/>
            <w:sz w:val="24"/>
            <w:szCs w:val="24"/>
          </w:rPr>
          <w:fldChar w:fldCharType="end"/>
        </w:r>
        <w:r w:rsidR="002B1398">
          <w:rPr>
            <w:rFonts w:ascii="Times New Roman" w:hAnsi="Times New Roman"/>
            <w:color w:val="000000" w:themeColor="text1"/>
            <w:sz w:val="24"/>
            <w:szCs w:val="24"/>
          </w:rPr>
          <w:t xml:space="preserve"> </w:t>
        </w:r>
      </w:ins>
      <w:commentRangeStart w:id="203"/>
      <w:r w:rsidR="00782C8F"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calculated 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w:t>
      </w:r>
      <w:r>
        <w:rPr>
          <w:rFonts w:ascii="Times New Roman" w:hAnsi="Times New Roman"/>
          <w:color w:val="000000" w:themeColor="text1"/>
          <w:sz w:val="24"/>
          <w:szCs w:val="24"/>
        </w:rPr>
        <w:t xml:space="preserve"> </w:t>
      </w:r>
      <w:ins w:id="204" w:author="Parks, Robbie M" w:date="2018-11-30T08:04:00Z">
        <w:r>
          <w:rPr>
            <w:rFonts w:ascii="Times New Roman" w:hAnsi="Times New Roman"/>
            <w:color w:val="000000" w:themeColor="text1"/>
            <w:sz w:val="24"/>
            <w:szCs w:val="24"/>
          </w:rPr>
          <w:t>mean monthly temperature in</w:t>
        </w:r>
        <w:r w:rsidR="005179F4" w:rsidRPr="00636C9B">
          <w:rPr>
            <w:rFonts w:ascii="Times New Roman" w:hAnsi="Times New Roman"/>
            <w:color w:val="000000" w:themeColor="text1"/>
            <w:sz w:val="24"/>
            <w:szCs w:val="24"/>
          </w:rPr>
          <w:t xml:space="preserve"> </w:t>
        </w:r>
      </w:ins>
      <w:r w:rsidR="005179F4" w:rsidRPr="00636C9B">
        <w:rPr>
          <w:rFonts w:ascii="Times New Roman" w:hAnsi="Times New Roman"/>
          <w:color w:val="000000" w:themeColor="text1"/>
          <w:sz w:val="24"/>
          <w:szCs w:val="24"/>
        </w:rPr>
        <w:t>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r w:rsidR="00A005BB">
        <w:rPr>
          <w:rFonts w:ascii="Times New Roman" w:hAnsi="Times New Roman"/>
          <w:color w:val="000000" w:themeColor="text1"/>
          <w:sz w:val="24"/>
          <w:szCs w:val="24"/>
        </w:rPr>
        <w:t xml:space="preserve">. </w:t>
      </w:r>
      <w:commentRangeEnd w:id="203"/>
      <w:r w:rsidR="00B66E0D">
        <w:rPr>
          <w:rStyle w:val="CommentReference"/>
          <w:rFonts w:asciiTheme="minorHAnsi" w:eastAsiaTheme="minorHAnsi" w:hAnsiTheme="minorHAnsi" w:cstheme="minorBidi"/>
        </w:rPr>
        <w:commentReference w:id="203"/>
      </w:r>
      <w:commentRangeStart w:id="205"/>
      <w:r w:rsidR="0082437F" w:rsidRPr="00636C9B">
        <w:rPr>
          <w:rFonts w:ascii="Times New Roman" w:hAnsi="Times New Roman"/>
          <w:color w:val="000000" w:themeColor="text1"/>
          <w:sz w:val="24"/>
          <w:szCs w:val="24"/>
        </w:rPr>
        <w:t xml:space="preserve">For these </w:t>
      </w:r>
      <w:r w:rsidR="007B6BA4" w:rsidRPr="00636C9B">
        <w:rPr>
          <w:rFonts w:ascii="Times New Roman" w:hAnsi="Times New Roman"/>
          <w:color w:val="000000" w:themeColor="text1"/>
          <w:sz w:val="24"/>
          <w:szCs w:val="24"/>
        </w:rPr>
        <w:t>calculations</w:t>
      </w:r>
      <w:ins w:id="206" w:author="Parks, Robbie M" w:date="2018-11-30T08:04:00Z">
        <w:r w:rsidR="007B6BA4" w:rsidRPr="00636C9B">
          <w:rPr>
            <w:rFonts w:ascii="Times New Roman" w:hAnsi="Times New Roman"/>
            <w:color w:val="000000" w:themeColor="text1"/>
            <w:sz w:val="24"/>
            <w:szCs w:val="24"/>
          </w:rPr>
          <w:t>,</w:t>
        </w:r>
      </w:ins>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w:t>
      </w:r>
      <w:commentRangeStart w:id="207"/>
      <w:r w:rsidR="00FE46A6" w:rsidRPr="00636C9B">
        <w:rPr>
          <w:rFonts w:ascii="Times New Roman" w:hAnsi="Times New Roman"/>
          <w:color w:val="000000" w:themeColor="text1"/>
          <w:sz w:val="24"/>
          <w:szCs w:val="24"/>
        </w:rPr>
        <w:t xml:space="preserve">death counts </w:t>
      </w:r>
      <w:r w:rsidR="00D97AD2" w:rsidRPr="00636C9B">
        <w:rPr>
          <w:rFonts w:ascii="Times New Roman" w:hAnsi="Times New Roman"/>
          <w:color w:val="000000" w:themeColor="text1"/>
          <w:sz w:val="24"/>
          <w:szCs w:val="24"/>
        </w:rPr>
        <w:t xml:space="preserve">in 2016 </w:t>
      </w:r>
      <w:commentRangeEnd w:id="207"/>
      <w:r w:rsidR="00116782">
        <w:rPr>
          <w:rStyle w:val="CommentReference"/>
          <w:rFonts w:asciiTheme="minorHAnsi" w:eastAsiaTheme="minorHAnsi" w:hAnsiTheme="minorHAnsi" w:cstheme="minorBidi"/>
        </w:rPr>
        <w:commentReference w:id="207"/>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del w:id="208" w:author="Parks, Robbie M" w:date="2018-11-30T08:04:00Z">
        <w:r w:rsidR="00352D62" w:rsidRPr="00636C9B">
          <w:rPr>
            <w:rFonts w:ascii="Times New Roman" w:hAnsi="Times New Roman"/>
            <w:color w:val="000000" w:themeColor="text1"/>
            <w:sz w:val="24"/>
            <w:szCs w:val="24"/>
          </w:rPr>
          <w:delText>category</w:delText>
        </w:r>
      </w:del>
      <w:ins w:id="209" w:author="Parks, Robbie M" w:date="2018-11-30T08:04:00Z">
        <w:r w:rsidR="00987B41">
          <w:rPr>
            <w:rFonts w:ascii="Times New Roman" w:hAnsi="Times New Roman"/>
            <w:color w:val="000000" w:themeColor="text1"/>
            <w:sz w:val="24"/>
            <w:szCs w:val="24"/>
          </w:rPr>
          <w:t>type</w:t>
        </w:r>
      </w:ins>
      <w:r w:rsidR="00987B41" w:rsidRPr="00636C9B">
        <w:rPr>
          <w:rFonts w:ascii="Times New Roman" w:hAnsi="Times New Roman"/>
          <w:color w:val="000000" w:themeColor="text1"/>
          <w:sz w:val="24"/>
          <w:szCs w:val="24"/>
        </w:rPr>
        <w:t xml:space="preserve"> </w:t>
      </w:r>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205"/>
      <w:r w:rsidR="008A218F">
        <w:rPr>
          <w:rStyle w:val="CommentReference"/>
          <w:rFonts w:asciiTheme="minorHAnsi" w:eastAsiaTheme="minorHAnsi" w:hAnsiTheme="minorHAnsi" w:cstheme="minorBidi"/>
        </w:rPr>
        <w:commentReference w:id="205"/>
      </w:r>
      <w:r w:rsidR="00EB2987" w:rsidRPr="00636C9B">
        <w:rPr>
          <w:rFonts w:ascii="Times New Roman" w:hAnsi="Times New Roman"/>
          <w:color w:val="000000" w:themeColor="text1"/>
          <w:sz w:val="24"/>
          <w:szCs w:val="24"/>
        </w:rPr>
        <w:t xml:space="preserve"> </w:t>
      </w:r>
      <w:commentRangeStart w:id="210"/>
      <w:commentRangeStart w:id="211"/>
      <w:r w:rsidR="00EB2987" w:rsidRPr="00636C9B">
        <w:rPr>
          <w:rFonts w:ascii="Times New Roman" w:hAnsi="Times New Roman"/>
          <w:color w:val="000000" w:themeColor="text1"/>
          <w:sz w:val="24"/>
          <w:szCs w:val="24"/>
        </w:rPr>
        <w:t>We also divided the additional expected deaths by t</w:t>
      </w:r>
      <w:del w:id="212" w:author="Parks, Robbie M" w:date="2018-11-30T08:04:00Z">
        <w:r w:rsidR="0078091F">
          <w:rPr>
            <w:rFonts w:ascii="Times New Roman" w:hAnsi="Times New Roman"/>
            <w:color w:val="000000" w:themeColor="text1"/>
            <w:sz w:val="24"/>
            <w:szCs w:val="24"/>
          </w:rPr>
          <w:delText>as</w:delText>
        </w:r>
      </w:del>
      <w:r w:rsidR="00EB2987" w:rsidRPr="00636C9B">
        <w:rPr>
          <w:rFonts w:ascii="Times New Roman" w:hAnsi="Times New Roman"/>
          <w:color w:val="000000" w:themeColor="text1"/>
          <w:sz w:val="24"/>
          <w:szCs w:val="24"/>
        </w:rPr>
        <w: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ins w:id="213" w:author="Parks, Robbie M" w:date="2018-11-30T08:04:00Z">
        <w:r w:rsidR="00987B41">
          <w:rPr>
            <w:rFonts w:ascii="Times New Roman" w:hAnsi="Times New Roman"/>
            <w:color w:val="000000" w:themeColor="text1"/>
            <w:sz w:val="24"/>
            <w:szCs w:val="24"/>
          </w:rPr>
          <w:t xml:space="preserve">type of </w:t>
        </w:r>
      </w:ins>
      <w:r w:rsidR="00A209D9" w:rsidRPr="00636C9B">
        <w:rPr>
          <w:rFonts w:ascii="Times New Roman" w:hAnsi="Times New Roman"/>
          <w:color w:val="000000" w:themeColor="text1"/>
          <w:sz w:val="24"/>
          <w:szCs w:val="24"/>
        </w:rPr>
        <w:t>injury</w:t>
      </w:r>
      <w:del w:id="214" w:author="Parks, Robbie M" w:date="2018-11-30T08:04:00Z">
        <w:r w:rsidR="00A209D9" w:rsidRPr="00636C9B">
          <w:rPr>
            <w:rFonts w:ascii="Times New Roman" w:hAnsi="Times New Roman"/>
            <w:color w:val="000000" w:themeColor="text1"/>
            <w:sz w:val="24"/>
            <w:szCs w:val="24"/>
          </w:rPr>
          <w:delText xml:space="preserve"> category</w:delText>
        </w:r>
        <w:r w:rsidR="0060531B" w:rsidRPr="00636C9B">
          <w:rPr>
            <w:rFonts w:ascii="Times New Roman" w:hAnsi="Times New Roman"/>
            <w:color w:val="000000" w:themeColor="text1"/>
            <w:sz w:val="24"/>
            <w:szCs w:val="24"/>
          </w:rPr>
          <w:delText>.</w:delText>
        </w:r>
        <w:commentRangeEnd w:id="210"/>
        <w:r w:rsidR="0082437F" w:rsidRPr="00636C9B">
          <w:rPr>
            <w:rStyle w:val="CommentReference"/>
            <w:rFonts w:asciiTheme="minorHAnsi" w:eastAsiaTheme="minorHAnsi" w:hAnsiTheme="minorHAnsi" w:cstheme="minorBidi"/>
            <w:sz w:val="24"/>
            <w:szCs w:val="24"/>
          </w:rPr>
          <w:commentReference w:id="210"/>
        </w:r>
        <w:commentRangeEnd w:id="211"/>
        <w:r w:rsidR="00463A1C" w:rsidRPr="00636C9B">
          <w:rPr>
            <w:rStyle w:val="CommentReference"/>
            <w:rFonts w:asciiTheme="minorHAnsi" w:eastAsiaTheme="minorHAnsi" w:hAnsiTheme="minorHAnsi" w:cstheme="minorBidi"/>
            <w:sz w:val="24"/>
            <w:szCs w:val="24"/>
          </w:rPr>
          <w:commentReference w:id="211"/>
        </w:r>
      </w:del>
      <w:ins w:id="215" w:author="Parks, Robbie M" w:date="2018-11-30T08:04:00Z">
        <w:r w:rsidR="0060531B" w:rsidRPr="00636C9B">
          <w:rPr>
            <w:rFonts w:ascii="Times New Roman" w:hAnsi="Times New Roman"/>
            <w:color w:val="000000" w:themeColor="text1"/>
            <w:sz w:val="24"/>
            <w:szCs w:val="24"/>
          </w:rPr>
          <w:t>.</w:t>
        </w:r>
      </w:ins>
    </w:p>
    <w:p w14:paraId="23CF8AE9" w14:textId="77777777" w:rsidR="006C11D1" w:rsidRDefault="006C11D1" w:rsidP="00004B84">
      <w:pPr>
        <w:spacing w:after="0" w:line="480" w:lineRule="auto"/>
        <w:jc w:val="both"/>
        <w:outlineLvl w:val="0"/>
        <w:rPr>
          <w:ins w:id="216" w:author="Parks, Robbie M" w:date="2018-11-30T08:04:00Z"/>
          <w:rFonts w:ascii="Times New Roman" w:hAnsi="Times New Roman"/>
          <w:color w:val="000000" w:themeColor="text1"/>
          <w:sz w:val="24"/>
          <w:szCs w:val="24"/>
        </w:rPr>
      </w:pPr>
    </w:p>
    <w:p w14:paraId="73A9E14D" w14:textId="328E640C" w:rsidR="006C11D1" w:rsidRPr="00636C9B" w:rsidRDefault="006C11D1" w:rsidP="00004B84">
      <w:pPr>
        <w:spacing w:after="0" w:line="480" w:lineRule="auto"/>
        <w:jc w:val="both"/>
        <w:outlineLvl w:val="0"/>
        <w:rPr>
          <w:ins w:id="217" w:author="Parks, Robbie M" w:date="2018-11-30T08:04:00Z"/>
          <w:rFonts w:ascii="Times New Roman" w:hAnsi="Times New Roman"/>
          <w:color w:val="000000" w:themeColor="text1"/>
          <w:sz w:val="24"/>
          <w:szCs w:val="24"/>
        </w:rPr>
      </w:pPr>
      <w:ins w:id="218" w:author="Parks, Robbie M" w:date="2018-11-30T08:04: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sidR="00B967D1">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r w:rsidR="00B967D1">
          <w:rPr>
            <w:rFonts w:ascii="Times New Roman" w:hAnsi="Times New Roman"/>
            <w:color w:val="000000" w:themeColor="text1"/>
            <w:sz w:val="24"/>
            <w:szCs w:val="24"/>
          </w:rPr>
          <w:t xml:space="preserve"> (CrIs)</w:t>
        </w:r>
        <w:r w:rsidR="00233194">
          <w:rPr>
            <w:rFonts w:ascii="Times New Roman" w:hAnsi="Times New Roman"/>
            <w:color w:val="000000" w:themeColor="text1"/>
            <w:sz w:val="24"/>
            <w:szCs w:val="24"/>
          </w:rPr>
          <w:t xml:space="preserve">, </w:t>
        </w:r>
        <w:r w:rsidR="00BF1591">
          <w:rPr>
            <w:rFonts w:ascii="Times New Roman" w:hAnsi="Times New Roman"/>
            <w:color w:val="000000" w:themeColor="text1"/>
            <w:sz w:val="24"/>
            <w:szCs w:val="24"/>
          </w:rPr>
          <w:t xml:space="preserve">quoted </w:t>
        </w:r>
        <w:r w:rsidR="00233194">
          <w:rPr>
            <w:rFonts w:ascii="Times New Roman" w:hAnsi="Times New Roman"/>
            <w:color w:val="000000" w:themeColor="text1"/>
            <w:sz w:val="24"/>
            <w:szCs w:val="24"/>
          </w:rPr>
          <w:t>in brackets where appropriate,</w:t>
        </w:r>
        <w:r w:rsidRPr="00636C9B">
          <w:rPr>
            <w:rFonts w:ascii="Times New Roman" w:hAnsi="Times New Roman"/>
            <w:color w:val="000000" w:themeColor="text1"/>
            <w:sz w:val="24"/>
            <w:szCs w:val="24"/>
          </w:rPr>
          <w:t xml:space="preserve"> are </w:t>
        </w:r>
        <w:r w:rsidRPr="00636C9B">
          <w:rPr>
            <w:rFonts w:ascii="Times New Roman" w:hAnsi="Times New Roman"/>
            <w:color w:val="000000" w:themeColor="text1"/>
            <w:sz w:val="24"/>
            <w:szCs w:val="24"/>
          </w:rPr>
          <w:lastRenderedPageBreak/>
          <w:t>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sidR="00F57AE3">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sidR="00116782">
          <w:rPr>
            <w:rFonts w:ascii="Times New Roman" w:hAnsi="Times New Roman"/>
            <w:color w:val="000000" w:themeColor="text1"/>
            <w:sz w:val="24"/>
            <w:szCs w:val="24"/>
          </w:rPr>
          <w:t xml:space="preserve"> in a</w:t>
        </w:r>
        <w:r w:rsidR="00F57AE3">
          <w:rPr>
            <w:rFonts w:ascii="Times New Roman" w:hAnsi="Times New Roman"/>
            <w:color w:val="000000" w:themeColor="text1"/>
            <w:sz w:val="24"/>
            <w:szCs w:val="24"/>
          </w:rPr>
          <w:t xml:space="preserve"> </w:t>
        </w:r>
        <w:r w:rsidR="00F57AE3" w:rsidRPr="00843ACB">
          <w:rPr>
            <w:rFonts w:ascii="Times New Roman" w:hAnsi="Times New Roman"/>
            <w:color w:val="000000" w:themeColor="text1"/>
            <w:sz w:val="24"/>
            <w:szCs w:val="24"/>
          </w:rPr>
          <w:t xml:space="preserve">1°C warmer </w:t>
        </w:r>
        <w:r w:rsidR="00E45FE8">
          <w:rPr>
            <w:rFonts w:ascii="Times New Roman" w:hAnsi="Times New Roman"/>
            <w:color w:val="000000" w:themeColor="text1"/>
            <w:sz w:val="24"/>
            <w:szCs w:val="24"/>
          </w:rPr>
          <w:t>year</w:t>
        </w:r>
        <w:r w:rsidRPr="00636C9B">
          <w:rPr>
            <w:rFonts w:ascii="Times New Roman" w:hAnsi="Times New Roman"/>
            <w:color w:val="000000" w:themeColor="text1"/>
            <w:sz w:val="24"/>
            <w:szCs w:val="24"/>
          </w:rPr>
          <w:t>.</w:t>
        </w:r>
      </w:ins>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6C11D1">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843ACB">
      <w:pPr>
        <w:pStyle w:val="ListParagraph"/>
        <w:numPr>
          <w:ilvl w:val="0"/>
          <w:numId w:val="10"/>
        </w:numPr>
        <w:spacing w:line="240" w:lineRule="auto"/>
        <w:jc w:val="both"/>
        <w:rPr>
          <w:rFonts w:ascii="Times New Roman" w:hAnsi="Times New Roman"/>
          <w:sz w:val="24"/>
          <w:szCs w:val="24"/>
        </w:rPr>
        <w:pPrChange w:id="219" w:author="Parks, Robbie M" w:date="2018-11-30T08:04:00Z">
          <w:pPr>
            <w:pStyle w:val="ListParagraph"/>
            <w:numPr>
              <w:numId w:val="10"/>
            </w:numPr>
            <w:spacing w:line="240" w:lineRule="auto"/>
            <w:ind w:hanging="360"/>
          </w:pPr>
        </w:pPrChange>
      </w:pPr>
      <w:r w:rsidRPr="00636C9B">
        <w:rPr>
          <w:rFonts w:ascii="Times New Roman" w:hAnsi="Times New Roman"/>
          <w:sz w:val="24"/>
          <w:szCs w:val="24"/>
        </w:rPr>
        <w:t>Some categories exhibit clear seasonality within year throughout period of study (transport, drownings) with peak in the summer</w:t>
      </w:r>
    </w:p>
    <w:p w14:paraId="786C4B1D" w14:textId="0787E137" w:rsidR="00030C36" w:rsidRPr="00636C9B" w:rsidRDefault="00030C36">
      <w:pPr>
        <w:pStyle w:val="ListParagraph"/>
        <w:numPr>
          <w:ilvl w:val="0"/>
          <w:numId w:val="10"/>
        </w:numPr>
        <w:spacing w:after="0" w:line="240" w:lineRule="auto"/>
        <w:jc w:val="both"/>
        <w:outlineLvl w:val="0"/>
        <w:rPr>
          <w:rFonts w:ascii="Times New Roman" w:hAnsi="Times New Roman"/>
          <w:b/>
          <w:sz w:val="24"/>
          <w:szCs w:val="24"/>
        </w:rPr>
      </w:pPr>
      <w:commentRangeStart w:id="220"/>
      <w:commentRangeStart w:id="221"/>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843ACB">
      <w:pPr>
        <w:pStyle w:val="ListParagraph"/>
        <w:numPr>
          <w:ilvl w:val="0"/>
          <w:numId w:val="10"/>
        </w:numPr>
        <w:spacing w:line="240" w:lineRule="auto"/>
        <w:jc w:val="both"/>
        <w:rPr>
          <w:rFonts w:ascii="Times New Roman" w:hAnsi="Times New Roman"/>
          <w:sz w:val="24"/>
          <w:szCs w:val="24"/>
        </w:rPr>
        <w:pPrChange w:id="222" w:author="Parks, Robbie M" w:date="2018-11-30T08:04:00Z">
          <w:pPr>
            <w:pStyle w:val="ListParagraph"/>
            <w:numPr>
              <w:numId w:val="10"/>
            </w:numPr>
            <w:spacing w:line="240" w:lineRule="auto"/>
            <w:ind w:hanging="360"/>
          </w:pPr>
        </w:pPrChange>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220"/>
      <w:r w:rsidR="0078091F">
        <w:rPr>
          <w:rStyle w:val="CommentReference"/>
          <w:rFonts w:asciiTheme="minorHAnsi" w:eastAsiaTheme="minorHAnsi" w:hAnsiTheme="minorHAnsi" w:cstheme="minorBidi"/>
        </w:rPr>
        <w:commentReference w:id="220"/>
      </w:r>
      <w:commentRangeEnd w:id="221"/>
      <w:r w:rsidR="00AC28E9">
        <w:rPr>
          <w:rStyle w:val="CommentReference"/>
          <w:rFonts w:asciiTheme="minorHAnsi" w:eastAsiaTheme="minorHAnsi" w:hAnsiTheme="minorHAnsi" w:cstheme="minorBidi"/>
        </w:rPr>
        <w:commentReference w:id="221"/>
      </w:r>
    </w:p>
    <w:p w14:paraId="25A067C2" w14:textId="77777777" w:rsidR="00797D2E" w:rsidRPr="00636C9B" w:rsidRDefault="00797D2E" w:rsidP="00CC6021">
      <w:pPr>
        <w:spacing w:after="0" w:line="240" w:lineRule="auto"/>
        <w:jc w:val="both"/>
        <w:outlineLvl w:val="0"/>
        <w:rPr>
          <w:del w:id="223" w:author="Parks, Robbie M" w:date="2018-11-30T08:04:00Z"/>
          <w:rFonts w:ascii="Times New Roman" w:hAnsi="Times New Roman"/>
          <w:sz w:val="24"/>
          <w:szCs w:val="24"/>
        </w:rPr>
      </w:pPr>
      <w:commentRangeStart w:id="224"/>
      <w:del w:id="225" w:author="Parks, Robbie M" w:date="2018-11-30T08:04:00Z">
        <w:r w:rsidRPr="00636C9B">
          <w:rPr>
            <w:rFonts w:ascii="Times New Roman" w:hAnsi="Times New Roman"/>
            <w:i/>
            <w:sz w:val="24"/>
            <w:szCs w:val="24"/>
          </w:rPr>
          <w:delText xml:space="preserve">Figure </w:delText>
        </w:r>
        <w:r w:rsidR="00955652" w:rsidRPr="00636C9B">
          <w:rPr>
            <w:rFonts w:ascii="Times New Roman" w:hAnsi="Times New Roman"/>
            <w:i/>
            <w:sz w:val="24"/>
            <w:szCs w:val="24"/>
          </w:rPr>
          <w:delText>3</w:delText>
        </w:r>
        <w:commentRangeEnd w:id="224"/>
        <w:r w:rsidR="0078091F">
          <w:rPr>
            <w:rStyle w:val="CommentReference"/>
            <w:rFonts w:asciiTheme="minorHAnsi" w:eastAsiaTheme="minorHAnsi" w:hAnsiTheme="minorHAnsi" w:cstheme="minorBidi"/>
          </w:rPr>
          <w:commentReference w:id="224"/>
        </w:r>
      </w:del>
    </w:p>
    <w:p w14:paraId="57BC2D77" w14:textId="0A9D2705" w:rsidR="00797D2E" w:rsidRPr="00636C9B" w:rsidRDefault="00724A04">
      <w:pPr>
        <w:spacing w:after="0" w:line="240" w:lineRule="auto"/>
        <w:jc w:val="both"/>
        <w:outlineLvl w:val="0"/>
        <w:rPr>
          <w:ins w:id="226" w:author="Parks, Robbie M" w:date="2018-11-30T08:04:00Z"/>
          <w:rFonts w:ascii="Times New Roman" w:hAnsi="Times New Roman"/>
          <w:sz w:val="24"/>
          <w:szCs w:val="24"/>
        </w:rPr>
      </w:pPr>
      <w:ins w:id="227" w:author="Parks, Robbie M" w:date="2018-11-30T08:04:00Z">
        <w:r>
          <w:rPr>
            <w:rFonts w:ascii="Times New Roman" w:hAnsi="Times New Roman"/>
            <w:sz w:val="24"/>
            <w:szCs w:val="24"/>
          </w:rPr>
          <w:t xml:space="preserve">Seasonality has visually </w:t>
        </w:r>
        <w:r w:rsidR="00033DDF">
          <w:rPr>
            <w:rFonts w:ascii="Times New Roman" w:hAnsi="Times New Roman"/>
            <w:sz w:val="24"/>
            <w:szCs w:val="24"/>
          </w:rPr>
          <w:t xml:space="preserve">persisted </w:t>
        </w:r>
        <w:r w:rsidR="00004B84">
          <w:rPr>
            <w:rFonts w:ascii="Times New Roman" w:hAnsi="Times New Roman"/>
            <w:sz w:val="24"/>
            <w:szCs w:val="24"/>
          </w:rPr>
          <w:t xml:space="preserve">in transport </w:t>
        </w:r>
        <w:r w:rsidR="00824AE3">
          <w:rPr>
            <w:rFonts w:ascii="Times New Roman" w:hAnsi="Times New Roman"/>
            <w:sz w:val="24"/>
            <w:szCs w:val="24"/>
          </w:rPr>
          <w:t>and drownings deaths</w:t>
        </w:r>
        <w:r w:rsidR="00645955">
          <w:rPr>
            <w:rFonts w:ascii="Times New Roman" w:hAnsi="Times New Roman"/>
            <w:sz w:val="24"/>
            <w:szCs w:val="24"/>
          </w:rPr>
          <w:t>, backed up by evidence in previous study of intentional and unintentional seasonality persisting throughout 1980-2016</w:t>
        </w:r>
        <w:r w:rsidR="006542C5">
          <w:rPr>
            <w:rFonts w:ascii="Times New Roman" w:hAnsi="Times New Roman"/>
            <w:sz w:val="24"/>
            <w:szCs w:val="24"/>
          </w:rPr>
          <w:t>.</w:t>
        </w:r>
        <w:r w:rsidR="006542C5">
          <w:rPr>
            <w:rFonts w:ascii="Times New Roman" w:hAnsi="Times New Roman"/>
            <w:sz w:val="24"/>
            <w:szCs w:val="24"/>
          </w:rPr>
          <w:fldChar w:fldCharType="begin" w:fldLock="1"/>
        </w:r>
        <w:r w:rsidR="0009095B">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6542C5">
          <w:rPr>
            <w:rFonts w:ascii="Times New Roman" w:hAnsi="Times New Roman"/>
            <w:sz w:val="24"/>
            <w:szCs w:val="24"/>
          </w:rPr>
          <w:fldChar w:fldCharType="separate"/>
        </w:r>
        <w:r w:rsidR="006542C5" w:rsidRPr="006542C5">
          <w:rPr>
            <w:rFonts w:ascii="Times New Roman" w:hAnsi="Times New Roman"/>
            <w:noProof/>
            <w:sz w:val="24"/>
            <w:szCs w:val="24"/>
            <w:vertAlign w:val="superscript"/>
          </w:rPr>
          <w:t>19</w:t>
        </w:r>
        <w:r w:rsidR="006542C5">
          <w:rPr>
            <w:rFonts w:ascii="Times New Roman" w:hAnsi="Times New Roman"/>
            <w:sz w:val="24"/>
            <w:szCs w:val="24"/>
          </w:rPr>
          <w:fldChar w:fldCharType="end"/>
        </w:r>
        <w:r w:rsidR="00AF22B0">
          <w:rPr>
            <w:rFonts w:ascii="Times New Roman" w:hAnsi="Times New Roman"/>
            <w:sz w:val="24"/>
            <w:szCs w:val="24"/>
          </w:rPr>
          <w:t xml:space="preserve"> Other causes of death do not visually have a seasonality.</w:t>
        </w:r>
        <w:commentRangeStart w:id="228"/>
        <w:commentRangeStart w:id="229"/>
        <w:r w:rsidR="00797D2E"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228"/>
        <w:r w:rsidR="0078091F">
          <w:rPr>
            <w:rStyle w:val="CommentReference"/>
            <w:rFonts w:asciiTheme="minorHAnsi" w:eastAsiaTheme="minorHAnsi" w:hAnsiTheme="minorHAnsi" w:cstheme="minorBidi"/>
          </w:rPr>
          <w:commentReference w:id="228"/>
        </w:r>
        <w:commentRangeEnd w:id="229"/>
        <w:r w:rsidR="00AB6087">
          <w:rPr>
            <w:rStyle w:val="CommentReference"/>
            <w:rFonts w:asciiTheme="minorHAnsi" w:eastAsiaTheme="minorHAnsi" w:hAnsiTheme="minorHAnsi" w:cstheme="minorBidi"/>
          </w:rPr>
          <w:commentReference w:id="229"/>
        </w:r>
      </w:ins>
    </w:p>
    <w:p w14:paraId="628FA14F" w14:textId="39BBD146" w:rsidR="0078091F" w:rsidRDefault="00795C52" w:rsidP="00843ACB">
      <w:pPr>
        <w:pStyle w:val="ListParagraph"/>
        <w:numPr>
          <w:ilvl w:val="0"/>
          <w:numId w:val="10"/>
        </w:numPr>
        <w:spacing w:line="240" w:lineRule="auto"/>
        <w:jc w:val="both"/>
        <w:rPr>
          <w:rFonts w:ascii="Times New Roman" w:hAnsi="Times New Roman"/>
          <w:sz w:val="24"/>
          <w:szCs w:val="24"/>
        </w:rPr>
        <w:pPrChange w:id="230" w:author="Parks, Robbie M" w:date="2018-11-30T08:04:00Z">
          <w:pPr>
            <w:pStyle w:val="ListParagraph"/>
            <w:numPr>
              <w:numId w:val="10"/>
            </w:numPr>
            <w:spacing w:line="240" w:lineRule="auto"/>
            <w:ind w:hanging="360"/>
          </w:pPr>
        </w:pPrChange>
      </w:pPr>
      <w:r>
        <w:rPr>
          <w:rFonts w:ascii="Times New Roman" w:hAnsi="Times New Roman"/>
          <w:sz w:val="24"/>
          <w:szCs w:val="24"/>
        </w:rPr>
        <w:t xml:space="preserve">There are key age patterns in distribution of deaths among </w:t>
      </w:r>
      <w:del w:id="231" w:author="Parks, Robbie M" w:date="2018-11-30T08:04:00Z">
        <w:r>
          <w:rPr>
            <w:rFonts w:ascii="Times New Roman" w:hAnsi="Times New Roman"/>
            <w:sz w:val="24"/>
            <w:szCs w:val="24"/>
          </w:rPr>
          <w:delText xml:space="preserve">injury </w:delText>
        </w:r>
      </w:del>
      <w:r w:rsidR="00C75807">
        <w:rPr>
          <w:rFonts w:ascii="Times New Roman" w:hAnsi="Times New Roman"/>
          <w:sz w:val="24"/>
          <w:szCs w:val="24"/>
        </w:rPr>
        <w:t>types</w:t>
      </w:r>
      <w:del w:id="232" w:author="Parks, Robbie M" w:date="2018-11-30T08:04:00Z">
        <w:r>
          <w:rPr>
            <w:rFonts w:ascii="Times New Roman" w:hAnsi="Times New Roman"/>
            <w:sz w:val="24"/>
            <w:szCs w:val="24"/>
          </w:rPr>
          <w:delText>/categories/whatever it is called</w:delText>
        </w:r>
      </w:del>
      <w:ins w:id="233" w:author="Parks, Robbie M" w:date="2018-11-30T08:04:00Z">
        <w:r w:rsidR="00C75807">
          <w:rPr>
            <w:rFonts w:ascii="Times New Roman" w:hAnsi="Times New Roman"/>
            <w:sz w:val="24"/>
            <w:szCs w:val="24"/>
          </w:rPr>
          <w:t xml:space="preserve"> of </w:t>
        </w:r>
        <w:r>
          <w:rPr>
            <w:rFonts w:ascii="Times New Roman" w:hAnsi="Times New Roman"/>
            <w:sz w:val="24"/>
            <w:szCs w:val="24"/>
          </w:rPr>
          <w:t>injury</w:t>
        </w:r>
      </w:ins>
      <w:r>
        <w:rPr>
          <w:rFonts w:ascii="Times New Roman" w:hAnsi="Times New Roman"/>
          <w:sz w:val="24"/>
          <w:szCs w:val="24"/>
        </w:rPr>
        <w:t xml:space="preserve"> </w:t>
      </w:r>
    </w:p>
    <w:p w14:paraId="75583B6D" w14:textId="77777777" w:rsidR="00797D2E" w:rsidRPr="00636C9B" w:rsidRDefault="005A7068" w:rsidP="00CC6021">
      <w:pPr>
        <w:pStyle w:val="ListParagraph"/>
        <w:numPr>
          <w:ilvl w:val="0"/>
          <w:numId w:val="10"/>
        </w:numPr>
        <w:spacing w:line="240" w:lineRule="auto"/>
        <w:rPr>
          <w:del w:id="234" w:author="Parks, Robbie M" w:date="2018-11-30T08:04:00Z"/>
          <w:rFonts w:ascii="Times New Roman" w:hAnsi="Times New Roman"/>
          <w:sz w:val="24"/>
          <w:szCs w:val="24"/>
        </w:rPr>
      </w:pPr>
      <w:del w:id="235" w:author="Parks, Robbie M" w:date="2018-11-30T08:04:00Z">
        <w:r w:rsidRPr="00636C9B">
          <w:rPr>
            <w:rFonts w:ascii="Times New Roman" w:hAnsi="Times New Roman"/>
            <w:sz w:val="24"/>
            <w:szCs w:val="24"/>
          </w:rPr>
          <w:delText>75 and over years in both males and females dominated by deaths from falls</w:delText>
        </w:r>
      </w:del>
    </w:p>
    <w:p w14:paraId="43C9851C" w14:textId="05D8887E" w:rsidR="004F7B5D" w:rsidRPr="0009095B" w:rsidRDefault="0011649A" w:rsidP="00843ACB">
      <w:pPr>
        <w:pStyle w:val="ListParagraph"/>
        <w:numPr>
          <w:ilvl w:val="0"/>
          <w:numId w:val="10"/>
        </w:numPr>
        <w:spacing w:line="240" w:lineRule="auto"/>
        <w:jc w:val="both"/>
        <w:rPr>
          <w:rFonts w:ascii="Times New Roman" w:hAnsi="Times New Roman"/>
          <w:sz w:val="24"/>
          <w:szCs w:val="24"/>
        </w:rPr>
        <w:pPrChange w:id="236" w:author="Parks, Robbie M" w:date="2018-11-30T08:04:00Z">
          <w:pPr>
            <w:pStyle w:val="ListParagraph"/>
            <w:numPr>
              <w:numId w:val="10"/>
            </w:numPr>
            <w:spacing w:line="240" w:lineRule="auto"/>
            <w:ind w:hanging="360"/>
          </w:pPr>
        </w:pPrChange>
      </w:pPr>
      <w:r w:rsidRPr="00636C9B">
        <w:rPr>
          <w:rFonts w:ascii="Times New Roman" w:hAnsi="Times New Roman"/>
          <w:sz w:val="24"/>
          <w:szCs w:val="24"/>
        </w:rPr>
        <w:t>Intentional deaths</w:t>
      </w:r>
      <w:r w:rsidR="00795C52">
        <w:rPr>
          <w:rFonts w:ascii="Times New Roman" w:hAnsi="Times New Roman"/>
          <w:sz w:val="24"/>
          <w:szCs w:val="24"/>
        </w:rPr>
        <w:t xml:space="preserve"> </w:t>
      </w:r>
      <w:del w:id="237" w:author="Parks, Robbie M" w:date="2018-11-30T08:04:00Z">
        <w:r w:rsidR="00795C52">
          <w:rPr>
            <w:rFonts w:ascii="Times New Roman" w:hAnsi="Times New Roman"/>
            <w:sz w:val="24"/>
            <w:szCs w:val="24"/>
          </w:rPr>
          <w:delText>[[[? Say especially self-harm if that is the case]]]</w:delText>
        </w:r>
        <w:r w:rsidRPr="00636C9B">
          <w:rPr>
            <w:rFonts w:ascii="Times New Roman" w:hAnsi="Times New Roman"/>
            <w:sz w:val="24"/>
            <w:szCs w:val="24"/>
          </w:rPr>
          <w:delText xml:space="preserve"> </w:delText>
        </w:r>
      </w:del>
      <w:r w:rsidRPr="00636C9B">
        <w:rPr>
          <w:rFonts w:ascii="Times New Roman" w:hAnsi="Times New Roman"/>
          <w:sz w:val="24"/>
          <w:szCs w:val="24"/>
        </w:rPr>
        <w:t xml:space="preserve">the majority (over 50%) in </w:t>
      </w:r>
      <w:commentRangeStart w:id="238"/>
      <w:del w:id="239" w:author="Parks, Robbie M" w:date="2018-11-30T08:04:00Z">
        <w:r w:rsidR="00E974B1" w:rsidRPr="00636C9B">
          <w:rPr>
            <w:rFonts w:ascii="Times New Roman" w:hAnsi="Times New Roman"/>
            <w:sz w:val="24"/>
            <w:szCs w:val="24"/>
          </w:rPr>
          <w:delText>15</w:delText>
        </w:r>
      </w:del>
      <w:ins w:id="240" w:author="Parks, Robbie M" w:date="2018-11-30T08:04:00Z">
        <w:r w:rsidR="00F55BE3">
          <w:rPr>
            <w:rFonts w:ascii="Times New Roman" w:hAnsi="Times New Roman"/>
            <w:sz w:val="24"/>
            <w:szCs w:val="24"/>
          </w:rPr>
          <w:t>2</w:t>
        </w:r>
        <w:commentRangeStart w:id="241"/>
        <w:r w:rsidR="00E974B1" w:rsidRPr="00636C9B">
          <w:rPr>
            <w:rFonts w:ascii="Times New Roman" w:hAnsi="Times New Roman"/>
            <w:sz w:val="24"/>
            <w:szCs w:val="24"/>
          </w:rPr>
          <w:t>5</w:t>
        </w:r>
      </w:ins>
      <w:r w:rsidR="00E974B1" w:rsidRPr="00636C9B">
        <w:rPr>
          <w:rFonts w:ascii="Times New Roman" w:hAnsi="Times New Roman"/>
          <w:sz w:val="24"/>
          <w:szCs w:val="24"/>
        </w:rPr>
        <w:t xml:space="preserve"> to </w:t>
      </w:r>
      <w:del w:id="242" w:author="Parks, Robbie M" w:date="2018-11-30T08:04:00Z">
        <w:r w:rsidRPr="00636C9B">
          <w:rPr>
            <w:rFonts w:ascii="Times New Roman" w:hAnsi="Times New Roman"/>
            <w:sz w:val="24"/>
            <w:szCs w:val="24"/>
          </w:rPr>
          <w:delText xml:space="preserve">64 </w:delText>
        </w:r>
      </w:del>
      <w:ins w:id="243" w:author="Parks, Robbie M" w:date="2018-11-30T08:04:00Z">
        <w:r w:rsidR="008D33C0">
          <w:rPr>
            <w:rFonts w:ascii="Times New Roman" w:hAnsi="Times New Roman"/>
            <w:sz w:val="24"/>
            <w:szCs w:val="24"/>
          </w:rPr>
          <w:t>5</w:t>
        </w:r>
        <w:r w:rsidRPr="00636C9B">
          <w:rPr>
            <w:rFonts w:ascii="Times New Roman" w:hAnsi="Times New Roman"/>
            <w:sz w:val="24"/>
            <w:szCs w:val="24"/>
          </w:rPr>
          <w:t>4</w:t>
        </w:r>
        <w:r w:rsidR="00CC6E2B">
          <w:rPr>
            <w:rFonts w:ascii="Times New Roman" w:hAnsi="Times New Roman"/>
            <w:sz w:val="24"/>
            <w:szCs w:val="24"/>
          </w:rPr>
          <w:t>-</w:t>
        </w:r>
      </w:ins>
      <w:r w:rsidRPr="00636C9B">
        <w:rPr>
          <w:rFonts w:ascii="Times New Roman" w:hAnsi="Times New Roman"/>
          <w:sz w:val="24"/>
          <w:szCs w:val="24"/>
        </w:rPr>
        <w:t>year-old</w:t>
      </w:r>
      <w:r w:rsidR="00E974B1" w:rsidRPr="00636C9B">
        <w:rPr>
          <w:rFonts w:ascii="Times New Roman" w:hAnsi="Times New Roman"/>
          <w:sz w:val="24"/>
          <w:szCs w:val="24"/>
        </w:rPr>
        <w:t xml:space="preserve"> males </w:t>
      </w:r>
      <w:r w:rsidR="008D33C0">
        <w:rPr>
          <w:rFonts w:ascii="Times New Roman" w:hAnsi="Times New Roman"/>
          <w:sz w:val="24"/>
          <w:szCs w:val="24"/>
        </w:rPr>
        <w:t xml:space="preserve">and </w:t>
      </w:r>
      <w:del w:id="244" w:author="Parks, Robbie M" w:date="2018-11-30T08:04:00Z">
        <w:r w:rsidR="00E974B1" w:rsidRPr="00636C9B">
          <w:rPr>
            <w:rFonts w:ascii="Times New Roman" w:hAnsi="Times New Roman"/>
            <w:sz w:val="24"/>
            <w:szCs w:val="24"/>
          </w:rPr>
          <w:delText xml:space="preserve">25 to </w:delText>
        </w:r>
        <w:r w:rsidRPr="00636C9B">
          <w:rPr>
            <w:rFonts w:ascii="Times New Roman" w:hAnsi="Times New Roman"/>
            <w:sz w:val="24"/>
            <w:szCs w:val="24"/>
          </w:rPr>
          <w:delText>54 year-old female</w:delText>
        </w:r>
      </w:del>
      <w:ins w:id="245" w:author="Parks, Robbie M" w:date="2018-11-30T08:04:00Z">
        <w:r w:rsidRPr="00636C9B">
          <w:rPr>
            <w:rFonts w:ascii="Times New Roman" w:hAnsi="Times New Roman"/>
            <w:sz w:val="24"/>
            <w:szCs w:val="24"/>
          </w:rPr>
          <w:t>female</w:t>
        </w:r>
        <w:r w:rsidR="008D33C0">
          <w:rPr>
            <w:rFonts w:ascii="Times New Roman" w:hAnsi="Times New Roman"/>
            <w:sz w:val="24"/>
            <w:szCs w:val="24"/>
          </w:rPr>
          <w:t>s</w:t>
        </w:r>
        <w:r w:rsidR="0008612A">
          <w:rPr>
            <w:rFonts w:ascii="Times New Roman" w:hAnsi="Times New Roman"/>
            <w:sz w:val="24"/>
            <w:szCs w:val="24"/>
          </w:rPr>
          <w:t xml:space="preserve"> (as well as </w:t>
        </w:r>
        <w:r w:rsidR="00673416">
          <w:rPr>
            <w:rFonts w:ascii="Times New Roman" w:hAnsi="Times New Roman"/>
            <w:sz w:val="24"/>
            <w:szCs w:val="24"/>
          </w:rPr>
          <w:t>55-74-year-old males)</w:t>
        </w:r>
        <w:r w:rsidR="001121F5">
          <w:rPr>
            <w:rFonts w:ascii="Times New Roman" w:hAnsi="Times New Roman"/>
            <w:sz w:val="24"/>
            <w:szCs w:val="24"/>
          </w:rPr>
          <w:t>, with i</w:t>
        </w:r>
        <w:commentRangeStart w:id="246"/>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 4</w:t>
        </w:r>
        <w:r w:rsidR="00A42B03">
          <w:rPr>
            <w:rFonts w:ascii="Times New Roman" w:hAnsi="Times New Roman"/>
            <w:sz w:val="24"/>
            <w:szCs w:val="24"/>
          </w:rPr>
          <w:t>5-7</w:t>
        </w:r>
        <w:r w:rsidR="001121F5" w:rsidRPr="00636C9B">
          <w:rPr>
            <w:rFonts w:ascii="Times New Roman" w:hAnsi="Times New Roman"/>
            <w:sz w:val="24"/>
            <w:szCs w:val="24"/>
          </w:rPr>
          <w:t xml:space="preserve">4 </w:t>
        </w:r>
        <w:r w:rsidR="006A2185">
          <w:rPr>
            <w:rFonts w:ascii="Times New Roman" w:hAnsi="Times New Roman"/>
            <w:sz w:val="24"/>
            <w:szCs w:val="24"/>
          </w:rPr>
          <w:t>years in</w:t>
        </w:r>
        <w:r w:rsidR="001121F5" w:rsidRPr="00636C9B">
          <w:rPr>
            <w:rFonts w:ascii="Times New Roman" w:hAnsi="Times New Roman"/>
            <w:sz w:val="24"/>
            <w:szCs w:val="24"/>
          </w:rPr>
          <w:t xml:space="preserve"> males and </w:t>
        </w:r>
        <w:r w:rsidR="00A42B03">
          <w:rPr>
            <w:rFonts w:ascii="Times New Roman" w:hAnsi="Times New Roman"/>
            <w:sz w:val="24"/>
            <w:szCs w:val="24"/>
          </w:rPr>
          <w:t>45-54</w:t>
        </w:r>
        <w:r w:rsidR="001121F5" w:rsidRPr="00636C9B">
          <w:rPr>
            <w:rFonts w:ascii="Times New Roman" w:hAnsi="Times New Roman"/>
            <w:sz w:val="24"/>
            <w:szCs w:val="24"/>
          </w:rPr>
          <w:t xml:space="preserve"> </w:t>
        </w:r>
        <w:r w:rsidR="006A2185">
          <w:rPr>
            <w:rFonts w:ascii="Times New Roman" w:hAnsi="Times New Roman"/>
            <w:sz w:val="24"/>
            <w:szCs w:val="24"/>
          </w:rPr>
          <w:t>years in</w:t>
        </w:r>
        <w:r w:rsidR="001121F5" w:rsidRPr="00636C9B">
          <w:rPr>
            <w:rFonts w:ascii="Times New Roman" w:hAnsi="Times New Roman"/>
            <w:sz w:val="24"/>
            <w:szCs w:val="24"/>
          </w:rPr>
          <w:t xml:space="preserve"> females</w:t>
        </w:r>
        <w:commentRangeEnd w:id="246"/>
        <w:r w:rsidR="001121F5">
          <w:rPr>
            <w:rStyle w:val="CommentReference"/>
            <w:rFonts w:asciiTheme="minorHAnsi" w:eastAsiaTheme="minorHAnsi" w:hAnsiTheme="minorHAnsi" w:cstheme="minorBidi"/>
          </w:rPr>
          <w:commentReference w:id="246"/>
        </w:r>
      </w:ins>
    </w:p>
    <w:p w14:paraId="4E18095F" w14:textId="5EF8FDEC" w:rsidR="00A12752" w:rsidRDefault="00A12752" w:rsidP="00843ACB">
      <w:pPr>
        <w:pStyle w:val="ListParagraph"/>
        <w:numPr>
          <w:ilvl w:val="0"/>
          <w:numId w:val="10"/>
        </w:numPr>
        <w:spacing w:line="240" w:lineRule="auto"/>
        <w:jc w:val="both"/>
        <w:rPr>
          <w:ins w:id="247" w:author="Parks, Robbie M" w:date="2018-11-30T08:04:00Z"/>
          <w:rFonts w:ascii="Times New Roman" w:hAnsi="Times New Roman"/>
          <w:sz w:val="24"/>
          <w:szCs w:val="24"/>
        </w:rPr>
      </w:pPr>
      <w:r w:rsidRPr="00636C9B">
        <w:rPr>
          <w:rFonts w:ascii="Times New Roman" w:hAnsi="Times New Roman"/>
          <w:sz w:val="24"/>
          <w:szCs w:val="24"/>
        </w:rPr>
        <w:t xml:space="preserve">Transport deaths largest single cause in </w:t>
      </w:r>
      <w:del w:id="248" w:author="Parks, Robbie M" w:date="2018-11-30T08:04:00Z">
        <w:r w:rsidRPr="00636C9B">
          <w:rPr>
            <w:rFonts w:ascii="Times New Roman" w:hAnsi="Times New Roman"/>
            <w:sz w:val="24"/>
            <w:szCs w:val="24"/>
          </w:rPr>
          <w:delText>5</w:delText>
        </w:r>
      </w:del>
      <w:ins w:id="249" w:author="Parks, Robbie M" w:date="2018-11-30T08:04:00Z">
        <w:r w:rsidR="00E82FE9">
          <w:rPr>
            <w:rFonts w:ascii="Times New Roman" w:hAnsi="Times New Roman"/>
            <w:sz w:val="24"/>
            <w:szCs w:val="24"/>
          </w:rPr>
          <w:t>0</w:t>
        </w:r>
        <w:r w:rsidRPr="00636C9B">
          <w:rPr>
            <w:rFonts w:ascii="Times New Roman" w:hAnsi="Times New Roman"/>
            <w:sz w:val="24"/>
            <w:szCs w:val="24"/>
          </w:rPr>
          <w:t>-</w:t>
        </w:r>
        <w:r w:rsidR="00E82FE9">
          <w:rPr>
            <w:rFonts w:ascii="Times New Roman" w:hAnsi="Times New Roman"/>
            <w:sz w:val="24"/>
            <w:szCs w:val="24"/>
          </w:rPr>
          <w:t>44</w:t>
        </w:r>
        <w:r w:rsidR="00E82FE9" w:rsidRPr="00636C9B">
          <w:rPr>
            <w:rFonts w:ascii="Times New Roman" w:hAnsi="Times New Roman"/>
            <w:sz w:val="24"/>
            <w:szCs w:val="24"/>
          </w:rPr>
          <w:t xml:space="preserve"> </w:t>
        </w:r>
        <w:r w:rsidR="001A3A57">
          <w:rPr>
            <w:rFonts w:ascii="Times New Roman" w:hAnsi="Times New Roman"/>
            <w:sz w:val="24"/>
            <w:szCs w:val="24"/>
          </w:rPr>
          <w:t>years in</w:t>
        </w:r>
        <w:r w:rsidRPr="00636C9B">
          <w:rPr>
            <w:rFonts w:ascii="Times New Roman" w:hAnsi="Times New Roman"/>
            <w:sz w:val="24"/>
            <w:szCs w:val="24"/>
          </w:rPr>
          <w:t xml:space="preserve"> males and </w:t>
        </w:r>
        <w:r w:rsidR="002C4C73">
          <w:rPr>
            <w:rFonts w:ascii="Times New Roman" w:hAnsi="Times New Roman"/>
            <w:sz w:val="24"/>
            <w:szCs w:val="24"/>
          </w:rPr>
          <w:t xml:space="preserve">0-44 and 55-74 years in </w:t>
        </w:r>
        <w:r w:rsidRPr="00636C9B">
          <w:rPr>
            <w:rFonts w:ascii="Times New Roman" w:hAnsi="Times New Roman"/>
            <w:sz w:val="24"/>
            <w:szCs w:val="24"/>
          </w:rPr>
          <w:t>females</w:t>
        </w:r>
        <w:commentRangeEnd w:id="241"/>
        <w:r w:rsidR="00795C52">
          <w:rPr>
            <w:rStyle w:val="CommentReference"/>
            <w:rFonts w:asciiTheme="minorHAnsi" w:eastAsiaTheme="minorHAnsi" w:hAnsiTheme="minorHAnsi" w:cstheme="minorBidi"/>
          </w:rPr>
          <w:commentReference w:id="241"/>
        </w:r>
      </w:ins>
    </w:p>
    <w:p w14:paraId="36901C36" w14:textId="3EC42C90" w:rsidR="006C7C0B" w:rsidRPr="0009095B" w:rsidRDefault="00F701B5" w:rsidP="00843ACB">
      <w:pPr>
        <w:pStyle w:val="ListParagraph"/>
        <w:numPr>
          <w:ilvl w:val="0"/>
          <w:numId w:val="10"/>
        </w:numPr>
        <w:spacing w:line="240" w:lineRule="auto"/>
        <w:jc w:val="both"/>
        <w:rPr>
          <w:ins w:id="250" w:author="Parks, Robbie M" w:date="2018-11-30T08:04:00Z"/>
          <w:rFonts w:ascii="Times New Roman" w:hAnsi="Times New Roman"/>
          <w:sz w:val="24"/>
          <w:szCs w:val="24"/>
        </w:rPr>
      </w:pPr>
      <w:ins w:id="251" w:author="Parks, Robbie M" w:date="2018-11-30T08:04:00Z">
        <w:r>
          <w:rPr>
            <w:rFonts w:ascii="Times New Roman" w:hAnsi="Times New Roman"/>
            <w:sz w:val="24"/>
            <w:szCs w:val="24"/>
          </w:rPr>
          <w:t>De</w:t>
        </w:r>
        <w:r w:rsidR="006C7C0B" w:rsidRPr="00636C9B">
          <w:rPr>
            <w:rFonts w:ascii="Times New Roman" w:hAnsi="Times New Roman"/>
            <w:sz w:val="24"/>
            <w:szCs w:val="24"/>
          </w:rPr>
          <w:t>aths from falls</w:t>
        </w:r>
        <w:r>
          <w:rPr>
            <w:rFonts w:ascii="Times New Roman" w:hAnsi="Times New Roman"/>
            <w:sz w:val="24"/>
            <w:szCs w:val="24"/>
          </w:rPr>
          <w:t xml:space="preserve"> </w:t>
        </w:r>
        <w:r w:rsidRPr="00636C9B">
          <w:rPr>
            <w:rFonts w:ascii="Times New Roman" w:hAnsi="Times New Roman"/>
            <w:sz w:val="24"/>
            <w:szCs w:val="24"/>
          </w:rPr>
          <w:t xml:space="preserve">largest single cause in </w:t>
        </w:r>
        <w:r>
          <w:rPr>
            <w:rFonts w:ascii="Times New Roman" w:hAnsi="Times New Roman"/>
            <w:sz w:val="24"/>
            <w:szCs w:val="24"/>
          </w:rPr>
          <w:t>75+</w:t>
        </w:r>
        <w:r w:rsidRPr="00636C9B">
          <w:rPr>
            <w:rFonts w:ascii="Times New Roman" w:hAnsi="Times New Roman"/>
            <w:sz w:val="24"/>
            <w:szCs w:val="24"/>
          </w:rPr>
          <w:t xml:space="preserve"> </w:t>
        </w:r>
        <w:r>
          <w:rPr>
            <w:rFonts w:ascii="Times New Roman" w:hAnsi="Times New Roman"/>
            <w:sz w:val="24"/>
            <w:szCs w:val="24"/>
          </w:rPr>
          <w:t>years in</w:t>
        </w:r>
        <w:r w:rsidRPr="00636C9B">
          <w:rPr>
            <w:rFonts w:ascii="Times New Roman" w:hAnsi="Times New Roman"/>
            <w:sz w:val="24"/>
            <w:szCs w:val="24"/>
          </w:rPr>
          <w:t xml:space="preserve"> males and females</w:t>
        </w:r>
      </w:ins>
    </w:p>
    <w:p w14:paraId="1989EC87" w14:textId="1052FFAE" w:rsidR="00650CDF" w:rsidRPr="00636C9B" w:rsidRDefault="00650CDF" w:rsidP="00843ACB">
      <w:pPr>
        <w:pStyle w:val="ListParagraph"/>
        <w:numPr>
          <w:ilvl w:val="0"/>
          <w:numId w:val="10"/>
        </w:numPr>
        <w:spacing w:line="240" w:lineRule="auto"/>
        <w:jc w:val="both"/>
        <w:rPr>
          <w:rFonts w:ascii="Times New Roman" w:hAnsi="Times New Roman"/>
          <w:sz w:val="24"/>
          <w:szCs w:val="24"/>
        </w:rPr>
        <w:pPrChange w:id="252" w:author="Parks, Robbie M" w:date="2018-11-30T08:04:00Z">
          <w:pPr>
            <w:pStyle w:val="ListParagraph"/>
            <w:numPr>
              <w:numId w:val="10"/>
            </w:numPr>
            <w:spacing w:line="240" w:lineRule="auto"/>
            <w:ind w:hanging="360"/>
          </w:pPr>
        </w:pPrChange>
      </w:pPr>
      <w:ins w:id="253" w:author="Parks, Robbie M" w:date="2018-11-30T08:04:00Z">
        <w:r>
          <w:rPr>
            <w:rFonts w:ascii="Times New Roman" w:hAnsi="Times New Roman"/>
            <w:sz w:val="24"/>
            <w:szCs w:val="24"/>
          </w:rPr>
          <w:t>Largest overall absolute number of deaths in 15</w:t>
        </w:r>
      </w:ins>
      <w:r>
        <w:rPr>
          <w:rFonts w:ascii="Times New Roman" w:hAnsi="Times New Roman"/>
          <w:sz w:val="24"/>
          <w:szCs w:val="24"/>
        </w:rPr>
        <w:t xml:space="preserve">-24 </w:t>
      </w:r>
      <w:del w:id="254" w:author="Parks, Robbie M" w:date="2018-11-30T08:04:00Z">
        <w:r w:rsidR="00A12752" w:rsidRPr="00636C9B">
          <w:rPr>
            <w:rFonts w:ascii="Times New Roman" w:hAnsi="Times New Roman"/>
            <w:sz w:val="24"/>
            <w:szCs w:val="24"/>
          </w:rPr>
          <w:delText>year-old</w:delText>
        </w:r>
      </w:del>
      <w:ins w:id="255" w:author="Parks, Robbie M" w:date="2018-11-30T08:04:00Z">
        <w:r w:rsidR="00CC3B24">
          <w:rPr>
            <w:rFonts w:ascii="Times New Roman" w:hAnsi="Times New Roman"/>
            <w:sz w:val="24"/>
            <w:szCs w:val="24"/>
          </w:rPr>
          <w:t>years in</w:t>
        </w:r>
      </w:ins>
      <w:r w:rsidR="00CC3B24">
        <w:rPr>
          <w:rFonts w:ascii="Times New Roman" w:hAnsi="Times New Roman"/>
          <w:sz w:val="24"/>
          <w:szCs w:val="24"/>
        </w:rPr>
        <w:t xml:space="preserve"> males </w:t>
      </w:r>
      <w:ins w:id="256" w:author="Parks, Robbie M" w:date="2018-11-30T08:04:00Z">
        <w:r w:rsidR="006C7C0B">
          <w:rPr>
            <w:rFonts w:ascii="Times New Roman" w:hAnsi="Times New Roman"/>
            <w:sz w:val="24"/>
            <w:szCs w:val="24"/>
          </w:rPr>
          <w:t>(</w:t>
        </w:r>
        <w:r w:rsidR="00F36CA5">
          <w:rPr>
            <w:rFonts w:ascii="Times New Roman" w:hAnsi="Times New Roman"/>
            <w:sz w:val="24"/>
            <w:szCs w:val="24"/>
          </w:rPr>
          <w:t>684,051</w:t>
        </w:r>
        <w:r w:rsidR="006C7C0B">
          <w:rPr>
            <w:rFonts w:ascii="Times New Roman" w:hAnsi="Times New Roman"/>
            <w:sz w:val="24"/>
            <w:szCs w:val="24"/>
          </w:rPr>
          <w:t xml:space="preserve">) </w:t>
        </w:r>
      </w:ins>
      <w:r w:rsidR="00CC3B24">
        <w:rPr>
          <w:rFonts w:ascii="Times New Roman" w:hAnsi="Times New Roman"/>
          <w:sz w:val="24"/>
          <w:szCs w:val="24"/>
        </w:rPr>
        <w:t xml:space="preserve">and </w:t>
      </w:r>
      <w:del w:id="257" w:author="Parks, Robbie M" w:date="2018-11-30T08:04:00Z">
        <w:r w:rsidR="00A12752" w:rsidRPr="00636C9B">
          <w:rPr>
            <w:rFonts w:ascii="Times New Roman" w:hAnsi="Times New Roman"/>
            <w:sz w:val="24"/>
            <w:szCs w:val="24"/>
          </w:rPr>
          <w:delText>5-24 year-old</w:delText>
        </w:r>
      </w:del>
      <w:ins w:id="258" w:author="Parks, Robbie M" w:date="2018-11-30T08:04:00Z">
        <w:r w:rsidR="00CC3B24">
          <w:rPr>
            <w:rFonts w:ascii="Times New Roman" w:hAnsi="Times New Roman"/>
            <w:sz w:val="24"/>
            <w:szCs w:val="24"/>
          </w:rPr>
          <w:t>85+ years in</w:t>
        </w:r>
      </w:ins>
      <w:r w:rsidR="00CC3B24">
        <w:rPr>
          <w:rFonts w:ascii="Times New Roman" w:hAnsi="Times New Roman"/>
          <w:sz w:val="24"/>
          <w:szCs w:val="24"/>
        </w:rPr>
        <w:t xml:space="preserve"> females</w:t>
      </w:r>
      <w:commentRangeEnd w:id="238"/>
      <w:r w:rsidR="00795C52">
        <w:rPr>
          <w:rStyle w:val="CommentReference"/>
          <w:rFonts w:asciiTheme="minorHAnsi" w:eastAsiaTheme="minorHAnsi" w:hAnsiTheme="minorHAnsi" w:cstheme="minorBidi"/>
        </w:rPr>
        <w:commentReference w:id="238"/>
      </w:r>
      <w:ins w:id="259" w:author="Parks, Robbie M" w:date="2018-11-30T08:04:00Z">
        <w:r w:rsidR="00F36CA5">
          <w:rPr>
            <w:rFonts w:ascii="Times New Roman" w:hAnsi="Times New Roman"/>
            <w:sz w:val="24"/>
            <w:szCs w:val="24"/>
          </w:rPr>
          <w:t xml:space="preserve"> </w:t>
        </w:r>
        <w:r w:rsidR="006C7C0B">
          <w:rPr>
            <w:rFonts w:ascii="Times New Roman" w:hAnsi="Times New Roman"/>
            <w:sz w:val="24"/>
            <w:szCs w:val="24"/>
          </w:rPr>
          <w:t>(</w:t>
        </w:r>
        <w:r w:rsidR="00F36CA5">
          <w:rPr>
            <w:rFonts w:ascii="Times New Roman" w:hAnsi="Times New Roman"/>
            <w:sz w:val="24"/>
            <w:szCs w:val="24"/>
          </w:rPr>
          <w:t>196,363</w:t>
        </w:r>
        <w:r w:rsidR="006C7C0B">
          <w:rPr>
            <w:rFonts w:ascii="Times New Roman" w:hAnsi="Times New Roman"/>
            <w:sz w:val="24"/>
            <w:szCs w:val="24"/>
          </w:rPr>
          <w:t xml:space="preserve">) </w:t>
        </w:r>
      </w:ins>
    </w:p>
    <w:p w14:paraId="10F1C36A" w14:textId="77777777" w:rsidR="00F01639" w:rsidRPr="00636C9B" w:rsidRDefault="00A77F87" w:rsidP="00CC6021">
      <w:pPr>
        <w:pStyle w:val="ListParagraph"/>
        <w:numPr>
          <w:ilvl w:val="0"/>
          <w:numId w:val="10"/>
        </w:numPr>
        <w:spacing w:line="240" w:lineRule="auto"/>
        <w:rPr>
          <w:del w:id="260" w:author="Parks, Robbie M" w:date="2018-11-30T08:04:00Z"/>
          <w:rFonts w:ascii="Times New Roman" w:hAnsi="Times New Roman"/>
          <w:sz w:val="24"/>
          <w:szCs w:val="24"/>
        </w:rPr>
      </w:pPr>
      <w:commentRangeStart w:id="261"/>
      <w:del w:id="262" w:author="Parks, Robbie M" w:date="2018-11-30T08:04:00Z">
        <w:r w:rsidRPr="00636C9B">
          <w:rPr>
            <w:rFonts w:ascii="Times New Roman" w:hAnsi="Times New Roman"/>
            <w:sz w:val="24"/>
            <w:szCs w:val="24"/>
          </w:rPr>
          <w:delText xml:space="preserve">Intentional self-harm </w:delText>
        </w:r>
        <w:r w:rsidR="00281454" w:rsidRPr="00636C9B">
          <w:rPr>
            <w:rFonts w:ascii="Times New Roman" w:hAnsi="Times New Roman"/>
            <w:sz w:val="24"/>
            <w:szCs w:val="24"/>
          </w:rPr>
          <w:delText xml:space="preserve">largest single cause </w:delText>
        </w:r>
        <w:r w:rsidR="00D309F1" w:rsidRPr="00636C9B">
          <w:rPr>
            <w:rFonts w:ascii="Times New Roman" w:hAnsi="Times New Roman"/>
            <w:sz w:val="24"/>
            <w:szCs w:val="24"/>
          </w:rPr>
          <w:delText>in 25-74 year-old males and 35-64 year-old females</w:delText>
        </w:r>
        <w:commentRangeEnd w:id="261"/>
        <w:r w:rsidR="00795C52">
          <w:rPr>
            <w:rStyle w:val="CommentReference"/>
            <w:rFonts w:asciiTheme="minorHAnsi" w:eastAsiaTheme="minorHAnsi" w:hAnsiTheme="minorHAnsi" w:cstheme="minorBidi"/>
          </w:rPr>
          <w:commentReference w:id="261"/>
        </w:r>
      </w:del>
    </w:p>
    <w:p w14:paraId="366603DC" w14:textId="255385A5" w:rsidR="00955652" w:rsidRPr="00636C9B" w:rsidRDefault="00955652" w:rsidP="00843ACB">
      <w:pPr>
        <w:spacing w:line="240" w:lineRule="auto"/>
        <w:jc w:val="both"/>
        <w:rPr>
          <w:rFonts w:ascii="Times New Roman" w:hAnsi="Times New Roman"/>
          <w:i/>
          <w:sz w:val="24"/>
          <w:szCs w:val="24"/>
        </w:rPr>
        <w:pPrChange w:id="263" w:author="Parks, Robbie M" w:date="2018-11-30T08:04:00Z">
          <w:pPr>
            <w:spacing w:line="240" w:lineRule="auto"/>
          </w:pPr>
        </w:pPrChange>
      </w:pPr>
      <w:r w:rsidRPr="00636C9B">
        <w:rPr>
          <w:rFonts w:ascii="Times New Roman" w:hAnsi="Times New Roman"/>
          <w:i/>
          <w:sz w:val="24"/>
          <w:szCs w:val="24"/>
        </w:rPr>
        <w:t>Figure 4</w:t>
      </w:r>
    </w:p>
    <w:p w14:paraId="0E0AC704" w14:textId="77777777" w:rsidR="00955652" w:rsidRPr="00636C9B" w:rsidRDefault="00955652" w:rsidP="00843ACB">
      <w:pPr>
        <w:pStyle w:val="ListParagraph"/>
        <w:numPr>
          <w:ilvl w:val="0"/>
          <w:numId w:val="10"/>
        </w:numPr>
        <w:spacing w:line="240" w:lineRule="auto"/>
        <w:jc w:val="both"/>
        <w:rPr>
          <w:rFonts w:ascii="Times New Roman" w:hAnsi="Times New Roman"/>
          <w:sz w:val="24"/>
          <w:szCs w:val="24"/>
        </w:rPr>
        <w:pPrChange w:id="264" w:author="Parks, Robbie M" w:date="2018-11-30T08:04:00Z">
          <w:pPr>
            <w:pStyle w:val="ListParagraph"/>
            <w:numPr>
              <w:numId w:val="10"/>
            </w:numPr>
            <w:spacing w:line="240" w:lineRule="auto"/>
            <w:ind w:hanging="360"/>
          </w:pPr>
        </w:pPrChange>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843ACB">
      <w:pPr>
        <w:pStyle w:val="ListParagraph"/>
        <w:numPr>
          <w:ilvl w:val="0"/>
          <w:numId w:val="10"/>
        </w:numPr>
        <w:spacing w:line="240" w:lineRule="auto"/>
        <w:jc w:val="both"/>
        <w:rPr>
          <w:rFonts w:ascii="Times New Roman" w:hAnsi="Times New Roman"/>
          <w:sz w:val="24"/>
          <w:szCs w:val="24"/>
        </w:rPr>
        <w:pPrChange w:id="265" w:author="Parks, Robbie M" w:date="2018-11-30T08:04:00Z">
          <w:pPr>
            <w:pStyle w:val="ListParagraph"/>
            <w:numPr>
              <w:numId w:val="10"/>
            </w:numPr>
            <w:spacing w:line="240" w:lineRule="auto"/>
            <w:ind w:hanging="360"/>
          </w:pPr>
        </w:pPrChange>
      </w:pPr>
      <w:r w:rsidRPr="00636C9B">
        <w:rPr>
          <w:rFonts w:ascii="Times New Roman" w:hAnsi="Times New Roman"/>
          <w:sz w:val="24"/>
          <w:szCs w:val="24"/>
        </w:rPr>
        <w:t>941 is 0.65% of injury deaths in 2016.</w:t>
      </w:r>
    </w:p>
    <w:p w14:paraId="044E5FE6" w14:textId="43A17861" w:rsidR="00955652" w:rsidRDefault="00B21DE1" w:rsidP="00843ACB">
      <w:pPr>
        <w:pStyle w:val="ListParagraph"/>
        <w:numPr>
          <w:ilvl w:val="0"/>
          <w:numId w:val="10"/>
        </w:numPr>
        <w:spacing w:line="240" w:lineRule="auto"/>
        <w:jc w:val="both"/>
        <w:rPr>
          <w:rFonts w:ascii="Times New Roman" w:hAnsi="Times New Roman"/>
          <w:sz w:val="24"/>
          <w:szCs w:val="24"/>
        </w:rPr>
        <w:pPrChange w:id="266" w:author="Parks, Robbie M" w:date="2018-11-30T08:04:00Z">
          <w:pPr>
            <w:pStyle w:val="ListParagraph"/>
            <w:numPr>
              <w:numId w:val="10"/>
            </w:numPr>
            <w:spacing w:line="240" w:lineRule="auto"/>
            <w:ind w:hanging="360"/>
          </w:pPr>
        </w:pPrChange>
      </w:pPr>
      <w:r w:rsidRPr="00636C9B">
        <w:rPr>
          <w:rFonts w:ascii="Times New Roman" w:hAnsi="Times New Roman"/>
          <w:sz w:val="24"/>
          <w:szCs w:val="24"/>
        </w:rPr>
        <w:t>87% deaths males and 13% in females</w:t>
      </w:r>
    </w:p>
    <w:p w14:paraId="7909817F" w14:textId="7E10C7F6" w:rsidR="009F4AEC" w:rsidRDefault="00697ADB" w:rsidP="00843ACB">
      <w:pPr>
        <w:pStyle w:val="ListParagraph"/>
        <w:numPr>
          <w:ilvl w:val="0"/>
          <w:numId w:val="10"/>
        </w:numPr>
        <w:spacing w:line="240" w:lineRule="auto"/>
        <w:jc w:val="both"/>
        <w:rPr>
          <w:ins w:id="267" w:author="Parks, Robbie M" w:date="2018-11-30T08:04:00Z"/>
          <w:rFonts w:ascii="Times New Roman" w:hAnsi="Times New Roman"/>
          <w:sz w:val="24"/>
          <w:szCs w:val="24"/>
        </w:rPr>
      </w:pPr>
      <w:r w:rsidRPr="00697ADB">
        <w:rPr>
          <w:rFonts w:ascii="Times New Roman" w:hAnsi="Times New Roman"/>
          <w:sz w:val="24"/>
          <w:szCs w:val="24"/>
        </w:rPr>
        <w:t>Additional deaths mostly concentrated in adolescent to middle-aged males from 15-64 years, with 81% of all additional deaths there.</w:t>
      </w:r>
      <w:del w:id="268" w:author="Parks, Robbie M" w:date="2018-11-30T08:04:00Z">
        <w:r w:rsidRPr="00697ADB">
          <w:rPr>
            <w:rFonts w:ascii="Times New Roman" w:hAnsi="Times New Roman"/>
            <w:sz w:val="24"/>
            <w:szCs w:val="24"/>
          </w:rPr>
          <w:delText xml:space="preserve"> [[[point out the reduction in older ages]]]</w:delText>
        </w:r>
      </w:del>
    </w:p>
    <w:p w14:paraId="577219A9" w14:textId="0E7D4836" w:rsidR="009F4AEC" w:rsidRDefault="009F4AEC" w:rsidP="00843ACB">
      <w:pPr>
        <w:pStyle w:val="ListParagraph"/>
        <w:numPr>
          <w:ilvl w:val="0"/>
          <w:numId w:val="10"/>
        </w:numPr>
        <w:spacing w:line="240" w:lineRule="auto"/>
        <w:jc w:val="both"/>
        <w:rPr>
          <w:ins w:id="269" w:author="Parks, Robbie M" w:date="2018-11-30T08:04:00Z"/>
          <w:rFonts w:ascii="Times New Roman" w:hAnsi="Times New Roman"/>
          <w:sz w:val="24"/>
          <w:szCs w:val="24"/>
        </w:rPr>
      </w:pPr>
      <w:ins w:id="270" w:author="Parks, Robbie M" w:date="2018-11-30T08:04:00Z">
        <w:r>
          <w:rPr>
            <w:rFonts w:ascii="Times New Roman" w:hAnsi="Times New Roman"/>
            <w:sz w:val="24"/>
            <w:szCs w:val="24"/>
          </w:rPr>
          <w:t>Net decrease in 75+ years in males and 85+ years in females due to decrease in falls deaths</w:t>
        </w:r>
      </w:ins>
    </w:p>
    <w:p w14:paraId="53C8AF1A" w14:textId="63A1E914" w:rsidR="00B21DE1" w:rsidRPr="00636C9B" w:rsidRDefault="00B21DE1" w:rsidP="00843ACB">
      <w:pPr>
        <w:pStyle w:val="ListParagraph"/>
        <w:numPr>
          <w:ilvl w:val="0"/>
          <w:numId w:val="10"/>
        </w:numPr>
        <w:spacing w:line="240" w:lineRule="auto"/>
        <w:jc w:val="both"/>
        <w:rPr>
          <w:rFonts w:ascii="Times New Roman" w:hAnsi="Times New Roman"/>
          <w:sz w:val="24"/>
          <w:szCs w:val="24"/>
        </w:rPr>
        <w:pPrChange w:id="271" w:author="Parks, Robbie M" w:date="2018-11-30T08:04:00Z">
          <w:pPr>
            <w:pStyle w:val="ListParagraph"/>
            <w:numPr>
              <w:numId w:val="10"/>
            </w:numPr>
            <w:spacing w:line="240" w:lineRule="auto"/>
            <w:ind w:hanging="360"/>
          </w:pPr>
        </w:pPrChange>
      </w:pPr>
      <w:r w:rsidRPr="00636C9B">
        <w:rPr>
          <w:rFonts w:ascii="Times New Roman" w:hAnsi="Times New Roman"/>
          <w:sz w:val="24"/>
          <w:szCs w:val="24"/>
        </w:rPr>
        <w:t>461 (377, 543) unintentional injury deaths, with most in transport</w:t>
      </w:r>
    </w:p>
    <w:p w14:paraId="64D41DDA" w14:textId="77777777" w:rsidR="00B21DE1" w:rsidRPr="00636C9B" w:rsidRDefault="00B21DE1" w:rsidP="00AA22B2">
      <w:pPr>
        <w:pStyle w:val="ListParagraph"/>
        <w:numPr>
          <w:ilvl w:val="0"/>
          <w:numId w:val="10"/>
        </w:numPr>
        <w:spacing w:line="240" w:lineRule="auto"/>
        <w:rPr>
          <w:del w:id="272" w:author="Parks, Robbie M" w:date="2018-11-30T08:04:00Z"/>
          <w:rFonts w:ascii="Times New Roman" w:hAnsi="Times New Roman"/>
          <w:sz w:val="24"/>
          <w:szCs w:val="24"/>
        </w:rPr>
      </w:pPr>
      <w:r w:rsidRPr="00636C9B">
        <w:rPr>
          <w:rFonts w:ascii="Times New Roman" w:hAnsi="Times New Roman"/>
          <w:sz w:val="24"/>
          <w:szCs w:val="24"/>
        </w:rPr>
        <w:t>480 (410, 550) intentional injury deaths, with most in intentional self-</w:t>
      </w:r>
      <w:del w:id="273" w:author="Parks, Robbie M" w:date="2018-11-30T08:04:00Z">
        <w:r w:rsidRPr="00636C9B">
          <w:rPr>
            <w:rFonts w:ascii="Times New Roman" w:hAnsi="Times New Roman"/>
            <w:sz w:val="24"/>
            <w:szCs w:val="24"/>
          </w:rPr>
          <w:delText>harm</w:delText>
        </w:r>
      </w:del>
    </w:p>
    <w:p w14:paraId="2DF7451F" w14:textId="27F50B25" w:rsidR="00BC291C" w:rsidRPr="00636C9B" w:rsidRDefault="00BC291C" w:rsidP="00843ACB">
      <w:pPr>
        <w:pStyle w:val="ListParagraph"/>
        <w:numPr>
          <w:ilvl w:val="0"/>
          <w:numId w:val="10"/>
        </w:numPr>
        <w:spacing w:line="240" w:lineRule="auto"/>
        <w:jc w:val="both"/>
        <w:rPr>
          <w:rFonts w:ascii="Times New Roman" w:hAnsi="Times New Roman"/>
          <w:sz w:val="24"/>
          <w:szCs w:val="24"/>
        </w:rPr>
        <w:pPrChange w:id="274" w:author="Parks, Robbie M" w:date="2018-11-30T08:04:00Z">
          <w:pPr>
            <w:pStyle w:val="ListParagraph"/>
            <w:numPr>
              <w:numId w:val="10"/>
            </w:numPr>
            <w:spacing w:line="240" w:lineRule="auto"/>
            <w:ind w:hanging="360"/>
          </w:pPr>
        </w:pPrChange>
      </w:pPr>
      <w:del w:id="275" w:author="Parks, Robbie M" w:date="2018-11-30T08:04:00Z">
        <w:r w:rsidRPr="00636C9B">
          <w:rPr>
            <w:rFonts w:ascii="Times New Roman" w:hAnsi="Times New Roman"/>
            <w:sz w:val="24"/>
            <w:szCs w:val="24"/>
          </w:rPr>
          <w:delText>Largest</w:delText>
        </w:r>
      </w:del>
      <w:ins w:id="276" w:author="Parks, Robbie M" w:date="2018-11-30T08:04:00Z">
        <w:r w:rsidR="00B21DE1" w:rsidRPr="00636C9B">
          <w:rPr>
            <w:rFonts w:ascii="Times New Roman" w:hAnsi="Times New Roman"/>
            <w:sz w:val="24"/>
            <w:szCs w:val="24"/>
          </w:rPr>
          <w:t>harm</w:t>
        </w:r>
        <w:r w:rsidRPr="00636C9B">
          <w:rPr>
            <w:rFonts w:ascii="Times New Roman" w:hAnsi="Times New Roman"/>
            <w:sz w:val="24"/>
            <w:szCs w:val="24"/>
          </w:rPr>
          <w:t>Largest</w:t>
        </w:r>
      </w:ins>
      <w:r w:rsidRPr="00636C9B">
        <w:rPr>
          <w:rFonts w:ascii="Times New Roman" w:hAnsi="Times New Roman"/>
          <w:sz w:val="24"/>
          <w:szCs w:val="24"/>
        </w:rPr>
        <w:t xml:space="preserve"> single increase in an injury </w:t>
      </w:r>
      <w:del w:id="277" w:author="Parks, Robbie M" w:date="2018-11-30T08:04:00Z">
        <w:r w:rsidRPr="00636C9B">
          <w:rPr>
            <w:rFonts w:ascii="Times New Roman" w:hAnsi="Times New Roman"/>
            <w:sz w:val="24"/>
            <w:szCs w:val="24"/>
          </w:rPr>
          <w:delText>category</w:delText>
        </w:r>
      </w:del>
      <w:ins w:id="278" w:author="Parks, Robbie M" w:date="2018-11-30T08:04:00Z">
        <w:r w:rsidR="00987B41">
          <w:rPr>
            <w:rFonts w:ascii="Times New Roman" w:hAnsi="Times New Roman"/>
            <w:sz w:val="24"/>
            <w:szCs w:val="24"/>
          </w:rPr>
          <w:t>type</w:t>
        </w:r>
      </w:ins>
      <w:r w:rsidR="00987B41" w:rsidRPr="00636C9B">
        <w:rPr>
          <w:rFonts w:ascii="Times New Roman" w:hAnsi="Times New Roman"/>
          <w:sz w:val="24"/>
          <w:szCs w:val="24"/>
        </w:rPr>
        <w:t xml:space="preserve"> </w:t>
      </w:r>
      <w:r w:rsidRPr="00636C9B">
        <w:rPr>
          <w:rFonts w:ascii="Times New Roman" w:hAnsi="Times New Roman"/>
          <w:sz w:val="24"/>
          <w:szCs w:val="24"/>
        </w:rPr>
        <w:t>for males and females alike would be in transport deaths with an increase of 385 (339,431) for males and 63 (39,88) for females</w:t>
      </w:r>
    </w:p>
    <w:p w14:paraId="3E2ACC04" w14:textId="7EB94974" w:rsidR="00BC291C" w:rsidRPr="00636C9B" w:rsidRDefault="00BC291C" w:rsidP="00843ACB">
      <w:pPr>
        <w:pStyle w:val="ListParagraph"/>
        <w:numPr>
          <w:ilvl w:val="0"/>
          <w:numId w:val="10"/>
        </w:numPr>
        <w:spacing w:line="240" w:lineRule="auto"/>
        <w:jc w:val="both"/>
        <w:rPr>
          <w:rFonts w:ascii="Times New Roman" w:hAnsi="Times New Roman"/>
          <w:sz w:val="24"/>
          <w:szCs w:val="24"/>
        </w:rPr>
        <w:pPrChange w:id="279" w:author="Parks, Robbie M" w:date="2018-11-30T08:04:00Z">
          <w:pPr>
            <w:pStyle w:val="ListParagraph"/>
            <w:numPr>
              <w:numId w:val="10"/>
            </w:numPr>
            <w:spacing w:line="240" w:lineRule="auto"/>
            <w:ind w:hanging="360"/>
          </w:pPr>
        </w:pPrChange>
      </w:pPr>
      <w:r w:rsidRPr="00636C9B">
        <w:rPr>
          <w:rFonts w:ascii="Times New Roman" w:hAnsi="Times New Roman"/>
          <w:sz w:val="24"/>
          <w:szCs w:val="24"/>
        </w:rPr>
        <w:t xml:space="preserve">The only </w:t>
      </w:r>
      <w:del w:id="280" w:author="Parks, Robbie M" w:date="2018-11-30T08:04:00Z">
        <w:r w:rsidRPr="00636C9B">
          <w:rPr>
            <w:rFonts w:ascii="Times New Roman" w:hAnsi="Times New Roman"/>
            <w:sz w:val="24"/>
            <w:szCs w:val="24"/>
          </w:rPr>
          <w:delText>category</w:delText>
        </w:r>
      </w:del>
      <w:ins w:id="281" w:author="Parks, Robbie M" w:date="2018-11-30T08:04:00Z">
        <w:r w:rsidR="00987B41">
          <w:rPr>
            <w:rFonts w:ascii="Times New Roman" w:hAnsi="Times New Roman"/>
            <w:sz w:val="24"/>
            <w:szCs w:val="24"/>
          </w:rPr>
          <w:t>type</w:t>
        </w:r>
      </w:ins>
      <w:r w:rsidR="00987B41" w:rsidRPr="00636C9B">
        <w:rPr>
          <w:rFonts w:ascii="Times New Roman" w:hAnsi="Times New Roman"/>
          <w:sz w:val="24"/>
          <w:szCs w:val="24"/>
        </w:rPr>
        <w:t xml:space="preserve"> </w:t>
      </w:r>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r w:rsidR="00697ADB">
        <w:rPr>
          <w:rFonts w:ascii="Times New Roman" w:hAnsi="Times New Roman"/>
          <w:sz w:val="24"/>
          <w:szCs w:val="24"/>
        </w:rPr>
        <w:t>middle/older ages</w:t>
      </w:r>
    </w:p>
    <w:p w14:paraId="580116E8" w14:textId="03E92020" w:rsidR="00645C3A" w:rsidRPr="00636C9B" w:rsidRDefault="00B95386" w:rsidP="00843ACB">
      <w:pPr>
        <w:spacing w:line="240" w:lineRule="auto"/>
        <w:jc w:val="both"/>
        <w:rPr>
          <w:rFonts w:ascii="Times New Roman" w:hAnsi="Times New Roman"/>
          <w:sz w:val="24"/>
          <w:szCs w:val="24"/>
        </w:rPr>
        <w:pPrChange w:id="282" w:author="Parks, Robbie M" w:date="2018-11-30T08:04:00Z">
          <w:pPr>
            <w:spacing w:line="240" w:lineRule="auto"/>
          </w:pPr>
        </w:pPrChange>
      </w:pPr>
      <w:r w:rsidRPr="00636C9B">
        <w:rPr>
          <w:rFonts w:ascii="Times New Roman" w:hAnsi="Times New Roman"/>
          <w:i/>
          <w:sz w:val="24"/>
          <w:szCs w:val="24"/>
        </w:rPr>
        <w:t>Figure S1</w:t>
      </w:r>
    </w:p>
    <w:p w14:paraId="65A3622C" w14:textId="10C4486B" w:rsidR="00645C3A" w:rsidRPr="00843ACB" w:rsidRDefault="00AC30AB" w:rsidP="00843ACB">
      <w:pPr>
        <w:spacing w:line="240" w:lineRule="auto"/>
        <w:jc w:val="both"/>
        <w:rPr>
          <w:rFonts w:ascii="Times New Roman" w:hAnsi="Times New Roman"/>
          <w:sz w:val="24"/>
          <w:u w:val="single"/>
          <w:rPrChange w:id="283" w:author="Parks, Robbie M" w:date="2018-11-30T08:04:00Z">
            <w:rPr>
              <w:rFonts w:ascii="Times New Roman" w:hAnsi="Times New Roman"/>
              <w:sz w:val="24"/>
            </w:rPr>
          </w:rPrChange>
        </w:rPr>
        <w:pPrChange w:id="284" w:author="Parks, Robbie M" w:date="2018-11-30T08:04:00Z">
          <w:pPr>
            <w:spacing w:line="240" w:lineRule="auto"/>
          </w:pPr>
        </w:pPrChange>
      </w:pPr>
      <w:del w:id="285" w:author="Parks, Robbie M" w:date="2018-11-30T08:04:00Z">
        <w:r w:rsidRPr="00636C9B">
          <w:rPr>
            <w:rFonts w:ascii="Times New Roman" w:hAnsi="Times New Roman"/>
            <w:sz w:val="24"/>
            <w:szCs w:val="24"/>
          </w:rPr>
          <w:delText>[[[</w:delText>
        </w:r>
      </w:del>
      <w:r w:rsidRPr="00843ACB">
        <w:rPr>
          <w:rFonts w:ascii="Times New Roman" w:hAnsi="Times New Roman"/>
          <w:sz w:val="24"/>
          <w:u w:val="single"/>
          <w:rPrChange w:id="286" w:author="Parks, Robbie M" w:date="2018-11-30T08:04:00Z">
            <w:rPr>
              <w:rFonts w:ascii="Times New Roman" w:hAnsi="Times New Roman"/>
              <w:sz w:val="24"/>
            </w:rPr>
          </w:rPrChange>
        </w:rPr>
        <w:t>All r</w:t>
      </w:r>
      <w:r w:rsidR="00645C3A" w:rsidRPr="00843ACB">
        <w:rPr>
          <w:rFonts w:ascii="Times New Roman" w:hAnsi="Times New Roman"/>
          <w:sz w:val="24"/>
          <w:u w:val="single"/>
          <w:rPrChange w:id="287" w:author="Parks, Robbie M" w:date="2018-11-30T08:04:00Z">
            <w:rPr>
              <w:rFonts w:ascii="Times New Roman" w:hAnsi="Times New Roman"/>
              <w:sz w:val="24"/>
            </w:rPr>
          </w:rPrChange>
        </w:rPr>
        <w:t xml:space="preserve">esults for </w:t>
      </w:r>
      <w:ins w:id="288" w:author="Parks, Robbie M" w:date="2018-11-30T08:04:00Z">
        <w:r w:rsidR="00422D34">
          <w:rPr>
            <w:rFonts w:ascii="Times New Roman" w:hAnsi="Times New Roman"/>
            <w:sz w:val="24"/>
            <w:szCs w:val="24"/>
            <w:u w:val="single"/>
          </w:rPr>
          <w:t>national +</w:t>
        </w:r>
      </w:ins>
      <w:r w:rsidR="00645C3A" w:rsidRPr="00843ACB">
        <w:rPr>
          <w:rFonts w:ascii="Times New Roman" w:hAnsi="Times New Roman"/>
          <w:sz w:val="24"/>
          <w:u w:val="single"/>
          <w:rPrChange w:id="289" w:author="Parks, Robbie M" w:date="2018-11-30T08:04:00Z">
            <w:rPr>
              <w:rFonts w:ascii="Times New Roman" w:hAnsi="Times New Roman"/>
              <w:sz w:val="24"/>
            </w:rPr>
          </w:rPrChange>
        </w:rPr>
        <w:t xml:space="preserve">1°C </w:t>
      </w:r>
      <w:del w:id="290" w:author="Parks, Robbie M" w:date="2018-11-30T08:04:00Z">
        <w:r w:rsidR="00645C3A" w:rsidRPr="00636C9B">
          <w:rPr>
            <w:rFonts w:ascii="Times New Roman" w:hAnsi="Times New Roman"/>
            <w:sz w:val="24"/>
            <w:szCs w:val="24"/>
          </w:rPr>
          <w:delText xml:space="preserve">additional </w:delText>
        </w:r>
      </w:del>
      <w:r w:rsidR="00645C3A" w:rsidRPr="00843ACB">
        <w:rPr>
          <w:rFonts w:ascii="Times New Roman" w:hAnsi="Times New Roman"/>
          <w:sz w:val="24"/>
          <w:u w:val="single"/>
          <w:rPrChange w:id="291" w:author="Parks, Robbie M" w:date="2018-11-30T08:04:00Z">
            <w:rPr>
              <w:rFonts w:ascii="Times New Roman" w:hAnsi="Times New Roman"/>
              <w:sz w:val="24"/>
            </w:rPr>
          </w:rPrChange>
        </w:rPr>
        <w:t xml:space="preserve">warming </w:t>
      </w:r>
      <w:ins w:id="292" w:author="Parks, Robbie M" w:date="2018-11-30T08:04:00Z">
        <w:r w:rsidR="00422D34">
          <w:rPr>
            <w:rFonts w:ascii="Times New Roman" w:hAnsi="Times New Roman"/>
            <w:sz w:val="24"/>
            <w:szCs w:val="24"/>
            <w:u w:val="single"/>
          </w:rPr>
          <w:t xml:space="preserve">anomaly </w:t>
        </w:r>
      </w:ins>
      <w:r w:rsidR="00645C3A" w:rsidRPr="00843ACB">
        <w:rPr>
          <w:rFonts w:ascii="Times New Roman" w:hAnsi="Times New Roman"/>
          <w:sz w:val="24"/>
          <w:u w:val="single"/>
          <w:rPrChange w:id="293" w:author="Parks, Robbie M" w:date="2018-11-30T08:04:00Z">
            <w:rPr>
              <w:rFonts w:ascii="Times New Roman" w:hAnsi="Times New Roman"/>
              <w:sz w:val="24"/>
            </w:rPr>
          </w:rPrChange>
        </w:rPr>
        <w:t>across all months</w:t>
      </w:r>
      <w:del w:id="294" w:author="Parks, Robbie M" w:date="2018-11-30T08:04:00Z">
        <w:r w:rsidRPr="00636C9B">
          <w:rPr>
            <w:rFonts w:ascii="Times New Roman" w:hAnsi="Times New Roman"/>
            <w:sz w:val="24"/>
            <w:szCs w:val="24"/>
          </w:rPr>
          <w:delText>]]]</w:delText>
        </w:r>
      </w:del>
    </w:p>
    <w:p w14:paraId="0556E370" w14:textId="23C7D7DF" w:rsidR="005E65AD" w:rsidRPr="00636C9B" w:rsidRDefault="005E65AD" w:rsidP="00843ACB">
      <w:pPr>
        <w:spacing w:line="240" w:lineRule="auto"/>
        <w:jc w:val="both"/>
        <w:rPr>
          <w:rFonts w:ascii="Times New Roman" w:hAnsi="Times New Roman"/>
          <w:sz w:val="24"/>
          <w:szCs w:val="24"/>
        </w:rPr>
        <w:pPrChange w:id="295" w:author="Parks, Robbie M" w:date="2018-11-30T08:04:00Z">
          <w:pPr>
            <w:spacing w:line="240" w:lineRule="auto"/>
          </w:pPr>
        </w:pPrChange>
      </w:pPr>
      <w:r w:rsidRPr="005E65AD">
        <w:rPr>
          <w:rFonts w:ascii="Times New Roman" w:hAnsi="Times New Roman"/>
          <w:sz w:val="24"/>
          <w:szCs w:val="24"/>
        </w:rPr>
        <w:t>If we look at these as percent increase, then</w:t>
      </w:r>
    </w:p>
    <w:p w14:paraId="44AFB3FC" w14:textId="551AF761" w:rsidR="00B95386" w:rsidRPr="00636C9B" w:rsidRDefault="00A83200" w:rsidP="00843ACB">
      <w:pPr>
        <w:pStyle w:val="ListParagraph"/>
        <w:numPr>
          <w:ilvl w:val="0"/>
          <w:numId w:val="10"/>
        </w:numPr>
        <w:spacing w:line="240" w:lineRule="auto"/>
        <w:jc w:val="both"/>
        <w:rPr>
          <w:rFonts w:ascii="Times New Roman" w:hAnsi="Times New Roman"/>
          <w:sz w:val="24"/>
          <w:szCs w:val="24"/>
        </w:rPr>
        <w:pPrChange w:id="296" w:author="Parks, Robbie M" w:date="2018-11-30T08:04:00Z">
          <w:pPr>
            <w:pStyle w:val="ListParagraph"/>
            <w:numPr>
              <w:numId w:val="10"/>
            </w:numPr>
            <w:spacing w:line="240" w:lineRule="auto"/>
            <w:ind w:hanging="360"/>
          </w:pPr>
        </w:pPrChange>
      </w:pPr>
      <w:commentRangeStart w:id="297"/>
      <w:commentRangeStart w:id="298"/>
      <w:r w:rsidRPr="00636C9B">
        <w:rPr>
          <w:rFonts w:ascii="Times New Roman" w:hAnsi="Times New Roman"/>
          <w:sz w:val="24"/>
          <w:szCs w:val="24"/>
        </w:rPr>
        <w:lastRenderedPageBreak/>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del w:id="299" w:author="Parks, Robbie M" w:date="2018-11-30T08:04:00Z">
        <w:r w:rsidRPr="00636C9B">
          <w:rPr>
            <w:rFonts w:ascii="Times New Roman" w:hAnsi="Times New Roman"/>
            <w:sz w:val="24"/>
            <w:szCs w:val="24"/>
          </w:rPr>
          <w:delText>)</w:delText>
        </w:r>
      </w:del>
      <w:ins w:id="300" w:author="Parks, Robbie M" w:date="2018-11-30T08:04:00Z">
        <w:r w:rsidR="00660FA9">
          <w:rPr>
            <w:rFonts w:ascii="Times New Roman" w:hAnsi="Times New Roman"/>
            <w:sz w:val="24"/>
            <w:szCs w:val="24"/>
          </w:rPr>
          <w:t>%</w:t>
        </w:r>
        <w:r w:rsidRPr="00636C9B">
          <w:rPr>
            <w:rFonts w:ascii="Times New Roman" w:hAnsi="Times New Roman"/>
            <w:sz w:val="24"/>
            <w:szCs w:val="24"/>
          </w:rPr>
          <w:t>)</w:t>
        </w:r>
      </w:ins>
    </w:p>
    <w:p w14:paraId="5CB22ACD" w14:textId="06911B29" w:rsidR="003B3A5E" w:rsidRPr="00636C9B" w:rsidRDefault="003B3A5E" w:rsidP="00843ACB">
      <w:pPr>
        <w:pStyle w:val="ListParagraph"/>
        <w:numPr>
          <w:ilvl w:val="0"/>
          <w:numId w:val="10"/>
        </w:numPr>
        <w:spacing w:line="240" w:lineRule="auto"/>
        <w:jc w:val="both"/>
        <w:rPr>
          <w:rFonts w:ascii="Times New Roman" w:hAnsi="Times New Roman"/>
          <w:sz w:val="24"/>
          <w:szCs w:val="24"/>
        </w:rPr>
        <w:pPrChange w:id="301" w:author="Parks, Robbie M" w:date="2018-11-30T08:04:00Z">
          <w:pPr>
            <w:pStyle w:val="ListParagraph"/>
            <w:numPr>
              <w:numId w:val="10"/>
            </w:numPr>
            <w:spacing w:line="240" w:lineRule="auto"/>
            <w:ind w:hanging="360"/>
          </w:pPr>
        </w:pPrChange>
      </w:pPr>
      <w:r w:rsidRPr="00636C9B">
        <w:rPr>
          <w:rFonts w:ascii="Times New Roman" w:hAnsi="Times New Roman"/>
          <w:sz w:val="24"/>
          <w:szCs w:val="24"/>
        </w:rPr>
        <w:t>Largest decrease in fall deaths in men age 85+ years at -0.7% (-1.1</w:t>
      </w:r>
      <w:del w:id="302" w:author="Parks, Robbie M" w:date="2018-11-30T08:04:00Z">
        <w:r w:rsidRPr="00636C9B">
          <w:rPr>
            <w:rFonts w:ascii="Times New Roman" w:hAnsi="Times New Roman"/>
            <w:sz w:val="24"/>
            <w:szCs w:val="24"/>
          </w:rPr>
          <w:delText>%,-</w:delText>
        </w:r>
      </w:del>
      <w:ins w:id="303" w:author="Parks, Robbie M" w:date="2018-11-30T08:04:00Z">
        <w:r w:rsidRPr="00636C9B">
          <w:rPr>
            <w:rFonts w:ascii="Times New Roman" w:hAnsi="Times New Roman"/>
            <w:sz w:val="24"/>
            <w:szCs w:val="24"/>
          </w:rPr>
          <w:t>%,</w:t>
        </w:r>
        <w:r w:rsidR="00980EBF">
          <w:rPr>
            <w:rFonts w:ascii="Times New Roman" w:hAnsi="Times New Roman"/>
            <w:sz w:val="24"/>
            <w:szCs w:val="24"/>
          </w:rPr>
          <w:t xml:space="preserve"> </w:t>
        </w:r>
        <w:r w:rsidRPr="00636C9B">
          <w:rPr>
            <w:rFonts w:ascii="Times New Roman" w:hAnsi="Times New Roman"/>
            <w:sz w:val="24"/>
            <w:szCs w:val="24"/>
          </w:rPr>
          <w:t>-</w:t>
        </w:r>
      </w:ins>
      <w:r w:rsidRPr="00636C9B">
        <w:rPr>
          <w:rFonts w:ascii="Times New Roman" w:hAnsi="Times New Roman"/>
          <w:sz w:val="24"/>
          <w:szCs w:val="24"/>
        </w:rPr>
        <w:t>0.2%)</w:t>
      </w:r>
    </w:p>
    <w:p w14:paraId="2A4F5236" w14:textId="0D1FA9FB" w:rsidR="00A83200" w:rsidRPr="00636C9B" w:rsidRDefault="003B3A5E" w:rsidP="00843ACB">
      <w:pPr>
        <w:pStyle w:val="ListParagraph"/>
        <w:numPr>
          <w:ilvl w:val="0"/>
          <w:numId w:val="10"/>
        </w:numPr>
        <w:spacing w:line="240" w:lineRule="auto"/>
        <w:jc w:val="both"/>
        <w:rPr>
          <w:rFonts w:ascii="Times New Roman" w:hAnsi="Times New Roman"/>
          <w:sz w:val="24"/>
          <w:szCs w:val="24"/>
        </w:rPr>
        <w:pPrChange w:id="304" w:author="Parks, Robbie M" w:date="2018-11-30T08:04:00Z">
          <w:pPr>
            <w:pStyle w:val="ListParagraph"/>
            <w:numPr>
              <w:numId w:val="10"/>
            </w:numPr>
            <w:spacing w:line="240" w:lineRule="auto"/>
            <w:ind w:hanging="360"/>
          </w:pPr>
        </w:pPrChange>
      </w:pPr>
      <w:r w:rsidRPr="00636C9B">
        <w:rPr>
          <w:rFonts w:ascii="Times New Roman" w:hAnsi="Times New Roman"/>
          <w:sz w:val="24"/>
          <w:szCs w:val="24"/>
        </w:rPr>
        <w:t>Excess risk from transport was larger in male age groups than in females, except 5-14, 65-74 and 85+ years age groups.</w:t>
      </w:r>
    </w:p>
    <w:p w14:paraId="07CB9BFC" w14:textId="77777777" w:rsidR="003B3A5E" w:rsidRPr="00636C9B" w:rsidRDefault="003B3A5E" w:rsidP="00AA22B2">
      <w:pPr>
        <w:pStyle w:val="ListParagraph"/>
        <w:numPr>
          <w:ilvl w:val="0"/>
          <w:numId w:val="10"/>
        </w:numPr>
        <w:spacing w:line="240" w:lineRule="auto"/>
        <w:rPr>
          <w:del w:id="305" w:author="Parks, Robbie M" w:date="2018-11-30T08:04:00Z"/>
          <w:rFonts w:ascii="Times New Roman" w:hAnsi="Times New Roman"/>
          <w:sz w:val="24"/>
          <w:szCs w:val="24"/>
        </w:rPr>
      </w:pPr>
      <w:del w:id="306" w:author="Parks, Robbie M" w:date="2018-11-30T08:04:00Z">
        <w:r w:rsidRPr="00636C9B">
          <w:rPr>
            <w:rFonts w:ascii="Times New Roman" w:hAnsi="Times New Roman"/>
            <w:sz w:val="24"/>
            <w:szCs w:val="24"/>
          </w:rPr>
          <w:delText>Excess risk in falls for both males and females went from positive to negative from younger to older age groups respectively.</w:delText>
        </w:r>
      </w:del>
    </w:p>
    <w:p w14:paraId="292BCCD8" w14:textId="77777777" w:rsidR="003A52B4" w:rsidRPr="00636C9B" w:rsidRDefault="003B3A5E" w:rsidP="00AA22B2">
      <w:pPr>
        <w:pStyle w:val="ListParagraph"/>
        <w:numPr>
          <w:ilvl w:val="0"/>
          <w:numId w:val="10"/>
        </w:numPr>
        <w:spacing w:line="240" w:lineRule="auto"/>
        <w:rPr>
          <w:del w:id="307" w:author="Parks, Robbie M" w:date="2018-11-30T08:04:00Z"/>
          <w:rFonts w:ascii="Times New Roman" w:hAnsi="Times New Roman"/>
          <w:sz w:val="24"/>
          <w:szCs w:val="24"/>
        </w:rPr>
      </w:pPr>
      <w:del w:id="308" w:author="Parks, Robbie M" w:date="2018-11-30T08:04:00Z">
        <w:r w:rsidRPr="00636C9B">
          <w:rPr>
            <w:rFonts w:ascii="Times New Roman" w:hAnsi="Times New Roman"/>
            <w:sz w:val="24"/>
            <w:szCs w:val="24"/>
          </w:rPr>
          <w:delText xml:space="preserve">larger excess risk </w:delText>
        </w:r>
        <w:r w:rsidR="003A52B4" w:rsidRPr="00636C9B">
          <w:rPr>
            <w:rFonts w:ascii="Times New Roman" w:hAnsi="Times New Roman"/>
            <w:sz w:val="24"/>
            <w:szCs w:val="24"/>
          </w:rPr>
          <w:delText>for drowning in younger males than elsewhere</w:delText>
        </w:r>
      </w:del>
    </w:p>
    <w:p w14:paraId="105E3A16" w14:textId="77777777" w:rsidR="003A52B4" w:rsidRPr="00636C9B" w:rsidRDefault="003B3A5E" w:rsidP="00AA22B2">
      <w:pPr>
        <w:pStyle w:val="ListParagraph"/>
        <w:numPr>
          <w:ilvl w:val="0"/>
          <w:numId w:val="10"/>
        </w:numPr>
        <w:spacing w:line="240" w:lineRule="auto"/>
        <w:rPr>
          <w:del w:id="309" w:author="Parks, Robbie M" w:date="2018-11-30T08:04:00Z"/>
          <w:rFonts w:ascii="Times New Roman" w:hAnsi="Times New Roman"/>
          <w:sz w:val="24"/>
          <w:szCs w:val="24"/>
        </w:rPr>
      </w:pPr>
      <w:del w:id="310" w:author="Parks, Robbie M" w:date="2018-11-30T08:04:00Z">
        <w:r w:rsidRPr="00636C9B">
          <w:rPr>
            <w:rFonts w:ascii="Times New Roman" w:hAnsi="Times New Roman"/>
            <w:sz w:val="24"/>
            <w:szCs w:val="24"/>
          </w:rPr>
          <w:delText>females peaked in risk between 5 and 14 years at 4.1% (2.2%, 6.1%)</w:delText>
        </w:r>
      </w:del>
    </w:p>
    <w:p w14:paraId="256C0CA2" w14:textId="01CF4C2C" w:rsidR="003B3A5E" w:rsidRPr="00636C9B" w:rsidRDefault="003B3A5E" w:rsidP="00843ACB">
      <w:pPr>
        <w:pStyle w:val="ListParagraph"/>
        <w:numPr>
          <w:ilvl w:val="0"/>
          <w:numId w:val="10"/>
        </w:numPr>
        <w:spacing w:line="240" w:lineRule="auto"/>
        <w:jc w:val="both"/>
        <w:rPr>
          <w:rFonts w:ascii="Times New Roman" w:hAnsi="Times New Roman"/>
          <w:sz w:val="24"/>
          <w:szCs w:val="24"/>
        </w:rPr>
        <w:pPrChange w:id="311" w:author="Parks, Robbie M" w:date="2018-11-30T08:04:00Z">
          <w:pPr>
            <w:pStyle w:val="ListParagraph"/>
            <w:numPr>
              <w:numId w:val="10"/>
            </w:numPr>
            <w:spacing w:line="240" w:lineRule="auto"/>
            <w:ind w:hanging="360"/>
          </w:pPr>
        </w:pPrChange>
      </w:pPr>
      <w:del w:id="312" w:author="Parks, Robbie M" w:date="2018-11-30T08:04:00Z">
        <w:r w:rsidRPr="00636C9B">
          <w:rPr>
            <w:rFonts w:ascii="Times New Roman" w:hAnsi="Times New Roman"/>
            <w:sz w:val="24"/>
            <w:szCs w:val="24"/>
          </w:rPr>
          <w:delText xml:space="preserve"> </w:delText>
        </w:r>
      </w:del>
      <w:r w:rsidR="00012A43" w:rsidRPr="00636C9B">
        <w:rPr>
          <w:rFonts w:ascii="Times New Roman" w:hAnsi="Times New Roman"/>
          <w:sz w:val="24"/>
          <w:szCs w:val="24"/>
        </w:rPr>
        <w:t xml:space="preserve">Excess risk from assault and intentional self-harm was comparable across sexes and </w:t>
      </w:r>
      <w:del w:id="313" w:author="Parks, Robbie M" w:date="2018-11-30T08:04:00Z">
        <w:r w:rsidR="00012A43" w:rsidRPr="00636C9B">
          <w:rPr>
            <w:rFonts w:ascii="Times New Roman" w:hAnsi="Times New Roman"/>
            <w:sz w:val="24"/>
            <w:szCs w:val="24"/>
          </w:rPr>
          <w:delText xml:space="preserve">ages </w:delText>
        </w:r>
      </w:del>
      <w:r w:rsidR="00012A43" w:rsidRPr="00636C9B">
        <w:rPr>
          <w:rFonts w:ascii="Times New Roman" w:hAnsi="Times New Roman"/>
          <w:sz w:val="24"/>
          <w:szCs w:val="24"/>
        </w:rPr>
        <w:t>above 5</w:t>
      </w:r>
      <w:commentRangeEnd w:id="297"/>
      <w:r w:rsidR="005E65AD">
        <w:rPr>
          <w:rStyle w:val="CommentReference"/>
          <w:rFonts w:asciiTheme="minorHAnsi" w:eastAsiaTheme="minorHAnsi" w:hAnsiTheme="minorHAnsi" w:cstheme="minorBidi"/>
        </w:rPr>
        <w:commentReference w:id="297"/>
      </w:r>
      <w:commentRangeEnd w:id="298"/>
      <w:ins w:id="314" w:author="Parks, Robbie M" w:date="2018-11-30T08:04:00Z">
        <w:r w:rsidR="00E26D38">
          <w:rPr>
            <w:rStyle w:val="CommentReference"/>
            <w:rFonts w:asciiTheme="minorHAnsi" w:eastAsiaTheme="minorHAnsi" w:hAnsiTheme="minorHAnsi" w:cstheme="minorBidi"/>
          </w:rPr>
          <w:commentReference w:id="298"/>
        </w:r>
        <w:r w:rsidR="007175A1">
          <w:rPr>
            <w:rFonts w:ascii="Times New Roman" w:hAnsi="Times New Roman"/>
            <w:sz w:val="24"/>
            <w:szCs w:val="24"/>
          </w:rPr>
          <w:t xml:space="preserve"> years</w:t>
        </w:r>
        <w:r w:rsidR="00980EBF">
          <w:rPr>
            <w:rFonts w:ascii="Times New Roman" w:hAnsi="Times New Roman"/>
            <w:sz w:val="24"/>
            <w:szCs w:val="24"/>
          </w:rPr>
          <w:t>, apart from 25-34, 75-84 years in females</w:t>
        </w:r>
      </w:ins>
    </w:p>
    <w:p w14:paraId="7C4CEF98" w14:textId="2E26413A" w:rsidR="00AC30AB" w:rsidRPr="00636C9B" w:rsidRDefault="00B95386" w:rsidP="00843ACB">
      <w:pPr>
        <w:spacing w:line="240" w:lineRule="auto"/>
        <w:jc w:val="both"/>
        <w:rPr>
          <w:rFonts w:ascii="Times New Roman" w:hAnsi="Times New Roman"/>
          <w:i/>
          <w:sz w:val="24"/>
          <w:szCs w:val="24"/>
        </w:rPr>
        <w:pPrChange w:id="315" w:author="Parks, Robbie M" w:date="2018-11-30T08:04:00Z">
          <w:pPr>
            <w:spacing w:line="240" w:lineRule="auto"/>
          </w:pPr>
        </w:pPrChange>
      </w:pPr>
      <w:r w:rsidRPr="00636C9B">
        <w:rPr>
          <w:rFonts w:ascii="Times New Roman" w:hAnsi="Times New Roman"/>
          <w:i/>
          <w:sz w:val="24"/>
          <w:szCs w:val="24"/>
        </w:rPr>
        <w:t>Figure S2</w:t>
      </w:r>
    </w:p>
    <w:p w14:paraId="4F362F9D" w14:textId="2B7CA3E2" w:rsidR="00AC30AB" w:rsidRPr="00843ACB" w:rsidRDefault="00AC30AB" w:rsidP="00843ACB">
      <w:pPr>
        <w:spacing w:line="240" w:lineRule="auto"/>
        <w:jc w:val="both"/>
        <w:rPr>
          <w:rFonts w:ascii="Times New Roman" w:hAnsi="Times New Roman"/>
          <w:sz w:val="24"/>
          <w:u w:val="single"/>
          <w:rPrChange w:id="316" w:author="Parks, Robbie M" w:date="2018-11-30T08:04:00Z">
            <w:rPr>
              <w:rFonts w:ascii="Times New Roman" w:hAnsi="Times New Roman"/>
              <w:sz w:val="24"/>
            </w:rPr>
          </w:rPrChange>
        </w:rPr>
        <w:pPrChange w:id="317" w:author="Parks, Robbie M" w:date="2018-11-30T08:04:00Z">
          <w:pPr>
            <w:spacing w:line="240" w:lineRule="auto"/>
          </w:pPr>
        </w:pPrChange>
      </w:pPr>
      <w:del w:id="318" w:author="Parks, Robbie M" w:date="2018-11-30T08:04:00Z">
        <w:r w:rsidRPr="00636C9B">
          <w:rPr>
            <w:rFonts w:ascii="Times New Roman" w:hAnsi="Times New Roman"/>
            <w:sz w:val="24"/>
            <w:szCs w:val="24"/>
          </w:rPr>
          <w:delText>[[[</w:delText>
        </w:r>
      </w:del>
      <w:r w:rsidRPr="00843ACB">
        <w:rPr>
          <w:rFonts w:ascii="Times New Roman" w:hAnsi="Times New Roman"/>
          <w:sz w:val="24"/>
          <w:u w:val="single"/>
          <w:rPrChange w:id="319" w:author="Parks, Robbie M" w:date="2018-11-30T08:04:00Z">
            <w:rPr>
              <w:rFonts w:ascii="Times New Roman" w:hAnsi="Times New Roman"/>
              <w:sz w:val="24"/>
            </w:rPr>
          </w:rPrChange>
        </w:rPr>
        <w:t xml:space="preserve">All results for </w:t>
      </w:r>
      <w:ins w:id="320" w:author="Parks, Robbie M" w:date="2018-11-30T08:04:00Z">
        <w:r w:rsidR="00422D34">
          <w:rPr>
            <w:rFonts w:ascii="Times New Roman" w:hAnsi="Times New Roman"/>
            <w:sz w:val="24"/>
            <w:szCs w:val="24"/>
            <w:u w:val="single"/>
          </w:rPr>
          <w:t>national +</w:t>
        </w:r>
      </w:ins>
      <w:r w:rsidRPr="00843ACB">
        <w:rPr>
          <w:rFonts w:ascii="Times New Roman" w:hAnsi="Times New Roman"/>
          <w:sz w:val="24"/>
          <w:u w:val="single"/>
          <w:rPrChange w:id="321" w:author="Parks, Robbie M" w:date="2018-11-30T08:04:00Z">
            <w:rPr>
              <w:rFonts w:ascii="Times New Roman" w:hAnsi="Times New Roman"/>
              <w:sz w:val="24"/>
            </w:rPr>
          </w:rPrChange>
        </w:rPr>
        <w:t xml:space="preserve">1°C </w:t>
      </w:r>
      <w:del w:id="322" w:author="Parks, Robbie M" w:date="2018-11-30T08:04:00Z">
        <w:r w:rsidRPr="00636C9B">
          <w:rPr>
            <w:rFonts w:ascii="Times New Roman" w:hAnsi="Times New Roman"/>
            <w:sz w:val="24"/>
            <w:szCs w:val="24"/>
          </w:rPr>
          <w:delText xml:space="preserve">additional </w:delText>
        </w:r>
      </w:del>
      <w:r w:rsidRPr="00843ACB">
        <w:rPr>
          <w:rFonts w:ascii="Times New Roman" w:hAnsi="Times New Roman"/>
          <w:sz w:val="24"/>
          <w:u w:val="single"/>
          <w:rPrChange w:id="323" w:author="Parks, Robbie M" w:date="2018-11-30T08:04:00Z">
            <w:rPr>
              <w:rFonts w:ascii="Times New Roman" w:hAnsi="Times New Roman"/>
              <w:sz w:val="24"/>
            </w:rPr>
          </w:rPrChange>
        </w:rPr>
        <w:t xml:space="preserve">warming </w:t>
      </w:r>
      <w:ins w:id="324" w:author="Parks, Robbie M" w:date="2018-11-30T08:04:00Z">
        <w:r w:rsidR="00422D34">
          <w:rPr>
            <w:rFonts w:ascii="Times New Roman" w:hAnsi="Times New Roman"/>
            <w:sz w:val="24"/>
            <w:szCs w:val="24"/>
            <w:u w:val="single"/>
          </w:rPr>
          <w:t xml:space="preserve">anomaly </w:t>
        </w:r>
      </w:ins>
      <w:r w:rsidRPr="00843ACB">
        <w:rPr>
          <w:rFonts w:ascii="Times New Roman" w:hAnsi="Times New Roman"/>
          <w:sz w:val="24"/>
          <w:u w:val="single"/>
          <w:rPrChange w:id="325" w:author="Parks, Robbie M" w:date="2018-11-30T08:04:00Z">
            <w:rPr>
              <w:rFonts w:ascii="Times New Roman" w:hAnsi="Times New Roman"/>
              <w:sz w:val="24"/>
            </w:rPr>
          </w:rPrChange>
        </w:rPr>
        <w:t>across all months</w:t>
      </w:r>
      <w:del w:id="326" w:author="Parks, Robbie M" w:date="2018-11-30T08:04:00Z">
        <w:r w:rsidRPr="00636C9B">
          <w:rPr>
            <w:rFonts w:ascii="Times New Roman" w:hAnsi="Times New Roman"/>
            <w:sz w:val="24"/>
            <w:szCs w:val="24"/>
          </w:rPr>
          <w:delText>]]]</w:delText>
        </w:r>
      </w:del>
    </w:p>
    <w:p w14:paraId="363AC220" w14:textId="4AFBEB46" w:rsidR="00B95386" w:rsidRPr="00636C9B" w:rsidRDefault="00012A43" w:rsidP="00843ACB">
      <w:pPr>
        <w:pStyle w:val="ListParagraph"/>
        <w:numPr>
          <w:ilvl w:val="0"/>
          <w:numId w:val="10"/>
        </w:numPr>
        <w:spacing w:line="240" w:lineRule="auto"/>
        <w:jc w:val="both"/>
        <w:rPr>
          <w:rFonts w:ascii="Times New Roman" w:hAnsi="Times New Roman"/>
          <w:i/>
          <w:sz w:val="24"/>
          <w:szCs w:val="24"/>
        </w:rPr>
        <w:pPrChange w:id="327" w:author="Parks, Robbie M" w:date="2018-11-30T08:04:00Z">
          <w:pPr>
            <w:pStyle w:val="ListParagraph"/>
            <w:numPr>
              <w:numId w:val="10"/>
            </w:numPr>
            <w:spacing w:line="240" w:lineRule="auto"/>
            <w:ind w:hanging="360"/>
          </w:pPr>
        </w:pPrChange>
      </w:pPr>
      <w:commentRangeStart w:id="328"/>
      <w:commentRangeStart w:id="329"/>
      <w:r w:rsidRPr="00636C9B">
        <w:rPr>
          <w:rFonts w:ascii="Times New Roman" w:hAnsi="Times New Roman"/>
          <w:sz w:val="24"/>
          <w:szCs w:val="24"/>
        </w:rPr>
        <w:t xml:space="preserve">Variation in excess risk over month was less evident in all injury categories apart from drownings, which demonstrated a </w:t>
      </w:r>
      <w:del w:id="330" w:author="Parks, Robbie M" w:date="2018-11-30T08:04:00Z">
        <w:r w:rsidRPr="00636C9B">
          <w:rPr>
            <w:rFonts w:ascii="Times New Roman" w:hAnsi="Times New Roman"/>
            <w:sz w:val="24"/>
            <w:szCs w:val="24"/>
          </w:rPr>
          <w:delText xml:space="preserve">large </w:delText>
        </w:r>
      </w:del>
      <w:r w:rsidRPr="00636C9B">
        <w:rPr>
          <w:rFonts w:ascii="Times New Roman" w:hAnsi="Times New Roman"/>
          <w:sz w:val="24"/>
          <w:szCs w:val="24"/>
        </w:rPr>
        <w:t xml:space="preserve">peak in the summer for </w:t>
      </w:r>
      <w:del w:id="331" w:author="Parks, Robbie M" w:date="2018-11-30T08:04:00Z">
        <w:r w:rsidRPr="00636C9B">
          <w:rPr>
            <w:rFonts w:ascii="Times New Roman" w:hAnsi="Times New Roman"/>
            <w:sz w:val="24"/>
            <w:szCs w:val="24"/>
          </w:rPr>
          <w:delText xml:space="preserve">both </w:delText>
        </w:r>
      </w:del>
      <w:r w:rsidRPr="00636C9B">
        <w:rPr>
          <w:rFonts w:ascii="Times New Roman" w:hAnsi="Times New Roman"/>
          <w:sz w:val="24"/>
          <w:szCs w:val="24"/>
        </w:rPr>
        <w:t xml:space="preserve">males and </w:t>
      </w:r>
      <w:ins w:id="332" w:author="Parks, Robbie M" w:date="2018-11-30T08:04:00Z">
        <w:r w:rsidR="001A74D3">
          <w:rPr>
            <w:rFonts w:ascii="Times New Roman" w:hAnsi="Times New Roman"/>
            <w:sz w:val="24"/>
            <w:szCs w:val="24"/>
          </w:rPr>
          <w:t xml:space="preserve">also </w:t>
        </w:r>
      </w:ins>
      <w:r w:rsidRPr="00636C9B">
        <w:rPr>
          <w:rFonts w:ascii="Times New Roman" w:hAnsi="Times New Roman"/>
          <w:sz w:val="24"/>
          <w:szCs w:val="24"/>
        </w:rPr>
        <w:t>females</w:t>
      </w:r>
      <w:commentRangeEnd w:id="328"/>
      <w:commentRangeEnd w:id="329"/>
      <w:r w:rsidR="005E65AD">
        <w:rPr>
          <w:rStyle w:val="CommentReference"/>
          <w:rFonts w:asciiTheme="minorHAnsi" w:eastAsiaTheme="minorHAnsi" w:hAnsiTheme="minorHAnsi" w:cstheme="minorBidi"/>
        </w:rPr>
        <w:commentReference w:id="329"/>
      </w:r>
      <w:r w:rsidR="005E65AD">
        <w:rPr>
          <w:rStyle w:val="CommentReference"/>
          <w:rFonts w:asciiTheme="minorHAnsi" w:eastAsiaTheme="minorHAnsi" w:hAnsiTheme="minorHAnsi" w:cstheme="minorBidi"/>
        </w:rPr>
        <w:commentReference w:id="328"/>
      </w:r>
      <w:ins w:id="333" w:author="Parks, Robbie M" w:date="2018-11-30T08:04:00Z">
        <w:r w:rsidR="001A74D3">
          <w:rPr>
            <w:rFonts w:ascii="Times New Roman" w:hAnsi="Times New Roman"/>
            <w:sz w:val="24"/>
            <w:szCs w:val="24"/>
          </w:rPr>
          <w:t xml:space="preserve"> (though </w:t>
        </w:r>
        <w:r w:rsidR="00FC385E">
          <w:rPr>
            <w:rFonts w:ascii="Times New Roman" w:hAnsi="Times New Roman"/>
            <w:sz w:val="24"/>
            <w:szCs w:val="24"/>
          </w:rPr>
          <w:t>to a lesser degree</w:t>
        </w:r>
        <w:r w:rsidR="001A74D3">
          <w:rPr>
            <w:rFonts w:ascii="Times New Roman" w:hAnsi="Times New Roman"/>
            <w:sz w:val="24"/>
            <w:szCs w:val="24"/>
          </w:rPr>
          <w:t>)</w:t>
        </w:r>
      </w:ins>
    </w:p>
    <w:p w14:paraId="32241E08" w14:textId="77777777" w:rsidR="005B36C6" w:rsidRPr="00636C9B" w:rsidRDefault="005B36C6" w:rsidP="00843ACB">
      <w:pPr>
        <w:spacing w:after="0" w:line="240" w:lineRule="auto"/>
        <w:jc w:val="both"/>
        <w:rPr>
          <w:rFonts w:ascii="Times New Roman" w:hAnsi="Times New Roman"/>
          <w:b/>
          <w:sz w:val="24"/>
          <w:szCs w:val="24"/>
        </w:rPr>
        <w:pPrChange w:id="334" w:author="Parks, Robbie M" w:date="2018-11-30T08:04:00Z">
          <w:pPr>
            <w:spacing w:after="0" w:line="480" w:lineRule="auto"/>
            <w:jc w:val="both"/>
          </w:pPr>
        </w:pPrChange>
      </w:pPr>
    </w:p>
    <w:p w14:paraId="414E7816" w14:textId="103B0D82" w:rsidR="00670EC7"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1AC9269D" w14:textId="77777777" w:rsidR="00090A3A" w:rsidRPr="00636C9B" w:rsidRDefault="00090A3A" w:rsidP="00D76DF7">
      <w:pPr>
        <w:spacing w:after="0" w:line="480" w:lineRule="auto"/>
        <w:jc w:val="both"/>
        <w:rPr>
          <w:del w:id="335" w:author="Parks, Robbie M" w:date="2018-11-30T08:04:00Z"/>
          <w:rFonts w:ascii="Times New Roman" w:hAnsi="Times New Roman"/>
          <w:sz w:val="24"/>
          <w:szCs w:val="24"/>
        </w:rPr>
      </w:pPr>
      <w:del w:id="336" w:author="Parks, Robbie M" w:date="2018-11-30T08:04:00Z">
        <w:r w:rsidRPr="00636C9B">
          <w:rPr>
            <w:rFonts w:ascii="Times New Roman" w:hAnsi="Times New Roman"/>
            <w:sz w:val="24"/>
            <w:szCs w:val="24"/>
          </w:rPr>
          <w:delText>Th</w:delText>
        </w:r>
        <w:r w:rsidR="00F65593" w:rsidRPr="00636C9B">
          <w:rPr>
            <w:rFonts w:ascii="Times New Roman" w:hAnsi="Times New Roman"/>
            <w:sz w:val="24"/>
            <w:szCs w:val="24"/>
          </w:rPr>
          <w:delText>at males make up</w:delText>
        </w:r>
        <w:r w:rsidRPr="00636C9B">
          <w:rPr>
            <w:rFonts w:ascii="Times New Roman" w:hAnsi="Times New Roman"/>
            <w:sz w:val="24"/>
            <w:szCs w:val="24"/>
          </w:rPr>
          <w:delText xml:space="preserve"> majority of additional </w:delText>
        </w:r>
        <w:r w:rsidR="00BB2EFB" w:rsidRPr="00636C9B">
          <w:rPr>
            <w:rFonts w:ascii="Times New Roman" w:hAnsi="Times New Roman"/>
            <w:sz w:val="24"/>
            <w:szCs w:val="24"/>
          </w:rPr>
          <w:delText xml:space="preserve">injury deaths </w:delText>
        </w:r>
        <w:r w:rsidRPr="00636C9B">
          <w:rPr>
            <w:rFonts w:ascii="Times New Roman" w:hAnsi="Times New Roman"/>
            <w:sz w:val="24"/>
            <w:szCs w:val="24"/>
          </w:rPr>
          <w:delText>contrasts with studies of cardiorespiratory causes of deaths, where effects estimated would be larger for females.</w:delText>
        </w:r>
        <w:r w:rsidR="00914974" w:rsidRPr="00636C9B">
          <w:rPr>
            <w:rFonts w:ascii="Times New Roman" w:hAnsi="Times New Roman"/>
            <w:sz w:val="24"/>
            <w:szCs w:val="24"/>
          </w:rPr>
          <w:fldChar w:fldCharType="begin" w:fldLock="1"/>
        </w:r>
        <w:r w:rsidR="00B17AA3" w:rsidRPr="00636C9B">
          <w:rPr>
            <w:rFonts w:ascii="Times New Roman" w:hAnsi="Times New Roman"/>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lt;/sup&gt;","plainTextFormattedCitation":"5","previouslyFormattedCitation":"&lt;sup&gt;5&lt;/sup&gt;"},"properties":{"noteIndex":0},"schema":"https://github.com/citation-style-language/schema/raw/master/csl-citation.json"}</w:delInstrText>
        </w:r>
        <w:r w:rsidR="00914974" w:rsidRPr="00636C9B">
          <w:rPr>
            <w:rFonts w:ascii="Times New Roman" w:hAnsi="Times New Roman"/>
            <w:sz w:val="24"/>
            <w:szCs w:val="24"/>
          </w:rPr>
          <w:fldChar w:fldCharType="separate"/>
        </w:r>
        <w:r w:rsidR="00914974" w:rsidRPr="00636C9B">
          <w:rPr>
            <w:rFonts w:ascii="Times New Roman" w:hAnsi="Times New Roman"/>
            <w:noProof/>
            <w:sz w:val="24"/>
            <w:szCs w:val="24"/>
            <w:vertAlign w:val="superscript"/>
          </w:rPr>
          <w:delText>5</w:delText>
        </w:r>
        <w:r w:rsidR="00914974" w:rsidRPr="00636C9B">
          <w:rPr>
            <w:rFonts w:ascii="Times New Roman" w:hAnsi="Times New Roman"/>
            <w:sz w:val="24"/>
            <w:szCs w:val="24"/>
          </w:rPr>
          <w:fldChar w:fldCharType="end"/>
        </w:r>
      </w:del>
    </w:p>
    <w:p w14:paraId="42C38E3B" w14:textId="767D6603" w:rsidR="00F03BCA" w:rsidRDefault="00105420" w:rsidP="00843ACB">
      <w:pPr>
        <w:spacing w:after="0" w:line="240" w:lineRule="auto"/>
        <w:jc w:val="both"/>
        <w:rPr>
          <w:ins w:id="337" w:author="Parks, Robbie M" w:date="2018-11-30T08:04:00Z"/>
          <w:rFonts w:ascii="Times New Roman" w:hAnsi="Times New Roman"/>
          <w:i/>
          <w:sz w:val="24"/>
          <w:szCs w:val="24"/>
        </w:rPr>
      </w:pPr>
      <w:ins w:id="338" w:author="Parks, Robbie M" w:date="2018-11-30T08:04:00Z">
        <w:r w:rsidRPr="00843ACB">
          <w:rPr>
            <w:rFonts w:ascii="Times New Roman" w:hAnsi="Times New Roman"/>
            <w:i/>
            <w:sz w:val="24"/>
            <w:szCs w:val="24"/>
          </w:rPr>
          <w:t>General</w:t>
        </w:r>
      </w:ins>
    </w:p>
    <w:p w14:paraId="1E37F28D" w14:textId="585914C9" w:rsidR="004D2983" w:rsidRPr="00843ACB" w:rsidRDefault="004D2983" w:rsidP="00843ACB">
      <w:pPr>
        <w:pStyle w:val="ListParagraph"/>
        <w:numPr>
          <w:ilvl w:val="0"/>
          <w:numId w:val="10"/>
        </w:numPr>
        <w:spacing w:after="0" w:line="240" w:lineRule="auto"/>
        <w:jc w:val="both"/>
        <w:rPr>
          <w:ins w:id="339" w:author="Parks, Robbie M" w:date="2018-11-30T08:04:00Z"/>
          <w:rFonts w:ascii="Times New Roman" w:hAnsi="Times New Roman"/>
          <w:i/>
          <w:sz w:val="24"/>
          <w:szCs w:val="24"/>
        </w:rPr>
      </w:pPr>
      <w:ins w:id="340" w:author="Parks, Robbie M" w:date="2018-11-30T08:04:00Z">
        <w:r>
          <w:rPr>
            <w:rFonts w:ascii="Times New Roman" w:hAnsi="Times New Roman"/>
            <w:color w:val="000000" w:themeColor="text1"/>
            <w:sz w:val="24"/>
            <w:szCs w:val="24"/>
          </w:rPr>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23–26&lt;/sup&gt;","plainTextFormattedCitation":"23–26","previouslyFormattedCitation":"&lt;sup&gt;23–26&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23–26</w:t>
        </w:r>
        <w:r w:rsidRPr="00843ACB">
          <w:rPr>
            <w:rFonts w:ascii="Times New Roman" w:hAnsi="Times New Roman"/>
            <w:color w:val="000000" w:themeColor="text1"/>
            <w:sz w:val="24"/>
            <w:szCs w:val="24"/>
          </w:rPr>
          <w:fldChar w:fldCharType="end"/>
        </w:r>
      </w:ins>
    </w:p>
    <w:p w14:paraId="579F2A8B" w14:textId="009B371E" w:rsidR="00146F26" w:rsidRPr="00843ACB" w:rsidRDefault="00090A3A" w:rsidP="00843ACB">
      <w:pPr>
        <w:pStyle w:val="ListParagraph"/>
        <w:numPr>
          <w:ilvl w:val="0"/>
          <w:numId w:val="10"/>
        </w:numPr>
        <w:spacing w:after="0" w:line="240" w:lineRule="auto"/>
        <w:jc w:val="both"/>
        <w:rPr>
          <w:ins w:id="341" w:author="Parks, Robbie M" w:date="2018-11-30T08:04:00Z"/>
          <w:rFonts w:ascii="Times New Roman" w:hAnsi="Times New Roman"/>
          <w:sz w:val="24"/>
          <w:szCs w:val="24"/>
        </w:rPr>
      </w:pPr>
      <w:ins w:id="342" w:author="Parks, Robbie M" w:date="2018-11-30T08:04:00Z">
        <w:r w:rsidRPr="00843ACB">
          <w:rPr>
            <w:rFonts w:ascii="Times New Roman" w:hAnsi="Times New Roman"/>
            <w:sz w:val="24"/>
            <w:szCs w:val="24"/>
          </w:rPr>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104231" w:rsidRPr="00843AC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6&lt;/sup&gt;","plainTextFormattedCitation":"6","previouslyFormattedCitation":"&lt;sup&gt;6&lt;/sup&gt;"},"properties":{"noteIndex":0},"schema":"https://github.com/citation-style-language/schema/raw/master/csl-citation.json"}</w:instrText>
        </w:r>
        <w:r w:rsidR="00914974" w:rsidRPr="00843ACB">
          <w:rPr>
            <w:rFonts w:ascii="Times New Roman" w:hAnsi="Times New Roman"/>
            <w:sz w:val="24"/>
            <w:szCs w:val="24"/>
          </w:rPr>
          <w:fldChar w:fldCharType="separate"/>
        </w:r>
        <w:r w:rsidR="00104231" w:rsidRPr="00843ACB">
          <w:rPr>
            <w:rFonts w:ascii="Times New Roman" w:hAnsi="Times New Roman"/>
            <w:noProof/>
            <w:sz w:val="24"/>
            <w:szCs w:val="24"/>
            <w:vertAlign w:val="superscript"/>
          </w:rPr>
          <w:t>6</w:t>
        </w:r>
        <w:r w:rsidR="00914974" w:rsidRPr="00843ACB">
          <w:rPr>
            <w:rFonts w:ascii="Times New Roman" w:hAnsi="Times New Roman"/>
            <w:sz w:val="24"/>
            <w:szCs w:val="24"/>
          </w:rPr>
          <w:fldChar w:fldCharType="end"/>
        </w:r>
      </w:ins>
    </w:p>
    <w:p w14:paraId="27852255" w14:textId="4934ABDD" w:rsidR="00362889" w:rsidRPr="00843ACB" w:rsidRDefault="00362889" w:rsidP="00843ACB">
      <w:pPr>
        <w:pStyle w:val="ListParagraph"/>
        <w:numPr>
          <w:ilvl w:val="0"/>
          <w:numId w:val="10"/>
        </w:numPr>
        <w:spacing w:after="0" w:line="240" w:lineRule="auto"/>
        <w:jc w:val="both"/>
        <w:rPr>
          <w:ins w:id="343" w:author="Parks, Robbie M" w:date="2018-11-30T08:04:00Z"/>
          <w:rFonts w:ascii="Times New Roman" w:hAnsi="Times New Roman"/>
          <w:sz w:val="24"/>
          <w:szCs w:val="24"/>
        </w:rPr>
      </w:pPr>
      <w:ins w:id="344" w:author="Parks, Robbie M" w:date="2018-11-30T08:04:00Z">
        <w:r w:rsidRPr="00843ACB">
          <w:rPr>
            <w:rFonts w:ascii="Times New Roman" w:hAnsi="Times New Roman"/>
            <w:color w:val="000000" w:themeColor="text1"/>
            <w:sz w:val="24"/>
            <w:szCs w:val="24"/>
          </w:rPr>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47BC4">
          <w:rPr>
            <w:rFonts w:ascii="MS Mincho" w:eastAsia="MS Mincho" w:hAnsi="MS Mincho" w:cs="MS Mincho"/>
            <w:color w:val="000000" w:themeColor="text1"/>
            <w:sz w:val="24"/>
            <w:szCs w:val="24"/>
          </w:rPr>
          <w:instrText>∼</w:instrText>
        </w:r>
        <w:r w:rsidR="00347BC4">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27–32&lt;/sup&gt;","plainTextFormattedCitation":"27–32","previouslyFormattedCitation":"&lt;sup&gt;27–32&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27–32</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23–26&lt;/sup&gt;","plainTextFormattedCitation":"23–26","previouslyFormattedCitation":"&lt;sup&gt;23–26&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23–26</w:t>
        </w:r>
        <w:r w:rsidRPr="00843ACB">
          <w:rPr>
            <w:rFonts w:ascii="Times New Roman" w:hAnsi="Times New Roman"/>
            <w:color w:val="000000" w:themeColor="text1"/>
            <w:sz w:val="24"/>
            <w:szCs w:val="24"/>
          </w:rPr>
          <w:fldChar w:fldCharType="end"/>
        </w:r>
      </w:ins>
    </w:p>
    <w:p w14:paraId="6ED609D4" w14:textId="3A1FF16D" w:rsidR="00B95A90" w:rsidRPr="00843ACB" w:rsidRDefault="00B95A90" w:rsidP="00843ACB">
      <w:pPr>
        <w:pStyle w:val="ListParagraph"/>
        <w:numPr>
          <w:ilvl w:val="0"/>
          <w:numId w:val="10"/>
        </w:numPr>
        <w:spacing w:after="0" w:line="240" w:lineRule="auto"/>
        <w:jc w:val="both"/>
        <w:rPr>
          <w:ins w:id="345" w:author="Parks, Robbie M" w:date="2018-11-30T08:04:00Z"/>
          <w:rFonts w:ascii="Times New Roman" w:hAnsi="Times New Roman"/>
          <w:sz w:val="24"/>
          <w:szCs w:val="24"/>
        </w:rPr>
      </w:pPr>
      <w:ins w:id="346" w:author="Parks, Robbie M" w:date="2018-11-30T08:04:00Z">
        <w:r>
          <w:rPr>
            <w:rFonts w:ascii="Times New Roman" w:hAnsi="Times New Roman"/>
            <w:sz w:val="24"/>
            <w:szCs w:val="24"/>
          </w:rPr>
          <w:t>Average alcohol consumption by country and area in USA increases with colder average temperatures.</w:t>
        </w:r>
        <w:r>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33&lt;/sup&gt;","plainTextFormattedCitation":"33","previouslyFormattedCitation":"&lt;sup&gt;33&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33</w:t>
        </w:r>
        <w:r>
          <w:rPr>
            <w:rFonts w:ascii="Times New Roman" w:hAnsi="Times New Roman"/>
            <w:sz w:val="24"/>
            <w:szCs w:val="24"/>
          </w:rPr>
          <w:fldChar w:fldCharType="end"/>
        </w:r>
        <w:r>
          <w:rPr>
            <w:rFonts w:ascii="Times New Roman" w:hAnsi="Times New Roman"/>
            <w:sz w:val="24"/>
            <w:szCs w:val="24"/>
          </w:rPr>
          <w:t xml:space="preserve"> Deviation from seasonal averages affects alcohol consumption also in summer (</w:t>
        </w:r>
        <w:r w:rsidR="008D7FE8">
          <w:rPr>
            <w:rFonts w:ascii="Times New Roman" w:hAnsi="Times New Roman"/>
            <w:sz w:val="24"/>
            <w:szCs w:val="24"/>
          </w:rPr>
          <w:t>still looking for this evidence</w:t>
        </w:r>
        <w:r>
          <w:rPr>
            <w:rFonts w:ascii="Times New Roman" w:hAnsi="Times New Roman"/>
            <w:sz w:val="24"/>
            <w:szCs w:val="24"/>
          </w:rPr>
          <w:t>).</w:t>
        </w:r>
      </w:ins>
    </w:p>
    <w:p w14:paraId="4DC4DB94" w14:textId="77777777" w:rsidR="00CE4993" w:rsidRPr="00636C9B" w:rsidRDefault="00CE4993" w:rsidP="00843ACB">
      <w:pPr>
        <w:spacing w:after="0" w:line="240" w:lineRule="auto"/>
        <w:jc w:val="both"/>
        <w:rPr>
          <w:rFonts w:ascii="Times New Roman" w:hAnsi="Times New Roman"/>
          <w:sz w:val="24"/>
          <w:szCs w:val="24"/>
        </w:rPr>
        <w:pPrChange w:id="347" w:author="Parks, Robbie M" w:date="2018-11-30T08:04:00Z">
          <w:pPr>
            <w:spacing w:after="0" w:line="480" w:lineRule="auto"/>
            <w:jc w:val="both"/>
          </w:pPr>
        </w:pPrChange>
      </w:pPr>
    </w:p>
    <w:p w14:paraId="527D4EFD" w14:textId="20030D2D" w:rsidR="00D259CD" w:rsidRPr="00F666B9" w:rsidRDefault="00CE4993" w:rsidP="00843ACB">
      <w:pPr>
        <w:spacing w:after="0" w:line="240" w:lineRule="auto"/>
        <w:jc w:val="both"/>
        <w:rPr>
          <w:rFonts w:ascii="Times New Roman" w:hAnsi="Times New Roman"/>
          <w:i/>
          <w:sz w:val="24"/>
          <w:szCs w:val="24"/>
        </w:rPr>
        <w:pPrChange w:id="348" w:author="Parks, Robbie M" w:date="2018-11-30T08:04:00Z">
          <w:pPr>
            <w:spacing w:after="0" w:line="480" w:lineRule="auto"/>
            <w:jc w:val="both"/>
          </w:pPr>
        </w:pPrChange>
      </w:pPr>
      <w:r w:rsidRPr="00636C9B">
        <w:rPr>
          <w:rFonts w:ascii="Times New Roman" w:hAnsi="Times New Roman"/>
          <w:i/>
          <w:sz w:val="24"/>
          <w:szCs w:val="24"/>
        </w:rPr>
        <w:t>Transport</w:t>
      </w:r>
    </w:p>
    <w:p w14:paraId="520CB766" w14:textId="77777777" w:rsidR="00E908B1" w:rsidRPr="00636C9B" w:rsidRDefault="009B7A5F" w:rsidP="00D76DF7">
      <w:pPr>
        <w:pStyle w:val="ListParagraph"/>
        <w:numPr>
          <w:ilvl w:val="0"/>
          <w:numId w:val="7"/>
        </w:numPr>
        <w:spacing w:after="0" w:line="480" w:lineRule="auto"/>
        <w:jc w:val="both"/>
        <w:rPr>
          <w:del w:id="349" w:author="Parks, Robbie M" w:date="2018-11-30T08:04:00Z"/>
          <w:rFonts w:ascii="Times New Roman" w:hAnsi="Times New Roman"/>
          <w:sz w:val="24"/>
          <w:szCs w:val="24"/>
        </w:rPr>
      </w:pPr>
      <w:commentRangeStart w:id="350"/>
      <w:del w:id="351" w:author="Parks, Robbie M" w:date="2018-11-30T08:04:00Z">
        <w:r w:rsidRPr="00636C9B">
          <w:rPr>
            <w:rFonts w:ascii="Times New Roman" w:hAnsi="Times New Roman"/>
            <w:sz w:val="24"/>
            <w:szCs w:val="24"/>
          </w:rPr>
          <w:delText>Teenagers generally drive less than all but oldest people, but their numbers of crashes and crash deaths are disproportionately high. 16-19 year olds have nearly 3 times rate of crashes as 20 and over.</w:delText>
        </w:r>
      </w:del>
      <w:ins w:id="352" w:author="Parks, Robbie M" w:date="2018-11-30T08:04:00Z">
        <w:r w:rsidR="00C204F6">
          <w:rPr>
            <w:rFonts w:ascii="Times New Roman" w:hAnsi="Times New Roman"/>
            <w:sz w:val="24"/>
            <w:szCs w:val="24"/>
          </w:rPr>
          <w:t>More road traffic when there is less snow</w:t>
        </w:r>
        <w:r w:rsidR="00730CB0">
          <w:rPr>
            <w:rFonts w:ascii="Times New Roman" w:hAnsi="Times New Roman"/>
            <w:sz w:val="24"/>
            <w:szCs w:val="24"/>
          </w:rPr>
          <w:t xml:space="preserve"> (i.e., correlated with higher temperature)</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34–37&lt;/sup&gt;","plainTextFormattedCitation":"34–37","previouslyFormattedCitation":"&lt;sup&gt;34–37&lt;/sup&gt;"},"properties":{"noteIndex":0},"schema":"https://github.com/citation-style-language/schema/raw/master/csl-citation.json"}</w:instrText>
        </w:r>
        <w:r w:rsidR="00AD55FC">
          <w:rPr>
            <w:rFonts w:ascii="Times New Roman" w:hAnsi="Times New Roman"/>
            <w:sz w:val="24"/>
            <w:szCs w:val="24"/>
          </w:rPr>
          <w:fldChar w:fldCharType="separate"/>
        </w:r>
        <w:r w:rsidR="00B43563" w:rsidRPr="00B43563">
          <w:rPr>
            <w:rFonts w:ascii="Times New Roman" w:hAnsi="Times New Roman"/>
            <w:noProof/>
            <w:sz w:val="24"/>
            <w:szCs w:val="24"/>
            <w:vertAlign w:val="superscript"/>
          </w:rPr>
          <w:t>34–37</w:t>
        </w:r>
        <w:r w:rsidR="00AD55FC">
          <w:rPr>
            <w:rFonts w:ascii="Times New Roman" w:hAnsi="Times New Roman"/>
            <w:sz w:val="24"/>
            <w:szCs w:val="24"/>
          </w:rPr>
          <w:fldChar w:fldCharType="end"/>
        </w:r>
        <w:r w:rsidR="00E17F7C">
          <w:rPr>
            <w:rFonts w:ascii="Times New Roman" w:hAnsi="Times New Roman"/>
            <w:sz w:val="24"/>
            <w:szCs w:val="24"/>
          </w:rPr>
          <w:t xml:space="preserve"> </w:t>
        </w:r>
        <w:r w:rsidR="00E17F7C" w:rsidRPr="008D4556">
          <w:rPr>
            <w:rFonts w:ascii="Times New Roman" w:hAnsi="Times New Roman"/>
            <w:sz w:val="24"/>
            <w:szCs w:val="24"/>
          </w:rPr>
          <w:t xml:space="preserve">Young people (16-29 </w:t>
        </w:r>
        <w:r w:rsidR="00E17F7C" w:rsidRPr="002C78AF">
          <w:rPr>
            <w:rFonts w:ascii="Times New Roman" w:hAnsi="Times New Roman"/>
            <w:sz w:val="24"/>
            <w:szCs w:val="24"/>
          </w:rPr>
          <w:t>years) have highest crash involvements per 100 million miles, along with 80+</w:t>
        </w:r>
        <w:r w:rsidR="00E17F7C">
          <w:rPr>
            <w:rFonts w:ascii="Times New Roman" w:hAnsi="Times New Roman"/>
            <w:sz w:val="24"/>
            <w:szCs w:val="24"/>
          </w:rPr>
          <w:t>, so more crashes with unit increase in temperature</w:t>
        </w:r>
        <w:r w:rsidR="00E17F7C" w:rsidRPr="008D4556">
          <w:rPr>
            <w:rFonts w:ascii="Times New Roman" w:hAnsi="Times New Roman"/>
            <w:sz w:val="24"/>
            <w:szCs w:val="24"/>
          </w:rPr>
          <w:t xml:space="preserve"> (</w:t>
        </w:r>
      </w:ins>
      <w:moveFromRangeStart w:id="353" w:author="Parks, Robbie M" w:date="2018-11-30T08:04:00Z" w:name="move531328391"/>
      <w:moveFrom w:id="354" w:author="Parks, Robbie M" w:date="2018-11-30T08:04:00Z">
        <w:r w:rsidR="00E17F7C">
          <w:rPr>
            <w:rFonts w:ascii="Times New Roman" w:hAnsi="Times New Roman"/>
            <w:sz w:val="24"/>
            <w:szCs w:val="24"/>
          </w:rPr>
          <w:t xml:space="preserve"> </w:t>
        </w:r>
        <w:r w:rsidR="00E17F7C" w:rsidRPr="00636C9B">
          <w:rPr>
            <w:rFonts w:ascii="Times New Roman" w:hAnsi="Times New Roman"/>
            <w:sz w:val="24"/>
            <w:szCs w:val="24"/>
          </w:rPr>
          <w:t>Fatality of passengers also high in younger ages due to disproportionately high levels of unbelted passengers. (</w:t>
        </w:r>
      </w:moveFrom>
      <w:moveFromRangeEnd w:id="353"/>
      <w:del w:id="355" w:author="Parks, Robbie M" w:date="2018-11-30T08:04:00Z">
        <w:r w:rsidR="009B2056">
          <w:fldChar w:fldCharType="begin"/>
        </w:r>
        <w:r w:rsidR="009B2056">
          <w:delInstrText xml:space="preserve"> HYPERLINK "http:</w:delInstrText>
        </w:r>
        <w:r w:rsidR="009B2056">
          <w:delInstrText xml:space="preserve">//www.iihs.org/iihs/topics/t/teenagers/fatalityfacts/teenagers/2016" </w:delInstrText>
        </w:r>
        <w:r w:rsidR="009B2056">
          <w:fldChar w:fldCharType="separate"/>
        </w:r>
        <w:r w:rsidR="00E908B1" w:rsidRPr="00636C9B">
          <w:rPr>
            <w:rStyle w:val="Hyperlink"/>
            <w:rFonts w:ascii="Times New Roman" w:hAnsi="Times New Roman"/>
            <w:sz w:val="24"/>
            <w:szCs w:val="24"/>
          </w:rPr>
          <w:delText>link</w:delText>
        </w:r>
        <w:r w:rsidR="009B2056">
          <w:rPr>
            <w:rStyle w:val="Hyperlink"/>
            <w:rFonts w:ascii="Times New Roman" w:hAnsi="Times New Roman"/>
            <w:sz w:val="24"/>
            <w:szCs w:val="24"/>
          </w:rPr>
          <w:fldChar w:fldCharType="end"/>
        </w:r>
        <w:r w:rsidR="00E908B1" w:rsidRPr="00636C9B">
          <w:rPr>
            <w:rFonts w:ascii="Times New Roman" w:hAnsi="Times New Roman"/>
            <w:sz w:val="24"/>
            <w:szCs w:val="24"/>
          </w:rPr>
          <w:delText>)</w:delText>
        </w:r>
      </w:del>
    </w:p>
    <w:p w14:paraId="7A1FA523" w14:textId="77777777" w:rsidR="003257F8" w:rsidRPr="00636C9B" w:rsidRDefault="00E908B1" w:rsidP="00D76DF7">
      <w:pPr>
        <w:pStyle w:val="ListParagraph"/>
        <w:numPr>
          <w:ilvl w:val="0"/>
          <w:numId w:val="7"/>
        </w:numPr>
        <w:spacing w:after="0" w:line="480" w:lineRule="auto"/>
        <w:jc w:val="both"/>
        <w:rPr>
          <w:del w:id="356" w:author="Parks, Robbie M" w:date="2018-11-30T08:04:00Z"/>
          <w:rFonts w:ascii="Times New Roman" w:hAnsi="Times New Roman"/>
          <w:sz w:val="24"/>
          <w:szCs w:val="24"/>
        </w:rPr>
      </w:pPr>
      <w:del w:id="357" w:author="Parks, Robbie M" w:date="2018-11-30T08:04:00Z">
        <w:r w:rsidRPr="00636C9B">
          <w:rPr>
            <w:rFonts w:ascii="Times New Roman" w:hAnsi="Times New Roman"/>
            <w:sz w:val="24"/>
            <w:szCs w:val="24"/>
          </w:rPr>
          <w:delText xml:space="preserve">Also young people (16-29) have highest crash involvements per 100 million miles, along with 80+ </w:delText>
        </w:r>
        <w:r w:rsidR="009B7A5F" w:rsidRPr="00636C9B">
          <w:rPr>
            <w:rFonts w:ascii="Times New Roman" w:hAnsi="Times New Roman"/>
            <w:sz w:val="24"/>
            <w:szCs w:val="24"/>
          </w:rPr>
          <w:delText>(</w:delText>
        </w:r>
      </w:del>
      <w:hyperlink r:id="rId12" w:history="1">
        <w:r w:rsidR="00E17F7C" w:rsidRPr="008D4556">
          <w:rPr>
            <w:rStyle w:val="Hyperlink"/>
            <w:rFonts w:ascii="Times New Roman" w:hAnsi="Times New Roman"/>
            <w:sz w:val="24"/>
            <w:szCs w:val="24"/>
          </w:rPr>
          <w:t>link</w:t>
        </w:r>
      </w:hyperlink>
      <w:ins w:id="358" w:author="Parks, Robbie M" w:date="2018-11-30T08:04:00Z">
        <w:r w:rsidR="00E17F7C" w:rsidRPr="008D4556">
          <w:rPr>
            <w:rFonts w:ascii="Times New Roman" w:hAnsi="Times New Roman"/>
            <w:sz w:val="24"/>
            <w:szCs w:val="24"/>
          </w:rPr>
          <w:t>)</w:t>
        </w:r>
        <w:r w:rsidR="00E17F7C">
          <w:rPr>
            <w:rFonts w:ascii="Times New Roman" w:hAnsi="Times New Roman"/>
            <w:sz w:val="24"/>
            <w:szCs w:val="24"/>
          </w:rPr>
          <w:t>.</w:t>
        </w:r>
      </w:ins>
      <w:moveToRangeStart w:id="359" w:author="Parks, Robbie M" w:date="2018-11-30T08:04:00Z" w:name="move531328391"/>
      <w:moveTo w:id="360" w:author="Parks, Robbie M" w:date="2018-11-30T08:04:00Z">
        <w:r w:rsidR="00E17F7C">
          <w:rPr>
            <w:rFonts w:ascii="Times New Roman" w:hAnsi="Times New Roman"/>
            <w:sz w:val="24"/>
            <w:szCs w:val="24"/>
          </w:rPr>
          <w:t xml:space="preserve"> </w:t>
        </w:r>
        <w:r w:rsidR="00E17F7C" w:rsidRPr="00636C9B">
          <w:rPr>
            <w:rFonts w:ascii="Times New Roman" w:hAnsi="Times New Roman"/>
            <w:sz w:val="24"/>
            <w:szCs w:val="24"/>
          </w:rPr>
          <w:t>Fatality of passengers also high in younger ages due to disproportionately high levels of unbelted passengers. (</w:t>
        </w:r>
      </w:moveTo>
      <w:moveToRangeEnd w:id="359"/>
      <w:del w:id="361" w:author="Parks, Robbie M" w:date="2018-11-30T08:04:00Z">
        <w:r w:rsidRPr="00636C9B">
          <w:rPr>
            <w:rFonts w:ascii="Times New Roman" w:hAnsi="Times New Roman"/>
            <w:sz w:val="24"/>
            <w:szCs w:val="24"/>
          </w:rPr>
          <w:delText>)</w:delText>
        </w:r>
      </w:del>
    </w:p>
    <w:p w14:paraId="7D3E83B0" w14:textId="77777777" w:rsidR="00975ED8" w:rsidRPr="009B5576" w:rsidRDefault="00AA22B2" w:rsidP="00D76DF7">
      <w:pPr>
        <w:pStyle w:val="ListParagraph"/>
        <w:numPr>
          <w:ilvl w:val="0"/>
          <w:numId w:val="7"/>
        </w:numPr>
        <w:spacing w:after="0" w:line="480" w:lineRule="auto"/>
        <w:jc w:val="both"/>
        <w:rPr>
          <w:del w:id="362" w:author="Parks, Robbie M" w:date="2018-11-30T08:04:00Z"/>
          <w:rFonts w:ascii="Times New Roman" w:hAnsi="Times New Roman"/>
          <w:sz w:val="24"/>
          <w:szCs w:val="24"/>
        </w:rPr>
      </w:pPr>
      <w:del w:id="363" w:author="Parks, Robbie M" w:date="2018-11-30T08:04:00Z">
        <w:r w:rsidRPr="00636C9B" w:rsidDel="00AA22B2">
          <w:rPr>
            <w:rFonts w:ascii="Times New Roman" w:hAnsi="Times New Roman"/>
            <w:sz w:val="24"/>
            <w:szCs w:val="24"/>
          </w:rPr>
          <w:delText xml:space="preserve"> </w:delText>
        </w:r>
        <w:r w:rsidR="00CF2B2F" w:rsidRPr="00636C9B">
          <w:rPr>
            <w:rFonts w:ascii="Times New Roman" w:hAnsi="Times New Roman"/>
            <w:sz w:val="24"/>
            <w:szCs w:val="24"/>
          </w:rPr>
          <w:delText>‘Young drivers are less likely than adults to drive after drinking alcohol, but their crash risk is substantially higher when they do’. (</w:delText>
        </w:r>
      </w:del>
      <w:hyperlink r:id="rId13" w:history="1">
        <w:r w:rsidR="00E17F7C" w:rsidRPr="00636C9B">
          <w:rPr>
            <w:rStyle w:val="Hyperlink"/>
            <w:rFonts w:ascii="Times New Roman" w:hAnsi="Times New Roman"/>
            <w:sz w:val="24"/>
            <w:szCs w:val="24"/>
          </w:rPr>
          <w:t>link</w:t>
        </w:r>
      </w:hyperlink>
      <w:del w:id="364" w:author="Parks, Robbie M" w:date="2018-11-30T08:04:00Z">
        <w:r w:rsidR="00CF2B2F" w:rsidRPr="00636C9B">
          <w:rPr>
            <w:rFonts w:ascii="Times New Roman" w:hAnsi="Times New Roman"/>
            <w:sz w:val="24"/>
            <w:szCs w:val="24"/>
          </w:rPr>
          <w:delText>)</w:delText>
        </w:r>
        <w:r w:rsidR="00CC1FF3" w:rsidRPr="00636C9B">
          <w:rPr>
            <w:rFonts w:ascii="Times New Roman" w:hAnsi="Times New Roman"/>
            <w:sz w:val="24"/>
            <w:szCs w:val="24"/>
          </w:rPr>
          <w:delText>Temperature second highest meteorological condition affecting road traffic accidents</w:delText>
        </w:r>
        <w:r w:rsidR="00610AD2" w:rsidRPr="00636C9B">
          <w:rPr>
            <w:rFonts w:ascii="Times New Roman" w:hAnsi="Times New Roman"/>
            <w:sz w:val="24"/>
            <w:szCs w:val="24"/>
          </w:rPr>
          <w:delText>, with wind speed the most (?).</w:delText>
        </w:r>
        <w:r w:rsidR="000765BB" w:rsidRPr="00636C9B">
          <w:rPr>
            <w:rFonts w:ascii="Times New Roman" w:hAnsi="Times New Roman"/>
            <w:sz w:val="24"/>
            <w:szCs w:val="24"/>
          </w:rPr>
          <w:fldChar w:fldCharType="begin" w:fldLock="1"/>
        </w:r>
        <w:r w:rsidR="001B365D" w:rsidRPr="00636C9B">
          <w:rPr>
            <w:rFonts w:ascii="Times New Roman" w:hAnsi="Times New Roman"/>
            <w:sz w:val="24"/>
            <w:szCs w:val="24"/>
          </w:rPr>
          <w:del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26&lt;/sup&gt;","plainTextFormattedCitation":"26","previouslyFormattedCitation":"&lt;sup&gt;26&lt;/sup&gt;"},"properties":{"noteIndex":0},"schema":"https://github.com/citation-style-language/schema/raw/master/csl-citation.json"}</w:delInstrText>
        </w:r>
        <w:r w:rsidR="000765B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delText>26</w:delText>
        </w:r>
        <w:r w:rsidR="000765BB" w:rsidRPr="00636C9B">
          <w:rPr>
            <w:rFonts w:ascii="Times New Roman" w:hAnsi="Times New Roman"/>
            <w:sz w:val="24"/>
            <w:szCs w:val="24"/>
          </w:rPr>
          <w:fldChar w:fldCharType="end"/>
        </w:r>
        <w:r w:rsidR="00176D12" w:rsidRPr="00636C9B">
          <w:rPr>
            <w:rFonts w:ascii="Times New Roman" w:hAnsi="Times New Roman"/>
            <w:sz w:val="24"/>
            <w:szCs w:val="24"/>
          </w:rPr>
          <w:delText xml:space="preserve"> Visual acuity lowered by increases in temperature.</w:delText>
        </w:r>
        <w:r w:rsidR="00176D12" w:rsidRPr="00636C9B">
          <w:rPr>
            <w:rFonts w:ascii="Times New Roman" w:hAnsi="Times New Roman"/>
            <w:sz w:val="24"/>
            <w:szCs w:val="24"/>
          </w:rPr>
          <w:fldChar w:fldCharType="begin" w:fldLock="1"/>
        </w:r>
        <w:r w:rsidR="001B365D" w:rsidRPr="00636C9B">
          <w:rPr>
            <w:rFonts w:ascii="Times New Roman" w:hAnsi="Times New Roman"/>
            <w:sz w:val="24"/>
            <w:szCs w:val="24"/>
          </w:rPr>
          <w:delInstrText>ADDIN CSL_CITATION {"citationItems":[{"id":"ITEM-1","itemData":{"DOI":"10.1080/00140138408963605","ISSN":"13665847","abstract":"\"</w:delInstrText>
        </w:r>
        <w:r w:rsidR="001B365D" w:rsidRPr="00636C9B">
          <w:rPr>
            <w:rFonts w:ascii="Times New Roman" w:hAnsi="Times New Roman" w:hint="eastAsia"/>
            <w:sz w:val="24"/>
            <w:szCs w:val="24"/>
          </w:rPr>
          <w:delInstrText>視力に及ぼす熱の影響</w:delInstrText>
        </w:r>
        <w:r w:rsidR="001B365D" w:rsidRPr="00636C9B">
          <w:rPr>
            <w:rFonts w:ascii="Times New Roman" w:hAnsi="Times New Roman"/>
            <w:sz w:val="24"/>
            <w:szCs w:val="24"/>
          </w:rPr>
          <w:delInstrText xml:space="preserve">  </w:delInstrText>
        </w:r>
        <w:r w:rsidR="001B365D" w:rsidRPr="00636C9B">
          <w:rPr>
            <w:rFonts w:ascii="Times New Roman" w:hAnsi="Times New Roman" w:hint="eastAsia"/>
            <w:sz w:val="24"/>
            <w:szCs w:val="24"/>
          </w:rPr>
          <w:delInstrText xml:space="preserve">　</w:delInstrText>
        </w:r>
        <w:r w:rsidR="001B365D" w:rsidRPr="00636C9B">
          <w:rPr>
            <w:rFonts w:ascii="Times New Roman" w:hAnsi="Times New Roman"/>
            <w:sz w:val="24"/>
            <w:szCs w:val="24"/>
          </w:rPr>
          <w:delInstrText>9</w:delInstrText>
        </w:r>
        <w:r w:rsidR="001B365D" w:rsidRPr="00636C9B">
          <w:rPr>
            <w:rFonts w:ascii="Times New Roman" w:hAnsi="Times New Roman" w:hint="eastAsia"/>
            <w:sz w:val="24"/>
            <w:szCs w:val="24"/>
          </w:rPr>
          <w:delInstrText>名の被験者の視力を</w:delInstrText>
        </w:r>
        <w:r w:rsidR="001B365D" w:rsidRPr="00636C9B">
          <w:rPr>
            <w:rFonts w:ascii="Times New Roman" w:hAnsi="Times New Roman"/>
            <w:sz w:val="24"/>
            <w:szCs w:val="24"/>
          </w:rPr>
          <w:delInstrText>3</w:delInstrText>
        </w:r>
        <w:r w:rsidR="001B365D" w:rsidRPr="00636C9B">
          <w:rPr>
            <w:rFonts w:ascii="Times New Roman" w:hAnsi="Times New Roman" w:hint="eastAsia"/>
            <w:sz w:val="24"/>
            <w:szCs w:val="24"/>
          </w:rPr>
          <w:delInstrText>つの条件下でランドルト環を用いて測定した。</w:delInstrText>
        </w:r>
        <w:r w:rsidR="001B365D" w:rsidRPr="00636C9B">
          <w:rPr>
            <w:rFonts w:ascii="Times New Roman" w:hAnsi="Times New Roman"/>
            <w:sz w:val="24"/>
            <w:szCs w:val="24"/>
          </w:rPr>
          <w:delInstrText>3</w:delInstrText>
        </w:r>
        <w:r w:rsidR="001B365D" w:rsidRPr="00636C9B">
          <w:rPr>
            <w:rFonts w:ascii="Times New Roman" w:hAnsi="Times New Roman" w:hint="eastAsia"/>
            <w:sz w:val="24"/>
            <w:szCs w:val="24"/>
          </w:rPr>
          <w:delInstrText>つの条件とは（</w:delInstrText>
        </w:r>
        <w:r w:rsidR="001B365D" w:rsidRPr="00636C9B">
          <w:rPr>
            <w:rFonts w:ascii="Times New Roman" w:hAnsi="Times New Roman"/>
            <w:sz w:val="24"/>
            <w:szCs w:val="24"/>
          </w:rPr>
          <w:delInstrText>1</w:delInstrText>
        </w:r>
        <w:r w:rsidR="001B365D" w:rsidRPr="00636C9B">
          <w:rPr>
            <w:rFonts w:ascii="Times New Roman" w:hAnsi="Times New Roman" w:hint="eastAsia"/>
            <w:sz w:val="24"/>
            <w:szCs w:val="24"/>
          </w:rPr>
          <w:delInstrText>）熱的中立のコントロール、（</w:delInstrText>
        </w:r>
        <w:r w:rsidR="001B365D" w:rsidRPr="00636C9B">
          <w:rPr>
            <w:rFonts w:ascii="Times New Roman" w:hAnsi="Times New Roman"/>
            <w:sz w:val="24"/>
            <w:szCs w:val="24"/>
          </w:rPr>
          <w:delInstrText>2</w:delInstrText>
        </w:r>
        <w:r w:rsidR="001B365D" w:rsidRPr="00636C9B">
          <w:rPr>
            <w:rFonts w:ascii="Times New Roman" w:hAnsi="Times New Roman" w:hint="eastAsia"/>
            <w:sz w:val="24"/>
            <w:szCs w:val="24"/>
          </w:rPr>
          <w:delInstrText>）温暖湿潤、（</w:delInstrText>
        </w:r>
        <w:r w:rsidR="001B365D" w:rsidRPr="00636C9B">
          <w:rPr>
            <w:rFonts w:ascii="Times New Roman" w:hAnsi="Times New Roman"/>
            <w:sz w:val="24"/>
            <w:szCs w:val="24"/>
          </w:rPr>
          <w:delInstrText>3</w:delInstrText>
        </w:r>
        <w:r w:rsidR="001B365D" w:rsidRPr="00636C9B">
          <w:rPr>
            <w:rFonts w:ascii="Times New Roman" w:hAnsi="Times New Roman" w:hint="eastAsia"/>
            <w:sz w:val="24"/>
            <w:szCs w:val="24"/>
          </w:rPr>
          <w:delInstrText>）高温乾燥の環境で、各条件とも被験者を</w:delInstrText>
        </w:r>
        <w:r w:rsidR="001B365D" w:rsidRPr="00636C9B">
          <w:rPr>
            <w:rFonts w:ascii="Times New Roman" w:hAnsi="Times New Roman"/>
            <w:sz w:val="24"/>
            <w:szCs w:val="24"/>
          </w:rPr>
          <w:delInstrText>3</w:delInstrText>
        </w:r>
        <w:r w:rsidR="001B365D" w:rsidRPr="00636C9B">
          <w:rPr>
            <w:rFonts w:ascii="Times New Roman" w:hAnsi="Times New Roman" w:hint="eastAsia"/>
            <w:sz w:val="24"/>
            <w:szCs w:val="24"/>
          </w:rPr>
          <w:delInstrText>時間放置した。背景照度は</w:delInstrText>
        </w:r>
        <w:r w:rsidR="001B365D" w:rsidRPr="00636C9B">
          <w:rPr>
            <w:rFonts w:ascii="Times New Roman" w:hAnsi="Times New Roman"/>
            <w:sz w:val="24"/>
            <w:szCs w:val="24"/>
          </w:rPr>
          <w:delInstrText>450</w:delInstrText>
        </w:r>
        <w:r w:rsidR="001B365D" w:rsidRPr="00636C9B">
          <w:rPr>
            <w:rFonts w:ascii="Times New Roman" w:hAnsi="Times New Roman" w:hint="eastAsia"/>
            <w:sz w:val="24"/>
            <w:szCs w:val="24"/>
          </w:rPr>
          <w:delInstrText>と</w:delInstrText>
        </w:r>
        <w:r w:rsidR="001B365D" w:rsidRPr="00636C9B">
          <w:rPr>
            <w:rFonts w:ascii="Times New Roman" w:hAnsi="Times New Roman"/>
            <w:sz w:val="24"/>
            <w:szCs w:val="24"/>
          </w:rPr>
          <w:delInstrText>5cd/m2</w:delInstrText>
        </w:r>
        <w:r w:rsidR="001B365D" w:rsidRPr="00636C9B">
          <w:rPr>
            <w:rFonts w:ascii="Times New Roman" w:hAnsi="Times New Roman" w:hint="eastAsia"/>
            <w:sz w:val="24"/>
            <w:szCs w:val="24"/>
          </w:rPr>
          <w:delInstrText>とした。熱による負担の指標として、直腸温と心拍数を同時に測定した。両方の照明条件下において、熱による負担と一次相関を示す視覚機能の有意な低下が見られた。</w:delInstrText>
        </w:r>
        <w:r w:rsidR="001B365D" w:rsidRPr="00636C9B">
          <w:rPr>
            <w:rFonts w:ascii="Times New Roman" w:hAnsi="Times New Roman"/>
            <w:sz w:val="24"/>
            <w:szCs w:val="24"/>
          </w:rPr>
          <w:del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27&lt;/sup&gt;","plainTextFormattedCitation":"27","previouslyFormattedCitation":"&lt;sup&gt;27&lt;/sup&gt;"},"properties":{"noteIndex":0},"schema":"https://github.com/citation-style-language/schema/raw/master/csl-citation.json"}</w:delInstrText>
        </w:r>
        <w:r w:rsidR="00176D12"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delText>27</w:delText>
        </w:r>
        <w:r w:rsidR="00176D12" w:rsidRPr="00636C9B">
          <w:rPr>
            <w:rFonts w:ascii="Times New Roman" w:hAnsi="Times New Roman"/>
            <w:sz w:val="24"/>
            <w:szCs w:val="24"/>
          </w:rPr>
          <w:fldChar w:fldCharType="end"/>
        </w:r>
      </w:del>
    </w:p>
    <w:p w14:paraId="624EF8B6" w14:textId="77777777" w:rsidR="007B210B" w:rsidRPr="00636C9B" w:rsidRDefault="007B210B" w:rsidP="00D76DF7">
      <w:pPr>
        <w:pStyle w:val="ListParagraph"/>
        <w:numPr>
          <w:ilvl w:val="0"/>
          <w:numId w:val="7"/>
        </w:numPr>
        <w:spacing w:after="0" w:line="480" w:lineRule="auto"/>
        <w:jc w:val="both"/>
        <w:rPr>
          <w:del w:id="365" w:author="Parks, Robbie M" w:date="2018-11-30T08:04:00Z"/>
          <w:rFonts w:ascii="Times New Roman" w:hAnsi="Times New Roman"/>
          <w:sz w:val="24"/>
          <w:szCs w:val="24"/>
        </w:rPr>
      </w:pPr>
      <w:del w:id="366" w:author="Parks, Robbie M" w:date="2018-11-30T08:04:00Z">
        <w:r w:rsidRPr="00636C9B">
          <w:rPr>
            <w:rFonts w:ascii="Times New Roman" w:hAnsi="Times New Roman"/>
            <w:sz w:val="24"/>
            <w:szCs w:val="24"/>
          </w:rPr>
          <w:delText>Rainfall also im</w:delText>
        </w:r>
        <w:r w:rsidR="00602B35" w:rsidRPr="00636C9B">
          <w:rPr>
            <w:rFonts w:ascii="Times New Roman" w:hAnsi="Times New Roman"/>
            <w:sz w:val="24"/>
            <w:szCs w:val="24"/>
          </w:rPr>
          <w:delText>portant from study in Australia</w:delText>
        </w:r>
      </w:del>
    </w:p>
    <w:p w14:paraId="0AA84F0A" w14:textId="77777777" w:rsidR="00466E86" w:rsidRPr="00636C9B" w:rsidRDefault="00466E86" w:rsidP="00D76DF7">
      <w:pPr>
        <w:pStyle w:val="ListParagraph"/>
        <w:numPr>
          <w:ilvl w:val="0"/>
          <w:numId w:val="7"/>
        </w:numPr>
        <w:spacing w:after="0" w:line="480" w:lineRule="auto"/>
        <w:jc w:val="both"/>
        <w:rPr>
          <w:del w:id="367" w:author="Parks, Robbie M" w:date="2018-11-30T08:04:00Z"/>
          <w:rFonts w:ascii="Times New Roman" w:hAnsi="Times New Roman"/>
          <w:sz w:val="24"/>
          <w:szCs w:val="24"/>
        </w:rPr>
      </w:pPr>
      <w:del w:id="368" w:author="Parks, Robbie M" w:date="2018-11-30T08:04:00Z">
        <w:r w:rsidRPr="00636C9B">
          <w:rPr>
            <w:rFonts w:ascii="Times New Roman" w:hAnsi="Times New Roman"/>
            <w:sz w:val="24"/>
            <w:szCs w:val="24"/>
          </w:rPr>
          <w:delText xml:space="preserve">Cognitive function affected by temperature </w:delText>
        </w:r>
        <w:r w:rsidR="00406F06" w:rsidRPr="00636C9B">
          <w:rPr>
            <w:rFonts w:ascii="Times New Roman" w:hAnsi="Times New Roman"/>
            <w:sz w:val="24"/>
            <w:szCs w:val="24"/>
          </w:rPr>
          <w:delText>[[cogfx and heat]]</w:delText>
        </w:r>
      </w:del>
    </w:p>
    <w:p w14:paraId="63E9AEB5" w14:textId="2B0F18FE" w:rsidR="00E17F7C" w:rsidRPr="008D4556" w:rsidRDefault="00E17F7C" w:rsidP="00843ACB">
      <w:pPr>
        <w:pStyle w:val="ListParagraph"/>
        <w:numPr>
          <w:ilvl w:val="0"/>
          <w:numId w:val="7"/>
        </w:numPr>
        <w:spacing w:after="0" w:line="240" w:lineRule="auto"/>
        <w:jc w:val="both"/>
        <w:rPr>
          <w:ins w:id="369" w:author="Parks, Robbie M" w:date="2018-11-30T08:04:00Z"/>
          <w:rFonts w:ascii="Times New Roman" w:hAnsi="Times New Roman"/>
          <w:sz w:val="24"/>
          <w:szCs w:val="24"/>
        </w:rPr>
      </w:pPr>
      <w:ins w:id="370" w:author="Parks, Robbie M" w:date="2018-11-30T08:04:00Z">
        <w:r w:rsidRPr="00636C9B">
          <w:rPr>
            <w:rFonts w:ascii="Times New Roman" w:hAnsi="Times New Roman"/>
            <w:sz w:val="24"/>
            <w:szCs w:val="24"/>
          </w:rPr>
          <w:t>)</w:t>
        </w:r>
      </w:ins>
    </w:p>
    <w:p w14:paraId="0AC5D084" w14:textId="07A8FAD0" w:rsidR="00CD196F" w:rsidRPr="008D4556" w:rsidRDefault="007E25B1" w:rsidP="00843ACB">
      <w:pPr>
        <w:pStyle w:val="ListParagraph"/>
        <w:numPr>
          <w:ilvl w:val="0"/>
          <w:numId w:val="7"/>
        </w:numPr>
        <w:spacing w:after="0" w:line="240" w:lineRule="auto"/>
        <w:jc w:val="both"/>
        <w:rPr>
          <w:ins w:id="371" w:author="Parks, Robbie M" w:date="2018-11-30T08:04:00Z"/>
          <w:rFonts w:ascii="Times New Roman" w:hAnsi="Times New Roman"/>
          <w:sz w:val="24"/>
          <w:szCs w:val="24"/>
        </w:rPr>
      </w:pPr>
      <w:ins w:id="372" w:author="Parks, Robbie M" w:date="2018-11-30T08:04:00Z">
        <w:r>
          <w:rPr>
            <w:rFonts w:ascii="Times New Roman" w:hAnsi="Times New Roman"/>
            <w:sz w:val="24"/>
            <w:szCs w:val="24"/>
          </w:rPr>
          <w:t>Driving performance deteriorates at higher temperatures</w:t>
        </w:r>
        <w:r>
          <w:rPr>
            <w:rFonts w:ascii="Times New Roman" w:hAnsi="Times New Roman"/>
            <w:sz w:val="24"/>
            <w:szCs w:val="24"/>
          </w:rPr>
          <w:fldChar w:fldCharType="begin" w:fldLock="1"/>
        </w:r>
        <w:r w:rsidR="004B40CB">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38–41&lt;/sup&gt;","plainTextFormattedCitation":"38–41","previouslyFormattedCitation":"&lt;sup&gt;38–41&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38–41</w:t>
        </w:r>
        <w:r>
          <w:rPr>
            <w:rFonts w:ascii="Times New Roman" w:hAnsi="Times New Roman"/>
            <w:sz w:val="24"/>
            <w:szCs w:val="24"/>
          </w:rPr>
          <w:fldChar w:fldCharType="end"/>
        </w:r>
      </w:ins>
    </w:p>
    <w:p w14:paraId="03D1BB6D" w14:textId="127A5F96" w:rsidR="00975ED8" w:rsidRPr="008D4556" w:rsidRDefault="00207F3E" w:rsidP="00843ACB">
      <w:pPr>
        <w:pStyle w:val="ListParagraph"/>
        <w:numPr>
          <w:ilvl w:val="0"/>
          <w:numId w:val="7"/>
        </w:numPr>
        <w:spacing w:after="0" w:line="240" w:lineRule="auto"/>
        <w:jc w:val="both"/>
        <w:rPr>
          <w:ins w:id="373" w:author="Parks, Robbie M" w:date="2018-11-30T08:04:00Z"/>
          <w:rFonts w:ascii="Times New Roman" w:hAnsi="Times New Roman"/>
          <w:sz w:val="24"/>
          <w:szCs w:val="24"/>
        </w:rPr>
      </w:pPr>
      <w:commentRangeStart w:id="374"/>
      <w:ins w:id="375" w:author="Parks, Robbie M" w:date="2018-11-30T08:04:00Z">
        <w:r w:rsidRPr="008D4556">
          <w:rPr>
            <w:rFonts w:ascii="Times New Roman" w:hAnsi="Times New Roman"/>
            <w:sz w:val="24"/>
            <w:szCs w:val="24"/>
          </w:rPr>
          <w:t>Wh</w:t>
        </w:r>
        <w:r w:rsidRPr="002C78AF">
          <w:rPr>
            <w:rFonts w:ascii="Times New Roman" w:hAnsi="Times New Roman"/>
            <w:sz w:val="24"/>
            <w:szCs w:val="24"/>
          </w:rPr>
          <w:t>en</w:t>
        </w:r>
        <w:r w:rsidRPr="00696193">
          <w:rPr>
            <w:rFonts w:ascii="Times New Roman" w:hAnsi="Times New Roman"/>
            <w:sz w:val="24"/>
            <w:szCs w:val="24"/>
          </w:rPr>
          <w:t xml:space="preserve"> </w:t>
        </w:r>
        <w:r w:rsidRPr="002C78AF">
          <w:rPr>
            <w:rFonts w:ascii="Times New Roman" w:hAnsi="Times New Roman"/>
            <w:sz w:val="24"/>
            <w:szCs w:val="24"/>
          </w:rPr>
          <w:t>intoxicated,</w:t>
        </w:r>
        <w:r w:rsidRPr="00362889">
          <w:rPr>
            <w:rFonts w:ascii="Times New Roman" w:hAnsi="Times New Roman"/>
            <w:sz w:val="24"/>
            <w:szCs w:val="24"/>
          </w:rPr>
          <w:t xml:space="preserve"> teenagers </w:t>
        </w:r>
        <w:r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42&lt;/sup&gt;","plainTextFormattedCitation":"42","previouslyFormattedCitation":"&lt;sup&gt;42&lt;/sup&gt;"},"properties":{"noteIndex":0},"schema":"https://github.com/citation-style-language/schema/raw/master/csl-citation.json"}</w:instrText>
        </w:r>
        <w:r w:rsidR="002C78AF">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42</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ins>
    </w:p>
    <w:p w14:paraId="75ECDBD7" w14:textId="77777777" w:rsidR="00F605C3" w:rsidRPr="00D47D7C" w:rsidRDefault="00D47D7C" w:rsidP="00D47D7C">
      <w:pPr>
        <w:pStyle w:val="ListParagraph"/>
        <w:numPr>
          <w:ilvl w:val="0"/>
          <w:numId w:val="7"/>
        </w:numPr>
        <w:spacing w:after="0" w:line="480" w:lineRule="auto"/>
        <w:jc w:val="both"/>
        <w:rPr>
          <w:del w:id="376" w:author="Parks, Robbie M" w:date="2018-11-30T08:04:00Z"/>
          <w:rFonts w:ascii="Times New Roman" w:hAnsi="Times New Roman"/>
          <w:i/>
          <w:sz w:val="24"/>
          <w:szCs w:val="24"/>
        </w:rPr>
      </w:pPr>
      <w:r>
        <w:rPr>
          <w:rFonts w:ascii="Times New Roman" w:hAnsi="Times New Roman"/>
          <w:sz w:val="24"/>
          <w:szCs w:val="24"/>
        </w:rPr>
        <w:t xml:space="preserve">Regression of barrels of oil by temperature over time </w:t>
      </w:r>
      <w:del w:id="377" w:author="Parks, Robbie M" w:date="2018-11-30T08:04:00Z">
        <w:r>
          <w:rPr>
            <w:rFonts w:ascii="Times New Roman" w:hAnsi="Times New Roman"/>
            <w:sz w:val="24"/>
            <w:szCs w:val="24"/>
          </w:rPr>
          <w:delText>(</w:delText>
        </w:r>
        <w:r w:rsidR="009B2056">
          <w:fldChar w:fldCharType="begin"/>
        </w:r>
        <w:r w:rsidR="009B2056">
          <w:delInstrText xml:space="preserve"> HYPERLINK "-https://www.eia.gov/dnav/pet/hist/LeafHandler.ashx?n=PET&amp;s=MGFUPUS1&amp;f=M" </w:delInstrText>
        </w:r>
        <w:r w:rsidR="009B2056">
          <w:fldChar w:fldCharType="separate"/>
        </w:r>
        <w:r w:rsidRPr="00D47D7C">
          <w:rPr>
            <w:rStyle w:val="Hyperlink"/>
            <w:rFonts w:ascii="Times New Roman" w:hAnsi="Times New Roman"/>
            <w:sz w:val="24"/>
            <w:szCs w:val="24"/>
          </w:rPr>
          <w:delText>link</w:delText>
        </w:r>
        <w:r w:rsidR="009B2056">
          <w:rPr>
            <w:rStyle w:val="Hyperlink"/>
            <w:rFonts w:ascii="Times New Roman" w:hAnsi="Times New Roman"/>
            <w:sz w:val="24"/>
            <w:szCs w:val="24"/>
          </w:rPr>
          <w:fldChar w:fldCharType="end"/>
        </w:r>
        <w:r>
          <w:rPr>
            <w:rFonts w:ascii="Times New Roman" w:hAnsi="Times New Roman"/>
            <w:sz w:val="24"/>
            <w:szCs w:val="24"/>
          </w:rPr>
          <w:delText>)</w:delText>
        </w:r>
        <w:commentRangeEnd w:id="350"/>
        <w:r w:rsidR="005E65AD">
          <w:rPr>
            <w:rStyle w:val="CommentReference"/>
            <w:rFonts w:asciiTheme="minorHAnsi" w:eastAsiaTheme="minorHAnsi" w:hAnsiTheme="minorHAnsi" w:cstheme="minorBidi"/>
          </w:rPr>
          <w:commentReference w:id="350"/>
        </w:r>
      </w:del>
    </w:p>
    <w:p w14:paraId="7E63F45F" w14:textId="1797F9AD" w:rsidR="001E5CD7" w:rsidRPr="00696193" w:rsidRDefault="00612AD9" w:rsidP="00843ACB">
      <w:pPr>
        <w:pStyle w:val="ListParagraph"/>
        <w:numPr>
          <w:ilvl w:val="0"/>
          <w:numId w:val="7"/>
        </w:numPr>
        <w:spacing w:after="0" w:line="240" w:lineRule="auto"/>
        <w:jc w:val="both"/>
        <w:rPr>
          <w:ins w:id="378" w:author="Parks, Robbie M" w:date="2018-11-30T08:04:00Z"/>
          <w:rStyle w:val="Hyperlink"/>
          <w:rFonts w:ascii="Times New Roman" w:hAnsi="Times New Roman"/>
          <w:i/>
          <w:sz w:val="24"/>
          <w:szCs w:val="24"/>
        </w:rPr>
      </w:pPr>
      <w:ins w:id="379" w:author="Parks, Robbie M" w:date="2018-11-30T08:04:00Z">
        <w:r>
          <w:rPr>
            <w:rFonts w:ascii="Times New Roman" w:hAnsi="Times New Roman"/>
            <w:sz w:val="24"/>
            <w:szCs w:val="24"/>
          </w:rPr>
          <w:t xml:space="preserve">to do nationally </w:t>
        </w:r>
        <w:r w:rsidR="00696193">
          <w:rPr>
            <w:rFonts w:ascii="Times New Roman" w:hAnsi="Times New Roman"/>
            <w:sz w:val="24"/>
            <w:szCs w:val="24"/>
          </w:rPr>
          <w:fldChar w:fldCharType="begin"/>
        </w:r>
        <w:r w:rsidR="00696193">
          <w:rPr>
            <w:rFonts w:ascii="Times New Roman" w:hAnsi="Times New Roman"/>
            <w:sz w:val="24"/>
            <w:szCs w:val="24"/>
          </w:rPr>
          <w:instrText xml:space="preserve"> HYPERLINK "https://www.eia.gov/dnav/pet/hist/LeafHandler.ashx?n=PET&amp;s=MGFUPUS1&amp;f=M" </w:instrText>
        </w:r>
        <w:r w:rsidR="00696193">
          <w:rPr>
            <w:rFonts w:ascii="Times New Roman" w:hAnsi="Times New Roman"/>
            <w:sz w:val="24"/>
            <w:szCs w:val="24"/>
          </w:rPr>
          <w:fldChar w:fldCharType="separate"/>
        </w:r>
        <w:r w:rsidR="00D47D7C" w:rsidRPr="00696193">
          <w:rPr>
            <w:rStyle w:val="Hyperlink"/>
            <w:rFonts w:ascii="Times New Roman" w:hAnsi="Times New Roman"/>
            <w:sz w:val="24"/>
            <w:szCs w:val="24"/>
          </w:rPr>
          <w:t>(</w:t>
        </w:r>
        <w:r w:rsidR="00D47D7C" w:rsidRPr="002C78AF">
          <w:rPr>
            <w:rStyle w:val="Hyperlink"/>
            <w:rFonts w:ascii="Times New Roman" w:hAnsi="Times New Roman"/>
            <w:sz w:val="24"/>
            <w:szCs w:val="24"/>
          </w:rPr>
          <w:t>link</w:t>
        </w:r>
        <w:r w:rsidR="00D47D7C" w:rsidRPr="00696193">
          <w:rPr>
            <w:rStyle w:val="Hyperlink"/>
            <w:rFonts w:ascii="Times New Roman" w:hAnsi="Times New Roman"/>
            <w:sz w:val="24"/>
            <w:szCs w:val="24"/>
          </w:rPr>
          <w:t>)</w:t>
        </w:r>
        <w:commentRangeEnd w:id="374"/>
        <w:r w:rsidR="005E65AD" w:rsidRPr="00696193">
          <w:rPr>
            <w:rStyle w:val="Hyperlink"/>
            <w:rFonts w:asciiTheme="minorHAnsi" w:eastAsiaTheme="minorHAnsi" w:hAnsiTheme="minorHAnsi" w:cstheme="minorBidi"/>
            <w:sz w:val="16"/>
            <w:szCs w:val="16"/>
          </w:rPr>
          <w:commentReference w:id="374"/>
        </w:r>
      </w:ins>
    </w:p>
    <w:p w14:paraId="72B8DC0A" w14:textId="4149CD27" w:rsidR="001E5CD7" w:rsidRPr="00843ACB" w:rsidRDefault="00696193" w:rsidP="00843ACB">
      <w:pPr>
        <w:spacing w:after="0" w:line="240" w:lineRule="auto"/>
        <w:jc w:val="both"/>
        <w:rPr>
          <w:ins w:id="380" w:author="Parks, Robbie M" w:date="2018-11-30T08:04:00Z"/>
          <w:rFonts w:ascii="Times New Roman" w:hAnsi="Times New Roman"/>
          <w:i/>
          <w:sz w:val="24"/>
          <w:szCs w:val="24"/>
        </w:rPr>
      </w:pPr>
      <w:ins w:id="381" w:author="Parks, Robbie M" w:date="2018-11-30T08:04:00Z">
        <w:r>
          <w:rPr>
            <w:rFonts w:ascii="Times New Roman" w:hAnsi="Times New Roman"/>
            <w:sz w:val="24"/>
            <w:szCs w:val="24"/>
          </w:rPr>
          <w:fldChar w:fldCharType="end"/>
        </w:r>
      </w:ins>
    </w:p>
    <w:p w14:paraId="4D854535" w14:textId="1BAAEC21" w:rsidR="00CE4993" w:rsidRPr="00636C9B" w:rsidRDefault="00CE4993" w:rsidP="00843ACB">
      <w:pPr>
        <w:spacing w:after="0" w:line="240" w:lineRule="auto"/>
        <w:jc w:val="both"/>
        <w:rPr>
          <w:rFonts w:ascii="Times New Roman" w:hAnsi="Times New Roman"/>
          <w:i/>
          <w:sz w:val="24"/>
          <w:szCs w:val="24"/>
        </w:rPr>
        <w:pPrChange w:id="382" w:author="Parks, Robbie M" w:date="2018-11-30T08:04:00Z">
          <w:pPr>
            <w:spacing w:after="0" w:line="480" w:lineRule="auto"/>
            <w:jc w:val="both"/>
          </w:pPr>
        </w:pPrChange>
      </w:pPr>
      <w:r w:rsidRPr="00636C9B">
        <w:rPr>
          <w:rFonts w:ascii="Times New Roman" w:hAnsi="Times New Roman"/>
          <w:i/>
          <w:sz w:val="24"/>
          <w:szCs w:val="24"/>
        </w:rPr>
        <w:t>Falls</w:t>
      </w:r>
    </w:p>
    <w:p w14:paraId="09ED39EA" w14:textId="77777777" w:rsidR="00661B1E" w:rsidRPr="00636C9B" w:rsidRDefault="001F6E49" w:rsidP="00D76DF7">
      <w:pPr>
        <w:pStyle w:val="ListParagraph"/>
        <w:numPr>
          <w:ilvl w:val="0"/>
          <w:numId w:val="7"/>
        </w:numPr>
        <w:spacing w:after="0" w:line="480" w:lineRule="auto"/>
        <w:jc w:val="both"/>
        <w:rPr>
          <w:del w:id="383" w:author="Parks, Robbie M" w:date="2018-11-30T08:04:00Z"/>
          <w:rFonts w:ascii="Times New Roman" w:hAnsi="Times New Roman"/>
          <w:sz w:val="24"/>
          <w:szCs w:val="24"/>
        </w:rPr>
      </w:pPr>
      <w:del w:id="384" w:author="Parks, Robbie M" w:date="2018-11-30T08:04:00Z">
        <w:r w:rsidRPr="00636C9B">
          <w:rPr>
            <w:rFonts w:ascii="Times New Roman" w:hAnsi="Times New Roman"/>
            <w:sz w:val="24"/>
            <w:szCs w:val="24"/>
          </w:rPr>
          <w:delText>55% of all unintentional injury deaths from 2012-2013 were due to falls in over 65s.</w:delText>
        </w:r>
        <w:r w:rsidR="00B152A1" w:rsidRPr="00636C9B">
          <w:rPr>
            <w:rFonts w:ascii="Times New Roman" w:hAnsi="Times New Roman"/>
            <w:sz w:val="24"/>
            <w:szCs w:val="24"/>
          </w:rPr>
          <w:fldChar w:fldCharType="begin" w:fldLock="1"/>
        </w:r>
        <w:r w:rsidR="001B365D" w:rsidRPr="00636C9B">
          <w:rPr>
            <w:rFonts w:ascii="Times New Roman" w:hAnsi="Times New Roman"/>
            <w:sz w:val="24"/>
            <w:szCs w:val="24"/>
          </w:rPr>
          <w:del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delInstrText>
        </w:r>
        <w:r w:rsidR="00B152A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delText>28</w:delText>
        </w:r>
        <w:r w:rsidR="00B152A1" w:rsidRPr="00636C9B">
          <w:rPr>
            <w:rFonts w:ascii="Times New Roman" w:hAnsi="Times New Roman"/>
            <w:sz w:val="24"/>
            <w:szCs w:val="24"/>
          </w:rPr>
          <w:fldChar w:fldCharType="end"/>
        </w:r>
      </w:del>
    </w:p>
    <w:p w14:paraId="6CD38E3C" w14:textId="77777777" w:rsidR="00B152A1" w:rsidRPr="00636C9B" w:rsidRDefault="00B152A1" w:rsidP="00D76DF7">
      <w:pPr>
        <w:pStyle w:val="ListParagraph"/>
        <w:numPr>
          <w:ilvl w:val="0"/>
          <w:numId w:val="7"/>
        </w:numPr>
        <w:spacing w:after="0" w:line="480" w:lineRule="auto"/>
        <w:jc w:val="both"/>
        <w:rPr>
          <w:del w:id="385" w:author="Parks, Robbie M" w:date="2018-11-30T08:04:00Z"/>
          <w:rFonts w:ascii="Times New Roman" w:hAnsi="Times New Roman"/>
          <w:sz w:val="24"/>
          <w:szCs w:val="24"/>
        </w:rPr>
      </w:pPr>
      <w:del w:id="386" w:author="Parks, Robbie M" w:date="2018-11-30T08:04:00Z">
        <w:r w:rsidRPr="00636C9B">
          <w:rPr>
            <w:rFonts w:ascii="Times New Roman" w:hAnsi="Times New Roman"/>
            <w:sz w:val="24"/>
            <w:szCs w:val="24"/>
          </w:rPr>
          <w:delText>Rate</w:delText>
        </w:r>
        <w:r w:rsidR="00B85304" w:rsidRPr="00636C9B">
          <w:rPr>
            <w:rFonts w:ascii="Times New Roman" w:hAnsi="Times New Roman"/>
            <w:sz w:val="24"/>
            <w:szCs w:val="24"/>
          </w:rPr>
          <w:delText xml:space="preserve"> of age-adjusted fall injury deaths among adults aged 65 and over nearly doubled from 2000 through 2013</w:delText>
        </w:r>
        <w:r w:rsidR="00BE68D2" w:rsidRPr="00636C9B">
          <w:rPr>
            <w:rFonts w:ascii="Times New Roman" w:hAnsi="Times New Roman"/>
            <w:sz w:val="24"/>
            <w:szCs w:val="24"/>
          </w:rPr>
          <w:delText>,</w:delText>
        </w:r>
        <w:r w:rsidR="00223D8A" w:rsidRPr="00636C9B">
          <w:rPr>
            <w:rFonts w:ascii="Times New Roman" w:hAnsi="Times New Roman"/>
            <w:sz w:val="24"/>
            <w:szCs w:val="24"/>
          </w:rPr>
          <w:fldChar w:fldCharType="begin" w:fldLock="1"/>
        </w:r>
        <w:r w:rsidR="001B365D" w:rsidRPr="00636C9B">
          <w:rPr>
            <w:rFonts w:ascii="Times New Roman" w:hAnsi="Times New Roman"/>
            <w:sz w:val="24"/>
            <w:szCs w:val="24"/>
          </w:rPr>
          <w:del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delInstrText>
        </w:r>
        <w:r w:rsidR="00223D8A"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delText>28</w:delText>
        </w:r>
        <w:r w:rsidR="00223D8A" w:rsidRPr="00636C9B">
          <w:rPr>
            <w:rFonts w:ascii="Times New Roman" w:hAnsi="Times New Roman"/>
            <w:sz w:val="24"/>
            <w:szCs w:val="24"/>
          </w:rPr>
          <w:fldChar w:fldCharType="end"/>
        </w:r>
        <w:r w:rsidR="00BE68D2" w:rsidRPr="00636C9B">
          <w:rPr>
            <w:rFonts w:ascii="Times New Roman" w:hAnsi="Times New Roman"/>
            <w:sz w:val="24"/>
            <w:szCs w:val="24"/>
          </w:rPr>
          <w:delText xml:space="preserve"> though increase could be due to improved reporting of falls.</w:delText>
        </w:r>
        <w:r w:rsidR="00BE68D2" w:rsidRPr="00636C9B">
          <w:rPr>
            <w:rFonts w:ascii="Times New Roman" w:hAnsi="Times New Roman"/>
            <w:sz w:val="24"/>
            <w:szCs w:val="24"/>
          </w:rPr>
          <w:fldChar w:fldCharType="begin" w:fldLock="1"/>
        </w:r>
        <w:r w:rsidR="001B365D" w:rsidRPr="00636C9B">
          <w:rPr>
            <w:rFonts w:ascii="Times New Roman" w:hAnsi="Times New Roman"/>
            <w:sz w:val="24"/>
            <w:szCs w:val="24"/>
          </w:rPr>
          <w:del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29&lt;/sup&gt;","plainTextFormattedCitation":"29","previouslyFormattedCitation":"&lt;sup&gt;29&lt;/sup&gt;"},"properties":{"noteIndex":0},"schema":"https://github.com/citation-style-language/schema/raw/master/csl-citation.json"}</w:delInstrText>
        </w:r>
        <w:r w:rsidR="00BE68D2"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delText>29</w:delText>
        </w:r>
        <w:r w:rsidR="00BE68D2" w:rsidRPr="00636C9B">
          <w:rPr>
            <w:rFonts w:ascii="Times New Roman" w:hAnsi="Times New Roman"/>
            <w:sz w:val="24"/>
            <w:szCs w:val="24"/>
          </w:rPr>
          <w:fldChar w:fldCharType="end"/>
        </w:r>
        <w:r w:rsidR="00BE68D2" w:rsidRPr="00636C9B">
          <w:rPr>
            <w:rFonts w:ascii="Times New Roman" w:hAnsi="Times New Roman"/>
            <w:sz w:val="24"/>
            <w:szCs w:val="24"/>
          </w:rPr>
          <w:delText xml:space="preserve"> </w:delText>
        </w:r>
      </w:del>
    </w:p>
    <w:p w14:paraId="0B0497E6" w14:textId="77777777" w:rsidR="004E6C06" w:rsidRPr="00636C9B" w:rsidRDefault="004E6C06" w:rsidP="00D76DF7">
      <w:pPr>
        <w:pStyle w:val="ListParagraph"/>
        <w:numPr>
          <w:ilvl w:val="0"/>
          <w:numId w:val="7"/>
        </w:numPr>
        <w:spacing w:after="0" w:line="480" w:lineRule="auto"/>
        <w:jc w:val="both"/>
        <w:rPr>
          <w:del w:id="387" w:author="Parks, Robbie M" w:date="2018-11-30T08:04:00Z"/>
          <w:rFonts w:ascii="Times New Roman" w:hAnsi="Times New Roman"/>
          <w:sz w:val="24"/>
          <w:szCs w:val="24"/>
        </w:rPr>
      </w:pPr>
      <w:del w:id="388" w:author="Parks, Robbie M" w:date="2018-11-30T08:04:00Z">
        <w:r w:rsidRPr="00636C9B">
          <w:rPr>
            <w:rFonts w:ascii="Times New Roman" w:hAnsi="Times New Roman"/>
            <w:sz w:val="24"/>
            <w:szCs w:val="24"/>
          </w:rPr>
          <w:delText>Death rates in falls in 65 and over same in metropolitan as in nonmetropolitan (56/56.1).</w:delText>
        </w:r>
        <w:r w:rsidRPr="00636C9B">
          <w:rPr>
            <w:rFonts w:ascii="Times New Roman" w:hAnsi="Times New Roman"/>
            <w:sz w:val="24"/>
            <w:szCs w:val="24"/>
          </w:rPr>
          <w:fldChar w:fldCharType="begin" w:fldLock="1"/>
        </w:r>
        <w:r w:rsidR="001B365D" w:rsidRPr="00636C9B">
          <w:rPr>
            <w:rFonts w:ascii="Times New Roman" w:hAnsi="Times New Roman"/>
            <w:sz w:val="24"/>
            <w:szCs w:val="24"/>
          </w:rPr>
          <w:del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del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delText>28</w:delText>
        </w:r>
        <w:r w:rsidRPr="00636C9B">
          <w:rPr>
            <w:rFonts w:ascii="Times New Roman" w:hAnsi="Times New Roman"/>
            <w:sz w:val="24"/>
            <w:szCs w:val="24"/>
          </w:rPr>
          <w:fldChar w:fldCharType="end"/>
        </w:r>
      </w:del>
    </w:p>
    <w:p w14:paraId="4A440F06" w14:textId="77777777" w:rsidR="0023102E" w:rsidRPr="00636C9B" w:rsidRDefault="0023102E" w:rsidP="00D76DF7">
      <w:pPr>
        <w:pStyle w:val="ListParagraph"/>
        <w:numPr>
          <w:ilvl w:val="0"/>
          <w:numId w:val="7"/>
        </w:numPr>
        <w:spacing w:after="0" w:line="480" w:lineRule="auto"/>
        <w:jc w:val="both"/>
        <w:rPr>
          <w:del w:id="389" w:author="Parks, Robbie M" w:date="2018-11-30T08:04:00Z"/>
          <w:rFonts w:ascii="Times New Roman" w:hAnsi="Times New Roman"/>
          <w:sz w:val="24"/>
          <w:szCs w:val="24"/>
        </w:rPr>
      </w:pPr>
      <w:del w:id="390" w:author="Parks, Robbie M" w:date="2018-11-30T08:04:00Z">
        <w:r w:rsidRPr="00636C9B">
          <w:rPr>
            <w:rFonts w:ascii="Times New Roman" w:hAnsi="Times New Roman"/>
            <w:sz w:val="24"/>
            <w:szCs w:val="24"/>
          </w:rPr>
          <w:delText>STEADI initiative looks to prevent older adult falls.</w:delText>
        </w:r>
        <w:r w:rsidR="000D5E5E" w:rsidRPr="00636C9B">
          <w:rPr>
            <w:rFonts w:ascii="Times New Roman" w:hAnsi="Times New Roman"/>
            <w:sz w:val="24"/>
            <w:szCs w:val="24"/>
          </w:rPr>
          <w:delText xml:space="preserve"> Extrinsic factor for older people </w:delText>
        </w:r>
        <w:r w:rsidR="007E2E1B" w:rsidRPr="00636C9B">
          <w:rPr>
            <w:rFonts w:ascii="Times New Roman" w:hAnsi="Times New Roman"/>
            <w:sz w:val="24"/>
            <w:szCs w:val="24"/>
          </w:rPr>
          <w:delText xml:space="preserve">falling could be </w:delText>
        </w:r>
        <w:r w:rsidR="000D5E5E" w:rsidRPr="00636C9B">
          <w:rPr>
            <w:rFonts w:ascii="Times New Roman" w:hAnsi="Times New Roman"/>
            <w:sz w:val="24"/>
            <w:szCs w:val="24"/>
          </w:rPr>
          <w:delText>s</w:delText>
        </w:r>
        <w:r w:rsidR="00FF57A3" w:rsidRPr="00636C9B">
          <w:rPr>
            <w:rFonts w:ascii="Times New Roman" w:hAnsi="Times New Roman"/>
            <w:sz w:val="24"/>
            <w:szCs w:val="24"/>
          </w:rPr>
          <w:delText>lippery or uneven surfaces</w:delText>
        </w:r>
        <w:r w:rsidR="005975FE" w:rsidRPr="00636C9B">
          <w:rPr>
            <w:rFonts w:ascii="Times New Roman" w:hAnsi="Times New Roman"/>
            <w:sz w:val="24"/>
            <w:szCs w:val="24"/>
          </w:rPr>
          <w:delText xml:space="preserve">, </w:delText>
        </w:r>
        <w:r w:rsidR="00073B07" w:rsidRPr="00636C9B">
          <w:rPr>
            <w:rFonts w:ascii="Times New Roman" w:hAnsi="Times New Roman"/>
            <w:sz w:val="24"/>
            <w:szCs w:val="24"/>
          </w:rPr>
          <w:delText>obstacles and tripping hazards</w:delText>
        </w:r>
        <w:r w:rsidR="00FF57A3" w:rsidRPr="00636C9B">
          <w:rPr>
            <w:rFonts w:ascii="Times New Roman" w:hAnsi="Times New Roman"/>
            <w:sz w:val="24"/>
            <w:szCs w:val="24"/>
          </w:rPr>
          <w:delText>.</w:delText>
        </w:r>
        <w:r w:rsidR="00D21DED" w:rsidRPr="00636C9B">
          <w:rPr>
            <w:rFonts w:ascii="Times New Roman" w:hAnsi="Times New Roman"/>
            <w:sz w:val="24"/>
            <w:szCs w:val="24"/>
          </w:rPr>
          <w:fldChar w:fldCharType="begin" w:fldLock="1"/>
        </w:r>
        <w:r w:rsidR="001B365D" w:rsidRPr="00636C9B">
          <w:rPr>
            <w:rFonts w:ascii="Times New Roman" w:hAnsi="Times New Roman"/>
            <w:sz w:val="24"/>
            <w:szCs w:val="24"/>
          </w:rPr>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delInstrText>
        </w:r>
        <w:r w:rsidR="00D21DED"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delText>30</w:delText>
        </w:r>
        <w:r w:rsidR="00D21DED" w:rsidRPr="00636C9B">
          <w:rPr>
            <w:rFonts w:ascii="Times New Roman" w:hAnsi="Times New Roman"/>
            <w:sz w:val="24"/>
            <w:szCs w:val="24"/>
          </w:rPr>
          <w:fldChar w:fldCharType="end"/>
        </w:r>
      </w:del>
    </w:p>
    <w:p w14:paraId="3001230F" w14:textId="77777777" w:rsidR="00223D8A" w:rsidRPr="00636C9B" w:rsidRDefault="000F3189" w:rsidP="00D76DF7">
      <w:pPr>
        <w:pStyle w:val="ListParagraph"/>
        <w:numPr>
          <w:ilvl w:val="0"/>
          <w:numId w:val="7"/>
        </w:numPr>
        <w:spacing w:after="0" w:line="480" w:lineRule="auto"/>
        <w:jc w:val="both"/>
        <w:rPr>
          <w:del w:id="391" w:author="Parks, Robbie M" w:date="2018-11-30T08:04:00Z"/>
          <w:rFonts w:ascii="Times New Roman" w:hAnsi="Times New Roman"/>
          <w:sz w:val="24"/>
          <w:szCs w:val="24"/>
        </w:rPr>
      </w:pPr>
      <w:del w:id="392" w:author="Parks, Robbie M" w:date="2018-11-30T08:04:00Z">
        <w:r w:rsidRPr="00636C9B">
          <w:rPr>
            <w:rFonts w:ascii="Times New Roman" w:hAnsi="Times New Roman"/>
            <w:sz w:val="24"/>
            <w:szCs w:val="24"/>
          </w:rPr>
          <w:delText>Age-adjusted fall injury death rates among those age 65 and over were higher for non-Hispanic white persons compared with other races and ethnicities.</w:delText>
        </w:r>
        <w:r w:rsidRPr="00636C9B">
          <w:rPr>
            <w:rFonts w:ascii="Times New Roman" w:hAnsi="Times New Roman"/>
            <w:sz w:val="24"/>
            <w:szCs w:val="24"/>
          </w:rPr>
          <w:fldChar w:fldCharType="begin" w:fldLock="1"/>
        </w:r>
        <w:r w:rsidR="001B365D" w:rsidRPr="00636C9B">
          <w:rPr>
            <w:rFonts w:ascii="Times New Roman" w:hAnsi="Times New Roman"/>
            <w:sz w:val="24"/>
            <w:szCs w:val="24"/>
          </w:rPr>
          <w:del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del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delText>28</w:delText>
        </w:r>
        <w:r w:rsidRPr="00636C9B">
          <w:rPr>
            <w:rFonts w:ascii="Times New Roman" w:hAnsi="Times New Roman"/>
            <w:sz w:val="24"/>
            <w:szCs w:val="24"/>
          </w:rPr>
          <w:fldChar w:fldCharType="end"/>
        </w:r>
        <w:r w:rsidR="004E6C06" w:rsidRPr="00636C9B">
          <w:rPr>
            <w:rFonts w:ascii="Times New Roman" w:hAnsi="Times New Roman"/>
            <w:sz w:val="24"/>
            <w:szCs w:val="24"/>
          </w:rPr>
          <w:delText xml:space="preserve"> </w:delText>
        </w:r>
      </w:del>
    </w:p>
    <w:p w14:paraId="36AAD409" w14:textId="77777777" w:rsidR="00A60195" w:rsidRPr="00636C9B" w:rsidRDefault="00A60195" w:rsidP="00D76DF7">
      <w:pPr>
        <w:pStyle w:val="ListParagraph"/>
        <w:numPr>
          <w:ilvl w:val="0"/>
          <w:numId w:val="7"/>
        </w:numPr>
        <w:spacing w:after="0" w:line="480" w:lineRule="auto"/>
        <w:jc w:val="both"/>
        <w:rPr>
          <w:del w:id="393" w:author="Parks, Robbie M" w:date="2018-11-30T08:04:00Z"/>
          <w:rFonts w:ascii="Times New Roman" w:hAnsi="Times New Roman"/>
          <w:sz w:val="24"/>
          <w:szCs w:val="24"/>
        </w:rPr>
      </w:pPr>
      <w:del w:id="394" w:author="Parks, Robbie M" w:date="2018-11-30T08:04:00Z">
        <w:r w:rsidRPr="00636C9B">
          <w:rPr>
            <w:rFonts w:ascii="Times New Roman" w:hAnsi="Times New Roman"/>
            <w:sz w:val="24"/>
            <w:szCs w:val="24"/>
          </w:rPr>
          <w:delText>0.1% of all healthcare expenditure in US and 1.5% in European countries on care for falls</w:delText>
        </w:r>
        <w:r w:rsidR="00365F79" w:rsidRPr="00636C9B">
          <w:rPr>
            <w:rFonts w:ascii="Times New Roman" w:hAnsi="Times New Roman"/>
            <w:sz w:val="24"/>
            <w:szCs w:val="24"/>
          </w:rPr>
          <w:delText>.</w:delText>
        </w:r>
        <w:r w:rsidR="000663B0" w:rsidRPr="00636C9B">
          <w:rPr>
            <w:rFonts w:ascii="Times New Roman" w:hAnsi="Times New Roman"/>
            <w:sz w:val="24"/>
            <w:szCs w:val="24"/>
          </w:rPr>
          <w:fldChar w:fldCharType="begin" w:fldLock="1"/>
        </w:r>
        <w:r w:rsidR="001B365D" w:rsidRPr="00636C9B">
          <w:rPr>
            <w:rFonts w:ascii="Times New Roman" w:hAnsi="Times New Roman"/>
            <w:sz w:val="24"/>
            <w:szCs w:val="24"/>
          </w:rPr>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delInstrText>
        </w:r>
        <w:r w:rsidR="000663B0"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delText>30</w:delText>
        </w:r>
        <w:r w:rsidR="000663B0" w:rsidRPr="00636C9B">
          <w:rPr>
            <w:rFonts w:ascii="Times New Roman" w:hAnsi="Times New Roman"/>
            <w:sz w:val="24"/>
            <w:szCs w:val="24"/>
          </w:rPr>
          <w:fldChar w:fldCharType="end"/>
        </w:r>
      </w:del>
    </w:p>
    <w:p w14:paraId="52953216" w14:textId="77777777" w:rsidR="00597FC9" w:rsidRPr="00636C9B" w:rsidRDefault="00597FC9" w:rsidP="00D76DF7">
      <w:pPr>
        <w:pStyle w:val="ListParagraph"/>
        <w:numPr>
          <w:ilvl w:val="0"/>
          <w:numId w:val="7"/>
        </w:numPr>
        <w:spacing w:after="0" w:line="480" w:lineRule="auto"/>
        <w:jc w:val="both"/>
        <w:rPr>
          <w:del w:id="395" w:author="Parks, Robbie M" w:date="2018-11-30T08:04:00Z"/>
          <w:rFonts w:ascii="Times New Roman" w:hAnsi="Times New Roman"/>
          <w:sz w:val="24"/>
          <w:szCs w:val="24"/>
        </w:rPr>
      </w:pPr>
      <w:del w:id="396" w:author="Parks, Robbie M" w:date="2018-11-30T08:04:00Z">
        <w:r w:rsidRPr="00636C9B">
          <w:rPr>
            <w:rFonts w:ascii="Times New Roman" w:hAnsi="Times New Roman"/>
            <w:sz w:val="24"/>
            <w:szCs w:val="24"/>
          </w:rPr>
          <w:delText>Older people staying inside more due to heat? (</w:delText>
        </w:r>
        <w:r w:rsidR="009B2056">
          <w:fldChar w:fldCharType="begin"/>
        </w:r>
        <w:r w:rsidR="009B2056">
          <w:delInstrText xml:space="preserve"> HYPERLINK "https://www.nia.nih.gov/news/advice-older-adults-staying-safe-hot-weather" </w:delInstrText>
        </w:r>
        <w:r w:rsidR="009B2056">
          <w:fldChar w:fldCharType="separate"/>
        </w:r>
        <w:r w:rsidRPr="00636C9B">
          <w:rPr>
            <w:rStyle w:val="Hyperlink"/>
            <w:rFonts w:ascii="Times New Roman" w:hAnsi="Times New Roman"/>
            <w:sz w:val="24"/>
            <w:szCs w:val="24"/>
          </w:rPr>
          <w:delText>link</w:delText>
        </w:r>
        <w:r w:rsidR="009B2056">
          <w:rPr>
            <w:rStyle w:val="Hyperlink"/>
            <w:rFonts w:ascii="Times New Roman" w:hAnsi="Times New Roman"/>
            <w:sz w:val="24"/>
            <w:szCs w:val="24"/>
          </w:rPr>
          <w:fldChar w:fldCharType="end"/>
        </w:r>
        <w:r w:rsidRPr="00636C9B">
          <w:rPr>
            <w:rFonts w:ascii="Times New Roman" w:hAnsi="Times New Roman"/>
            <w:sz w:val="24"/>
            <w:szCs w:val="24"/>
          </w:rPr>
          <w:delText>)</w:delText>
        </w:r>
      </w:del>
    </w:p>
    <w:p w14:paraId="1C1D54B7" w14:textId="10500934" w:rsidR="00223D8A" w:rsidRPr="002953F0" w:rsidRDefault="00C41B74" w:rsidP="00843ACB">
      <w:pPr>
        <w:pStyle w:val="ListParagraph"/>
        <w:numPr>
          <w:ilvl w:val="0"/>
          <w:numId w:val="7"/>
        </w:numPr>
        <w:spacing w:after="0" w:line="240" w:lineRule="auto"/>
        <w:jc w:val="both"/>
        <w:rPr>
          <w:ins w:id="397" w:author="Parks, Robbie M" w:date="2018-11-30T08:04:00Z"/>
          <w:rFonts w:ascii="Times New Roman" w:hAnsi="Times New Roman"/>
          <w:sz w:val="24"/>
          <w:szCs w:val="24"/>
        </w:rPr>
      </w:pPr>
      <w:ins w:id="398" w:author="Parks, Robbie M" w:date="2018-11-30T08:04:00Z">
        <w:r>
          <w:rPr>
            <w:rFonts w:ascii="Times New Roman" w:hAnsi="Times New Roman"/>
            <w:sz w:val="24"/>
            <w:szCs w:val="24"/>
          </w:rPr>
          <w:t>F</w:t>
        </w:r>
        <w:r w:rsidR="000D5E5E" w:rsidRPr="00636C9B">
          <w:rPr>
            <w:rFonts w:ascii="Times New Roman" w:hAnsi="Times New Roman"/>
            <w:sz w:val="24"/>
            <w:szCs w:val="24"/>
          </w:rPr>
          <w:t xml:space="preserve">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43&lt;/sup&gt;","plainTextFormattedCitation":"43","previouslyFormattedCitation":"&lt;sup&gt;43&lt;/sup&gt;"},"properties":{"noteIndex":0},"schema":"https://github.com/citation-style-language/schema/raw/master/csl-citation.json"}</w:instrText>
        </w:r>
        <w:r w:rsidR="00D21DED"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43</w:t>
        </w:r>
        <w:r w:rsidR="00D21DED" w:rsidRPr="00636C9B">
          <w:rPr>
            <w:rFonts w:ascii="Times New Roman" w:hAnsi="Times New Roman"/>
            <w:sz w:val="24"/>
            <w:szCs w:val="24"/>
          </w:rPr>
          <w:fldChar w:fldCharType="end"/>
        </w:r>
      </w:ins>
    </w:p>
    <w:p w14:paraId="12B3C93A" w14:textId="602A99B0" w:rsidR="00597FC9" w:rsidRPr="00636C9B" w:rsidRDefault="00423243" w:rsidP="00843ACB">
      <w:pPr>
        <w:pStyle w:val="ListParagraph"/>
        <w:numPr>
          <w:ilvl w:val="0"/>
          <w:numId w:val="7"/>
        </w:numPr>
        <w:spacing w:after="0" w:line="240" w:lineRule="auto"/>
        <w:jc w:val="both"/>
        <w:rPr>
          <w:ins w:id="399" w:author="Parks, Robbie M" w:date="2018-11-30T08:04:00Z"/>
          <w:rFonts w:ascii="Times New Roman" w:hAnsi="Times New Roman"/>
          <w:sz w:val="24"/>
          <w:szCs w:val="24"/>
        </w:rPr>
      </w:pPr>
      <w:ins w:id="400" w:author="Parks, Robbie M" w:date="2018-11-30T08:04:00Z">
        <w:r>
          <w:rPr>
            <w:rFonts w:ascii="Times New Roman" w:hAnsi="Times New Roman"/>
            <w:sz w:val="24"/>
            <w:szCs w:val="24"/>
          </w:rPr>
          <w:t xml:space="preserve">Healthy older people </w:t>
        </w:r>
        <w:r w:rsidR="00B37097">
          <w:rPr>
            <w:rFonts w:ascii="Times New Roman" w:hAnsi="Times New Roman"/>
            <w:sz w:val="24"/>
            <w:szCs w:val="24"/>
          </w:rPr>
          <w:t>will fall more outdoors than indoors.</w:t>
        </w:r>
        <w:r w:rsidR="002953F0">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44&lt;/sup&gt;","plainTextFormattedCitation":"44","previouslyFormattedCitation":"&lt;sup&gt;44&lt;/sup&gt;"},"properties":{"noteIndex":0},"schema":"https://github.com/citation-style-language/schema/raw/master/csl-citation.json"}</w:instrText>
        </w:r>
        <w:r w:rsidR="002953F0">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44</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 weather, slippery outdoor conditions less of a factor.</w:t>
        </w:r>
      </w:ins>
    </w:p>
    <w:p w14:paraId="458508AF" w14:textId="77777777" w:rsidR="00CE4993" w:rsidRPr="00636C9B" w:rsidRDefault="00CE4993" w:rsidP="00843ACB">
      <w:pPr>
        <w:spacing w:after="0" w:line="240" w:lineRule="auto"/>
        <w:jc w:val="both"/>
        <w:rPr>
          <w:rFonts w:ascii="Times New Roman" w:hAnsi="Times New Roman"/>
          <w:i/>
          <w:sz w:val="24"/>
          <w:szCs w:val="24"/>
        </w:rPr>
        <w:pPrChange w:id="401" w:author="Parks, Robbie M" w:date="2018-11-30T08:04:00Z">
          <w:pPr>
            <w:spacing w:after="0" w:line="480" w:lineRule="auto"/>
            <w:jc w:val="both"/>
          </w:pPr>
        </w:pPrChange>
      </w:pPr>
    </w:p>
    <w:p w14:paraId="6C873354" w14:textId="0F74F50C" w:rsidR="00CE4993" w:rsidRDefault="00CE4993" w:rsidP="00843ACB">
      <w:pPr>
        <w:spacing w:after="0" w:line="240" w:lineRule="auto"/>
        <w:jc w:val="both"/>
        <w:rPr>
          <w:rFonts w:ascii="Times New Roman" w:hAnsi="Times New Roman"/>
          <w:i/>
          <w:sz w:val="24"/>
          <w:szCs w:val="24"/>
        </w:rPr>
        <w:pPrChange w:id="402" w:author="Parks, Robbie M" w:date="2018-11-30T08:04:00Z">
          <w:pPr>
            <w:spacing w:after="0" w:line="480" w:lineRule="auto"/>
            <w:jc w:val="both"/>
          </w:pPr>
        </w:pPrChange>
      </w:pPr>
      <w:r w:rsidRPr="00636C9B">
        <w:rPr>
          <w:rFonts w:ascii="Times New Roman" w:hAnsi="Times New Roman"/>
          <w:i/>
          <w:sz w:val="24"/>
          <w:szCs w:val="24"/>
        </w:rPr>
        <w:t>Drownings</w:t>
      </w:r>
    </w:p>
    <w:p w14:paraId="40AF6782" w14:textId="77777777" w:rsidR="002B42BF" w:rsidRPr="00636C9B" w:rsidRDefault="00E4095A" w:rsidP="00D76DF7">
      <w:pPr>
        <w:pStyle w:val="ListParagraph"/>
        <w:numPr>
          <w:ilvl w:val="0"/>
          <w:numId w:val="7"/>
        </w:numPr>
        <w:spacing w:after="0" w:line="480" w:lineRule="auto"/>
        <w:jc w:val="both"/>
        <w:rPr>
          <w:del w:id="403" w:author="Parks, Robbie M" w:date="2018-11-30T08:04:00Z"/>
          <w:rFonts w:ascii="Times New Roman" w:hAnsi="Times New Roman"/>
          <w:i/>
          <w:sz w:val="24"/>
          <w:szCs w:val="24"/>
        </w:rPr>
      </w:pPr>
      <w:del w:id="404" w:author="Parks, Robbie M" w:date="2018-11-30T08:04:00Z">
        <w:r w:rsidRPr="00636C9B">
          <w:rPr>
            <w:rFonts w:ascii="Times New Roman" w:hAnsi="Times New Roman"/>
            <w:sz w:val="24"/>
            <w:szCs w:val="24"/>
          </w:rPr>
          <w:delText>Third leading cause of death from unintentional injury worldwide, with 7</w:delText>
        </w:r>
        <w:r w:rsidR="00AB0D0D" w:rsidRPr="00636C9B">
          <w:rPr>
            <w:rFonts w:ascii="Times New Roman" w:hAnsi="Times New Roman"/>
            <w:sz w:val="24"/>
            <w:szCs w:val="24"/>
          </w:rPr>
          <w:delText xml:space="preserve">% of all unintentional injuries. </w:delText>
        </w:r>
        <w:r w:rsidRPr="00636C9B">
          <w:rPr>
            <w:rFonts w:ascii="Times New Roman" w:hAnsi="Times New Roman"/>
            <w:sz w:val="24"/>
            <w:szCs w:val="24"/>
          </w:rPr>
          <w:delText>(</w:delText>
        </w:r>
        <w:r w:rsidR="009B2056">
          <w:fldChar w:fldCharType="begin"/>
        </w:r>
        <w:r w:rsidR="009B2056">
          <w:delInstrText xml:space="preserve"> HYPERLINK "http://www.who.int/en/news-room/fact-sheets/detail/drowning" </w:delInstrText>
        </w:r>
        <w:r w:rsidR="009B2056">
          <w:fldChar w:fldCharType="separate"/>
        </w:r>
        <w:r w:rsidR="00243549" w:rsidRPr="00636C9B">
          <w:rPr>
            <w:rStyle w:val="Hyperlink"/>
            <w:rFonts w:ascii="Times New Roman" w:hAnsi="Times New Roman"/>
            <w:sz w:val="24"/>
            <w:szCs w:val="24"/>
          </w:rPr>
          <w:delText>link</w:delText>
        </w:r>
        <w:r w:rsidR="009B2056">
          <w:rPr>
            <w:rStyle w:val="Hyperlink"/>
            <w:rFonts w:ascii="Times New Roman" w:hAnsi="Times New Roman"/>
            <w:sz w:val="24"/>
            <w:szCs w:val="24"/>
          </w:rPr>
          <w:fldChar w:fldCharType="end"/>
        </w:r>
        <w:r w:rsidR="00243549" w:rsidRPr="00636C9B">
          <w:rPr>
            <w:rFonts w:ascii="Times New Roman" w:hAnsi="Times New Roman"/>
            <w:sz w:val="24"/>
            <w:szCs w:val="24"/>
          </w:rPr>
          <w:delText>)</w:delText>
        </w:r>
      </w:del>
    </w:p>
    <w:p w14:paraId="2422C730" w14:textId="77777777" w:rsidR="00243549" w:rsidRPr="00636C9B" w:rsidRDefault="00243549" w:rsidP="00D76DF7">
      <w:pPr>
        <w:pStyle w:val="ListParagraph"/>
        <w:numPr>
          <w:ilvl w:val="0"/>
          <w:numId w:val="7"/>
        </w:numPr>
        <w:spacing w:after="0" w:line="480" w:lineRule="auto"/>
        <w:jc w:val="both"/>
        <w:rPr>
          <w:del w:id="405" w:author="Parks, Robbie M" w:date="2018-11-30T08:04:00Z"/>
          <w:rFonts w:ascii="Times New Roman" w:hAnsi="Times New Roman"/>
          <w:sz w:val="24"/>
          <w:szCs w:val="24"/>
        </w:rPr>
      </w:pPr>
      <w:del w:id="406" w:author="Parks, Robbie M" w:date="2018-11-30T08:04:00Z">
        <w:r w:rsidRPr="00636C9B">
          <w:rPr>
            <w:rFonts w:ascii="Times New Roman" w:hAnsi="Times New Roman"/>
            <w:sz w:val="24"/>
            <w:szCs w:val="24"/>
          </w:rPr>
          <w:delText>52.7% of drowning in males is in natural water, with 25.9 for females (1999-2010)</w:delText>
        </w:r>
        <w:r w:rsidR="00AB0D0D" w:rsidRPr="00636C9B">
          <w:rPr>
            <w:rFonts w:ascii="Times New Roman" w:hAnsi="Times New Roman"/>
            <w:sz w:val="24"/>
            <w:szCs w:val="24"/>
          </w:rPr>
          <w:delText>.</w:delText>
        </w:r>
        <w:r w:rsidRPr="00636C9B">
          <w:rPr>
            <w:rFonts w:ascii="Times New Roman" w:hAnsi="Times New Roman"/>
            <w:sz w:val="24"/>
            <w:szCs w:val="24"/>
          </w:rPr>
          <w:delText xml:space="preserve"> </w:delTex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del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delText>31</w:delText>
        </w:r>
        <w:r w:rsidR="009D3641" w:rsidRPr="00636C9B">
          <w:rPr>
            <w:rFonts w:ascii="Times New Roman" w:hAnsi="Times New Roman"/>
            <w:sz w:val="24"/>
            <w:szCs w:val="24"/>
          </w:rPr>
          <w:fldChar w:fldCharType="end"/>
        </w:r>
      </w:del>
    </w:p>
    <w:p w14:paraId="6540318F" w14:textId="77777777" w:rsidR="001C1104" w:rsidRPr="00636C9B" w:rsidRDefault="001C1104" w:rsidP="00D76DF7">
      <w:pPr>
        <w:pStyle w:val="ListParagraph"/>
        <w:numPr>
          <w:ilvl w:val="0"/>
          <w:numId w:val="7"/>
        </w:numPr>
        <w:spacing w:after="0" w:line="480" w:lineRule="auto"/>
        <w:jc w:val="both"/>
        <w:rPr>
          <w:del w:id="407" w:author="Parks, Robbie M" w:date="2018-11-30T08:04:00Z"/>
          <w:rFonts w:ascii="Times New Roman" w:hAnsi="Times New Roman"/>
          <w:sz w:val="24"/>
          <w:szCs w:val="24"/>
        </w:rPr>
      </w:pPr>
      <w:del w:id="408" w:author="Parks, Robbie M" w:date="2018-11-30T08:04:00Z">
        <w:r w:rsidRPr="00636C9B">
          <w:rPr>
            <w:rFonts w:ascii="Times New Roman" w:hAnsi="Times New Roman"/>
            <w:sz w:val="24"/>
            <w:szCs w:val="24"/>
          </w:rPr>
          <w:delText>Drowning leading cause of death from unintentional injury</w:delText>
        </w:r>
        <w:r w:rsidR="006C30B0" w:rsidRPr="00636C9B">
          <w:rPr>
            <w:rFonts w:ascii="Times New Roman" w:hAnsi="Times New Roman"/>
            <w:sz w:val="24"/>
            <w:szCs w:val="24"/>
          </w:rPr>
          <w:delText xml:space="preserve"> for children aged 1-4 years.</w:delTex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del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delText>31</w:delText>
        </w:r>
        <w:r w:rsidR="009D3641" w:rsidRPr="00636C9B">
          <w:rPr>
            <w:rFonts w:ascii="Times New Roman" w:hAnsi="Times New Roman"/>
            <w:sz w:val="24"/>
            <w:szCs w:val="24"/>
          </w:rPr>
          <w:fldChar w:fldCharType="end"/>
        </w:r>
      </w:del>
    </w:p>
    <w:p w14:paraId="6ABA32D5" w14:textId="77777777" w:rsidR="00243549" w:rsidRPr="00636C9B" w:rsidRDefault="00243549" w:rsidP="00D76DF7">
      <w:pPr>
        <w:pStyle w:val="ListParagraph"/>
        <w:numPr>
          <w:ilvl w:val="0"/>
          <w:numId w:val="7"/>
        </w:numPr>
        <w:spacing w:after="0" w:line="480" w:lineRule="auto"/>
        <w:jc w:val="both"/>
        <w:rPr>
          <w:del w:id="409" w:author="Parks, Robbie M" w:date="2018-11-30T08:04:00Z"/>
          <w:rFonts w:ascii="Times New Roman" w:hAnsi="Times New Roman"/>
          <w:sz w:val="24"/>
          <w:szCs w:val="24"/>
        </w:rPr>
      </w:pPr>
      <w:del w:id="410" w:author="Parks, Robbie M" w:date="2018-11-30T08:04:00Z">
        <w:r w:rsidRPr="00636C9B">
          <w:rPr>
            <w:rFonts w:ascii="Times New Roman" w:hAnsi="Times New Roman"/>
            <w:sz w:val="24"/>
            <w:szCs w:val="24"/>
          </w:rPr>
          <w:delText xml:space="preserve">Children 1-4 most likely to drown in a swimming pool, with </w:delText>
        </w:r>
        <w:r w:rsidR="00AB0D0D" w:rsidRPr="00636C9B">
          <w:rPr>
            <w:rFonts w:ascii="Times New Roman" w:hAnsi="Times New Roman"/>
            <w:sz w:val="24"/>
            <w:szCs w:val="24"/>
          </w:rPr>
          <w:delText>50% of all unintentional drowning deaths in that age group</w:delText>
        </w:r>
        <w:r w:rsidR="009D3641" w:rsidRPr="00636C9B">
          <w:rPr>
            <w:rFonts w:ascii="Times New Roman" w:hAnsi="Times New Roman"/>
            <w:sz w:val="24"/>
            <w:szCs w:val="24"/>
          </w:rPr>
          <w:delText xml:space="preserve"> </w:delTex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del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delText>31</w:delText>
        </w:r>
        <w:r w:rsidR="009D3641" w:rsidRPr="00636C9B">
          <w:rPr>
            <w:rFonts w:ascii="Times New Roman" w:hAnsi="Times New Roman"/>
            <w:sz w:val="24"/>
            <w:szCs w:val="24"/>
          </w:rPr>
          <w:fldChar w:fldCharType="end"/>
        </w:r>
      </w:del>
    </w:p>
    <w:p w14:paraId="043D0733" w14:textId="77777777" w:rsidR="005424BC" w:rsidRPr="00636C9B" w:rsidRDefault="005424BC" w:rsidP="00D76DF7">
      <w:pPr>
        <w:pStyle w:val="ListParagraph"/>
        <w:numPr>
          <w:ilvl w:val="0"/>
          <w:numId w:val="7"/>
        </w:numPr>
        <w:spacing w:after="0" w:line="480" w:lineRule="auto"/>
        <w:jc w:val="both"/>
        <w:rPr>
          <w:del w:id="411" w:author="Parks, Robbie M" w:date="2018-11-30T08:04:00Z"/>
          <w:rFonts w:ascii="Times New Roman" w:hAnsi="Times New Roman"/>
          <w:sz w:val="24"/>
          <w:szCs w:val="24"/>
        </w:rPr>
      </w:pPr>
      <w:del w:id="412" w:author="Parks, Robbie M" w:date="2018-11-30T08:04:00Z">
        <w:r w:rsidRPr="00636C9B">
          <w:rPr>
            <w:rFonts w:ascii="Times New Roman" w:hAnsi="Times New Roman"/>
            <w:sz w:val="24"/>
            <w:szCs w:val="24"/>
          </w:rPr>
          <w:delText xml:space="preserve">5-19 years most likely </w:delText>
        </w:r>
        <w:r w:rsidR="006824BA" w:rsidRPr="00636C9B">
          <w:rPr>
            <w:rFonts w:ascii="Times New Roman" w:hAnsi="Times New Roman"/>
            <w:sz w:val="24"/>
            <w:szCs w:val="24"/>
          </w:rPr>
          <w:delText>to drown in natural water</w:delText>
        </w:r>
        <w:r w:rsidR="009D3641" w:rsidRPr="00636C9B">
          <w:rPr>
            <w:rFonts w:ascii="Times New Roman" w:hAnsi="Times New Roman"/>
            <w:sz w:val="24"/>
            <w:szCs w:val="24"/>
          </w:rPr>
          <w:delText>.</w:delTex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del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delText>31</w:delText>
        </w:r>
        <w:r w:rsidR="009D3641" w:rsidRPr="00636C9B">
          <w:rPr>
            <w:rFonts w:ascii="Times New Roman" w:hAnsi="Times New Roman"/>
            <w:sz w:val="24"/>
            <w:szCs w:val="24"/>
          </w:rPr>
          <w:fldChar w:fldCharType="end"/>
        </w:r>
      </w:del>
    </w:p>
    <w:p w14:paraId="3449DFA2" w14:textId="77777777" w:rsidR="004565A9" w:rsidRPr="00636C9B" w:rsidRDefault="00FD2F61" w:rsidP="00D76DF7">
      <w:pPr>
        <w:pStyle w:val="ListParagraph"/>
        <w:numPr>
          <w:ilvl w:val="0"/>
          <w:numId w:val="7"/>
        </w:numPr>
        <w:spacing w:after="0" w:line="480" w:lineRule="auto"/>
        <w:jc w:val="both"/>
        <w:rPr>
          <w:del w:id="413" w:author="Parks, Robbie M" w:date="2018-11-30T08:04:00Z"/>
          <w:rFonts w:ascii="Times New Roman" w:hAnsi="Times New Roman"/>
          <w:sz w:val="24"/>
          <w:szCs w:val="24"/>
        </w:rPr>
      </w:pPr>
      <w:del w:id="414" w:author="Parks, Robbie M" w:date="2018-11-30T08:04:00Z">
        <w:r w:rsidRPr="00636C9B">
          <w:rPr>
            <w:rFonts w:ascii="Times New Roman" w:hAnsi="Times New Roman"/>
            <w:sz w:val="24"/>
            <w:szCs w:val="24"/>
          </w:rPr>
          <w:delText>Adults aged 85 or over most likely to drown in a bath tub.</w:delText>
        </w:r>
        <w:r w:rsidR="0016666B" w:rsidRPr="00636C9B">
          <w:rPr>
            <w:rFonts w:ascii="Times New Roman" w:hAnsi="Times New Roman"/>
            <w:sz w:val="24"/>
            <w:szCs w:val="24"/>
          </w:rPr>
          <w:fldChar w:fldCharType="begin" w:fldLock="1"/>
        </w:r>
        <w:r w:rsidR="001B365D" w:rsidRPr="00636C9B">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delInstrText>
        </w:r>
        <w:r w:rsidR="0016666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delText>31</w:delText>
        </w:r>
        <w:r w:rsidR="0016666B" w:rsidRPr="00636C9B">
          <w:rPr>
            <w:rFonts w:ascii="Times New Roman" w:hAnsi="Times New Roman"/>
            <w:sz w:val="24"/>
            <w:szCs w:val="24"/>
          </w:rPr>
          <w:fldChar w:fldCharType="end"/>
        </w:r>
      </w:del>
    </w:p>
    <w:p w14:paraId="00046339" w14:textId="7F57FDF1" w:rsidR="002C6259" w:rsidRPr="00843ACB" w:rsidRDefault="002C6259" w:rsidP="00843ACB">
      <w:pPr>
        <w:pStyle w:val="ListParagraph"/>
        <w:numPr>
          <w:ilvl w:val="0"/>
          <w:numId w:val="7"/>
        </w:numPr>
        <w:spacing w:after="0" w:line="240" w:lineRule="auto"/>
        <w:jc w:val="both"/>
        <w:rPr>
          <w:ins w:id="415" w:author="Parks, Robbie M" w:date="2018-11-30T08:04:00Z"/>
          <w:rFonts w:ascii="Times New Roman" w:hAnsi="Times New Roman"/>
          <w:sz w:val="24"/>
          <w:szCs w:val="24"/>
        </w:rPr>
      </w:pPr>
      <w:ins w:id="416" w:author="Parks, Robbie M" w:date="2018-11-30T08:04:00Z">
        <w:r>
          <w:rPr>
            <w:rFonts w:ascii="Times New Roman" w:hAnsi="Times New Roman"/>
            <w:sz w:val="24"/>
            <w:szCs w:val="24"/>
          </w:rPr>
          <w:t>Swimming more likely in anomalously warmer temperatures.</w:t>
        </w:r>
      </w:ins>
    </w:p>
    <w:p w14:paraId="45D8204E" w14:textId="50808FE1" w:rsidR="00243549" w:rsidRPr="00636C9B" w:rsidRDefault="00243549" w:rsidP="00843ACB">
      <w:pPr>
        <w:pStyle w:val="ListParagraph"/>
        <w:numPr>
          <w:ilvl w:val="0"/>
          <w:numId w:val="7"/>
        </w:numPr>
        <w:spacing w:after="0" w:line="240" w:lineRule="auto"/>
        <w:jc w:val="both"/>
        <w:rPr>
          <w:ins w:id="417" w:author="Parks, Robbie M" w:date="2018-11-30T08:04:00Z"/>
          <w:rFonts w:ascii="Times New Roman" w:hAnsi="Times New Roman"/>
          <w:sz w:val="24"/>
          <w:szCs w:val="24"/>
        </w:rPr>
      </w:pPr>
      <w:ins w:id="418" w:author="Parks, Robbie M" w:date="2018-11-30T08:04:00Z">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9D3641"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45</w:t>
        </w:r>
        <w:r w:rsidR="009D3641" w:rsidRPr="00636C9B">
          <w:rPr>
            <w:rFonts w:ascii="Times New Roman" w:hAnsi="Times New Roman"/>
            <w:sz w:val="24"/>
            <w:szCs w:val="24"/>
          </w:rPr>
          <w:fldChar w:fldCharType="end"/>
        </w:r>
      </w:ins>
    </w:p>
    <w:p w14:paraId="0B5788A7" w14:textId="22EB4E90" w:rsidR="00243549" w:rsidRPr="00636C9B" w:rsidRDefault="00243549" w:rsidP="00843ACB">
      <w:pPr>
        <w:pStyle w:val="ListParagraph"/>
        <w:numPr>
          <w:ilvl w:val="0"/>
          <w:numId w:val="7"/>
        </w:numPr>
        <w:spacing w:after="0" w:line="240" w:lineRule="auto"/>
        <w:jc w:val="both"/>
        <w:rPr>
          <w:ins w:id="419" w:author="Parks, Robbie M" w:date="2018-11-30T08:04:00Z"/>
          <w:rFonts w:ascii="Times New Roman" w:hAnsi="Times New Roman"/>
          <w:sz w:val="24"/>
          <w:szCs w:val="24"/>
        </w:rPr>
      </w:pPr>
      <w:ins w:id="420" w:author="Parks, Robbie M" w:date="2018-11-30T08:04:00Z">
        <w:r w:rsidRPr="00636C9B">
          <w:rPr>
            <w:rFonts w:ascii="Times New Roman" w:hAnsi="Times New Roman"/>
            <w:sz w:val="24"/>
            <w:szCs w:val="24"/>
          </w:rPr>
          <w:lastRenderedPageBreak/>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9D3641"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45</w:t>
        </w:r>
        <w:r w:rsidR="009D3641" w:rsidRPr="00636C9B">
          <w:rPr>
            <w:rFonts w:ascii="Times New Roman" w:hAnsi="Times New Roman"/>
            <w:sz w:val="24"/>
            <w:szCs w:val="24"/>
          </w:rPr>
          <w:fldChar w:fldCharType="end"/>
        </w:r>
      </w:ins>
    </w:p>
    <w:p w14:paraId="02DEB20A" w14:textId="3C6E1AB1" w:rsidR="00903EED" w:rsidRPr="00815C28" w:rsidRDefault="00FD2F61" w:rsidP="00843ACB">
      <w:pPr>
        <w:pStyle w:val="ListParagraph"/>
        <w:numPr>
          <w:ilvl w:val="0"/>
          <w:numId w:val="7"/>
        </w:numPr>
        <w:spacing w:after="0" w:line="240" w:lineRule="auto"/>
        <w:jc w:val="both"/>
        <w:rPr>
          <w:ins w:id="421" w:author="Parks, Robbie M" w:date="2018-11-30T08:04:00Z"/>
          <w:rFonts w:ascii="Times New Roman" w:hAnsi="Times New Roman"/>
          <w:sz w:val="24"/>
          <w:szCs w:val="24"/>
        </w:rPr>
      </w:pPr>
      <w:ins w:id="422" w:author="Parks, Robbie M" w:date="2018-11-30T08:04:00Z">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16666B"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45</w:t>
        </w:r>
        <w:r w:rsidR="0016666B" w:rsidRPr="00636C9B">
          <w:rPr>
            <w:rFonts w:ascii="Times New Roman" w:hAnsi="Times New Roman"/>
            <w:sz w:val="24"/>
            <w:szCs w:val="24"/>
          </w:rPr>
          <w:fldChar w:fldCharType="end"/>
        </w:r>
      </w:ins>
    </w:p>
    <w:p w14:paraId="5123D5DE" w14:textId="77777777" w:rsidR="004565A9" w:rsidRPr="00636C9B" w:rsidRDefault="004565A9" w:rsidP="00843ACB">
      <w:pPr>
        <w:spacing w:after="0" w:line="240" w:lineRule="auto"/>
        <w:jc w:val="both"/>
        <w:rPr>
          <w:rFonts w:ascii="Times New Roman" w:hAnsi="Times New Roman"/>
          <w:sz w:val="24"/>
          <w:szCs w:val="24"/>
        </w:rPr>
        <w:pPrChange w:id="423" w:author="Parks, Robbie M" w:date="2018-11-30T08:04:00Z">
          <w:pPr>
            <w:spacing w:after="0" w:line="480" w:lineRule="auto"/>
            <w:jc w:val="both"/>
          </w:pPr>
        </w:pPrChange>
      </w:pPr>
    </w:p>
    <w:p w14:paraId="526F1A36" w14:textId="319D004F" w:rsidR="00CE4993" w:rsidRDefault="00CE4993" w:rsidP="00843ACB">
      <w:pPr>
        <w:spacing w:after="0" w:line="240" w:lineRule="auto"/>
        <w:jc w:val="both"/>
        <w:rPr>
          <w:rFonts w:ascii="Times New Roman" w:hAnsi="Times New Roman"/>
          <w:i/>
          <w:sz w:val="24"/>
          <w:szCs w:val="24"/>
        </w:rPr>
        <w:pPrChange w:id="424" w:author="Parks, Robbie M" w:date="2018-11-30T08:04:00Z">
          <w:pPr>
            <w:spacing w:after="0" w:line="480" w:lineRule="auto"/>
            <w:jc w:val="both"/>
          </w:pPr>
        </w:pPrChange>
      </w:pPr>
      <w:r w:rsidRPr="00636C9B">
        <w:rPr>
          <w:rFonts w:ascii="Times New Roman" w:hAnsi="Times New Roman"/>
          <w:i/>
          <w:sz w:val="24"/>
          <w:szCs w:val="24"/>
        </w:rPr>
        <w:t>Assault</w:t>
      </w:r>
    </w:p>
    <w:p w14:paraId="111514DC" w14:textId="77777777" w:rsidR="008312D3" w:rsidRPr="00636C9B" w:rsidRDefault="00602B35" w:rsidP="00D76DF7">
      <w:pPr>
        <w:pStyle w:val="ListParagraph"/>
        <w:numPr>
          <w:ilvl w:val="0"/>
          <w:numId w:val="7"/>
        </w:numPr>
        <w:spacing w:after="0" w:line="480" w:lineRule="auto"/>
        <w:jc w:val="both"/>
        <w:rPr>
          <w:del w:id="425" w:author="Parks, Robbie M" w:date="2018-11-30T08:04:00Z"/>
          <w:rFonts w:ascii="Times New Roman" w:hAnsi="Times New Roman"/>
          <w:i/>
          <w:sz w:val="24"/>
          <w:szCs w:val="24"/>
        </w:rPr>
      </w:pPr>
      <w:del w:id="426" w:author="Parks, Robbie M" w:date="2018-11-30T08:04:00Z">
        <w:r w:rsidRPr="00636C9B">
          <w:rPr>
            <w:rFonts w:ascii="Times New Roman" w:hAnsi="Times New Roman"/>
            <w:sz w:val="24"/>
            <w:szCs w:val="24"/>
          </w:rPr>
          <w:delText>Examples in developing countries of association between conflict and temperature</w:delText>
        </w:r>
        <w:r w:rsidR="00067319" w:rsidRPr="00636C9B">
          <w:rPr>
            <w:rFonts w:ascii="Times New Roman" w:hAnsi="Times New Roman"/>
            <w:sz w:val="24"/>
            <w:szCs w:val="24"/>
          </w:rPr>
          <w:delText>.</w:delText>
        </w:r>
        <w:r w:rsidR="00FA5998" w:rsidRPr="00636C9B">
          <w:rPr>
            <w:rFonts w:ascii="Times New Roman" w:hAnsi="Times New Roman"/>
            <w:sz w:val="24"/>
            <w:szCs w:val="24"/>
          </w:rPr>
          <w:fldChar w:fldCharType="begin" w:fldLock="1"/>
        </w:r>
        <w:r w:rsidR="001B365D" w:rsidRPr="00636C9B">
          <w:rPr>
            <w:rFonts w:ascii="Times New Roman" w:hAnsi="Times New Roman"/>
            <w:sz w:val="24"/>
            <w:szCs w:val="24"/>
          </w:rPr>
          <w:del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1B365D" w:rsidRPr="00636C9B">
          <w:rPr>
            <w:rFonts w:ascii="MS Mincho" w:eastAsia="MS Mincho" w:hAnsi="MS Mincho" w:cs="MS Mincho"/>
            <w:sz w:val="24"/>
            <w:szCs w:val="24"/>
          </w:rPr>
          <w:delInstrText>∼</w:delInstrText>
        </w:r>
        <w:r w:rsidR="001B365D" w:rsidRPr="00636C9B">
          <w:rPr>
            <w:rFonts w:ascii="Times New Roman" w:hAnsi="Times New Roman"/>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12,32&lt;/sup&gt;","plainTextFormattedCitation":"9–12,32","previouslyFormattedCitation":"&lt;sup&gt;9–12,32&lt;/sup&gt;"},"properties":{"noteIndex":0},"schema":"https://github.com/citation-style-language/schema/raw/master/csl-citation.json"}</w:delInstrText>
        </w:r>
        <w:r w:rsidR="00FA5998"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delText>9–12,32</w:delText>
        </w:r>
        <w:r w:rsidR="00FA5998" w:rsidRPr="00636C9B">
          <w:rPr>
            <w:rFonts w:ascii="Times New Roman" w:hAnsi="Times New Roman"/>
            <w:sz w:val="24"/>
            <w:szCs w:val="24"/>
          </w:rPr>
          <w:fldChar w:fldCharType="end"/>
        </w:r>
      </w:del>
    </w:p>
    <w:p w14:paraId="6E6FF6C5" w14:textId="5368A5E4" w:rsidR="00DE484C" w:rsidRDefault="00DE484C" w:rsidP="00843ACB">
      <w:pPr>
        <w:pStyle w:val="ListParagraph"/>
        <w:numPr>
          <w:ilvl w:val="0"/>
          <w:numId w:val="7"/>
        </w:numPr>
        <w:spacing w:after="0" w:line="240" w:lineRule="auto"/>
        <w:jc w:val="both"/>
        <w:rPr>
          <w:ins w:id="427" w:author="Parks, Robbie M" w:date="2018-11-30T08:04:00Z"/>
          <w:rFonts w:ascii="Times New Roman" w:hAnsi="Times New Roman"/>
          <w:sz w:val="24"/>
          <w:szCs w:val="24"/>
        </w:rPr>
      </w:pPr>
      <w:ins w:id="428" w:author="Parks, Robbie M" w:date="2018-11-30T08:04:00Z">
        <w:r>
          <w:rPr>
            <w:rFonts w:ascii="Times New Roman" w:hAnsi="Times New Roman"/>
            <w:sz w:val="24"/>
            <w:szCs w:val="24"/>
          </w:rPr>
          <w:t>More time spent outdoors in warmer temperatures which leads to more interaction.</w:t>
        </w:r>
        <w:r w:rsidR="007C2F38">
          <w:rPr>
            <w:rFonts w:ascii="Times New Roman" w:hAnsi="Times New Roman"/>
            <w:sz w:val="24"/>
            <w:szCs w:val="24"/>
          </w:rPr>
          <w:fldChar w:fldCharType="begin" w:fldLock="1"/>
        </w:r>
        <w:r w:rsidR="004B40CB">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46,47&lt;/sup&gt;","plainTextFormattedCitation":"46,47","previouslyFormattedCitation":"&lt;sup&gt;46,47&lt;/sup&gt;"},"properties":{"noteIndex":0},"schema":"https://github.com/citation-style-language/schema/raw/master/csl-citation.json"}</w:instrText>
        </w:r>
        <w:r w:rsidR="007C2F38">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46,47</w:t>
        </w:r>
        <w:r w:rsidR="007C2F38">
          <w:rPr>
            <w:rFonts w:ascii="Times New Roman" w:hAnsi="Times New Roman"/>
            <w:sz w:val="24"/>
            <w:szCs w:val="24"/>
          </w:rPr>
          <w:fldChar w:fldCharType="end"/>
        </w:r>
      </w:ins>
    </w:p>
    <w:p w14:paraId="353C1173" w14:textId="5E84E4AF" w:rsidR="007C2F38" w:rsidRDefault="007C2F38" w:rsidP="00843ACB">
      <w:pPr>
        <w:pStyle w:val="ListParagraph"/>
        <w:numPr>
          <w:ilvl w:val="0"/>
          <w:numId w:val="7"/>
        </w:numPr>
        <w:spacing w:after="0" w:line="240" w:lineRule="auto"/>
        <w:jc w:val="both"/>
        <w:rPr>
          <w:ins w:id="429" w:author="Parks, Robbie M" w:date="2018-11-30T08:04:00Z"/>
          <w:rFonts w:ascii="Times New Roman" w:hAnsi="Times New Roman"/>
          <w:sz w:val="24"/>
          <w:szCs w:val="24"/>
        </w:rPr>
      </w:pPr>
      <w:ins w:id="430" w:author="Parks, Robbie M" w:date="2018-11-30T08:04:00Z">
        <w:r>
          <w:rPr>
            <w:rFonts w:ascii="Times New Roman" w:hAnsi="Times New Roman"/>
            <w:sz w:val="24"/>
            <w:szCs w:val="24"/>
          </w:rPr>
          <w:t>Possible that people think of probability of carrying out successful crime without getting caught different under warmer conditions.</w:t>
        </w:r>
        <w:r>
          <w:rPr>
            <w:rFonts w:ascii="Times New Roman" w:hAnsi="Times New Roman"/>
            <w:sz w:val="24"/>
            <w:szCs w:val="24"/>
          </w:rPr>
          <w:fldChar w:fldCharType="begin" w:fldLock="1"/>
        </w:r>
        <w:r w:rsidR="00BD3D8F">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48,49&lt;/sup&gt;","plainTextFormattedCitation":"48,49","previouslyFormattedCitation":"&lt;sup&gt;48,49&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48,49</w:t>
        </w:r>
        <w:r>
          <w:rPr>
            <w:rFonts w:ascii="Times New Roman" w:hAnsi="Times New Roman"/>
            <w:sz w:val="24"/>
            <w:szCs w:val="24"/>
          </w:rPr>
          <w:fldChar w:fldCharType="end"/>
        </w:r>
      </w:ins>
    </w:p>
    <w:p w14:paraId="5BBDFF26" w14:textId="5A644C8A" w:rsidR="007C2F38" w:rsidRPr="007C2F38" w:rsidRDefault="007C2F38" w:rsidP="00843ACB">
      <w:pPr>
        <w:pStyle w:val="ListParagraph"/>
        <w:numPr>
          <w:ilvl w:val="0"/>
          <w:numId w:val="7"/>
        </w:numPr>
        <w:spacing w:after="0" w:line="240" w:lineRule="auto"/>
        <w:jc w:val="both"/>
        <w:rPr>
          <w:ins w:id="431" w:author="Parks, Robbie M" w:date="2018-11-30T08:04:00Z"/>
          <w:rFonts w:ascii="Times New Roman" w:hAnsi="Times New Roman"/>
          <w:sz w:val="24"/>
          <w:szCs w:val="24"/>
        </w:rPr>
      </w:pPr>
      <w:ins w:id="432" w:author="Parks, Robbie M" w:date="2018-11-30T08:04:00Z">
        <w:r>
          <w:rPr>
            <w:rFonts w:ascii="Times New Roman" w:hAnsi="Times New Roman"/>
            <w:sz w:val="24"/>
            <w:szCs w:val="24"/>
          </w:rPr>
          <w:t>Link between anger and temperature.</w:t>
        </w:r>
        <w:r>
          <w:rPr>
            <w:rFonts w:ascii="Times New Roman" w:hAnsi="Times New Roman"/>
            <w:sz w:val="24"/>
            <w:szCs w:val="24"/>
          </w:rPr>
          <w:fldChar w:fldCharType="begin" w:fldLock="1"/>
        </w:r>
        <w:r w:rsidR="00BD3D8F">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50,51&lt;/sup&gt;","plainTextFormattedCitation":"50,51","previouslyFormattedCitation":"&lt;sup&gt;50,51&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50,51</w:t>
        </w:r>
        <w:r>
          <w:rPr>
            <w:rFonts w:ascii="Times New Roman" w:hAnsi="Times New Roman"/>
            <w:sz w:val="24"/>
            <w:szCs w:val="24"/>
          </w:rPr>
          <w:fldChar w:fldCharType="end"/>
        </w:r>
      </w:ins>
    </w:p>
    <w:p w14:paraId="14018E80" w14:textId="21ECB613" w:rsidR="00A22685" w:rsidRDefault="00A22685" w:rsidP="00843ACB">
      <w:pPr>
        <w:pStyle w:val="ListParagraph"/>
        <w:numPr>
          <w:ilvl w:val="0"/>
          <w:numId w:val="7"/>
        </w:numPr>
        <w:spacing w:after="0" w:line="240" w:lineRule="auto"/>
        <w:jc w:val="both"/>
        <w:rPr>
          <w:ins w:id="433" w:author="Parks, Robbie M" w:date="2018-11-30T08:04:00Z"/>
          <w:rFonts w:ascii="Times New Roman" w:hAnsi="Times New Roman"/>
          <w:sz w:val="24"/>
          <w:szCs w:val="24"/>
        </w:rPr>
      </w:pPr>
      <w:ins w:id="434" w:author="Parks, Robbie M" w:date="2018-11-30T08:04:00Z">
        <w:r>
          <w:rPr>
            <w:rFonts w:ascii="Times New Roman" w:hAnsi="Times New Roman"/>
            <w:sz w:val="24"/>
            <w:szCs w:val="24"/>
          </w:rPr>
          <w:t>Higher temperatures also cause more crime in general.</w:t>
        </w:r>
        <w:r w:rsidR="00775537">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27&lt;/sup&gt;","plainTextFormattedCitation":"27","previouslyFormattedCitation":"&lt;sup&gt;27&lt;/sup&gt;"},"properties":{"noteIndex":0},"schema":"https://github.com/citation-style-language/schema/raw/master/csl-citation.json"}</w:instrText>
        </w:r>
        <w:r w:rsidR="00775537">
          <w:rPr>
            <w:rFonts w:ascii="Times New Roman" w:hAnsi="Times New Roman"/>
            <w:sz w:val="24"/>
            <w:szCs w:val="24"/>
          </w:rPr>
          <w:fldChar w:fldCharType="separate"/>
        </w:r>
        <w:r w:rsidR="00B43563" w:rsidRPr="00B43563">
          <w:rPr>
            <w:rFonts w:ascii="Times New Roman" w:hAnsi="Times New Roman"/>
            <w:noProof/>
            <w:sz w:val="24"/>
            <w:szCs w:val="24"/>
            <w:vertAlign w:val="superscript"/>
          </w:rPr>
          <w:t>27</w:t>
        </w:r>
        <w:r w:rsidR="00775537">
          <w:rPr>
            <w:rFonts w:ascii="Times New Roman" w:hAnsi="Times New Roman"/>
            <w:sz w:val="24"/>
            <w:szCs w:val="24"/>
          </w:rPr>
          <w:fldChar w:fldCharType="end"/>
        </w:r>
      </w:ins>
    </w:p>
    <w:p w14:paraId="1BBEDDF7" w14:textId="3DD7CAEC" w:rsidR="003A470E" w:rsidRPr="00843ACB" w:rsidRDefault="003A470E" w:rsidP="00843ACB">
      <w:pPr>
        <w:pStyle w:val="ListParagraph"/>
        <w:numPr>
          <w:ilvl w:val="0"/>
          <w:numId w:val="7"/>
        </w:numPr>
        <w:spacing w:after="0" w:line="240" w:lineRule="auto"/>
        <w:jc w:val="both"/>
        <w:rPr>
          <w:ins w:id="435" w:author="Parks, Robbie M" w:date="2018-11-30T08:04:00Z"/>
          <w:rFonts w:ascii="Times New Roman" w:hAnsi="Times New Roman"/>
          <w:sz w:val="24"/>
          <w:szCs w:val="24"/>
        </w:rPr>
      </w:pPr>
      <w:ins w:id="436" w:author="Parks, Robbie M" w:date="2018-11-30T08:04:00Z">
        <w:r w:rsidRPr="003A470E">
          <w:rPr>
            <w:rFonts w:ascii="Times New Roman" w:hAnsi="Times New Roman"/>
            <w:color w:val="000000" w:themeColor="text1"/>
            <w:sz w:val="24"/>
            <w:szCs w:val="24"/>
          </w:rPr>
          <w:t>There are studies which indirectly examine relationships of violent behaviour and conflict with climate change</w:t>
        </w:r>
        <w:r w:rsidR="004D2983">
          <w:rPr>
            <w:rFonts w:ascii="Times New Roman" w:hAnsi="Times New Roman"/>
            <w:color w:val="000000" w:themeColor="text1"/>
            <w:sz w:val="24"/>
            <w:szCs w:val="24"/>
          </w:rPr>
          <w:t>.</w:t>
        </w:r>
        <w:r w:rsidRPr="003A470E">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47BC4">
          <w:rPr>
            <w:rFonts w:ascii="MS Mincho" w:eastAsia="MS Mincho" w:hAnsi="MS Mincho" w:cs="MS Mincho"/>
            <w:color w:val="000000" w:themeColor="text1"/>
            <w:sz w:val="24"/>
            <w:szCs w:val="24"/>
          </w:rPr>
          <w:instrText>∼</w:instrText>
        </w:r>
        <w:r w:rsidR="00347BC4">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27–32&lt;/sup&gt;","plainTextFormattedCitation":"27–32","previouslyFormattedCitation":"&lt;sup&gt;27–32&lt;/sup&gt;"},"properties":{"noteIndex":0},"schema":"https://github.com/citation-style-language/schema/raw/master/csl-citation.json"}</w:instrText>
        </w:r>
        <w:r w:rsidRPr="003A470E">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27–32</w:t>
        </w:r>
        <w:r w:rsidRPr="003A470E">
          <w:rPr>
            <w:rFonts w:ascii="Times New Roman" w:hAnsi="Times New Roman"/>
            <w:color w:val="000000" w:themeColor="text1"/>
            <w:sz w:val="24"/>
            <w:szCs w:val="24"/>
          </w:rPr>
          <w:fldChar w:fldCharType="end"/>
        </w:r>
      </w:ins>
    </w:p>
    <w:p w14:paraId="5E17D259" w14:textId="23091847" w:rsidR="008312D3" w:rsidRPr="00636C9B" w:rsidRDefault="00602B35" w:rsidP="00843ACB">
      <w:pPr>
        <w:pStyle w:val="ListParagraph"/>
        <w:numPr>
          <w:ilvl w:val="0"/>
          <w:numId w:val="7"/>
        </w:numPr>
        <w:spacing w:after="0" w:line="240" w:lineRule="auto"/>
        <w:jc w:val="both"/>
        <w:rPr>
          <w:ins w:id="437" w:author="Parks, Robbie M" w:date="2018-11-30T08:04:00Z"/>
          <w:rFonts w:ascii="Times New Roman" w:hAnsi="Times New Roman"/>
          <w:i/>
          <w:sz w:val="24"/>
          <w:szCs w:val="24"/>
        </w:rPr>
      </w:pPr>
      <w:ins w:id="438" w:author="Parks, Robbie M" w:date="2018-11-30T08:04:00Z">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47BC4">
          <w:rPr>
            <w:rFonts w:ascii="MS Mincho" w:eastAsia="MS Mincho" w:hAnsi="MS Mincho" w:cs="MS Mincho"/>
            <w:sz w:val="24"/>
            <w:szCs w:val="24"/>
          </w:rPr>
          <w:instrText>∼</w:instrText>
        </w:r>
        <w:r w:rsidR="00347BC4">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29–32,52&lt;/sup&gt;","plainTextFormattedCitation":"29–32,52","previouslyFormattedCitation":"&lt;sup&gt;29–32,52&lt;/sup&gt;"},"properties":{"noteIndex":0},"schema":"https://github.com/citation-style-language/schema/raw/master/csl-citation.json"}</w:instrText>
        </w:r>
        <w:r w:rsidR="00FA5998"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29–32,52</w:t>
        </w:r>
        <w:r w:rsidR="00FA5998" w:rsidRPr="00636C9B">
          <w:rPr>
            <w:rFonts w:ascii="Times New Roman" w:hAnsi="Times New Roman"/>
            <w:sz w:val="24"/>
            <w:szCs w:val="24"/>
          </w:rPr>
          <w:fldChar w:fldCharType="end"/>
        </w:r>
      </w:ins>
    </w:p>
    <w:p w14:paraId="0759FBCE" w14:textId="77777777" w:rsidR="00C86276" w:rsidRPr="00636C9B" w:rsidRDefault="00C86276" w:rsidP="00843ACB">
      <w:pPr>
        <w:spacing w:after="0" w:line="240" w:lineRule="auto"/>
        <w:jc w:val="both"/>
        <w:rPr>
          <w:rFonts w:ascii="Times New Roman" w:hAnsi="Times New Roman"/>
          <w:i/>
          <w:sz w:val="24"/>
          <w:szCs w:val="24"/>
        </w:rPr>
        <w:pPrChange w:id="439" w:author="Parks, Robbie M" w:date="2018-11-30T08:04:00Z">
          <w:pPr>
            <w:spacing w:after="0" w:line="480" w:lineRule="auto"/>
            <w:jc w:val="both"/>
          </w:pPr>
        </w:pPrChange>
      </w:pPr>
    </w:p>
    <w:p w14:paraId="7A6EBFDB" w14:textId="489B7467" w:rsidR="005F2A56" w:rsidRPr="00636C9B" w:rsidRDefault="00E6459A" w:rsidP="00843ACB">
      <w:pPr>
        <w:spacing w:after="0" w:line="240" w:lineRule="auto"/>
        <w:jc w:val="both"/>
        <w:rPr>
          <w:rFonts w:ascii="Times New Roman" w:hAnsi="Times New Roman"/>
          <w:i/>
          <w:sz w:val="24"/>
          <w:szCs w:val="24"/>
        </w:rPr>
        <w:pPrChange w:id="440" w:author="Parks, Robbie M" w:date="2018-11-30T08:04:00Z">
          <w:pPr>
            <w:spacing w:after="0" w:line="480" w:lineRule="auto"/>
            <w:jc w:val="both"/>
          </w:pPr>
        </w:pPrChange>
      </w:pPr>
      <w:r w:rsidRPr="00636C9B">
        <w:rPr>
          <w:rFonts w:ascii="Times New Roman" w:hAnsi="Times New Roman"/>
          <w:i/>
          <w:sz w:val="24"/>
          <w:szCs w:val="24"/>
        </w:rPr>
        <w:t>Intentional self-harm</w:t>
      </w:r>
    </w:p>
    <w:p w14:paraId="70CDE894" w14:textId="77777777" w:rsidR="009B7A5F" w:rsidRPr="00636C9B" w:rsidRDefault="000A0A5E" w:rsidP="00D76DF7">
      <w:pPr>
        <w:pStyle w:val="ListParagraph"/>
        <w:numPr>
          <w:ilvl w:val="0"/>
          <w:numId w:val="7"/>
        </w:numPr>
        <w:spacing w:after="0" w:line="480" w:lineRule="auto"/>
        <w:jc w:val="both"/>
        <w:rPr>
          <w:del w:id="441" w:author="Parks, Robbie M" w:date="2018-11-30T08:04:00Z"/>
          <w:rFonts w:ascii="Times New Roman" w:hAnsi="Times New Roman"/>
          <w:sz w:val="24"/>
          <w:szCs w:val="24"/>
        </w:rPr>
      </w:pPr>
      <w:del w:id="442" w:author="Parks, Robbie M" w:date="2018-11-30T08:04:00Z">
        <w:r w:rsidRPr="00636C9B">
          <w:rPr>
            <w:rFonts w:ascii="Times New Roman" w:hAnsi="Times New Roman"/>
            <w:sz w:val="24"/>
            <w:szCs w:val="24"/>
          </w:rPr>
          <w:delText>Depression levels associated with temperature in recent Twitter mood analysis</w:delText>
        </w:r>
        <w:r w:rsidR="001B365D" w:rsidRPr="00636C9B">
          <w:rPr>
            <w:rFonts w:ascii="Times New Roman" w:hAnsi="Times New Roman"/>
            <w:sz w:val="24"/>
            <w:szCs w:val="24"/>
          </w:rPr>
          <w:fldChar w:fldCharType="begin" w:fldLock="1"/>
        </w:r>
        <w:r w:rsidR="001B365D" w:rsidRPr="00636C9B">
          <w:rPr>
            <w:rFonts w:ascii="Times New Roman" w:hAnsi="Times New Roman"/>
            <w:sz w:val="24"/>
            <w:szCs w:val="24"/>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14&lt;/sup&gt;","plainTextFormattedCitation":"14"},"properties":{"noteIndex":0},"schema":"https://github.com/citation-style-language/schema/raw/master/csl-citation.json"}</w:delInstrText>
        </w:r>
        <w:r w:rsidR="001B365D" w:rsidRPr="00636C9B">
          <w:rPr>
            <w:rFonts w:ascii="Times New Roman" w:hAnsi="Times New Roman"/>
            <w:sz w:val="24"/>
            <w:szCs w:val="24"/>
          </w:rPr>
          <w:fldChar w:fldCharType="separate"/>
        </w:r>
        <w:r w:rsidR="001B365D" w:rsidRPr="00636C9B">
          <w:rPr>
            <w:rFonts w:ascii="Times New Roman" w:hAnsi="Times New Roman"/>
            <w:noProof/>
            <w:sz w:val="24"/>
            <w:szCs w:val="24"/>
            <w:vertAlign w:val="superscript"/>
          </w:rPr>
          <w:delText>14</w:delText>
        </w:r>
        <w:r w:rsidR="001B365D" w:rsidRPr="00636C9B">
          <w:rPr>
            <w:rFonts w:ascii="Times New Roman" w:hAnsi="Times New Roman"/>
            <w:sz w:val="24"/>
            <w:szCs w:val="24"/>
          </w:rPr>
          <w:fldChar w:fldCharType="end"/>
        </w:r>
        <w:r w:rsidR="00BE456B" w:rsidRPr="00636C9B">
          <w:rPr>
            <w:rFonts w:ascii="Times New Roman" w:hAnsi="Times New Roman"/>
            <w:sz w:val="24"/>
            <w:szCs w:val="24"/>
          </w:rPr>
          <w:delText xml:space="preserve"> </w:delText>
        </w:r>
      </w:del>
    </w:p>
    <w:p w14:paraId="2660597F" w14:textId="77777777" w:rsidR="00290E98" w:rsidRPr="00636C9B" w:rsidRDefault="00290E98" w:rsidP="00D76DF7">
      <w:pPr>
        <w:spacing w:after="0" w:line="480" w:lineRule="auto"/>
        <w:jc w:val="both"/>
        <w:rPr>
          <w:del w:id="443" w:author="Parks, Robbie M" w:date="2018-11-30T08:04:00Z"/>
          <w:rFonts w:ascii="Times New Roman" w:hAnsi="Times New Roman"/>
          <w:sz w:val="24"/>
          <w:szCs w:val="24"/>
        </w:rPr>
      </w:pPr>
    </w:p>
    <w:p w14:paraId="1ECADFB9" w14:textId="03A0733E" w:rsidR="009B7A5F" w:rsidRPr="00636C9B" w:rsidRDefault="00DD39F1" w:rsidP="00843ACB">
      <w:pPr>
        <w:pStyle w:val="ListParagraph"/>
        <w:numPr>
          <w:ilvl w:val="0"/>
          <w:numId w:val="7"/>
        </w:numPr>
        <w:spacing w:after="0" w:line="240" w:lineRule="auto"/>
        <w:jc w:val="both"/>
        <w:rPr>
          <w:ins w:id="444" w:author="Parks, Robbie M" w:date="2018-11-30T08:04:00Z"/>
          <w:rFonts w:ascii="Times New Roman" w:hAnsi="Times New Roman"/>
          <w:sz w:val="24"/>
          <w:szCs w:val="24"/>
        </w:rPr>
      </w:pPr>
      <w:ins w:id="445" w:author="Parks, Robbie M" w:date="2018-11-30T08:04:00Z">
        <w:r>
          <w:rPr>
            <w:rFonts w:ascii="Times New Roman" w:hAnsi="Times New Roman"/>
            <w:sz w:val="24"/>
            <w:szCs w:val="24"/>
          </w:rPr>
          <w:t>Raised d</w:t>
        </w:r>
        <w:r w:rsidR="000A0A5E" w:rsidRPr="00636C9B">
          <w:rPr>
            <w:rFonts w:ascii="Times New Roman" w:hAnsi="Times New Roman"/>
            <w:sz w:val="24"/>
            <w:szCs w:val="24"/>
          </w:rPr>
          <w:t>epression levels associated with</w:t>
        </w:r>
        <w:r>
          <w:rPr>
            <w:rFonts w:ascii="Times New Roman" w:hAnsi="Times New Roman"/>
            <w:sz w:val="24"/>
            <w:szCs w:val="24"/>
          </w:rPr>
          <w:t xml:space="preserve"> increasing</w:t>
        </w:r>
        <w:r w:rsidR="000A0A5E" w:rsidRPr="00636C9B">
          <w:rPr>
            <w:rFonts w:ascii="Times New Roman" w:hAnsi="Times New Roman"/>
            <w:sz w:val="24"/>
            <w:szCs w:val="24"/>
          </w:rPr>
          <w:t xml:space="preserve"> temperature in Twitter mood analysis</w:t>
        </w:r>
        <w:r w:rsidR="00C042F3">
          <w:rPr>
            <w:rFonts w:ascii="Times New Roman" w:hAnsi="Times New Roman"/>
            <w:sz w:val="24"/>
            <w:szCs w:val="24"/>
          </w:rPr>
          <w:t>.</w:t>
        </w:r>
        <w:r w:rsidR="001B365D"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24&lt;/sup&gt;","plainTextFormattedCitation":"24","previouslyFormattedCitation":"&lt;sup&gt;24&lt;/sup&gt;"},"properties":{"noteIndex":0},"schema":"https://github.com/citation-style-language/schema/raw/master/csl-citation.json"}</w:instrText>
        </w:r>
        <w:r w:rsidR="001B365D"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24</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ins>
    </w:p>
    <w:p w14:paraId="67720C84" w14:textId="77777777" w:rsidR="00290E98" w:rsidRPr="00636C9B" w:rsidRDefault="00290E98" w:rsidP="00D76DF7">
      <w:pPr>
        <w:spacing w:after="0" w:line="480" w:lineRule="auto"/>
        <w:jc w:val="both"/>
        <w:rPr>
          <w:ins w:id="446" w:author="Parks, Robbie M" w:date="2018-11-30T08:04:00Z"/>
          <w:rFonts w:ascii="Times New Roman" w:hAnsi="Times New Roman"/>
          <w:sz w:val="24"/>
          <w:szCs w:val="24"/>
        </w:rPr>
      </w:pPr>
    </w:p>
    <w:p w14:paraId="607387B6" w14:textId="77777777" w:rsidR="00675CCF" w:rsidRDefault="00675CCF">
      <w:pPr>
        <w:spacing w:after="0" w:line="240" w:lineRule="auto"/>
        <w:rPr>
          <w:ins w:id="447" w:author="Parks, Robbie M" w:date="2018-11-30T08:04:00Z"/>
          <w:rFonts w:ascii="Times New Roman" w:hAnsi="Times New Roman"/>
          <w:b/>
          <w:sz w:val="24"/>
          <w:szCs w:val="24"/>
        </w:rPr>
      </w:pPr>
      <w:ins w:id="448" w:author="Parks, Robbie M" w:date="2018-11-30T08:04:00Z">
        <w:r>
          <w:rPr>
            <w:rFonts w:ascii="Times New Roman" w:hAnsi="Times New Roman"/>
            <w:b/>
            <w:sz w:val="24"/>
            <w:szCs w:val="24"/>
          </w:rPr>
          <w:br w:type="page"/>
        </w:r>
      </w:ins>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561E8FDD"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ins w:id="449" w:author="Parks, Robbie M" w:date="2018-11-30T08:04:00Z">
        <w:r w:rsidR="003575A7" w:rsidRPr="003575A7">
          <w:rPr>
            <w:rFonts w:ascii="Times New Roman" w:hAnsi="Times New Roman"/>
            <w:sz w:val="24"/>
            <w:szCs w:val="24"/>
          </w:rPr>
          <w:t xml:space="preserve"> </w:t>
        </w:r>
        <w:r w:rsidR="003575A7" w:rsidRPr="003575A7">
          <w:rPr>
            <w:rFonts w:ascii="Times New Roman" w:hAnsi="Times New Roman"/>
            <w:sz w:val="24"/>
            <w:szCs w:val="24"/>
          </w:rPr>
          <w:t>It has not been formally reviewed by EPA. The views expressed in this document are solely those of authors and do not necessarily reflect those of the Agency. EPA does not endorse any products or commercial services mentioned in this publication.</w:t>
        </w:r>
      </w:ins>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31503AF7" w14:textId="59562DFC" w:rsidR="000A79C8" w:rsidRPr="000A79C8" w:rsidRDefault="00A55581"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del w:id="450" w:author="Parks, Robbie M" w:date="2018-11-30T08:04:00Z">
        <w:r w:rsidR="001B365D" w:rsidRPr="00636C9B">
          <w:rPr>
            <w:rFonts w:ascii="Times New Roman" w:eastAsia="Times New Roman" w:hAnsi="Times New Roman"/>
            <w:noProof/>
            <w:sz w:val="24"/>
            <w:szCs w:val="24"/>
          </w:rPr>
          <w:delText>1</w:delText>
        </w:r>
      </w:del>
      <w:ins w:id="451" w:author="Parks, Robbie M" w:date="2018-11-30T08:04:00Z">
        <w:r w:rsidR="000A79C8" w:rsidRPr="000A79C8">
          <w:rPr>
            <w:rFonts w:ascii="Times New Roman" w:eastAsia="Times New Roman" w:hAnsi="Times New Roman"/>
            <w:noProof/>
            <w:sz w:val="24"/>
          </w:rPr>
          <w:t>1</w:t>
        </w:r>
        <w:r w:rsidR="000A79C8" w:rsidRPr="000A79C8">
          <w:rPr>
            <w:rFonts w:ascii="Times New Roman" w:eastAsia="Times New Roman" w:hAnsi="Times New Roman"/>
            <w:noProof/>
            <w:sz w:val="24"/>
          </w:rPr>
          <w:tab/>
          <w:t>IPCC.</w:t>
        </w:r>
      </w:ins>
      <w:moveToRangeStart w:id="452" w:author="Parks, Robbie M" w:date="2018-11-30T08:04:00Z" w:name="move531328392"/>
      <w:moveTo w:id="453" w:author="Parks, Robbie M" w:date="2018-11-30T08:04:00Z">
        <w:r w:rsidR="000A79C8" w:rsidRPr="000A79C8">
          <w:rPr>
            <w:rFonts w:ascii="Times New Roman" w:eastAsia="Times New Roman" w:hAnsi="Times New Roman"/>
            <w:noProof/>
            <w:sz w:val="24"/>
          </w:rPr>
          <w:t xml:space="preserve"> IPCC special report on the impacts of global warming of 1.5 °C - Summary for policy makers. 2018. http://www.ipcc.ch/report/sr15/.</w:t>
        </w:r>
      </w:moveTo>
    </w:p>
    <w:moveToRangeEnd w:id="452"/>
    <w:p w14:paraId="5A2EF603"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ins w:id="454" w:author="Parks, Robbie M" w:date="2018-11-30T08:04:00Z">
        <w:r w:rsidRPr="000A79C8">
          <w:rPr>
            <w:rFonts w:ascii="Times New Roman" w:eastAsia="Times New Roman" w:hAnsi="Times New Roman"/>
            <w:noProof/>
            <w:sz w:val="24"/>
          </w:rPr>
          <w:t>2</w:t>
        </w:r>
      </w:ins>
      <w:moveFromRangeStart w:id="455" w:author="Parks, Robbie M" w:date="2018-11-30T08:04:00Z" w:name="move531328393"/>
      <w:moveFrom w:id="456" w:author="Parks, Robbie M" w:date="2018-11-30T08:04:00Z">
        <w:r w:rsidRPr="000A79C8">
          <w:rPr>
            <w:rFonts w:ascii="Times New Roman" w:eastAsia="Times New Roman" w:hAnsi="Times New Roman"/>
            <w:noProof/>
            <w:sz w:val="24"/>
          </w:rPr>
          <w:tab/>
          <w:t xml:space="preserve">Ye X, Wolff R, Yu W, Vaneckova P, Pan X, Tong S. Ambient temperature and morbidity: a review of epidemiological evidence. </w:t>
        </w:r>
        <w:r w:rsidRPr="000A79C8">
          <w:rPr>
            <w:rFonts w:ascii="Times New Roman" w:eastAsia="Times New Roman" w:hAnsi="Times New Roman"/>
            <w:i/>
            <w:iCs/>
            <w:noProof/>
            <w:sz w:val="24"/>
          </w:rPr>
          <w:t>Environ Health Perspect</w:t>
        </w:r>
        <w:r w:rsidRPr="000A79C8">
          <w:rPr>
            <w:rFonts w:ascii="Times New Roman" w:eastAsia="Times New Roman" w:hAnsi="Times New Roman"/>
            <w:noProof/>
            <w:sz w:val="24"/>
          </w:rPr>
          <w:t xml:space="preserve"> 2012; </w:t>
        </w:r>
        <w:r w:rsidRPr="000A79C8">
          <w:rPr>
            <w:rFonts w:ascii="Times New Roman" w:eastAsia="Times New Roman" w:hAnsi="Times New Roman"/>
            <w:b/>
            <w:bCs/>
            <w:noProof/>
            <w:sz w:val="24"/>
          </w:rPr>
          <w:t>120</w:t>
        </w:r>
        <w:r w:rsidRPr="000A79C8">
          <w:rPr>
            <w:rFonts w:ascii="Times New Roman" w:eastAsia="Times New Roman" w:hAnsi="Times New Roman"/>
            <w:noProof/>
            <w:sz w:val="24"/>
          </w:rPr>
          <w:t>: 19–28.</w:t>
        </w:r>
      </w:moveFrom>
    </w:p>
    <w:moveFromRangeEnd w:id="455"/>
    <w:p w14:paraId="70B0D284" w14:textId="77777777" w:rsidR="001B365D" w:rsidRPr="00636C9B" w:rsidRDefault="001B365D" w:rsidP="00194696">
      <w:pPr>
        <w:widowControl w:val="0"/>
        <w:autoSpaceDE w:val="0"/>
        <w:autoSpaceDN w:val="0"/>
        <w:adjustRightInd w:val="0"/>
        <w:spacing w:line="240" w:lineRule="auto"/>
        <w:ind w:left="640" w:hanging="640"/>
        <w:rPr>
          <w:del w:id="457" w:author="Parks, Robbie M" w:date="2018-11-30T08:04:00Z"/>
          <w:rFonts w:ascii="Times New Roman" w:eastAsia="Times New Roman" w:hAnsi="Times New Roman"/>
          <w:noProof/>
          <w:sz w:val="24"/>
          <w:szCs w:val="24"/>
        </w:rPr>
      </w:pPr>
      <w:del w:id="458" w:author="Parks, Robbie M" w:date="2018-11-30T08:04:00Z">
        <w:r w:rsidRPr="00636C9B">
          <w:rPr>
            <w:rFonts w:ascii="Times New Roman" w:eastAsia="Times New Roman" w:hAnsi="Times New Roman"/>
            <w:noProof/>
            <w:sz w:val="24"/>
            <w:szCs w:val="24"/>
          </w:rPr>
          <w:delText>2</w:delText>
        </w:r>
      </w:del>
      <w:moveFromRangeStart w:id="459" w:author="Parks, Robbie M" w:date="2018-11-30T08:04:00Z" w:name="move531328394"/>
      <w:moveFrom w:id="460" w:author="Parks, Robbie M" w:date="2018-11-30T08:04:00Z">
        <w:r w:rsidR="000A79C8" w:rsidRPr="000A79C8">
          <w:rPr>
            <w:rFonts w:ascii="Times New Roman" w:eastAsia="Times New Roman" w:hAnsi="Times New Roman"/>
            <w:noProof/>
            <w:sz w:val="24"/>
          </w:rPr>
          <w:tab/>
          <w:t xml:space="preserve">Basu R. High ambient temperature and mortality: A review of epidemiologic studies from 2001 to 2008. </w:t>
        </w:r>
      </w:moveFrom>
      <w:moveFromRangeEnd w:id="459"/>
      <w:del w:id="461" w:author="Parks, Robbie M" w:date="2018-11-30T08:04:00Z">
        <w:r w:rsidRPr="00636C9B">
          <w:rPr>
            <w:rFonts w:ascii="Times New Roman" w:eastAsia="Times New Roman" w:hAnsi="Times New Roman"/>
            <w:noProof/>
            <w:sz w:val="24"/>
            <w:szCs w:val="24"/>
          </w:rPr>
          <w:delText xml:space="preserve">Environ. Heal. A Glob. Access Sci. Source. 2009; </w:delText>
        </w:r>
        <w:r w:rsidRPr="00636C9B">
          <w:rPr>
            <w:rFonts w:ascii="Times New Roman" w:eastAsia="Times New Roman" w:hAnsi="Times New Roman"/>
            <w:b/>
            <w:bCs/>
            <w:noProof/>
            <w:sz w:val="24"/>
            <w:szCs w:val="24"/>
          </w:rPr>
          <w:delText>8</w:delText>
        </w:r>
        <w:r w:rsidRPr="00636C9B">
          <w:rPr>
            <w:rFonts w:ascii="Times New Roman" w:eastAsia="Times New Roman" w:hAnsi="Times New Roman"/>
            <w:noProof/>
            <w:sz w:val="24"/>
            <w:szCs w:val="24"/>
          </w:rPr>
          <w:delText>: 40.</w:delText>
        </w:r>
      </w:del>
    </w:p>
    <w:p w14:paraId="6DF2D81D" w14:textId="4A8915C0"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462" w:author="Parks, Robbie M" w:date="2018-11-30T08:04:00Z">
        <w:r w:rsidRPr="00636C9B">
          <w:rPr>
            <w:rFonts w:ascii="Times New Roman" w:eastAsia="Times New Roman" w:hAnsi="Times New Roman"/>
            <w:noProof/>
            <w:sz w:val="24"/>
            <w:szCs w:val="24"/>
          </w:rPr>
          <w:delText>3</w:delText>
        </w:r>
      </w:del>
      <w:r w:rsidR="000A79C8" w:rsidRPr="000A79C8">
        <w:rPr>
          <w:rFonts w:ascii="Times New Roman" w:eastAsia="Times New Roman" w:hAnsi="Times New Roman"/>
          <w:noProof/>
          <w:sz w:val="24"/>
        </w:rPr>
        <w:tab/>
        <w:t xml:space="preserve">Gasparrini A, Guo Y, Hashizume M, </w:t>
      </w:r>
      <w:r w:rsidR="000A79C8" w:rsidRPr="000A79C8">
        <w:rPr>
          <w:rFonts w:ascii="Times New Roman" w:eastAsia="Times New Roman" w:hAnsi="Times New Roman"/>
          <w:i/>
          <w:iCs/>
          <w:noProof/>
          <w:sz w:val="24"/>
        </w:rPr>
        <w:t>et al.</w:t>
      </w:r>
      <w:r w:rsidR="000A79C8" w:rsidRPr="000A79C8">
        <w:rPr>
          <w:rFonts w:ascii="Times New Roman" w:eastAsia="Times New Roman" w:hAnsi="Times New Roman"/>
          <w:noProof/>
          <w:sz w:val="24"/>
        </w:rPr>
        <w:t xml:space="preserve"> Mortality risk attributable to high and low ambient temperature: A multicountry observational study. </w:t>
      </w:r>
      <w:r w:rsidR="000A79C8" w:rsidRPr="000A79C8">
        <w:rPr>
          <w:rFonts w:ascii="Times New Roman" w:eastAsia="Times New Roman" w:hAnsi="Times New Roman"/>
          <w:i/>
          <w:iCs/>
          <w:noProof/>
          <w:sz w:val="24"/>
        </w:rPr>
        <w:t>Lancet</w:t>
      </w:r>
      <w:r w:rsidR="000A79C8" w:rsidRPr="000A79C8">
        <w:rPr>
          <w:rFonts w:ascii="Times New Roman" w:eastAsia="Times New Roman" w:hAnsi="Times New Roman"/>
          <w:noProof/>
          <w:sz w:val="24"/>
        </w:rPr>
        <w:t xml:space="preserve"> 2015; </w:t>
      </w:r>
      <w:r w:rsidR="000A79C8" w:rsidRPr="000A79C8">
        <w:rPr>
          <w:rFonts w:ascii="Times New Roman" w:eastAsia="Times New Roman" w:hAnsi="Times New Roman"/>
          <w:b/>
          <w:bCs/>
          <w:noProof/>
          <w:sz w:val="24"/>
        </w:rPr>
        <w:t>386</w:t>
      </w:r>
      <w:r w:rsidR="000A79C8" w:rsidRPr="000A79C8">
        <w:rPr>
          <w:rFonts w:ascii="Times New Roman" w:eastAsia="Times New Roman" w:hAnsi="Times New Roman"/>
          <w:noProof/>
          <w:sz w:val="24"/>
        </w:rPr>
        <w:t>: 369–75.</w:t>
      </w:r>
    </w:p>
    <w:p w14:paraId="1859CE31" w14:textId="08145413"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463" w:author="Parks, Robbie M" w:date="2018-11-30T08:04:00Z">
        <w:r w:rsidRPr="00636C9B">
          <w:rPr>
            <w:rFonts w:ascii="Times New Roman" w:eastAsia="Times New Roman" w:hAnsi="Times New Roman"/>
            <w:noProof/>
            <w:sz w:val="24"/>
            <w:szCs w:val="24"/>
          </w:rPr>
          <w:delText>4</w:delText>
        </w:r>
        <w:r w:rsidRPr="00636C9B">
          <w:rPr>
            <w:rFonts w:ascii="Times New Roman" w:eastAsia="Times New Roman" w:hAnsi="Times New Roman"/>
            <w:noProof/>
            <w:sz w:val="24"/>
            <w:szCs w:val="24"/>
          </w:rPr>
          <w:tab/>
          <w:delText>IPCC.</w:delText>
        </w:r>
      </w:del>
      <w:ins w:id="464" w:author="Parks, Robbie M" w:date="2018-11-30T08:04:00Z">
        <w:r w:rsidR="000A79C8" w:rsidRPr="000A79C8">
          <w:rPr>
            <w:rFonts w:ascii="Times New Roman" w:eastAsia="Times New Roman" w:hAnsi="Times New Roman"/>
            <w:noProof/>
            <w:sz w:val="24"/>
          </w:rPr>
          <w:t>3</w:t>
        </w:r>
      </w:ins>
      <w:moveToRangeStart w:id="465" w:author="Parks, Robbie M" w:date="2018-11-30T08:04:00Z" w:name="move531328393"/>
      <w:moveTo w:id="466" w:author="Parks, Robbie M" w:date="2018-11-30T08:04:00Z">
        <w:r w:rsidR="000A79C8" w:rsidRPr="000A79C8">
          <w:rPr>
            <w:rFonts w:ascii="Times New Roman" w:eastAsia="Times New Roman" w:hAnsi="Times New Roman"/>
            <w:noProof/>
            <w:sz w:val="24"/>
          </w:rPr>
          <w:tab/>
          <w:t xml:space="preserve">Ye X, Wolff R, Yu W, Vaneckova P, Pan X, Tong S. Ambient temperature and morbidity: a review of epidemiological evidence. </w:t>
        </w:r>
        <w:r w:rsidR="000A79C8" w:rsidRPr="000A79C8">
          <w:rPr>
            <w:rFonts w:ascii="Times New Roman" w:eastAsia="Times New Roman" w:hAnsi="Times New Roman"/>
            <w:i/>
            <w:iCs/>
            <w:noProof/>
            <w:sz w:val="24"/>
          </w:rPr>
          <w:t>Environ Health Perspect</w:t>
        </w:r>
        <w:r w:rsidR="000A79C8" w:rsidRPr="000A79C8">
          <w:rPr>
            <w:rFonts w:ascii="Times New Roman" w:eastAsia="Times New Roman" w:hAnsi="Times New Roman"/>
            <w:noProof/>
            <w:sz w:val="24"/>
          </w:rPr>
          <w:t xml:space="preserve"> 2012; </w:t>
        </w:r>
        <w:r w:rsidR="000A79C8" w:rsidRPr="000A79C8">
          <w:rPr>
            <w:rFonts w:ascii="Times New Roman" w:eastAsia="Times New Roman" w:hAnsi="Times New Roman"/>
            <w:b/>
            <w:bCs/>
            <w:noProof/>
            <w:sz w:val="24"/>
          </w:rPr>
          <w:t>120</w:t>
        </w:r>
        <w:r w:rsidR="000A79C8" w:rsidRPr="000A79C8">
          <w:rPr>
            <w:rFonts w:ascii="Times New Roman" w:eastAsia="Times New Roman" w:hAnsi="Times New Roman"/>
            <w:noProof/>
            <w:sz w:val="24"/>
          </w:rPr>
          <w:t>: 19–28.</w:t>
        </w:r>
      </w:moveTo>
    </w:p>
    <w:moveToRangeEnd w:id="465"/>
    <w:p w14:paraId="4847F8CE" w14:textId="77777777" w:rsidR="000A79C8" w:rsidRPr="000A79C8" w:rsidRDefault="000A79C8" w:rsidP="000A79C8">
      <w:pPr>
        <w:widowControl w:val="0"/>
        <w:autoSpaceDE w:val="0"/>
        <w:autoSpaceDN w:val="0"/>
        <w:adjustRightInd w:val="0"/>
        <w:spacing w:line="240" w:lineRule="auto"/>
        <w:ind w:left="640" w:hanging="640"/>
        <w:rPr>
          <w:ins w:id="467" w:author="Parks, Robbie M" w:date="2018-11-30T08:04:00Z"/>
          <w:rFonts w:ascii="Times New Roman" w:eastAsia="Times New Roman" w:hAnsi="Times New Roman"/>
          <w:noProof/>
          <w:sz w:val="24"/>
        </w:rPr>
      </w:pPr>
      <w:ins w:id="468" w:author="Parks, Robbie M" w:date="2018-11-30T08:04:00Z">
        <w:r w:rsidRPr="000A79C8">
          <w:rPr>
            <w:rFonts w:ascii="Times New Roman" w:eastAsia="Times New Roman" w:hAnsi="Times New Roman"/>
            <w:noProof/>
            <w:sz w:val="24"/>
          </w:rPr>
          <w:t>4</w:t>
        </w:r>
      </w:ins>
      <w:moveToRangeStart w:id="469" w:author="Parks, Robbie M" w:date="2018-11-30T08:04:00Z" w:name="move531328394"/>
      <w:moveTo w:id="470" w:author="Parks, Robbie M" w:date="2018-11-30T08:04:00Z">
        <w:r w:rsidRPr="000A79C8">
          <w:rPr>
            <w:rFonts w:ascii="Times New Roman" w:eastAsia="Times New Roman" w:hAnsi="Times New Roman"/>
            <w:noProof/>
            <w:sz w:val="24"/>
          </w:rPr>
          <w:tab/>
          <w:t xml:space="preserve">Basu R. High ambient temperature and mortality: A review of epidemiologic studies from 2001 to 2008. </w:t>
        </w:r>
      </w:moveTo>
      <w:moveToRangeEnd w:id="469"/>
      <w:ins w:id="471" w:author="Parks, Robbie M" w:date="2018-11-30T08:04:00Z">
        <w:r w:rsidRPr="000A79C8">
          <w:rPr>
            <w:rFonts w:ascii="Times New Roman" w:eastAsia="Times New Roman" w:hAnsi="Times New Roman"/>
            <w:i/>
            <w:iCs/>
            <w:noProof/>
            <w:sz w:val="24"/>
          </w:rPr>
          <w:t>Environ Heal A Glob Access Sci Source</w:t>
        </w:r>
        <w:r w:rsidRPr="000A79C8">
          <w:rPr>
            <w:rFonts w:ascii="Times New Roman" w:eastAsia="Times New Roman" w:hAnsi="Times New Roman"/>
            <w:noProof/>
            <w:sz w:val="24"/>
          </w:rPr>
          <w:t xml:space="preserve"> 2009; </w:t>
        </w:r>
        <w:r w:rsidRPr="000A79C8">
          <w:rPr>
            <w:rFonts w:ascii="Times New Roman" w:eastAsia="Times New Roman" w:hAnsi="Times New Roman"/>
            <w:b/>
            <w:bCs/>
            <w:noProof/>
            <w:sz w:val="24"/>
          </w:rPr>
          <w:t>8</w:t>
        </w:r>
        <w:r w:rsidRPr="000A79C8">
          <w:rPr>
            <w:rFonts w:ascii="Times New Roman" w:eastAsia="Times New Roman" w:hAnsi="Times New Roman"/>
            <w:noProof/>
            <w:sz w:val="24"/>
          </w:rPr>
          <w:t>: 40.</w:t>
        </w:r>
      </w:ins>
    </w:p>
    <w:p w14:paraId="0C20C9DC"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ins w:id="472" w:author="Parks, Robbie M" w:date="2018-11-30T08:04:00Z">
        <w:r w:rsidRPr="000A79C8">
          <w:rPr>
            <w:rFonts w:ascii="Times New Roman" w:eastAsia="Times New Roman" w:hAnsi="Times New Roman"/>
            <w:noProof/>
            <w:sz w:val="24"/>
          </w:rPr>
          <w:t>5</w:t>
        </w:r>
      </w:ins>
      <w:moveToRangeStart w:id="473" w:author="Parks, Robbie M" w:date="2018-11-30T08:04:00Z" w:name="move531328395"/>
      <w:moveTo w:id="474" w:author="Parks, Robbie M" w:date="2018-11-30T08:04:00Z">
        <w:r w:rsidRPr="000A79C8">
          <w:rPr>
            <w:rFonts w:ascii="Times New Roman" w:eastAsia="Times New Roman" w:hAnsi="Times New Roman"/>
            <w:noProof/>
            <w:sz w:val="24"/>
          </w:rPr>
          <w:tab/>
          <w:t xml:space="preserve">Song X, Wang S, Hu Y,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Impact of ambient temperature on morbidity and mortality: An overview of reviews. </w:t>
        </w:r>
        <w:r w:rsidRPr="000A79C8">
          <w:rPr>
            <w:rFonts w:ascii="Times New Roman" w:eastAsia="Times New Roman" w:hAnsi="Times New Roman"/>
            <w:i/>
            <w:iCs/>
            <w:noProof/>
            <w:sz w:val="24"/>
          </w:rPr>
          <w:t>Sci Total Environ</w:t>
        </w:r>
        <w:r w:rsidRPr="000A79C8">
          <w:rPr>
            <w:rFonts w:ascii="Times New Roman" w:eastAsia="Times New Roman" w:hAnsi="Times New Roman"/>
            <w:noProof/>
            <w:sz w:val="24"/>
          </w:rPr>
          <w:t xml:space="preserve"> 2017; </w:t>
        </w:r>
        <w:r w:rsidRPr="000A79C8">
          <w:rPr>
            <w:rFonts w:ascii="Times New Roman" w:eastAsia="Times New Roman" w:hAnsi="Times New Roman"/>
            <w:b/>
            <w:bCs/>
            <w:noProof/>
            <w:sz w:val="24"/>
          </w:rPr>
          <w:t>586</w:t>
        </w:r>
        <w:r w:rsidRPr="000A79C8">
          <w:rPr>
            <w:rFonts w:ascii="Times New Roman" w:eastAsia="Times New Roman" w:hAnsi="Times New Roman"/>
            <w:noProof/>
            <w:sz w:val="24"/>
          </w:rPr>
          <w:t>: 241–54.</w:t>
        </w:r>
      </w:moveTo>
    </w:p>
    <w:moveToRangeEnd w:id="473"/>
    <w:p w14:paraId="0EEA10E8"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ins w:id="475" w:author="Parks, Robbie M" w:date="2018-11-30T08:04:00Z">
        <w:r w:rsidRPr="000A79C8">
          <w:rPr>
            <w:rFonts w:ascii="Times New Roman" w:eastAsia="Times New Roman" w:hAnsi="Times New Roman"/>
            <w:noProof/>
            <w:sz w:val="24"/>
          </w:rPr>
          <w:t>6</w:t>
        </w:r>
      </w:ins>
      <w:moveFromRangeStart w:id="476" w:author="Parks, Robbie M" w:date="2018-11-30T08:04:00Z" w:name="move531328392"/>
      <w:moveFrom w:id="477" w:author="Parks, Robbie M" w:date="2018-11-30T08:04:00Z">
        <w:r w:rsidRPr="000A79C8">
          <w:rPr>
            <w:rFonts w:ascii="Times New Roman" w:eastAsia="Times New Roman" w:hAnsi="Times New Roman"/>
            <w:noProof/>
            <w:sz w:val="24"/>
          </w:rPr>
          <w:t xml:space="preserve"> IPCC special report on the impacts of global warming of 1.5 °C - Summary for policy makers. 2018. http://www.ipcc.ch/report/sr15/.</w:t>
        </w:r>
      </w:moveFrom>
    </w:p>
    <w:moveFromRangeEnd w:id="476"/>
    <w:p w14:paraId="60ECBA49" w14:textId="44974A01"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478" w:author="Parks, Robbie M" w:date="2018-11-30T08:04:00Z">
        <w:r w:rsidRPr="00636C9B">
          <w:rPr>
            <w:rFonts w:ascii="Times New Roman" w:eastAsia="Times New Roman" w:hAnsi="Times New Roman"/>
            <w:noProof/>
            <w:sz w:val="24"/>
            <w:szCs w:val="24"/>
          </w:rPr>
          <w:delText>5</w:delText>
        </w:r>
      </w:del>
      <w:r w:rsidR="000A79C8" w:rsidRPr="000A79C8">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000A79C8" w:rsidRPr="000A79C8">
        <w:rPr>
          <w:rFonts w:ascii="Times New Roman" w:eastAsia="Times New Roman" w:hAnsi="Times New Roman"/>
          <w:i/>
          <w:iCs/>
          <w:noProof/>
          <w:sz w:val="24"/>
        </w:rPr>
        <w:t>Nat Clim Chang</w:t>
      </w:r>
      <w:r w:rsidR="000A79C8" w:rsidRPr="000A79C8">
        <w:rPr>
          <w:rFonts w:ascii="Times New Roman" w:eastAsia="Times New Roman" w:hAnsi="Times New Roman"/>
          <w:noProof/>
          <w:sz w:val="24"/>
        </w:rPr>
        <w:t xml:space="preserve"> 2014; </w:t>
      </w:r>
      <w:r w:rsidR="000A79C8" w:rsidRPr="000A79C8">
        <w:rPr>
          <w:rFonts w:ascii="Times New Roman" w:eastAsia="Times New Roman" w:hAnsi="Times New Roman"/>
          <w:b/>
          <w:bCs/>
          <w:noProof/>
          <w:sz w:val="24"/>
        </w:rPr>
        <w:t>4</w:t>
      </w:r>
      <w:r w:rsidR="000A79C8" w:rsidRPr="000A79C8">
        <w:rPr>
          <w:rFonts w:ascii="Times New Roman" w:eastAsia="Times New Roman" w:hAnsi="Times New Roman"/>
          <w:noProof/>
          <w:sz w:val="24"/>
        </w:rPr>
        <w:t>: 269–73.</w:t>
      </w:r>
    </w:p>
    <w:p w14:paraId="74B379A7" w14:textId="7AFEEB44" w:rsidR="000A79C8" w:rsidRPr="000A79C8" w:rsidRDefault="001B365D" w:rsidP="000A79C8">
      <w:pPr>
        <w:widowControl w:val="0"/>
        <w:autoSpaceDE w:val="0"/>
        <w:autoSpaceDN w:val="0"/>
        <w:adjustRightInd w:val="0"/>
        <w:spacing w:line="240" w:lineRule="auto"/>
        <w:ind w:left="640" w:hanging="640"/>
        <w:rPr>
          <w:ins w:id="479" w:author="Parks, Robbie M" w:date="2018-11-30T08:04:00Z"/>
          <w:rFonts w:ascii="Times New Roman" w:eastAsia="Times New Roman" w:hAnsi="Times New Roman"/>
          <w:noProof/>
          <w:sz w:val="24"/>
        </w:rPr>
      </w:pPr>
      <w:del w:id="480" w:author="Parks, Robbie M" w:date="2018-11-30T08:04:00Z">
        <w:r w:rsidRPr="00636C9B">
          <w:rPr>
            <w:rFonts w:ascii="Times New Roman" w:eastAsia="Times New Roman" w:hAnsi="Times New Roman"/>
            <w:noProof/>
            <w:sz w:val="24"/>
            <w:szCs w:val="24"/>
          </w:rPr>
          <w:delText>6</w:delText>
        </w:r>
      </w:del>
      <w:ins w:id="481" w:author="Parks, Robbie M" w:date="2018-11-30T08:04:00Z">
        <w:r w:rsidR="000A79C8" w:rsidRPr="000A79C8">
          <w:rPr>
            <w:rFonts w:ascii="Times New Roman" w:eastAsia="Times New Roman" w:hAnsi="Times New Roman"/>
            <w:noProof/>
            <w:sz w:val="24"/>
          </w:rPr>
          <w:t>7</w:t>
        </w:r>
        <w:r w:rsidR="000A79C8" w:rsidRPr="000A79C8">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000A79C8" w:rsidRPr="000A79C8">
          <w:rPr>
            <w:rFonts w:ascii="Times New Roman" w:eastAsia="Times New Roman" w:hAnsi="Times New Roman"/>
            <w:i/>
            <w:iCs/>
            <w:noProof/>
            <w:sz w:val="24"/>
          </w:rPr>
          <w:t>Environ Int</w:t>
        </w:r>
        <w:r w:rsidR="000A79C8" w:rsidRPr="000A79C8">
          <w:rPr>
            <w:rFonts w:ascii="Times New Roman" w:eastAsia="Times New Roman" w:hAnsi="Times New Roman"/>
            <w:noProof/>
            <w:sz w:val="24"/>
          </w:rPr>
          <w:t xml:space="preserve"> 2016. DOI:10.1016/j.envint.2016.02.018.</w:t>
        </w:r>
      </w:ins>
    </w:p>
    <w:p w14:paraId="244EF488" w14:textId="77777777" w:rsidR="000A79C8" w:rsidRPr="000A79C8" w:rsidRDefault="000A79C8" w:rsidP="000A79C8">
      <w:pPr>
        <w:widowControl w:val="0"/>
        <w:autoSpaceDE w:val="0"/>
        <w:autoSpaceDN w:val="0"/>
        <w:adjustRightInd w:val="0"/>
        <w:spacing w:line="240" w:lineRule="auto"/>
        <w:ind w:left="640" w:hanging="640"/>
        <w:rPr>
          <w:ins w:id="482" w:author="Parks, Robbie M" w:date="2018-11-30T08:04:00Z"/>
          <w:rFonts w:ascii="Times New Roman" w:eastAsia="Times New Roman" w:hAnsi="Times New Roman"/>
          <w:noProof/>
          <w:sz w:val="24"/>
        </w:rPr>
      </w:pPr>
      <w:ins w:id="483" w:author="Parks, Robbie M" w:date="2018-11-30T08:04:00Z">
        <w:r w:rsidRPr="000A79C8">
          <w:rPr>
            <w:rFonts w:ascii="Times New Roman" w:eastAsia="Times New Roman" w:hAnsi="Times New Roman"/>
            <w:noProof/>
            <w:sz w:val="24"/>
          </w:rPr>
          <w:t>8</w:t>
        </w:r>
        <w:r w:rsidRPr="000A79C8">
          <w:rPr>
            <w:rFonts w:ascii="Times New Roman" w:eastAsia="Times New Roman" w:hAnsi="Times New Roman"/>
            <w:noProof/>
            <w:sz w:val="24"/>
          </w:rPr>
          <w:tab/>
          <w:t xml:space="preserve">Le Tertre A, Lefranc AA, Eilstein D,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Impact of the 2003 Heatwave on All-Cause Mortality in 9 French Cities. </w:t>
        </w:r>
        <w:r w:rsidRPr="000A79C8">
          <w:rPr>
            <w:rFonts w:ascii="Times New Roman" w:eastAsia="Times New Roman" w:hAnsi="Times New Roman"/>
            <w:i/>
            <w:iCs/>
            <w:noProof/>
            <w:sz w:val="24"/>
          </w:rPr>
          <w:t>Epidemiology</w:t>
        </w:r>
        <w:r w:rsidRPr="000A79C8">
          <w:rPr>
            <w:rFonts w:ascii="Times New Roman" w:eastAsia="Times New Roman" w:hAnsi="Times New Roman"/>
            <w:noProof/>
            <w:sz w:val="24"/>
          </w:rPr>
          <w:t xml:space="preserve"> 2006; </w:t>
        </w:r>
        <w:r w:rsidRPr="000A79C8">
          <w:rPr>
            <w:rFonts w:ascii="Times New Roman" w:eastAsia="Times New Roman" w:hAnsi="Times New Roman"/>
            <w:b/>
            <w:bCs/>
            <w:noProof/>
            <w:sz w:val="24"/>
          </w:rPr>
          <w:t>17</w:t>
        </w:r>
        <w:r w:rsidRPr="000A79C8">
          <w:rPr>
            <w:rFonts w:ascii="Times New Roman" w:eastAsia="Times New Roman" w:hAnsi="Times New Roman"/>
            <w:noProof/>
            <w:sz w:val="24"/>
          </w:rPr>
          <w:t>: 75–9.</w:t>
        </w:r>
      </w:ins>
    </w:p>
    <w:p w14:paraId="0407B870" w14:textId="77777777" w:rsidR="000A79C8" w:rsidRPr="000A79C8" w:rsidRDefault="000A79C8" w:rsidP="000A79C8">
      <w:pPr>
        <w:widowControl w:val="0"/>
        <w:autoSpaceDE w:val="0"/>
        <w:autoSpaceDN w:val="0"/>
        <w:adjustRightInd w:val="0"/>
        <w:spacing w:line="240" w:lineRule="auto"/>
        <w:ind w:left="640" w:hanging="640"/>
        <w:rPr>
          <w:ins w:id="484" w:author="Parks, Robbie M" w:date="2018-11-30T08:04:00Z"/>
          <w:rFonts w:ascii="Times New Roman" w:eastAsia="Times New Roman" w:hAnsi="Times New Roman"/>
          <w:noProof/>
          <w:sz w:val="24"/>
        </w:rPr>
      </w:pPr>
      <w:ins w:id="485" w:author="Parks, Robbie M" w:date="2018-11-30T08:04:00Z">
        <w:r w:rsidRPr="000A79C8">
          <w:rPr>
            <w:rFonts w:ascii="Times New Roman" w:eastAsia="Times New Roman" w:hAnsi="Times New Roman"/>
            <w:noProof/>
            <w:sz w:val="24"/>
          </w:rPr>
          <w:t>9</w:t>
        </w:r>
        <w:r w:rsidRPr="000A79C8">
          <w:rPr>
            <w:rFonts w:ascii="Times New Roman" w:eastAsia="Times New Roman" w:hAnsi="Times New Roman"/>
            <w:noProof/>
            <w:sz w:val="24"/>
          </w:rPr>
          <w:tab/>
          <w:t xml:space="preserve">Semenza JC, Rubin CH, Falter KH,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Heat-Related Deaths during the July 1995 Heat Wave in Chicago. </w:t>
        </w:r>
        <w:r w:rsidRPr="000A79C8">
          <w:rPr>
            <w:rFonts w:ascii="Times New Roman" w:eastAsia="Times New Roman" w:hAnsi="Times New Roman"/>
            <w:i/>
            <w:iCs/>
            <w:noProof/>
            <w:sz w:val="24"/>
          </w:rPr>
          <w:t>N Engl J Med</w:t>
        </w:r>
        <w:r w:rsidRPr="000A79C8">
          <w:rPr>
            <w:rFonts w:ascii="Times New Roman" w:eastAsia="Times New Roman" w:hAnsi="Times New Roman"/>
            <w:noProof/>
            <w:sz w:val="24"/>
          </w:rPr>
          <w:t xml:space="preserve"> 1996. DOI:10.1056/NEJM199607113350203.</w:t>
        </w:r>
      </w:ins>
    </w:p>
    <w:p w14:paraId="373B488D" w14:textId="77777777" w:rsidR="000A79C8" w:rsidRPr="000A79C8" w:rsidRDefault="000A79C8" w:rsidP="000A79C8">
      <w:pPr>
        <w:widowControl w:val="0"/>
        <w:autoSpaceDE w:val="0"/>
        <w:autoSpaceDN w:val="0"/>
        <w:adjustRightInd w:val="0"/>
        <w:spacing w:line="240" w:lineRule="auto"/>
        <w:ind w:left="640" w:hanging="640"/>
        <w:rPr>
          <w:ins w:id="486" w:author="Parks, Robbie M" w:date="2018-11-30T08:04:00Z"/>
          <w:rFonts w:ascii="Times New Roman" w:eastAsia="Times New Roman" w:hAnsi="Times New Roman"/>
          <w:noProof/>
          <w:sz w:val="24"/>
        </w:rPr>
      </w:pPr>
      <w:ins w:id="487" w:author="Parks, Robbie M" w:date="2018-11-30T08:04:00Z">
        <w:r w:rsidRPr="000A79C8">
          <w:rPr>
            <w:rFonts w:ascii="Times New Roman" w:eastAsia="Times New Roman" w:hAnsi="Times New Roman"/>
            <w:noProof/>
            <w:sz w:val="24"/>
          </w:rPr>
          <w:t>10</w:t>
        </w:r>
        <w:r w:rsidRPr="000A79C8">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0A79C8">
          <w:rPr>
            <w:rFonts w:ascii="Times New Roman" w:eastAsia="Times New Roman" w:hAnsi="Times New Roman"/>
            <w:i/>
            <w:iCs/>
            <w:noProof/>
            <w:sz w:val="24"/>
          </w:rPr>
          <w:t>Int J Environ Res Public Health</w:t>
        </w:r>
        <w:r w:rsidRPr="000A79C8">
          <w:rPr>
            <w:rFonts w:ascii="Times New Roman" w:eastAsia="Times New Roman" w:hAnsi="Times New Roman"/>
            <w:noProof/>
            <w:sz w:val="24"/>
          </w:rPr>
          <w:t xml:space="preserve"> 2015. DOI:10.3390/ijerph120201279.</w:t>
        </w:r>
      </w:ins>
    </w:p>
    <w:p w14:paraId="785B14F9" w14:textId="77777777" w:rsidR="000A79C8" w:rsidRPr="000A79C8" w:rsidRDefault="000A79C8" w:rsidP="000A79C8">
      <w:pPr>
        <w:widowControl w:val="0"/>
        <w:autoSpaceDE w:val="0"/>
        <w:autoSpaceDN w:val="0"/>
        <w:adjustRightInd w:val="0"/>
        <w:spacing w:line="240" w:lineRule="auto"/>
        <w:ind w:left="640" w:hanging="640"/>
        <w:rPr>
          <w:ins w:id="488" w:author="Parks, Robbie M" w:date="2018-11-30T08:04:00Z"/>
          <w:rFonts w:ascii="Times New Roman" w:eastAsia="Times New Roman" w:hAnsi="Times New Roman"/>
          <w:noProof/>
          <w:sz w:val="24"/>
        </w:rPr>
      </w:pPr>
      <w:ins w:id="489" w:author="Parks, Robbie M" w:date="2018-11-30T08:04:00Z">
        <w:r w:rsidRPr="000A79C8">
          <w:rPr>
            <w:rFonts w:ascii="Times New Roman" w:eastAsia="Times New Roman" w:hAnsi="Times New Roman"/>
            <w:noProof/>
            <w:sz w:val="24"/>
          </w:rPr>
          <w:t>11</w:t>
        </w:r>
        <w:r w:rsidRPr="000A79C8">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0A79C8">
          <w:rPr>
            <w:rFonts w:ascii="Times New Roman" w:eastAsia="Times New Roman" w:hAnsi="Times New Roman"/>
            <w:i/>
            <w:iCs/>
            <w:noProof/>
            <w:sz w:val="24"/>
          </w:rPr>
          <w:t>Environ Health Perspect</w:t>
        </w:r>
        <w:r w:rsidRPr="000A79C8">
          <w:rPr>
            <w:rFonts w:ascii="Times New Roman" w:eastAsia="Times New Roman" w:hAnsi="Times New Roman"/>
            <w:noProof/>
            <w:sz w:val="24"/>
          </w:rPr>
          <w:t xml:space="preserve"> 2011. DOI:10.1289/ehp.1002313.</w:t>
        </w:r>
      </w:ins>
    </w:p>
    <w:p w14:paraId="594086CC" w14:textId="77777777" w:rsidR="000A79C8" w:rsidRPr="000A79C8" w:rsidRDefault="000A79C8" w:rsidP="000A79C8">
      <w:pPr>
        <w:widowControl w:val="0"/>
        <w:autoSpaceDE w:val="0"/>
        <w:autoSpaceDN w:val="0"/>
        <w:adjustRightInd w:val="0"/>
        <w:spacing w:line="240" w:lineRule="auto"/>
        <w:ind w:left="640" w:hanging="640"/>
        <w:rPr>
          <w:ins w:id="490" w:author="Parks, Robbie M" w:date="2018-11-30T08:04:00Z"/>
          <w:rFonts w:ascii="Times New Roman" w:eastAsia="Times New Roman" w:hAnsi="Times New Roman"/>
          <w:noProof/>
          <w:sz w:val="24"/>
        </w:rPr>
      </w:pPr>
      <w:ins w:id="491" w:author="Parks, Robbie M" w:date="2018-11-30T08:04:00Z">
        <w:r w:rsidRPr="000A79C8">
          <w:rPr>
            <w:rFonts w:ascii="Times New Roman" w:eastAsia="Times New Roman" w:hAnsi="Times New Roman"/>
            <w:noProof/>
            <w:sz w:val="24"/>
          </w:rPr>
          <w:t>12</w:t>
        </w:r>
        <w:r w:rsidRPr="000A79C8">
          <w:rPr>
            <w:rFonts w:ascii="Times New Roman" w:eastAsia="Times New Roman" w:hAnsi="Times New Roman"/>
            <w:noProof/>
            <w:sz w:val="24"/>
          </w:rPr>
          <w:tab/>
          <w:t xml:space="preserve">Anderson BG, Bell ML. Weather-related mortality: how heat, cold, and heat waves affect mortality in the United States. </w:t>
        </w:r>
        <w:r w:rsidRPr="000A79C8">
          <w:rPr>
            <w:rFonts w:ascii="Times New Roman" w:eastAsia="Times New Roman" w:hAnsi="Times New Roman"/>
            <w:i/>
            <w:iCs/>
            <w:noProof/>
            <w:sz w:val="24"/>
          </w:rPr>
          <w:t>Epidemiology</w:t>
        </w:r>
        <w:r w:rsidRPr="000A79C8">
          <w:rPr>
            <w:rFonts w:ascii="Times New Roman" w:eastAsia="Times New Roman" w:hAnsi="Times New Roman"/>
            <w:noProof/>
            <w:sz w:val="24"/>
          </w:rPr>
          <w:t xml:space="preserve"> 2009; </w:t>
        </w:r>
        <w:r w:rsidRPr="000A79C8">
          <w:rPr>
            <w:rFonts w:ascii="Times New Roman" w:eastAsia="Times New Roman" w:hAnsi="Times New Roman"/>
            <w:b/>
            <w:bCs/>
            <w:noProof/>
            <w:sz w:val="24"/>
          </w:rPr>
          <w:t>20</w:t>
        </w:r>
        <w:r w:rsidRPr="000A79C8">
          <w:rPr>
            <w:rFonts w:ascii="Times New Roman" w:eastAsia="Times New Roman" w:hAnsi="Times New Roman"/>
            <w:noProof/>
            <w:sz w:val="24"/>
          </w:rPr>
          <w:t>: 205.</w:t>
        </w:r>
      </w:ins>
    </w:p>
    <w:p w14:paraId="209486EB"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ins w:id="492" w:author="Parks, Robbie M" w:date="2018-11-30T08:04:00Z">
        <w:r w:rsidRPr="000A79C8">
          <w:rPr>
            <w:rFonts w:ascii="Times New Roman" w:eastAsia="Times New Roman" w:hAnsi="Times New Roman"/>
            <w:noProof/>
            <w:sz w:val="24"/>
          </w:rPr>
          <w:t>13</w:t>
        </w:r>
      </w:ins>
      <w:moveFromRangeStart w:id="493" w:author="Parks, Robbie M" w:date="2018-11-30T08:04:00Z" w:name="move531328395"/>
      <w:moveFrom w:id="494" w:author="Parks, Robbie M" w:date="2018-11-30T08:04:00Z">
        <w:r w:rsidRPr="000A79C8">
          <w:rPr>
            <w:rFonts w:ascii="Times New Roman" w:eastAsia="Times New Roman" w:hAnsi="Times New Roman"/>
            <w:noProof/>
            <w:sz w:val="24"/>
          </w:rPr>
          <w:tab/>
          <w:t xml:space="preserve">Song X, Wang S, Hu Y,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Impact of ambient temperature on morbidity and mortality: An overview of reviews. </w:t>
        </w:r>
        <w:r w:rsidRPr="000A79C8">
          <w:rPr>
            <w:rFonts w:ascii="Times New Roman" w:eastAsia="Times New Roman" w:hAnsi="Times New Roman"/>
            <w:i/>
            <w:iCs/>
            <w:noProof/>
            <w:sz w:val="24"/>
          </w:rPr>
          <w:t>Sci Total Environ</w:t>
        </w:r>
        <w:r w:rsidRPr="000A79C8">
          <w:rPr>
            <w:rFonts w:ascii="Times New Roman" w:eastAsia="Times New Roman" w:hAnsi="Times New Roman"/>
            <w:noProof/>
            <w:sz w:val="24"/>
          </w:rPr>
          <w:t xml:space="preserve"> 2017; </w:t>
        </w:r>
        <w:r w:rsidRPr="000A79C8">
          <w:rPr>
            <w:rFonts w:ascii="Times New Roman" w:eastAsia="Times New Roman" w:hAnsi="Times New Roman"/>
            <w:b/>
            <w:bCs/>
            <w:noProof/>
            <w:sz w:val="24"/>
          </w:rPr>
          <w:t>586</w:t>
        </w:r>
        <w:r w:rsidRPr="000A79C8">
          <w:rPr>
            <w:rFonts w:ascii="Times New Roman" w:eastAsia="Times New Roman" w:hAnsi="Times New Roman"/>
            <w:noProof/>
            <w:sz w:val="24"/>
          </w:rPr>
          <w:t>: 241–54.</w:t>
        </w:r>
      </w:moveFrom>
    </w:p>
    <w:moveFromRangeEnd w:id="493"/>
    <w:p w14:paraId="4DD10F05" w14:textId="77777777"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495" w:author="Parks, Robbie M" w:date="2018-11-30T08:04:00Z">
        <w:r w:rsidRPr="00636C9B">
          <w:rPr>
            <w:rFonts w:ascii="Times New Roman" w:eastAsia="Times New Roman" w:hAnsi="Times New Roman"/>
            <w:noProof/>
            <w:sz w:val="24"/>
            <w:szCs w:val="24"/>
          </w:rPr>
          <w:delText>7</w:delText>
        </w:r>
      </w:del>
      <w:moveFromRangeStart w:id="496" w:author="Parks, Robbie M" w:date="2018-11-30T08:04:00Z" w:name="move531328396"/>
      <w:moveFrom w:id="497" w:author="Parks, Robbie M" w:date="2018-11-30T08:04:00Z">
        <w:r w:rsidR="000A79C8" w:rsidRPr="000A79C8">
          <w:rPr>
            <w:rFonts w:ascii="Times New Roman" w:eastAsia="Times New Roman" w:hAnsi="Times New Roman"/>
            <w:noProof/>
            <w:sz w:val="24"/>
          </w:rPr>
          <w:tab/>
          <w:t xml:space="preserve">Ranson M. Crime, weather, and climate change. </w:t>
        </w:r>
        <w:r w:rsidR="000A79C8" w:rsidRPr="000A79C8">
          <w:rPr>
            <w:rFonts w:ascii="Times New Roman" w:eastAsia="Times New Roman" w:hAnsi="Times New Roman"/>
            <w:i/>
            <w:iCs/>
            <w:noProof/>
            <w:sz w:val="24"/>
          </w:rPr>
          <w:t>J Environ Econ Manage</w:t>
        </w:r>
        <w:r w:rsidR="000A79C8" w:rsidRPr="000A79C8">
          <w:rPr>
            <w:rFonts w:ascii="Times New Roman" w:eastAsia="Times New Roman" w:hAnsi="Times New Roman"/>
            <w:noProof/>
            <w:sz w:val="24"/>
          </w:rPr>
          <w:t xml:space="preserve"> 2014. DOI:10.1016/j.jeem.2013.11.008.</w:t>
        </w:r>
      </w:moveFrom>
    </w:p>
    <w:moveFromRangeEnd w:id="496"/>
    <w:p w14:paraId="18713EC5" w14:textId="77777777"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498" w:author="Parks, Robbie M" w:date="2018-11-30T08:04:00Z">
        <w:r w:rsidRPr="00636C9B">
          <w:rPr>
            <w:rFonts w:ascii="Times New Roman" w:eastAsia="Times New Roman" w:hAnsi="Times New Roman"/>
            <w:noProof/>
            <w:sz w:val="24"/>
            <w:szCs w:val="24"/>
          </w:rPr>
          <w:delText>8</w:delText>
        </w:r>
      </w:del>
      <w:moveFromRangeStart w:id="499" w:author="Parks, Robbie M" w:date="2018-11-30T08:04:00Z" w:name="move531328397"/>
      <w:moveFrom w:id="500" w:author="Parks, Robbie M" w:date="2018-11-30T08:04:00Z">
        <w:r w:rsidR="000A79C8" w:rsidRPr="000A79C8">
          <w:rPr>
            <w:rFonts w:ascii="Times New Roman" w:eastAsia="Times New Roman" w:hAnsi="Times New Roman"/>
            <w:noProof/>
            <w:sz w:val="24"/>
          </w:rPr>
          <w:tab/>
          <w:t xml:space="preserve">Mares D. Climate change and levels of violence in socially disadvantaged neighborhood groups. </w:t>
        </w:r>
        <w:r w:rsidR="000A79C8" w:rsidRPr="000A79C8">
          <w:rPr>
            <w:rFonts w:ascii="Times New Roman" w:eastAsia="Times New Roman" w:hAnsi="Times New Roman"/>
            <w:i/>
            <w:iCs/>
            <w:noProof/>
            <w:sz w:val="24"/>
          </w:rPr>
          <w:t>J Urban Heal</w:t>
        </w:r>
        <w:r w:rsidR="000A79C8" w:rsidRPr="000A79C8">
          <w:rPr>
            <w:rFonts w:ascii="Times New Roman" w:eastAsia="Times New Roman" w:hAnsi="Times New Roman"/>
            <w:noProof/>
            <w:sz w:val="24"/>
          </w:rPr>
          <w:t xml:space="preserve"> 2013. DOI:10.1007/s11524-013-9791-1.</w:t>
        </w:r>
      </w:moveFrom>
    </w:p>
    <w:moveFromRangeEnd w:id="499"/>
    <w:p w14:paraId="500E66AE" w14:textId="77777777"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501" w:author="Parks, Robbie M" w:date="2018-11-30T08:04:00Z">
        <w:r w:rsidRPr="00636C9B">
          <w:rPr>
            <w:rFonts w:ascii="Times New Roman" w:eastAsia="Times New Roman" w:hAnsi="Times New Roman"/>
            <w:noProof/>
            <w:sz w:val="24"/>
            <w:szCs w:val="24"/>
          </w:rPr>
          <w:delText>9</w:delText>
        </w:r>
      </w:del>
      <w:moveFromRangeStart w:id="502" w:author="Parks, Robbie M" w:date="2018-11-30T08:04:00Z" w:name="move531328398"/>
      <w:moveFrom w:id="503" w:author="Parks, Robbie M" w:date="2018-11-30T08:04:00Z">
        <w:r w:rsidR="000A79C8" w:rsidRPr="000A79C8">
          <w:rPr>
            <w:rFonts w:ascii="Times New Roman" w:eastAsia="Times New Roman" w:hAnsi="Times New Roman"/>
            <w:noProof/>
            <w:sz w:val="24"/>
          </w:rPr>
          <w:tab/>
          <w:t xml:space="preserve">Burke MB, Miguel E, Satyanath S, Dykema JA, Lobell DB. Warming increases the risk of civil war in Africa. </w:t>
        </w:r>
        <w:r w:rsidR="000A79C8" w:rsidRPr="000A79C8">
          <w:rPr>
            <w:rFonts w:ascii="Times New Roman" w:eastAsia="Times New Roman" w:hAnsi="Times New Roman"/>
            <w:i/>
            <w:iCs/>
            <w:noProof/>
            <w:sz w:val="24"/>
          </w:rPr>
          <w:t>Proc Natl Acad Sci</w:t>
        </w:r>
        <w:r w:rsidR="000A79C8" w:rsidRPr="000A79C8">
          <w:rPr>
            <w:rFonts w:ascii="Times New Roman" w:eastAsia="Times New Roman" w:hAnsi="Times New Roman"/>
            <w:noProof/>
            <w:sz w:val="24"/>
          </w:rPr>
          <w:t xml:space="preserve"> 2009. DOI:10.1073/pnas.0907998106.</w:t>
        </w:r>
      </w:moveFrom>
    </w:p>
    <w:moveFromRangeEnd w:id="502"/>
    <w:p w14:paraId="54DD8053" w14:textId="77777777"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504" w:author="Parks, Robbie M" w:date="2018-11-30T08:04:00Z">
        <w:r w:rsidRPr="00636C9B">
          <w:rPr>
            <w:rFonts w:ascii="Times New Roman" w:eastAsia="Times New Roman" w:hAnsi="Times New Roman"/>
            <w:noProof/>
            <w:sz w:val="24"/>
            <w:szCs w:val="24"/>
          </w:rPr>
          <w:delText>10</w:delText>
        </w:r>
      </w:del>
      <w:moveFromRangeStart w:id="505" w:author="Parks, Robbie M" w:date="2018-11-30T08:04:00Z" w:name="move531328399"/>
      <w:moveFrom w:id="506" w:author="Parks, Robbie M" w:date="2018-11-30T08:04:00Z">
        <w:r w:rsidR="000A79C8" w:rsidRPr="000A79C8">
          <w:rPr>
            <w:rFonts w:ascii="Times New Roman" w:eastAsia="Times New Roman" w:hAnsi="Times New Roman"/>
            <w:noProof/>
            <w:sz w:val="24"/>
          </w:rPr>
          <w:tab/>
          <w:t xml:space="preserve">Hsiang SM, Burke M, Miguel E. Quantifying the Influence of Climate on Human Conflict. </w:t>
        </w:r>
        <w:r w:rsidR="000A79C8" w:rsidRPr="000A79C8">
          <w:rPr>
            <w:rFonts w:ascii="Times New Roman" w:eastAsia="Times New Roman" w:hAnsi="Times New Roman"/>
            <w:i/>
            <w:iCs/>
            <w:noProof/>
            <w:sz w:val="24"/>
          </w:rPr>
          <w:t>Science (80- )</w:t>
        </w:r>
        <w:r w:rsidR="000A79C8" w:rsidRPr="000A79C8">
          <w:rPr>
            <w:rFonts w:ascii="Times New Roman" w:eastAsia="Times New Roman" w:hAnsi="Times New Roman"/>
            <w:noProof/>
            <w:sz w:val="24"/>
          </w:rPr>
          <w:t xml:space="preserve"> 2013. DOI:10.1126/science.1235367.</w:t>
        </w:r>
      </w:moveFrom>
    </w:p>
    <w:moveFromRangeEnd w:id="505"/>
    <w:p w14:paraId="61D4F693" w14:textId="77777777"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507" w:author="Parks, Robbie M" w:date="2018-11-30T08:04:00Z">
        <w:r w:rsidRPr="00636C9B">
          <w:rPr>
            <w:rFonts w:ascii="Times New Roman" w:eastAsia="Times New Roman" w:hAnsi="Times New Roman"/>
            <w:noProof/>
            <w:sz w:val="24"/>
            <w:szCs w:val="24"/>
          </w:rPr>
          <w:delText>11</w:delText>
        </w:r>
      </w:del>
      <w:moveFromRangeStart w:id="508" w:author="Parks, Robbie M" w:date="2018-11-30T08:04:00Z" w:name="move531328400"/>
      <w:moveFrom w:id="509" w:author="Parks, Robbie M" w:date="2018-11-30T08:04:00Z">
        <w:r w:rsidR="000A79C8" w:rsidRPr="000A79C8">
          <w:rPr>
            <w:rFonts w:ascii="Times New Roman" w:eastAsia="Times New Roman" w:hAnsi="Times New Roman"/>
            <w:noProof/>
            <w:sz w:val="24"/>
          </w:rPr>
          <w:tab/>
          <w:t xml:space="preserve">Hsiang SM, Meng KC, Cane MA. Civil conflicts are associated with the global climate. </w:t>
        </w:r>
        <w:r w:rsidR="000A79C8" w:rsidRPr="000A79C8">
          <w:rPr>
            <w:rFonts w:ascii="Times New Roman" w:eastAsia="Times New Roman" w:hAnsi="Times New Roman"/>
            <w:i/>
            <w:iCs/>
            <w:noProof/>
            <w:sz w:val="24"/>
          </w:rPr>
          <w:t>Nature</w:t>
        </w:r>
        <w:r w:rsidR="000A79C8" w:rsidRPr="000A79C8">
          <w:rPr>
            <w:rFonts w:ascii="Times New Roman" w:eastAsia="Times New Roman" w:hAnsi="Times New Roman"/>
            <w:noProof/>
            <w:sz w:val="24"/>
          </w:rPr>
          <w:t xml:space="preserve"> 2011. DOI:10.1038/nature10311.</w:t>
        </w:r>
      </w:moveFrom>
    </w:p>
    <w:moveFromRangeEnd w:id="508"/>
    <w:p w14:paraId="3CA6C965" w14:textId="77777777"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510" w:author="Parks, Robbie M" w:date="2018-11-30T08:04:00Z">
        <w:r w:rsidRPr="00636C9B">
          <w:rPr>
            <w:rFonts w:ascii="Times New Roman" w:eastAsia="Times New Roman" w:hAnsi="Times New Roman"/>
            <w:noProof/>
            <w:sz w:val="24"/>
            <w:szCs w:val="24"/>
          </w:rPr>
          <w:delText>12</w:delText>
        </w:r>
      </w:del>
      <w:moveFromRangeStart w:id="511" w:author="Parks, Robbie M" w:date="2018-11-30T08:04:00Z" w:name="move531328401"/>
      <w:moveFrom w:id="512" w:author="Parks, Robbie M" w:date="2018-11-30T08:04:00Z">
        <w:r w:rsidR="000A79C8" w:rsidRPr="000A79C8">
          <w:rPr>
            <w:rFonts w:ascii="Times New Roman" w:eastAsia="Times New Roman" w:hAnsi="Times New Roman"/>
            <w:noProof/>
            <w:sz w:val="24"/>
          </w:rPr>
          <w:tab/>
          <w:t xml:space="preserve">O’Loughlin J, Witmer FDW, Linke AM, Laing A, Gettelman A, Dudhia J. Climate variability and conflict risk in East Africa, 1990-2009. </w:t>
        </w:r>
        <w:r w:rsidR="000A79C8" w:rsidRPr="000A79C8">
          <w:rPr>
            <w:rFonts w:ascii="Times New Roman" w:eastAsia="Times New Roman" w:hAnsi="Times New Roman"/>
            <w:i/>
            <w:iCs/>
            <w:noProof/>
            <w:sz w:val="24"/>
          </w:rPr>
          <w:t>Proc Natl Acad Sci</w:t>
        </w:r>
        <w:r w:rsidR="000A79C8" w:rsidRPr="000A79C8">
          <w:rPr>
            <w:rFonts w:ascii="Times New Roman" w:eastAsia="Times New Roman" w:hAnsi="Times New Roman"/>
            <w:noProof/>
            <w:sz w:val="24"/>
          </w:rPr>
          <w:t xml:space="preserve"> 2012. DOI:10.1073/pnas.1205130109.</w:t>
        </w:r>
      </w:moveFrom>
    </w:p>
    <w:moveFromRangeEnd w:id="511"/>
    <w:p w14:paraId="55C73C29" w14:textId="77777777"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513" w:author="Parks, Robbie M" w:date="2018-11-30T08:04:00Z">
        <w:r w:rsidRPr="00636C9B">
          <w:rPr>
            <w:rFonts w:ascii="Times New Roman" w:eastAsia="Times New Roman" w:hAnsi="Times New Roman"/>
            <w:noProof/>
            <w:sz w:val="24"/>
            <w:szCs w:val="24"/>
          </w:rPr>
          <w:delText>13</w:delText>
        </w:r>
      </w:del>
      <w:moveFromRangeStart w:id="514" w:author="Parks, Robbie M" w:date="2018-11-30T08:04:00Z" w:name="move531328402"/>
      <w:moveFrom w:id="515" w:author="Parks, Robbie M" w:date="2018-11-30T08:04:00Z">
        <w:r w:rsidR="000A79C8" w:rsidRPr="000A79C8">
          <w:rPr>
            <w:rFonts w:ascii="Times New Roman" w:eastAsia="Times New Roman" w:hAnsi="Times New Roman"/>
            <w:noProof/>
            <w:sz w:val="24"/>
          </w:rPr>
          <w:tab/>
          <w:t xml:space="preserve">Page LA, Hajat S, Kovats RS. Relationship between daily suicide counts and temperature in England and Wales. </w:t>
        </w:r>
        <w:r w:rsidR="000A79C8" w:rsidRPr="000A79C8">
          <w:rPr>
            <w:rFonts w:ascii="Times New Roman" w:eastAsia="Times New Roman" w:hAnsi="Times New Roman"/>
            <w:i/>
            <w:iCs/>
            <w:noProof/>
            <w:sz w:val="24"/>
          </w:rPr>
          <w:t>Br J Psychiatry</w:t>
        </w:r>
        <w:r w:rsidR="000A79C8" w:rsidRPr="000A79C8">
          <w:rPr>
            <w:rFonts w:ascii="Times New Roman" w:eastAsia="Times New Roman" w:hAnsi="Times New Roman"/>
            <w:noProof/>
            <w:sz w:val="24"/>
          </w:rPr>
          <w:t xml:space="preserve"> 2007. DOI:10.1192/bjp.bp.106.031948.</w:t>
        </w:r>
      </w:moveFrom>
    </w:p>
    <w:moveFromRangeEnd w:id="514"/>
    <w:p w14:paraId="7A0CC27B" w14:textId="77777777"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516" w:author="Parks, Robbie M" w:date="2018-11-30T08:04:00Z">
        <w:r w:rsidRPr="00636C9B">
          <w:rPr>
            <w:rFonts w:ascii="Times New Roman" w:eastAsia="Times New Roman" w:hAnsi="Times New Roman"/>
            <w:noProof/>
            <w:sz w:val="24"/>
            <w:szCs w:val="24"/>
          </w:rPr>
          <w:delText>14</w:delText>
        </w:r>
      </w:del>
      <w:moveFromRangeStart w:id="517" w:author="Parks, Robbie M" w:date="2018-11-30T08:04:00Z" w:name="move531328403"/>
      <w:moveFrom w:id="518" w:author="Parks, Robbie M" w:date="2018-11-30T08:04:00Z">
        <w:r w:rsidR="000A79C8" w:rsidRPr="000A79C8">
          <w:rPr>
            <w:rFonts w:ascii="Times New Roman" w:eastAsia="Times New Roman" w:hAnsi="Times New Roman"/>
            <w:noProof/>
            <w:sz w:val="24"/>
          </w:rPr>
          <w:tab/>
          <w:t xml:space="preserve">Burke M, González F, Baylis P, </w:t>
        </w:r>
        <w:r w:rsidR="000A79C8" w:rsidRPr="000A79C8">
          <w:rPr>
            <w:rFonts w:ascii="Times New Roman" w:eastAsia="Times New Roman" w:hAnsi="Times New Roman"/>
            <w:i/>
            <w:iCs/>
            <w:noProof/>
            <w:sz w:val="24"/>
          </w:rPr>
          <w:t>et al.</w:t>
        </w:r>
        <w:r w:rsidR="000A79C8" w:rsidRPr="000A79C8">
          <w:rPr>
            <w:rFonts w:ascii="Times New Roman" w:eastAsia="Times New Roman" w:hAnsi="Times New Roman"/>
            <w:noProof/>
            <w:sz w:val="24"/>
          </w:rPr>
          <w:t xml:space="preserve"> Higher temperatures increase suicide rates in the United States and Mexico. </w:t>
        </w:r>
        <w:r w:rsidR="000A79C8" w:rsidRPr="000A79C8">
          <w:rPr>
            <w:rFonts w:ascii="Times New Roman" w:eastAsia="Times New Roman" w:hAnsi="Times New Roman"/>
            <w:i/>
            <w:iCs/>
            <w:noProof/>
            <w:sz w:val="24"/>
          </w:rPr>
          <w:t>Nat Clim Chang</w:t>
        </w:r>
        <w:r w:rsidR="000A79C8" w:rsidRPr="000A79C8">
          <w:rPr>
            <w:rFonts w:ascii="Times New Roman" w:eastAsia="Times New Roman" w:hAnsi="Times New Roman"/>
            <w:noProof/>
            <w:sz w:val="24"/>
          </w:rPr>
          <w:t xml:space="preserve"> 2018. DOI:10.1038/s41558-018-0222-x.</w:t>
        </w:r>
      </w:moveFrom>
    </w:p>
    <w:moveFromRangeEnd w:id="517"/>
    <w:p w14:paraId="1A467F95" w14:textId="77777777"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519" w:author="Parks, Robbie M" w:date="2018-11-30T08:04:00Z">
        <w:r w:rsidRPr="00636C9B">
          <w:rPr>
            <w:rFonts w:ascii="Times New Roman" w:eastAsia="Times New Roman" w:hAnsi="Times New Roman"/>
            <w:noProof/>
            <w:sz w:val="24"/>
            <w:szCs w:val="24"/>
          </w:rPr>
          <w:delText>15</w:delText>
        </w:r>
      </w:del>
      <w:moveFromRangeStart w:id="520" w:author="Parks, Robbie M" w:date="2018-11-30T08:04:00Z" w:name="move531328404"/>
      <w:moveFrom w:id="521" w:author="Parks, Robbie M" w:date="2018-11-30T08:04:00Z">
        <w:r w:rsidR="000A79C8" w:rsidRPr="000A79C8">
          <w:rPr>
            <w:rFonts w:ascii="Times New Roman" w:eastAsia="Times New Roman" w:hAnsi="Times New Roman"/>
            <w:noProof/>
            <w:sz w:val="24"/>
          </w:rPr>
          <w:tab/>
          <w:t xml:space="preserve">Orru H, Åström DO. Increases in external cause mortality due to high and low temperatures: evidence from northeastern Europe. </w:t>
        </w:r>
        <w:r w:rsidR="000A79C8" w:rsidRPr="000A79C8">
          <w:rPr>
            <w:rFonts w:ascii="Times New Roman" w:eastAsia="Times New Roman" w:hAnsi="Times New Roman"/>
            <w:i/>
            <w:iCs/>
            <w:noProof/>
            <w:sz w:val="24"/>
          </w:rPr>
          <w:t>Int J Biometeorol</w:t>
        </w:r>
        <w:r w:rsidR="000A79C8" w:rsidRPr="000A79C8">
          <w:rPr>
            <w:rFonts w:ascii="Times New Roman" w:eastAsia="Times New Roman" w:hAnsi="Times New Roman"/>
            <w:noProof/>
            <w:sz w:val="24"/>
          </w:rPr>
          <w:t xml:space="preserve"> 2017. DOI:10.1007/s00484-016-1270-4.</w:t>
        </w:r>
      </w:moveFrom>
    </w:p>
    <w:moveFromRangeEnd w:id="520"/>
    <w:p w14:paraId="175AB59D" w14:textId="77777777"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522" w:author="Parks, Robbie M" w:date="2018-11-30T08:04:00Z">
        <w:r w:rsidRPr="00636C9B">
          <w:rPr>
            <w:rFonts w:ascii="Times New Roman" w:eastAsia="Times New Roman" w:hAnsi="Times New Roman"/>
            <w:noProof/>
            <w:sz w:val="24"/>
            <w:szCs w:val="24"/>
          </w:rPr>
          <w:delText>16</w:delText>
        </w:r>
      </w:del>
      <w:moveFromRangeStart w:id="523" w:author="Parks, Robbie M" w:date="2018-11-30T08:04:00Z" w:name="move531328405"/>
      <w:moveFrom w:id="524" w:author="Parks, Robbie M" w:date="2018-11-30T08:04:00Z">
        <w:r w:rsidR="000A79C8" w:rsidRPr="000A79C8">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000A79C8" w:rsidRPr="000A79C8">
          <w:rPr>
            <w:rFonts w:ascii="Times New Roman" w:eastAsia="Times New Roman" w:hAnsi="Times New Roman"/>
            <w:i/>
            <w:iCs/>
            <w:noProof/>
            <w:sz w:val="24"/>
          </w:rPr>
          <w:t>BMJ Open</w:t>
        </w:r>
        <w:r w:rsidR="000A79C8" w:rsidRPr="000A79C8">
          <w:rPr>
            <w:rFonts w:ascii="Times New Roman" w:eastAsia="Times New Roman" w:hAnsi="Times New Roman"/>
            <w:noProof/>
            <w:sz w:val="24"/>
          </w:rPr>
          <w:t xml:space="preserve"> 2016. DOI:10.1136/bmjopen-2015-010399.</w:t>
        </w:r>
      </w:moveFrom>
    </w:p>
    <w:moveFromRangeEnd w:id="523"/>
    <w:p w14:paraId="1B802125" w14:textId="0DF60807"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525" w:author="Parks, Robbie M" w:date="2018-11-30T08:04:00Z">
        <w:r w:rsidRPr="00636C9B">
          <w:rPr>
            <w:rFonts w:ascii="Times New Roman" w:eastAsia="Times New Roman" w:hAnsi="Times New Roman"/>
            <w:noProof/>
            <w:sz w:val="24"/>
            <w:szCs w:val="24"/>
          </w:rPr>
          <w:delText>17</w:delText>
        </w:r>
      </w:del>
      <w:r w:rsidR="000A79C8" w:rsidRPr="000A79C8">
        <w:rPr>
          <w:rFonts w:ascii="Times New Roman" w:eastAsia="Times New Roman" w:hAnsi="Times New Roman"/>
          <w:noProof/>
          <w:sz w:val="24"/>
        </w:rPr>
        <w:tab/>
        <w:t xml:space="preserve">Hajat S, Kovats RS, Lachowycz K. Heat-related and cold-related deaths in England and Wales: Who is at risk? </w:t>
      </w:r>
      <w:r w:rsidR="000A79C8" w:rsidRPr="000A79C8">
        <w:rPr>
          <w:rFonts w:ascii="Times New Roman" w:eastAsia="Times New Roman" w:hAnsi="Times New Roman"/>
          <w:i/>
          <w:iCs/>
          <w:noProof/>
          <w:sz w:val="24"/>
        </w:rPr>
        <w:t>Occup Environ Med</w:t>
      </w:r>
      <w:r w:rsidR="000A79C8" w:rsidRPr="000A79C8">
        <w:rPr>
          <w:rFonts w:ascii="Times New Roman" w:eastAsia="Times New Roman" w:hAnsi="Times New Roman"/>
          <w:noProof/>
          <w:sz w:val="24"/>
        </w:rPr>
        <w:t xml:space="preserve"> 2007. DOI:10.1136/oem.2006.029017.</w:t>
      </w:r>
    </w:p>
    <w:p w14:paraId="1D844489" w14:textId="329EACAA"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526" w:author="Parks, Robbie M" w:date="2018-11-30T08:04:00Z">
        <w:r w:rsidRPr="00636C9B">
          <w:rPr>
            <w:rFonts w:ascii="Times New Roman" w:eastAsia="Times New Roman" w:hAnsi="Times New Roman"/>
            <w:noProof/>
            <w:sz w:val="24"/>
            <w:szCs w:val="24"/>
          </w:rPr>
          <w:delText>18</w:delText>
        </w:r>
      </w:del>
      <w:ins w:id="527" w:author="Parks, Robbie M" w:date="2018-11-30T08:04:00Z">
        <w:r w:rsidR="000A79C8" w:rsidRPr="000A79C8">
          <w:rPr>
            <w:rFonts w:ascii="Times New Roman" w:eastAsia="Times New Roman" w:hAnsi="Times New Roman"/>
            <w:noProof/>
            <w:sz w:val="24"/>
          </w:rPr>
          <w:t>14</w:t>
        </w:r>
      </w:ins>
      <w:r w:rsidR="000A79C8" w:rsidRPr="000A79C8">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000A79C8" w:rsidRPr="000A79C8">
        <w:rPr>
          <w:rFonts w:ascii="Times New Roman" w:eastAsia="Times New Roman" w:hAnsi="Times New Roman"/>
          <w:i/>
          <w:iCs/>
          <w:noProof/>
          <w:sz w:val="24"/>
        </w:rPr>
        <w:t>Proc Natl Acad Sci</w:t>
      </w:r>
      <w:r w:rsidR="000A79C8" w:rsidRPr="000A79C8">
        <w:rPr>
          <w:rFonts w:ascii="Times New Roman" w:eastAsia="Times New Roman" w:hAnsi="Times New Roman"/>
          <w:noProof/>
          <w:sz w:val="24"/>
        </w:rPr>
        <w:t xml:space="preserve"> 2012. DOI:10.1073/pnas.1113070109.</w:t>
      </w:r>
    </w:p>
    <w:p w14:paraId="7646092B" w14:textId="0C52D179" w:rsidR="000A79C8" w:rsidRPr="000A79C8" w:rsidRDefault="001B365D" w:rsidP="000A79C8">
      <w:pPr>
        <w:widowControl w:val="0"/>
        <w:autoSpaceDE w:val="0"/>
        <w:autoSpaceDN w:val="0"/>
        <w:adjustRightInd w:val="0"/>
        <w:spacing w:line="240" w:lineRule="auto"/>
        <w:ind w:left="640" w:hanging="640"/>
        <w:rPr>
          <w:ins w:id="528" w:author="Parks, Robbie M" w:date="2018-11-30T08:04:00Z"/>
          <w:rFonts w:ascii="Times New Roman" w:eastAsia="Times New Roman" w:hAnsi="Times New Roman"/>
          <w:noProof/>
          <w:sz w:val="24"/>
        </w:rPr>
      </w:pPr>
      <w:del w:id="529" w:author="Parks, Robbie M" w:date="2018-11-30T08:04:00Z">
        <w:r w:rsidRPr="00636C9B">
          <w:rPr>
            <w:rFonts w:ascii="Times New Roman" w:eastAsia="Times New Roman" w:hAnsi="Times New Roman"/>
            <w:noProof/>
            <w:sz w:val="24"/>
            <w:szCs w:val="24"/>
          </w:rPr>
          <w:delText>19</w:delText>
        </w:r>
      </w:del>
      <w:ins w:id="530" w:author="Parks, Robbie M" w:date="2018-11-30T08:04:00Z">
        <w:r w:rsidR="000A79C8" w:rsidRPr="000A79C8">
          <w:rPr>
            <w:rFonts w:ascii="Times New Roman" w:eastAsia="Times New Roman" w:hAnsi="Times New Roman"/>
            <w:noProof/>
            <w:sz w:val="24"/>
          </w:rPr>
          <w:t>15</w:t>
        </w:r>
        <w:r w:rsidR="000A79C8" w:rsidRPr="000A79C8">
          <w:rPr>
            <w:rFonts w:ascii="Times New Roman" w:eastAsia="Times New Roman" w:hAnsi="Times New Roman"/>
            <w:noProof/>
            <w:sz w:val="24"/>
          </w:rPr>
          <w:tab/>
          <w:t xml:space="preserve">Li T, Horton RM, Bader DA, </w:t>
        </w:r>
        <w:r w:rsidR="000A79C8" w:rsidRPr="000A79C8">
          <w:rPr>
            <w:rFonts w:ascii="Times New Roman" w:eastAsia="Times New Roman" w:hAnsi="Times New Roman"/>
            <w:i/>
            <w:iCs/>
            <w:noProof/>
            <w:sz w:val="24"/>
          </w:rPr>
          <w:t>et al.</w:t>
        </w:r>
        <w:r w:rsidR="000A79C8" w:rsidRPr="000A79C8">
          <w:rPr>
            <w:rFonts w:ascii="Times New Roman" w:eastAsia="Times New Roman" w:hAnsi="Times New Roman"/>
            <w:noProof/>
            <w:sz w:val="24"/>
          </w:rPr>
          <w:t xml:space="preserve"> Aging Will Amplify the Heat-related Mortality Risk under a Changing Climate: Projection for the Elderly in Beijing, China. </w:t>
        </w:r>
        <w:r w:rsidR="000A79C8" w:rsidRPr="000A79C8">
          <w:rPr>
            <w:rFonts w:ascii="Times New Roman" w:eastAsia="Times New Roman" w:hAnsi="Times New Roman"/>
            <w:i/>
            <w:iCs/>
            <w:noProof/>
            <w:sz w:val="24"/>
          </w:rPr>
          <w:t>Sci Rep</w:t>
        </w:r>
        <w:r w:rsidR="000A79C8" w:rsidRPr="000A79C8">
          <w:rPr>
            <w:rFonts w:ascii="Times New Roman" w:eastAsia="Times New Roman" w:hAnsi="Times New Roman"/>
            <w:noProof/>
            <w:sz w:val="24"/>
          </w:rPr>
          <w:t xml:space="preserve"> 2016. DOI:10.1038/srep28161.</w:t>
        </w:r>
      </w:ins>
    </w:p>
    <w:p w14:paraId="77DAA8CF"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ins w:id="531" w:author="Parks, Robbie M" w:date="2018-11-30T08:04:00Z">
        <w:r w:rsidRPr="000A79C8">
          <w:rPr>
            <w:rFonts w:ascii="Times New Roman" w:eastAsia="Times New Roman" w:hAnsi="Times New Roman"/>
            <w:noProof/>
            <w:sz w:val="24"/>
          </w:rPr>
          <w:lastRenderedPageBreak/>
          <w:t>16</w:t>
        </w:r>
      </w:ins>
      <w:r w:rsidRPr="000A79C8">
        <w:rPr>
          <w:rFonts w:ascii="Times New Roman" w:eastAsia="Times New Roman" w:hAnsi="Times New Roman"/>
          <w:noProof/>
          <w:sz w:val="24"/>
        </w:rPr>
        <w:tab/>
        <w:t xml:space="preserve">Ingram DD, Parker JD, Schenker N,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United States Census 2000 population with bridged race categories. </w:t>
      </w:r>
      <w:r w:rsidRPr="000A79C8">
        <w:rPr>
          <w:rFonts w:ascii="Times New Roman" w:eastAsia="Times New Roman" w:hAnsi="Times New Roman"/>
          <w:i/>
          <w:iCs/>
          <w:noProof/>
          <w:sz w:val="24"/>
        </w:rPr>
        <w:t>Vital Health Stat 2</w:t>
      </w:r>
      <w:r w:rsidRPr="000A79C8">
        <w:rPr>
          <w:rFonts w:ascii="Times New Roman" w:eastAsia="Times New Roman" w:hAnsi="Times New Roman"/>
          <w:noProof/>
          <w:sz w:val="24"/>
        </w:rPr>
        <w:t xml:space="preserve"> 2003; : 1–55.</w:t>
      </w:r>
    </w:p>
    <w:p w14:paraId="1A8B0683" w14:textId="603ACF05"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532" w:author="Parks, Robbie M" w:date="2018-11-30T08:04:00Z">
        <w:r w:rsidRPr="00636C9B">
          <w:rPr>
            <w:rFonts w:ascii="Times New Roman" w:eastAsia="Times New Roman" w:hAnsi="Times New Roman"/>
            <w:noProof/>
            <w:sz w:val="24"/>
            <w:szCs w:val="24"/>
          </w:rPr>
          <w:delText>20</w:delText>
        </w:r>
      </w:del>
      <w:ins w:id="533" w:author="Parks, Robbie M" w:date="2018-11-30T08:04:00Z">
        <w:r w:rsidR="000A79C8" w:rsidRPr="000A79C8">
          <w:rPr>
            <w:rFonts w:ascii="Times New Roman" w:eastAsia="Times New Roman" w:hAnsi="Times New Roman"/>
            <w:noProof/>
            <w:sz w:val="24"/>
          </w:rPr>
          <w:t>17</w:t>
        </w:r>
      </w:ins>
      <w:r w:rsidR="000A79C8" w:rsidRPr="000A79C8">
        <w:rPr>
          <w:rFonts w:ascii="Times New Roman" w:eastAsia="Times New Roman" w:hAnsi="Times New Roman"/>
          <w:noProof/>
          <w:sz w:val="24"/>
        </w:rPr>
        <w:tab/>
        <w:t xml:space="preserve">Dee DP, Uppala SM, Simmons AJ, </w:t>
      </w:r>
      <w:r w:rsidR="000A79C8" w:rsidRPr="000A79C8">
        <w:rPr>
          <w:rFonts w:ascii="Times New Roman" w:eastAsia="Times New Roman" w:hAnsi="Times New Roman"/>
          <w:i/>
          <w:iCs/>
          <w:noProof/>
          <w:sz w:val="24"/>
        </w:rPr>
        <w:t>et al.</w:t>
      </w:r>
      <w:r w:rsidR="000A79C8" w:rsidRPr="000A79C8">
        <w:rPr>
          <w:rFonts w:ascii="Times New Roman" w:eastAsia="Times New Roman" w:hAnsi="Times New Roman"/>
          <w:noProof/>
          <w:sz w:val="24"/>
        </w:rPr>
        <w:t xml:space="preserve"> The ERA-Interim reanalysis: configuration and performance of the data assimilation system. </w:t>
      </w:r>
      <w:r w:rsidR="000A79C8" w:rsidRPr="000A79C8">
        <w:rPr>
          <w:rFonts w:ascii="Times New Roman" w:eastAsia="Times New Roman" w:hAnsi="Times New Roman"/>
          <w:i/>
          <w:iCs/>
          <w:noProof/>
          <w:sz w:val="24"/>
        </w:rPr>
        <w:t>Q J R Meteorol Soc</w:t>
      </w:r>
      <w:r w:rsidR="000A79C8" w:rsidRPr="000A79C8">
        <w:rPr>
          <w:rFonts w:ascii="Times New Roman" w:eastAsia="Times New Roman" w:hAnsi="Times New Roman"/>
          <w:noProof/>
          <w:sz w:val="24"/>
        </w:rPr>
        <w:t xml:space="preserve"> 2011; </w:t>
      </w:r>
      <w:r w:rsidR="000A79C8" w:rsidRPr="000A79C8">
        <w:rPr>
          <w:rFonts w:ascii="Times New Roman" w:eastAsia="Times New Roman" w:hAnsi="Times New Roman"/>
          <w:b/>
          <w:bCs/>
          <w:noProof/>
          <w:sz w:val="24"/>
        </w:rPr>
        <w:t>137</w:t>
      </w:r>
      <w:r w:rsidR="000A79C8" w:rsidRPr="000A79C8">
        <w:rPr>
          <w:rFonts w:ascii="Times New Roman" w:eastAsia="Times New Roman" w:hAnsi="Times New Roman"/>
          <w:noProof/>
          <w:sz w:val="24"/>
        </w:rPr>
        <w:t>: 553–97.</w:t>
      </w:r>
    </w:p>
    <w:p w14:paraId="62858610" w14:textId="4B24D845"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534" w:author="Parks, Robbie M" w:date="2018-11-30T08:04:00Z">
        <w:r w:rsidRPr="00636C9B">
          <w:rPr>
            <w:rFonts w:ascii="Times New Roman" w:eastAsia="Times New Roman" w:hAnsi="Times New Roman"/>
            <w:noProof/>
            <w:sz w:val="24"/>
            <w:szCs w:val="24"/>
          </w:rPr>
          <w:delText>21</w:delText>
        </w:r>
      </w:del>
      <w:ins w:id="535" w:author="Parks, Robbie M" w:date="2018-11-30T08:04:00Z">
        <w:r w:rsidR="000A79C8" w:rsidRPr="000A79C8">
          <w:rPr>
            <w:rFonts w:ascii="Times New Roman" w:eastAsia="Times New Roman" w:hAnsi="Times New Roman"/>
            <w:noProof/>
            <w:sz w:val="24"/>
          </w:rPr>
          <w:t>18</w:t>
        </w:r>
      </w:ins>
      <w:r w:rsidR="000A79C8" w:rsidRPr="000A79C8">
        <w:rPr>
          <w:rFonts w:ascii="Times New Roman" w:eastAsia="Times New Roman" w:hAnsi="Times New Roman"/>
          <w:noProof/>
          <w:sz w:val="24"/>
        </w:rPr>
        <w:tab/>
        <w:t>Wallace JM, Hobbs P V. Atmospheric Science: An Introductory Survey: Second Edition. 2006 DOI:10.1016/C2009-0-00034-8.</w:t>
      </w:r>
    </w:p>
    <w:p w14:paraId="3774EFAD" w14:textId="5F89A6A8"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536" w:author="Parks, Robbie M" w:date="2018-11-30T08:04:00Z">
        <w:r w:rsidRPr="00636C9B">
          <w:rPr>
            <w:rFonts w:ascii="Times New Roman" w:eastAsia="Times New Roman" w:hAnsi="Times New Roman"/>
            <w:noProof/>
            <w:sz w:val="24"/>
            <w:szCs w:val="24"/>
          </w:rPr>
          <w:delText>22</w:delText>
        </w:r>
      </w:del>
      <w:ins w:id="537" w:author="Parks, Robbie M" w:date="2018-11-30T08:04:00Z">
        <w:r w:rsidR="000A79C8" w:rsidRPr="000A79C8">
          <w:rPr>
            <w:rFonts w:ascii="Times New Roman" w:eastAsia="Times New Roman" w:hAnsi="Times New Roman"/>
            <w:noProof/>
            <w:sz w:val="24"/>
          </w:rPr>
          <w:t>19</w:t>
        </w:r>
      </w:ins>
      <w:r w:rsidR="000A79C8" w:rsidRPr="000A79C8">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000A79C8" w:rsidRPr="000A79C8">
        <w:rPr>
          <w:rFonts w:ascii="Times New Roman" w:eastAsia="Times New Roman" w:hAnsi="Times New Roman"/>
          <w:i/>
          <w:iCs/>
          <w:noProof/>
          <w:sz w:val="24"/>
        </w:rPr>
        <w:t>Elife</w:t>
      </w:r>
      <w:r w:rsidR="000A79C8" w:rsidRPr="000A79C8">
        <w:rPr>
          <w:rFonts w:ascii="Times New Roman" w:eastAsia="Times New Roman" w:hAnsi="Times New Roman"/>
          <w:noProof/>
          <w:sz w:val="24"/>
        </w:rPr>
        <w:t xml:space="preserve"> 2018; </w:t>
      </w:r>
      <w:r w:rsidR="000A79C8" w:rsidRPr="000A79C8">
        <w:rPr>
          <w:rFonts w:ascii="Times New Roman" w:eastAsia="Times New Roman" w:hAnsi="Times New Roman"/>
          <w:b/>
          <w:bCs/>
          <w:noProof/>
          <w:sz w:val="24"/>
        </w:rPr>
        <w:t>7</w:t>
      </w:r>
      <w:r w:rsidR="000A79C8" w:rsidRPr="000A79C8">
        <w:rPr>
          <w:rFonts w:ascii="Times New Roman" w:eastAsia="Times New Roman" w:hAnsi="Times New Roman"/>
          <w:noProof/>
          <w:sz w:val="24"/>
        </w:rPr>
        <w:t>. DOI:10.7554/eLife.35500.</w:t>
      </w:r>
    </w:p>
    <w:p w14:paraId="1C1B8DDA" w14:textId="3ECB61D5"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538" w:author="Parks, Robbie M" w:date="2018-11-30T08:04:00Z">
        <w:r w:rsidRPr="00636C9B">
          <w:rPr>
            <w:rFonts w:ascii="Times New Roman" w:eastAsia="Times New Roman" w:hAnsi="Times New Roman"/>
            <w:noProof/>
            <w:sz w:val="24"/>
            <w:szCs w:val="24"/>
          </w:rPr>
          <w:delText>23</w:delText>
        </w:r>
      </w:del>
      <w:ins w:id="539" w:author="Parks, Robbie M" w:date="2018-11-30T08:04:00Z">
        <w:r w:rsidR="000A79C8" w:rsidRPr="000A79C8">
          <w:rPr>
            <w:rFonts w:ascii="Times New Roman" w:eastAsia="Times New Roman" w:hAnsi="Times New Roman"/>
            <w:noProof/>
            <w:sz w:val="24"/>
          </w:rPr>
          <w:t>20</w:t>
        </w:r>
      </w:ins>
      <w:r w:rsidR="000A79C8" w:rsidRPr="000A79C8">
        <w:rPr>
          <w:rFonts w:ascii="Times New Roman" w:eastAsia="Times New Roman" w:hAnsi="Times New Roman"/>
          <w:noProof/>
          <w:sz w:val="24"/>
        </w:rPr>
        <w:tab/>
        <w:t>Rue H, Held L. Gaussian Markov random fields. Theory and applications. 2005 DOI:10.1007/s00184-007-0162-3.</w:t>
      </w:r>
    </w:p>
    <w:p w14:paraId="681D9B0A" w14:textId="1B750A50" w:rsidR="000A79C8" w:rsidRPr="000A79C8" w:rsidRDefault="001B365D" w:rsidP="000A79C8">
      <w:pPr>
        <w:widowControl w:val="0"/>
        <w:autoSpaceDE w:val="0"/>
        <w:autoSpaceDN w:val="0"/>
        <w:adjustRightInd w:val="0"/>
        <w:spacing w:line="240" w:lineRule="auto"/>
        <w:ind w:left="640" w:hanging="640"/>
        <w:rPr>
          <w:rFonts w:ascii="Times New Roman" w:eastAsia="Times New Roman" w:hAnsi="Times New Roman"/>
          <w:noProof/>
          <w:sz w:val="24"/>
        </w:rPr>
      </w:pPr>
      <w:del w:id="540" w:author="Parks, Robbie M" w:date="2018-11-30T08:04:00Z">
        <w:r w:rsidRPr="00636C9B">
          <w:rPr>
            <w:rFonts w:ascii="Times New Roman" w:eastAsia="Times New Roman" w:hAnsi="Times New Roman"/>
            <w:noProof/>
            <w:sz w:val="24"/>
            <w:szCs w:val="24"/>
          </w:rPr>
          <w:delText>24</w:delText>
        </w:r>
      </w:del>
      <w:ins w:id="541" w:author="Parks, Robbie M" w:date="2018-11-30T08:04:00Z">
        <w:r w:rsidR="000A79C8" w:rsidRPr="000A79C8">
          <w:rPr>
            <w:rFonts w:ascii="Times New Roman" w:eastAsia="Times New Roman" w:hAnsi="Times New Roman"/>
            <w:noProof/>
            <w:sz w:val="24"/>
          </w:rPr>
          <w:t>21</w:t>
        </w:r>
      </w:ins>
      <w:r w:rsidR="000A79C8" w:rsidRPr="000A79C8">
        <w:rPr>
          <w:rFonts w:ascii="Times New Roman" w:eastAsia="Times New Roman" w:hAnsi="Times New Roman"/>
          <w:noProof/>
          <w:sz w:val="24"/>
        </w:rPr>
        <w:tab/>
        <w:t xml:space="preserve">Besag J. Spatial interaction and the statistical snalysis of lattice systems. </w:t>
      </w:r>
      <w:r w:rsidR="000A79C8" w:rsidRPr="000A79C8">
        <w:rPr>
          <w:rFonts w:ascii="Times New Roman" w:eastAsia="Times New Roman" w:hAnsi="Times New Roman"/>
          <w:i/>
          <w:iCs/>
          <w:noProof/>
          <w:sz w:val="24"/>
        </w:rPr>
        <w:t>J R Stat Soc Ser B (Statistical Methodol</w:t>
      </w:r>
      <w:r w:rsidR="000A79C8" w:rsidRPr="000A79C8">
        <w:rPr>
          <w:rFonts w:ascii="Times New Roman" w:eastAsia="Times New Roman" w:hAnsi="Times New Roman"/>
          <w:noProof/>
          <w:sz w:val="24"/>
        </w:rPr>
        <w:t xml:space="preserve"> 1974. DOI:10.2307/2984812.</w:t>
      </w:r>
    </w:p>
    <w:p w14:paraId="52D1CD56" w14:textId="77777777" w:rsidR="000A79C8" w:rsidRPr="000A79C8" w:rsidRDefault="000A79C8" w:rsidP="000A79C8">
      <w:pPr>
        <w:widowControl w:val="0"/>
        <w:autoSpaceDE w:val="0"/>
        <w:autoSpaceDN w:val="0"/>
        <w:adjustRightInd w:val="0"/>
        <w:spacing w:line="240" w:lineRule="auto"/>
        <w:ind w:left="640" w:hanging="640"/>
        <w:rPr>
          <w:ins w:id="542" w:author="Parks, Robbie M" w:date="2018-11-30T08:04:00Z"/>
          <w:rFonts w:ascii="Times New Roman" w:eastAsia="Times New Roman" w:hAnsi="Times New Roman"/>
          <w:noProof/>
          <w:sz w:val="24"/>
        </w:rPr>
      </w:pPr>
      <w:ins w:id="543" w:author="Parks, Robbie M" w:date="2018-11-30T08:04:00Z">
        <w:r w:rsidRPr="000A79C8">
          <w:rPr>
            <w:rFonts w:ascii="Times New Roman" w:eastAsia="Times New Roman" w:hAnsi="Times New Roman"/>
            <w:noProof/>
            <w:sz w:val="24"/>
          </w:rPr>
          <w:t>22</w:t>
        </w:r>
        <w:r w:rsidRPr="000A79C8">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0A79C8">
          <w:rPr>
            <w:rFonts w:ascii="Times New Roman" w:eastAsia="Times New Roman" w:hAnsi="Times New Roman"/>
            <w:i/>
            <w:iCs/>
            <w:noProof/>
            <w:sz w:val="24"/>
          </w:rPr>
          <w:t>J R Stat Soc Ser B Stat Methodol</w:t>
        </w:r>
        <w:r w:rsidRPr="000A79C8">
          <w:rPr>
            <w:rFonts w:ascii="Times New Roman" w:eastAsia="Times New Roman" w:hAnsi="Times New Roman"/>
            <w:noProof/>
            <w:sz w:val="24"/>
          </w:rPr>
          <w:t xml:space="preserve"> 2009. DOI:10.1111/j.1467-9868.2008.00700.x.</w:t>
        </w:r>
      </w:ins>
    </w:p>
    <w:p w14:paraId="55BF3C00"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ins w:id="544" w:author="Parks, Robbie M" w:date="2018-11-30T08:04:00Z">
        <w:r w:rsidRPr="000A79C8">
          <w:rPr>
            <w:rFonts w:ascii="Times New Roman" w:eastAsia="Times New Roman" w:hAnsi="Times New Roman"/>
            <w:noProof/>
            <w:sz w:val="24"/>
          </w:rPr>
          <w:t>23</w:t>
        </w:r>
      </w:ins>
      <w:moveToRangeStart w:id="545" w:author="Parks, Robbie M" w:date="2018-11-30T08:04:00Z" w:name="move531328402"/>
      <w:moveTo w:id="546" w:author="Parks, Robbie M" w:date="2018-11-30T08:04:00Z">
        <w:r w:rsidRPr="000A79C8">
          <w:rPr>
            <w:rFonts w:ascii="Times New Roman" w:eastAsia="Times New Roman" w:hAnsi="Times New Roman"/>
            <w:noProof/>
            <w:sz w:val="24"/>
          </w:rPr>
          <w:tab/>
          <w:t xml:space="preserve">Page LA, Hajat S, Kovats RS. Relationship between daily suicide counts and temperature in England and Wales. </w:t>
        </w:r>
        <w:r w:rsidRPr="000A79C8">
          <w:rPr>
            <w:rFonts w:ascii="Times New Roman" w:eastAsia="Times New Roman" w:hAnsi="Times New Roman"/>
            <w:i/>
            <w:iCs/>
            <w:noProof/>
            <w:sz w:val="24"/>
          </w:rPr>
          <w:t>Br J Psychiatry</w:t>
        </w:r>
        <w:r w:rsidRPr="000A79C8">
          <w:rPr>
            <w:rFonts w:ascii="Times New Roman" w:eastAsia="Times New Roman" w:hAnsi="Times New Roman"/>
            <w:noProof/>
            <w:sz w:val="24"/>
          </w:rPr>
          <w:t xml:space="preserve"> 2007. DOI:10.1192/bjp.bp.106.031948.</w:t>
        </w:r>
      </w:moveTo>
    </w:p>
    <w:moveToRangeEnd w:id="545"/>
    <w:p w14:paraId="246DAB16"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ins w:id="547" w:author="Parks, Robbie M" w:date="2018-11-30T08:04:00Z">
        <w:r w:rsidRPr="000A79C8">
          <w:rPr>
            <w:rFonts w:ascii="Times New Roman" w:eastAsia="Times New Roman" w:hAnsi="Times New Roman"/>
            <w:noProof/>
            <w:sz w:val="24"/>
          </w:rPr>
          <w:t>24</w:t>
        </w:r>
      </w:ins>
      <w:moveToRangeStart w:id="548" w:author="Parks, Robbie M" w:date="2018-11-30T08:04:00Z" w:name="move531328403"/>
      <w:moveTo w:id="549" w:author="Parks, Robbie M" w:date="2018-11-30T08:04:00Z">
        <w:r w:rsidRPr="000A79C8">
          <w:rPr>
            <w:rFonts w:ascii="Times New Roman" w:eastAsia="Times New Roman" w:hAnsi="Times New Roman"/>
            <w:noProof/>
            <w:sz w:val="24"/>
          </w:rPr>
          <w:tab/>
          <w:t xml:space="preserve">Burke M, González F, Baylis P,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Higher temperatures increase suicide rates in the United States and Mexico. </w:t>
        </w:r>
        <w:r w:rsidRPr="000A79C8">
          <w:rPr>
            <w:rFonts w:ascii="Times New Roman" w:eastAsia="Times New Roman" w:hAnsi="Times New Roman"/>
            <w:i/>
            <w:iCs/>
            <w:noProof/>
            <w:sz w:val="24"/>
          </w:rPr>
          <w:t>Nat Clim Chang</w:t>
        </w:r>
        <w:r w:rsidRPr="000A79C8">
          <w:rPr>
            <w:rFonts w:ascii="Times New Roman" w:eastAsia="Times New Roman" w:hAnsi="Times New Roman"/>
            <w:noProof/>
            <w:sz w:val="24"/>
          </w:rPr>
          <w:t xml:space="preserve"> 2018. DOI:10.1038/s41558-018-0222-x.</w:t>
        </w:r>
      </w:moveTo>
    </w:p>
    <w:moveToRangeEnd w:id="548"/>
    <w:p w14:paraId="1E4931B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ins w:id="550" w:author="Parks, Robbie M" w:date="2018-11-30T08:04:00Z">
        <w:r w:rsidRPr="000A79C8">
          <w:rPr>
            <w:rFonts w:ascii="Times New Roman" w:eastAsia="Times New Roman" w:hAnsi="Times New Roman"/>
            <w:noProof/>
            <w:sz w:val="24"/>
          </w:rPr>
          <w:t>25</w:t>
        </w:r>
      </w:ins>
      <w:moveToRangeStart w:id="551" w:author="Parks, Robbie M" w:date="2018-11-30T08:04:00Z" w:name="move531328404"/>
      <w:moveTo w:id="552" w:author="Parks, Robbie M" w:date="2018-11-30T08:04:00Z">
        <w:r w:rsidRPr="000A79C8">
          <w:rPr>
            <w:rFonts w:ascii="Times New Roman" w:eastAsia="Times New Roman" w:hAnsi="Times New Roman"/>
            <w:noProof/>
            <w:sz w:val="24"/>
          </w:rPr>
          <w:tab/>
          <w:t xml:space="preserve">Orru H, Åström DO. Increases in external cause mortality due to high and low temperatures: evidence from northeastern Europe. </w:t>
        </w:r>
        <w:r w:rsidRPr="000A79C8">
          <w:rPr>
            <w:rFonts w:ascii="Times New Roman" w:eastAsia="Times New Roman" w:hAnsi="Times New Roman"/>
            <w:i/>
            <w:iCs/>
            <w:noProof/>
            <w:sz w:val="24"/>
          </w:rPr>
          <w:t>Int J Biometeorol</w:t>
        </w:r>
        <w:r w:rsidRPr="000A79C8">
          <w:rPr>
            <w:rFonts w:ascii="Times New Roman" w:eastAsia="Times New Roman" w:hAnsi="Times New Roman"/>
            <w:noProof/>
            <w:sz w:val="24"/>
          </w:rPr>
          <w:t xml:space="preserve"> 2017. DOI:10.1007/s00484-016-1270-4.</w:t>
        </w:r>
      </w:moveTo>
    </w:p>
    <w:moveToRangeEnd w:id="551"/>
    <w:p w14:paraId="79057207"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ins w:id="553" w:author="Parks, Robbie M" w:date="2018-11-30T08:04:00Z">
        <w:r w:rsidRPr="000A79C8">
          <w:rPr>
            <w:rFonts w:ascii="Times New Roman" w:eastAsia="Times New Roman" w:hAnsi="Times New Roman"/>
            <w:noProof/>
            <w:sz w:val="24"/>
          </w:rPr>
          <w:t>26</w:t>
        </w:r>
      </w:ins>
      <w:moveToRangeStart w:id="554" w:author="Parks, Robbie M" w:date="2018-11-30T08:04:00Z" w:name="move531328405"/>
      <w:moveTo w:id="555" w:author="Parks, Robbie M" w:date="2018-11-30T08:04:00Z">
        <w:r w:rsidRPr="000A79C8">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0A79C8">
          <w:rPr>
            <w:rFonts w:ascii="Times New Roman" w:eastAsia="Times New Roman" w:hAnsi="Times New Roman"/>
            <w:i/>
            <w:iCs/>
            <w:noProof/>
            <w:sz w:val="24"/>
          </w:rPr>
          <w:t>BMJ Open</w:t>
        </w:r>
        <w:r w:rsidRPr="000A79C8">
          <w:rPr>
            <w:rFonts w:ascii="Times New Roman" w:eastAsia="Times New Roman" w:hAnsi="Times New Roman"/>
            <w:noProof/>
            <w:sz w:val="24"/>
          </w:rPr>
          <w:t xml:space="preserve"> 2016. DOI:10.1136/bmjopen-2015-010399.</w:t>
        </w:r>
      </w:moveTo>
    </w:p>
    <w:moveToRangeEnd w:id="554"/>
    <w:p w14:paraId="60F45EFE"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ins w:id="556" w:author="Parks, Robbie M" w:date="2018-11-30T08:04:00Z">
        <w:r w:rsidRPr="000A79C8">
          <w:rPr>
            <w:rFonts w:ascii="Times New Roman" w:eastAsia="Times New Roman" w:hAnsi="Times New Roman"/>
            <w:noProof/>
            <w:sz w:val="24"/>
          </w:rPr>
          <w:t>27</w:t>
        </w:r>
      </w:ins>
      <w:moveToRangeStart w:id="557" w:author="Parks, Robbie M" w:date="2018-11-30T08:04:00Z" w:name="move531328396"/>
      <w:moveTo w:id="558" w:author="Parks, Robbie M" w:date="2018-11-30T08:04:00Z">
        <w:r w:rsidRPr="000A79C8">
          <w:rPr>
            <w:rFonts w:ascii="Times New Roman" w:eastAsia="Times New Roman" w:hAnsi="Times New Roman"/>
            <w:noProof/>
            <w:sz w:val="24"/>
          </w:rPr>
          <w:tab/>
          <w:t xml:space="preserve">Ranson M. Crime, weather, and climate change. </w:t>
        </w:r>
        <w:r w:rsidRPr="000A79C8">
          <w:rPr>
            <w:rFonts w:ascii="Times New Roman" w:eastAsia="Times New Roman" w:hAnsi="Times New Roman"/>
            <w:i/>
            <w:iCs/>
            <w:noProof/>
            <w:sz w:val="24"/>
          </w:rPr>
          <w:t>J Environ Econ Manage</w:t>
        </w:r>
        <w:r w:rsidRPr="000A79C8">
          <w:rPr>
            <w:rFonts w:ascii="Times New Roman" w:eastAsia="Times New Roman" w:hAnsi="Times New Roman"/>
            <w:noProof/>
            <w:sz w:val="24"/>
          </w:rPr>
          <w:t xml:space="preserve"> 2014. DOI:10.1016/j.jeem.2013.11.008.</w:t>
        </w:r>
      </w:moveTo>
    </w:p>
    <w:moveToRangeEnd w:id="557"/>
    <w:p w14:paraId="19ED1835"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ins w:id="559" w:author="Parks, Robbie M" w:date="2018-11-30T08:04:00Z">
        <w:r w:rsidRPr="000A79C8">
          <w:rPr>
            <w:rFonts w:ascii="Times New Roman" w:eastAsia="Times New Roman" w:hAnsi="Times New Roman"/>
            <w:noProof/>
            <w:sz w:val="24"/>
          </w:rPr>
          <w:t>28</w:t>
        </w:r>
      </w:ins>
      <w:moveToRangeStart w:id="560" w:author="Parks, Robbie M" w:date="2018-11-30T08:04:00Z" w:name="move531328397"/>
      <w:moveTo w:id="561" w:author="Parks, Robbie M" w:date="2018-11-30T08:04:00Z">
        <w:r w:rsidRPr="000A79C8">
          <w:rPr>
            <w:rFonts w:ascii="Times New Roman" w:eastAsia="Times New Roman" w:hAnsi="Times New Roman"/>
            <w:noProof/>
            <w:sz w:val="24"/>
          </w:rPr>
          <w:tab/>
          <w:t xml:space="preserve">Mares D. Climate change and levels of violence in socially disadvantaged neighborhood groups. </w:t>
        </w:r>
        <w:r w:rsidRPr="000A79C8">
          <w:rPr>
            <w:rFonts w:ascii="Times New Roman" w:eastAsia="Times New Roman" w:hAnsi="Times New Roman"/>
            <w:i/>
            <w:iCs/>
            <w:noProof/>
            <w:sz w:val="24"/>
          </w:rPr>
          <w:t>J Urban Heal</w:t>
        </w:r>
        <w:r w:rsidRPr="000A79C8">
          <w:rPr>
            <w:rFonts w:ascii="Times New Roman" w:eastAsia="Times New Roman" w:hAnsi="Times New Roman"/>
            <w:noProof/>
            <w:sz w:val="24"/>
          </w:rPr>
          <w:t xml:space="preserve"> 2013. DOI:10.1007/s11524-013-9791-1.</w:t>
        </w:r>
      </w:moveTo>
    </w:p>
    <w:moveToRangeEnd w:id="560"/>
    <w:p w14:paraId="37C66C3E"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ins w:id="562" w:author="Parks, Robbie M" w:date="2018-11-30T08:04:00Z">
        <w:r w:rsidRPr="000A79C8">
          <w:rPr>
            <w:rFonts w:ascii="Times New Roman" w:eastAsia="Times New Roman" w:hAnsi="Times New Roman"/>
            <w:noProof/>
            <w:sz w:val="24"/>
          </w:rPr>
          <w:t>29</w:t>
        </w:r>
      </w:ins>
      <w:moveToRangeStart w:id="563" w:author="Parks, Robbie M" w:date="2018-11-30T08:04:00Z" w:name="move531328398"/>
      <w:moveTo w:id="564" w:author="Parks, Robbie M" w:date="2018-11-30T08:04:00Z">
        <w:r w:rsidRPr="000A79C8">
          <w:rPr>
            <w:rFonts w:ascii="Times New Roman" w:eastAsia="Times New Roman" w:hAnsi="Times New Roman"/>
            <w:noProof/>
            <w:sz w:val="24"/>
          </w:rPr>
          <w:tab/>
          <w:t xml:space="preserve">Burke MB, Miguel E, Satyanath S, Dykema JA, Lobell DB. Warming increases the risk of civil war in Africa. </w:t>
        </w:r>
        <w:r w:rsidRPr="000A79C8">
          <w:rPr>
            <w:rFonts w:ascii="Times New Roman" w:eastAsia="Times New Roman" w:hAnsi="Times New Roman"/>
            <w:i/>
            <w:iCs/>
            <w:noProof/>
            <w:sz w:val="24"/>
          </w:rPr>
          <w:t>Proc Natl Acad Sci</w:t>
        </w:r>
        <w:r w:rsidRPr="000A79C8">
          <w:rPr>
            <w:rFonts w:ascii="Times New Roman" w:eastAsia="Times New Roman" w:hAnsi="Times New Roman"/>
            <w:noProof/>
            <w:sz w:val="24"/>
          </w:rPr>
          <w:t xml:space="preserve"> 2009. DOI:10.1073/pnas.0907998106.</w:t>
        </w:r>
      </w:moveTo>
    </w:p>
    <w:moveToRangeEnd w:id="563"/>
    <w:p w14:paraId="523348D6"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ins w:id="565" w:author="Parks, Robbie M" w:date="2018-11-30T08:04:00Z">
        <w:r w:rsidRPr="000A79C8">
          <w:rPr>
            <w:rFonts w:ascii="Times New Roman" w:eastAsia="Times New Roman" w:hAnsi="Times New Roman"/>
            <w:noProof/>
            <w:sz w:val="24"/>
          </w:rPr>
          <w:t>30</w:t>
        </w:r>
      </w:ins>
      <w:moveToRangeStart w:id="566" w:author="Parks, Robbie M" w:date="2018-11-30T08:04:00Z" w:name="move531328399"/>
      <w:moveTo w:id="567" w:author="Parks, Robbie M" w:date="2018-11-30T08:04:00Z">
        <w:r w:rsidRPr="000A79C8">
          <w:rPr>
            <w:rFonts w:ascii="Times New Roman" w:eastAsia="Times New Roman" w:hAnsi="Times New Roman"/>
            <w:noProof/>
            <w:sz w:val="24"/>
          </w:rPr>
          <w:tab/>
          <w:t xml:space="preserve">Hsiang SM, Burke M, Miguel E. Quantifying the Influence of Climate on Human Conflict. </w:t>
        </w:r>
        <w:r w:rsidRPr="000A79C8">
          <w:rPr>
            <w:rFonts w:ascii="Times New Roman" w:eastAsia="Times New Roman" w:hAnsi="Times New Roman"/>
            <w:i/>
            <w:iCs/>
            <w:noProof/>
            <w:sz w:val="24"/>
          </w:rPr>
          <w:t>Science (80- )</w:t>
        </w:r>
        <w:r w:rsidRPr="000A79C8">
          <w:rPr>
            <w:rFonts w:ascii="Times New Roman" w:eastAsia="Times New Roman" w:hAnsi="Times New Roman"/>
            <w:noProof/>
            <w:sz w:val="24"/>
          </w:rPr>
          <w:t xml:space="preserve"> 2013. DOI:10.1126/science.1235367.</w:t>
        </w:r>
      </w:moveTo>
    </w:p>
    <w:moveToRangeEnd w:id="566"/>
    <w:p w14:paraId="147E0A11"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ins w:id="568" w:author="Parks, Robbie M" w:date="2018-11-30T08:04:00Z">
        <w:r w:rsidRPr="000A79C8">
          <w:rPr>
            <w:rFonts w:ascii="Times New Roman" w:eastAsia="Times New Roman" w:hAnsi="Times New Roman"/>
            <w:noProof/>
            <w:sz w:val="24"/>
          </w:rPr>
          <w:t>31</w:t>
        </w:r>
      </w:ins>
      <w:moveToRangeStart w:id="569" w:author="Parks, Robbie M" w:date="2018-11-30T08:04:00Z" w:name="move531328400"/>
      <w:moveTo w:id="570" w:author="Parks, Robbie M" w:date="2018-11-30T08:04:00Z">
        <w:r w:rsidRPr="000A79C8">
          <w:rPr>
            <w:rFonts w:ascii="Times New Roman" w:eastAsia="Times New Roman" w:hAnsi="Times New Roman"/>
            <w:noProof/>
            <w:sz w:val="24"/>
          </w:rPr>
          <w:tab/>
          <w:t xml:space="preserve">Hsiang SM, Meng KC, Cane MA. Civil conflicts are associated with the global climate. </w:t>
        </w:r>
        <w:r w:rsidRPr="000A79C8">
          <w:rPr>
            <w:rFonts w:ascii="Times New Roman" w:eastAsia="Times New Roman" w:hAnsi="Times New Roman"/>
            <w:i/>
            <w:iCs/>
            <w:noProof/>
            <w:sz w:val="24"/>
          </w:rPr>
          <w:t>Nature</w:t>
        </w:r>
        <w:r w:rsidRPr="000A79C8">
          <w:rPr>
            <w:rFonts w:ascii="Times New Roman" w:eastAsia="Times New Roman" w:hAnsi="Times New Roman"/>
            <w:noProof/>
            <w:sz w:val="24"/>
          </w:rPr>
          <w:t xml:space="preserve"> 2011. DOI:10.1038/nature10311.</w:t>
        </w:r>
      </w:moveTo>
    </w:p>
    <w:moveToRangeEnd w:id="569"/>
    <w:p w14:paraId="4254FD3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ins w:id="571" w:author="Parks, Robbie M" w:date="2018-11-30T08:04:00Z">
        <w:r w:rsidRPr="000A79C8">
          <w:rPr>
            <w:rFonts w:ascii="Times New Roman" w:eastAsia="Times New Roman" w:hAnsi="Times New Roman"/>
            <w:noProof/>
            <w:sz w:val="24"/>
          </w:rPr>
          <w:lastRenderedPageBreak/>
          <w:t>32</w:t>
        </w:r>
      </w:ins>
      <w:moveToRangeStart w:id="572" w:author="Parks, Robbie M" w:date="2018-11-30T08:04:00Z" w:name="move531328401"/>
      <w:moveTo w:id="573" w:author="Parks, Robbie M" w:date="2018-11-30T08:04:00Z">
        <w:r w:rsidRPr="000A79C8">
          <w:rPr>
            <w:rFonts w:ascii="Times New Roman" w:eastAsia="Times New Roman" w:hAnsi="Times New Roman"/>
            <w:noProof/>
            <w:sz w:val="24"/>
          </w:rPr>
          <w:tab/>
          <w:t xml:space="preserve">O’Loughlin J, Witmer FDW, Linke AM, Laing A, Gettelman A, Dudhia J. Climate variability and conflict risk in East Africa, 1990-2009. </w:t>
        </w:r>
        <w:r w:rsidRPr="000A79C8">
          <w:rPr>
            <w:rFonts w:ascii="Times New Roman" w:eastAsia="Times New Roman" w:hAnsi="Times New Roman"/>
            <w:i/>
            <w:iCs/>
            <w:noProof/>
            <w:sz w:val="24"/>
          </w:rPr>
          <w:t>Proc Natl Acad Sci</w:t>
        </w:r>
        <w:r w:rsidRPr="000A79C8">
          <w:rPr>
            <w:rFonts w:ascii="Times New Roman" w:eastAsia="Times New Roman" w:hAnsi="Times New Roman"/>
            <w:noProof/>
            <w:sz w:val="24"/>
          </w:rPr>
          <w:t xml:space="preserve"> 2012. DOI:10.1073/pnas.1205130109.</w:t>
        </w:r>
      </w:moveTo>
    </w:p>
    <w:moveToRangeEnd w:id="572"/>
    <w:p w14:paraId="7419620C" w14:textId="77777777" w:rsidR="001B365D" w:rsidRPr="00636C9B" w:rsidRDefault="001B365D">
      <w:pPr>
        <w:widowControl w:val="0"/>
        <w:autoSpaceDE w:val="0"/>
        <w:autoSpaceDN w:val="0"/>
        <w:adjustRightInd w:val="0"/>
        <w:spacing w:line="240" w:lineRule="auto"/>
        <w:ind w:left="640" w:hanging="640"/>
        <w:rPr>
          <w:del w:id="574" w:author="Parks, Robbie M" w:date="2018-11-30T08:04:00Z"/>
          <w:rFonts w:ascii="Times New Roman" w:eastAsia="Times New Roman" w:hAnsi="Times New Roman"/>
          <w:noProof/>
          <w:sz w:val="24"/>
          <w:szCs w:val="24"/>
        </w:rPr>
      </w:pPr>
      <w:del w:id="575" w:author="Parks, Robbie M" w:date="2018-11-30T08:04:00Z">
        <w:r w:rsidRPr="00636C9B">
          <w:rPr>
            <w:rFonts w:ascii="Times New Roman" w:eastAsia="Times New Roman" w:hAnsi="Times New Roman"/>
            <w:noProof/>
            <w:sz w:val="24"/>
            <w:szCs w:val="24"/>
          </w:rPr>
          <w:delText>25</w:delText>
        </w:r>
        <w:r w:rsidRPr="00636C9B">
          <w:rPr>
            <w:rFonts w:ascii="Times New Roman" w:eastAsia="Times New Roman" w:hAnsi="Times New Roman"/>
            <w:noProof/>
            <w:sz w:val="24"/>
            <w:szCs w:val="24"/>
          </w:rPr>
          <w:tab/>
          <w:delText>Blangiardo M, Cameletti M, Baio G, Rue H. Spatial and spatio-temporal models with R-INLA. Spat. Spatiotemporal. Epidemiol. 2013. DOI:10.1016/j.sste.2013.07.003.</w:delText>
        </w:r>
      </w:del>
    </w:p>
    <w:p w14:paraId="0CD34F0A" w14:textId="77777777" w:rsidR="001B365D" w:rsidRPr="00636C9B" w:rsidRDefault="001B365D">
      <w:pPr>
        <w:widowControl w:val="0"/>
        <w:autoSpaceDE w:val="0"/>
        <w:autoSpaceDN w:val="0"/>
        <w:adjustRightInd w:val="0"/>
        <w:spacing w:line="240" w:lineRule="auto"/>
        <w:ind w:left="640" w:hanging="640"/>
        <w:rPr>
          <w:del w:id="576" w:author="Parks, Robbie M" w:date="2018-11-30T08:04:00Z"/>
          <w:rFonts w:ascii="Times New Roman" w:eastAsia="Times New Roman" w:hAnsi="Times New Roman"/>
          <w:noProof/>
          <w:sz w:val="24"/>
          <w:szCs w:val="24"/>
        </w:rPr>
      </w:pPr>
      <w:del w:id="577" w:author="Parks, Robbie M" w:date="2018-11-30T08:04:00Z">
        <w:r w:rsidRPr="00636C9B">
          <w:rPr>
            <w:rFonts w:ascii="Times New Roman" w:eastAsia="Times New Roman" w:hAnsi="Times New Roman"/>
            <w:noProof/>
            <w:sz w:val="24"/>
            <w:szCs w:val="24"/>
          </w:rPr>
          <w:delText>26</w:delText>
        </w:r>
        <w:r w:rsidRPr="00636C9B">
          <w:rPr>
            <w:rFonts w:ascii="Times New Roman" w:eastAsia="Times New Roman" w:hAnsi="Times New Roman"/>
            <w:noProof/>
            <w:sz w:val="24"/>
            <w:szCs w:val="24"/>
          </w:rPr>
          <w:tab/>
          <w:delText xml:space="preserve">Al-Harbi M, Yassin MF, Shams M Bin. Stochastic modeling of the impact of meteorological conditions on road traffic accidents. </w:delText>
        </w:r>
        <w:r w:rsidRPr="00636C9B">
          <w:rPr>
            <w:rFonts w:ascii="Times New Roman" w:eastAsia="Times New Roman" w:hAnsi="Times New Roman"/>
            <w:i/>
            <w:iCs/>
            <w:noProof/>
            <w:sz w:val="24"/>
            <w:szCs w:val="24"/>
          </w:rPr>
          <w:delText>Stoch Environ Res Risk Assess</w:delText>
        </w:r>
        <w:r w:rsidRPr="00636C9B">
          <w:rPr>
            <w:rFonts w:ascii="Times New Roman" w:eastAsia="Times New Roman" w:hAnsi="Times New Roman"/>
            <w:noProof/>
            <w:sz w:val="24"/>
            <w:szCs w:val="24"/>
          </w:rPr>
          <w:delText xml:space="preserve"> 2012. DOI:10.1007/s00477-012-0584-y.</w:delText>
        </w:r>
      </w:del>
    </w:p>
    <w:p w14:paraId="518365BF" w14:textId="218BDCAB" w:rsidR="000A79C8" w:rsidRPr="000A79C8" w:rsidRDefault="001B365D" w:rsidP="000A79C8">
      <w:pPr>
        <w:widowControl w:val="0"/>
        <w:autoSpaceDE w:val="0"/>
        <w:autoSpaceDN w:val="0"/>
        <w:adjustRightInd w:val="0"/>
        <w:spacing w:line="240" w:lineRule="auto"/>
        <w:ind w:left="640" w:hanging="640"/>
        <w:rPr>
          <w:ins w:id="578" w:author="Parks, Robbie M" w:date="2018-11-30T08:04:00Z"/>
          <w:rFonts w:ascii="Times New Roman" w:eastAsia="Times New Roman" w:hAnsi="Times New Roman"/>
          <w:noProof/>
          <w:sz w:val="24"/>
        </w:rPr>
      </w:pPr>
      <w:del w:id="579" w:author="Parks, Robbie M" w:date="2018-11-30T08:04:00Z">
        <w:r w:rsidRPr="00636C9B">
          <w:rPr>
            <w:rFonts w:ascii="Times New Roman" w:eastAsia="Times New Roman" w:hAnsi="Times New Roman"/>
            <w:noProof/>
            <w:sz w:val="24"/>
            <w:szCs w:val="24"/>
          </w:rPr>
          <w:delText>27</w:delText>
        </w:r>
        <w:r w:rsidRPr="00636C9B">
          <w:rPr>
            <w:rFonts w:ascii="Times New Roman" w:eastAsia="Times New Roman" w:hAnsi="Times New Roman"/>
            <w:noProof/>
            <w:sz w:val="24"/>
            <w:szCs w:val="24"/>
          </w:rPr>
          <w:tab/>
          <w:delText>Hohnsbein J, Piekarski C, Kampmann B, Noack T.</w:delText>
        </w:r>
      </w:del>
      <w:ins w:id="580" w:author="Parks, Robbie M" w:date="2018-11-30T08:04:00Z">
        <w:r w:rsidR="000A79C8" w:rsidRPr="000A79C8">
          <w:rPr>
            <w:rFonts w:ascii="Times New Roman" w:eastAsia="Times New Roman" w:hAnsi="Times New Roman"/>
            <w:noProof/>
            <w:sz w:val="24"/>
          </w:rPr>
          <w:t>33</w:t>
        </w:r>
        <w:r w:rsidR="000A79C8" w:rsidRPr="000A79C8">
          <w:rPr>
            <w:rFonts w:ascii="Times New Roman" w:eastAsia="Times New Roman" w:hAnsi="Times New Roman"/>
            <w:noProof/>
            <w:sz w:val="24"/>
          </w:rPr>
          <w:tab/>
          <w:t xml:space="preserve">Shah ND, Cruz-Lemini M, Stein E, Abraldes J, Altamirano J. Colder weather and fewer sunlight hours increase the weight of alcohol as a cause of cirrhosis worldwide. </w:t>
        </w:r>
        <w:r w:rsidR="000A79C8" w:rsidRPr="000A79C8">
          <w:rPr>
            <w:rFonts w:ascii="Times New Roman" w:eastAsia="Times New Roman" w:hAnsi="Times New Roman"/>
            <w:i/>
            <w:iCs/>
            <w:noProof/>
            <w:sz w:val="24"/>
          </w:rPr>
          <w:t>Gastroenterology</w:t>
        </w:r>
        <w:r w:rsidR="000A79C8" w:rsidRPr="000A79C8">
          <w:rPr>
            <w:rFonts w:ascii="Times New Roman" w:eastAsia="Times New Roman" w:hAnsi="Times New Roman"/>
            <w:noProof/>
            <w:sz w:val="24"/>
          </w:rPr>
          <w:t xml:space="preserve"> 2017.</w:t>
        </w:r>
      </w:ins>
    </w:p>
    <w:p w14:paraId="38E33BC2" w14:textId="77777777" w:rsidR="000A79C8" w:rsidRPr="000A79C8" w:rsidRDefault="000A79C8" w:rsidP="000A79C8">
      <w:pPr>
        <w:widowControl w:val="0"/>
        <w:autoSpaceDE w:val="0"/>
        <w:autoSpaceDN w:val="0"/>
        <w:adjustRightInd w:val="0"/>
        <w:spacing w:line="240" w:lineRule="auto"/>
        <w:ind w:left="640" w:hanging="640"/>
        <w:rPr>
          <w:ins w:id="581" w:author="Parks, Robbie M" w:date="2018-11-30T08:04:00Z"/>
          <w:rFonts w:ascii="Times New Roman" w:eastAsia="Times New Roman" w:hAnsi="Times New Roman"/>
          <w:noProof/>
          <w:sz w:val="24"/>
        </w:rPr>
      </w:pPr>
      <w:ins w:id="582" w:author="Parks, Robbie M" w:date="2018-11-30T08:04:00Z">
        <w:r w:rsidRPr="000A79C8">
          <w:rPr>
            <w:rFonts w:ascii="Times New Roman" w:eastAsia="Times New Roman" w:hAnsi="Times New Roman"/>
            <w:noProof/>
            <w:sz w:val="24"/>
          </w:rPr>
          <w:t>34</w:t>
        </w:r>
        <w:r w:rsidRPr="000A79C8">
          <w:rPr>
            <w:rFonts w:ascii="Times New Roman" w:eastAsia="Times New Roman" w:hAnsi="Times New Roman"/>
            <w:noProof/>
            <w:sz w:val="24"/>
          </w:rPr>
          <w:tab/>
          <w:t xml:space="preserve">Datla S, Sahu P, Roh H-J, Sharma S. A comprehensive analysis of the association of highway traffic with winter weather conditions. </w:t>
        </w:r>
        <w:r w:rsidRPr="000A79C8">
          <w:rPr>
            <w:rFonts w:ascii="Times New Roman" w:eastAsia="Times New Roman" w:hAnsi="Times New Roman"/>
            <w:i/>
            <w:iCs/>
            <w:noProof/>
            <w:sz w:val="24"/>
          </w:rPr>
          <w:t>Procedia - Soc Behav Sci</w:t>
        </w:r>
        <w:r w:rsidRPr="000A79C8">
          <w:rPr>
            <w:rFonts w:ascii="Times New Roman" w:eastAsia="Times New Roman" w:hAnsi="Times New Roman"/>
            <w:noProof/>
            <w:sz w:val="24"/>
          </w:rPr>
          <w:t xml:space="preserve"> 2013. DOI:10.1016/j.sbspro.2013.11.143.</w:t>
        </w:r>
      </w:ins>
    </w:p>
    <w:p w14:paraId="0078667C" w14:textId="77777777" w:rsidR="000A79C8" w:rsidRPr="000A79C8" w:rsidRDefault="000A79C8" w:rsidP="000A79C8">
      <w:pPr>
        <w:widowControl w:val="0"/>
        <w:autoSpaceDE w:val="0"/>
        <w:autoSpaceDN w:val="0"/>
        <w:adjustRightInd w:val="0"/>
        <w:spacing w:line="240" w:lineRule="auto"/>
        <w:ind w:left="640" w:hanging="640"/>
        <w:rPr>
          <w:ins w:id="583" w:author="Parks, Robbie M" w:date="2018-11-30T08:04:00Z"/>
          <w:rFonts w:ascii="Times New Roman" w:eastAsia="Times New Roman" w:hAnsi="Times New Roman"/>
          <w:noProof/>
          <w:sz w:val="24"/>
        </w:rPr>
      </w:pPr>
      <w:ins w:id="584" w:author="Parks, Robbie M" w:date="2018-11-30T08:04:00Z">
        <w:r w:rsidRPr="000A79C8">
          <w:rPr>
            <w:rFonts w:ascii="Times New Roman" w:eastAsia="Times New Roman" w:hAnsi="Times New Roman"/>
            <w:noProof/>
            <w:sz w:val="24"/>
          </w:rPr>
          <w:t>35</w:t>
        </w:r>
        <w:r w:rsidRPr="000A79C8">
          <w:rPr>
            <w:rFonts w:ascii="Times New Roman" w:eastAsia="Times New Roman" w:hAnsi="Times New Roman"/>
            <w:noProof/>
            <w:sz w:val="24"/>
          </w:rPr>
          <w:tab/>
          <w:t xml:space="preserve">Roh H-J, Sahu PK, Sharma S, Datla S, Mehran B. Statistical Investigations of Snowfall and Temperature Interaction with Passenger Car and Truck Traffic on Primary Highways in Canada. </w:t>
        </w:r>
        <w:r w:rsidRPr="000A79C8">
          <w:rPr>
            <w:rFonts w:ascii="Times New Roman" w:eastAsia="Times New Roman" w:hAnsi="Times New Roman"/>
            <w:i/>
            <w:iCs/>
            <w:noProof/>
            <w:sz w:val="24"/>
          </w:rPr>
          <w:t>J Cold Reg Eng</w:t>
        </w:r>
        <w:r w:rsidRPr="000A79C8">
          <w:rPr>
            <w:rFonts w:ascii="Times New Roman" w:eastAsia="Times New Roman" w:hAnsi="Times New Roman"/>
            <w:noProof/>
            <w:sz w:val="24"/>
          </w:rPr>
          <w:t xml:space="preserve"> 2016. DOI:10.1061/(ASCE)CR.1943-5495.0000099.</w:t>
        </w:r>
      </w:ins>
    </w:p>
    <w:p w14:paraId="260050D4" w14:textId="77777777" w:rsidR="000A79C8" w:rsidRPr="000A79C8" w:rsidRDefault="000A79C8" w:rsidP="000A79C8">
      <w:pPr>
        <w:widowControl w:val="0"/>
        <w:autoSpaceDE w:val="0"/>
        <w:autoSpaceDN w:val="0"/>
        <w:adjustRightInd w:val="0"/>
        <w:spacing w:line="240" w:lineRule="auto"/>
        <w:ind w:left="640" w:hanging="640"/>
        <w:rPr>
          <w:ins w:id="585" w:author="Parks, Robbie M" w:date="2018-11-30T08:04:00Z"/>
          <w:rFonts w:ascii="Times New Roman" w:eastAsia="Times New Roman" w:hAnsi="Times New Roman"/>
          <w:noProof/>
          <w:sz w:val="24"/>
        </w:rPr>
      </w:pPr>
      <w:ins w:id="586" w:author="Parks, Robbie M" w:date="2018-11-30T08:04:00Z">
        <w:r w:rsidRPr="000A79C8">
          <w:rPr>
            <w:rFonts w:ascii="Times New Roman" w:eastAsia="Times New Roman" w:hAnsi="Times New Roman"/>
            <w:noProof/>
            <w:sz w:val="24"/>
          </w:rPr>
          <w:t>36</w:t>
        </w:r>
        <w:r w:rsidRPr="000A79C8">
          <w:rPr>
            <w:rFonts w:ascii="Times New Roman" w:eastAsia="Times New Roman" w:hAnsi="Times New Roman"/>
            <w:noProof/>
            <w:sz w:val="24"/>
          </w:rPr>
          <w:tab/>
          <w:t xml:space="preserve">Roh H-J, Datla S, Sharma S. Effect of snow, temperature and their interaction on highway truck traffic. </w:t>
        </w:r>
        <w:r w:rsidRPr="000A79C8">
          <w:rPr>
            <w:rFonts w:ascii="Times New Roman" w:eastAsia="Times New Roman" w:hAnsi="Times New Roman"/>
            <w:i/>
            <w:iCs/>
            <w:noProof/>
            <w:sz w:val="24"/>
          </w:rPr>
          <w:t>J Transp Techn</w:t>
        </w:r>
        <w:r w:rsidRPr="000A79C8">
          <w:rPr>
            <w:rFonts w:ascii="Times New Roman" w:eastAsia="Times New Roman" w:hAnsi="Times New Roman"/>
            <w:noProof/>
            <w:sz w:val="24"/>
          </w:rPr>
          <w:t xml:space="preserve"> 2013. DOI:10.4236/jtts.2013.31003.</w:t>
        </w:r>
      </w:ins>
    </w:p>
    <w:p w14:paraId="7529AE2E" w14:textId="77777777" w:rsidR="000A79C8" w:rsidRPr="000A79C8" w:rsidRDefault="000A79C8" w:rsidP="000A79C8">
      <w:pPr>
        <w:widowControl w:val="0"/>
        <w:autoSpaceDE w:val="0"/>
        <w:autoSpaceDN w:val="0"/>
        <w:adjustRightInd w:val="0"/>
        <w:spacing w:line="240" w:lineRule="auto"/>
        <w:ind w:left="640" w:hanging="640"/>
        <w:rPr>
          <w:ins w:id="587" w:author="Parks, Robbie M" w:date="2018-11-30T08:04:00Z"/>
          <w:rFonts w:ascii="Times New Roman" w:eastAsia="Times New Roman" w:hAnsi="Times New Roman"/>
          <w:noProof/>
          <w:sz w:val="24"/>
        </w:rPr>
      </w:pPr>
      <w:ins w:id="588" w:author="Parks, Robbie M" w:date="2018-11-30T08:04:00Z">
        <w:r w:rsidRPr="000A79C8">
          <w:rPr>
            <w:rFonts w:ascii="Times New Roman" w:eastAsia="Times New Roman" w:hAnsi="Times New Roman"/>
            <w:noProof/>
            <w:sz w:val="24"/>
          </w:rPr>
          <w:t>37</w:t>
        </w:r>
        <w:r w:rsidRPr="000A79C8">
          <w:rPr>
            <w:rFonts w:ascii="Times New Roman" w:eastAsia="Times New Roman" w:hAnsi="Times New Roman"/>
            <w:noProof/>
            <w:sz w:val="24"/>
          </w:rPr>
          <w:tab/>
          <w:t xml:space="preserve">Roh HJ, Sharma S, Sahu PK. Modeling snow and cold effects for classified highway traffic volumes. </w:t>
        </w:r>
        <w:r w:rsidRPr="000A79C8">
          <w:rPr>
            <w:rFonts w:ascii="Times New Roman" w:eastAsia="Times New Roman" w:hAnsi="Times New Roman"/>
            <w:i/>
            <w:iCs/>
            <w:noProof/>
            <w:sz w:val="24"/>
          </w:rPr>
          <w:t>KSCE J Civ Eng</w:t>
        </w:r>
        <w:r w:rsidRPr="000A79C8">
          <w:rPr>
            <w:rFonts w:ascii="Times New Roman" w:eastAsia="Times New Roman" w:hAnsi="Times New Roman"/>
            <w:noProof/>
            <w:sz w:val="24"/>
          </w:rPr>
          <w:t xml:space="preserve"> 2016. DOI:10.1007/s12205-015-0236-0.</w:t>
        </w:r>
      </w:ins>
    </w:p>
    <w:p w14:paraId="5B0C05E5" w14:textId="77777777" w:rsidR="000A79C8" w:rsidRPr="000A79C8" w:rsidRDefault="000A79C8" w:rsidP="000A79C8">
      <w:pPr>
        <w:widowControl w:val="0"/>
        <w:autoSpaceDE w:val="0"/>
        <w:autoSpaceDN w:val="0"/>
        <w:adjustRightInd w:val="0"/>
        <w:spacing w:line="240" w:lineRule="auto"/>
        <w:ind w:left="640" w:hanging="640"/>
        <w:rPr>
          <w:ins w:id="589" w:author="Parks, Robbie M" w:date="2018-11-30T08:04:00Z"/>
          <w:rFonts w:ascii="Times New Roman" w:eastAsia="Times New Roman" w:hAnsi="Times New Roman"/>
          <w:noProof/>
          <w:sz w:val="24"/>
        </w:rPr>
      </w:pPr>
      <w:ins w:id="590" w:author="Parks, Robbie M" w:date="2018-11-30T08:04:00Z">
        <w:r w:rsidRPr="000A79C8">
          <w:rPr>
            <w:rFonts w:ascii="Times New Roman" w:eastAsia="Times New Roman" w:hAnsi="Times New Roman"/>
            <w:noProof/>
            <w:sz w:val="24"/>
          </w:rPr>
          <w:t>38</w:t>
        </w:r>
        <w:r w:rsidRPr="000A79C8">
          <w:rPr>
            <w:rFonts w:ascii="Times New Roman" w:eastAsia="Times New Roman" w:hAnsi="Times New Roman"/>
            <w:noProof/>
            <w:sz w:val="24"/>
          </w:rPr>
          <w:tab/>
          <w:t xml:space="preserve">Daanen HAM, Van De Vliert E, Huang X. Driving performance in cold, warm, and thermoneutral environments. </w:t>
        </w:r>
        <w:r w:rsidRPr="000A79C8">
          <w:rPr>
            <w:rFonts w:ascii="Times New Roman" w:eastAsia="Times New Roman" w:hAnsi="Times New Roman"/>
            <w:i/>
            <w:iCs/>
            <w:noProof/>
            <w:sz w:val="24"/>
          </w:rPr>
          <w:t>Appl Ergon</w:t>
        </w:r>
        <w:r w:rsidRPr="000A79C8">
          <w:rPr>
            <w:rFonts w:ascii="Times New Roman" w:eastAsia="Times New Roman" w:hAnsi="Times New Roman"/>
            <w:noProof/>
            <w:sz w:val="24"/>
          </w:rPr>
          <w:t xml:space="preserve"> 2003. DOI:10.1016/S0003-6870(03)00055-3.</w:t>
        </w:r>
      </w:ins>
    </w:p>
    <w:p w14:paraId="774B0911" w14:textId="77777777" w:rsidR="000A79C8" w:rsidRPr="000A79C8" w:rsidRDefault="000A79C8" w:rsidP="000A79C8">
      <w:pPr>
        <w:widowControl w:val="0"/>
        <w:autoSpaceDE w:val="0"/>
        <w:autoSpaceDN w:val="0"/>
        <w:adjustRightInd w:val="0"/>
        <w:spacing w:line="240" w:lineRule="auto"/>
        <w:ind w:left="640" w:hanging="640"/>
        <w:rPr>
          <w:ins w:id="591" w:author="Parks, Robbie M" w:date="2018-11-30T08:04:00Z"/>
          <w:rFonts w:ascii="Times New Roman" w:eastAsia="Times New Roman" w:hAnsi="Times New Roman"/>
          <w:noProof/>
          <w:sz w:val="24"/>
        </w:rPr>
      </w:pPr>
      <w:ins w:id="592" w:author="Parks, Robbie M" w:date="2018-11-30T08:04:00Z">
        <w:r w:rsidRPr="000A79C8">
          <w:rPr>
            <w:rFonts w:ascii="Times New Roman" w:eastAsia="Times New Roman" w:hAnsi="Times New Roman"/>
            <w:noProof/>
            <w:sz w:val="24"/>
          </w:rPr>
          <w:t>39</w:t>
        </w:r>
        <w:r w:rsidRPr="000A79C8">
          <w:rPr>
            <w:rFonts w:ascii="Times New Roman" w:eastAsia="Times New Roman" w:hAnsi="Times New Roman"/>
            <w:noProof/>
            <w:sz w:val="24"/>
          </w:rPr>
          <w:tab/>
          <w:t xml:space="preserve">Zlatoper TJ. Determinants of motor vehicle deaths in the United States: A cross-sectional analysis. </w:t>
        </w:r>
        <w:r w:rsidRPr="000A79C8">
          <w:rPr>
            <w:rFonts w:ascii="Times New Roman" w:eastAsia="Times New Roman" w:hAnsi="Times New Roman"/>
            <w:i/>
            <w:iCs/>
            <w:noProof/>
            <w:sz w:val="24"/>
          </w:rPr>
          <w:t>Accid Anal Prev</w:t>
        </w:r>
        <w:r w:rsidRPr="000A79C8">
          <w:rPr>
            <w:rFonts w:ascii="Times New Roman" w:eastAsia="Times New Roman" w:hAnsi="Times New Roman"/>
            <w:noProof/>
            <w:sz w:val="24"/>
          </w:rPr>
          <w:t xml:space="preserve"> 1991. DOI:10.1016/0001-4575(91)90062-A.</w:t>
        </w:r>
      </w:ins>
    </w:p>
    <w:p w14:paraId="14A7BA14" w14:textId="77777777" w:rsidR="000A79C8" w:rsidRPr="000A79C8" w:rsidRDefault="000A79C8" w:rsidP="000A79C8">
      <w:pPr>
        <w:widowControl w:val="0"/>
        <w:autoSpaceDE w:val="0"/>
        <w:autoSpaceDN w:val="0"/>
        <w:adjustRightInd w:val="0"/>
        <w:spacing w:line="240" w:lineRule="auto"/>
        <w:ind w:left="640" w:hanging="640"/>
        <w:rPr>
          <w:ins w:id="593" w:author="Parks, Robbie M" w:date="2018-11-30T08:04:00Z"/>
          <w:rFonts w:ascii="Times New Roman" w:eastAsia="Times New Roman" w:hAnsi="Times New Roman"/>
          <w:noProof/>
          <w:sz w:val="24"/>
        </w:rPr>
      </w:pPr>
      <w:ins w:id="594" w:author="Parks, Robbie M" w:date="2018-11-30T08:04:00Z">
        <w:r w:rsidRPr="000A79C8">
          <w:rPr>
            <w:rFonts w:ascii="Times New Roman" w:eastAsia="Times New Roman" w:hAnsi="Times New Roman"/>
            <w:noProof/>
            <w:sz w:val="24"/>
          </w:rPr>
          <w:t>40</w:t>
        </w:r>
        <w:r w:rsidRPr="000A79C8">
          <w:rPr>
            <w:rFonts w:ascii="Times New Roman" w:eastAsia="Times New Roman" w:hAnsi="Times New Roman"/>
            <w:noProof/>
            <w:sz w:val="24"/>
          </w:rPr>
          <w:tab/>
          <w:t>Mackie RR, Hanlon JF. O. A study of the combined effects of extented driving and heat stress on driver arousal and performance. In: Symposium on relationships among theory, physiological correlates, and operational performance. 1976. DOI:10.1007/978-1-4684-2529-1_25.</w:t>
        </w:r>
      </w:ins>
    </w:p>
    <w:p w14:paraId="019A5022" w14:textId="7B766F0F"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ins w:id="595" w:author="Parks, Robbie M" w:date="2018-11-30T08:04:00Z">
        <w:r w:rsidRPr="000A79C8">
          <w:rPr>
            <w:rFonts w:ascii="Times New Roman" w:eastAsia="Times New Roman" w:hAnsi="Times New Roman"/>
            <w:noProof/>
            <w:sz w:val="24"/>
          </w:rPr>
          <w:t>41</w:t>
        </w:r>
        <w:r w:rsidRPr="000A79C8">
          <w:rPr>
            <w:rFonts w:ascii="Times New Roman" w:eastAsia="Times New Roman" w:hAnsi="Times New Roman"/>
            <w:noProof/>
            <w:sz w:val="24"/>
          </w:rPr>
          <w:tab/>
          <w:t>Wyon DP, Wyon I, Norin F.</w:t>
        </w:r>
      </w:ins>
      <w:r w:rsidRPr="000A79C8">
        <w:rPr>
          <w:rFonts w:ascii="Times New Roman" w:eastAsia="Times New Roman" w:hAnsi="Times New Roman"/>
          <w:noProof/>
          <w:sz w:val="24"/>
        </w:rPr>
        <w:t xml:space="preserve"> Effects of </w:t>
      </w:r>
      <w:ins w:id="596" w:author="Parks, Robbie M" w:date="2018-11-30T08:04:00Z">
        <w:r w:rsidRPr="000A79C8">
          <w:rPr>
            <w:rFonts w:ascii="Times New Roman" w:eastAsia="Times New Roman" w:hAnsi="Times New Roman"/>
            <w:noProof/>
            <w:sz w:val="24"/>
          </w:rPr>
          <w:t xml:space="preserve">moderate </w:t>
        </w:r>
      </w:ins>
      <w:r w:rsidRPr="000A79C8">
        <w:rPr>
          <w:rFonts w:ascii="Times New Roman" w:eastAsia="Times New Roman" w:hAnsi="Times New Roman"/>
          <w:noProof/>
          <w:sz w:val="24"/>
        </w:rPr>
        <w:t xml:space="preserve">heat </w:t>
      </w:r>
      <w:ins w:id="597" w:author="Parks, Robbie M" w:date="2018-11-30T08:04:00Z">
        <w:r w:rsidRPr="000A79C8">
          <w:rPr>
            <w:rFonts w:ascii="Times New Roman" w:eastAsia="Times New Roman" w:hAnsi="Times New Roman"/>
            <w:noProof/>
            <w:sz w:val="24"/>
          </w:rPr>
          <w:t xml:space="preserve">stress </w:t>
        </w:r>
      </w:ins>
      <w:r w:rsidRPr="000A79C8">
        <w:rPr>
          <w:rFonts w:ascii="Times New Roman" w:eastAsia="Times New Roman" w:hAnsi="Times New Roman"/>
          <w:noProof/>
          <w:sz w:val="24"/>
        </w:rPr>
        <w:t xml:space="preserve">on </w:t>
      </w:r>
      <w:del w:id="598" w:author="Parks, Robbie M" w:date="2018-11-30T08:04:00Z">
        <w:r w:rsidR="001B365D" w:rsidRPr="00636C9B">
          <w:rPr>
            <w:rFonts w:ascii="Times New Roman" w:eastAsia="Times New Roman" w:hAnsi="Times New Roman"/>
            <w:noProof/>
            <w:sz w:val="24"/>
            <w:szCs w:val="24"/>
          </w:rPr>
          <w:delText>visual acuity</w:delText>
        </w:r>
      </w:del>
      <w:ins w:id="599" w:author="Parks, Robbie M" w:date="2018-11-30T08:04:00Z">
        <w:r w:rsidRPr="000A79C8">
          <w:rPr>
            <w:rFonts w:ascii="Times New Roman" w:eastAsia="Times New Roman" w:hAnsi="Times New Roman"/>
            <w:noProof/>
            <w:sz w:val="24"/>
          </w:rPr>
          <w:t>driver vigilance in a moving vehicle</w:t>
        </w:r>
      </w:ins>
      <w:r w:rsidRPr="000A79C8">
        <w:rPr>
          <w:rFonts w:ascii="Times New Roman" w:eastAsia="Times New Roman" w:hAnsi="Times New Roman"/>
          <w:noProof/>
          <w:sz w:val="24"/>
        </w:rPr>
        <w:t xml:space="preserve">. </w:t>
      </w:r>
      <w:r w:rsidRPr="000A79C8">
        <w:rPr>
          <w:rFonts w:ascii="Times New Roman" w:eastAsia="Times New Roman" w:hAnsi="Times New Roman"/>
          <w:i/>
          <w:iCs/>
          <w:noProof/>
          <w:sz w:val="24"/>
        </w:rPr>
        <w:t>Ergonomics</w:t>
      </w:r>
      <w:r w:rsidRPr="000A79C8">
        <w:rPr>
          <w:rFonts w:ascii="Times New Roman" w:eastAsia="Times New Roman" w:hAnsi="Times New Roman"/>
          <w:noProof/>
          <w:sz w:val="24"/>
        </w:rPr>
        <w:t xml:space="preserve"> 19</w:t>
      </w:r>
      <w:del w:id="600" w:author="Parks, Robbie M" w:date="2018-11-30T08:04:00Z">
        <w:r w:rsidR="001B365D" w:rsidRPr="00636C9B">
          <w:rPr>
            <w:rFonts w:ascii="Times New Roman" w:eastAsia="Times New Roman" w:hAnsi="Times New Roman"/>
            <w:noProof/>
            <w:sz w:val="24"/>
            <w:szCs w:val="24"/>
          </w:rPr>
          <w:delText>84</w:delText>
        </w:r>
      </w:del>
      <w:ins w:id="601" w:author="Parks, Robbie M" w:date="2018-11-30T08:04:00Z">
        <w:r w:rsidRPr="000A79C8">
          <w:rPr>
            <w:rFonts w:ascii="Times New Roman" w:eastAsia="Times New Roman" w:hAnsi="Times New Roman"/>
            <w:noProof/>
            <w:sz w:val="24"/>
          </w:rPr>
          <w:t>96</w:t>
        </w:r>
      </w:ins>
      <w:r w:rsidRPr="000A79C8">
        <w:rPr>
          <w:rFonts w:ascii="Times New Roman" w:eastAsia="Times New Roman" w:hAnsi="Times New Roman"/>
          <w:noProof/>
          <w:sz w:val="24"/>
        </w:rPr>
        <w:t>. DOI:10.1080/0014013</w:t>
      </w:r>
      <w:del w:id="602" w:author="Parks, Robbie M" w:date="2018-11-30T08:04:00Z">
        <w:r w:rsidR="001B365D" w:rsidRPr="00636C9B">
          <w:rPr>
            <w:rFonts w:ascii="Times New Roman" w:eastAsia="Times New Roman" w:hAnsi="Times New Roman"/>
            <w:noProof/>
            <w:sz w:val="24"/>
            <w:szCs w:val="24"/>
          </w:rPr>
          <w:delText>84</w:delText>
        </w:r>
      </w:del>
      <w:ins w:id="603" w:author="Parks, Robbie M" w:date="2018-11-30T08:04:00Z">
        <w:r w:rsidRPr="000A79C8">
          <w:rPr>
            <w:rFonts w:ascii="Times New Roman" w:eastAsia="Times New Roman" w:hAnsi="Times New Roman"/>
            <w:noProof/>
            <w:sz w:val="24"/>
          </w:rPr>
          <w:t>96</w:t>
        </w:r>
      </w:ins>
      <w:r w:rsidRPr="000A79C8">
        <w:rPr>
          <w:rFonts w:ascii="Times New Roman" w:eastAsia="Times New Roman" w:hAnsi="Times New Roman"/>
          <w:noProof/>
          <w:sz w:val="24"/>
        </w:rPr>
        <w:t>0896</w:t>
      </w:r>
      <w:ins w:id="604" w:author="Parks, Robbie M" w:date="2018-11-30T08:04:00Z">
        <w:r w:rsidRPr="000A79C8">
          <w:rPr>
            <w:rFonts w:ascii="Times New Roman" w:eastAsia="Times New Roman" w:hAnsi="Times New Roman"/>
            <w:noProof/>
            <w:sz w:val="24"/>
          </w:rPr>
          <w:t>44</w:t>
        </w:r>
      </w:ins>
      <w:r w:rsidRPr="000A79C8">
        <w:rPr>
          <w:rFonts w:ascii="Times New Roman" w:eastAsia="Times New Roman" w:hAnsi="Times New Roman"/>
          <w:noProof/>
          <w:sz w:val="24"/>
        </w:rPr>
        <w:t>3</w:t>
      </w:r>
      <w:del w:id="605" w:author="Parks, Robbie M" w:date="2018-11-30T08:04:00Z">
        <w:r w:rsidR="001B365D" w:rsidRPr="00636C9B">
          <w:rPr>
            <w:rFonts w:ascii="Times New Roman" w:eastAsia="Times New Roman" w:hAnsi="Times New Roman"/>
            <w:noProof/>
            <w:sz w:val="24"/>
            <w:szCs w:val="24"/>
          </w:rPr>
          <w:delText>605</w:delText>
        </w:r>
      </w:del>
      <w:ins w:id="606" w:author="Parks, Robbie M" w:date="2018-11-30T08:04:00Z">
        <w:r w:rsidRPr="000A79C8">
          <w:rPr>
            <w:rFonts w:ascii="Times New Roman" w:eastAsia="Times New Roman" w:hAnsi="Times New Roman"/>
            <w:noProof/>
            <w:sz w:val="24"/>
          </w:rPr>
          <w:t>4</w:t>
        </w:r>
      </w:ins>
      <w:r w:rsidRPr="000A79C8">
        <w:rPr>
          <w:rFonts w:ascii="Times New Roman" w:eastAsia="Times New Roman" w:hAnsi="Times New Roman"/>
          <w:noProof/>
          <w:sz w:val="24"/>
        </w:rPr>
        <w:t>.</w:t>
      </w:r>
    </w:p>
    <w:p w14:paraId="098F9EB8" w14:textId="77777777" w:rsidR="001B365D" w:rsidRPr="00636C9B" w:rsidRDefault="001B365D">
      <w:pPr>
        <w:widowControl w:val="0"/>
        <w:autoSpaceDE w:val="0"/>
        <w:autoSpaceDN w:val="0"/>
        <w:adjustRightInd w:val="0"/>
        <w:spacing w:line="240" w:lineRule="auto"/>
        <w:ind w:left="640" w:hanging="640"/>
        <w:rPr>
          <w:del w:id="607" w:author="Parks, Robbie M" w:date="2018-11-30T08:04:00Z"/>
          <w:rFonts w:ascii="Times New Roman" w:eastAsia="Times New Roman" w:hAnsi="Times New Roman"/>
          <w:noProof/>
          <w:sz w:val="24"/>
          <w:szCs w:val="24"/>
        </w:rPr>
      </w:pPr>
      <w:del w:id="608" w:author="Parks, Robbie M" w:date="2018-11-30T08:04:00Z">
        <w:r w:rsidRPr="00636C9B">
          <w:rPr>
            <w:rFonts w:ascii="Times New Roman" w:eastAsia="Times New Roman" w:hAnsi="Times New Roman"/>
            <w:noProof/>
            <w:sz w:val="24"/>
            <w:szCs w:val="24"/>
          </w:rPr>
          <w:delText>28</w:delText>
        </w:r>
        <w:r w:rsidRPr="00636C9B">
          <w:rPr>
            <w:rFonts w:ascii="Times New Roman" w:eastAsia="Times New Roman" w:hAnsi="Times New Roman"/>
            <w:noProof/>
            <w:sz w:val="24"/>
            <w:szCs w:val="24"/>
          </w:rPr>
          <w:tab/>
          <w:delText xml:space="preserve">Kramarow E, Chen L-H, Hedegaard H, Warner M. Deaths From Unintentional Injury Among Adults Aged 65 and Over: United States, 2000–2013. </w:delText>
        </w:r>
        <w:r w:rsidRPr="00636C9B">
          <w:rPr>
            <w:rFonts w:ascii="Times New Roman" w:eastAsia="Times New Roman" w:hAnsi="Times New Roman"/>
            <w:i/>
            <w:iCs/>
            <w:noProof/>
            <w:sz w:val="24"/>
            <w:szCs w:val="24"/>
          </w:rPr>
          <w:delText>Natl Cent Heal Stat Data Br</w:delText>
        </w:r>
        <w:r w:rsidRPr="00636C9B">
          <w:rPr>
            <w:rFonts w:ascii="Times New Roman" w:eastAsia="Times New Roman" w:hAnsi="Times New Roman"/>
            <w:noProof/>
            <w:sz w:val="24"/>
            <w:szCs w:val="24"/>
          </w:rPr>
          <w:delText xml:space="preserve"> 2015.</w:delText>
        </w:r>
      </w:del>
    </w:p>
    <w:p w14:paraId="65C8AD84" w14:textId="77777777" w:rsidR="001B365D" w:rsidRPr="00636C9B" w:rsidRDefault="001B365D">
      <w:pPr>
        <w:widowControl w:val="0"/>
        <w:autoSpaceDE w:val="0"/>
        <w:autoSpaceDN w:val="0"/>
        <w:adjustRightInd w:val="0"/>
        <w:spacing w:line="240" w:lineRule="auto"/>
        <w:ind w:left="640" w:hanging="640"/>
        <w:rPr>
          <w:del w:id="609" w:author="Parks, Robbie M" w:date="2018-11-30T08:04:00Z"/>
          <w:rFonts w:ascii="Times New Roman" w:eastAsia="Times New Roman" w:hAnsi="Times New Roman"/>
          <w:noProof/>
          <w:sz w:val="24"/>
          <w:szCs w:val="24"/>
        </w:rPr>
      </w:pPr>
      <w:del w:id="610" w:author="Parks, Robbie M" w:date="2018-11-30T08:04:00Z">
        <w:r w:rsidRPr="00636C9B">
          <w:rPr>
            <w:rFonts w:ascii="Times New Roman" w:eastAsia="Times New Roman" w:hAnsi="Times New Roman"/>
            <w:noProof/>
            <w:sz w:val="24"/>
            <w:szCs w:val="24"/>
          </w:rPr>
          <w:delText>29</w:delText>
        </w:r>
        <w:r w:rsidRPr="00636C9B">
          <w:rPr>
            <w:rFonts w:ascii="Times New Roman" w:eastAsia="Times New Roman" w:hAnsi="Times New Roman"/>
            <w:noProof/>
            <w:sz w:val="24"/>
            <w:szCs w:val="24"/>
          </w:rPr>
          <w:tab/>
          <w:delText>Stevens JA, Rudd RA. Circumstances and contributing causes of fall deaths among persons aged 65 and older: United States, 2010. J. Am. Geriatr. Soc. 2014. DOI:10.1111/jgs.12702.</w:delText>
        </w:r>
      </w:del>
    </w:p>
    <w:p w14:paraId="1800EB0A" w14:textId="5EB59564" w:rsidR="000A79C8" w:rsidRPr="000A79C8" w:rsidRDefault="001B365D" w:rsidP="000A79C8">
      <w:pPr>
        <w:widowControl w:val="0"/>
        <w:autoSpaceDE w:val="0"/>
        <w:autoSpaceDN w:val="0"/>
        <w:adjustRightInd w:val="0"/>
        <w:spacing w:line="240" w:lineRule="auto"/>
        <w:ind w:left="640" w:hanging="640"/>
        <w:rPr>
          <w:ins w:id="611" w:author="Parks, Robbie M" w:date="2018-11-30T08:04:00Z"/>
          <w:rFonts w:ascii="Times New Roman" w:eastAsia="Times New Roman" w:hAnsi="Times New Roman"/>
          <w:noProof/>
          <w:sz w:val="24"/>
        </w:rPr>
      </w:pPr>
      <w:del w:id="612" w:author="Parks, Robbie M" w:date="2018-11-30T08:04:00Z">
        <w:r w:rsidRPr="00636C9B">
          <w:rPr>
            <w:rFonts w:ascii="Times New Roman" w:eastAsia="Times New Roman" w:hAnsi="Times New Roman"/>
            <w:noProof/>
            <w:sz w:val="24"/>
            <w:szCs w:val="24"/>
          </w:rPr>
          <w:delText>30</w:delText>
        </w:r>
      </w:del>
      <w:ins w:id="613" w:author="Parks, Robbie M" w:date="2018-11-30T08:04:00Z">
        <w:r w:rsidR="000A79C8" w:rsidRPr="000A79C8">
          <w:rPr>
            <w:rFonts w:ascii="Times New Roman" w:eastAsia="Times New Roman" w:hAnsi="Times New Roman"/>
            <w:noProof/>
            <w:sz w:val="24"/>
          </w:rPr>
          <w:t>42</w:t>
        </w:r>
        <w:r w:rsidR="000A79C8" w:rsidRPr="000A79C8">
          <w:rPr>
            <w:rFonts w:ascii="Times New Roman" w:eastAsia="Times New Roman" w:hAnsi="Times New Roman"/>
            <w:noProof/>
            <w:sz w:val="24"/>
          </w:rPr>
          <w:tab/>
          <w:t xml:space="preserve">Voas RB, Torres P, Romano E, Lacey JH. Alcohol-Related Risk of Driver Fatalities: An Update Using 2007 Data. </w:t>
        </w:r>
        <w:r w:rsidR="000A79C8" w:rsidRPr="000A79C8">
          <w:rPr>
            <w:rFonts w:ascii="Times New Roman" w:eastAsia="Times New Roman" w:hAnsi="Times New Roman"/>
            <w:i/>
            <w:iCs/>
            <w:noProof/>
            <w:sz w:val="24"/>
          </w:rPr>
          <w:t>J Stud Alcohol Drugs</w:t>
        </w:r>
        <w:r w:rsidR="000A79C8" w:rsidRPr="000A79C8">
          <w:rPr>
            <w:rFonts w:ascii="Times New Roman" w:eastAsia="Times New Roman" w:hAnsi="Times New Roman"/>
            <w:noProof/>
            <w:sz w:val="24"/>
          </w:rPr>
          <w:t xml:space="preserve"> 2012. DOI:10.15288/jsad.2012.73.341.</w:t>
        </w:r>
      </w:ins>
    </w:p>
    <w:p w14:paraId="7645AB6F"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ins w:id="614" w:author="Parks, Robbie M" w:date="2018-11-30T08:04:00Z">
        <w:r w:rsidRPr="000A79C8">
          <w:rPr>
            <w:rFonts w:ascii="Times New Roman" w:eastAsia="Times New Roman" w:hAnsi="Times New Roman"/>
            <w:noProof/>
            <w:sz w:val="24"/>
          </w:rPr>
          <w:t>43</w:t>
        </w:r>
      </w:ins>
      <w:r w:rsidRPr="000A79C8">
        <w:rPr>
          <w:rFonts w:ascii="Times New Roman" w:eastAsia="Times New Roman" w:hAnsi="Times New Roman"/>
          <w:noProof/>
          <w:sz w:val="24"/>
        </w:rPr>
        <w:tab/>
        <w:t>Ambrose AF, Paul G, Hausdorff JM. Risk factors for falls among older adults: A review of the literature. Maturitas. 2013. DOI:10.1016/j.maturitas.2013.02.009.</w:t>
      </w:r>
    </w:p>
    <w:p w14:paraId="69CEADA1" w14:textId="77310181" w:rsidR="000A79C8" w:rsidRPr="000A79C8" w:rsidRDefault="001B365D" w:rsidP="000A79C8">
      <w:pPr>
        <w:widowControl w:val="0"/>
        <w:autoSpaceDE w:val="0"/>
        <w:autoSpaceDN w:val="0"/>
        <w:adjustRightInd w:val="0"/>
        <w:spacing w:line="240" w:lineRule="auto"/>
        <w:ind w:left="640" w:hanging="640"/>
        <w:rPr>
          <w:ins w:id="615" w:author="Parks, Robbie M" w:date="2018-11-30T08:04:00Z"/>
          <w:rFonts w:ascii="Times New Roman" w:eastAsia="Times New Roman" w:hAnsi="Times New Roman"/>
          <w:noProof/>
          <w:sz w:val="24"/>
        </w:rPr>
      </w:pPr>
      <w:del w:id="616" w:author="Parks, Robbie M" w:date="2018-11-30T08:04:00Z">
        <w:r w:rsidRPr="00636C9B">
          <w:rPr>
            <w:rFonts w:ascii="Times New Roman" w:eastAsia="Times New Roman" w:hAnsi="Times New Roman"/>
            <w:noProof/>
            <w:sz w:val="24"/>
            <w:szCs w:val="24"/>
          </w:rPr>
          <w:delText>31</w:delText>
        </w:r>
      </w:del>
      <w:ins w:id="617" w:author="Parks, Robbie M" w:date="2018-11-30T08:04:00Z">
        <w:r w:rsidR="000A79C8" w:rsidRPr="000A79C8">
          <w:rPr>
            <w:rFonts w:ascii="Times New Roman" w:eastAsia="Times New Roman" w:hAnsi="Times New Roman"/>
            <w:noProof/>
            <w:sz w:val="24"/>
          </w:rPr>
          <w:t>44</w:t>
        </w:r>
        <w:r w:rsidR="000A79C8" w:rsidRPr="000A79C8">
          <w:rPr>
            <w:rFonts w:ascii="Times New Roman" w:eastAsia="Times New Roman" w:hAnsi="Times New Roman"/>
            <w:noProof/>
            <w:sz w:val="24"/>
          </w:rPr>
          <w:tab/>
          <w:t xml:space="preserve">Kelsey JL, Berry SD, Procter-Gray E, </w:t>
        </w:r>
        <w:r w:rsidR="000A79C8" w:rsidRPr="000A79C8">
          <w:rPr>
            <w:rFonts w:ascii="Times New Roman" w:eastAsia="Times New Roman" w:hAnsi="Times New Roman"/>
            <w:i/>
            <w:iCs/>
            <w:noProof/>
            <w:sz w:val="24"/>
          </w:rPr>
          <w:t>et al.</w:t>
        </w:r>
        <w:r w:rsidR="000A79C8" w:rsidRPr="000A79C8">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000A79C8" w:rsidRPr="000A79C8">
          <w:rPr>
            <w:rFonts w:ascii="Times New Roman" w:eastAsia="Times New Roman" w:hAnsi="Times New Roman"/>
            <w:i/>
            <w:iCs/>
            <w:noProof/>
            <w:sz w:val="24"/>
          </w:rPr>
          <w:t>J Am Geriatr Soc</w:t>
        </w:r>
        <w:r w:rsidR="000A79C8" w:rsidRPr="000A79C8">
          <w:rPr>
            <w:rFonts w:ascii="Times New Roman" w:eastAsia="Times New Roman" w:hAnsi="Times New Roman"/>
            <w:noProof/>
            <w:sz w:val="24"/>
          </w:rPr>
          <w:t xml:space="preserve"> 2010. DOI:10.1111/j.1532-5415.2010.03062.x.</w:t>
        </w:r>
      </w:ins>
    </w:p>
    <w:p w14:paraId="38E7FC17"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ins w:id="618" w:author="Parks, Robbie M" w:date="2018-11-30T08:04:00Z">
        <w:r w:rsidRPr="000A79C8">
          <w:rPr>
            <w:rFonts w:ascii="Times New Roman" w:eastAsia="Times New Roman" w:hAnsi="Times New Roman"/>
            <w:noProof/>
            <w:sz w:val="24"/>
          </w:rPr>
          <w:t>45</w:t>
        </w:r>
      </w:ins>
      <w:r w:rsidRPr="000A79C8">
        <w:rPr>
          <w:rFonts w:ascii="Times New Roman" w:eastAsia="Times New Roman" w:hAnsi="Times New Roman"/>
          <w:noProof/>
          <w:sz w:val="24"/>
        </w:rPr>
        <w:tab/>
        <w:t xml:space="preserve">Xu J. Unintentional drowning deaths in the United States, 1999-2010. </w:t>
      </w:r>
      <w:r w:rsidRPr="000A79C8">
        <w:rPr>
          <w:rFonts w:ascii="Times New Roman" w:eastAsia="Times New Roman" w:hAnsi="Times New Roman"/>
          <w:i/>
          <w:iCs/>
          <w:noProof/>
          <w:sz w:val="24"/>
        </w:rPr>
        <w:t>NCHS Data Brief</w:t>
      </w:r>
      <w:r w:rsidRPr="000A79C8">
        <w:rPr>
          <w:rFonts w:ascii="Times New Roman" w:eastAsia="Times New Roman" w:hAnsi="Times New Roman"/>
          <w:noProof/>
          <w:sz w:val="24"/>
        </w:rPr>
        <w:t xml:space="preserve"> 2014.</w:t>
      </w:r>
    </w:p>
    <w:p w14:paraId="36BEC8D6" w14:textId="2E13AC73" w:rsidR="000A79C8" w:rsidRPr="000A79C8" w:rsidRDefault="001B365D" w:rsidP="000A79C8">
      <w:pPr>
        <w:widowControl w:val="0"/>
        <w:autoSpaceDE w:val="0"/>
        <w:autoSpaceDN w:val="0"/>
        <w:adjustRightInd w:val="0"/>
        <w:spacing w:line="240" w:lineRule="auto"/>
        <w:ind w:left="640" w:hanging="640"/>
        <w:rPr>
          <w:ins w:id="619" w:author="Parks, Robbie M" w:date="2018-11-30T08:04:00Z"/>
          <w:rFonts w:ascii="Times New Roman" w:eastAsia="Times New Roman" w:hAnsi="Times New Roman"/>
          <w:noProof/>
          <w:sz w:val="24"/>
        </w:rPr>
      </w:pPr>
      <w:del w:id="620" w:author="Parks, Robbie M" w:date="2018-11-30T08:04:00Z">
        <w:r w:rsidRPr="00636C9B">
          <w:rPr>
            <w:rFonts w:ascii="Times New Roman" w:eastAsia="Times New Roman" w:hAnsi="Times New Roman"/>
            <w:noProof/>
            <w:sz w:val="24"/>
            <w:szCs w:val="24"/>
          </w:rPr>
          <w:delText>32</w:delText>
        </w:r>
      </w:del>
      <w:ins w:id="621" w:author="Parks, Robbie M" w:date="2018-11-30T08:04:00Z">
        <w:r w:rsidR="000A79C8" w:rsidRPr="000A79C8">
          <w:rPr>
            <w:rFonts w:ascii="Times New Roman" w:eastAsia="Times New Roman" w:hAnsi="Times New Roman"/>
            <w:noProof/>
            <w:sz w:val="24"/>
          </w:rPr>
          <w:t>46</w:t>
        </w:r>
        <w:r w:rsidR="000A79C8" w:rsidRPr="000A79C8">
          <w:rPr>
            <w:rFonts w:ascii="Times New Roman" w:eastAsia="Times New Roman" w:hAnsi="Times New Roman"/>
            <w:noProof/>
            <w:sz w:val="24"/>
          </w:rPr>
          <w:tab/>
          <w:t xml:space="preserve">Glaeser EL, Sacerdote B, Scheinkman JA. Crime and social interactions. </w:t>
        </w:r>
        <w:r w:rsidR="000A79C8" w:rsidRPr="000A79C8">
          <w:rPr>
            <w:rFonts w:ascii="Times New Roman" w:eastAsia="Times New Roman" w:hAnsi="Times New Roman"/>
            <w:i/>
            <w:iCs/>
            <w:noProof/>
            <w:sz w:val="24"/>
          </w:rPr>
          <w:t>Q J Econ</w:t>
        </w:r>
        <w:r w:rsidR="000A79C8" w:rsidRPr="000A79C8">
          <w:rPr>
            <w:rFonts w:ascii="Times New Roman" w:eastAsia="Times New Roman" w:hAnsi="Times New Roman"/>
            <w:noProof/>
            <w:sz w:val="24"/>
          </w:rPr>
          <w:t xml:space="preserve"> 1996. DOI:10.2307/2946686.</w:t>
        </w:r>
      </w:ins>
    </w:p>
    <w:p w14:paraId="502B8259" w14:textId="77777777" w:rsidR="000A79C8" w:rsidRPr="000A79C8" w:rsidRDefault="000A79C8" w:rsidP="000A79C8">
      <w:pPr>
        <w:widowControl w:val="0"/>
        <w:autoSpaceDE w:val="0"/>
        <w:autoSpaceDN w:val="0"/>
        <w:adjustRightInd w:val="0"/>
        <w:spacing w:line="240" w:lineRule="auto"/>
        <w:ind w:left="640" w:hanging="640"/>
        <w:rPr>
          <w:ins w:id="622" w:author="Parks, Robbie M" w:date="2018-11-30T08:04:00Z"/>
          <w:rFonts w:ascii="Times New Roman" w:eastAsia="Times New Roman" w:hAnsi="Times New Roman"/>
          <w:noProof/>
          <w:sz w:val="24"/>
        </w:rPr>
      </w:pPr>
      <w:ins w:id="623" w:author="Parks, Robbie M" w:date="2018-11-30T08:04:00Z">
        <w:r w:rsidRPr="000A79C8">
          <w:rPr>
            <w:rFonts w:ascii="Times New Roman" w:eastAsia="Times New Roman" w:hAnsi="Times New Roman"/>
            <w:noProof/>
            <w:sz w:val="24"/>
          </w:rPr>
          <w:lastRenderedPageBreak/>
          <w:t>47</w:t>
        </w:r>
        <w:r w:rsidRPr="000A79C8">
          <w:rPr>
            <w:rFonts w:ascii="Times New Roman" w:eastAsia="Times New Roman" w:hAnsi="Times New Roman"/>
            <w:noProof/>
            <w:sz w:val="24"/>
          </w:rPr>
          <w:tab/>
          <w:t xml:space="preserve">Rotton J, Cohn EG. Global warming and U.S. crime rates: An application of routine activity theory. </w:t>
        </w:r>
        <w:r w:rsidRPr="000A79C8">
          <w:rPr>
            <w:rFonts w:ascii="Times New Roman" w:eastAsia="Times New Roman" w:hAnsi="Times New Roman"/>
            <w:i/>
            <w:iCs/>
            <w:noProof/>
            <w:sz w:val="24"/>
          </w:rPr>
          <w:t>Environ Behav</w:t>
        </w:r>
        <w:r w:rsidRPr="000A79C8">
          <w:rPr>
            <w:rFonts w:ascii="Times New Roman" w:eastAsia="Times New Roman" w:hAnsi="Times New Roman"/>
            <w:noProof/>
            <w:sz w:val="24"/>
          </w:rPr>
          <w:t xml:space="preserve"> 2003. DOI:10.1177/0013916503255565.</w:t>
        </w:r>
      </w:ins>
    </w:p>
    <w:p w14:paraId="30346A8C" w14:textId="77777777" w:rsidR="000A79C8" w:rsidRPr="000A79C8" w:rsidRDefault="000A79C8" w:rsidP="000A79C8">
      <w:pPr>
        <w:widowControl w:val="0"/>
        <w:autoSpaceDE w:val="0"/>
        <w:autoSpaceDN w:val="0"/>
        <w:adjustRightInd w:val="0"/>
        <w:spacing w:line="240" w:lineRule="auto"/>
        <w:ind w:left="640" w:hanging="640"/>
        <w:rPr>
          <w:ins w:id="624" w:author="Parks, Robbie M" w:date="2018-11-30T08:04:00Z"/>
          <w:rFonts w:ascii="Times New Roman" w:eastAsia="Times New Roman" w:hAnsi="Times New Roman"/>
          <w:noProof/>
          <w:sz w:val="24"/>
        </w:rPr>
      </w:pPr>
      <w:ins w:id="625" w:author="Parks, Robbie M" w:date="2018-11-30T08:04:00Z">
        <w:r w:rsidRPr="000A79C8">
          <w:rPr>
            <w:rFonts w:ascii="Times New Roman" w:eastAsia="Times New Roman" w:hAnsi="Times New Roman"/>
            <w:noProof/>
            <w:sz w:val="24"/>
          </w:rPr>
          <w:t>48</w:t>
        </w:r>
        <w:r w:rsidRPr="000A79C8">
          <w:rPr>
            <w:rFonts w:ascii="Times New Roman" w:eastAsia="Times New Roman" w:hAnsi="Times New Roman"/>
            <w:noProof/>
            <w:sz w:val="24"/>
          </w:rPr>
          <w:tab/>
          <w:t>Becker GS. Crime and punishment: An economic approach. In: Economic Analysis of the Law: Selected Readings. 2007. DOI:10.1002/9780470752135.ch25.</w:t>
        </w:r>
      </w:ins>
    </w:p>
    <w:p w14:paraId="65E84B02" w14:textId="77777777" w:rsidR="000A79C8" w:rsidRPr="000A79C8" w:rsidRDefault="000A79C8" w:rsidP="000A79C8">
      <w:pPr>
        <w:widowControl w:val="0"/>
        <w:autoSpaceDE w:val="0"/>
        <w:autoSpaceDN w:val="0"/>
        <w:adjustRightInd w:val="0"/>
        <w:spacing w:line="240" w:lineRule="auto"/>
        <w:ind w:left="640" w:hanging="640"/>
        <w:rPr>
          <w:ins w:id="626" w:author="Parks, Robbie M" w:date="2018-11-30T08:04:00Z"/>
          <w:rFonts w:ascii="Times New Roman" w:eastAsia="Times New Roman" w:hAnsi="Times New Roman"/>
          <w:noProof/>
          <w:sz w:val="24"/>
        </w:rPr>
      </w:pPr>
      <w:ins w:id="627" w:author="Parks, Robbie M" w:date="2018-11-30T08:04:00Z">
        <w:r w:rsidRPr="000A79C8">
          <w:rPr>
            <w:rFonts w:ascii="Times New Roman" w:eastAsia="Times New Roman" w:hAnsi="Times New Roman"/>
            <w:noProof/>
            <w:sz w:val="24"/>
          </w:rPr>
          <w:t>49</w:t>
        </w:r>
        <w:r w:rsidRPr="000A79C8">
          <w:rPr>
            <w:rFonts w:ascii="Times New Roman" w:eastAsia="Times New Roman" w:hAnsi="Times New Roman"/>
            <w:noProof/>
            <w:sz w:val="24"/>
          </w:rPr>
          <w:tab/>
          <w:t>Jacob B, Lefgren LJ, Moretti E. The dynamics of criminal behavior: Evidence from weather shocks. 2005 DOI:10.2139/ssrn.647644.</w:t>
        </w:r>
      </w:ins>
    </w:p>
    <w:p w14:paraId="1B9276E0" w14:textId="77777777" w:rsidR="000A79C8" w:rsidRPr="000A79C8" w:rsidRDefault="000A79C8" w:rsidP="000A79C8">
      <w:pPr>
        <w:widowControl w:val="0"/>
        <w:autoSpaceDE w:val="0"/>
        <w:autoSpaceDN w:val="0"/>
        <w:adjustRightInd w:val="0"/>
        <w:spacing w:line="240" w:lineRule="auto"/>
        <w:ind w:left="640" w:hanging="640"/>
        <w:rPr>
          <w:ins w:id="628" w:author="Parks, Robbie M" w:date="2018-11-30T08:04:00Z"/>
          <w:rFonts w:ascii="Times New Roman" w:eastAsia="Times New Roman" w:hAnsi="Times New Roman"/>
          <w:noProof/>
          <w:sz w:val="24"/>
        </w:rPr>
      </w:pPr>
      <w:ins w:id="629" w:author="Parks, Robbie M" w:date="2018-11-30T08:04:00Z">
        <w:r w:rsidRPr="000A79C8">
          <w:rPr>
            <w:rFonts w:ascii="Times New Roman" w:eastAsia="Times New Roman" w:hAnsi="Times New Roman"/>
            <w:noProof/>
            <w:sz w:val="24"/>
          </w:rPr>
          <w:t>50</w:t>
        </w:r>
        <w:r w:rsidRPr="000A79C8">
          <w:rPr>
            <w:rFonts w:ascii="Times New Roman" w:eastAsia="Times New Roman" w:hAnsi="Times New Roman"/>
            <w:noProof/>
            <w:sz w:val="24"/>
          </w:rPr>
          <w:tab/>
          <w:t xml:space="preserve">Anderson CA. Temperature and aggression: Ubiquitous effects of heat on occurrence of human violence. </w:t>
        </w:r>
        <w:r w:rsidRPr="000A79C8">
          <w:rPr>
            <w:rFonts w:ascii="Times New Roman" w:eastAsia="Times New Roman" w:hAnsi="Times New Roman"/>
            <w:i/>
            <w:iCs/>
            <w:noProof/>
            <w:sz w:val="24"/>
          </w:rPr>
          <w:t>Psychol Bull</w:t>
        </w:r>
        <w:r w:rsidRPr="000A79C8">
          <w:rPr>
            <w:rFonts w:ascii="Times New Roman" w:eastAsia="Times New Roman" w:hAnsi="Times New Roman"/>
            <w:noProof/>
            <w:sz w:val="24"/>
          </w:rPr>
          <w:t xml:space="preserve"> 1989. DOI:10.1037/0033-2909.106.1.74.</w:t>
        </w:r>
      </w:ins>
    </w:p>
    <w:p w14:paraId="5CE73F79" w14:textId="77777777" w:rsidR="000A79C8" w:rsidRPr="000A79C8" w:rsidRDefault="000A79C8" w:rsidP="000A79C8">
      <w:pPr>
        <w:widowControl w:val="0"/>
        <w:autoSpaceDE w:val="0"/>
        <w:autoSpaceDN w:val="0"/>
        <w:adjustRightInd w:val="0"/>
        <w:spacing w:line="240" w:lineRule="auto"/>
        <w:ind w:left="640" w:hanging="640"/>
        <w:rPr>
          <w:ins w:id="630" w:author="Parks, Robbie M" w:date="2018-11-30T08:04:00Z"/>
          <w:rFonts w:ascii="Times New Roman" w:eastAsia="Times New Roman" w:hAnsi="Times New Roman"/>
          <w:noProof/>
          <w:sz w:val="24"/>
        </w:rPr>
      </w:pPr>
      <w:ins w:id="631" w:author="Parks, Robbie M" w:date="2018-11-30T08:04:00Z">
        <w:r w:rsidRPr="000A79C8">
          <w:rPr>
            <w:rFonts w:ascii="Times New Roman" w:eastAsia="Times New Roman" w:hAnsi="Times New Roman"/>
            <w:noProof/>
            <w:sz w:val="24"/>
          </w:rPr>
          <w:t>51</w:t>
        </w:r>
        <w:r w:rsidRPr="000A79C8">
          <w:rPr>
            <w:rFonts w:ascii="Times New Roman" w:eastAsia="Times New Roman" w:hAnsi="Times New Roman"/>
            <w:noProof/>
            <w:sz w:val="24"/>
          </w:rPr>
          <w:tab/>
          <w:t xml:space="preserve">Baron RA, Bell PA. Aggression and heat: The influence of ambient temperature, negative affect, and a cooling drink on physical aggression. </w:t>
        </w:r>
        <w:r w:rsidRPr="000A79C8">
          <w:rPr>
            <w:rFonts w:ascii="Times New Roman" w:eastAsia="Times New Roman" w:hAnsi="Times New Roman"/>
            <w:i/>
            <w:iCs/>
            <w:noProof/>
            <w:sz w:val="24"/>
          </w:rPr>
          <w:t>J Pers Soc Psychol</w:t>
        </w:r>
        <w:r w:rsidRPr="000A79C8">
          <w:rPr>
            <w:rFonts w:ascii="Times New Roman" w:eastAsia="Times New Roman" w:hAnsi="Times New Roman"/>
            <w:noProof/>
            <w:sz w:val="24"/>
          </w:rPr>
          <w:t xml:space="preserve"> 1976. DOI:10.1037/0022-3514.33.3.245.</w:t>
        </w:r>
      </w:ins>
    </w:p>
    <w:p w14:paraId="2E7AE577" w14:textId="77777777" w:rsidR="000A79C8" w:rsidRPr="000A79C8" w:rsidRDefault="000A79C8" w:rsidP="000A79C8">
      <w:pPr>
        <w:widowControl w:val="0"/>
        <w:autoSpaceDE w:val="0"/>
        <w:autoSpaceDN w:val="0"/>
        <w:adjustRightInd w:val="0"/>
        <w:spacing w:line="240" w:lineRule="auto"/>
        <w:ind w:left="640" w:hanging="640"/>
        <w:rPr>
          <w:rFonts w:ascii="Times New Roman" w:hAnsi="Times New Roman"/>
          <w:noProof/>
          <w:sz w:val="24"/>
        </w:rPr>
      </w:pPr>
      <w:ins w:id="632" w:author="Parks, Robbie M" w:date="2018-11-30T08:04:00Z">
        <w:r w:rsidRPr="000A79C8">
          <w:rPr>
            <w:rFonts w:ascii="Times New Roman" w:eastAsia="Times New Roman" w:hAnsi="Times New Roman"/>
            <w:noProof/>
            <w:sz w:val="24"/>
          </w:rPr>
          <w:t>52</w:t>
        </w:r>
      </w:ins>
      <w:r w:rsidRPr="000A79C8">
        <w:rPr>
          <w:rFonts w:ascii="Times New Roman" w:eastAsia="Times New Roman" w:hAnsi="Times New Roman"/>
          <w:noProof/>
          <w:sz w:val="24"/>
        </w:rPr>
        <w:tab/>
        <w:t xml:space="preserve">Maystadt JF, Ecker O. Extreme weather and civil war: Does drought fuel conflict in Somalia through livestock price shocks? </w:t>
      </w:r>
      <w:r w:rsidRPr="000A79C8">
        <w:rPr>
          <w:rFonts w:ascii="Times New Roman" w:eastAsia="Times New Roman" w:hAnsi="Times New Roman"/>
          <w:i/>
          <w:iCs/>
          <w:noProof/>
          <w:sz w:val="24"/>
        </w:rPr>
        <w:t>Am J Agric Econ</w:t>
      </w:r>
      <w:r w:rsidRPr="000A79C8">
        <w:rPr>
          <w:rFonts w:ascii="Times New Roman" w:eastAsia="Times New Roman" w:hAnsi="Times New Roman"/>
          <w:noProof/>
          <w:sz w:val="24"/>
        </w:rPr>
        <w:t xml:space="preserve"> 2014. DOI:10.1093/ajae/aau010.</w:t>
      </w:r>
    </w:p>
    <w:p w14:paraId="14D0E6E5" w14:textId="3A523F57" w:rsidR="009011C5" w:rsidRPr="00636C9B" w:rsidRDefault="00A55581" w:rsidP="000A79C8">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7CB5AEC4" w14:textId="77777777" w:rsidR="00AA16D4" w:rsidRDefault="003007A1" w:rsidP="005D73D0">
      <w:pPr>
        <w:spacing w:after="0" w:line="480" w:lineRule="auto"/>
        <w:jc w:val="both"/>
        <w:rPr>
          <w:del w:id="633" w:author="Parks, Robbie M" w:date="2018-11-30T08:04: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r w:rsidR="008A218F">
        <w:rPr>
          <w:rFonts w:ascii="Times New Roman" w:hAnsi="Times New Roman"/>
          <w:color w:val="000000" w:themeColor="text1"/>
          <w:sz w:val="24"/>
          <w:szCs w:val="24"/>
        </w:rPr>
        <w:t xml:space="preserve">representation </w:t>
      </w:r>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del w:id="634" w:author="Parks, Robbie M" w:date="2018-11-30T08:04:00Z">
        <w:r w:rsidR="00AA16D4">
          <w:rPr>
            <w:rFonts w:ascii="Times New Roman" w:hAnsi="Times New Roman"/>
            <w:color w:val="000000" w:themeColor="text1"/>
            <w:sz w:val="24"/>
            <w:szCs w:val="24"/>
          </w:rPr>
          <w:delText xml:space="preserve"> </w:delText>
        </w:r>
      </w:del>
      <w:r w:rsidR="008A218F">
        <w:rPr>
          <w:rFonts w:ascii="Times New Roman" w:hAnsi="Times New Roman"/>
          <w:color w:val="000000" w:themeColor="text1"/>
          <w:sz w:val="24"/>
          <w:szCs w:val="24"/>
        </w:rPr>
        <w:t xml:space="preserve">temperature </w:t>
      </w:r>
      <w:r w:rsidR="00AA16D4">
        <w:rPr>
          <w:rFonts w:ascii="Times New Roman" w:hAnsi="Times New Roman"/>
          <w:color w:val="000000" w:themeColor="text1"/>
          <w:sz w:val="24"/>
          <w:szCs w:val="24"/>
        </w:rPr>
        <w:t>anom</w:t>
      </w:r>
      <w:commentRangeStart w:id="635"/>
      <w:r w:rsidR="00AA16D4">
        <w:rPr>
          <w:rFonts w:ascii="Times New Roman" w:hAnsi="Times New Roman"/>
          <w:color w:val="000000" w:themeColor="text1"/>
          <w:sz w:val="24"/>
          <w:szCs w:val="24"/>
        </w:rPr>
        <w:t>alies</w:t>
      </w:r>
      <w:r w:rsidR="008A218F">
        <w:rPr>
          <w:rFonts w:ascii="Times New Roman" w:hAnsi="Times New Roman"/>
          <w:color w:val="000000" w:themeColor="text1"/>
          <w:sz w:val="24"/>
          <w:szCs w:val="24"/>
        </w:rPr>
        <w:t>. The graph shows how monthly temperatures</w:t>
      </w:r>
      <w:r w:rsidR="008A218F" w:rsidRPr="00636C9B">
        <w:rPr>
          <w:rFonts w:ascii="Times New Roman" w:hAnsi="Times New Roman"/>
          <w:color w:val="000000" w:themeColor="text1"/>
          <w:sz w:val="24"/>
          <w:szCs w:val="24"/>
        </w:rPr>
        <w:t xml:space="preserve"> </w:t>
      </w:r>
      <w:r w:rsidR="00732CB4">
        <w:rPr>
          <w:rFonts w:ascii="Times New Roman" w:hAnsi="Times New Roman"/>
          <w:color w:val="000000" w:themeColor="text1"/>
          <w:sz w:val="24"/>
          <w:szCs w:val="24"/>
        </w:rPr>
        <w:t>in two example</w:t>
      </w:r>
      <w:del w:id="636" w:author="Parks, Robbie M" w:date="2018-11-30T08:04:00Z">
        <w:r w:rsidR="008A218F">
          <w:rPr>
            <w:rFonts w:ascii="Times New Roman" w:hAnsi="Times New Roman"/>
            <w:color w:val="000000" w:themeColor="text1"/>
            <w:sz w:val="24"/>
            <w:szCs w:val="24"/>
          </w:rPr>
          <w:delText>s</w:delText>
        </w:r>
      </w:del>
      <w:r w:rsidR="008A218F">
        <w:rPr>
          <w:rFonts w:ascii="Times New Roman" w:hAnsi="Times New Roman"/>
          <w:color w:val="000000" w:themeColor="text1"/>
          <w:sz w:val="24"/>
          <w:szCs w:val="24"/>
        </w:rPr>
        <w:t xml:space="preserve"> states (</w:t>
      </w:r>
      <w:del w:id="637" w:author="Parks, Robbie M" w:date="2018-11-30T08:04:00Z">
        <w:r w:rsidR="008A218F">
          <w:rPr>
            <w:rFonts w:ascii="Times New Roman" w:hAnsi="Times New Roman"/>
            <w:color w:val="000000" w:themeColor="text1"/>
            <w:sz w:val="24"/>
            <w:szCs w:val="24"/>
          </w:rPr>
          <w:delText>XX</w:delText>
        </w:r>
      </w:del>
      <w:ins w:id="638" w:author="Parks, Robbie M" w:date="2018-11-30T08:04:00Z">
        <w:r w:rsidR="00DD0012">
          <w:rPr>
            <w:rFonts w:ascii="Times New Roman" w:hAnsi="Times New Roman"/>
            <w:color w:val="000000" w:themeColor="text1"/>
            <w:sz w:val="24"/>
            <w:szCs w:val="24"/>
          </w:rPr>
          <w:t>Florida</w:t>
        </w:r>
      </w:ins>
      <w:r w:rsidR="008A218F">
        <w:rPr>
          <w:rFonts w:ascii="Times New Roman" w:hAnsi="Times New Roman"/>
          <w:color w:val="000000" w:themeColor="text1"/>
          <w:sz w:val="24"/>
          <w:szCs w:val="24"/>
        </w:rPr>
        <w:t xml:space="preserve"> and </w:t>
      </w:r>
      <w:del w:id="639" w:author="Parks, Robbie M" w:date="2018-11-30T08:04:00Z">
        <w:r w:rsidR="008A218F">
          <w:rPr>
            <w:rFonts w:ascii="Times New Roman" w:hAnsi="Times New Roman"/>
            <w:color w:val="000000" w:themeColor="text1"/>
            <w:sz w:val="24"/>
            <w:szCs w:val="24"/>
          </w:rPr>
          <w:delText>XX</w:delText>
        </w:r>
      </w:del>
      <w:ins w:id="640" w:author="Parks, Robbie M" w:date="2018-11-30T08:04:00Z">
        <w:r w:rsidR="00DD0012">
          <w:rPr>
            <w:rFonts w:ascii="Times New Roman" w:hAnsi="Times New Roman"/>
            <w:color w:val="000000" w:themeColor="text1"/>
            <w:sz w:val="24"/>
            <w:szCs w:val="24"/>
          </w:rPr>
          <w:t>Washington</w:t>
        </w:r>
        <w:r w:rsidR="008A218F">
          <w:rPr>
            <w:rFonts w:ascii="Times New Roman" w:hAnsi="Times New Roman"/>
            <w:color w:val="000000" w:themeColor="text1"/>
            <w:sz w:val="24"/>
            <w:szCs w:val="24"/>
          </w:rPr>
          <w:t>)</w:t>
        </w:r>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ins>
      <w:r w:rsidR="00043D68">
        <w:rPr>
          <w:rFonts w:ascii="Times New Roman" w:hAnsi="Times New Roman"/>
          <w:color w:val="000000" w:themeColor="text1"/>
          <w:sz w:val="24"/>
          <w:szCs w:val="24"/>
        </w:rPr>
        <w:t>)</w:t>
      </w:r>
      <w:r w:rsidR="008A218F">
        <w:rPr>
          <w:rFonts w:ascii="Times New Roman" w:hAnsi="Times New Roman"/>
          <w:color w:val="000000" w:themeColor="text1"/>
          <w:sz w:val="24"/>
          <w:szCs w:val="24"/>
        </w:rPr>
        <w:t xml:space="preserve"> for the entire </w:t>
      </w:r>
      <w:del w:id="641" w:author="Parks, Robbie M" w:date="2018-11-30T08:04:00Z">
        <w:r w:rsidR="008A218F">
          <w:rPr>
            <w:rFonts w:ascii="Times New Roman" w:hAnsi="Times New Roman"/>
            <w:color w:val="000000" w:themeColor="text1"/>
            <w:sz w:val="24"/>
            <w:szCs w:val="24"/>
          </w:rPr>
          <w:delText>period</w:delText>
        </w:r>
        <w:r w:rsidR="00AA16D4">
          <w:rPr>
            <w:rFonts w:ascii="Times New Roman" w:hAnsi="Times New Roman"/>
            <w:color w:val="000000" w:themeColor="text1"/>
            <w:sz w:val="24"/>
            <w:szCs w:val="24"/>
          </w:rPr>
          <w:delText>1980</w:delText>
        </w:r>
      </w:del>
      <w:ins w:id="642" w:author="Parks, Robbie M" w:date="2018-11-30T08:04:00Z">
        <w:r w:rsidR="008A218F">
          <w:rPr>
            <w:rFonts w:ascii="Times New Roman" w:hAnsi="Times New Roman"/>
            <w:color w:val="000000" w:themeColor="text1"/>
            <w:sz w:val="24"/>
            <w:szCs w:val="24"/>
          </w:rPr>
          <w:t>period</w:t>
        </w:r>
        <w:r w:rsidR="009972A7">
          <w:rPr>
            <w:rFonts w:ascii="Times New Roman" w:hAnsi="Times New Roman"/>
            <w:color w:val="000000" w:themeColor="text1"/>
            <w:sz w:val="24"/>
            <w:szCs w:val="24"/>
          </w:rPr>
          <w:t xml:space="preserve"> </w:t>
        </w:r>
        <w:r w:rsidR="00AA16D4">
          <w:rPr>
            <w:rFonts w:ascii="Times New Roman" w:hAnsi="Times New Roman"/>
            <w:color w:val="000000" w:themeColor="text1"/>
            <w:sz w:val="24"/>
            <w:szCs w:val="24"/>
          </w:rPr>
          <w:t>1980</w:t>
        </w:r>
      </w:ins>
      <w:r w:rsidR="00AA16D4">
        <w:rPr>
          <w:rFonts w:ascii="Times New Roman" w:hAnsi="Times New Roman"/>
          <w:color w:val="000000" w:themeColor="text1"/>
          <w:sz w:val="24"/>
          <w:szCs w:val="24"/>
        </w:rPr>
        <w:t xml:space="preserve">-2009 </w:t>
      </w:r>
      <w:r w:rsidR="008A218F">
        <w:rPr>
          <w:rFonts w:ascii="Times New Roman" w:hAnsi="Times New Roman"/>
          <w:color w:val="000000" w:themeColor="text1"/>
          <w:sz w:val="24"/>
          <w:szCs w:val="24"/>
        </w:rPr>
        <w:t>are used to calculate</w:t>
      </w:r>
      <w:r w:rsidR="00AA16D4">
        <w:rPr>
          <w:rFonts w:ascii="Times New Roman" w:hAnsi="Times New Roman"/>
          <w:color w:val="000000" w:themeColor="text1"/>
          <w:sz w:val="24"/>
          <w:szCs w:val="24"/>
        </w:rPr>
        <w:t xml:space="preserve"> </w:t>
      </w:r>
      <w:del w:id="643" w:author="Parks, Robbie M" w:date="2018-11-30T08:04:00Z">
        <w:r w:rsidR="008A218F">
          <w:rPr>
            <w:rFonts w:ascii="Times New Roman" w:hAnsi="Times New Roman"/>
            <w:color w:val="000000" w:themeColor="text1"/>
            <w:sz w:val="24"/>
            <w:szCs w:val="24"/>
          </w:rPr>
          <w:delText>XXXX</w:delText>
        </w:r>
        <w:r w:rsidR="00AA16D4">
          <w:rPr>
            <w:rFonts w:ascii="Times New Roman" w:hAnsi="Times New Roman"/>
            <w:color w:val="000000" w:themeColor="text1"/>
            <w:sz w:val="24"/>
            <w:szCs w:val="24"/>
          </w:rPr>
          <w:delText xml:space="preserve">. </w:delText>
        </w:r>
        <w:r w:rsidR="002A5534" w:rsidRPr="00636C9B">
          <w:rPr>
            <w:rFonts w:ascii="Times New Roman" w:hAnsi="Times New Roman"/>
            <w:color w:val="000000" w:themeColor="text1"/>
            <w:sz w:val="24"/>
            <w:szCs w:val="24"/>
          </w:rPr>
          <w:delText>(left panel)</w:delText>
        </w:r>
        <w:r w:rsidR="00AA16D4">
          <w:rPr>
            <w:rFonts w:ascii="Times New Roman" w:hAnsi="Times New Roman"/>
            <w:color w:val="000000" w:themeColor="text1"/>
            <w:sz w:val="24"/>
            <w:szCs w:val="24"/>
          </w:rPr>
          <w:delText xml:space="preserve"> July 1980-2016 temperatures for Florida (red) and Washington (blue).</w:delText>
        </w:r>
        <w:r w:rsidR="002A5534" w:rsidRPr="00636C9B">
          <w:rPr>
            <w:rFonts w:ascii="Times New Roman" w:hAnsi="Times New Roman"/>
            <w:color w:val="000000" w:themeColor="text1"/>
            <w:sz w:val="24"/>
            <w:szCs w:val="24"/>
          </w:rPr>
          <w:delText xml:space="preserve"> (two right panels), </w:delText>
        </w:r>
      </w:del>
      <w:r w:rsidR="00AA16D4">
        <w:rPr>
          <w:rFonts w:ascii="Times New Roman" w:hAnsi="Times New Roman"/>
          <w:color w:val="000000" w:themeColor="text1"/>
          <w:sz w:val="24"/>
          <w:szCs w:val="24"/>
        </w:rPr>
        <w:t>July 1980-2016 temperature</w:t>
      </w:r>
      <w:r w:rsidR="003C3DF4">
        <w:rPr>
          <w:rFonts w:ascii="Times New Roman" w:hAnsi="Times New Roman"/>
          <w:color w:val="000000" w:themeColor="text1"/>
          <w:sz w:val="24"/>
          <w:szCs w:val="24"/>
        </w:rPr>
        <w:t xml:space="preserve"> anomalies</w:t>
      </w:r>
      <w:r w:rsidR="00AA16D4">
        <w:rPr>
          <w:rFonts w:ascii="Times New Roman" w:hAnsi="Times New Roman"/>
          <w:color w:val="000000" w:themeColor="text1"/>
          <w:sz w:val="24"/>
          <w:szCs w:val="24"/>
        </w:rPr>
        <w:t xml:space="preserve"> for Florida (red) and Washington (blue).</w:t>
      </w:r>
      <w:r w:rsidR="002A5534" w:rsidRPr="00636C9B">
        <w:rPr>
          <w:rFonts w:ascii="Times New Roman" w:hAnsi="Times New Roman"/>
          <w:color w:val="000000" w:themeColor="text1"/>
          <w:sz w:val="24"/>
          <w:szCs w:val="24"/>
        </w:rPr>
        <w:t xml:space="preserve"> </w:t>
      </w:r>
      <w:commentRangeEnd w:id="635"/>
      <w:del w:id="644" w:author="Parks, Robbie M" w:date="2018-11-30T08:04:00Z">
        <w:r w:rsidR="008A218F">
          <w:rPr>
            <w:rStyle w:val="CommentReference"/>
            <w:rFonts w:asciiTheme="minorHAnsi" w:eastAsiaTheme="minorHAnsi" w:hAnsiTheme="minorHAnsi" w:cstheme="minorBidi"/>
          </w:rPr>
          <w:commentReference w:id="635"/>
        </w:r>
      </w:del>
    </w:p>
    <w:p w14:paraId="60FE9DA5" w14:textId="77777777" w:rsidR="008A218F" w:rsidRDefault="008A218F" w:rsidP="005D73D0">
      <w:pPr>
        <w:spacing w:after="0" w:line="480" w:lineRule="auto"/>
        <w:jc w:val="both"/>
        <w:rPr>
          <w:del w:id="645" w:author="Parks, Robbie M" w:date="2018-11-30T08:04:00Z"/>
          <w:rFonts w:ascii="Times New Roman" w:hAnsi="Times New Roman"/>
          <w:color w:val="000000" w:themeColor="text1"/>
          <w:sz w:val="24"/>
          <w:szCs w:val="24"/>
        </w:rPr>
      </w:pPr>
    </w:p>
    <w:p w14:paraId="248FEF28" w14:textId="3BB1FB66" w:rsidR="008A218F" w:rsidRDefault="002A5534" w:rsidP="00043D68">
      <w:pPr>
        <w:spacing w:after="0" w:line="480" w:lineRule="auto"/>
        <w:jc w:val="both"/>
        <w:rPr>
          <w:rFonts w:ascii="Times New Roman" w:hAnsi="Times New Roman"/>
          <w:color w:val="000000" w:themeColor="text1"/>
          <w:sz w:val="24"/>
          <w:szCs w:val="24"/>
        </w:rPr>
      </w:pPr>
      <w:ins w:id="646" w:author="Parks, Robbie M" w:date="2018-11-30T08:04:00Z">
        <w:r w:rsidRPr="00636C9B">
          <w:rPr>
            <w:rFonts w:ascii="Times New Roman" w:hAnsi="Times New Roman"/>
            <w:color w:val="000000" w:themeColor="text1"/>
            <w:sz w:val="24"/>
            <w:szCs w:val="24"/>
          </w:rPr>
          <w:t>(two right panels)</w:t>
        </w:r>
        <w:r w:rsidR="00043D68">
          <w:rPr>
            <w:rFonts w:ascii="Times New Roman" w:hAnsi="Times New Roman"/>
            <w:color w:val="000000" w:themeColor="text1"/>
            <w:sz w:val="24"/>
            <w:szCs w:val="24"/>
          </w:rPr>
          <w:t xml:space="preserve">. </w:t>
        </w:r>
      </w:ins>
      <w:r w:rsidR="00043D68">
        <w:rPr>
          <w:rFonts w:ascii="Times New Roman" w:hAnsi="Times New Roman"/>
          <w:color w:val="000000" w:themeColor="text1"/>
          <w:sz w:val="24"/>
          <w:szCs w:val="24"/>
        </w:rPr>
        <w:t>A</w:t>
      </w:r>
      <w:r w:rsidR="008A218F">
        <w:rPr>
          <w:rFonts w:ascii="Times New Roman" w:hAnsi="Times New Roman"/>
          <w:color w:val="000000" w:themeColor="text1"/>
          <w:sz w:val="24"/>
          <w:szCs w:val="24"/>
        </w:rPr>
        <w:t xml:space="preserve">s seen, </w:t>
      </w:r>
      <w:del w:id="647" w:author="Parks, Robbie M" w:date="2018-11-30T08:04:00Z">
        <w:r w:rsidR="008A218F">
          <w:rPr>
            <w:rFonts w:ascii="Times New Roman" w:hAnsi="Times New Roman"/>
            <w:color w:val="000000" w:themeColor="text1"/>
            <w:sz w:val="24"/>
            <w:szCs w:val="24"/>
          </w:rPr>
          <w:delText>[[[</w:delText>
        </w:r>
      </w:del>
      <w:r w:rsidR="00DD0012">
        <w:rPr>
          <w:rFonts w:ascii="Times New Roman" w:hAnsi="Times New Roman"/>
          <w:color w:val="000000" w:themeColor="text1"/>
          <w:sz w:val="24"/>
          <w:szCs w:val="24"/>
        </w:rPr>
        <w:t xml:space="preserve">a warmer state </w:t>
      </w:r>
      <w:del w:id="648" w:author="Parks, Robbie M" w:date="2018-11-30T08:04:00Z">
        <w:r w:rsidR="008A218F">
          <w:rPr>
            <w:rFonts w:ascii="Times New Roman" w:hAnsi="Times New Roman"/>
            <w:color w:val="000000" w:themeColor="text1"/>
            <w:sz w:val="24"/>
            <w:szCs w:val="24"/>
          </w:rPr>
          <w:delText>may</w:delText>
        </w:r>
      </w:del>
      <w:ins w:id="649" w:author="Parks, Robbie M" w:date="2018-11-30T08:04:00Z">
        <w:r w:rsidR="00DD0012">
          <w:rPr>
            <w:rFonts w:ascii="Times New Roman" w:hAnsi="Times New Roman"/>
            <w:color w:val="000000" w:themeColor="text1"/>
            <w:sz w:val="24"/>
            <w:szCs w:val="24"/>
          </w:rPr>
          <w:t xml:space="preserve">like </w:t>
        </w:r>
        <w:r w:rsidR="00043D68">
          <w:rPr>
            <w:rFonts w:ascii="Times New Roman" w:hAnsi="Times New Roman"/>
            <w:color w:val="000000" w:themeColor="text1"/>
            <w:sz w:val="24"/>
            <w:szCs w:val="24"/>
          </w:rPr>
          <w:t>Florida can</w:t>
        </w:r>
      </w:ins>
      <w:r w:rsidR="00043D68">
        <w:rPr>
          <w:rFonts w:ascii="Times New Roman" w:hAnsi="Times New Roman"/>
          <w:color w:val="000000" w:themeColor="text1"/>
          <w:sz w:val="24"/>
          <w:szCs w:val="24"/>
        </w:rPr>
        <w:t xml:space="preserve"> have less </w:t>
      </w:r>
      <w:del w:id="650" w:author="Parks, Robbie M" w:date="2018-11-30T08:04:00Z">
        <w:r w:rsidR="008A218F">
          <w:rPr>
            <w:rFonts w:ascii="Times New Roman" w:hAnsi="Times New Roman"/>
            <w:color w:val="000000" w:themeColor="text1"/>
            <w:sz w:val="24"/>
            <w:szCs w:val="24"/>
          </w:rPr>
          <w:delText>anomaly etc]]]</w:delText>
        </w:r>
      </w:del>
      <w:ins w:id="651" w:author="Parks, Robbie M" w:date="2018-11-30T08:04:00Z">
        <w:r w:rsidR="00043D68">
          <w:rPr>
            <w:rFonts w:ascii="Times New Roman" w:hAnsi="Times New Roman"/>
            <w:color w:val="000000" w:themeColor="text1"/>
            <w:sz w:val="24"/>
            <w:szCs w:val="24"/>
          </w:rPr>
          <w:t>inter-year variation in a particular month</w:t>
        </w:r>
        <w:r w:rsidR="00ED3577">
          <w:rPr>
            <w:rFonts w:ascii="Times New Roman" w:hAnsi="Times New Roman"/>
            <w:color w:val="000000" w:themeColor="text1"/>
            <w:sz w:val="24"/>
            <w:szCs w:val="24"/>
          </w:rPr>
          <w:t xml:space="preserve"> (here, July)</w:t>
        </w:r>
        <w:r w:rsidR="00043D68">
          <w:rPr>
            <w:rFonts w:ascii="Times New Roman" w:hAnsi="Times New Roman"/>
            <w:color w:val="000000" w:themeColor="text1"/>
            <w:sz w:val="24"/>
            <w:szCs w:val="24"/>
          </w:rPr>
          <w:t xml:space="preserve"> compared with a cooler state like Washington.</w:t>
        </w:r>
      </w:ins>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36063D84"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commentRangeStart w:id="652"/>
      <w:commentRangeEnd w:id="652"/>
      <w:r w:rsidR="008A218F">
        <w:rPr>
          <w:rStyle w:val="CommentReference"/>
          <w:rFonts w:asciiTheme="minorHAnsi" w:eastAsiaTheme="minorHAnsi" w:hAnsiTheme="minorHAnsi" w:cstheme="minorBidi"/>
        </w:rPr>
        <w:commentReference w:id="652"/>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del w:id="653" w:author="Parks, Robbie M" w:date="2018-11-30T08:04:00Z">
        <w:r w:rsidR="006C049E" w:rsidRPr="003B3EC9">
          <w:rPr>
            <w:rFonts w:ascii="Times New Roman" w:hAnsi="Times New Roman"/>
            <w:color w:val="000000" w:themeColor="text1"/>
            <w:sz w:val="24"/>
            <w:szCs w:val="24"/>
            <w:highlight w:val="yellow"/>
          </w:rPr>
          <w:delText>category</w:delText>
        </w:r>
      </w:del>
      <w:ins w:id="654" w:author="Parks, Robbie M" w:date="2018-11-30T08:04:00Z">
        <w:r w:rsidR="00987B41">
          <w:rPr>
            <w:rFonts w:ascii="Times New Roman" w:hAnsi="Times New Roman"/>
            <w:color w:val="000000" w:themeColor="text1"/>
            <w:sz w:val="24"/>
            <w:szCs w:val="24"/>
          </w:rPr>
          <w:t>type</w:t>
        </w:r>
      </w:ins>
      <w:r w:rsidR="00987B41">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0E065470"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del w:id="655" w:author="Parks, Robbie M" w:date="2018-11-30T08:04:00Z">
        <w:r w:rsidR="00BA15DC" w:rsidRPr="00636C9B">
          <w:rPr>
            <w:rFonts w:ascii="Times New Roman" w:hAnsi="Times New Roman"/>
            <w:color w:val="000000" w:themeColor="text1"/>
            <w:sz w:val="24"/>
            <w:szCs w:val="24"/>
          </w:rPr>
          <w:delText>Average p</w:delText>
        </w:r>
        <w:r w:rsidRPr="00636C9B">
          <w:rPr>
            <w:rFonts w:ascii="Times New Roman" w:hAnsi="Times New Roman"/>
            <w:color w:val="000000" w:themeColor="text1"/>
            <w:sz w:val="24"/>
            <w:szCs w:val="24"/>
          </w:rPr>
          <w:delText>ercentage</w:delText>
        </w:r>
      </w:del>
      <w:ins w:id="656" w:author="Parks, Robbie M" w:date="2018-11-30T08:04:00Z">
        <w:r w:rsidR="009147AB">
          <w:rPr>
            <w:rFonts w:ascii="Times New Roman" w:hAnsi="Times New Roman"/>
            <w:b/>
            <w:color w:val="000000" w:themeColor="text1"/>
            <w:sz w:val="24"/>
            <w:szCs w:val="24"/>
          </w:rPr>
          <w:t>[[[</w:t>
        </w:r>
        <w:r w:rsidR="008E075D">
          <w:rPr>
            <w:rFonts w:ascii="Times New Roman" w:hAnsi="Times New Roman"/>
            <w:color w:val="000000" w:themeColor="text1"/>
            <w:sz w:val="24"/>
            <w:szCs w:val="24"/>
          </w:rPr>
          <w:t>P</w:t>
        </w:r>
        <w:r w:rsidRPr="00636C9B">
          <w:rPr>
            <w:rFonts w:ascii="Times New Roman" w:hAnsi="Times New Roman"/>
            <w:color w:val="000000" w:themeColor="text1"/>
            <w:sz w:val="24"/>
            <w:szCs w:val="24"/>
          </w:rPr>
          <w:t>ercentage</w:t>
        </w:r>
      </w:ins>
      <w:r w:rsidRPr="00636C9B">
        <w:rPr>
          <w:rFonts w:ascii="Times New Roman" w:hAnsi="Times New Roman"/>
          <w:color w:val="000000" w:themeColor="text1"/>
          <w:sz w:val="24"/>
          <w:szCs w:val="24"/>
        </w:rPr>
        <w:t xml:space="preserve"> breakdown</w:t>
      </w:r>
      <w:r w:rsidR="00732CB4">
        <w:rPr>
          <w:rFonts w:ascii="Times New Roman" w:hAnsi="Times New Roman"/>
          <w:color w:val="000000" w:themeColor="text1"/>
          <w:sz w:val="24"/>
          <w:szCs w:val="24"/>
        </w:rPr>
        <w:t xml:space="preserve"> </w:t>
      </w:r>
      <w:ins w:id="657" w:author="Parks, Robbie M" w:date="2018-11-30T08:04:00Z">
        <w:r w:rsidR="009147AB">
          <w:rPr>
            <w:rFonts w:ascii="Times New Roman" w:hAnsi="Times New Roman"/>
            <w:color w:val="000000" w:themeColor="text1"/>
            <w:sz w:val="24"/>
            <w:szCs w:val="24"/>
          </w:rPr>
          <w:t>/</w:t>
        </w:r>
        <w:r w:rsidR="009147AB">
          <w:rPr>
            <w:rFonts w:ascii="Times New Roman" w:hAnsi="Times New Roman"/>
            <w:color w:val="000000" w:themeColor="text1"/>
            <w:sz w:val="24"/>
            <w:szCs w:val="24"/>
          </w:rPr>
          <w:t xml:space="preserve"> </w:t>
        </w:r>
        <w:r w:rsidR="008E075D">
          <w:rPr>
            <w:rFonts w:ascii="Times New Roman" w:hAnsi="Times New Roman"/>
            <w:color w:val="000000" w:themeColor="text1"/>
            <w:sz w:val="24"/>
            <w:szCs w:val="24"/>
          </w:rPr>
          <w:t>number</w:t>
        </w:r>
        <w:r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w:t>
      </w:r>
      <w:r w:rsidR="008621C2">
        <w:rPr>
          <w:rFonts w:ascii="Times New Roman" w:hAnsi="Times New Roman"/>
          <w:color w:val="000000" w:themeColor="text1"/>
          <w:sz w:val="24"/>
          <w:szCs w:val="24"/>
        </w:rPr>
        <w:t xml:space="preserve"> injury deaths</w:t>
      </w:r>
      <w:del w:id="658" w:author="Parks, Robbie M" w:date="2018-11-30T08:04:00Z">
        <w:r w:rsidR="008621C2">
          <w:rPr>
            <w:rFonts w:ascii="Times New Roman" w:hAnsi="Times New Roman"/>
            <w:color w:val="000000" w:themeColor="text1"/>
            <w:sz w:val="24"/>
            <w:szCs w:val="24"/>
          </w:rPr>
          <w:delText>,</w:delText>
        </w:r>
      </w:del>
      <w:ins w:id="659" w:author="Parks, Robbie M" w:date="2018-11-30T08:04:00Z">
        <w:r w:rsidR="009147AB">
          <w:rPr>
            <w:rFonts w:ascii="Times New Roman" w:hAnsi="Times New Roman"/>
            <w:color w:val="000000" w:themeColor="text1"/>
            <w:sz w:val="24"/>
            <w:szCs w:val="24"/>
          </w:rPr>
          <w:t>]]]</w:t>
        </w:r>
        <w:r w:rsidR="008621C2">
          <w:rPr>
            <w:rFonts w:ascii="Times New Roman" w:hAnsi="Times New Roman"/>
            <w:color w:val="000000" w:themeColor="text1"/>
            <w:sz w:val="24"/>
            <w:szCs w:val="24"/>
          </w:rPr>
          <w:t>,</w:t>
        </w:r>
      </w:ins>
      <w:r w:rsidR="008621C2">
        <w:rPr>
          <w:rFonts w:ascii="Times New Roman" w:hAnsi="Times New Roman"/>
          <w:color w:val="000000" w:themeColor="text1"/>
          <w:sz w:val="24"/>
          <w:szCs w:val="24"/>
        </w:rPr>
        <w:t xml:space="preserve"> by</w:t>
      </w:r>
      <w:r w:rsidRPr="00636C9B">
        <w:rPr>
          <w:rFonts w:ascii="Times New Roman" w:hAnsi="Times New Roman"/>
          <w:color w:val="000000" w:themeColor="text1"/>
          <w:sz w:val="24"/>
          <w:szCs w:val="24"/>
        </w:rPr>
        <w:t xml:space="preserve"> </w:t>
      </w:r>
      <w:del w:id="660" w:author="Parks, Robbie M" w:date="2018-11-30T08:04:00Z">
        <w:r w:rsidRPr="00636C9B">
          <w:rPr>
            <w:rFonts w:ascii="Times New Roman" w:hAnsi="Times New Roman"/>
            <w:color w:val="000000" w:themeColor="text1"/>
            <w:sz w:val="24"/>
            <w:szCs w:val="24"/>
          </w:rPr>
          <w:delText>category</w:delText>
        </w:r>
      </w:del>
      <w:ins w:id="661" w:author="Parks, Robbie M" w:date="2018-11-30T08:04:00Z">
        <w:r w:rsidR="00987B41">
          <w:rPr>
            <w:rFonts w:ascii="Times New Roman" w:hAnsi="Times New Roman"/>
            <w:color w:val="000000" w:themeColor="text1"/>
            <w:sz w:val="24"/>
            <w:szCs w:val="24"/>
          </w:rPr>
          <w:t>type</w:t>
        </w:r>
      </w:ins>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del w:id="662" w:author="Parks, Robbie M" w:date="2018-11-30T08:04:00Z">
        <w:r w:rsidR="00BA15DC" w:rsidRPr="00636C9B">
          <w:rPr>
            <w:rFonts w:ascii="Times New Roman" w:hAnsi="Times New Roman"/>
            <w:color w:val="000000" w:themeColor="text1"/>
            <w:sz w:val="24"/>
            <w:szCs w:val="24"/>
          </w:rPr>
          <w:delText xml:space="preserve"> </w:delText>
        </w:r>
      </w:del>
      <w:r w:rsidR="0070194A">
        <w:rPr>
          <w:rFonts w:ascii="Times New Roman" w:hAnsi="Times New Roman"/>
          <w:color w:val="000000" w:themeColor="text1"/>
          <w:sz w:val="24"/>
          <w:szCs w:val="24"/>
        </w:rPr>
        <w:t xml:space="preserve">and intentional </w:t>
      </w:r>
      <w:del w:id="663" w:author="Parks, Robbie M" w:date="2018-11-30T08:04:00Z">
        <w:r w:rsidR="00BA15DC" w:rsidRPr="00636C9B">
          <w:rPr>
            <w:rFonts w:ascii="Times New Roman" w:hAnsi="Times New Roman"/>
            <w:color w:val="000000" w:themeColor="text1"/>
            <w:sz w:val="24"/>
            <w:szCs w:val="24"/>
          </w:rPr>
          <w:delText xml:space="preserve"> </w:delText>
        </w:r>
      </w:del>
      <w:r w:rsidR="00BA15DC" w:rsidRPr="00636C9B">
        <w:rPr>
          <w:rFonts w:ascii="Times New Roman" w:hAnsi="Times New Roman"/>
          <w:color w:val="000000" w:themeColor="text1"/>
          <w:sz w:val="24"/>
          <w:szCs w:val="24"/>
        </w:rPr>
        <w:t>deaths</w:t>
      </w:r>
      <w:del w:id="664" w:author="Parks, Robbie M" w:date="2018-11-30T08:04:00Z">
        <w:r w:rsidR="00BA15DC" w:rsidRPr="00636C9B">
          <w:rPr>
            <w:rFonts w:ascii="Times New Roman" w:hAnsi="Times New Roman"/>
            <w:color w:val="000000" w:themeColor="text1"/>
            <w:sz w:val="24"/>
            <w:szCs w:val="24"/>
          </w:rPr>
          <w:delText xml:space="preserve"> </w:delText>
        </w:r>
      </w:del>
      <w:ins w:id="665" w:author="Parks, Robbie M" w:date="2018-11-30T08:04:00Z">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ins>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del w:id="666" w:author="Parks, Robbie M" w:date="2018-11-30T08:04:00Z">
        <w:r w:rsidR="008621C2">
          <w:rPr>
            <w:rFonts w:ascii="Times New Roman" w:hAnsi="Times New Roman"/>
            <w:color w:val="000000" w:themeColor="text1"/>
            <w:sz w:val="24"/>
            <w:szCs w:val="24"/>
          </w:rPr>
          <w:delText>,</w:delText>
        </w:r>
        <w:r w:rsidR="00BA15DC" w:rsidRPr="00636C9B">
          <w:rPr>
            <w:rFonts w:ascii="Times New Roman" w:hAnsi="Times New Roman"/>
            <w:color w:val="000000" w:themeColor="text1"/>
            <w:sz w:val="24"/>
            <w:szCs w:val="24"/>
          </w:rPr>
          <w:delText xml:space="preserve"> </w:delText>
        </w:r>
        <w:r w:rsidR="008A218F">
          <w:rPr>
            <w:rFonts w:ascii="Times New Roman" w:hAnsi="Times New Roman"/>
            <w:color w:val="000000" w:themeColor="text1"/>
            <w:sz w:val="24"/>
            <w:szCs w:val="24"/>
          </w:rPr>
          <w:delText xml:space="preserve">by </w:delText>
        </w:r>
        <w:r w:rsidR="00BA15DC" w:rsidRPr="00636C9B">
          <w:rPr>
            <w:rFonts w:ascii="Times New Roman" w:hAnsi="Times New Roman"/>
            <w:color w:val="000000" w:themeColor="text1"/>
            <w:sz w:val="24"/>
            <w:szCs w:val="24"/>
          </w:rPr>
          <w:delText xml:space="preserve">age </w:delText>
        </w:r>
        <w:r w:rsidR="007217A9" w:rsidRPr="00636C9B">
          <w:rPr>
            <w:rFonts w:ascii="Times New Roman" w:hAnsi="Times New Roman"/>
            <w:color w:val="000000" w:themeColor="text1"/>
            <w:sz w:val="24"/>
            <w:szCs w:val="24"/>
          </w:rPr>
          <w:delText xml:space="preserve">group </w:delText>
        </w:r>
        <w:r w:rsidR="00BA15DC" w:rsidRPr="00636C9B">
          <w:rPr>
            <w:rFonts w:ascii="Times New Roman" w:hAnsi="Times New Roman"/>
            <w:color w:val="000000" w:themeColor="text1"/>
            <w:sz w:val="24"/>
            <w:szCs w:val="24"/>
          </w:rPr>
          <w:delText>and sex,</w:delText>
        </w:r>
      </w:del>
      <w:r w:rsidR="00BA15DC" w:rsidRPr="00636C9B">
        <w:rPr>
          <w:rFonts w:ascii="Times New Roman" w:hAnsi="Times New Roman"/>
          <w:color w:val="000000" w:themeColor="text1"/>
          <w:sz w:val="24"/>
          <w:szCs w:val="24"/>
        </w:rPr>
        <w:t xml:space="preserve"> for </w:t>
      </w:r>
      <w:del w:id="667" w:author="Parks, Robbie M" w:date="2018-11-30T08:04:00Z">
        <w:r w:rsidR="00BA15DC" w:rsidRPr="00636C9B">
          <w:rPr>
            <w:rFonts w:ascii="Times New Roman" w:hAnsi="Times New Roman"/>
            <w:color w:val="000000" w:themeColor="text1"/>
            <w:sz w:val="24"/>
            <w:szCs w:val="24"/>
          </w:rPr>
          <w:delText>2012</w:delText>
        </w:r>
      </w:del>
      <w:commentRangeStart w:id="668"/>
      <w:commentRangeStart w:id="669"/>
      <w:ins w:id="670" w:author="Parks, Robbie M" w:date="2018-11-30T08:04:00Z">
        <w:r w:rsidR="00770A73">
          <w:rPr>
            <w:rFonts w:ascii="Times New Roman" w:hAnsi="Times New Roman"/>
            <w:color w:val="000000" w:themeColor="text1"/>
            <w:sz w:val="24"/>
            <w:szCs w:val="24"/>
          </w:rPr>
          <w:t>1980</w:t>
        </w:r>
      </w:ins>
      <w:r w:rsidR="00BA15DC" w:rsidRPr="00636C9B">
        <w:rPr>
          <w:rFonts w:ascii="Times New Roman" w:hAnsi="Times New Roman"/>
          <w:color w:val="000000" w:themeColor="text1"/>
          <w:sz w:val="24"/>
          <w:szCs w:val="24"/>
        </w:rPr>
        <w:t>-2016</w:t>
      </w:r>
      <w:commentRangeEnd w:id="668"/>
      <w:r w:rsidR="008A218F">
        <w:rPr>
          <w:rStyle w:val="CommentReference"/>
          <w:rFonts w:asciiTheme="minorHAnsi" w:eastAsiaTheme="minorHAnsi" w:hAnsiTheme="minorHAnsi" w:cstheme="minorBidi"/>
        </w:rPr>
        <w:commentReference w:id="668"/>
      </w:r>
      <w:commentRangeEnd w:id="669"/>
      <w:r w:rsidR="00697B34">
        <w:rPr>
          <w:rStyle w:val="CommentReference"/>
          <w:rFonts w:asciiTheme="minorHAnsi" w:eastAsiaTheme="minorHAnsi" w:hAnsiTheme="minorHAnsi" w:cstheme="minorBidi"/>
        </w:rPr>
        <w:commentReference w:id="669"/>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23E2082F" w:rsidR="0018328F" w:rsidRPr="0018328F" w:rsidRDefault="004A3366" w:rsidP="0018328F">
      <w:pPr>
        <w:spacing w:after="0" w:line="480" w:lineRule="auto"/>
        <w:jc w:val="both"/>
        <w:rPr>
          <w:ins w:id="671" w:author="Parks, Robbie M" w:date="2018-11-30T08:04: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del w:id="672" w:author="Parks, Robbie M" w:date="2018-11-30T08:04:00Z">
        <w:r w:rsidR="008A218F">
          <w:rPr>
            <w:rStyle w:val="CommentReference"/>
            <w:rFonts w:asciiTheme="minorHAnsi" w:eastAsiaTheme="minorHAnsi" w:hAnsiTheme="minorHAnsi" w:cstheme="minorBidi"/>
          </w:rPr>
          <w:commentReference w:id="673"/>
        </w:r>
        <w:r w:rsidR="008621C2">
          <w:rPr>
            <w:rFonts w:ascii="Times New Roman" w:hAnsi="Times New Roman"/>
            <w:color w:val="000000" w:themeColor="text1"/>
            <w:sz w:val="24"/>
            <w:szCs w:val="24"/>
          </w:rPr>
          <w:delText xml:space="preserve">, </w:delText>
        </w:r>
        <w:commentRangeStart w:id="674"/>
        <w:r w:rsidR="008621C2">
          <w:rPr>
            <w:rFonts w:ascii="Times New Roman" w:hAnsi="Times New Roman"/>
            <w:color w:val="000000" w:themeColor="text1"/>
            <w:sz w:val="24"/>
            <w:szCs w:val="24"/>
          </w:rPr>
          <w:delText xml:space="preserve">if </w:delText>
        </w:r>
      </w:del>
      <w:ins w:id="675" w:author="Parks, Robbie M" w:date="2018-11-30T08:04:00Z">
        <w:r w:rsidR="00DB74D6">
          <w:rPr>
            <w:rFonts w:ascii="Times New Roman" w:hAnsi="Times New Roman"/>
            <w:color w:val="000000" w:themeColor="text1"/>
            <w:sz w:val="24"/>
            <w:szCs w:val="24"/>
          </w:rPr>
          <w:t xml:space="preserve"> in 2016</w:t>
        </w:r>
        <w:commentRangeStart w:id="676"/>
        <w:commentRangeEnd w:id="676"/>
        <w:r w:rsidR="008A218F">
          <w:rPr>
            <w:rStyle w:val="CommentReference"/>
            <w:rFonts w:asciiTheme="minorHAnsi" w:eastAsiaTheme="minorHAnsi" w:hAnsiTheme="minorHAnsi" w:cstheme="minorBidi"/>
          </w:rPr>
          <w:commentReference w:id="676"/>
        </w:r>
        <w:r w:rsidR="008621C2">
          <w:rPr>
            <w:rFonts w:ascii="Times New Roman" w:hAnsi="Times New Roman"/>
            <w:color w:val="000000" w:themeColor="text1"/>
            <w:sz w:val="24"/>
            <w:szCs w:val="24"/>
          </w:rPr>
          <w:t xml:space="preserve">, if </w:t>
        </w:r>
        <w:r w:rsidR="002B5115">
          <w:rPr>
            <w:rFonts w:ascii="Times New Roman" w:hAnsi="Times New Roman"/>
            <w:color w:val="000000" w:themeColor="text1"/>
            <w:sz w:val="24"/>
            <w:szCs w:val="24"/>
          </w:rPr>
          <w:t>national temperature anomaly was +</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ins>
    </w:p>
    <w:p w14:paraId="1370BF1C" w14:textId="16FEEAE1" w:rsidR="00234E19" w:rsidRPr="00636C9B" w:rsidRDefault="002B5115" w:rsidP="00D76DF7">
      <w:pPr>
        <w:spacing w:after="0" w:line="480" w:lineRule="auto"/>
        <w:jc w:val="both"/>
        <w:rPr>
          <w:rFonts w:ascii="Times New Roman" w:hAnsi="Times New Roman"/>
          <w:color w:val="000000" w:themeColor="text1"/>
          <w:sz w:val="24"/>
          <w:szCs w:val="24"/>
        </w:rPr>
      </w:pPr>
      <w:ins w:id="677" w:author="Parks, Robbie M" w:date="2018-11-30T08:04:00Z">
        <w:r>
          <w:rPr>
            <w:rFonts w:ascii="Times New Roman" w:hAnsi="Times New Roman"/>
            <w:color w:val="000000" w:themeColor="text1"/>
            <w:sz w:val="24"/>
            <w:szCs w:val="24"/>
          </w:rPr>
          <w:t xml:space="preserve"> compared with 1980-2009 long-term average </w:t>
        </w:r>
      </w:ins>
      <w:r w:rsidR="0018328F">
        <w:rPr>
          <w:rFonts w:ascii="Times New Roman" w:hAnsi="Times New Roman"/>
          <w:color w:val="000000" w:themeColor="text1"/>
          <w:sz w:val="24"/>
          <w:szCs w:val="24"/>
        </w:rPr>
        <w:t>temperatures</w:t>
      </w:r>
      <w:del w:id="678" w:author="Parks, Robbie M" w:date="2018-11-30T08:04:00Z">
        <w:r w:rsidR="008621C2">
          <w:rPr>
            <w:rFonts w:ascii="Times New Roman" w:hAnsi="Times New Roman"/>
            <w:color w:val="000000" w:themeColor="text1"/>
            <w:sz w:val="24"/>
            <w:szCs w:val="24"/>
          </w:rPr>
          <w:delText xml:space="preserve"> were 1c above the 1980-2009 mean for every month and state</w:delText>
        </w:r>
        <w:commentRangeEnd w:id="674"/>
        <w:r w:rsidR="008A218F">
          <w:rPr>
            <w:rStyle w:val="CommentReference"/>
            <w:rFonts w:asciiTheme="minorHAnsi" w:eastAsiaTheme="minorHAnsi" w:hAnsiTheme="minorHAnsi" w:cstheme="minorBidi"/>
          </w:rPr>
          <w:commentReference w:id="674"/>
        </w:r>
        <w:r w:rsidR="008621C2">
          <w:rPr>
            <w:rFonts w:ascii="Times New Roman" w:hAnsi="Times New Roman"/>
            <w:color w:val="000000" w:themeColor="text1"/>
            <w:sz w:val="24"/>
            <w:szCs w:val="24"/>
          </w:rPr>
          <w:delText>.</w:delText>
        </w:r>
      </w:del>
      <w:ins w:id="679" w:author="Parks, Robbie M" w:date="2018-11-30T08:04:00Z">
        <w:r w:rsidR="008621C2">
          <w:rPr>
            <w:rFonts w:ascii="Times New Roman" w:hAnsi="Times New Roman"/>
            <w:color w:val="000000" w:themeColor="text1"/>
            <w:sz w:val="24"/>
            <w:szCs w:val="24"/>
          </w:rPr>
          <w:t>.</w:t>
        </w:r>
      </w:ins>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del w:id="680" w:author="Parks, Robbie M" w:date="2018-11-30T08:04:00Z">
        <w:r w:rsidR="009A0CFD" w:rsidRPr="00636C9B">
          <w:rPr>
            <w:rFonts w:ascii="Times New Roman" w:hAnsi="Times New Roman"/>
            <w:color w:val="000000" w:themeColor="text1"/>
            <w:sz w:val="24"/>
            <w:szCs w:val="24"/>
          </w:rPr>
          <w:delText>category</w:delText>
        </w:r>
      </w:del>
      <w:ins w:id="681" w:author="Parks, Robbie M" w:date="2018-11-30T08:04:00Z">
        <w:r w:rsidR="00987B41">
          <w:rPr>
            <w:rFonts w:ascii="Times New Roman" w:hAnsi="Times New Roman"/>
            <w:color w:val="000000" w:themeColor="text1"/>
            <w:sz w:val="24"/>
            <w:szCs w:val="24"/>
          </w:rPr>
          <w:t>type</w:t>
        </w:r>
      </w:ins>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del w:id="682" w:author="Parks, Robbie M" w:date="2018-11-30T08:04:00Z">
        <w:r w:rsidR="005F3F6E">
          <w:rPr>
            <w:rFonts w:ascii="Times New Roman" w:hAnsi="Times New Roman"/>
            <w:color w:val="000000" w:themeColor="text1"/>
            <w:sz w:val="24"/>
            <w:szCs w:val="24"/>
          </w:rPr>
          <w:delText xml:space="preserve">per </w:delText>
        </w:r>
        <w:commentRangeStart w:id="683"/>
        <w:r w:rsidR="005F3F6E">
          <w:rPr>
            <w:rFonts w:ascii="Times New Roman" w:hAnsi="Times New Roman"/>
            <w:color w:val="000000" w:themeColor="text1"/>
            <w:sz w:val="24"/>
            <w:szCs w:val="24"/>
          </w:rPr>
          <w:delText>grouping</w:delText>
        </w:r>
        <w:commentRangeEnd w:id="683"/>
        <w:r w:rsidR="00D61C8B">
          <w:rPr>
            <w:rStyle w:val="CommentReference"/>
            <w:rFonts w:asciiTheme="minorHAnsi" w:eastAsiaTheme="minorHAnsi" w:hAnsiTheme="minorHAnsi" w:cstheme="minorBidi"/>
          </w:rPr>
          <w:commentReference w:id="683"/>
        </w:r>
        <w:r w:rsidR="009A0CFD" w:rsidRPr="00636C9B">
          <w:rPr>
            <w:rFonts w:ascii="Times New Roman" w:hAnsi="Times New Roman"/>
            <w:color w:val="000000" w:themeColor="text1"/>
            <w:sz w:val="24"/>
            <w:szCs w:val="24"/>
          </w:rPr>
          <w:delText>.</w:delText>
        </w:r>
      </w:del>
      <w:ins w:id="684" w:author="Parks, Robbie M" w:date="2018-11-30T08:04:00Z">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r w:rsidR="00234E19" w:rsidRPr="00636C9B">
          <w:rPr>
            <w:rFonts w:ascii="Times New Roman" w:hAnsi="Times New Roman"/>
            <w:color w:val="000000" w:themeColor="text1"/>
            <w:sz w:val="24"/>
            <w:szCs w:val="24"/>
          </w:rPr>
          <w:br w:type="page"/>
        </w:r>
      </w:ins>
    </w:p>
    <w:p w14:paraId="38146DA0" w14:textId="77777777" w:rsidR="008621C2" w:rsidRDefault="008621C2" w:rsidP="00D76DF7">
      <w:pPr>
        <w:spacing w:after="0" w:line="480" w:lineRule="auto"/>
        <w:jc w:val="both"/>
        <w:rPr>
          <w:del w:id="685" w:author="Parks, Robbie M" w:date="2018-11-30T08:04:00Z"/>
          <w:rFonts w:ascii="Times New Roman" w:hAnsi="Times New Roman"/>
          <w:color w:val="000000" w:themeColor="text1"/>
          <w:sz w:val="24"/>
          <w:szCs w:val="24"/>
        </w:rPr>
      </w:pPr>
      <w:commentRangeStart w:id="686"/>
    </w:p>
    <w:p w14:paraId="02BE5B36" w14:textId="77777777" w:rsidR="008621C2" w:rsidRDefault="008621C2" w:rsidP="00D76DF7">
      <w:pPr>
        <w:spacing w:after="0" w:line="480" w:lineRule="auto"/>
        <w:jc w:val="both"/>
        <w:rPr>
          <w:del w:id="687" w:author="Parks, Robbie M" w:date="2018-11-30T08:04:00Z"/>
          <w:rFonts w:ascii="Times New Roman" w:hAnsi="Times New Roman"/>
          <w:color w:val="000000" w:themeColor="text1"/>
          <w:sz w:val="24"/>
          <w:szCs w:val="24"/>
        </w:rPr>
      </w:pPr>
    </w:p>
    <w:p w14:paraId="5BBDD00D" w14:textId="77777777" w:rsidR="00234E19" w:rsidRPr="00636C9B" w:rsidRDefault="00234E19" w:rsidP="00D76DF7">
      <w:pPr>
        <w:spacing w:after="0" w:line="480" w:lineRule="auto"/>
        <w:jc w:val="both"/>
        <w:rPr>
          <w:del w:id="688" w:author="Parks, Robbie M" w:date="2018-11-30T08:04:00Z"/>
          <w:rFonts w:ascii="Times New Roman" w:hAnsi="Times New Roman"/>
          <w:color w:val="000000" w:themeColor="text1"/>
          <w:sz w:val="24"/>
          <w:szCs w:val="24"/>
        </w:rPr>
      </w:pPr>
      <w:del w:id="689" w:author="Parks, Robbie M" w:date="2018-11-30T08:04:00Z">
        <w:r w:rsidRPr="00636C9B">
          <w:rPr>
            <w:rFonts w:ascii="Times New Roman" w:hAnsi="Times New Roman"/>
            <w:color w:val="000000" w:themeColor="text1"/>
            <w:sz w:val="24"/>
            <w:szCs w:val="24"/>
          </w:rPr>
          <w:br w:type="page"/>
        </w:r>
      </w:del>
    </w:p>
    <w:p w14:paraId="14ABBECE" w14:textId="1E8DBB33" w:rsidR="00E67249" w:rsidRPr="0018328F" w:rsidRDefault="00234E19" w:rsidP="00E67249">
      <w:pPr>
        <w:spacing w:after="0" w:line="480" w:lineRule="auto"/>
        <w:jc w:val="both"/>
        <w:rPr>
          <w:ins w:id="690" w:author="Parks, Robbie M" w:date="2018-11-30T08:04:00Z"/>
          <w:rFonts w:ascii="Times New Roman" w:hAnsi="Times New Roman"/>
          <w:color w:val="000000" w:themeColor="text1"/>
          <w:sz w:val="24"/>
          <w:szCs w:val="24"/>
        </w:rPr>
      </w:pPr>
      <w:del w:id="691" w:author="Parks, Robbie M" w:date="2018-11-30T08:04:00Z">
        <w:r w:rsidRPr="00636C9B">
          <w:rPr>
            <w:rFonts w:ascii="Times New Roman" w:hAnsi="Times New Roman"/>
            <w:b/>
            <w:color w:val="000000" w:themeColor="text1"/>
            <w:sz w:val="24"/>
            <w:szCs w:val="24"/>
          </w:rPr>
          <w:delText xml:space="preserve">Supplementary </w:delText>
        </w:r>
      </w:del>
      <w:r w:rsidRPr="00636C9B">
        <w:rPr>
          <w:rFonts w:ascii="Times New Roman" w:hAnsi="Times New Roman"/>
          <w:b/>
          <w:color w:val="000000" w:themeColor="text1"/>
          <w:sz w:val="24"/>
          <w:szCs w:val="24"/>
        </w:rPr>
        <w:t xml:space="preserve">Figure </w:t>
      </w:r>
      <w:del w:id="692" w:author="Parks, Robbie M" w:date="2018-11-30T08:04:00Z">
        <w:r w:rsidRPr="00636C9B">
          <w:rPr>
            <w:rFonts w:ascii="Times New Roman" w:hAnsi="Times New Roman"/>
            <w:b/>
            <w:color w:val="000000" w:themeColor="text1"/>
            <w:sz w:val="24"/>
            <w:szCs w:val="24"/>
          </w:rPr>
          <w:delText>1</w:delText>
        </w:r>
      </w:del>
      <w:ins w:id="693" w:author="Parks, Robbie M" w:date="2018-11-30T08:04:00Z">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1</w:t>
        </w:r>
      </w:ins>
      <w:r w:rsidRPr="00636C9B">
        <w:rPr>
          <w:rFonts w:ascii="Times New Roman" w:hAnsi="Times New Roman"/>
          <w:b/>
          <w:color w:val="000000" w:themeColor="text1"/>
          <w:sz w:val="24"/>
          <w:szCs w:val="24"/>
        </w:rPr>
        <w:t>.</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del w:id="694" w:author="Parks, Robbie M" w:date="2018-11-30T08:04:00Z">
        <w:r w:rsidR="008621C2">
          <w:rPr>
            <w:rFonts w:ascii="Times New Roman" w:hAnsi="Times New Roman"/>
            <w:color w:val="000000" w:themeColor="text1"/>
            <w:sz w:val="24"/>
            <w:szCs w:val="24"/>
          </w:rPr>
          <w:delText xml:space="preserve">relative </w:delText>
        </w:r>
      </w:del>
      <w:r w:rsidR="00E67249">
        <w:rPr>
          <w:rFonts w:ascii="Times New Roman" w:hAnsi="Times New Roman"/>
          <w:color w:val="000000" w:themeColor="text1"/>
          <w:sz w:val="24"/>
          <w:szCs w:val="24"/>
        </w:rPr>
        <w:t>risk</w:t>
      </w:r>
      <w:ins w:id="695" w:author="Parks, Robbie M" w:date="2018-11-30T08:04:00Z">
        <w:r w:rsidR="00E67249">
          <w:rPr>
            <w:rFonts w:ascii="Times New Roman" w:hAnsi="Times New Roman"/>
            <w:color w:val="000000" w:themeColor="text1"/>
            <w:sz w:val="24"/>
            <w:szCs w:val="24"/>
          </w:rPr>
          <w:t>,</w:t>
        </w:r>
      </w:ins>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 xml:space="preserve">if </w:t>
      </w:r>
      <w:ins w:id="696" w:author="Parks, Robbie M" w:date="2018-11-30T08:04:00Z">
        <w:r w:rsidR="00E67249">
          <w:rPr>
            <w:rFonts w:ascii="Times New Roman" w:hAnsi="Times New Roman"/>
            <w:color w:val="000000" w:themeColor="text1"/>
            <w:sz w:val="24"/>
            <w:szCs w:val="24"/>
          </w:rPr>
          <w:t>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ins>
    </w:p>
    <w:p w14:paraId="65DA6F14" w14:textId="4554F010" w:rsidR="005870DD" w:rsidRPr="00636C9B" w:rsidRDefault="00E67249" w:rsidP="005870DD">
      <w:pPr>
        <w:spacing w:after="0" w:line="480" w:lineRule="auto"/>
        <w:jc w:val="both"/>
        <w:rPr>
          <w:rFonts w:ascii="Times New Roman" w:hAnsi="Times New Roman"/>
          <w:color w:val="000000" w:themeColor="text1"/>
          <w:sz w:val="24"/>
          <w:szCs w:val="24"/>
        </w:rPr>
      </w:pPr>
      <w:ins w:id="697" w:author="Parks, Robbie M" w:date="2018-11-30T08:04:00Z">
        <w:r>
          <w:rPr>
            <w:rFonts w:ascii="Times New Roman" w:hAnsi="Times New Roman"/>
            <w:color w:val="000000" w:themeColor="text1"/>
            <w:sz w:val="24"/>
            <w:szCs w:val="24"/>
          </w:rPr>
          <w:t xml:space="preserve"> compared with 1980-2009 long-term average </w:t>
        </w:r>
      </w:ins>
      <w:r>
        <w:rPr>
          <w:rFonts w:ascii="Times New Roman" w:hAnsi="Times New Roman"/>
          <w:color w:val="000000" w:themeColor="text1"/>
          <w:sz w:val="24"/>
          <w:szCs w:val="24"/>
        </w:rPr>
        <w:t>temperatures</w:t>
      </w:r>
      <w:del w:id="698" w:author="Parks, Robbie M" w:date="2018-11-30T08:04:00Z">
        <w:r w:rsidR="008621C2">
          <w:rPr>
            <w:rFonts w:ascii="Times New Roman" w:hAnsi="Times New Roman"/>
            <w:color w:val="000000" w:themeColor="text1"/>
            <w:sz w:val="24"/>
            <w:szCs w:val="24"/>
          </w:rPr>
          <w:delText xml:space="preserve"> were 1c above the 1980-2009 mean for every month and state.</w:delText>
        </w:r>
        <w:r w:rsidR="00280E5B">
          <w:rPr>
            <w:rFonts w:ascii="Times New Roman" w:hAnsi="Times New Roman"/>
            <w:color w:val="000000" w:themeColor="text1"/>
            <w:sz w:val="24"/>
            <w:szCs w:val="24"/>
          </w:rPr>
          <w:delText>.</w:delText>
        </w:r>
      </w:del>
      <w:ins w:id="699" w:author="Parks, Robbie M" w:date="2018-11-30T08:04:00Z">
        <w:r w:rsidR="00280E5B">
          <w:rPr>
            <w:rFonts w:ascii="Times New Roman" w:hAnsi="Times New Roman"/>
            <w:color w:val="000000" w:themeColor="text1"/>
            <w:sz w:val="24"/>
            <w:szCs w:val="24"/>
          </w:rPr>
          <w:t>.</w:t>
        </w:r>
      </w:ins>
      <w:r w:rsidR="00280E5B">
        <w:rPr>
          <w:rFonts w:ascii="Times New Roman" w:hAnsi="Times New Roman"/>
          <w:color w:val="000000" w:themeColor="text1"/>
          <w:sz w:val="24"/>
          <w:szCs w:val="24"/>
        </w:rPr>
        <w:t xml:space="preserve"> They are broken down</w:t>
      </w:r>
      <w:r w:rsidR="00AE077A" w:rsidRPr="00636C9B">
        <w:rPr>
          <w:rFonts w:ascii="Times New Roman" w:hAnsi="Times New Roman"/>
          <w:color w:val="000000" w:themeColor="text1"/>
          <w:sz w:val="24"/>
          <w:szCs w:val="24"/>
        </w:rPr>
        <w:t xml:space="preserve"> </w:t>
      </w:r>
      <w:del w:id="700" w:author="Parks, Robbie M" w:date="2018-11-30T08:04:00Z">
        <w:r w:rsidR="00AE077A" w:rsidRPr="00636C9B">
          <w:rPr>
            <w:rFonts w:ascii="Times New Roman" w:hAnsi="Times New Roman"/>
            <w:color w:val="000000" w:themeColor="text1"/>
            <w:sz w:val="24"/>
            <w:szCs w:val="24"/>
          </w:rPr>
          <w:delText xml:space="preserve">, </w:delText>
        </w:r>
      </w:del>
      <w:r w:rsidR="00AE077A" w:rsidRPr="00636C9B">
        <w:rPr>
          <w:rFonts w:ascii="Times New Roman" w:hAnsi="Times New Roman"/>
          <w:color w:val="000000" w:themeColor="text1"/>
          <w:sz w:val="24"/>
          <w:szCs w:val="24"/>
        </w:rPr>
        <w:t xml:space="preserve">by </w:t>
      </w:r>
      <w:del w:id="701" w:author="Parks, Robbie M" w:date="2018-11-30T08:04:00Z">
        <w:r w:rsidR="00AE077A" w:rsidRPr="00636C9B">
          <w:rPr>
            <w:rFonts w:ascii="Times New Roman" w:hAnsi="Times New Roman"/>
            <w:color w:val="000000" w:themeColor="text1"/>
            <w:sz w:val="24"/>
            <w:szCs w:val="24"/>
          </w:rPr>
          <w:delText>category</w:delText>
        </w:r>
      </w:del>
      <w:ins w:id="702" w:author="Parks, Robbie M" w:date="2018-11-30T08:04:00Z">
        <w:r w:rsidR="00987B41">
          <w:rPr>
            <w:rFonts w:ascii="Times New Roman" w:hAnsi="Times New Roman"/>
            <w:color w:val="000000" w:themeColor="text1"/>
            <w:sz w:val="24"/>
            <w:szCs w:val="24"/>
          </w:rPr>
          <w:t>type</w:t>
        </w:r>
      </w:ins>
      <w:r w:rsidR="00987B41" w:rsidRPr="00636C9B">
        <w:rPr>
          <w:rFonts w:ascii="Times New Roman" w:hAnsi="Times New Roman"/>
          <w:color w:val="000000" w:themeColor="text1"/>
          <w:sz w:val="24"/>
          <w:szCs w:val="24"/>
        </w:rPr>
        <w:t xml:space="preserve">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ins w:id="703" w:author="Parks, Robbie M" w:date="2018-11-30T08:04:00Z">
        <w:r w:rsidR="005870DD" w:rsidRPr="00636C9B">
          <w:rPr>
            <w:rFonts w:ascii="Times New Roman" w:hAnsi="Times New Roman"/>
            <w:color w:val="000000" w:themeColor="text1"/>
            <w:sz w:val="24"/>
            <w:szCs w:val="24"/>
          </w:rPr>
          <w:br w:type="page"/>
        </w:r>
      </w:ins>
    </w:p>
    <w:p w14:paraId="668A8228" w14:textId="77777777" w:rsidR="00280E5B" w:rsidRDefault="00280E5B" w:rsidP="005870DD">
      <w:pPr>
        <w:spacing w:after="0" w:line="480" w:lineRule="auto"/>
        <w:jc w:val="both"/>
        <w:rPr>
          <w:del w:id="704" w:author="Parks, Robbie M" w:date="2018-11-30T08:04:00Z"/>
          <w:rFonts w:ascii="Times New Roman" w:hAnsi="Times New Roman"/>
          <w:color w:val="000000" w:themeColor="text1"/>
          <w:sz w:val="24"/>
          <w:szCs w:val="24"/>
        </w:rPr>
      </w:pPr>
    </w:p>
    <w:p w14:paraId="6AB02B65" w14:textId="77777777" w:rsidR="005870DD" w:rsidRPr="00636C9B" w:rsidRDefault="005870DD" w:rsidP="005870DD">
      <w:pPr>
        <w:spacing w:after="0" w:line="480" w:lineRule="auto"/>
        <w:jc w:val="both"/>
        <w:rPr>
          <w:del w:id="705" w:author="Parks, Robbie M" w:date="2018-11-30T08:04:00Z"/>
          <w:rFonts w:ascii="Times New Roman" w:hAnsi="Times New Roman"/>
          <w:color w:val="000000" w:themeColor="text1"/>
          <w:sz w:val="24"/>
          <w:szCs w:val="24"/>
        </w:rPr>
      </w:pPr>
      <w:del w:id="706" w:author="Parks, Robbie M" w:date="2018-11-30T08:04:00Z">
        <w:r w:rsidRPr="00636C9B">
          <w:rPr>
            <w:rFonts w:ascii="Times New Roman" w:hAnsi="Times New Roman"/>
            <w:color w:val="000000" w:themeColor="text1"/>
            <w:sz w:val="24"/>
            <w:szCs w:val="24"/>
          </w:rPr>
          <w:br w:type="page"/>
        </w:r>
      </w:del>
    </w:p>
    <w:p w14:paraId="5849500D" w14:textId="5FD5732E" w:rsidR="00E67249" w:rsidRPr="0018328F" w:rsidRDefault="005870DD" w:rsidP="00E67249">
      <w:pPr>
        <w:spacing w:after="0" w:line="480" w:lineRule="auto"/>
        <w:jc w:val="both"/>
        <w:rPr>
          <w:ins w:id="707" w:author="Parks, Robbie M" w:date="2018-11-30T08:04:00Z"/>
          <w:rFonts w:ascii="Times New Roman" w:hAnsi="Times New Roman"/>
          <w:color w:val="000000" w:themeColor="text1"/>
          <w:sz w:val="24"/>
          <w:szCs w:val="24"/>
        </w:rPr>
      </w:pPr>
      <w:del w:id="708" w:author="Parks, Robbie M" w:date="2018-11-30T08:04:00Z">
        <w:r w:rsidRPr="00636C9B">
          <w:rPr>
            <w:rFonts w:ascii="Times New Roman" w:hAnsi="Times New Roman"/>
            <w:b/>
            <w:color w:val="000000" w:themeColor="text1"/>
            <w:sz w:val="24"/>
            <w:szCs w:val="24"/>
          </w:rPr>
          <w:delText xml:space="preserve">Supplementary </w:delText>
        </w:r>
      </w:del>
      <w:r w:rsidRPr="00636C9B">
        <w:rPr>
          <w:rFonts w:ascii="Times New Roman" w:hAnsi="Times New Roman"/>
          <w:b/>
          <w:color w:val="000000" w:themeColor="text1"/>
          <w:sz w:val="24"/>
          <w:szCs w:val="24"/>
        </w:rPr>
        <w:t xml:space="preserve">Figure </w:t>
      </w:r>
      <w:del w:id="709" w:author="Parks, Robbie M" w:date="2018-11-30T08:04:00Z">
        <w:r w:rsidRPr="00636C9B">
          <w:rPr>
            <w:rFonts w:ascii="Times New Roman" w:hAnsi="Times New Roman"/>
            <w:b/>
            <w:color w:val="000000" w:themeColor="text1"/>
            <w:sz w:val="24"/>
            <w:szCs w:val="24"/>
          </w:rPr>
          <w:delText>2</w:delText>
        </w:r>
      </w:del>
      <w:ins w:id="710" w:author="Parks, Robbie M" w:date="2018-11-30T08:04:00Z">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2</w:t>
        </w:r>
      </w:ins>
      <w:r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Excess</w:t>
      </w:r>
      <w:r w:rsidR="00E67249">
        <w:rPr>
          <w:rFonts w:ascii="Times New Roman" w:hAnsi="Times New Roman"/>
          <w:color w:val="000000" w:themeColor="text1"/>
          <w:sz w:val="24"/>
          <w:szCs w:val="24"/>
        </w:rPr>
        <w:t xml:space="preserve"> </w:t>
      </w:r>
      <w:del w:id="711" w:author="Parks, Robbie M" w:date="2018-11-30T08:04:00Z">
        <w:r w:rsidR="008621C2">
          <w:rPr>
            <w:rFonts w:ascii="Times New Roman" w:hAnsi="Times New Roman"/>
            <w:color w:val="000000" w:themeColor="text1"/>
            <w:sz w:val="24"/>
            <w:szCs w:val="24"/>
          </w:rPr>
          <w:delText xml:space="preserve">relative </w:delText>
        </w:r>
      </w:del>
      <w:r w:rsidR="008621C2">
        <w:rPr>
          <w:rFonts w:ascii="Times New Roman" w:hAnsi="Times New Roman"/>
          <w:color w:val="000000" w:themeColor="text1"/>
          <w:sz w:val="24"/>
          <w:szCs w:val="24"/>
        </w:rPr>
        <w:t>risk</w:t>
      </w:r>
      <w:ins w:id="712" w:author="Parks, Robbie M" w:date="2018-11-30T08:04:00Z">
        <w:r w:rsidR="00E67249">
          <w:rPr>
            <w:rFonts w:ascii="Times New Roman" w:hAnsi="Times New Roman"/>
            <w:color w:val="000000" w:themeColor="text1"/>
            <w:sz w:val="24"/>
            <w:szCs w:val="24"/>
          </w:rPr>
          <w:t>,</w:t>
        </w:r>
      </w:ins>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 xml:space="preserve">if </w:t>
      </w:r>
      <w:ins w:id="713" w:author="Parks, Robbie M" w:date="2018-11-30T08:04:00Z">
        <w:r w:rsidR="00E67249">
          <w:rPr>
            <w:rFonts w:ascii="Times New Roman" w:hAnsi="Times New Roman"/>
            <w:color w:val="000000" w:themeColor="text1"/>
            <w:sz w:val="24"/>
            <w:szCs w:val="24"/>
          </w:rPr>
          <w:t>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ins>
    </w:p>
    <w:p w14:paraId="560CC2DB" w14:textId="7A5FB71C" w:rsidR="00B4508B" w:rsidRPr="00636C9B" w:rsidRDefault="00E67249" w:rsidP="00E67249">
      <w:pPr>
        <w:spacing w:after="0" w:line="480" w:lineRule="auto"/>
        <w:jc w:val="both"/>
        <w:rPr>
          <w:rFonts w:ascii="Times New Roman" w:eastAsia="Times New Roman" w:hAnsi="Times New Roman"/>
          <w:sz w:val="24"/>
          <w:szCs w:val="24"/>
          <w:lang w:eastAsia="en-GB"/>
        </w:rPr>
      </w:pPr>
      <w:ins w:id="714" w:author="Parks, Robbie M" w:date="2018-11-30T08:04:00Z">
        <w:r>
          <w:rPr>
            <w:rFonts w:ascii="Times New Roman" w:hAnsi="Times New Roman"/>
            <w:color w:val="000000" w:themeColor="text1"/>
            <w:sz w:val="24"/>
            <w:szCs w:val="24"/>
          </w:rPr>
          <w:t xml:space="preserve"> compared with 1980-2009 long-term average </w:t>
        </w:r>
      </w:ins>
      <w:r>
        <w:rPr>
          <w:rFonts w:ascii="Times New Roman" w:hAnsi="Times New Roman"/>
          <w:color w:val="000000" w:themeColor="text1"/>
          <w:sz w:val="24"/>
          <w:szCs w:val="24"/>
        </w:rPr>
        <w:t>temperatures</w:t>
      </w:r>
      <w:del w:id="715" w:author="Parks, Robbie M" w:date="2018-11-30T08:04:00Z">
        <w:r w:rsidR="008621C2">
          <w:rPr>
            <w:rFonts w:ascii="Times New Roman" w:hAnsi="Times New Roman"/>
            <w:color w:val="000000" w:themeColor="text1"/>
            <w:sz w:val="24"/>
            <w:szCs w:val="24"/>
          </w:rPr>
          <w:delText xml:space="preserve"> were 1c above the 1980-2009 mean for every month and state.</w:delText>
        </w:r>
        <w:r w:rsidR="005870DD" w:rsidRPr="00636C9B">
          <w:rPr>
            <w:rFonts w:ascii="Times New Roman" w:hAnsi="Times New Roman"/>
            <w:color w:val="000000" w:themeColor="text1"/>
            <w:sz w:val="24"/>
            <w:szCs w:val="24"/>
          </w:rPr>
          <w:delText>,</w:delText>
        </w:r>
      </w:del>
      <w:ins w:id="716" w:author="Parks, Robbie M" w:date="2018-11-30T08:04:00Z">
        <w:r>
          <w:rPr>
            <w:rFonts w:ascii="Times New Roman" w:hAnsi="Times New Roman"/>
            <w:color w:val="000000" w:themeColor="text1"/>
            <w:sz w:val="24"/>
            <w:szCs w:val="24"/>
          </w:rPr>
          <w:t>.</w:t>
        </w:r>
      </w:ins>
      <w:r w:rsidR="008621C2">
        <w:rPr>
          <w:rFonts w:ascii="Times New Roman" w:hAnsi="Times New Roman"/>
          <w:color w:val="000000" w:themeColor="text1"/>
          <w:sz w:val="24"/>
          <w:szCs w:val="24"/>
        </w:rPr>
        <w:t xml:space="preserve"> They are broken down</w:t>
      </w:r>
      <w:r w:rsidR="005870DD" w:rsidRPr="00636C9B">
        <w:rPr>
          <w:rFonts w:ascii="Times New Roman" w:hAnsi="Times New Roman"/>
          <w:color w:val="000000" w:themeColor="text1"/>
          <w:sz w:val="24"/>
          <w:szCs w:val="24"/>
        </w:rPr>
        <w:t xml:space="preserve"> by </w:t>
      </w:r>
      <w:del w:id="717" w:author="Parks, Robbie M" w:date="2018-11-30T08:04:00Z">
        <w:r w:rsidR="005870DD" w:rsidRPr="00636C9B">
          <w:rPr>
            <w:rFonts w:ascii="Times New Roman" w:hAnsi="Times New Roman"/>
            <w:color w:val="000000" w:themeColor="text1"/>
            <w:sz w:val="24"/>
            <w:szCs w:val="24"/>
          </w:rPr>
          <w:delText>category</w:delText>
        </w:r>
      </w:del>
      <w:ins w:id="718" w:author="Parks, Robbie M" w:date="2018-11-30T08:04:00Z">
        <w:r w:rsidR="001C2178">
          <w:rPr>
            <w:rFonts w:ascii="Times New Roman" w:hAnsi="Times New Roman"/>
            <w:color w:val="000000" w:themeColor="text1"/>
            <w:sz w:val="24"/>
            <w:szCs w:val="24"/>
          </w:rPr>
          <w:t>type</w:t>
        </w:r>
      </w:ins>
      <w:r w:rsidR="001C2178" w:rsidRPr="00636C9B">
        <w:rPr>
          <w:rFonts w:ascii="Times New Roman" w:hAnsi="Times New Roman"/>
          <w:color w:val="000000" w:themeColor="text1"/>
          <w:sz w:val="24"/>
          <w:szCs w:val="24"/>
        </w:rPr>
        <w:t xml:space="preserve"> </w:t>
      </w:r>
      <w:r w:rsidR="005870DD"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commentRangeEnd w:id="686"/>
      <w:r w:rsidR="006C74C1">
        <w:rPr>
          <w:rStyle w:val="CommentReference"/>
          <w:rFonts w:asciiTheme="minorHAnsi" w:eastAsiaTheme="minorHAnsi" w:hAnsiTheme="minorHAnsi" w:cstheme="minorBidi"/>
        </w:rPr>
        <w:commentReference w:id="686"/>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Change w:id="719" w:author="Parks, Robbie M" w:date="2018-11-30T08:04:00Z">
          <w:tblPr>
            <w:tblW w:w="0" w:type="auto"/>
            <w:tblCellMar>
              <w:left w:w="0" w:type="dxa"/>
              <w:right w:w="0" w:type="dxa"/>
            </w:tblCellMar>
            <w:tblLook w:val="04A0" w:firstRow="1" w:lastRow="0" w:firstColumn="1" w:lastColumn="0" w:noHBand="0" w:noVBand="1"/>
          </w:tblPr>
        </w:tblPrChange>
      </w:tblPr>
      <w:tblGrid>
        <w:gridCol w:w="1853"/>
        <w:gridCol w:w="3546"/>
        <w:gridCol w:w="1190"/>
        <w:gridCol w:w="1201"/>
        <w:gridCol w:w="1214"/>
        <w:tblGridChange w:id="720">
          <w:tblGrid>
            <w:gridCol w:w="1918"/>
            <w:gridCol w:w="3636"/>
            <w:gridCol w:w="1193"/>
            <w:gridCol w:w="1205"/>
            <w:gridCol w:w="1218"/>
          </w:tblGrid>
        </w:tblGridChange>
      </w:tblGrid>
      <w:tr w:rsidR="004E2756" w:rsidRPr="00636C9B" w14:paraId="1814841C" w14:textId="77777777" w:rsidTr="000250EE">
        <w:trPr>
          <w:trHeight w:val="495"/>
          <w:trPrChange w:id="721" w:author="Parks, Robbie M" w:date="2018-11-30T08:04:00Z">
            <w:trPr>
              <w:trHeight w:val="495"/>
            </w:trPr>
          </w:trPrChange>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722" w:author="Parks, Robbie M" w:date="2018-11-30T08:04:00Z">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723" w:author="Parks, Robbie M" w:date="2018-11-30T08:04: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724" w:author="Parks, Robbie M" w:date="2018-11-30T08:04: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725" w:author="Parks, Robbie M" w:date="2018-11-30T08:04:00Z">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Change w:id="726" w:author="Parks, Robbie M" w:date="2018-11-30T08:04:00Z">
            <w:trPr>
              <w:trHeight w:val="375"/>
            </w:trPr>
          </w:trPrChange>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Change w:id="727" w:author="Parks, Robbie M" w:date="2018-11-30T08:04:00Z">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Change w:id="728" w:author="Parks, Robbie M" w:date="2018-11-30T08:04: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Change w:id="729" w:author="Parks, Robbie M" w:date="2018-11-30T08:04:00Z">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Change w:id="730" w:author="Parks, Robbie M" w:date="2018-11-30T08:04:00Z">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Change w:id="731" w:author="Parks, Robbie M" w:date="2018-11-30T08:04:00Z">
            <w:trPr>
              <w:trHeight w:val="390"/>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732" w:author="Parks, Robbie M" w:date="2018-11-30T08:04:00Z">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733" w:author="Parks, Robbie M" w:date="2018-11-30T08:04:00Z">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734" w:author="Parks, Robbie M" w:date="2018-11-30T08:04: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735" w:author="Parks, Robbie M" w:date="2018-11-30T08:04: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736" w:author="Parks, Robbie M" w:date="2018-11-30T08:04:00Z">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Change w:id="737" w:author="Parks, Robbie M" w:date="2018-11-30T08:04:00Z">
            <w:trPr>
              <w:trHeight w:val="37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738" w:author="Parks, Robbie M" w:date="2018-11-30T08:04:00Z">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739" w:author="Parks, Robbie M" w:date="2018-11-30T08:04:00Z">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740" w:author="Parks, Robbie M" w:date="2018-11-30T08:04: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741" w:author="Parks, Robbie M" w:date="2018-11-30T08:04: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742" w:author="Parks, Robbie M" w:date="2018-11-30T08:04:00Z">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Change w:id="743" w:author="Parks, Robbie M" w:date="2018-11-30T08:04:00Z">
            <w:trPr>
              <w:trHeight w:val="49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744" w:author="Parks, Robbie M" w:date="2018-11-30T08:04:00Z">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745" w:author="Parks, Robbie M" w:date="2018-11-30T08:04:00Z">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746" w:author="Parks, Robbie M" w:date="2018-11-30T08:04: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747" w:author="Parks, Robbie M" w:date="2018-11-30T08:04: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748" w:author="Parks, Robbie M" w:date="2018-11-30T08:04:00Z">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Change w:id="749" w:author="Parks, Robbie M" w:date="2018-11-30T08:04:00Z">
            <w:trPr>
              <w:trHeight w:val="510"/>
            </w:trPr>
          </w:trPrChange>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Change w:id="750" w:author="Parks, Robbie M" w:date="2018-11-30T08:04:00Z">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Change w:id="751" w:author="Parks, Robbie M" w:date="2018-11-30T08:04: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Change w:id="752" w:author="Parks, Robbie M" w:date="2018-11-30T08:04: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Change w:id="753" w:author="Parks, Robbie M" w:date="2018-11-30T08:04:00Z">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Change w:id="754" w:author="Parks, Robbie M" w:date="2018-11-30T08:04:00Z">
            <w:trPr>
              <w:trHeight w:val="37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755" w:author="Parks, Robbie M" w:date="2018-11-30T08:04:00Z">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756" w:author="Parks, Robbie M" w:date="2018-11-30T08:04:00Z">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757" w:author="Parks, Robbie M" w:date="2018-11-30T08:04: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758" w:author="Parks, Robbie M" w:date="2018-11-30T08:04: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759" w:author="Parks, Robbie M" w:date="2018-11-30T08:04:00Z">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Change w:id="760" w:author="Parks, Robbie M" w:date="2018-11-30T08:04:00Z">
            <w:trPr>
              <w:trHeight w:val="534"/>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761" w:author="Parks, Robbie M" w:date="2018-11-30T08:04:00Z">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762" w:author="Parks, Robbie M" w:date="2018-11-30T08:04:00Z">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763" w:author="Parks, Robbie M" w:date="2018-11-30T08:04: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764" w:author="Parks, Robbie M" w:date="2018-11-30T08:04: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765" w:author="Parks, Robbie M" w:date="2018-11-30T08:04:00Z">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Change w:id="766" w:author="Parks, Robbie M" w:date="2018-11-30T08:04:00Z">
            <w:trPr>
              <w:trHeight w:val="510"/>
            </w:trPr>
          </w:trPrChange>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Change w:id="767" w:author="Parks, Robbie M" w:date="2018-11-30T08:04:00Z">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Change w:id="768" w:author="Parks, Robbie M" w:date="2018-11-30T08:04: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Change w:id="769" w:author="Parks, Robbie M" w:date="2018-11-30T08:04: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Change w:id="770" w:author="Parks, Robbie M" w:date="2018-11-30T08:04:00Z">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4381562F" w14:textId="77777777" w:rsidR="004001DC" w:rsidRPr="00636C9B" w:rsidRDefault="004001DC" w:rsidP="00D76DF7">
      <w:pPr>
        <w:spacing w:after="0" w:line="240" w:lineRule="auto"/>
        <w:jc w:val="both"/>
        <w:rPr>
          <w:del w:id="771" w:author="Parks, Robbie M" w:date="2018-11-30T08:04:00Z"/>
          <w:rFonts w:ascii="Times New Roman" w:hAnsi="Times New Roman"/>
          <w:b/>
          <w:color w:val="000000" w:themeColor="text1"/>
          <w:sz w:val="24"/>
          <w:szCs w:val="24"/>
        </w:rPr>
      </w:pPr>
      <w:del w:id="772" w:author="Parks, Robbie M" w:date="2018-11-30T08:04:00Z">
        <w:r w:rsidRPr="00636C9B">
          <w:rPr>
            <w:rFonts w:ascii="Times New Roman" w:hAnsi="Times New Roman"/>
            <w:b/>
            <w:color w:val="000000" w:themeColor="text1"/>
            <w:sz w:val="24"/>
            <w:szCs w:val="24"/>
          </w:rPr>
          <w:br w:type="page"/>
        </w:r>
      </w:del>
    </w:p>
    <w:p w14:paraId="63F03294" w14:textId="53D427EF" w:rsidR="00D2442C" w:rsidRPr="00843ACB" w:rsidRDefault="00AE3126" w:rsidP="00843ACB">
      <w:pPr>
        <w:spacing w:after="0" w:line="240" w:lineRule="auto"/>
        <w:rPr>
          <w:ins w:id="773" w:author="Parks, Robbie M" w:date="2018-11-30T08:04:00Z"/>
          <w:color w:val="000000" w:themeColor="text1"/>
        </w:rPr>
        <w:sectPr w:rsidR="00D2442C" w:rsidRPr="00843ACB" w:rsidSect="00C92E67">
          <w:headerReference w:type="default" r:id="rId14"/>
          <w:footerReference w:type="even" r:id="rId15"/>
          <w:footerReference w:type="default" r:id="rId16"/>
          <w:pgSz w:w="11900" w:h="16840"/>
          <w:pgMar w:top="1440" w:right="1440" w:bottom="1440" w:left="1440" w:header="720" w:footer="720" w:gutter="0"/>
          <w:lnNumType w:countBy="1" w:restart="continuous"/>
          <w:cols w:space="720"/>
          <w:docGrid w:linePitch="360"/>
        </w:sectPr>
      </w:pPr>
      <w:del w:id="774" w:author="Parks, Robbie M" w:date="2018-11-30T08:04:00Z">
        <w:r w:rsidRPr="00636C9B">
          <w:rPr>
            <w:rFonts w:ascii="Times New Roman" w:hAnsi="Times New Roman"/>
            <w:b/>
            <w:color w:val="000000" w:themeColor="text1"/>
            <w:sz w:val="24"/>
            <w:szCs w:val="24"/>
          </w:rPr>
          <w:delText xml:space="preserve">Supplementary </w:delText>
        </w:r>
      </w:del>
    </w:p>
    <w:p w14:paraId="286DAE42" w14:textId="402E6F46" w:rsidR="00E54738" w:rsidRPr="00636C9B" w:rsidRDefault="00AE3126" w:rsidP="00843ACB">
      <w:pPr>
        <w:spacing w:after="0" w:line="240" w:lineRule="auto"/>
        <w:jc w:val="both"/>
        <w:rPr>
          <w:rFonts w:ascii="Times New Roman" w:hAnsi="Times New Roman"/>
          <w:color w:val="000000" w:themeColor="text1"/>
          <w:sz w:val="24"/>
          <w:szCs w:val="24"/>
        </w:rPr>
        <w:pPrChange w:id="775" w:author="Parks, Robbie M" w:date="2018-11-30T08:04:00Z">
          <w:pPr>
            <w:spacing w:line="480" w:lineRule="auto"/>
            <w:jc w:val="both"/>
          </w:pPr>
        </w:pPrChange>
      </w:pPr>
      <w:r w:rsidRPr="00636C9B">
        <w:rPr>
          <w:rFonts w:ascii="Times New Roman" w:hAnsi="Times New Roman"/>
          <w:b/>
          <w:color w:val="000000" w:themeColor="text1"/>
          <w:sz w:val="24"/>
          <w:szCs w:val="24"/>
        </w:rPr>
        <w:lastRenderedPageBreak/>
        <w:t xml:space="preserve">Table </w:t>
      </w:r>
      <w:del w:id="776" w:author="Parks, Robbie M" w:date="2018-11-30T08:04:00Z">
        <w:r w:rsidR="001B2BE0" w:rsidRPr="00636C9B">
          <w:rPr>
            <w:rFonts w:ascii="Times New Roman" w:hAnsi="Times New Roman"/>
            <w:b/>
            <w:color w:val="000000" w:themeColor="text1"/>
            <w:sz w:val="24"/>
            <w:szCs w:val="24"/>
          </w:rPr>
          <w:delText>XX</w:delText>
        </w:r>
      </w:del>
      <w:ins w:id="777" w:author="Parks, Robbie M" w:date="2018-11-30T08:04:00Z">
        <w:r w:rsidR="00C8523D">
          <w:rPr>
            <w:rFonts w:ascii="Times New Roman" w:hAnsi="Times New Roman"/>
            <w:b/>
            <w:color w:val="000000" w:themeColor="text1"/>
            <w:sz w:val="24"/>
            <w:szCs w:val="24"/>
          </w:rPr>
          <w:t>S</w:t>
        </w:r>
        <w:r w:rsidR="001B2BE0" w:rsidRPr="00636C9B">
          <w:rPr>
            <w:rFonts w:ascii="Times New Roman" w:hAnsi="Times New Roman"/>
            <w:b/>
            <w:color w:val="000000" w:themeColor="text1"/>
            <w:sz w:val="24"/>
            <w:szCs w:val="24"/>
          </w:rPr>
          <w:t>X</w:t>
        </w:r>
      </w:ins>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del w:id="778" w:author="Parks, Robbie M" w:date="2018-11-30T08:04:00Z">
        <w:r w:rsidR="00CC34A2" w:rsidRPr="00636C9B">
          <w:rPr>
            <w:rFonts w:ascii="Times New Roman" w:hAnsi="Times New Roman"/>
            <w:color w:val="000000" w:themeColor="text1"/>
            <w:sz w:val="24"/>
            <w:szCs w:val="24"/>
          </w:rPr>
          <w:delText>category</w:delText>
        </w:r>
      </w:del>
      <w:ins w:id="779" w:author="Parks, Robbie M" w:date="2018-11-30T08:04:00Z">
        <w:r w:rsidR="001C2178">
          <w:rPr>
            <w:rFonts w:ascii="Times New Roman" w:hAnsi="Times New Roman"/>
            <w:color w:val="000000" w:themeColor="text1"/>
            <w:sz w:val="24"/>
            <w:szCs w:val="24"/>
          </w:rPr>
          <w:t>type</w:t>
        </w:r>
      </w:ins>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5A33A25E"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pgSz w:w="11900" w:h="16840"/>
          <w:pgMar w:top="1440" w:right="1440" w:bottom="1440" w:left="1440" w:header="720" w:footer="720" w:gutter="0"/>
          <w:lnNumType w:countBy="1" w:restart="continuous"/>
          <w:cols w:space="720"/>
          <w:docGrid w:linePitch="360"/>
        </w:sectPr>
      </w:pPr>
      <w:del w:id="780" w:author="Parks, Robbie M" w:date="2018-11-30T08:04:00Z">
        <w:r w:rsidRPr="00636C9B">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Table </w:t>
      </w:r>
      <w:del w:id="781" w:author="Parks, Robbie M" w:date="2018-11-30T08:04:00Z">
        <w:r w:rsidR="002C5765" w:rsidRPr="00636C9B">
          <w:rPr>
            <w:rFonts w:ascii="Times New Roman" w:hAnsi="Times New Roman"/>
            <w:b/>
            <w:color w:val="000000" w:themeColor="text1"/>
            <w:sz w:val="24"/>
            <w:szCs w:val="24"/>
          </w:rPr>
          <w:delText>XX</w:delText>
        </w:r>
      </w:del>
      <w:ins w:id="782" w:author="Parks, Robbie M" w:date="2018-11-30T08:04:00Z">
        <w:r w:rsidR="00C8523D">
          <w:rPr>
            <w:rFonts w:ascii="Times New Roman" w:hAnsi="Times New Roman"/>
            <w:b/>
            <w:color w:val="000000" w:themeColor="text1"/>
            <w:sz w:val="24"/>
            <w:szCs w:val="24"/>
          </w:rPr>
          <w:t>S</w:t>
        </w:r>
        <w:r w:rsidR="002C5765" w:rsidRPr="00636C9B">
          <w:rPr>
            <w:rFonts w:ascii="Times New Roman" w:hAnsi="Times New Roman"/>
            <w:b/>
            <w:color w:val="000000" w:themeColor="text1"/>
            <w:sz w:val="24"/>
            <w:szCs w:val="24"/>
          </w:rPr>
          <w:t>X</w:t>
        </w:r>
      </w:ins>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del w:id="783" w:author="Parks, Robbie M" w:date="2018-11-30T08:04:00Z">
        <w:r w:rsidR="003939B4" w:rsidRPr="00636C9B">
          <w:rPr>
            <w:rFonts w:ascii="Times New Roman" w:hAnsi="Times New Roman"/>
            <w:color w:val="000000" w:themeColor="text1"/>
            <w:sz w:val="24"/>
            <w:szCs w:val="24"/>
          </w:rPr>
          <w:delText>category</w:delText>
        </w:r>
      </w:del>
      <w:ins w:id="784" w:author="Parks, Robbie M" w:date="2018-11-30T08:04:00Z">
        <w:r w:rsidR="001C2178">
          <w:rPr>
            <w:rFonts w:ascii="Times New Roman" w:hAnsi="Times New Roman"/>
            <w:color w:val="000000" w:themeColor="text1"/>
            <w:sz w:val="24"/>
            <w:szCs w:val="24"/>
          </w:rPr>
          <w:t>type</w:t>
        </w:r>
      </w:ins>
      <w:r w:rsidR="001C2178" w:rsidRPr="00636C9B">
        <w:rPr>
          <w:rFonts w:ascii="Times New Roman" w:hAnsi="Times New Roman"/>
          <w:color w:val="000000" w:themeColor="text1"/>
          <w:sz w:val="24"/>
          <w:szCs w:val="24"/>
        </w:rPr>
        <w:t xml:space="preserve"> </w:t>
      </w:r>
      <w:r w:rsidR="0070194A">
        <w:rPr>
          <w:rFonts w:ascii="Times New Roman" w:hAnsi="Times New Roman"/>
          <w:color w:val="000000" w:themeColor="text1"/>
          <w:sz w:val="24"/>
          <w:szCs w:val="24"/>
        </w:rPr>
        <w:t xml:space="preserve">of injury for 2016 </w:t>
      </w:r>
      <w:r w:rsidR="003939B4" w:rsidRPr="00636C9B">
        <w:rPr>
          <w:rFonts w:ascii="Times New Roman" w:hAnsi="Times New Roman"/>
          <w:color w:val="000000" w:themeColor="text1"/>
          <w:sz w:val="24"/>
          <w:szCs w:val="24"/>
        </w:rPr>
        <w:t>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28"/>
        <w:gridCol w:w="673"/>
        <w:gridCol w:w="1113"/>
        <w:gridCol w:w="1113"/>
        <w:gridCol w:w="1113"/>
        <w:gridCol w:w="1113"/>
        <w:gridCol w:w="1113"/>
        <w:gridCol w:w="1113"/>
        <w:gridCol w:w="1113"/>
        <w:gridCol w:w="1113"/>
        <w:gridCol w:w="1068"/>
        <w:gridCol w:w="1068"/>
        <w:gridCol w:w="1113"/>
        <w:tblGridChange w:id="785">
          <w:tblGrid>
            <w:gridCol w:w="1128"/>
            <w:gridCol w:w="673"/>
            <w:gridCol w:w="1113"/>
            <w:gridCol w:w="1113"/>
            <w:gridCol w:w="1113"/>
            <w:gridCol w:w="1113"/>
            <w:gridCol w:w="1113"/>
            <w:gridCol w:w="1113"/>
            <w:gridCol w:w="1113"/>
            <w:gridCol w:w="1113"/>
            <w:gridCol w:w="1068"/>
            <w:gridCol w:w="1068"/>
            <w:gridCol w:w="1113"/>
          </w:tblGrid>
        </w:tblGridChange>
      </w:tblGrid>
      <w:tr w:rsidR="00A00BF7"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A00BF7"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A00BF7"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A00BF7"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A00BF7"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A00BF7"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A00BF7"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A00BF7"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A00BF7"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A00BF7"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A00BF7"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A00BF7"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A00BF7"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A00BF7"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A00BF7"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A00BF7"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A00BF7"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7D944E0A" w:rsidR="00194696" w:rsidRPr="00636C9B" w:rsidRDefault="00845A19" w:rsidP="00D76DF7">
      <w:pPr>
        <w:spacing w:line="480" w:lineRule="auto"/>
        <w:jc w:val="both"/>
        <w:rPr>
          <w:rFonts w:ascii="Times New Roman" w:hAnsi="Times New Roman"/>
          <w:color w:val="000000" w:themeColor="text1"/>
          <w:sz w:val="24"/>
          <w:szCs w:val="24"/>
        </w:rPr>
      </w:pPr>
      <w:del w:id="786" w:author="Parks, Robbie M" w:date="2018-11-30T08:04:00Z">
        <w:r w:rsidRPr="00636C9B">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Table </w:t>
      </w:r>
      <w:del w:id="787" w:author="Parks, Robbie M" w:date="2018-11-30T08:04:00Z">
        <w:r w:rsidR="00977303" w:rsidRPr="00636C9B">
          <w:rPr>
            <w:rFonts w:ascii="Times New Roman" w:hAnsi="Times New Roman"/>
            <w:b/>
            <w:color w:val="000000" w:themeColor="text1"/>
            <w:sz w:val="24"/>
            <w:szCs w:val="24"/>
          </w:rPr>
          <w:delText>XX</w:delText>
        </w:r>
      </w:del>
      <w:ins w:id="788" w:author="Parks, Robbie M" w:date="2018-11-30T08:04:00Z">
        <w:r w:rsidR="003F66F7">
          <w:rPr>
            <w:rFonts w:ascii="Times New Roman" w:hAnsi="Times New Roman"/>
            <w:b/>
            <w:color w:val="000000" w:themeColor="text1"/>
            <w:sz w:val="24"/>
            <w:szCs w:val="24"/>
          </w:rPr>
          <w:t>SX</w:t>
        </w:r>
      </w:ins>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del w:id="789" w:author="Parks, Robbie M" w:date="2018-11-30T08:04:00Z">
        <w:r w:rsidRPr="00636C9B">
          <w:rPr>
            <w:rFonts w:ascii="Times New Roman" w:hAnsi="Times New Roman"/>
            <w:color w:val="000000" w:themeColor="text1"/>
            <w:sz w:val="24"/>
            <w:szCs w:val="24"/>
          </w:rPr>
          <w:delText>category</w:delText>
        </w:r>
      </w:del>
      <w:ins w:id="790" w:author="Parks, Robbie M" w:date="2018-11-30T08:04:00Z">
        <w:r w:rsidR="001C2178">
          <w:rPr>
            <w:rFonts w:ascii="Times New Roman" w:hAnsi="Times New Roman"/>
            <w:color w:val="000000" w:themeColor="text1"/>
            <w:sz w:val="24"/>
            <w:szCs w:val="24"/>
          </w:rPr>
          <w:t>type</w:t>
        </w:r>
      </w:ins>
      <w:r w:rsidR="001C2178"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Change w:id="791" w:author="Parks, Robbie M" w:date="2018-11-30T08:04:00Z">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PrChange>
      </w:tblPr>
      <w:tblGrid>
        <w:gridCol w:w="1293"/>
        <w:gridCol w:w="1380"/>
        <w:gridCol w:w="1335"/>
        <w:gridCol w:w="1335"/>
        <w:gridCol w:w="1335"/>
        <w:gridCol w:w="1335"/>
        <w:gridCol w:w="1335"/>
        <w:gridCol w:w="1335"/>
        <w:gridCol w:w="1335"/>
        <w:gridCol w:w="1335"/>
        <w:gridCol w:w="1335"/>
        <w:tblGridChange w:id="792">
          <w:tblGrid>
            <w:gridCol w:w="1293"/>
            <w:gridCol w:w="1380"/>
            <w:gridCol w:w="1335"/>
            <w:gridCol w:w="1335"/>
            <w:gridCol w:w="1335"/>
            <w:gridCol w:w="1335"/>
            <w:gridCol w:w="1335"/>
            <w:gridCol w:w="1335"/>
            <w:gridCol w:w="1335"/>
            <w:gridCol w:w="1335"/>
            <w:gridCol w:w="1335"/>
          </w:tblGrid>
        </w:tblGridChange>
      </w:tblGrid>
      <w:tr w:rsidR="00277948" w:rsidRPr="00182A4C" w14:paraId="4E32506F" w14:textId="77777777" w:rsidTr="00182A4C">
        <w:trPr>
          <w:trHeight w:val="368"/>
          <w:trPrChange w:id="793" w:author="Parks, Robbie M" w:date="2018-11-30T08:04:00Z">
            <w:trPr>
              <w:trHeight w:val="368"/>
            </w:trPr>
          </w:trPrChange>
        </w:trPr>
        <w:tc>
          <w:tcPr>
            <w:tcW w:w="1831" w:type="dxa"/>
            <w:shd w:val="clear" w:color="auto" w:fill="auto"/>
            <w:noWrap/>
            <w:vAlign w:val="bottom"/>
            <w:hideMark/>
            <w:tcPrChange w:id="794" w:author="Parks, Robbie M" w:date="2018-11-30T08:04:00Z">
              <w:tcPr>
                <w:tcW w:w="1831" w:type="dxa"/>
                <w:shd w:val="clear" w:color="auto" w:fill="auto"/>
                <w:noWrap/>
                <w:vAlign w:val="bottom"/>
                <w:hideMark/>
              </w:tcPr>
            </w:tcPrChange>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Change w:id="795" w:author="Parks, Robbie M" w:date="2018-11-30T08:04:00Z">
              <w:tcPr>
                <w:tcW w:w="1963" w:type="dxa"/>
                <w:shd w:val="clear" w:color="auto" w:fill="auto"/>
                <w:noWrap/>
                <w:vAlign w:val="bottom"/>
                <w:hideMark/>
              </w:tcPr>
            </w:tcPrChange>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Change w:id="796" w:author="Parks, Robbie M" w:date="2018-11-30T08:04:00Z">
              <w:tcPr>
                <w:tcW w:w="1897" w:type="dxa"/>
                <w:shd w:val="clear" w:color="auto" w:fill="auto"/>
                <w:noWrap/>
                <w:vAlign w:val="bottom"/>
                <w:hideMark/>
              </w:tcPr>
            </w:tcPrChange>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Change w:id="797" w:author="Parks, Robbie M" w:date="2018-11-30T08:04:00Z">
              <w:tcPr>
                <w:tcW w:w="1897" w:type="dxa"/>
                <w:shd w:val="clear" w:color="auto" w:fill="auto"/>
                <w:noWrap/>
                <w:vAlign w:val="bottom"/>
                <w:hideMark/>
              </w:tcPr>
            </w:tcPrChange>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Change w:id="798" w:author="Parks, Robbie M" w:date="2018-11-30T08:04:00Z">
              <w:tcPr>
                <w:tcW w:w="1897" w:type="dxa"/>
                <w:shd w:val="clear" w:color="auto" w:fill="auto"/>
                <w:noWrap/>
                <w:vAlign w:val="bottom"/>
                <w:hideMark/>
              </w:tcPr>
            </w:tcPrChange>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Change w:id="799" w:author="Parks, Robbie M" w:date="2018-11-30T08:04:00Z">
              <w:tcPr>
                <w:tcW w:w="1897" w:type="dxa"/>
                <w:shd w:val="clear" w:color="auto" w:fill="auto"/>
                <w:noWrap/>
                <w:vAlign w:val="bottom"/>
                <w:hideMark/>
              </w:tcPr>
            </w:tcPrChange>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Change w:id="800" w:author="Parks, Robbie M" w:date="2018-11-30T08:04:00Z">
              <w:tcPr>
                <w:tcW w:w="1897" w:type="dxa"/>
                <w:shd w:val="clear" w:color="auto" w:fill="auto"/>
                <w:noWrap/>
                <w:vAlign w:val="bottom"/>
                <w:hideMark/>
              </w:tcPr>
            </w:tcPrChange>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Change w:id="801" w:author="Parks, Robbie M" w:date="2018-11-30T08:04:00Z">
              <w:tcPr>
                <w:tcW w:w="1897" w:type="dxa"/>
                <w:shd w:val="clear" w:color="auto" w:fill="auto"/>
                <w:noWrap/>
                <w:vAlign w:val="bottom"/>
                <w:hideMark/>
              </w:tcPr>
            </w:tcPrChange>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Change w:id="802" w:author="Parks, Robbie M" w:date="2018-11-30T08:04:00Z">
              <w:tcPr>
                <w:tcW w:w="1897" w:type="dxa"/>
                <w:shd w:val="clear" w:color="auto" w:fill="auto"/>
                <w:noWrap/>
                <w:vAlign w:val="bottom"/>
                <w:hideMark/>
              </w:tcPr>
            </w:tcPrChange>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Change w:id="803" w:author="Parks, Robbie M" w:date="2018-11-30T08:04:00Z">
              <w:tcPr>
                <w:tcW w:w="1897" w:type="dxa"/>
                <w:shd w:val="clear" w:color="auto" w:fill="auto"/>
                <w:noWrap/>
                <w:vAlign w:val="bottom"/>
                <w:hideMark/>
              </w:tcPr>
            </w:tcPrChange>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Change w:id="804" w:author="Parks, Robbie M" w:date="2018-11-30T08:04:00Z">
              <w:tcPr>
                <w:tcW w:w="1897" w:type="dxa"/>
                <w:shd w:val="clear" w:color="auto" w:fill="auto"/>
                <w:noWrap/>
                <w:vAlign w:val="bottom"/>
                <w:hideMark/>
              </w:tcPr>
            </w:tcPrChange>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Change w:id="805" w:author="Parks, Robbie M" w:date="2018-11-30T08:04:00Z">
            <w:trPr>
              <w:trHeight w:val="615"/>
            </w:trPr>
          </w:trPrChange>
        </w:trPr>
        <w:tc>
          <w:tcPr>
            <w:tcW w:w="1831" w:type="dxa"/>
            <w:shd w:val="clear" w:color="auto" w:fill="auto"/>
            <w:noWrap/>
            <w:vAlign w:val="bottom"/>
            <w:hideMark/>
            <w:tcPrChange w:id="806" w:author="Parks, Robbie M" w:date="2018-11-30T08:04:00Z">
              <w:tcPr>
                <w:tcW w:w="1831" w:type="dxa"/>
                <w:shd w:val="clear" w:color="auto" w:fill="auto"/>
                <w:noWrap/>
                <w:vAlign w:val="bottom"/>
                <w:hideMark/>
              </w:tcPr>
            </w:tcPrChange>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Change w:id="807" w:author="Parks, Robbie M" w:date="2018-11-30T08:04:00Z">
              <w:tcPr>
                <w:tcW w:w="1963" w:type="dxa"/>
                <w:shd w:val="clear" w:color="auto" w:fill="auto"/>
                <w:noWrap/>
                <w:vAlign w:val="bottom"/>
                <w:hideMark/>
              </w:tcPr>
            </w:tcPrChange>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Change w:id="808" w:author="Parks, Robbie M" w:date="2018-11-30T08:04:00Z">
              <w:tcPr>
                <w:tcW w:w="1897" w:type="dxa"/>
                <w:shd w:val="clear" w:color="auto" w:fill="auto"/>
                <w:noWrap/>
                <w:vAlign w:val="bottom"/>
                <w:hideMark/>
              </w:tcPr>
            </w:tcPrChange>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Change w:id="809" w:author="Parks, Robbie M" w:date="2018-11-30T08:04:00Z">
              <w:tcPr>
                <w:tcW w:w="1897" w:type="dxa"/>
                <w:shd w:val="clear" w:color="auto" w:fill="auto"/>
                <w:noWrap/>
                <w:vAlign w:val="bottom"/>
                <w:hideMark/>
              </w:tcPr>
            </w:tcPrChange>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Change w:id="810" w:author="Parks, Robbie M" w:date="2018-11-30T08:04:00Z">
              <w:tcPr>
                <w:tcW w:w="1897" w:type="dxa"/>
                <w:shd w:val="clear" w:color="auto" w:fill="auto"/>
                <w:noWrap/>
                <w:vAlign w:val="bottom"/>
                <w:hideMark/>
              </w:tcPr>
            </w:tcPrChange>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Change w:id="811" w:author="Parks, Robbie M" w:date="2018-11-30T08:04:00Z">
              <w:tcPr>
                <w:tcW w:w="1897" w:type="dxa"/>
                <w:shd w:val="clear" w:color="auto" w:fill="auto"/>
                <w:noWrap/>
                <w:vAlign w:val="bottom"/>
                <w:hideMark/>
              </w:tcPr>
            </w:tcPrChange>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Change w:id="812" w:author="Parks, Robbie M" w:date="2018-11-30T08:04:00Z">
              <w:tcPr>
                <w:tcW w:w="1897" w:type="dxa"/>
                <w:shd w:val="clear" w:color="auto" w:fill="auto"/>
                <w:noWrap/>
                <w:vAlign w:val="bottom"/>
                <w:hideMark/>
              </w:tcPr>
            </w:tcPrChange>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Change w:id="813" w:author="Parks, Robbie M" w:date="2018-11-30T08:04:00Z">
              <w:tcPr>
                <w:tcW w:w="1897" w:type="dxa"/>
                <w:shd w:val="clear" w:color="auto" w:fill="auto"/>
                <w:noWrap/>
                <w:vAlign w:val="bottom"/>
                <w:hideMark/>
              </w:tcPr>
            </w:tcPrChange>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Change w:id="814" w:author="Parks, Robbie M" w:date="2018-11-30T08:04:00Z">
              <w:tcPr>
                <w:tcW w:w="1897" w:type="dxa"/>
                <w:shd w:val="clear" w:color="auto" w:fill="auto"/>
                <w:noWrap/>
                <w:vAlign w:val="bottom"/>
                <w:hideMark/>
              </w:tcPr>
            </w:tcPrChange>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Change w:id="815" w:author="Parks, Robbie M" w:date="2018-11-30T08:04:00Z">
              <w:tcPr>
                <w:tcW w:w="1897" w:type="dxa"/>
                <w:shd w:val="clear" w:color="auto" w:fill="auto"/>
                <w:noWrap/>
                <w:vAlign w:val="bottom"/>
                <w:hideMark/>
              </w:tcPr>
            </w:tcPrChange>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Change w:id="816" w:author="Parks, Robbie M" w:date="2018-11-30T08:04:00Z">
              <w:tcPr>
                <w:tcW w:w="1897" w:type="dxa"/>
                <w:shd w:val="clear" w:color="auto" w:fill="auto"/>
                <w:noWrap/>
                <w:vAlign w:val="bottom"/>
                <w:hideMark/>
              </w:tcPr>
            </w:tcPrChange>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Change w:id="817" w:author="Parks, Robbie M" w:date="2018-11-30T08:04:00Z">
            <w:trPr>
              <w:trHeight w:val="320"/>
            </w:trPr>
          </w:trPrChange>
        </w:trPr>
        <w:tc>
          <w:tcPr>
            <w:tcW w:w="1831" w:type="dxa"/>
            <w:shd w:val="clear" w:color="auto" w:fill="auto"/>
            <w:noWrap/>
            <w:vAlign w:val="bottom"/>
            <w:hideMark/>
            <w:tcPrChange w:id="818" w:author="Parks, Robbie M" w:date="2018-11-30T08:04:00Z">
              <w:tcPr>
                <w:tcW w:w="1831" w:type="dxa"/>
                <w:shd w:val="clear" w:color="auto" w:fill="auto"/>
                <w:noWrap/>
                <w:vAlign w:val="bottom"/>
                <w:hideMark/>
              </w:tcPr>
            </w:tcPrChange>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Change w:id="819" w:author="Parks, Robbie M" w:date="2018-11-30T08:04:00Z">
              <w:tcPr>
                <w:tcW w:w="1963" w:type="dxa"/>
                <w:shd w:val="clear" w:color="auto" w:fill="auto"/>
                <w:noWrap/>
                <w:vAlign w:val="bottom"/>
                <w:hideMark/>
              </w:tcPr>
            </w:tcPrChange>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Change w:id="820" w:author="Parks, Robbie M" w:date="2018-11-30T08:04:00Z">
              <w:tcPr>
                <w:tcW w:w="1897" w:type="dxa"/>
                <w:shd w:val="clear" w:color="auto" w:fill="auto"/>
                <w:noWrap/>
                <w:vAlign w:val="bottom"/>
                <w:hideMark/>
              </w:tcPr>
            </w:tcPrChange>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Change w:id="821" w:author="Parks, Robbie M" w:date="2018-11-30T08:04:00Z">
              <w:tcPr>
                <w:tcW w:w="1897" w:type="dxa"/>
                <w:shd w:val="clear" w:color="auto" w:fill="auto"/>
                <w:noWrap/>
                <w:vAlign w:val="bottom"/>
                <w:hideMark/>
              </w:tcPr>
            </w:tcPrChange>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Change w:id="822" w:author="Parks, Robbie M" w:date="2018-11-30T08:04:00Z">
              <w:tcPr>
                <w:tcW w:w="1897" w:type="dxa"/>
                <w:shd w:val="clear" w:color="auto" w:fill="auto"/>
                <w:noWrap/>
                <w:vAlign w:val="bottom"/>
                <w:hideMark/>
              </w:tcPr>
            </w:tcPrChange>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Change w:id="823" w:author="Parks, Robbie M" w:date="2018-11-30T08:04:00Z">
              <w:tcPr>
                <w:tcW w:w="1897" w:type="dxa"/>
                <w:shd w:val="clear" w:color="auto" w:fill="auto"/>
                <w:noWrap/>
                <w:vAlign w:val="bottom"/>
                <w:hideMark/>
              </w:tcPr>
            </w:tcPrChange>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Change w:id="824" w:author="Parks, Robbie M" w:date="2018-11-30T08:04:00Z">
              <w:tcPr>
                <w:tcW w:w="1897" w:type="dxa"/>
                <w:shd w:val="clear" w:color="auto" w:fill="auto"/>
                <w:noWrap/>
                <w:vAlign w:val="bottom"/>
                <w:hideMark/>
              </w:tcPr>
            </w:tcPrChange>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Change w:id="825" w:author="Parks, Robbie M" w:date="2018-11-30T08:04:00Z">
              <w:tcPr>
                <w:tcW w:w="1897" w:type="dxa"/>
                <w:shd w:val="clear" w:color="auto" w:fill="auto"/>
                <w:noWrap/>
                <w:vAlign w:val="bottom"/>
                <w:hideMark/>
              </w:tcPr>
            </w:tcPrChange>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Change w:id="826" w:author="Parks, Robbie M" w:date="2018-11-30T08:04:00Z">
              <w:tcPr>
                <w:tcW w:w="1897" w:type="dxa"/>
                <w:shd w:val="clear" w:color="auto" w:fill="auto"/>
                <w:noWrap/>
                <w:vAlign w:val="bottom"/>
                <w:hideMark/>
              </w:tcPr>
            </w:tcPrChange>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Change w:id="827" w:author="Parks, Robbie M" w:date="2018-11-30T08:04:00Z">
              <w:tcPr>
                <w:tcW w:w="1897" w:type="dxa"/>
                <w:shd w:val="clear" w:color="auto" w:fill="auto"/>
                <w:noWrap/>
                <w:vAlign w:val="bottom"/>
                <w:hideMark/>
              </w:tcPr>
            </w:tcPrChange>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Change w:id="828" w:author="Parks, Robbie M" w:date="2018-11-30T08:04:00Z">
              <w:tcPr>
                <w:tcW w:w="1897" w:type="dxa"/>
                <w:shd w:val="clear" w:color="auto" w:fill="auto"/>
                <w:noWrap/>
                <w:vAlign w:val="bottom"/>
                <w:hideMark/>
              </w:tcPr>
            </w:tcPrChange>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277948" w:rsidRPr="00182A4C" w14:paraId="390A3CD8" w14:textId="77777777" w:rsidTr="00182A4C">
        <w:trPr>
          <w:trHeight w:val="320"/>
          <w:trPrChange w:id="829" w:author="Parks, Robbie M" w:date="2018-11-30T08:04:00Z">
            <w:trPr>
              <w:trHeight w:val="320"/>
            </w:trPr>
          </w:trPrChange>
        </w:trPr>
        <w:tc>
          <w:tcPr>
            <w:tcW w:w="1831" w:type="dxa"/>
            <w:shd w:val="clear" w:color="auto" w:fill="auto"/>
            <w:noWrap/>
            <w:vAlign w:val="bottom"/>
            <w:hideMark/>
            <w:tcPrChange w:id="830" w:author="Parks, Robbie M" w:date="2018-11-30T08:04:00Z">
              <w:tcPr>
                <w:tcW w:w="1831" w:type="dxa"/>
                <w:shd w:val="clear" w:color="auto" w:fill="auto"/>
                <w:noWrap/>
                <w:vAlign w:val="bottom"/>
                <w:hideMark/>
              </w:tcPr>
            </w:tcPrChange>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Change w:id="831" w:author="Parks, Robbie M" w:date="2018-11-30T08:04:00Z">
              <w:tcPr>
                <w:tcW w:w="1963" w:type="dxa"/>
                <w:shd w:val="clear" w:color="auto" w:fill="auto"/>
                <w:noWrap/>
                <w:vAlign w:val="bottom"/>
                <w:hideMark/>
              </w:tcPr>
            </w:tcPrChange>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Change w:id="832" w:author="Parks, Robbie M" w:date="2018-11-30T08:04:00Z">
              <w:tcPr>
                <w:tcW w:w="1897" w:type="dxa"/>
                <w:shd w:val="clear" w:color="auto" w:fill="auto"/>
                <w:noWrap/>
                <w:vAlign w:val="bottom"/>
                <w:hideMark/>
              </w:tcPr>
            </w:tcPrChange>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Change w:id="833" w:author="Parks, Robbie M" w:date="2018-11-30T08:04:00Z">
              <w:tcPr>
                <w:tcW w:w="1897" w:type="dxa"/>
                <w:shd w:val="clear" w:color="auto" w:fill="auto"/>
                <w:noWrap/>
                <w:vAlign w:val="bottom"/>
                <w:hideMark/>
              </w:tcPr>
            </w:tcPrChange>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Change w:id="834" w:author="Parks, Robbie M" w:date="2018-11-30T08:04:00Z">
              <w:tcPr>
                <w:tcW w:w="1897" w:type="dxa"/>
                <w:shd w:val="clear" w:color="auto" w:fill="auto"/>
                <w:noWrap/>
                <w:vAlign w:val="bottom"/>
                <w:hideMark/>
              </w:tcPr>
            </w:tcPrChange>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Change w:id="835" w:author="Parks, Robbie M" w:date="2018-11-30T08:04:00Z">
              <w:tcPr>
                <w:tcW w:w="1897" w:type="dxa"/>
                <w:shd w:val="clear" w:color="auto" w:fill="auto"/>
                <w:noWrap/>
                <w:vAlign w:val="bottom"/>
                <w:hideMark/>
              </w:tcPr>
            </w:tcPrChange>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Change w:id="836" w:author="Parks, Robbie M" w:date="2018-11-30T08:04:00Z">
              <w:tcPr>
                <w:tcW w:w="1897" w:type="dxa"/>
                <w:shd w:val="clear" w:color="auto" w:fill="auto"/>
                <w:noWrap/>
                <w:vAlign w:val="bottom"/>
                <w:hideMark/>
              </w:tcPr>
            </w:tcPrChange>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Change w:id="837" w:author="Parks, Robbie M" w:date="2018-11-30T08:04:00Z">
              <w:tcPr>
                <w:tcW w:w="1897" w:type="dxa"/>
                <w:shd w:val="clear" w:color="auto" w:fill="auto"/>
                <w:noWrap/>
                <w:vAlign w:val="bottom"/>
                <w:hideMark/>
              </w:tcPr>
            </w:tcPrChange>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Change w:id="838" w:author="Parks, Robbie M" w:date="2018-11-30T08:04:00Z">
              <w:tcPr>
                <w:tcW w:w="1897" w:type="dxa"/>
                <w:shd w:val="clear" w:color="auto" w:fill="auto"/>
                <w:noWrap/>
                <w:vAlign w:val="bottom"/>
                <w:hideMark/>
              </w:tcPr>
            </w:tcPrChange>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Change w:id="839" w:author="Parks, Robbie M" w:date="2018-11-30T08:04:00Z">
              <w:tcPr>
                <w:tcW w:w="1897" w:type="dxa"/>
                <w:shd w:val="clear" w:color="auto" w:fill="auto"/>
                <w:noWrap/>
                <w:vAlign w:val="bottom"/>
                <w:hideMark/>
              </w:tcPr>
            </w:tcPrChange>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Change w:id="840" w:author="Parks, Robbie M" w:date="2018-11-30T08:04:00Z">
              <w:tcPr>
                <w:tcW w:w="1897" w:type="dxa"/>
                <w:shd w:val="clear" w:color="auto" w:fill="auto"/>
                <w:noWrap/>
                <w:vAlign w:val="bottom"/>
                <w:hideMark/>
              </w:tcPr>
            </w:tcPrChange>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Change w:id="841" w:author="Parks, Robbie M" w:date="2018-11-30T08:04:00Z">
            <w:trPr>
              <w:trHeight w:val="320"/>
            </w:trPr>
          </w:trPrChange>
        </w:trPr>
        <w:tc>
          <w:tcPr>
            <w:tcW w:w="1831" w:type="dxa"/>
            <w:shd w:val="clear" w:color="auto" w:fill="auto"/>
            <w:noWrap/>
            <w:vAlign w:val="bottom"/>
            <w:hideMark/>
            <w:tcPrChange w:id="842" w:author="Parks, Robbie M" w:date="2018-11-30T08:04:00Z">
              <w:tcPr>
                <w:tcW w:w="1831" w:type="dxa"/>
                <w:shd w:val="clear" w:color="auto" w:fill="auto"/>
                <w:noWrap/>
                <w:vAlign w:val="bottom"/>
                <w:hideMark/>
              </w:tcPr>
            </w:tcPrChange>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Change w:id="843" w:author="Parks, Robbie M" w:date="2018-11-30T08:04:00Z">
              <w:tcPr>
                <w:tcW w:w="1963" w:type="dxa"/>
                <w:shd w:val="clear" w:color="auto" w:fill="auto"/>
                <w:noWrap/>
                <w:vAlign w:val="bottom"/>
                <w:hideMark/>
              </w:tcPr>
            </w:tcPrChange>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Change w:id="844" w:author="Parks, Robbie M" w:date="2018-11-30T08:04:00Z">
              <w:tcPr>
                <w:tcW w:w="1897" w:type="dxa"/>
                <w:shd w:val="clear" w:color="auto" w:fill="auto"/>
                <w:noWrap/>
                <w:vAlign w:val="bottom"/>
                <w:hideMark/>
              </w:tcPr>
            </w:tcPrChange>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Change w:id="845" w:author="Parks, Robbie M" w:date="2018-11-30T08:04:00Z">
              <w:tcPr>
                <w:tcW w:w="1897" w:type="dxa"/>
                <w:shd w:val="clear" w:color="auto" w:fill="auto"/>
                <w:noWrap/>
                <w:vAlign w:val="bottom"/>
                <w:hideMark/>
              </w:tcPr>
            </w:tcPrChange>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Change w:id="846" w:author="Parks, Robbie M" w:date="2018-11-30T08:04:00Z">
              <w:tcPr>
                <w:tcW w:w="1897" w:type="dxa"/>
                <w:shd w:val="clear" w:color="auto" w:fill="auto"/>
                <w:noWrap/>
                <w:vAlign w:val="bottom"/>
                <w:hideMark/>
              </w:tcPr>
            </w:tcPrChange>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Change w:id="847" w:author="Parks, Robbie M" w:date="2018-11-30T08:04:00Z">
              <w:tcPr>
                <w:tcW w:w="1897" w:type="dxa"/>
                <w:shd w:val="clear" w:color="auto" w:fill="auto"/>
                <w:noWrap/>
                <w:vAlign w:val="bottom"/>
                <w:hideMark/>
              </w:tcPr>
            </w:tcPrChange>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Change w:id="848" w:author="Parks, Robbie M" w:date="2018-11-30T08:04:00Z">
              <w:tcPr>
                <w:tcW w:w="1897" w:type="dxa"/>
                <w:shd w:val="clear" w:color="auto" w:fill="auto"/>
                <w:noWrap/>
                <w:vAlign w:val="bottom"/>
                <w:hideMark/>
              </w:tcPr>
            </w:tcPrChange>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Change w:id="849" w:author="Parks, Robbie M" w:date="2018-11-30T08:04:00Z">
              <w:tcPr>
                <w:tcW w:w="1897" w:type="dxa"/>
                <w:shd w:val="clear" w:color="auto" w:fill="auto"/>
                <w:noWrap/>
                <w:vAlign w:val="bottom"/>
                <w:hideMark/>
              </w:tcPr>
            </w:tcPrChange>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Change w:id="850" w:author="Parks, Robbie M" w:date="2018-11-30T08:04:00Z">
              <w:tcPr>
                <w:tcW w:w="1897" w:type="dxa"/>
                <w:shd w:val="clear" w:color="auto" w:fill="auto"/>
                <w:noWrap/>
                <w:vAlign w:val="bottom"/>
                <w:hideMark/>
              </w:tcPr>
            </w:tcPrChange>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Change w:id="851" w:author="Parks, Robbie M" w:date="2018-11-30T08:04:00Z">
              <w:tcPr>
                <w:tcW w:w="1897" w:type="dxa"/>
                <w:shd w:val="clear" w:color="auto" w:fill="auto"/>
                <w:noWrap/>
                <w:vAlign w:val="bottom"/>
                <w:hideMark/>
              </w:tcPr>
            </w:tcPrChange>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Change w:id="852" w:author="Parks, Robbie M" w:date="2018-11-30T08:04:00Z">
              <w:tcPr>
                <w:tcW w:w="1897" w:type="dxa"/>
                <w:shd w:val="clear" w:color="auto" w:fill="auto"/>
                <w:noWrap/>
                <w:vAlign w:val="bottom"/>
                <w:hideMark/>
              </w:tcPr>
            </w:tcPrChange>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Change w:id="853" w:author="Parks, Robbie M" w:date="2018-11-30T08:04:00Z">
            <w:trPr>
              <w:trHeight w:val="320"/>
            </w:trPr>
          </w:trPrChange>
        </w:trPr>
        <w:tc>
          <w:tcPr>
            <w:tcW w:w="1831" w:type="dxa"/>
            <w:shd w:val="clear" w:color="auto" w:fill="auto"/>
            <w:noWrap/>
            <w:vAlign w:val="bottom"/>
            <w:hideMark/>
            <w:tcPrChange w:id="854" w:author="Parks, Robbie M" w:date="2018-11-30T08:04:00Z">
              <w:tcPr>
                <w:tcW w:w="1831" w:type="dxa"/>
                <w:shd w:val="clear" w:color="auto" w:fill="auto"/>
                <w:noWrap/>
                <w:vAlign w:val="bottom"/>
                <w:hideMark/>
              </w:tcPr>
            </w:tcPrChange>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Change w:id="855" w:author="Parks, Robbie M" w:date="2018-11-30T08:04:00Z">
              <w:tcPr>
                <w:tcW w:w="1963" w:type="dxa"/>
                <w:shd w:val="clear" w:color="auto" w:fill="auto"/>
                <w:noWrap/>
                <w:vAlign w:val="bottom"/>
                <w:hideMark/>
              </w:tcPr>
            </w:tcPrChange>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Change w:id="856" w:author="Parks, Robbie M" w:date="2018-11-30T08:04:00Z">
              <w:tcPr>
                <w:tcW w:w="1897" w:type="dxa"/>
                <w:shd w:val="clear" w:color="auto" w:fill="auto"/>
                <w:noWrap/>
                <w:vAlign w:val="bottom"/>
                <w:hideMark/>
              </w:tcPr>
            </w:tcPrChange>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Change w:id="857" w:author="Parks, Robbie M" w:date="2018-11-30T08:04:00Z">
              <w:tcPr>
                <w:tcW w:w="1897" w:type="dxa"/>
                <w:shd w:val="clear" w:color="auto" w:fill="auto"/>
                <w:noWrap/>
                <w:vAlign w:val="bottom"/>
                <w:hideMark/>
              </w:tcPr>
            </w:tcPrChange>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Change w:id="858" w:author="Parks, Robbie M" w:date="2018-11-30T08:04:00Z">
              <w:tcPr>
                <w:tcW w:w="1897" w:type="dxa"/>
                <w:shd w:val="clear" w:color="auto" w:fill="auto"/>
                <w:noWrap/>
                <w:vAlign w:val="bottom"/>
                <w:hideMark/>
              </w:tcPr>
            </w:tcPrChange>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Change w:id="859" w:author="Parks, Robbie M" w:date="2018-11-30T08:04:00Z">
              <w:tcPr>
                <w:tcW w:w="1897" w:type="dxa"/>
                <w:shd w:val="clear" w:color="auto" w:fill="auto"/>
                <w:noWrap/>
                <w:vAlign w:val="bottom"/>
                <w:hideMark/>
              </w:tcPr>
            </w:tcPrChange>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Change w:id="860" w:author="Parks, Robbie M" w:date="2018-11-30T08:04:00Z">
              <w:tcPr>
                <w:tcW w:w="1897" w:type="dxa"/>
                <w:shd w:val="clear" w:color="auto" w:fill="auto"/>
                <w:noWrap/>
                <w:vAlign w:val="bottom"/>
                <w:hideMark/>
              </w:tcPr>
            </w:tcPrChange>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Change w:id="861" w:author="Parks, Robbie M" w:date="2018-11-30T08:04:00Z">
              <w:tcPr>
                <w:tcW w:w="1897" w:type="dxa"/>
                <w:shd w:val="clear" w:color="auto" w:fill="auto"/>
                <w:noWrap/>
                <w:vAlign w:val="bottom"/>
                <w:hideMark/>
              </w:tcPr>
            </w:tcPrChange>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Change w:id="862" w:author="Parks, Robbie M" w:date="2018-11-30T08:04:00Z">
              <w:tcPr>
                <w:tcW w:w="1897" w:type="dxa"/>
                <w:shd w:val="clear" w:color="auto" w:fill="auto"/>
                <w:noWrap/>
                <w:vAlign w:val="bottom"/>
                <w:hideMark/>
              </w:tcPr>
            </w:tcPrChange>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Change w:id="863" w:author="Parks, Robbie M" w:date="2018-11-30T08:04:00Z">
              <w:tcPr>
                <w:tcW w:w="1897" w:type="dxa"/>
                <w:shd w:val="clear" w:color="auto" w:fill="auto"/>
                <w:noWrap/>
                <w:vAlign w:val="bottom"/>
                <w:hideMark/>
              </w:tcPr>
            </w:tcPrChange>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Change w:id="864" w:author="Parks, Robbie M" w:date="2018-11-30T08:04:00Z">
              <w:tcPr>
                <w:tcW w:w="1897" w:type="dxa"/>
                <w:shd w:val="clear" w:color="auto" w:fill="auto"/>
                <w:noWrap/>
                <w:vAlign w:val="bottom"/>
                <w:hideMark/>
              </w:tcPr>
            </w:tcPrChange>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Change w:id="865" w:author="Parks, Robbie M" w:date="2018-11-30T08:04:00Z">
            <w:trPr>
              <w:trHeight w:val="639"/>
            </w:trPr>
          </w:trPrChange>
        </w:trPr>
        <w:tc>
          <w:tcPr>
            <w:tcW w:w="1831" w:type="dxa"/>
            <w:shd w:val="clear" w:color="auto" w:fill="auto"/>
            <w:noWrap/>
            <w:vAlign w:val="bottom"/>
            <w:hideMark/>
            <w:tcPrChange w:id="866" w:author="Parks, Robbie M" w:date="2018-11-30T08:04:00Z">
              <w:tcPr>
                <w:tcW w:w="1831" w:type="dxa"/>
                <w:shd w:val="clear" w:color="auto" w:fill="auto"/>
                <w:noWrap/>
                <w:vAlign w:val="bottom"/>
                <w:hideMark/>
              </w:tcPr>
            </w:tcPrChange>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Change w:id="867" w:author="Parks, Robbie M" w:date="2018-11-30T08:04:00Z">
              <w:tcPr>
                <w:tcW w:w="1963" w:type="dxa"/>
                <w:shd w:val="clear" w:color="auto" w:fill="auto"/>
                <w:noWrap/>
                <w:vAlign w:val="bottom"/>
                <w:hideMark/>
              </w:tcPr>
            </w:tcPrChange>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Change w:id="868" w:author="Parks, Robbie M" w:date="2018-11-30T08:04:00Z">
              <w:tcPr>
                <w:tcW w:w="1897" w:type="dxa"/>
                <w:shd w:val="clear" w:color="auto" w:fill="auto"/>
                <w:noWrap/>
                <w:vAlign w:val="bottom"/>
                <w:hideMark/>
              </w:tcPr>
            </w:tcPrChange>
          </w:tcPr>
          <w:p w14:paraId="26FF3BED" w14:textId="3D82D4C9"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del w:id="869" w:author="Parks, Robbie M" w:date="2018-11-30T08:04:00Z">
              <w:r w:rsidRPr="00182A4C">
                <w:rPr>
                  <w:rFonts w:eastAsia="Times New Roman"/>
                  <w:color w:val="000000"/>
                  <w:sz w:val="18"/>
                  <w:szCs w:val="18"/>
                  <w:lang w:eastAsia="en-GB"/>
                </w:rPr>
                <w:delText>NaN (  NaN,  NaN)</w:delText>
              </w:r>
            </w:del>
          </w:p>
        </w:tc>
        <w:tc>
          <w:tcPr>
            <w:tcW w:w="1897" w:type="dxa"/>
            <w:shd w:val="clear" w:color="auto" w:fill="auto"/>
            <w:noWrap/>
            <w:vAlign w:val="bottom"/>
            <w:hideMark/>
            <w:tcPrChange w:id="870" w:author="Parks, Robbie M" w:date="2018-11-30T08:04:00Z">
              <w:tcPr>
                <w:tcW w:w="1897" w:type="dxa"/>
                <w:shd w:val="clear" w:color="auto" w:fill="auto"/>
                <w:noWrap/>
                <w:vAlign w:val="bottom"/>
                <w:hideMark/>
              </w:tcPr>
            </w:tcPrChange>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Change w:id="871" w:author="Parks, Robbie M" w:date="2018-11-30T08:04:00Z">
              <w:tcPr>
                <w:tcW w:w="1897" w:type="dxa"/>
                <w:shd w:val="clear" w:color="auto" w:fill="auto"/>
                <w:noWrap/>
                <w:vAlign w:val="bottom"/>
                <w:hideMark/>
              </w:tcPr>
            </w:tcPrChange>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Change w:id="872" w:author="Parks, Robbie M" w:date="2018-11-30T08:04:00Z">
              <w:tcPr>
                <w:tcW w:w="1897" w:type="dxa"/>
                <w:shd w:val="clear" w:color="auto" w:fill="auto"/>
                <w:noWrap/>
                <w:vAlign w:val="bottom"/>
                <w:hideMark/>
              </w:tcPr>
            </w:tcPrChange>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Change w:id="873" w:author="Parks, Robbie M" w:date="2018-11-30T08:04:00Z">
              <w:tcPr>
                <w:tcW w:w="1897" w:type="dxa"/>
                <w:shd w:val="clear" w:color="auto" w:fill="auto"/>
                <w:noWrap/>
                <w:vAlign w:val="bottom"/>
                <w:hideMark/>
              </w:tcPr>
            </w:tcPrChange>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Change w:id="874" w:author="Parks, Robbie M" w:date="2018-11-30T08:04:00Z">
              <w:tcPr>
                <w:tcW w:w="1897" w:type="dxa"/>
                <w:shd w:val="clear" w:color="auto" w:fill="auto"/>
                <w:noWrap/>
                <w:vAlign w:val="bottom"/>
                <w:hideMark/>
              </w:tcPr>
            </w:tcPrChange>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Change w:id="875" w:author="Parks, Robbie M" w:date="2018-11-30T08:04:00Z">
              <w:tcPr>
                <w:tcW w:w="1897" w:type="dxa"/>
                <w:shd w:val="clear" w:color="auto" w:fill="auto"/>
                <w:noWrap/>
                <w:vAlign w:val="bottom"/>
                <w:hideMark/>
              </w:tcPr>
            </w:tcPrChange>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Change w:id="876" w:author="Parks, Robbie M" w:date="2018-11-30T08:04:00Z">
              <w:tcPr>
                <w:tcW w:w="1897" w:type="dxa"/>
                <w:shd w:val="clear" w:color="auto" w:fill="auto"/>
                <w:noWrap/>
                <w:vAlign w:val="bottom"/>
                <w:hideMark/>
              </w:tcPr>
            </w:tcPrChange>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Change w:id="877" w:author="Parks, Robbie M" w:date="2018-11-30T08:04:00Z">
              <w:tcPr>
                <w:tcW w:w="1897" w:type="dxa"/>
                <w:shd w:val="clear" w:color="auto" w:fill="auto"/>
                <w:noWrap/>
                <w:vAlign w:val="bottom"/>
                <w:hideMark/>
              </w:tcPr>
            </w:tcPrChange>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Change w:id="878" w:author="Parks, Robbie M" w:date="2018-11-30T08:04:00Z">
            <w:trPr>
              <w:trHeight w:val="320"/>
            </w:trPr>
          </w:trPrChange>
        </w:trPr>
        <w:tc>
          <w:tcPr>
            <w:tcW w:w="1831" w:type="dxa"/>
            <w:shd w:val="clear" w:color="auto" w:fill="auto"/>
            <w:noWrap/>
            <w:vAlign w:val="bottom"/>
            <w:hideMark/>
            <w:tcPrChange w:id="879" w:author="Parks, Robbie M" w:date="2018-11-30T08:04:00Z">
              <w:tcPr>
                <w:tcW w:w="1831" w:type="dxa"/>
                <w:shd w:val="clear" w:color="auto" w:fill="auto"/>
                <w:noWrap/>
                <w:vAlign w:val="bottom"/>
                <w:hideMark/>
              </w:tcPr>
            </w:tcPrChange>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Change w:id="880" w:author="Parks, Robbie M" w:date="2018-11-30T08:04:00Z">
              <w:tcPr>
                <w:tcW w:w="1963" w:type="dxa"/>
                <w:shd w:val="clear" w:color="auto" w:fill="auto"/>
                <w:noWrap/>
                <w:vAlign w:val="bottom"/>
                <w:hideMark/>
              </w:tcPr>
            </w:tcPrChange>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Change w:id="881" w:author="Parks, Robbie M" w:date="2018-11-30T08:04:00Z">
              <w:tcPr>
                <w:tcW w:w="1897" w:type="dxa"/>
                <w:shd w:val="clear" w:color="auto" w:fill="auto"/>
                <w:noWrap/>
                <w:vAlign w:val="bottom"/>
                <w:hideMark/>
              </w:tcPr>
            </w:tcPrChange>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Change w:id="882" w:author="Parks, Robbie M" w:date="2018-11-30T08:04:00Z">
              <w:tcPr>
                <w:tcW w:w="1897" w:type="dxa"/>
                <w:shd w:val="clear" w:color="auto" w:fill="auto"/>
                <w:noWrap/>
                <w:vAlign w:val="bottom"/>
                <w:hideMark/>
              </w:tcPr>
            </w:tcPrChange>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Change w:id="883" w:author="Parks, Robbie M" w:date="2018-11-30T08:04:00Z">
              <w:tcPr>
                <w:tcW w:w="1897" w:type="dxa"/>
                <w:shd w:val="clear" w:color="auto" w:fill="auto"/>
                <w:noWrap/>
                <w:vAlign w:val="bottom"/>
                <w:hideMark/>
              </w:tcPr>
            </w:tcPrChange>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Change w:id="884" w:author="Parks, Robbie M" w:date="2018-11-30T08:04:00Z">
              <w:tcPr>
                <w:tcW w:w="1897" w:type="dxa"/>
                <w:shd w:val="clear" w:color="auto" w:fill="auto"/>
                <w:noWrap/>
                <w:vAlign w:val="bottom"/>
                <w:hideMark/>
              </w:tcPr>
            </w:tcPrChange>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Change w:id="885" w:author="Parks, Robbie M" w:date="2018-11-30T08:04:00Z">
              <w:tcPr>
                <w:tcW w:w="1897" w:type="dxa"/>
                <w:shd w:val="clear" w:color="auto" w:fill="auto"/>
                <w:noWrap/>
                <w:vAlign w:val="bottom"/>
                <w:hideMark/>
              </w:tcPr>
            </w:tcPrChange>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Change w:id="886" w:author="Parks, Robbie M" w:date="2018-11-30T08:04:00Z">
              <w:tcPr>
                <w:tcW w:w="1897" w:type="dxa"/>
                <w:shd w:val="clear" w:color="auto" w:fill="auto"/>
                <w:noWrap/>
                <w:vAlign w:val="bottom"/>
                <w:hideMark/>
              </w:tcPr>
            </w:tcPrChange>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Change w:id="887" w:author="Parks, Robbie M" w:date="2018-11-30T08:04:00Z">
              <w:tcPr>
                <w:tcW w:w="1897" w:type="dxa"/>
                <w:shd w:val="clear" w:color="auto" w:fill="auto"/>
                <w:noWrap/>
                <w:vAlign w:val="bottom"/>
                <w:hideMark/>
              </w:tcPr>
            </w:tcPrChange>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Change w:id="888" w:author="Parks, Robbie M" w:date="2018-11-30T08:04:00Z">
              <w:tcPr>
                <w:tcW w:w="1897" w:type="dxa"/>
                <w:shd w:val="clear" w:color="auto" w:fill="auto"/>
                <w:noWrap/>
                <w:vAlign w:val="bottom"/>
                <w:hideMark/>
              </w:tcPr>
            </w:tcPrChange>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Change w:id="889" w:author="Parks, Robbie M" w:date="2018-11-30T08:04:00Z">
              <w:tcPr>
                <w:tcW w:w="1897" w:type="dxa"/>
                <w:shd w:val="clear" w:color="auto" w:fill="auto"/>
                <w:noWrap/>
                <w:vAlign w:val="bottom"/>
                <w:hideMark/>
              </w:tcPr>
            </w:tcPrChange>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Change w:id="890" w:author="Parks, Robbie M" w:date="2018-11-30T08:04:00Z">
            <w:trPr>
              <w:trHeight w:val="320"/>
            </w:trPr>
          </w:trPrChange>
        </w:trPr>
        <w:tc>
          <w:tcPr>
            <w:tcW w:w="1831" w:type="dxa"/>
            <w:shd w:val="clear" w:color="auto" w:fill="auto"/>
            <w:noWrap/>
            <w:vAlign w:val="bottom"/>
            <w:hideMark/>
            <w:tcPrChange w:id="891" w:author="Parks, Robbie M" w:date="2018-11-30T08:04:00Z">
              <w:tcPr>
                <w:tcW w:w="1831" w:type="dxa"/>
                <w:shd w:val="clear" w:color="auto" w:fill="auto"/>
                <w:noWrap/>
                <w:vAlign w:val="bottom"/>
                <w:hideMark/>
              </w:tcPr>
            </w:tcPrChange>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Change w:id="892" w:author="Parks, Robbie M" w:date="2018-11-30T08:04:00Z">
              <w:tcPr>
                <w:tcW w:w="1963" w:type="dxa"/>
                <w:shd w:val="clear" w:color="auto" w:fill="auto"/>
                <w:noWrap/>
                <w:vAlign w:val="bottom"/>
                <w:hideMark/>
              </w:tcPr>
            </w:tcPrChange>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Change w:id="893" w:author="Parks, Robbie M" w:date="2018-11-30T08:04:00Z">
              <w:tcPr>
                <w:tcW w:w="1897" w:type="dxa"/>
                <w:shd w:val="clear" w:color="auto" w:fill="auto"/>
                <w:noWrap/>
                <w:vAlign w:val="bottom"/>
                <w:hideMark/>
              </w:tcPr>
            </w:tcPrChange>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Change w:id="894" w:author="Parks, Robbie M" w:date="2018-11-30T08:04:00Z">
              <w:tcPr>
                <w:tcW w:w="1897" w:type="dxa"/>
                <w:shd w:val="clear" w:color="auto" w:fill="auto"/>
                <w:noWrap/>
                <w:vAlign w:val="bottom"/>
                <w:hideMark/>
              </w:tcPr>
            </w:tcPrChange>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Change w:id="895" w:author="Parks, Robbie M" w:date="2018-11-30T08:04:00Z">
              <w:tcPr>
                <w:tcW w:w="1897" w:type="dxa"/>
                <w:shd w:val="clear" w:color="auto" w:fill="auto"/>
                <w:noWrap/>
                <w:vAlign w:val="bottom"/>
                <w:hideMark/>
              </w:tcPr>
            </w:tcPrChange>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Change w:id="896" w:author="Parks, Robbie M" w:date="2018-11-30T08:04:00Z">
              <w:tcPr>
                <w:tcW w:w="1897" w:type="dxa"/>
                <w:shd w:val="clear" w:color="auto" w:fill="auto"/>
                <w:noWrap/>
                <w:vAlign w:val="bottom"/>
                <w:hideMark/>
              </w:tcPr>
            </w:tcPrChange>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Change w:id="897" w:author="Parks, Robbie M" w:date="2018-11-30T08:04:00Z">
              <w:tcPr>
                <w:tcW w:w="1897" w:type="dxa"/>
                <w:shd w:val="clear" w:color="auto" w:fill="auto"/>
                <w:noWrap/>
                <w:vAlign w:val="bottom"/>
                <w:hideMark/>
              </w:tcPr>
            </w:tcPrChange>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Change w:id="898" w:author="Parks, Robbie M" w:date="2018-11-30T08:04:00Z">
              <w:tcPr>
                <w:tcW w:w="1897" w:type="dxa"/>
                <w:shd w:val="clear" w:color="auto" w:fill="auto"/>
                <w:noWrap/>
                <w:vAlign w:val="bottom"/>
                <w:hideMark/>
              </w:tcPr>
            </w:tcPrChange>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Change w:id="899" w:author="Parks, Robbie M" w:date="2018-11-30T08:04:00Z">
              <w:tcPr>
                <w:tcW w:w="1897" w:type="dxa"/>
                <w:shd w:val="clear" w:color="auto" w:fill="auto"/>
                <w:noWrap/>
                <w:vAlign w:val="bottom"/>
                <w:hideMark/>
              </w:tcPr>
            </w:tcPrChange>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Change w:id="900" w:author="Parks, Robbie M" w:date="2018-11-30T08:04:00Z">
              <w:tcPr>
                <w:tcW w:w="1897" w:type="dxa"/>
                <w:shd w:val="clear" w:color="auto" w:fill="auto"/>
                <w:noWrap/>
                <w:vAlign w:val="bottom"/>
                <w:hideMark/>
              </w:tcPr>
            </w:tcPrChange>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Change w:id="901" w:author="Parks, Robbie M" w:date="2018-11-30T08:04:00Z">
              <w:tcPr>
                <w:tcW w:w="1897" w:type="dxa"/>
                <w:shd w:val="clear" w:color="auto" w:fill="auto"/>
                <w:noWrap/>
                <w:vAlign w:val="bottom"/>
                <w:hideMark/>
              </w:tcPr>
            </w:tcPrChange>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277948" w:rsidRPr="00182A4C" w14:paraId="7727DCDB" w14:textId="77777777" w:rsidTr="00182A4C">
        <w:trPr>
          <w:trHeight w:val="320"/>
          <w:trPrChange w:id="902" w:author="Parks, Robbie M" w:date="2018-11-30T08:04:00Z">
            <w:trPr>
              <w:trHeight w:val="320"/>
            </w:trPr>
          </w:trPrChange>
        </w:trPr>
        <w:tc>
          <w:tcPr>
            <w:tcW w:w="1831" w:type="dxa"/>
            <w:shd w:val="clear" w:color="auto" w:fill="auto"/>
            <w:noWrap/>
            <w:vAlign w:val="bottom"/>
            <w:hideMark/>
            <w:tcPrChange w:id="903" w:author="Parks, Robbie M" w:date="2018-11-30T08:04:00Z">
              <w:tcPr>
                <w:tcW w:w="1831" w:type="dxa"/>
                <w:shd w:val="clear" w:color="auto" w:fill="auto"/>
                <w:noWrap/>
                <w:vAlign w:val="bottom"/>
                <w:hideMark/>
              </w:tcPr>
            </w:tcPrChange>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Change w:id="904" w:author="Parks, Robbie M" w:date="2018-11-30T08:04:00Z">
              <w:tcPr>
                <w:tcW w:w="1963" w:type="dxa"/>
                <w:shd w:val="clear" w:color="auto" w:fill="auto"/>
                <w:noWrap/>
                <w:vAlign w:val="bottom"/>
                <w:hideMark/>
              </w:tcPr>
            </w:tcPrChange>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Change w:id="905" w:author="Parks, Robbie M" w:date="2018-11-30T08:04:00Z">
              <w:tcPr>
                <w:tcW w:w="1897" w:type="dxa"/>
                <w:shd w:val="clear" w:color="auto" w:fill="auto"/>
                <w:noWrap/>
                <w:vAlign w:val="bottom"/>
                <w:hideMark/>
              </w:tcPr>
            </w:tcPrChange>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Change w:id="906" w:author="Parks, Robbie M" w:date="2018-11-30T08:04:00Z">
              <w:tcPr>
                <w:tcW w:w="1897" w:type="dxa"/>
                <w:shd w:val="clear" w:color="auto" w:fill="auto"/>
                <w:noWrap/>
                <w:vAlign w:val="bottom"/>
                <w:hideMark/>
              </w:tcPr>
            </w:tcPrChange>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Change w:id="907" w:author="Parks, Robbie M" w:date="2018-11-30T08:04:00Z">
              <w:tcPr>
                <w:tcW w:w="1897" w:type="dxa"/>
                <w:shd w:val="clear" w:color="auto" w:fill="auto"/>
                <w:noWrap/>
                <w:vAlign w:val="bottom"/>
                <w:hideMark/>
              </w:tcPr>
            </w:tcPrChange>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Change w:id="908" w:author="Parks, Robbie M" w:date="2018-11-30T08:04:00Z">
              <w:tcPr>
                <w:tcW w:w="1897" w:type="dxa"/>
                <w:shd w:val="clear" w:color="auto" w:fill="auto"/>
                <w:noWrap/>
                <w:vAlign w:val="bottom"/>
                <w:hideMark/>
              </w:tcPr>
            </w:tcPrChange>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Change w:id="909" w:author="Parks, Robbie M" w:date="2018-11-30T08:04:00Z">
              <w:tcPr>
                <w:tcW w:w="1897" w:type="dxa"/>
                <w:shd w:val="clear" w:color="auto" w:fill="auto"/>
                <w:noWrap/>
                <w:vAlign w:val="bottom"/>
                <w:hideMark/>
              </w:tcPr>
            </w:tcPrChange>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Change w:id="910" w:author="Parks, Robbie M" w:date="2018-11-30T08:04:00Z">
              <w:tcPr>
                <w:tcW w:w="1897" w:type="dxa"/>
                <w:shd w:val="clear" w:color="auto" w:fill="auto"/>
                <w:noWrap/>
                <w:vAlign w:val="bottom"/>
                <w:hideMark/>
              </w:tcPr>
            </w:tcPrChange>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Change w:id="911" w:author="Parks, Robbie M" w:date="2018-11-30T08:04:00Z">
              <w:tcPr>
                <w:tcW w:w="1897" w:type="dxa"/>
                <w:shd w:val="clear" w:color="auto" w:fill="auto"/>
                <w:noWrap/>
                <w:vAlign w:val="bottom"/>
                <w:hideMark/>
              </w:tcPr>
            </w:tcPrChange>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Change w:id="912" w:author="Parks, Robbie M" w:date="2018-11-30T08:04:00Z">
              <w:tcPr>
                <w:tcW w:w="1897" w:type="dxa"/>
                <w:shd w:val="clear" w:color="auto" w:fill="auto"/>
                <w:noWrap/>
                <w:vAlign w:val="bottom"/>
                <w:hideMark/>
              </w:tcPr>
            </w:tcPrChange>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Change w:id="913" w:author="Parks, Robbie M" w:date="2018-11-30T08:04:00Z">
              <w:tcPr>
                <w:tcW w:w="1897" w:type="dxa"/>
                <w:shd w:val="clear" w:color="auto" w:fill="auto"/>
                <w:noWrap/>
                <w:vAlign w:val="bottom"/>
                <w:hideMark/>
              </w:tcPr>
            </w:tcPrChange>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Change w:id="914" w:author="Parks, Robbie M" w:date="2018-11-30T08:04:00Z">
            <w:trPr>
              <w:trHeight w:val="320"/>
            </w:trPr>
          </w:trPrChange>
        </w:trPr>
        <w:tc>
          <w:tcPr>
            <w:tcW w:w="1831" w:type="dxa"/>
            <w:shd w:val="clear" w:color="auto" w:fill="auto"/>
            <w:noWrap/>
            <w:vAlign w:val="bottom"/>
            <w:hideMark/>
            <w:tcPrChange w:id="915" w:author="Parks, Robbie M" w:date="2018-11-30T08:04:00Z">
              <w:tcPr>
                <w:tcW w:w="1831" w:type="dxa"/>
                <w:shd w:val="clear" w:color="auto" w:fill="auto"/>
                <w:noWrap/>
                <w:vAlign w:val="bottom"/>
                <w:hideMark/>
              </w:tcPr>
            </w:tcPrChange>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Change w:id="916" w:author="Parks, Robbie M" w:date="2018-11-30T08:04:00Z">
              <w:tcPr>
                <w:tcW w:w="1963" w:type="dxa"/>
                <w:shd w:val="clear" w:color="auto" w:fill="auto"/>
                <w:noWrap/>
                <w:vAlign w:val="bottom"/>
                <w:hideMark/>
              </w:tcPr>
            </w:tcPrChange>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Change w:id="917" w:author="Parks, Robbie M" w:date="2018-11-30T08:04:00Z">
              <w:tcPr>
                <w:tcW w:w="1897" w:type="dxa"/>
                <w:shd w:val="clear" w:color="auto" w:fill="auto"/>
                <w:noWrap/>
                <w:vAlign w:val="bottom"/>
                <w:hideMark/>
              </w:tcPr>
            </w:tcPrChange>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Change w:id="918" w:author="Parks, Robbie M" w:date="2018-11-30T08:04:00Z">
              <w:tcPr>
                <w:tcW w:w="1897" w:type="dxa"/>
                <w:shd w:val="clear" w:color="auto" w:fill="auto"/>
                <w:noWrap/>
                <w:vAlign w:val="bottom"/>
                <w:hideMark/>
              </w:tcPr>
            </w:tcPrChange>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Change w:id="919" w:author="Parks, Robbie M" w:date="2018-11-30T08:04:00Z">
              <w:tcPr>
                <w:tcW w:w="1897" w:type="dxa"/>
                <w:shd w:val="clear" w:color="auto" w:fill="auto"/>
                <w:noWrap/>
                <w:vAlign w:val="bottom"/>
                <w:hideMark/>
              </w:tcPr>
            </w:tcPrChange>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Change w:id="920" w:author="Parks, Robbie M" w:date="2018-11-30T08:04:00Z">
              <w:tcPr>
                <w:tcW w:w="1897" w:type="dxa"/>
                <w:shd w:val="clear" w:color="auto" w:fill="auto"/>
                <w:noWrap/>
                <w:vAlign w:val="bottom"/>
                <w:hideMark/>
              </w:tcPr>
            </w:tcPrChange>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Change w:id="921" w:author="Parks, Robbie M" w:date="2018-11-30T08:04:00Z">
              <w:tcPr>
                <w:tcW w:w="1897" w:type="dxa"/>
                <w:shd w:val="clear" w:color="auto" w:fill="auto"/>
                <w:noWrap/>
                <w:vAlign w:val="bottom"/>
                <w:hideMark/>
              </w:tcPr>
            </w:tcPrChange>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Change w:id="922" w:author="Parks, Robbie M" w:date="2018-11-30T08:04:00Z">
              <w:tcPr>
                <w:tcW w:w="1897" w:type="dxa"/>
                <w:shd w:val="clear" w:color="auto" w:fill="auto"/>
                <w:noWrap/>
                <w:vAlign w:val="bottom"/>
                <w:hideMark/>
              </w:tcPr>
            </w:tcPrChange>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Change w:id="923" w:author="Parks, Robbie M" w:date="2018-11-30T08:04:00Z">
              <w:tcPr>
                <w:tcW w:w="1897" w:type="dxa"/>
                <w:shd w:val="clear" w:color="auto" w:fill="auto"/>
                <w:noWrap/>
                <w:vAlign w:val="bottom"/>
                <w:hideMark/>
              </w:tcPr>
            </w:tcPrChange>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Change w:id="924" w:author="Parks, Robbie M" w:date="2018-11-30T08:04:00Z">
              <w:tcPr>
                <w:tcW w:w="1897" w:type="dxa"/>
                <w:shd w:val="clear" w:color="auto" w:fill="auto"/>
                <w:noWrap/>
                <w:vAlign w:val="bottom"/>
                <w:hideMark/>
              </w:tcPr>
            </w:tcPrChange>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Change w:id="925" w:author="Parks, Robbie M" w:date="2018-11-30T08:04:00Z">
              <w:tcPr>
                <w:tcW w:w="1897" w:type="dxa"/>
                <w:shd w:val="clear" w:color="auto" w:fill="auto"/>
                <w:noWrap/>
                <w:vAlign w:val="bottom"/>
                <w:hideMark/>
              </w:tcPr>
            </w:tcPrChange>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Change w:id="926" w:author="Parks, Robbie M" w:date="2018-11-30T08:04:00Z">
            <w:trPr>
              <w:trHeight w:val="320"/>
            </w:trPr>
          </w:trPrChange>
        </w:trPr>
        <w:tc>
          <w:tcPr>
            <w:tcW w:w="1831" w:type="dxa"/>
            <w:shd w:val="clear" w:color="auto" w:fill="auto"/>
            <w:noWrap/>
            <w:vAlign w:val="bottom"/>
            <w:hideMark/>
            <w:tcPrChange w:id="927" w:author="Parks, Robbie M" w:date="2018-11-30T08:04:00Z">
              <w:tcPr>
                <w:tcW w:w="1831" w:type="dxa"/>
                <w:shd w:val="clear" w:color="auto" w:fill="auto"/>
                <w:noWrap/>
                <w:vAlign w:val="bottom"/>
                <w:hideMark/>
              </w:tcPr>
            </w:tcPrChange>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Change w:id="928" w:author="Parks, Robbie M" w:date="2018-11-30T08:04:00Z">
              <w:tcPr>
                <w:tcW w:w="1963" w:type="dxa"/>
                <w:shd w:val="clear" w:color="auto" w:fill="auto"/>
                <w:noWrap/>
                <w:vAlign w:val="bottom"/>
                <w:hideMark/>
              </w:tcPr>
            </w:tcPrChange>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Change w:id="929" w:author="Parks, Robbie M" w:date="2018-11-30T08:04:00Z">
              <w:tcPr>
                <w:tcW w:w="1897" w:type="dxa"/>
                <w:shd w:val="clear" w:color="auto" w:fill="auto"/>
                <w:noWrap/>
                <w:vAlign w:val="bottom"/>
                <w:hideMark/>
              </w:tcPr>
            </w:tcPrChange>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Change w:id="930" w:author="Parks, Robbie M" w:date="2018-11-30T08:04:00Z">
              <w:tcPr>
                <w:tcW w:w="1897" w:type="dxa"/>
                <w:shd w:val="clear" w:color="auto" w:fill="auto"/>
                <w:noWrap/>
                <w:vAlign w:val="bottom"/>
                <w:hideMark/>
              </w:tcPr>
            </w:tcPrChange>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Change w:id="931" w:author="Parks, Robbie M" w:date="2018-11-30T08:04:00Z">
              <w:tcPr>
                <w:tcW w:w="1897" w:type="dxa"/>
                <w:shd w:val="clear" w:color="auto" w:fill="auto"/>
                <w:noWrap/>
                <w:vAlign w:val="bottom"/>
                <w:hideMark/>
              </w:tcPr>
            </w:tcPrChange>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Change w:id="932" w:author="Parks, Robbie M" w:date="2018-11-30T08:04:00Z">
              <w:tcPr>
                <w:tcW w:w="1897" w:type="dxa"/>
                <w:shd w:val="clear" w:color="auto" w:fill="auto"/>
                <w:noWrap/>
                <w:vAlign w:val="bottom"/>
                <w:hideMark/>
              </w:tcPr>
            </w:tcPrChange>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Change w:id="933" w:author="Parks, Robbie M" w:date="2018-11-30T08:04:00Z">
              <w:tcPr>
                <w:tcW w:w="1897" w:type="dxa"/>
                <w:shd w:val="clear" w:color="auto" w:fill="auto"/>
                <w:noWrap/>
                <w:vAlign w:val="bottom"/>
                <w:hideMark/>
              </w:tcPr>
            </w:tcPrChange>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Change w:id="934" w:author="Parks, Robbie M" w:date="2018-11-30T08:04:00Z">
              <w:tcPr>
                <w:tcW w:w="1897" w:type="dxa"/>
                <w:shd w:val="clear" w:color="auto" w:fill="auto"/>
                <w:noWrap/>
                <w:vAlign w:val="bottom"/>
                <w:hideMark/>
              </w:tcPr>
            </w:tcPrChange>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Change w:id="935" w:author="Parks, Robbie M" w:date="2018-11-30T08:04:00Z">
              <w:tcPr>
                <w:tcW w:w="1897" w:type="dxa"/>
                <w:shd w:val="clear" w:color="auto" w:fill="auto"/>
                <w:noWrap/>
                <w:vAlign w:val="bottom"/>
                <w:hideMark/>
              </w:tcPr>
            </w:tcPrChange>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Change w:id="936" w:author="Parks, Robbie M" w:date="2018-11-30T08:04:00Z">
              <w:tcPr>
                <w:tcW w:w="1897" w:type="dxa"/>
                <w:shd w:val="clear" w:color="auto" w:fill="auto"/>
                <w:noWrap/>
                <w:vAlign w:val="bottom"/>
                <w:hideMark/>
              </w:tcPr>
            </w:tcPrChange>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Change w:id="937" w:author="Parks, Robbie M" w:date="2018-11-30T08:04:00Z">
              <w:tcPr>
                <w:tcW w:w="1897" w:type="dxa"/>
                <w:shd w:val="clear" w:color="auto" w:fill="auto"/>
                <w:noWrap/>
                <w:vAlign w:val="bottom"/>
                <w:hideMark/>
              </w:tcPr>
            </w:tcPrChange>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Change w:id="938" w:author="Parks, Robbie M" w:date="2018-11-30T08:04:00Z">
            <w:trPr>
              <w:trHeight w:val="320"/>
            </w:trPr>
          </w:trPrChange>
        </w:trPr>
        <w:tc>
          <w:tcPr>
            <w:tcW w:w="1831" w:type="dxa"/>
            <w:shd w:val="clear" w:color="auto" w:fill="auto"/>
            <w:noWrap/>
            <w:vAlign w:val="bottom"/>
            <w:hideMark/>
            <w:tcPrChange w:id="939" w:author="Parks, Robbie M" w:date="2018-11-30T08:04:00Z">
              <w:tcPr>
                <w:tcW w:w="1831" w:type="dxa"/>
                <w:shd w:val="clear" w:color="auto" w:fill="auto"/>
                <w:noWrap/>
                <w:vAlign w:val="bottom"/>
                <w:hideMark/>
              </w:tcPr>
            </w:tcPrChange>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Change w:id="940" w:author="Parks, Robbie M" w:date="2018-11-30T08:04:00Z">
              <w:tcPr>
                <w:tcW w:w="1963" w:type="dxa"/>
                <w:shd w:val="clear" w:color="auto" w:fill="auto"/>
                <w:noWrap/>
                <w:vAlign w:val="bottom"/>
                <w:hideMark/>
              </w:tcPr>
            </w:tcPrChange>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Change w:id="941" w:author="Parks, Robbie M" w:date="2018-11-30T08:04:00Z">
              <w:tcPr>
                <w:tcW w:w="1897" w:type="dxa"/>
                <w:shd w:val="clear" w:color="auto" w:fill="auto"/>
                <w:noWrap/>
                <w:vAlign w:val="bottom"/>
                <w:hideMark/>
              </w:tcPr>
            </w:tcPrChange>
          </w:tcPr>
          <w:p w14:paraId="7BF75937" w14:textId="5F2A064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del w:id="942" w:author="Parks, Robbie M" w:date="2018-11-30T08:04:00Z">
              <w:r w:rsidRPr="00182A4C">
                <w:rPr>
                  <w:rFonts w:eastAsia="Times New Roman"/>
                  <w:color w:val="000000"/>
                  <w:sz w:val="18"/>
                  <w:szCs w:val="18"/>
                  <w:lang w:eastAsia="en-GB"/>
                </w:rPr>
                <w:delText>NaN (  NaN,  NaN)</w:delText>
              </w:r>
            </w:del>
          </w:p>
        </w:tc>
        <w:tc>
          <w:tcPr>
            <w:tcW w:w="1897" w:type="dxa"/>
            <w:shd w:val="clear" w:color="auto" w:fill="auto"/>
            <w:noWrap/>
            <w:vAlign w:val="bottom"/>
            <w:hideMark/>
            <w:tcPrChange w:id="943" w:author="Parks, Robbie M" w:date="2018-11-30T08:04:00Z">
              <w:tcPr>
                <w:tcW w:w="1897" w:type="dxa"/>
                <w:shd w:val="clear" w:color="auto" w:fill="auto"/>
                <w:noWrap/>
                <w:vAlign w:val="bottom"/>
                <w:hideMark/>
              </w:tcPr>
            </w:tcPrChange>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Change w:id="944" w:author="Parks, Robbie M" w:date="2018-11-30T08:04:00Z">
              <w:tcPr>
                <w:tcW w:w="1897" w:type="dxa"/>
                <w:shd w:val="clear" w:color="auto" w:fill="auto"/>
                <w:noWrap/>
                <w:vAlign w:val="bottom"/>
                <w:hideMark/>
              </w:tcPr>
            </w:tcPrChange>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Change w:id="945" w:author="Parks, Robbie M" w:date="2018-11-30T08:04:00Z">
              <w:tcPr>
                <w:tcW w:w="1897" w:type="dxa"/>
                <w:shd w:val="clear" w:color="auto" w:fill="auto"/>
                <w:noWrap/>
                <w:vAlign w:val="bottom"/>
                <w:hideMark/>
              </w:tcPr>
            </w:tcPrChange>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Change w:id="946" w:author="Parks, Robbie M" w:date="2018-11-30T08:04:00Z">
              <w:tcPr>
                <w:tcW w:w="1897" w:type="dxa"/>
                <w:shd w:val="clear" w:color="auto" w:fill="auto"/>
                <w:noWrap/>
                <w:vAlign w:val="bottom"/>
                <w:hideMark/>
              </w:tcPr>
            </w:tcPrChange>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Change w:id="947" w:author="Parks, Robbie M" w:date="2018-11-30T08:04:00Z">
              <w:tcPr>
                <w:tcW w:w="1897" w:type="dxa"/>
                <w:shd w:val="clear" w:color="auto" w:fill="auto"/>
                <w:noWrap/>
                <w:vAlign w:val="bottom"/>
                <w:hideMark/>
              </w:tcPr>
            </w:tcPrChange>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Change w:id="948" w:author="Parks, Robbie M" w:date="2018-11-30T08:04:00Z">
              <w:tcPr>
                <w:tcW w:w="1897" w:type="dxa"/>
                <w:shd w:val="clear" w:color="auto" w:fill="auto"/>
                <w:noWrap/>
                <w:vAlign w:val="bottom"/>
                <w:hideMark/>
              </w:tcPr>
            </w:tcPrChange>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Change w:id="949" w:author="Parks, Robbie M" w:date="2018-11-30T08:04:00Z">
              <w:tcPr>
                <w:tcW w:w="1897" w:type="dxa"/>
                <w:shd w:val="clear" w:color="auto" w:fill="auto"/>
                <w:noWrap/>
                <w:vAlign w:val="bottom"/>
                <w:hideMark/>
              </w:tcPr>
            </w:tcPrChange>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Change w:id="950" w:author="Parks, Robbie M" w:date="2018-11-30T08:04:00Z">
              <w:tcPr>
                <w:tcW w:w="1897" w:type="dxa"/>
                <w:shd w:val="clear" w:color="auto" w:fill="auto"/>
                <w:noWrap/>
                <w:vAlign w:val="bottom"/>
                <w:hideMark/>
              </w:tcPr>
            </w:tcPrChange>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 w:author="Ezzati, Majid" w:date="2018-11-05T22:29:00Z" w:initials="EM">
    <w:p w14:paraId="403D184C" w14:textId="09F99BE9" w:rsidR="009A3C25" w:rsidRDefault="009A3C25">
      <w:pPr>
        <w:pStyle w:val="CommentText"/>
      </w:pPr>
      <w:r>
        <w:rPr>
          <w:rStyle w:val="CommentReference"/>
        </w:rPr>
        <w:annotationRef/>
      </w:r>
      <w:r>
        <w:t>Let’s discuss wording possibilities</w:t>
      </w:r>
    </w:p>
  </w:comment>
  <w:comment w:id="14" w:author="Ezzati, Majid" w:date="2018-11-06T06:13:00Z" w:initials="EM">
    <w:p w14:paraId="2F75B5A4" w14:textId="1F535BB8" w:rsidR="009A3C25" w:rsidRDefault="009A3C25">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15" w:author="Parks, Robbie M" w:date="2018-11-29T23:19:00Z" w:initials="PRM">
    <w:p w14:paraId="1ADAF304" w14:textId="109D5729" w:rsidR="00CF70C8" w:rsidRDefault="00CF70C8">
      <w:pPr>
        <w:pStyle w:val="CommentText"/>
      </w:pPr>
      <w:r>
        <w:rPr>
          <w:rStyle w:val="CommentReference"/>
        </w:rPr>
        <w:annotationRef/>
      </w:r>
      <w:r>
        <w:t>I’ve reworked bas</w:t>
      </w:r>
      <w:r w:rsidR="00360759">
        <w:t>ed on our conversation last meeting</w:t>
      </w:r>
    </w:p>
  </w:comment>
  <w:comment w:id="17" w:author="Ezzati, Majid" w:date="2018-11-06T05:58:00Z" w:initials="EM">
    <w:p w14:paraId="57ABEDA1" w14:textId="77777777" w:rsidR="0078091F" w:rsidRDefault="0078091F">
      <w:pPr>
        <w:pStyle w:val="CommentText"/>
      </w:pPr>
      <w:r>
        <w:rPr>
          <w:rStyle w:val="CommentReference"/>
        </w:rPr>
        <w:annotationRef/>
      </w:r>
      <w:r>
        <w:t>Start from the beginning</w:t>
      </w:r>
    </w:p>
    <w:p w14:paraId="79C81D11" w14:textId="77777777" w:rsidR="0078091F" w:rsidRDefault="0078091F">
      <w:pPr>
        <w:pStyle w:val="CommentText"/>
      </w:pPr>
    </w:p>
    <w:p w14:paraId="0D0FFE61" w14:textId="77777777" w:rsidR="0078091F" w:rsidRDefault="0078091F">
      <w:pPr>
        <w:pStyle w:val="CommentText"/>
      </w:pPr>
      <w:r>
        <w:t>We adapt to long-term weather patterns. Deviations can affect our health</w:t>
      </w:r>
    </w:p>
  </w:comment>
  <w:comment w:id="19" w:author="Ezzati, Majid" w:date="2018-11-06T05:58:00Z" w:initials="EM">
    <w:p w14:paraId="399E839D" w14:textId="77777777" w:rsidR="0078091F" w:rsidRDefault="0078091F">
      <w:pPr>
        <w:pStyle w:val="CommentText"/>
      </w:pPr>
      <w:r>
        <w:rPr>
          <w:rStyle w:val="CommentReference"/>
        </w:rPr>
        <w:annotationRef/>
      </w:r>
      <w:r>
        <w:t>Unclear. Work into the last one</w:t>
      </w:r>
    </w:p>
  </w:comment>
  <w:comment w:id="23" w:author="Ezzati, Majid" w:date="2018-11-06T06:14:00Z" w:initials="EM">
    <w:p w14:paraId="112BF69B" w14:textId="77777777" w:rsidR="0078091F" w:rsidRDefault="0078091F">
      <w:pPr>
        <w:pStyle w:val="CommentText"/>
      </w:pPr>
      <w:r>
        <w:rPr>
          <w:rStyle w:val="CommentReference"/>
        </w:rPr>
        <w:annotationRef/>
      </w:r>
      <w:r>
        <w:t xml:space="preserve">These are not really intro; intro is not a place for literature review. </w:t>
      </w:r>
    </w:p>
    <w:p w14:paraId="5EA0403E" w14:textId="77777777" w:rsidR="0078091F" w:rsidRDefault="0078091F">
      <w:pPr>
        <w:pStyle w:val="CommentText"/>
      </w:pPr>
    </w:p>
    <w:p w14:paraId="44CD839C" w14:textId="77777777" w:rsidR="0078091F" w:rsidRDefault="0078091F">
      <w:pPr>
        <w:pStyle w:val="CommentText"/>
      </w:pPr>
      <w:r>
        <w:t>But don’t change the intro until we discuss the logic</w:t>
      </w:r>
    </w:p>
  </w:comment>
  <w:comment w:id="40" w:author="Ezzati, Majid" w:date="2018-11-06T06:18:00Z" w:initials="EM">
    <w:p w14:paraId="188E7DF9" w14:textId="77777777" w:rsidR="0078091F" w:rsidRDefault="0078091F">
      <w:pPr>
        <w:pStyle w:val="CommentText"/>
      </w:pPr>
      <w:r>
        <w:rPr>
          <w:rStyle w:val="CommentReference"/>
        </w:rPr>
        <w:annotationRef/>
      </w:r>
      <w:r>
        <w:t>Spellcheck in each version</w:t>
      </w:r>
    </w:p>
  </w:comment>
  <w:comment w:id="46" w:author="Ezzati, Majid" w:date="2018-11-06T06:18:00Z" w:initials="EM">
    <w:p w14:paraId="028B65BE" w14:textId="77777777" w:rsidR="0078091F" w:rsidRDefault="0078091F">
      <w:pPr>
        <w:pStyle w:val="CommentText"/>
      </w:pPr>
      <w:r>
        <w:rPr>
          <w:rStyle w:val="CommentReference"/>
        </w:rPr>
        <w:annotationRef/>
      </w:r>
      <w:r>
        <w:t>Discuss what goes in here</w:t>
      </w:r>
    </w:p>
    <w:p w14:paraId="38CAC8F8" w14:textId="77777777" w:rsidR="0078091F" w:rsidRDefault="0078091F">
      <w:pPr>
        <w:pStyle w:val="CommentText"/>
      </w:pPr>
    </w:p>
    <w:p w14:paraId="568CAC9C" w14:textId="77777777" w:rsidR="0078091F" w:rsidRDefault="0078091F">
      <w:pPr>
        <w:pStyle w:val="CommentText"/>
      </w:pPr>
      <w:r>
        <w:t xml:space="preserve">What our aim was </w:t>
      </w:r>
    </w:p>
    <w:p w14:paraId="6DC6B755" w14:textId="77777777" w:rsidR="0078091F" w:rsidRDefault="0078091F">
      <w:pPr>
        <w:pStyle w:val="CommentText"/>
      </w:pPr>
      <w:r>
        <w:t>Then what we did</w:t>
      </w:r>
    </w:p>
    <w:p w14:paraId="7B742FD6" w14:textId="77777777" w:rsidR="0078091F" w:rsidRDefault="0078091F">
      <w:pPr>
        <w:pStyle w:val="CommentText"/>
      </w:pPr>
    </w:p>
    <w:p w14:paraId="335C1D9A" w14:textId="77777777" w:rsidR="0078091F" w:rsidRDefault="0078091F">
      <w:pPr>
        <w:pStyle w:val="CommentText"/>
      </w:pPr>
      <w:r>
        <w:t>First defined a measure of anomaly (versus absolute temperature)</w:t>
      </w:r>
    </w:p>
    <w:p w14:paraId="6FE87655" w14:textId="77777777" w:rsidR="0078091F" w:rsidRDefault="0078091F">
      <w:pPr>
        <w:pStyle w:val="CommentText"/>
      </w:pPr>
    </w:p>
  </w:comment>
  <w:comment w:id="50" w:author="Bennett, James E" w:date="2018-11-29T10:53:00Z" w:initials="BJE">
    <w:p w14:paraId="425C25D2" w14:textId="06E5F318" w:rsidR="009A3C25" w:rsidRDefault="009A3C25">
      <w:pPr>
        <w:pStyle w:val="CommentText"/>
      </w:pPr>
      <w:r>
        <w:rPr>
          <w:rStyle w:val="CommentReference"/>
        </w:rPr>
        <w:annotationRef/>
      </w:r>
      <w:r>
        <w:t>Feel that national is redundant as we say contiguous USA also</w:t>
      </w:r>
    </w:p>
  </w:comment>
  <w:comment w:id="55" w:author="Ezzati, Majid" w:date="2018-11-06T06:20:00Z" w:initials="EM">
    <w:p w14:paraId="4A5CBA59" w14:textId="77777777" w:rsidR="0078091F" w:rsidRDefault="0078091F">
      <w:pPr>
        <w:pStyle w:val="CommentText"/>
      </w:pPr>
      <w:r>
        <w:rPr>
          <w:rStyle w:val="CommentReference"/>
        </w:rPr>
        <w:annotationRef/>
      </w:r>
      <w:r>
        <w:t>???</w:t>
      </w:r>
    </w:p>
  </w:comment>
  <w:comment w:id="59" w:author="Ezzati, Majid" w:date="2018-11-06T06:21:00Z" w:initials="EM">
    <w:p w14:paraId="79FA70F2" w14:textId="77777777" w:rsidR="0078091F" w:rsidRDefault="0078091F">
      <w:pPr>
        <w:pStyle w:val="CommentText"/>
      </w:pPr>
      <w:r>
        <w:rPr>
          <w:rStyle w:val="CommentReference"/>
        </w:rPr>
        <w:annotationRef/>
      </w:r>
      <w:r>
        <w:t>There must also be an “other” even if we don’t use it</w:t>
      </w:r>
    </w:p>
  </w:comment>
  <w:comment w:id="73" w:author="Bennett, James E" w:date="2018-11-29T14:44:00Z" w:initials="BJE">
    <w:p w14:paraId="3CAF6C00" w14:textId="251367E2" w:rsidR="009A3C25" w:rsidRDefault="009A3C25">
      <w:pPr>
        <w:pStyle w:val="CommentText"/>
      </w:pPr>
      <w:r>
        <w:rPr>
          <w:rStyle w:val="CommentReference"/>
        </w:rPr>
        <w:annotationRef/>
      </w:r>
      <w:r>
        <w:t>Did you need to “reverse” this calculation when estimating numbers of deaths from +1C?</w:t>
      </w:r>
    </w:p>
  </w:comment>
  <w:comment w:id="74" w:author="Parks, Robbie M" w:date="2018-11-29T23:20:00Z" w:initials="PRM">
    <w:p w14:paraId="21869A0C" w14:textId="1BDAFDF9" w:rsidR="00DD06A5" w:rsidRDefault="00DD06A5">
      <w:pPr>
        <w:pStyle w:val="CommentText"/>
      </w:pPr>
      <w:r>
        <w:rPr>
          <w:rStyle w:val="CommentReference"/>
        </w:rPr>
        <w:annotationRef/>
      </w:r>
      <w:r>
        <w:t>Yes</w:t>
      </w:r>
    </w:p>
  </w:comment>
  <w:comment w:id="85" w:author="Ezzati, Majid" w:date="2018-11-06T06:23:00Z" w:initials="EM">
    <w:p w14:paraId="60977E42" w14:textId="77777777" w:rsidR="0078091F" w:rsidRDefault="0078091F">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ED399D9" w14:textId="77777777" w:rsidR="0078091F" w:rsidRDefault="0078091F">
      <w:pPr>
        <w:pStyle w:val="CommentText"/>
      </w:pPr>
    </w:p>
    <w:p w14:paraId="06C1D494" w14:textId="77777777" w:rsidR="0078091F" w:rsidRDefault="0078091F">
      <w:pPr>
        <w:pStyle w:val="CommentText"/>
      </w:pPr>
      <w:r>
        <w:t>More generally, avoid jargon or showing off technical language of physics/stats/epi</w:t>
      </w:r>
    </w:p>
  </w:comment>
  <w:comment w:id="87" w:author="Ezzati, Majid" w:date="2018-11-06T06:26:00Z" w:initials="EM">
    <w:p w14:paraId="5504F4D3" w14:textId="77777777" w:rsidR="0078091F" w:rsidRDefault="0078091F">
      <w:pPr>
        <w:pStyle w:val="CommentText"/>
      </w:pPr>
      <w:r>
        <w:rPr>
          <w:rStyle w:val="CommentReference"/>
        </w:rPr>
        <w:annotationRef/>
      </w:r>
      <w:r>
        <w:t>Can go if you word as above except emphasising that this was done separately for each month because our adaptation behaviour may vary from month to month depending on local climate context</w:t>
      </w:r>
    </w:p>
    <w:p w14:paraId="3A31324C" w14:textId="77777777" w:rsidR="0078091F" w:rsidRDefault="0078091F">
      <w:pPr>
        <w:pStyle w:val="CommentText"/>
      </w:pPr>
    </w:p>
    <w:p w14:paraId="0C6359D1" w14:textId="77777777" w:rsidR="0078091F" w:rsidRDefault="0078091F">
      <w:pPr>
        <w:pStyle w:val="CommentText"/>
      </w:pPr>
      <w:r>
        <w:t>Give people your logic not your mechanics and do so in clear ways</w:t>
      </w:r>
    </w:p>
  </w:comment>
  <w:comment w:id="97" w:author="Ezzati, Majid" w:date="2018-11-06T06:28:00Z" w:initials="EM">
    <w:p w14:paraId="5A794FFC" w14:textId="77777777" w:rsidR="0078091F" w:rsidRDefault="0078091F">
      <w:pPr>
        <w:pStyle w:val="CommentText"/>
      </w:pPr>
      <w:r>
        <w:rPr>
          <w:rStyle w:val="CommentReference"/>
        </w:rPr>
        <w:annotationRef/>
      </w:r>
      <w:r>
        <w:t>Unclear what in relation to place of residence means</w:t>
      </w:r>
    </w:p>
  </w:comment>
  <w:comment w:id="95" w:author="Ezzati, Majid" w:date="2018-11-06T06:28:00Z" w:initials="EM">
    <w:p w14:paraId="7AFE6510" w14:textId="77777777" w:rsidR="0078091F" w:rsidRDefault="0078091F">
      <w:pPr>
        <w:pStyle w:val="CommentText"/>
      </w:pPr>
      <w:r>
        <w:rPr>
          <w:rStyle w:val="CommentReference"/>
        </w:rPr>
        <w:annotationRef/>
      </w:r>
      <w:r>
        <w:t>Use wording I have now used in PM paper. Here we do ~causal inference and not prediction</w:t>
      </w:r>
    </w:p>
  </w:comment>
  <w:comment w:id="100" w:author="Ezzati, Majid" w:date="2018-11-06T06:35:00Z" w:initials="EM">
    <w:p w14:paraId="0C7813F2" w14:textId="77777777" w:rsidR="0078091F" w:rsidRDefault="0078091F">
      <w:pPr>
        <w:pStyle w:val="CommentText"/>
      </w:pPr>
      <w:r>
        <w:rPr>
          <w:rStyle w:val="CommentReference"/>
        </w:rPr>
        <w:annotationRef/>
      </w:r>
      <w:r>
        <w:t>The two time components to be together</w:t>
      </w:r>
    </w:p>
    <w:p w14:paraId="75A1EB93" w14:textId="77777777" w:rsidR="0078091F" w:rsidRDefault="0078091F">
      <w:pPr>
        <w:pStyle w:val="CommentText"/>
      </w:pPr>
    </w:p>
    <w:p w14:paraId="5FD75D3D" w14:textId="77777777" w:rsidR="0078091F" w:rsidRDefault="0078091F">
      <w:pPr>
        <w:pStyle w:val="CommentText"/>
      </w:pPr>
      <w:r>
        <w:t>Should more of a logic be stated here</w:t>
      </w:r>
    </w:p>
    <w:p w14:paraId="6420CA4B" w14:textId="77777777" w:rsidR="0078091F" w:rsidRDefault="0078091F">
      <w:pPr>
        <w:pStyle w:val="CommentText"/>
      </w:pPr>
    </w:p>
    <w:p w14:paraId="58FD96FB" w14:textId="77777777" w:rsidR="0078091F" w:rsidRDefault="0078091F">
      <w:pPr>
        <w:pStyle w:val="CommentText"/>
      </w:pPr>
      <w:r>
        <w:t>There  is a long term trend and there is a systematic monthly pattern</w:t>
      </w:r>
    </w:p>
    <w:p w14:paraId="1395FF11" w14:textId="77777777" w:rsidR="0078091F" w:rsidRDefault="0078091F">
      <w:pPr>
        <w:pStyle w:val="CommentText"/>
      </w:pPr>
      <w:r>
        <w:t>Then give what is in this paragraph now</w:t>
      </w:r>
    </w:p>
    <w:p w14:paraId="7C66E785" w14:textId="77777777" w:rsidR="0078091F" w:rsidRDefault="0078091F">
      <w:pPr>
        <w:pStyle w:val="CommentText"/>
      </w:pPr>
    </w:p>
    <w:p w14:paraId="12CCC9F0" w14:textId="77777777" w:rsidR="0078091F" w:rsidRDefault="0078091F">
      <w:pPr>
        <w:pStyle w:val="CommentText"/>
      </w:pPr>
    </w:p>
  </w:comment>
  <w:comment w:id="102" w:author="Ezzati, Majid" w:date="2018-11-06T06:34:00Z" w:initials="EM">
    <w:p w14:paraId="556BAFF6" w14:textId="77777777" w:rsidR="0078091F" w:rsidRDefault="0078091F">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106" w:author="Ezzati, Majid" w:date="2018-11-06T06:39:00Z" w:initials="EM">
    <w:p w14:paraId="1F4A5DEA" w14:textId="77777777" w:rsidR="0078091F" w:rsidRDefault="0078091F">
      <w:pPr>
        <w:pStyle w:val="CommentText"/>
      </w:pPr>
      <w:r>
        <w:rPr>
          <w:rStyle w:val="CommentReference"/>
        </w:rPr>
        <w:annotationRef/>
      </w:r>
      <w:r>
        <w:t xml:space="preserve">Vague given all the time terms above now. Which trend </w:t>
      </w:r>
    </w:p>
  </w:comment>
  <w:comment w:id="114" w:author="Bennett, James E" w:date="2018-11-29T15:00:00Z" w:initials="BJE">
    <w:p w14:paraId="2E056849" w14:textId="77777777" w:rsidR="00265FDC" w:rsidRDefault="00265FDC" w:rsidP="00265FDC">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115" w:author="Parks, Robbie M" w:date="2018-11-29T23:08:00Z" w:initials="PRM">
    <w:p w14:paraId="207E839A" w14:textId="77777777" w:rsidR="00265FDC" w:rsidRDefault="00265FDC" w:rsidP="00265FDC">
      <w:pPr>
        <w:pStyle w:val="CommentText"/>
      </w:pPr>
      <w:r>
        <w:rPr>
          <w:rStyle w:val="CommentReference"/>
        </w:rPr>
        <w:annotationRef/>
      </w:r>
      <w:r>
        <w:t>Have expanded just above</w:t>
      </w:r>
    </w:p>
  </w:comment>
  <w:comment w:id="124" w:author="Bennett, James E" w:date="2018-11-29T15:24:00Z" w:initials="BJE">
    <w:p w14:paraId="4377A92A" w14:textId="2133E833" w:rsidR="009A3C25" w:rsidRDefault="009A3C25">
      <w:pPr>
        <w:pStyle w:val="CommentText"/>
      </w:pPr>
      <w:r>
        <w:rPr>
          <w:rStyle w:val="CommentReference"/>
        </w:rPr>
        <w:annotationRef/>
      </w:r>
      <w:r>
        <w:t>For future discussion whether we need to be consistent in calling this variable exactly the same thing e.g state-month anomalous temperature, every time we refer to it?</w:t>
      </w:r>
    </w:p>
    <w:p w14:paraId="7A390E9B" w14:textId="77777777" w:rsidR="009A3C25" w:rsidRDefault="009A3C25">
      <w:pPr>
        <w:pStyle w:val="CommentText"/>
      </w:pPr>
    </w:p>
    <w:p w14:paraId="7DFBF459" w14:textId="4892B90C" w:rsidR="009A3C25" w:rsidRDefault="009A3C25" w:rsidP="00F30D74">
      <w:pPr>
        <w:pStyle w:val="BalloonText"/>
      </w:pPr>
      <w:r>
        <w:t xml:space="preserve">This might help prevent confusion. </w:t>
      </w:r>
    </w:p>
  </w:comment>
  <w:comment w:id="146" w:author="Bennett, James E" w:date="2018-11-29T15:39:00Z" w:initials="BJE">
    <w:p w14:paraId="04D5D120" w14:textId="77777777" w:rsidR="009A3C25" w:rsidRDefault="009A3C25">
      <w:pPr>
        <w:pStyle w:val="CommentText"/>
      </w:pPr>
      <w:r>
        <w:rPr>
          <w:rStyle w:val="CommentReference"/>
        </w:rPr>
        <w:annotationRef/>
      </w:r>
      <w:r>
        <w:t>Hopefully not screwed up the equation but since gamma mentioned at end I put it at the end of the equation.</w:t>
      </w:r>
    </w:p>
    <w:p w14:paraId="60BA5411" w14:textId="23B845FD" w:rsidR="009A3C25" w:rsidRDefault="009A3C25">
      <w:pPr>
        <w:pStyle w:val="CommentText"/>
      </w:pPr>
      <w:r>
        <w:t>See my addition later – does gamma need a month subscript?</w:t>
      </w:r>
    </w:p>
  </w:comment>
  <w:comment w:id="156" w:author="Parks, Robbie M" w:date="2018-11-26T11:21:00Z" w:initials="PRM">
    <w:p w14:paraId="7D510A0E" w14:textId="77777777" w:rsidR="009A3C25" w:rsidRDefault="009A3C25">
      <w:pPr>
        <w:pStyle w:val="CommentText"/>
      </w:pPr>
      <w:r>
        <w:rPr>
          <w:rStyle w:val="CommentReference"/>
        </w:rPr>
        <w:annotationRef/>
      </w:r>
      <w:r>
        <w:t>Yes that’s my understanding. James?</w:t>
      </w:r>
    </w:p>
  </w:comment>
  <w:comment w:id="157" w:author="Ezzati, Majid" w:date="2018-11-06T06:34:00Z" w:initials="EM">
    <w:p w14:paraId="48293A76" w14:textId="79A25B44" w:rsidR="009A3C25" w:rsidRDefault="009A3C25">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158" w:author="Parks, Robbie M" w:date="2018-11-26T11:21:00Z" w:initials="PRM">
    <w:p w14:paraId="7A946B86" w14:textId="77777777" w:rsidR="009A3C25" w:rsidRDefault="009A3C25">
      <w:pPr>
        <w:pStyle w:val="CommentText"/>
      </w:pPr>
      <w:r>
        <w:rPr>
          <w:rStyle w:val="CommentReference"/>
        </w:rPr>
        <w:annotationRef/>
      </w:r>
      <w:r>
        <w:t>Yes that’s my understanding. James?</w:t>
      </w:r>
    </w:p>
    <w:p w14:paraId="0ED3E426" w14:textId="1C811FF0" w:rsidR="009A3C25" w:rsidRDefault="009A3C25">
      <w:pPr>
        <w:pStyle w:val="CommentText"/>
      </w:pPr>
      <w:r>
        <w:t>JB - Yes</w:t>
      </w:r>
    </w:p>
    <w:p w14:paraId="13F4FC21" w14:textId="6482F3E7" w:rsidR="009A3C25" w:rsidRDefault="009A3C25">
      <w:pPr>
        <w:pStyle w:val="CommentText"/>
      </w:pPr>
    </w:p>
  </w:comment>
  <w:comment w:id="169" w:author="Ezzati, Majid" w:date="2018-11-06T06:56:00Z" w:initials="EM">
    <w:p w14:paraId="08E05A1C" w14:textId="77777777" w:rsidR="0078091F" w:rsidRDefault="0078091F">
      <w:pPr>
        <w:pStyle w:val="CommentText"/>
      </w:pPr>
      <w:r>
        <w:rPr>
          <w:rStyle w:val="CommentReference"/>
        </w:rPr>
        <w:annotationRef/>
      </w:r>
      <w:r>
        <w:t>This is the key component</w:t>
      </w:r>
    </w:p>
  </w:comment>
  <w:comment w:id="190" w:author="Ezzati, Majid" w:date="2018-11-06T06:58:00Z" w:initials="EM">
    <w:p w14:paraId="606C36A3" w14:textId="77777777" w:rsidR="0078091F" w:rsidRDefault="0078091F">
      <w:pPr>
        <w:pStyle w:val="CommentText"/>
      </w:pPr>
      <w:r>
        <w:rPr>
          <w:rStyle w:val="CommentReference"/>
        </w:rPr>
        <w:annotationRef/>
      </w:r>
      <w:r>
        <w:t>Can we have a more reader friendly term like type of injury or class of injury</w:t>
      </w:r>
    </w:p>
  </w:comment>
  <w:comment w:id="191" w:author="Ezzati, Majid" w:date="2018-11-06T06:59:00Z" w:initials="EM">
    <w:p w14:paraId="3278F623" w14:textId="77777777" w:rsidR="0078091F" w:rsidRDefault="0078091F">
      <w:pPr>
        <w:pStyle w:val="CommentText"/>
      </w:pPr>
      <w:r>
        <w:rPr>
          <w:rStyle w:val="CommentReference"/>
        </w:rPr>
        <w:annotationRef/>
      </w:r>
      <w:r>
        <w:t>Fitted the model??</w:t>
      </w:r>
    </w:p>
  </w:comment>
  <w:comment w:id="192" w:author="Ezzati, Majid" w:date="2018-11-06T06:59:00Z" w:initials="EM">
    <w:p w14:paraId="65877E45" w14:textId="77777777" w:rsidR="0078091F" w:rsidRDefault="0078091F">
      <w:pPr>
        <w:pStyle w:val="CommentText"/>
      </w:pPr>
      <w:r>
        <w:rPr>
          <w:rStyle w:val="CommentReference"/>
        </w:rPr>
        <w:annotationRef/>
      </w:r>
      <w:r>
        <w:t>Sounds like you are standing with a bucket of basket collecting but fine if this is what people use</w:t>
      </w:r>
    </w:p>
  </w:comment>
  <w:comment w:id="203" w:author="Ezzati, Majid" w:date="2018-11-06T07:00:00Z" w:initials="EM">
    <w:p w14:paraId="592FC142" w14:textId="77777777" w:rsidR="0078091F" w:rsidRDefault="0078091F">
      <w:pPr>
        <w:pStyle w:val="CommentText"/>
      </w:pPr>
      <w:r>
        <w:rPr>
          <w:rStyle w:val="CommentReference"/>
        </w:rPr>
        <w:annotationRef/>
      </w:r>
      <w:r>
        <w:t>To say why this counterfactual but to discuss before writing.</w:t>
      </w:r>
    </w:p>
  </w:comment>
  <w:comment w:id="207" w:author="Bennett, James E" w:date="2018-11-29T19:15:00Z" w:initials="BJE">
    <w:p w14:paraId="4DF59636" w14:textId="47CF656A" w:rsidR="009A3C25" w:rsidRDefault="009A3C25">
      <w:pPr>
        <w:pStyle w:val="CommentText"/>
      </w:pPr>
      <w:r>
        <w:rPr>
          <w:rStyle w:val="CommentReference"/>
        </w:rPr>
        <w:annotationRef/>
      </w:r>
      <w:r>
        <w:t xml:space="preserve">See my </w:t>
      </w:r>
      <w:r w:rsidR="0029382A">
        <w:t>e</w:t>
      </w:r>
      <w:r>
        <w:t>arlier question about whether you removed the effect of length of month harmonisation?</w:t>
      </w:r>
    </w:p>
  </w:comment>
  <w:comment w:id="205" w:author="Ezzati, Majid" w:date="2018-11-06T07:06:00Z" w:initials="EM">
    <w:p w14:paraId="6B804C05" w14:textId="77777777" w:rsidR="0078091F" w:rsidRDefault="0078091F">
      <w:pPr>
        <w:pStyle w:val="CommentText"/>
      </w:pPr>
      <w:r>
        <w:rPr>
          <w:rStyle w:val="CommentReference"/>
        </w:rPr>
        <w:annotationRef/>
      </w:r>
      <w:r>
        <w:t>Not sure I understand. To discuss rewriting based on PM paper but leave as is until we discuss</w:t>
      </w:r>
    </w:p>
  </w:comment>
  <w:comment w:id="210" w:author="Ezzati, Majid" w:date="2018-10-22T19:35:00Z" w:initials="EM">
    <w:p w14:paraId="3DB3ACDA" w14:textId="77777777" w:rsidR="0078091F" w:rsidRDefault="0078091F">
      <w:pPr>
        <w:pStyle w:val="CommentText"/>
      </w:pPr>
      <w:r>
        <w:rPr>
          <w:rStyle w:val="CommentReference"/>
        </w:rPr>
        <w:annotationRef/>
      </w:r>
      <w:r>
        <w:t xml:space="preserve">are these the forest plots? </w:t>
      </w:r>
    </w:p>
  </w:comment>
  <w:comment w:id="211" w:author="Parks, Robbie M" w:date="2018-10-29T12:15:00Z" w:initials="PRM">
    <w:p w14:paraId="30FAEE9A" w14:textId="77777777" w:rsidR="0078091F" w:rsidRDefault="0078091F">
      <w:pPr>
        <w:pStyle w:val="CommentText"/>
      </w:pPr>
      <w:r>
        <w:rPr>
          <w:rStyle w:val="CommentReference"/>
        </w:rPr>
        <w:annotationRef/>
      </w:r>
      <w:r>
        <w:t>Yes</w:t>
      </w:r>
    </w:p>
  </w:comment>
  <w:comment w:id="220" w:author="Majid2" w:date="2018-11-06T10:25:00Z" w:initials="M">
    <w:p w14:paraId="45E26AF2" w14:textId="61140875" w:rsidR="009A3C25" w:rsidRDefault="009A3C25">
      <w:pPr>
        <w:pStyle w:val="CommentText"/>
      </w:pPr>
      <w:r>
        <w:rPr>
          <w:rStyle w:val="CommentReference"/>
        </w:rPr>
        <w:annotationRef/>
      </w:r>
      <w:r>
        <w:t xml:space="preserve">A bullet on whether seasonality has (visually) persisted or weakened as levels have gone down </w:t>
      </w:r>
    </w:p>
  </w:comment>
  <w:comment w:id="221" w:author="Parks, Robbie M" w:date="2018-11-21T13:37:00Z" w:initials="PRM">
    <w:p w14:paraId="68E90CCA" w14:textId="64E653AD" w:rsidR="009A3C25" w:rsidRDefault="009A3C25">
      <w:pPr>
        <w:pStyle w:val="CommentText"/>
      </w:pPr>
      <w:r>
        <w:rPr>
          <w:rStyle w:val="CommentReference"/>
        </w:rPr>
        <w:annotationRef/>
      </w:r>
      <w:r>
        <w:t>Below</w:t>
      </w:r>
    </w:p>
  </w:comment>
  <w:comment w:id="224" w:author="Majid2" w:date="2018-11-06T10:29:00Z" w:initials="M">
    <w:p w14:paraId="15B940D7" w14:textId="77777777" w:rsidR="0078091F" w:rsidRDefault="0078091F">
      <w:pPr>
        <w:pStyle w:val="CommentText"/>
      </w:pPr>
      <w:r>
        <w:rPr>
          <w:rStyle w:val="CommentReference"/>
        </w:rPr>
        <w:annotationRef/>
      </w:r>
      <w:r>
        <w:t>To discuss</w:t>
      </w:r>
      <w:r w:rsidR="00795C52">
        <w:t xml:space="preserve"> if we should also do another two panels here that show number of deaths – discuss with James something like the countdown bar chart</w:t>
      </w:r>
    </w:p>
  </w:comment>
  <w:comment w:id="228" w:author="Majid2" w:date="2018-11-06T10:29:00Z" w:initials="M">
    <w:p w14:paraId="4250C762" w14:textId="3316156C" w:rsidR="009A3C25" w:rsidRDefault="009A3C25">
      <w:pPr>
        <w:pStyle w:val="CommentText"/>
      </w:pPr>
      <w:r>
        <w:rPr>
          <w:rStyle w:val="CommentReference"/>
        </w:rPr>
        <w:annotationRef/>
      </w:r>
      <w:r>
        <w:t>To discuss if we should also do another two panels here that show number of deaths – discuss with James something like the countdown bar chart</w:t>
      </w:r>
    </w:p>
  </w:comment>
  <w:comment w:id="229" w:author="Parks, Robbie M" w:date="2018-11-21T13:39:00Z" w:initials="PRM">
    <w:p w14:paraId="372C57E8" w14:textId="49906031" w:rsidR="009A3C25" w:rsidRDefault="009A3C25">
      <w:pPr>
        <w:pStyle w:val="CommentText"/>
      </w:pPr>
      <w:r>
        <w:rPr>
          <w:rStyle w:val="CommentReference"/>
        </w:rPr>
        <w:annotationRef/>
      </w:r>
      <w:r>
        <w:t>Have done a version</w:t>
      </w:r>
    </w:p>
  </w:comment>
  <w:comment w:id="246" w:author="Majid2" w:date="2018-11-06T10:36:00Z" w:initials="M">
    <w:p w14:paraId="20DCB6BC" w14:textId="77777777" w:rsidR="009A3C25" w:rsidRDefault="009A3C25" w:rsidP="001121F5">
      <w:pPr>
        <w:pStyle w:val="CommentText"/>
      </w:pPr>
      <w:r>
        <w:rPr>
          <w:rStyle w:val="CommentReference"/>
        </w:rPr>
        <w:annotationRef/>
      </w:r>
      <w:r>
        <w:t>Combine with the intentional bullet – see note above</w:t>
      </w:r>
    </w:p>
  </w:comment>
  <w:comment w:id="241" w:author="Majid2" w:date="2018-11-06T10:36:00Z" w:initials="M">
    <w:p w14:paraId="443F72F1" w14:textId="4A76DFCD" w:rsidR="009A3C25" w:rsidRDefault="009A3C25">
      <w:pPr>
        <w:pStyle w:val="CommentText"/>
      </w:pPr>
      <w:r>
        <w:rPr>
          <w:rStyle w:val="CommentReference"/>
        </w:rPr>
        <w:annotationRef/>
      </w:r>
      <w:r>
        <w:t xml:space="preserve">There is overlap in age groups between this and preceding bullet; best to remove </w:t>
      </w:r>
    </w:p>
  </w:comment>
  <w:comment w:id="238" w:author="Majid2" w:date="2018-11-06T10:36:00Z" w:initials="M">
    <w:p w14:paraId="5B276244" w14:textId="77777777" w:rsidR="00795C52" w:rsidRDefault="00795C52">
      <w:pPr>
        <w:pStyle w:val="CommentText"/>
      </w:pPr>
      <w:r>
        <w:rPr>
          <w:rStyle w:val="CommentReference"/>
        </w:rPr>
        <w:annotationRef/>
      </w:r>
      <w:r>
        <w:t xml:space="preserve">There is overlap in age groups between this and preceding bullet; best to remove </w:t>
      </w:r>
    </w:p>
  </w:comment>
  <w:comment w:id="261" w:author="Majid2" w:date="2018-11-06T10:36:00Z" w:initials="M">
    <w:p w14:paraId="25E284E3" w14:textId="77777777" w:rsidR="00795C52" w:rsidRDefault="00795C52">
      <w:pPr>
        <w:pStyle w:val="CommentText"/>
      </w:pPr>
      <w:r>
        <w:rPr>
          <w:rStyle w:val="CommentReference"/>
        </w:rPr>
        <w:annotationRef/>
      </w:r>
      <w:r>
        <w:t>Combine with the intentional bullet – see note above</w:t>
      </w:r>
    </w:p>
  </w:comment>
  <w:comment w:id="297" w:author="Majid2" w:date="2018-11-06T10:52:00Z" w:initials="M">
    <w:p w14:paraId="3A9CE3C3" w14:textId="1341C336" w:rsidR="009A3C25" w:rsidRDefault="009A3C25">
      <w:pPr>
        <w:pStyle w:val="CommentText"/>
      </w:pPr>
      <w:r>
        <w:rPr>
          <w:rStyle w:val="CommentReference"/>
        </w:rPr>
        <w:annotationRef/>
      </w:r>
      <w:r>
        <w:t xml:space="preserve">Too much and too numerical. Just give the headlines for a supplementary figure. Perhaps discuss before attempting </w:t>
      </w:r>
    </w:p>
  </w:comment>
  <w:comment w:id="298" w:author="Parks, Robbie M" w:date="2018-11-26T11:01:00Z" w:initials="PRM">
    <w:p w14:paraId="0C8872D9" w14:textId="1649D911" w:rsidR="009A3C25" w:rsidRDefault="009A3C25">
      <w:pPr>
        <w:pStyle w:val="CommentText"/>
      </w:pPr>
      <w:r>
        <w:rPr>
          <w:rStyle w:val="CommentReference"/>
        </w:rPr>
        <w:annotationRef/>
      </w:r>
      <w:r>
        <w:t>I’ve streamlined</w:t>
      </w:r>
    </w:p>
  </w:comment>
  <w:comment w:id="329" w:author="Majid2" w:date="2018-11-06T10:54:00Z" w:initials="M">
    <w:p w14:paraId="3D7DB658" w14:textId="77777777" w:rsidR="005E65AD" w:rsidRDefault="005E65AD">
      <w:pPr>
        <w:pStyle w:val="CommentText"/>
      </w:pPr>
      <w:r>
        <w:rPr>
          <w:rStyle w:val="CommentReference"/>
        </w:rPr>
        <w:annotationRef/>
      </w:r>
      <w:r>
        <w:t>To also discsuss</w:t>
      </w:r>
    </w:p>
  </w:comment>
  <w:comment w:id="328" w:author="Majid2" w:date="2018-11-06T10:54:00Z" w:initials="M">
    <w:p w14:paraId="756C8725" w14:textId="599D4EEB" w:rsidR="009A3C25" w:rsidRDefault="009A3C25">
      <w:pPr>
        <w:pStyle w:val="CommentText"/>
      </w:pPr>
      <w:r>
        <w:rPr>
          <w:rStyle w:val="CommentReference"/>
        </w:rPr>
        <w:annotationRef/>
      </w:r>
      <w:r>
        <w:t>To also discuss</w:t>
      </w:r>
    </w:p>
  </w:comment>
  <w:comment w:id="350" w:author="Majid2" w:date="2018-11-06T10:59:00Z" w:initials="M">
    <w:p w14:paraId="1ABAC390" w14:textId="77777777" w:rsidR="005E65AD" w:rsidRDefault="005E65AD">
      <w:pPr>
        <w:pStyle w:val="CommentText"/>
      </w:pPr>
      <w:r>
        <w:rPr>
          <w:rStyle w:val="CommentReference"/>
        </w:rPr>
        <w:annotationRef/>
      </w:r>
      <w:r>
        <w:t>To discuss which of these relevant – there is something that makes crashes high/low and something that changes it with temperature; they are not necessarily the same</w:t>
      </w:r>
      <w:r w:rsidR="00073C2A">
        <w:t>.  Same with all of the ones below</w:t>
      </w:r>
    </w:p>
  </w:comment>
  <w:comment w:id="374" w:author="Majid2" w:date="2018-11-06T10:59:00Z" w:initials="M">
    <w:p w14:paraId="5FF9511A" w14:textId="2B0ACFF6" w:rsidR="009A3C25" w:rsidRDefault="009A3C25">
      <w:pPr>
        <w:pStyle w:val="CommentText"/>
      </w:pPr>
      <w:r>
        <w:rPr>
          <w:rStyle w:val="CommentReference"/>
        </w:rPr>
        <w:annotationRef/>
      </w:r>
      <w:r>
        <w:t>To discuss which of these relevant – there is something that makes crashes high/low and something that changes it with temperature; they are not necessarily the same.  Same with all of the ones below</w:t>
      </w:r>
    </w:p>
  </w:comment>
  <w:comment w:id="635" w:author="Ezzati, Majid" w:date="2018-11-06T07:11:00Z" w:initials="EM">
    <w:p w14:paraId="22F2BA4E" w14:textId="77777777" w:rsidR="0078091F" w:rsidRDefault="0078091F">
      <w:pPr>
        <w:pStyle w:val="CommentText"/>
      </w:pPr>
      <w:r>
        <w:rPr>
          <w:rStyle w:val="CommentReference"/>
        </w:rPr>
        <w:annotationRef/>
      </w:r>
      <w:r>
        <w:t>Say it clearly</w:t>
      </w:r>
    </w:p>
  </w:comment>
  <w:comment w:id="652" w:author="Ezzati, Majid" w:date="2018-11-06T07:14:00Z" w:initials="EM">
    <w:p w14:paraId="06789800" w14:textId="305DD88E" w:rsidR="009A3C25" w:rsidRDefault="009A3C25">
      <w:pPr>
        <w:pStyle w:val="CommentText"/>
      </w:pPr>
      <w:r>
        <w:rPr>
          <w:rStyle w:val="CommentReference"/>
        </w:rPr>
        <w:annotationRef/>
      </w:r>
      <w:r>
        <w:t>Not needed; use the actual name</w:t>
      </w:r>
    </w:p>
  </w:comment>
  <w:comment w:id="668" w:author="Ezzati, Majid" w:date="2018-11-06T07:16:00Z" w:initials="EM">
    <w:p w14:paraId="3BE8691F" w14:textId="7AC00AE0" w:rsidR="009A3C25" w:rsidRDefault="009A3C25">
      <w:pPr>
        <w:pStyle w:val="CommentText"/>
      </w:pPr>
      <w:r>
        <w:rPr>
          <w:rStyle w:val="CommentReference"/>
        </w:rPr>
        <w:annotationRef/>
      </w:r>
      <w:r>
        <w:t>To discuss if we should show for the entire period</w:t>
      </w:r>
    </w:p>
  </w:comment>
  <w:comment w:id="669" w:author="Parks, Robbie M" w:date="2018-11-21T13:39:00Z" w:initials="PRM">
    <w:p w14:paraId="46DB57AB" w14:textId="07B342EF" w:rsidR="009A3C25" w:rsidRDefault="009A3C25">
      <w:pPr>
        <w:pStyle w:val="CommentText"/>
      </w:pPr>
      <w:r>
        <w:rPr>
          <w:rStyle w:val="CommentReference"/>
        </w:rPr>
        <w:annotationRef/>
      </w:r>
      <w:r>
        <w:t>Have also created number of deaths version to discuss</w:t>
      </w:r>
    </w:p>
  </w:comment>
  <w:comment w:id="673" w:author="Ezzati, Majid" w:date="2018-11-06T07:17:00Z" w:initials="EM">
    <w:p w14:paraId="3160AF18" w14:textId="77777777" w:rsidR="0078091F" w:rsidRDefault="0078091F">
      <w:pPr>
        <w:pStyle w:val="CommentText"/>
      </w:pPr>
      <w:r>
        <w:rPr>
          <w:rStyle w:val="CommentReference"/>
        </w:rPr>
        <w:annotationRef/>
      </w:r>
      <w:r>
        <w:t>Keep your captions sharp and simple; give all the qualifications after. The graph shows XXXXx</w:t>
      </w:r>
    </w:p>
  </w:comment>
  <w:comment w:id="676" w:author="Ezzati, Majid" w:date="2018-11-06T07:17:00Z" w:initials="EM">
    <w:p w14:paraId="2E56708E" w14:textId="674D6454" w:rsidR="009A3C25" w:rsidRDefault="009A3C25">
      <w:pPr>
        <w:pStyle w:val="CommentText"/>
      </w:pPr>
      <w:r>
        <w:rPr>
          <w:rStyle w:val="CommentReference"/>
        </w:rPr>
        <w:annotationRef/>
      </w:r>
      <w:r>
        <w:t>Keep your captions sharp and simple; give all the qualifications after. The graph shows XXXXx</w:t>
      </w:r>
    </w:p>
  </w:comment>
  <w:comment w:id="674" w:author="Ezzati, Majid" w:date="2018-11-06T07:18:00Z" w:initials="EM">
    <w:p w14:paraId="153B921F" w14:textId="77777777" w:rsidR="0078091F" w:rsidRDefault="0078091F">
      <w:pPr>
        <w:pStyle w:val="CommentText"/>
      </w:pPr>
      <w:r>
        <w:rPr>
          <w:rStyle w:val="CommentReference"/>
        </w:rPr>
        <w:annotationRef/>
      </w:r>
      <w:r>
        <w:t xml:space="preserve">Complex and hard to follow. Look at PM figure captions and go for clarity/simplicity/readability. </w:t>
      </w:r>
    </w:p>
  </w:comment>
  <w:comment w:id="683" w:author="Ezzati, Majid" w:date="2018-11-06T07:19:00Z" w:initials="EM">
    <w:p w14:paraId="4C857CE0" w14:textId="77777777" w:rsidR="0078091F" w:rsidRDefault="0078091F">
      <w:pPr>
        <w:pStyle w:val="CommentText"/>
      </w:pPr>
      <w:r>
        <w:rPr>
          <w:rStyle w:val="CommentReference"/>
        </w:rPr>
        <w:annotationRef/>
      </w:r>
      <w:r>
        <w:t>???? for each set of bars or ….</w:t>
      </w:r>
    </w:p>
  </w:comment>
  <w:comment w:id="686" w:author="Ezzati, Majid" w:date="2018-11-06T07:20:00Z" w:initials="EM">
    <w:p w14:paraId="45009C84" w14:textId="77777777" w:rsidR="0078091F" w:rsidRDefault="0078091F">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1ADAF304" w15:paraIdParent="2F75B5A4" w15:done="0"/>
  <w15:commentEx w15:paraId="0D0FFE61" w15:done="0"/>
  <w15:commentEx w15:paraId="399E839D" w15:done="0"/>
  <w15:commentEx w15:paraId="44CD839C" w15:done="0"/>
  <w15:commentEx w15:paraId="188E7DF9" w15:done="0"/>
  <w15:commentEx w15:paraId="6FE87655" w15:done="0"/>
  <w15:commentEx w15:paraId="425C25D2" w15:done="0"/>
  <w15:commentEx w15:paraId="4A5CBA59" w15:done="0"/>
  <w15:commentEx w15:paraId="79FA70F2" w15:done="0"/>
  <w15:commentEx w15:paraId="3CAF6C00" w15:done="0"/>
  <w15:commentEx w15:paraId="21869A0C" w15:paraIdParent="3CAF6C00" w15:done="0"/>
  <w15:commentEx w15:paraId="06C1D494" w15:done="0"/>
  <w15:commentEx w15:paraId="0C6359D1" w15:done="0"/>
  <w15:commentEx w15:paraId="5A794FFC" w15:done="0"/>
  <w15:commentEx w15:paraId="7AFE6510" w15:done="0"/>
  <w15:commentEx w15:paraId="12CCC9F0" w15:done="0"/>
  <w15:commentEx w15:paraId="556BAFF6" w15:done="0"/>
  <w15:commentEx w15:paraId="1F4A5DEA" w15:done="0"/>
  <w15:commentEx w15:paraId="2E056849" w15:done="0"/>
  <w15:commentEx w15:paraId="207E839A" w15:paraIdParent="2E056849" w15:done="0"/>
  <w15:commentEx w15:paraId="7DFBF459" w15:done="0"/>
  <w15:commentEx w15:paraId="60BA5411" w15:done="0"/>
  <w15:commentEx w15:paraId="7D510A0E" w15:paraIdParent="60BA5411" w15:done="0"/>
  <w15:commentEx w15:paraId="48293A76" w15:done="0"/>
  <w15:commentEx w15:paraId="13F4FC21" w15:paraIdParent="48293A76" w15:done="0"/>
  <w15:commentEx w15:paraId="08E05A1C" w15:done="0"/>
  <w15:commentEx w15:paraId="606C36A3" w15:done="0"/>
  <w15:commentEx w15:paraId="3278F623" w15:done="0"/>
  <w15:commentEx w15:paraId="65877E45" w15:done="0"/>
  <w15:commentEx w15:paraId="592FC142" w15:done="0"/>
  <w15:commentEx w15:paraId="4DF59636" w15:done="0"/>
  <w15:commentEx w15:paraId="6B804C05" w15:done="0"/>
  <w15:commentEx w15:paraId="3DB3ACDA" w15:done="0"/>
  <w15:commentEx w15:paraId="30FAEE9A" w15:paraIdParent="3DB3ACDA" w15:done="0"/>
  <w15:commentEx w15:paraId="45E26AF2" w15:done="0"/>
  <w15:commentEx w15:paraId="68E90CCA" w15:paraIdParent="45E26AF2" w15:done="0"/>
  <w15:commentEx w15:paraId="15B940D7" w15:done="0"/>
  <w15:commentEx w15:paraId="4250C762" w15:done="0"/>
  <w15:commentEx w15:paraId="372C57E8" w15:paraIdParent="4250C762" w15:done="0"/>
  <w15:commentEx w15:paraId="20DCB6BC" w15:done="0"/>
  <w15:commentEx w15:paraId="443F72F1" w15:done="0"/>
  <w15:commentEx w15:paraId="5B276244" w15:done="0"/>
  <w15:commentEx w15:paraId="25E284E3" w15:done="0"/>
  <w15:commentEx w15:paraId="3A9CE3C3" w15:done="0"/>
  <w15:commentEx w15:paraId="0C8872D9" w15:paraIdParent="3A9CE3C3" w15:done="0"/>
  <w15:commentEx w15:paraId="3D7DB658" w15:done="0"/>
  <w15:commentEx w15:paraId="756C8725" w15:done="0"/>
  <w15:commentEx w15:paraId="1ABAC390" w15:done="0"/>
  <w15:commentEx w15:paraId="5FF9511A" w15:done="0"/>
  <w15:commentEx w15:paraId="22F2BA4E" w15:done="0"/>
  <w15:commentEx w15:paraId="06789800" w15:done="0"/>
  <w15:commentEx w15:paraId="3BE8691F" w15:done="0"/>
  <w15:commentEx w15:paraId="46DB57AB" w15:paraIdParent="3BE8691F" w15:done="0"/>
  <w15:commentEx w15:paraId="3160AF18" w15:done="0"/>
  <w15:commentEx w15:paraId="2E56708E" w15:done="0"/>
  <w15:commentEx w15:paraId="153B921F" w15:done="0"/>
  <w15:commentEx w15:paraId="4C857CE0" w15:done="0"/>
  <w15:commentEx w15:paraId="45009C8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3D184C" w16cid:durableId="1FAA412F"/>
  <w16cid:commentId w16cid:paraId="2F75B5A4" w16cid:durableId="1FAA4130"/>
  <w16cid:commentId w16cid:paraId="580F34E7" w16cid:durableId="1FAA4131"/>
  <w16cid:commentId w16cid:paraId="7DCC38CA" w16cid:durableId="1FAA4132"/>
  <w16cid:commentId w16cid:paraId="5747E0EC" w16cid:durableId="1FAA4133"/>
  <w16cid:commentId w16cid:paraId="425C25D2" w16cid:durableId="1FAA438F"/>
  <w16cid:commentId w16cid:paraId="2E2BCD91" w16cid:durableId="1FAA4134"/>
  <w16cid:commentId w16cid:paraId="45EFD5AD" w16cid:durableId="1FAA4135"/>
  <w16cid:commentId w16cid:paraId="3CAF6C00" w16cid:durableId="1FAA79B3"/>
  <w16cid:commentId w16cid:paraId="1EB6AA64" w16cid:durableId="1FAA4136"/>
  <w16cid:commentId w16cid:paraId="18D5CD45" w16cid:durableId="1FAA7D9A"/>
  <w16cid:commentId w16cid:paraId="2EDED341" w16cid:durableId="1FAA82EF"/>
  <w16cid:commentId w16cid:paraId="7DFBF459" w16cid:durableId="1FAA8320"/>
  <w16cid:commentId w16cid:paraId="60BA5411" w16cid:durableId="1FAA86C0"/>
  <w16cid:commentId w16cid:paraId="48293A76" w16cid:durableId="1FAA4137"/>
  <w16cid:commentId w16cid:paraId="13F4FC21" w16cid:durableId="1FAA4138"/>
  <w16cid:commentId w16cid:paraId="6D296B72" w16cid:durableId="1FAA4139"/>
  <w16cid:commentId w16cid:paraId="3D4D3E22" w16cid:durableId="1FAAB721"/>
  <w16cid:commentId w16cid:paraId="65592731" w16cid:durableId="1FAA413A"/>
  <w16cid:commentId w16cid:paraId="0733216C" w16cid:durableId="1FAA8784"/>
  <w16cid:commentId w16cid:paraId="73F51C38" w16cid:durableId="1FAAB9C5"/>
  <w16cid:commentId w16cid:paraId="15D2C47D" w16cid:durableId="1FAA413B"/>
  <w16cid:commentId w16cid:paraId="4DF59636" w16cid:durableId="1FAAB942"/>
  <w16cid:commentId w16cid:paraId="29E49B50" w16cid:durableId="1FAA413C"/>
  <w16cid:commentId w16cid:paraId="45E26AF2" w16cid:durableId="1FAA413D"/>
  <w16cid:commentId w16cid:paraId="68E90CCA" w16cid:durableId="1FAA413E"/>
  <w16cid:commentId w16cid:paraId="4250C762" w16cid:durableId="1FAA413F"/>
  <w16cid:commentId w16cid:paraId="372C57E8" w16cid:durableId="1FAA4140"/>
  <w16cid:commentId w16cid:paraId="20DCB6BC" w16cid:durableId="1FAA4141"/>
  <w16cid:commentId w16cid:paraId="443F72F1" w16cid:durableId="1FAA4142"/>
  <w16cid:commentId w16cid:paraId="3A9CE3C3" w16cid:durableId="1FAA4143"/>
  <w16cid:commentId w16cid:paraId="0C8872D9" w16cid:durableId="1FAA4144"/>
  <w16cid:commentId w16cid:paraId="756C8725" w16cid:durableId="1FAA4145"/>
  <w16cid:commentId w16cid:paraId="00B82445" w16cid:durableId="1FAA4146"/>
  <w16cid:commentId w16cid:paraId="5FF9511A" w16cid:durableId="1FAA4147"/>
  <w16cid:commentId w16cid:paraId="06789800" w16cid:durableId="1FAAB6C5"/>
  <w16cid:commentId w16cid:paraId="3BE8691F" w16cid:durableId="1FAA4148"/>
  <w16cid:commentId w16cid:paraId="74A20D02" w16cid:durableId="1FAA4149"/>
  <w16cid:commentId w16cid:paraId="46DB57AB" w16cid:durableId="1FAA414A"/>
  <w16cid:commentId w16cid:paraId="2E56708E" w16cid:durableId="1FAA414B"/>
  <w16cid:commentId w16cid:paraId="5D72B834" w16cid:durableId="1FAA414C"/>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4FFCA3" w14:textId="77777777" w:rsidR="009B2056" w:rsidRDefault="009B2056">
      <w:pPr>
        <w:spacing w:after="0" w:line="240" w:lineRule="auto"/>
      </w:pPr>
      <w:r>
        <w:separator/>
      </w:r>
    </w:p>
  </w:endnote>
  <w:endnote w:type="continuationSeparator" w:id="0">
    <w:p w14:paraId="00AC40E5" w14:textId="77777777" w:rsidR="009B2056" w:rsidRDefault="009B2056">
      <w:pPr>
        <w:spacing w:after="0" w:line="240" w:lineRule="auto"/>
      </w:pPr>
      <w:r>
        <w:continuationSeparator/>
      </w:r>
    </w:p>
  </w:endnote>
  <w:endnote w:type="continuationNotice" w:id="1">
    <w:p w14:paraId="65C78305" w14:textId="77777777" w:rsidR="009B2056" w:rsidRDefault="009B20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9A3C25" w:rsidRDefault="009A3C2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9A3C25" w:rsidRDefault="009A3C25"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9A3C25" w:rsidRDefault="009A3C2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00BF7">
      <w:rPr>
        <w:rStyle w:val="PageNumber"/>
        <w:noProof/>
      </w:rPr>
      <w:t>27</w:t>
    </w:r>
    <w:r>
      <w:rPr>
        <w:rStyle w:val="PageNumber"/>
      </w:rPr>
      <w:fldChar w:fldCharType="end"/>
    </w:r>
  </w:p>
  <w:p w14:paraId="3F8F309C" w14:textId="77777777" w:rsidR="009A3C25" w:rsidRDefault="009A3C25"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A7CB6D" w14:textId="77777777" w:rsidR="009B2056" w:rsidRDefault="009B2056">
      <w:pPr>
        <w:spacing w:after="0" w:line="240" w:lineRule="auto"/>
      </w:pPr>
      <w:r>
        <w:separator/>
      </w:r>
    </w:p>
  </w:footnote>
  <w:footnote w:type="continuationSeparator" w:id="0">
    <w:p w14:paraId="4F27ABB8" w14:textId="77777777" w:rsidR="009B2056" w:rsidRDefault="009B2056">
      <w:pPr>
        <w:spacing w:after="0" w:line="240" w:lineRule="auto"/>
      </w:pPr>
      <w:r>
        <w:continuationSeparator/>
      </w:r>
    </w:p>
  </w:footnote>
  <w:footnote w:type="continuationNotice" w:id="1">
    <w:p w14:paraId="7EF496B7" w14:textId="77777777" w:rsidR="009B2056" w:rsidRDefault="009B2056">
      <w:pPr>
        <w:spacing w:after="0" w:line="240" w:lineRule="auto"/>
      </w:pP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E20D31" w14:textId="77777777" w:rsidR="00A00BF7" w:rsidRDefault="00A00BF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365"/>
    <w:rsid w:val="000060C8"/>
    <w:rsid w:val="00006214"/>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F75"/>
    <w:rsid w:val="00030C36"/>
    <w:rsid w:val="00031324"/>
    <w:rsid w:val="000331F8"/>
    <w:rsid w:val="0003365F"/>
    <w:rsid w:val="000338D0"/>
    <w:rsid w:val="00033DDF"/>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7792"/>
    <w:rsid w:val="000818D3"/>
    <w:rsid w:val="000819BC"/>
    <w:rsid w:val="00082C81"/>
    <w:rsid w:val="0008315C"/>
    <w:rsid w:val="0008437C"/>
    <w:rsid w:val="000844F7"/>
    <w:rsid w:val="00085345"/>
    <w:rsid w:val="0008595D"/>
    <w:rsid w:val="00085A4E"/>
    <w:rsid w:val="0008612A"/>
    <w:rsid w:val="00086317"/>
    <w:rsid w:val="00087CF0"/>
    <w:rsid w:val="00090457"/>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DFF"/>
    <w:rsid w:val="00095F2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A79C8"/>
    <w:rsid w:val="000B0766"/>
    <w:rsid w:val="000B0D4A"/>
    <w:rsid w:val="000B1E93"/>
    <w:rsid w:val="000B3932"/>
    <w:rsid w:val="000B49C7"/>
    <w:rsid w:val="000B523F"/>
    <w:rsid w:val="000B57F2"/>
    <w:rsid w:val="000B5BB0"/>
    <w:rsid w:val="000B5D70"/>
    <w:rsid w:val="000B634E"/>
    <w:rsid w:val="000B6495"/>
    <w:rsid w:val="000B7625"/>
    <w:rsid w:val="000B7A12"/>
    <w:rsid w:val="000B7F6A"/>
    <w:rsid w:val="000C28F6"/>
    <w:rsid w:val="000C36FE"/>
    <w:rsid w:val="000C3F6D"/>
    <w:rsid w:val="000C6935"/>
    <w:rsid w:val="000C7277"/>
    <w:rsid w:val="000C791A"/>
    <w:rsid w:val="000C79CE"/>
    <w:rsid w:val="000C7E66"/>
    <w:rsid w:val="000D10D8"/>
    <w:rsid w:val="000D1253"/>
    <w:rsid w:val="000D2919"/>
    <w:rsid w:val="000D3380"/>
    <w:rsid w:val="000D5E5E"/>
    <w:rsid w:val="000D7491"/>
    <w:rsid w:val="000D7718"/>
    <w:rsid w:val="000E048C"/>
    <w:rsid w:val="000E0A8A"/>
    <w:rsid w:val="000E0B58"/>
    <w:rsid w:val="000E0B8D"/>
    <w:rsid w:val="000E1DDA"/>
    <w:rsid w:val="000E2FBB"/>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231"/>
    <w:rsid w:val="0010440D"/>
    <w:rsid w:val="0010539E"/>
    <w:rsid w:val="00105420"/>
    <w:rsid w:val="00105569"/>
    <w:rsid w:val="00105731"/>
    <w:rsid w:val="0010581C"/>
    <w:rsid w:val="001063E9"/>
    <w:rsid w:val="00107C70"/>
    <w:rsid w:val="00110568"/>
    <w:rsid w:val="00111694"/>
    <w:rsid w:val="00112077"/>
    <w:rsid w:val="001121F5"/>
    <w:rsid w:val="00112CB4"/>
    <w:rsid w:val="00112F7C"/>
    <w:rsid w:val="00113023"/>
    <w:rsid w:val="00113FD5"/>
    <w:rsid w:val="00115F35"/>
    <w:rsid w:val="0011649A"/>
    <w:rsid w:val="00116782"/>
    <w:rsid w:val="001167CB"/>
    <w:rsid w:val="001171AC"/>
    <w:rsid w:val="00120F44"/>
    <w:rsid w:val="00122769"/>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43C0"/>
    <w:rsid w:val="00136284"/>
    <w:rsid w:val="00141129"/>
    <w:rsid w:val="00141E26"/>
    <w:rsid w:val="00143E18"/>
    <w:rsid w:val="00145784"/>
    <w:rsid w:val="00145E04"/>
    <w:rsid w:val="00145FEB"/>
    <w:rsid w:val="0014646A"/>
    <w:rsid w:val="00146A44"/>
    <w:rsid w:val="00146E70"/>
    <w:rsid w:val="00146F26"/>
    <w:rsid w:val="001505CF"/>
    <w:rsid w:val="0015113F"/>
    <w:rsid w:val="00151901"/>
    <w:rsid w:val="001519F2"/>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3613"/>
    <w:rsid w:val="00174BA9"/>
    <w:rsid w:val="00174FAE"/>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7D9F"/>
    <w:rsid w:val="001B7FB3"/>
    <w:rsid w:val="001C1104"/>
    <w:rsid w:val="001C157D"/>
    <w:rsid w:val="001C1730"/>
    <w:rsid w:val="001C2178"/>
    <w:rsid w:val="001C250A"/>
    <w:rsid w:val="001C2D6F"/>
    <w:rsid w:val="001C38C2"/>
    <w:rsid w:val="001C3E28"/>
    <w:rsid w:val="001C540F"/>
    <w:rsid w:val="001C608C"/>
    <w:rsid w:val="001C613C"/>
    <w:rsid w:val="001C61A2"/>
    <w:rsid w:val="001C658C"/>
    <w:rsid w:val="001D01A6"/>
    <w:rsid w:val="001D0343"/>
    <w:rsid w:val="001D0A2C"/>
    <w:rsid w:val="001D0D5E"/>
    <w:rsid w:val="001D1463"/>
    <w:rsid w:val="001D21BD"/>
    <w:rsid w:val="001D2501"/>
    <w:rsid w:val="001D2D90"/>
    <w:rsid w:val="001D2E79"/>
    <w:rsid w:val="001D341F"/>
    <w:rsid w:val="001D36DD"/>
    <w:rsid w:val="001D450B"/>
    <w:rsid w:val="001D5083"/>
    <w:rsid w:val="001D52C0"/>
    <w:rsid w:val="001D54A6"/>
    <w:rsid w:val="001D5918"/>
    <w:rsid w:val="001D6E21"/>
    <w:rsid w:val="001D78FC"/>
    <w:rsid w:val="001D7BA9"/>
    <w:rsid w:val="001E0F71"/>
    <w:rsid w:val="001E0FAC"/>
    <w:rsid w:val="001E184E"/>
    <w:rsid w:val="001E298C"/>
    <w:rsid w:val="001E2DDB"/>
    <w:rsid w:val="001E5C03"/>
    <w:rsid w:val="001E5CD7"/>
    <w:rsid w:val="001E611A"/>
    <w:rsid w:val="001E6FA9"/>
    <w:rsid w:val="001E738D"/>
    <w:rsid w:val="001E73A0"/>
    <w:rsid w:val="001E7732"/>
    <w:rsid w:val="001F0274"/>
    <w:rsid w:val="001F07A4"/>
    <w:rsid w:val="001F0FFF"/>
    <w:rsid w:val="001F21E6"/>
    <w:rsid w:val="001F3665"/>
    <w:rsid w:val="001F37C4"/>
    <w:rsid w:val="001F4153"/>
    <w:rsid w:val="001F45F1"/>
    <w:rsid w:val="001F475B"/>
    <w:rsid w:val="001F5256"/>
    <w:rsid w:val="001F5A2E"/>
    <w:rsid w:val="001F6E49"/>
    <w:rsid w:val="001F704E"/>
    <w:rsid w:val="001F7DDE"/>
    <w:rsid w:val="002001DE"/>
    <w:rsid w:val="002016BA"/>
    <w:rsid w:val="00202290"/>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9CA"/>
    <w:rsid w:val="00237B6F"/>
    <w:rsid w:val="00237CD0"/>
    <w:rsid w:val="0024077D"/>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5016C"/>
    <w:rsid w:val="00250C33"/>
    <w:rsid w:val="00252185"/>
    <w:rsid w:val="002522D1"/>
    <w:rsid w:val="00252CB9"/>
    <w:rsid w:val="00252CDC"/>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5FDC"/>
    <w:rsid w:val="00266616"/>
    <w:rsid w:val="0026667C"/>
    <w:rsid w:val="00266F8F"/>
    <w:rsid w:val="002673A2"/>
    <w:rsid w:val="00267A9F"/>
    <w:rsid w:val="00273273"/>
    <w:rsid w:val="002733F3"/>
    <w:rsid w:val="002736F5"/>
    <w:rsid w:val="00273FC0"/>
    <w:rsid w:val="00274FC3"/>
    <w:rsid w:val="002754D2"/>
    <w:rsid w:val="00277143"/>
    <w:rsid w:val="002773C7"/>
    <w:rsid w:val="00277948"/>
    <w:rsid w:val="00280E5B"/>
    <w:rsid w:val="00281440"/>
    <w:rsid w:val="00281454"/>
    <w:rsid w:val="00283C48"/>
    <w:rsid w:val="00283D8C"/>
    <w:rsid w:val="00283E06"/>
    <w:rsid w:val="00284EE0"/>
    <w:rsid w:val="002855D6"/>
    <w:rsid w:val="00285791"/>
    <w:rsid w:val="00285866"/>
    <w:rsid w:val="00287584"/>
    <w:rsid w:val="00290E98"/>
    <w:rsid w:val="00292A75"/>
    <w:rsid w:val="0029382A"/>
    <w:rsid w:val="0029420D"/>
    <w:rsid w:val="00294C1D"/>
    <w:rsid w:val="002953F0"/>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1398"/>
    <w:rsid w:val="002B2E37"/>
    <w:rsid w:val="002B40EE"/>
    <w:rsid w:val="002B42BF"/>
    <w:rsid w:val="002B5115"/>
    <w:rsid w:val="002B5412"/>
    <w:rsid w:val="002B7879"/>
    <w:rsid w:val="002B7F08"/>
    <w:rsid w:val="002C0846"/>
    <w:rsid w:val="002C1B3A"/>
    <w:rsid w:val="002C2D96"/>
    <w:rsid w:val="002C390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C23"/>
    <w:rsid w:val="00327C97"/>
    <w:rsid w:val="003301C2"/>
    <w:rsid w:val="00332383"/>
    <w:rsid w:val="0033298B"/>
    <w:rsid w:val="0033375D"/>
    <w:rsid w:val="003340AF"/>
    <w:rsid w:val="00334A02"/>
    <w:rsid w:val="00334A3C"/>
    <w:rsid w:val="00334F2A"/>
    <w:rsid w:val="00335B57"/>
    <w:rsid w:val="00341789"/>
    <w:rsid w:val="00345A02"/>
    <w:rsid w:val="003462A6"/>
    <w:rsid w:val="003464A7"/>
    <w:rsid w:val="003467F3"/>
    <w:rsid w:val="00347A19"/>
    <w:rsid w:val="00347B7D"/>
    <w:rsid w:val="00347BC4"/>
    <w:rsid w:val="00350B39"/>
    <w:rsid w:val="00352D62"/>
    <w:rsid w:val="003530D4"/>
    <w:rsid w:val="00353D25"/>
    <w:rsid w:val="003542CE"/>
    <w:rsid w:val="00356025"/>
    <w:rsid w:val="0035659D"/>
    <w:rsid w:val="003575A7"/>
    <w:rsid w:val="00357A10"/>
    <w:rsid w:val="00357D07"/>
    <w:rsid w:val="00357D26"/>
    <w:rsid w:val="00360759"/>
    <w:rsid w:val="00360A89"/>
    <w:rsid w:val="0036143F"/>
    <w:rsid w:val="003625E9"/>
    <w:rsid w:val="00362889"/>
    <w:rsid w:val="00363A45"/>
    <w:rsid w:val="00364E5E"/>
    <w:rsid w:val="00365F79"/>
    <w:rsid w:val="0036664E"/>
    <w:rsid w:val="00367067"/>
    <w:rsid w:val="00370A14"/>
    <w:rsid w:val="00373407"/>
    <w:rsid w:val="00373ACD"/>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3EC9"/>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2A41"/>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519"/>
    <w:rsid w:val="0040261A"/>
    <w:rsid w:val="00402D6F"/>
    <w:rsid w:val="0040311B"/>
    <w:rsid w:val="00403D93"/>
    <w:rsid w:val="0040449F"/>
    <w:rsid w:val="0040623A"/>
    <w:rsid w:val="00406943"/>
    <w:rsid w:val="00406F06"/>
    <w:rsid w:val="00407942"/>
    <w:rsid w:val="00410654"/>
    <w:rsid w:val="00411019"/>
    <w:rsid w:val="00412044"/>
    <w:rsid w:val="0041265F"/>
    <w:rsid w:val="0041272D"/>
    <w:rsid w:val="004127F2"/>
    <w:rsid w:val="00413062"/>
    <w:rsid w:val="004163E8"/>
    <w:rsid w:val="00416A32"/>
    <w:rsid w:val="00416B2F"/>
    <w:rsid w:val="00417AC4"/>
    <w:rsid w:val="00420EA0"/>
    <w:rsid w:val="00422A12"/>
    <w:rsid w:val="00422D34"/>
    <w:rsid w:val="00423243"/>
    <w:rsid w:val="0042446C"/>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56E7"/>
    <w:rsid w:val="00455EC1"/>
    <w:rsid w:val="004565A9"/>
    <w:rsid w:val="004566FC"/>
    <w:rsid w:val="00457B55"/>
    <w:rsid w:val="0046002E"/>
    <w:rsid w:val="00461017"/>
    <w:rsid w:val="004610E6"/>
    <w:rsid w:val="004613C7"/>
    <w:rsid w:val="0046151D"/>
    <w:rsid w:val="00461892"/>
    <w:rsid w:val="00462AFB"/>
    <w:rsid w:val="00462CD5"/>
    <w:rsid w:val="00463270"/>
    <w:rsid w:val="00463A1C"/>
    <w:rsid w:val="00464B7F"/>
    <w:rsid w:val="004663B7"/>
    <w:rsid w:val="00466690"/>
    <w:rsid w:val="00466764"/>
    <w:rsid w:val="004668F4"/>
    <w:rsid w:val="00466E86"/>
    <w:rsid w:val="00467302"/>
    <w:rsid w:val="00467F67"/>
    <w:rsid w:val="00470703"/>
    <w:rsid w:val="00471233"/>
    <w:rsid w:val="00472234"/>
    <w:rsid w:val="00472D21"/>
    <w:rsid w:val="004752C7"/>
    <w:rsid w:val="00475B09"/>
    <w:rsid w:val="00475FD8"/>
    <w:rsid w:val="0047730E"/>
    <w:rsid w:val="004814FB"/>
    <w:rsid w:val="00481829"/>
    <w:rsid w:val="00481F11"/>
    <w:rsid w:val="00483196"/>
    <w:rsid w:val="0048319E"/>
    <w:rsid w:val="00486F73"/>
    <w:rsid w:val="00490017"/>
    <w:rsid w:val="004905A3"/>
    <w:rsid w:val="00492074"/>
    <w:rsid w:val="00492230"/>
    <w:rsid w:val="0049494F"/>
    <w:rsid w:val="00494A58"/>
    <w:rsid w:val="00494FE8"/>
    <w:rsid w:val="00495116"/>
    <w:rsid w:val="0049545B"/>
    <w:rsid w:val="004960CC"/>
    <w:rsid w:val="004A01F7"/>
    <w:rsid w:val="004A04FD"/>
    <w:rsid w:val="004A09C3"/>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0CB"/>
    <w:rsid w:val="004B5345"/>
    <w:rsid w:val="004B66E9"/>
    <w:rsid w:val="004B6C03"/>
    <w:rsid w:val="004B711E"/>
    <w:rsid w:val="004C0459"/>
    <w:rsid w:val="004C2047"/>
    <w:rsid w:val="004C3449"/>
    <w:rsid w:val="004C3F52"/>
    <w:rsid w:val="004C40E0"/>
    <w:rsid w:val="004C44F5"/>
    <w:rsid w:val="004C4565"/>
    <w:rsid w:val="004C67C0"/>
    <w:rsid w:val="004C7EE7"/>
    <w:rsid w:val="004D0498"/>
    <w:rsid w:val="004D0817"/>
    <w:rsid w:val="004D1163"/>
    <w:rsid w:val="004D134D"/>
    <w:rsid w:val="004D14C7"/>
    <w:rsid w:val="004D157A"/>
    <w:rsid w:val="004D2342"/>
    <w:rsid w:val="004D280A"/>
    <w:rsid w:val="004D2983"/>
    <w:rsid w:val="004D2A65"/>
    <w:rsid w:val="004D2AEF"/>
    <w:rsid w:val="004D3AAB"/>
    <w:rsid w:val="004D3C7F"/>
    <w:rsid w:val="004D4C88"/>
    <w:rsid w:val="004D5642"/>
    <w:rsid w:val="004D68DE"/>
    <w:rsid w:val="004D6D31"/>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01A"/>
    <w:rsid w:val="00507258"/>
    <w:rsid w:val="00507D53"/>
    <w:rsid w:val="00510463"/>
    <w:rsid w:val="00510CB5"/>
    <w:rsid w:val="00510FD2"/>
    <w:rsid w:val="0051105A"/>
    <w:rsid w:val="0051175E"/>
    <w:rsid w:val="0051208B"/>
    <w:rsid w:val="005125DB"/>
    <w:rsid w:val="00512FD2"/>
    <w:rsid w:val="005130C5"/>
    <w:rsid w:val="00513F0D"/>
    <w:rsid w:val="00514A85"/>
    <w:rsid w:val="00516469"/>
    <w:rsid w:val="0051683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171"/>
    <w:rsid w:val="005357E1"/>
    <w:rsid w:val="00537542"/>
    <w:rsid w:val="00541571"/>
    <w:rsid w:val="0054215F"/>
    <w:rsid w:val="005424BC"/>
    <w:rsid w:val="00542702"/>
    <w:rsid w:val="00542862"/>
    <w:rsid w:val="00542DD5"/>
    <w:rsid w:val="005450E2"/>
    <w:rsid w:val="005472F1"/>
    <w:rsid w:val="00550361"/>
    <w:rsid w:val="00552A75"/>
    <w:rsid w:val="00552C1A"/>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AB6"/>
    <w:rsid w:val="00577C4A"/>
    <w:rsid w:val="0058211A"/>
    <w:rsid w:val="00582B8F"/>
    <w:rsid w:val="0058338A"/>
    <w:rsid w:val="00584286"/>
    <w:rsid w:val="0058439A"/>
    <w:rsid w:val="00584D18"/>
    <w:rsid w:val="00584EF8"/>
    <w:rsid w:val="00585001"/>
    <w:rsid w:val="005870DD"/>
    <w:rsid w:val="00587150"/>
    <w:rsid w:val="00587C72"/>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1FD7"/>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7238"/>
    <w:rsid w:val="00617630"/>
    <w:rsid w:val="00621CCD"/>
    <w:rsid w:val="00622443"/>
    <w:rsid w:val="0062271A"/>
    <w:rsid w:val="006233AE"/>
    <w:rsid w:val="00625138"/>
    <w:rsid w:val="00625474"/>
    <w:rsid w:val="00625B27"/>
    <w:rsid w:val="00626906"/>
    <w:rsid w:val="00630264"/>
    <w:rsid w:val="00630617"/>
    <w:rsid w:val="006306EA"/>
    <w:rsid w:val="0063232C"/>
    <w:rsid w:val="00632709"/>
    <w:rsid w:val="0063378A"/>
    <w:rsid w:val="0063545F"/>
    <w:rsid w:val="006356EB"/>
    <w:rsid w:val="00636C9B"/>
    <w:rsid w:val="00636ED8"/>
    <w:rsid w:val="00637323"/>
    <w:rsid w:val="00637860"/>
    <w:rsid w:val="00641AF0"/>
    <w:rsid w:val="00641DBA"/>
    <w:rsid w:val="00643BB4"/>
    <w:rsid w:val="00644452"/>
    <w:rsid w:val="0064457B"/>
    <w:rsid w:val="00644C34"/>
    <w:rsid w:val="006455FA"/>
    <w:rsid w:val="00645955"/>
    <w:rsid w:val="00645C3A"/>
    <w:rsid w:val="0064674D"/>
    <w:rsid w:val="00647252"/>
    <w:rsid w:val="00647483"/>
    <w:rsid w:val="0065029D"/>
    <w:rsid w:val="00650B40"/>
    <w:rsid w:val="00650BAB"/>
    <w:rsid w:val="00650CDF"/>
    <w:rsid w:val="00651062"/>
    <w:rsid w:val="00651564"/>
    <w:rsid w:val="00651FB2"/>
    <w:rsid w:val="00652AC7"/>
    <w:rsid w:val="006542C5"/>
    <w:rsid w:val="00654669"/>
    <w:rsid w:val="00655358"/>
    <w:rsid w:val="00657CEE"/>
    <w:rsid w:val="0066096F"/>
    <w:rsid w:val="00660D5C"/>
    <w:rsid w:val="00660FA9"/>
    <w:rsid w:val="00661B1E"/>
    <w:rsid w:val="00661BB4"/>
    <w:rsid w:val="00662D9A"/>
    <w:rsid w:val="0066306F"/>
    <w:rsid w:val="006633AD"/>
    <w:rsid w:val="0066454A"/>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929D9"/>
    <w:rsid w:val="00692D95"/>
    <w:rsid w:val="00692E8C"/>
    <w:rsid w:val="006934E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85"/>
    <w:rsid w:val="006A4710"/>
    <w:rsid w:val="006A473F"/>
    <w:rsid w:val="006A58EB"/>
    <w:rsid w:val="006A5B04"/>
    <w:rsid w:val="006B09B0"/>
    <w:rsid w:val="006B5B17"/>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74C1"/>
    <w:rsid w:val="006C7884"/>
    <w:rsid w:val="006C7C0B"/>
    <w:rsid w:val="006D0B0D"/>
    <w:rsid w:val="006D0DFC"/>
    <w:rsid w:val="006D115E"/>
    <w:rsid w:val="006D1A39"/>
    <w:rsid w:val="006D1CDB"/>
    <w:rsid w:val="006D1F52"/>
    <w:rsid w:val="006D2083"/>
    <w:rsid w:val="006D2DB9"/>
    <w:rsid w:val="006D2E75"/>
    <w:rsid w:val="006D3143"/>
    <w:rsid w:val="006D410D"/>
    <w:rsid w:val="006D42B5"/>
    <w:rsid w:val="006D7A1E"/>
    <w:rsid w:val="006D7E94"/>
    <w:rsid w:val="006E0233"/>
    <w:rsid w:val="006E0C35"/>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194A"/>
    <w:rsid w:val="00702978"/>
    <w:rsid w:val="00704082"/>
    <w:rsid w:val="00704188"/>
    <w:rsid w:val="0070469D"/>
    <w:rsid w:val="007048AF"/>
    <w:rsid w:val="00705B84"/>
    <w:rsid w:val="007077B2"/>
    <w:rsid w:val="00707847"/>
    <w:rsid w:val="00707A42"/>
    <w:rsid w:val="00707AA7"/>
    <w:rsid w:val="00707E3F"/>
    <w:rsid w:val="00712E39"/>
    <w:rsid w:val="00713F87"/>
    <w:rsid w:val="0071414D"/>
    <w:rsid w:val="00714847"/>
    <w:rsid w:val="0071557B"/>
    <w:rsid w:val="00716FA3"/>
    <w:rsid w:val="007175A1"/>
    <w:rsid w:val="007175CF"/>
    <w:rsid w:val="00720950"/>
    <w:rsid w:val="007217A9"/>
    <w:rsid w:val="00721ED8"/>
    <w:rsid w:val="007223F0"/>
    <w:rsid w:val="007233D6"/>
    <w:rsid w:val="00724217"/>
    <w:rsid w:val="00724226"/>
    <w:rsid w:val="00724680"/>
    <w:rsid w:val="00724A04"/>
    <w:rsid w:val="00725241"/>
    <w:rsid w:val="00725E92"/>
    <w:rsid w:val="00726356"/>
    <w:rsid w:val="0072641F"/>
    <w:rsid w:val="0072754A"/>
    <w:rsid w:val="00727E9B"/>
    <w:rsid w:val="00730CB0"/>
    <w:rsid w:val="00731F11"/>
    <w:rsid w:val="007327E1"/>
    <w:rsid w:val="00732CB4"/>
    <w:rsid w:val="00732F98"/>
    <w:rsid w:val="00733885"/>
    <w:rsid w:val="007343B8"/>
    <w:rsid w:val="0073460F"/>
    <w:rsid w:val="00737A8B"/>
    <w:rsid w:val="00740128"/>
    <w:rsid w:val="00740505"/>
    <w:rsid w:val="00741F21"/>
    <w:rsid w:val="0074271E"/>
    <w:rsid w:val="00742CEC"/>
    <w:rsid w:val="007434BC"/>
    <w:rsid w:val="00744113"/>
    <w:rsid w:val="00744B09"/>
    <w:rsid w:val="00744CD4"/>
    <w:rsid w:val="00746BF9"/>
    <w:rsid w:val="007471B0"/>
    <w:rsid w:val="007504B4"/>
    <w:rsid w:val="00750B80"/>
    <w:rsid w:val="00752388"/>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70A73"/>
    <w:rsid w:val="0077162C"/>
    <w:rsid w:val="00771920"/>
    <w:rsid w:val="00772531"/>
    <w:rsid w:val="0077284C"/>
    <w:rsid w:val="00774847"/>
    <w:rsid w:val="00775060"/>
    <w:rsid w:val="00775537"/>
    <w:rsid w:val="00776444"/>
    <w:rsid w:val="00777AB6"/>
    <w:rsid w:val="0078091F"/>
    <w:rsid w:val="00780977"/>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050E"/>
    <w:rsid w:val="007A322B"/>
    <w:rsid w:val="007A3650"/>
    <w:rsid w:val="007A53AC"/>
    <w:rsid w:val="007A64A7"/>
    <w:rsid w:val="007B0103"/>
    <w:rsid w:val="007B0511"/>
    <w:rsid w:val="007B210B"/>
    <w:rsid w:val="007B6A95"/>
    <w:rsid w:val="007B6BA4"/>
    <w:rsid w:val="007B7AFA"/>
    <w:rsid w:val="007B7B7F"/>
    <w:rsid w:val="007C014B"/>
    <w:rsid w:val="007C04E7"/>
    <w:rsid w:val="007C0AE5"/>
    <w:rsid w:val="007C122F"/>
    <w:rsid w:val="007C1278"/>
    <w:rsid w:val="007C2F38"/>
    <w:rsid w:val="007C39A5"/>
    <w:rsid w:val="007C427C"/>
    <w:rsid w:val="007C5659"/>
    <w:rsid w:val="007C6648"/>
    <w:rsid w:val="007D0628"/>
    <w:rsid w:val="007D130C"/>
    <w:rsid w:val="007D17AC"/>
    <w:rsid w:val="007D1E78"/>
    <w:rsid w:val="007D3014"/>
    <w:rsid w:val="007D3C6D"/>
    <w:rsid w:val="007D5008"/>
    <w:rsid w:val="007D5C88"/>
    <w:rsid w:val="007D732F"/>
    <w:rsid w:val="007D792D"/>
    <w:rsid w:val="007E01CF"/>
    <w:rsid w:val="007E021F"/>
    <w:rsid w:val="007E03BF"/>
    <w:rsid w:val="007E0C39"/>
    <w:rsid w:val="007E13E7"/>
    <w:rsid w:val="007E25B1"/>
    <w:rsid w:val="007E2980"/>
    <w:rsid w:val="007E2E1B"/>
    <w:rsid w:val="007E3E66"/>
    <w:rsid w:val="007E458C"/>
    <w:rsid w:val="007E471C"/>
    <w:rsid w:val="007E4C5E"/>
    <w:rsid w:val="007E4DC1"/>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5A76"/>
    <w:rsid w:val="0083712C"/>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C0B"/>
    <w:rsid w:val="00856E68"/>
    <w:rsid w:val="00857306"/>
    <w:rsid w:val="00860B2E"/>
    <w:rsid w:val="00860F96"/>
    <w:rsid w:val="00861EA9"/>
    <w:rsid w:val="008621C2"/>
    <w:rsid w:val="008625E9"/>
    <w:rsid w:val="00864403"/>
    <w:rsid w:val="00865A38"/>
    <w:rsid w:val="008708D3"/>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91E4E"/>
    <w:rsid w:val="00892B0F"/>
    <w:rsid w:val="008943E5"/>
    <w:rsid w:val="00894665"/>
    <w:rsid w:val="00896670"/>
    <w:rsid w:val="0089667E"/>
    <w:rsid w:val="0089689A"/>
    <w:rsid w:val="00897847"/>
    <w:rsid w:val="008979DD"/>
    <w:rsid w:val="00897C3E"/>
    <w:rsid w:val="008A167D"/>
    <w:rsid w:val="008A218F"/>
    <w:rsid w:val="008A3AAD"/>
    <w:rsid w:val="008A4638"/>
    <w:rsid w:val="008A4D52"/>
    <w:rsid w:val="008A53AA"/>
    <w:rsid w:val="008A5971"/>
    <w:rsid w:val="008A6465"/>
    <w:rsid w:val="008A74DA"/>
    <w:rsid w:val="008A7B5B"/>
    <w:rsid w:val="008A7FB4"/>
    <w:rsid w:val="008A7FD3"/>
    <w:rsid w:val="008B0475"/>
    <w:rsid w:val="008B09D9"/>
    <w:rsid w:val="008B0CA5"/>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09DD"/>
    <w:rsid w:val="008D1C1A"/>
    <w:rsid w:val="008D33C0"/>
    <w:rsid w:val="008D3953"/>
    <w:rsid w:val="008D4144"/>
    <w:rsid w:val="008D4556"/>
    <w:rsid w:val="008D56BA"/>
    <w:rsid w:val="008D6C53"/>
    <w:rsid w:val="008D7ED7"/>
    <w:rsid w:val="008D7FE8"/>
    <w:rsid w:val="008E075D"/>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3D"/>
    <w:rsid w:val="008F7DEA"/>
    <w:rsid w:val="009008B3"/>
    <w:rsid w:val="009011C5"/>
    <w:rsid w:val="00901409"/>
    <w:rsid w:val="00903C59"/>
    <w:rsid w:val="00903EED"/>
    <w:rsid w:val="00903F16"/>
    <w:rsid w:val="0090621A"/>
    <w:rsid w:val="00910568"/>
    <w:rsid w:val="00910EDE"/>
    <w:rsid w:val="0091147F"/>
    <w:rsid w:val="00911D26"/>
    <w:rsid w:val="00911EE8"/>
    <w:rsid w:val="00912A3F"/>
    <w:rsid w:val="00912ED6"/>
    <w:rsid w:val="0091337B"/>
    <w:rsid w:val="009134D2"/>
    <w:rsid w:val="00914307"/>
    <w:rsid w:val="009147AB"/>
    <w:rsid w:val="00914974"/>
    <w:rsid w:val="0091722D"/>
    <w:rsid w:val="009177FF"/>
    <w:rsid w:val="0091791E"/>
    <w:rsid w:val="0092067E"/>
    <w:rsid w:val="0092068A"/>
    <w:rsid w:val="00920FF1"/>
    <w:rsid w:val="00921D87"/>
    <w:rsid w:val="00923BD5"/>
    <w:rsid w:val="00923C48"/>
    <w:rsid w:val="009325CE"/>
    <w:rsid w:val="00932BD5"/>
    <w:rsid w:val="009336CA"/>
    <w:rsid w:val="00933B60"/>
    <w:rsid w:val="00933C2F"/>
    <w:rsid w:val="00935167"/>
    <w:rsid w:val="00935806"/>
    <w:rsid w:val="00937AF1"/>
    <w:rsid w:val="009407EE"/>
    <w:rsid w:val="00941013"/>
    <w:rsid w:val="0094173C"/>
    <w:rsid w:val="009418CA"/>
    <w:rsid w:val="009422F0"/>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906"/>
    <w:rsid w:val="00973147"/>
    <w:rsid w:val="0097561D"/>
    <w:rsid w:val="00975ED8"/>
    <w:rsid w:val="00976958"/>
    <w:rsid w:val="00976F0A"/>
    <w:rsid w:val="00977303"/>
    <w:rsid w:val="009777B8"/>
    <w:rsid w:val="0098094E"/>
    <w:rsid w:val="00980EBF"/>
    <w:rsid w:val="00983055"/>
    <w:rsid w:val="00983C6F"/>
    <w:rsid w:val="00983CEE"/>
    <w:rsid w:val="00984328"/>
    <w:rsid w:val="0098453F"/>
    <w:rsid w:val="00985A0D"/>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2664"/>
    <w:rsid w:val="009A36CE"/>
    <w:rsid w:val="009A3C25"/>
    <w:rsid w:val="009A421A"/>
    <w:rsid w:val="009A442F"/>
    <w:rsid w:val="009A4603"/>
    <w:rsid w:val="009A475F"/>
    <w:rsid w:val="009A5D28"/>
    <w:rsid w:val="009A6892"/>
    <w:rsid w:val="009A7090"/>
    <w:rsid w:val="009A75E8"/>
    <w:rsid w:val="009A7BAF"/>
    <w:rsid w:val="009B0615"/>
    <w:rsid w:val="009B07C2"/>
    <w:rsid w:val="009B1940"/>
    <w:rsid w:val="009B2056"/>
    <w:rsid w:val="009B275D"/>
    <w:rsid w:val="009B283A"/>
    <w:rsid w:val="009B2E74"/>
    <w:rsid w:val="009B30D5"/>
    <w:rsid w:val="009B4781"/>
    <w:rsid w:val="009B5522"/>
    <w:rsid w:val="009B5576"/>
    <w:rsid w:val="009B5A29"/>
    <w:rsid w:val="009B7A5F"/>
    <w:rsid w:val="009C0E80"/>
    <w:rsid w:val="009C1AC8"/>
    <w:rsid w:val="009C2CAA"/>
    <w:rsid w:val="009C2FC1"/>
    <w:rsid w:val="009C3975"/>
    <w:rsid w:val="009C3D92"/>
    <w:rsid w:val="009C4D03"/>
    <w:rsid w:val="009C52A5"/>
    <w:rsid w:val="009C5745"/>
    <w:rsid w:val="009C69F0"/>
    <w:rsid w:val="009C7269"/>
    <w:rsid w:val="009D0078"/>
    <w:rsid w:val="009D1AA9"/>
    <w:rsid w:val="009D27BF"/>
    <w:rsid w:val="009D3641"/>
    <w:rsid w:val="009D4F56"/>
    <w:rsid w:val="009D5647"/>
    <w:rsid w:val="009D6B29"/>
    <w:rsid w:val="009E0C48"/>
    <w:rsid w:val="009E0D0F"/>
    <w:rsid w:val="009E25B4"/>
    <w:rsid w:val="009E3017"/>
    <w:rsid w:val="009E368F"/>
    <w:rsid w:val="009E450A"/>
    <w:rsid w:val="009E4AF1"/>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0BF7"/>
    <w:rsid w:val="00A01638"/>
    <w:rsid w:val="00A0222A"/>
    <w:rsid w:val="00A02BF6"/>
    <w:rsid w:val="00A03DE2"/>
    <w:rsid w:val="00A03F69"/>
    <w:rsid w:val="00A05CD2"/>
    <w:rsid w:val="00A07AE1"/>
    <w:rsid w:val="00A10491"/>
    <w:rsid w:val="00A106AC"/>
    <w:rsid w:val="00A10B0F"/>
    <w:rsid w:val="00A1135E"/>
    <w:rsid w:val="00A12752"/>
    <w:rsid w:val="00A13D22"/>
    <w:rsid w:val="00A14613"/>
    <w:rsid w:val="00A15B6C"/>
    <w:rsid w:val="00A16AC7"/>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30264"/>
    <w:rsid w:val="00A311CD"/>
    <w:rsid w:val="00A34256"/>
    <w:rsid w:val="00A343CC"/>
    <w:rsid w:val="00A346D0"/>
    <w:rsid w:val="00A36D28"/>
    <w:rsid w:val="00A36DAB"/>
    <w:rsid w:val="00A36DB1"/>
    <w:rsid w:val="00A40232"/>
    <w:rsid w:val="00A40BDE"/>
    <w:rsid w:val="00A41272"/>
    <w:rsid w:val="00A41D0D"/>
    <w:rsid w:val="00A42B03"/>
    <w:rsid w:val="00A44872"/>
    <w:rsid w:val="00A45F99"/>
    <w:rsid w:val="00A46B9A"/>
    <w:rsid w:val="00A46D68"/>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2C1A"/>
    <w:rsid w:val="00AA353E"/>
    <w:rsid w:val="00AA371C"/>
    <w:rsid w:val="00AA4F34"/>
    <w:rsid w:val="00AA5746"/>
    <w:rsid w:val="00AA5EC2"/>
    <w:rsid w:val="00AA6776"/>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C99"/>
    <w:rsid w:val="00AC217E"/>
    <w:rsid w:val="00AC28E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712"/>
    <w:rsid w:val="00AD55FC"/>
    <w:rsid w:val="00AD60E9"/>
    <w:rsid w:val="00AE004C"/>
    <w:rsid w:val="00AE0241"/>
    <w:rsid w:val="00AE02C9"/>
    <w:rsid w:val="00AE077A"/>
    <w:rsid w:val="00AE2912"/>
    <w:rsid w:val="00AE3126"/>
    <w:rsid w:val="00AE4643"/>
    <w:rsid w:val="00AE5535"/>
    <w:rsid w:val="00AE5B81"/>
    <w:rsid w:val="00AE5FBB"/>
    <w:rsid w:val="00AE66F2"/>
    <w:rsid w:val="00AE7643"/>
    <w:rsid w:val="00AE7D1A"/>
    <w:rsid w:val="00AF0B65"/>
    <w:rsid w:val="00AF0F6F"/>
    <w:rsid w:val="00AF191B"/>
    <w:rsid w:val="00AF22B0"/>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27A"/>
    <w:rsid w:val="00B2547D"/>
    <w:rsid w:val="00B26B68"/>
    <w:rsid w:val="00B31621"/>
    <w:rsid w:val="00B3191E"/>
    <w:rsid w:val="00B31D70"/>
    <w:rsid w:val="00B3486D"/>
    <w:rsid w:val="00B35131"/>
    <w:rsid w:val="00B3541C"/>
    <w:rsid w:val="00B37097"/>
    <w:rsid w:val="00B373B7"/>
    <w:rsid w:val="00B3785E"/>
    <w:rsid w:val="00B40020"/>
    <w:rsid w:val="00B42638"/>
    <w:rsid w:val="00B42937"/>
    <w:rsid w:val="00B43563"/>
    <w:rsid w:val="00B4508B"/>
    <w:rsid w:val="00B45714"/>
    <w:rsid w:val="00B46D1D"/>
    <w:rsid w:val="00B46F83"/>
    <w:rsid w:val="00B4709F"/>
    <w:rsid w:val="00B4751E"/>
    <w:rsid w:val="00B50C1D"/>
    <w:rsid w:val="00B5122E"/>
    <w:rsid w:val="00B51788"/>
    <w:rsid w:val="00B52347"/>
    <w:rsid w:val="00B52390"/>
    <w:rsid w:val="00B53582"/>
    <w:rsid w:val="00B53ABA"/>
    <w:rsid w:val="00B542D1"/>
    <w:rsid w:val="00B54B23"/>
    <w:rsid w:val="00B54E6E"/>
    <w:rsid w:val="00B60ACD"/>
    <w:rsid w:val="00B61232"/>
    <w:rsid w:val="00B61943"/>
    <w:rsid w:val="00B629C2"/>
    <w:rsid w:val="00B62E74"/>
    <w:rsid w:val="00B6332B"/>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584"/>
    <w:rsid w:val="00B94549"/>
    <w:rsid w:val="00B9455F"/>
    <w:rsid w:val="00B950F6"/>
    <w:rsid w:val="00B95386"/>
    <w:rsid w:val="00B95A90"/>
    <w:rsid w:val="00B95C5A"/>
    <w:rsid w:val="00B95EDC"/>
    <w:rsid w:val="00B967D1"/>
    <w:rsid w:val="00B96863"/>
    <w:rsid w:val="00B96BA7"/>
    <w:rsid w:val="00B97049"/>
    <w:rsid w:val="00B97458"/>
    <w:rsid w:val="00BA156D"/>
    <w:rsid w:val="00BA15DC"/>
    <w:rsid w:val="00BA1AAB"/>
    <w:rsid w:val="00BA1EA5"/>
    <w:rsid w:val="00BA21C5"/>
    <w:rsid w:val="00BA2C5F"/>
    <w:rsid w:val="00BA3409"/>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FAB"/>
    <w:rsid w:val="00BB4651"/>
    <w:rsid w:val="00BB465E"/>
    <w:rsid w:val="00BB50F9"/>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3D8F"/>
    <w:rsid w:val="00BD463F"/>
    <w:rsid w:val="00BD46D9"/>
    <w:rsid w:val="00BD4A20"/>
    <w:rsid w:val="00BD4C5F"/>
    <w:rsid w:val="00BD57A3"/>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7A75"/>
    <w:rsid w:val="00BF7F64"/>
    <w:rsid w:val="00C00127"/>
    <w:rsid w:val="00C02149"/>
    <w:rsid w:val="00C023B9"/>
    <w:rsid w:val="00C02C51"/>
    <w:rsid w:val="00C031A2"/>
    <w:rsid w:val="00C0356A"/>
    <w:rsid w:val="00C042F3"/>
    <w:rsid w:val="00C05BF3"/>
    <w:rsid w:val="00C060D1"/>
    <w:rsid w:val="00C065EC"/>
    <w:rsid w:val="00C06CD4"/>
    <w:rsid w:val="00C07275"/>
    <w:rsid w:val="00C072F3"/>
    <w:rsid w:val="00C1008E"/>
    <w:rsid w:val="00C10593"/>
    <w:rsid w:val="00C112F9"/>
    <w:rsid w:val="00C1445B"/>
    <w:rsid w:val="00C14E6E"/>
    <w:rsid w:val="00C1578A"/>
    <w:rsid w:val="00C2004E"/>
    <w:rsid w:val="00C200FC"/>
    <w:rsid w:val="00C204F6"/>
    <w:rsid w:val="00C20DA6"/>
    <w:rsid w:val="00C2345C"/>
    <w:rsid w:val="00C237E7"/>
    <w:rsid w:val="00C248AC"/>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4DDC"/>
    <w:rsid w:val="00C659B7"/>
    <w:rsid w:val="00C65E19"/>
    <w:rsid w:val="00C65E56"/>
    <w:rsid w:val="00C66A15"/>
    <w:rsid w:val="00C70422"/>
    <w:rsid w:val="00C7080D"/>
    <w:rsid w:val="00C71A61"/>
    <w:rsid w:val="00C73948"/>
    <w:rsid w:val="00C757C4"/>
    <w:rsid w:val="00C75807"/>
    <w:rsid w:val="00C761D8"/>
    <w:rsid w:val="00C77FA7"/>
    <w:rsid w:val="00C80001"/>
    <w:rsid w:val="00C803DD"/>
    <w:rsid w:val="00C8115D"/>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24DF"/>
    <w:rsid w:val="00C92E67"/>
    <w:rsid w:val="00C93B13"/>
    <w:rsid w:val="00C93D61"/>
    <w:rsid w:val="00C95829"/>
    <w:rsid w:val="00C95977"/>
    <w:rsid w:val="00C974B6"/>
    <w:rsid w:val="00CA0B8B"/>
    <w:rsid w:val="00CA0FA0"/>
    <w:rsid w:val="00CA1682"/>
    <w:rsid w:val="00CA2FE9"/>
    <w:rsid w:val="00CA6D9F"/>
    <w:rsid w:val="00CA729E"/>
    <w:rsid w:val="00CA73F8"/>
    <w:rsid w:val="00CB0396"/>
    <w:rsid w:val="00CB05AB"/>
    <w:rsid w:val="00CB0637"/>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702"/>
    <w:rsid w:val="00CD196F"/>
    <w:rsid w:val="00CD2451"/>
    <w:rsid w:val="00CD2887"/>
    <w:rsid w:val="00CD3165"/>
    <w:rsid w:val="00CD3864"/>
    <w:rsid w:val="00CD43E4"/>
    <w:rsid w:val="00CD5FB0"/>
    <w:rsid w:val="00CD6295"/>
    <w:rsid w:val="00CD6F26"/>
    <w:rsid w:val="00CD71F4"/>
    <w:rsid w:val="00CD7E87"/>
    <w:rsid w:val="00CE18A4"/>
    <w:rsid w:val="00CE1DCB"/>
    <w:rsid w:val="00CE205F"/>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BF"/>
    <w:rsid w:val="00CF41F8"/>
    <w:rsid w:val="00CF446F"/>
    <w:rsid w:val="00CF70C8"/>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3F5"/>
    <w:rsid w:val="00D16674"/>
    <w:rsid w:val="00D16B0F"/>
    <w:rsid w:val="00D16B2E"/>
    <w:rsid w:val="00D208C5"/>
    <w:rsid w:val="00D21DED"/>
    <w:rsid w:val="00D225F7"/>
    <w:rsid w:val="00D22A57"/>
    <w:rsid w:val="00D22FD3"/>
    <w:rsid w:val="00D2442C"/>
    <w:rsid w:val="00D24DC4"/>
    <w:rsid w:val="00D257FF"/>
    <w:rsid w:val="00D259CD"/>
    <w:rsid w:val="00D2681B"/>
    <w:rsid w:val="00D26D29"/>
    <w:rsid w:val="00D309F1"/>
    <w:rsid w:val="00D31674"/>
    <w:rsid w:val="00D31F7F"/>
    <w:rsid w:val="00D323B7"/>
    <w:rsid w:val="00D32C6C"/>
    <w:rsid w:val="00D341CD"/>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274F"/>
    <w:rsid w:val="00D84009"/>
    <w:rsid w:val="00D84233"/>
    <w:rsid w:val="00D84646"/>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E1A"/>
    <w:rsid w:val="00DB1F30"/>
    <w:rsid w:val="00DB27D5"/>
    <w:rsid w:val="00DB3ADC"/>
    <w:rsid w:val="00DB45A4"/>
    <w:rsid w:val="00DB4B8F"/>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2E2F"/>
    <w:rsid w:val="00DD303A"/>
    <w:rsid w:val="00DD39F1"/>
    <w:rsid w:val="00DD3CAB"/>
    <w:rsid w:val="00DD3F33"/>
    <w:rsid w:val="00DD5199"/>
    <w:rsid w:val="00DD5A3A"/>
    <w:rsid w:val="00DD5A48"/>
    <w:rsid w:val="00DD61A0"/>
    <w:rsid w:val="00DD7554"/>
    <w:rsid w:val="00DD7CE7"/>
    <w:rsid w:val="00DE0CCC"/>
    <w:rsid w:val="00DE1306"/>
    <w:rsid w:val="00DE45FC"/>
    <w:rsid w:val="00DE47D6"/>
    <w:rsid w:val="00DE484C"/>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7BAA"/>
    <w:rsid w:val="00E108B5"/>
    <w:rsid w:val="00E10B3F"/>
    <w:rsid w:val="00E12081"/>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8"/>
    <w:rsid w:val="00E45FED"/>
    <w:rsid w:val="00E47949"/>
    <w:rsid w:val="00E50E8E"/>
    <w:rsid w:val="00E531D1"/>
    <w:rsid w:val="00E54236"/>
    <w:rsid w:val="00E54738"/>
    <w:rsid w:val="00E5509B"/>
    <w:rsid w:val="00E55B0A"/>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9C3"/>
    <w:rsid w:val="00E85A6C"/>
    <w:rsid w:val="00E85B65"/>
    <w:rsid w:val="00E85CDA"/>
    <w:rsid w:val="00E86386"/>
    <w:rsid w:val="00E86F1B"/>
    <w:rsid w:val="00E878C3"/>
    <w:rsid w:val="00E879D2"/>
    <w:rsid w:val="00E908B1"/>
    <w:rsid w:val="00E91DA9"/>
    <w:rsid w:val="00E92CD8"/>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2E28"/>
    <w:rsid w:val="00ED3577"/>
    <w:rsid w:val="00ED3EB5"/>
    <w:rsid w:val="00ED4579"/>
    <w:rsid w:val="00ED6525"/>
    <w:rsid w:val="00ED673A"/>
    <w:rsid w:val="00ED6CCE"/>
    <w:rsid w:val="00ED7C0F"/>
    <w:rsid w:val="00EE0CA6"/>
    <w:rsid w:val="00EE14D8"/>
    <w:rsid w:val="00EE19FF"/>
    <w:rsid w:val="00EE3B3A"/>
    <w:rsid w:val="00EE41FE"/>
    <w:rsid w:val="00EE455B"/>
    <w:rsid w:val="00EE5F55"/>
    <w:rsid w:val="00EE6B7E"/>
    <w:rsid w:val="00EE6FFE"/>
    <w:rsid w:val="00EE7C1C"/>
    <w:rsid w:val="00EF0BC4"/>
    <w:rsid w:val="00EF0C40"/>
    <w:rsid w:val="00EF0DEC"/>
    <w:rsid w:val="00EF12B4"/>
    <w:rsid w:val="00EF16B2"/>
    <w:rsid w:val="00EF21EF"/>
    <w:rsid w:val="00EF30D6"/>
    <w:rsid w:val="00EF3762"/>
    <w:rsid w:val="00EF3A8C"/>
    <w:rsid w:val="00EF483A"/>
    <w:rsid w:val="00EF5A5E"/>
    <w:rsid w:val="00EF68CB"/>
    <w:rsid w:val="00F00CDC"/>
    <w:rsid w:val="00F01090"/>
    <w:rsid w:val="00F01639"/>
    <w:rsid w:val="00F01B41"/>
    <w:rsid w:val="00F03638"/>
    <w:rsid w:val="00F03BCA"/>
    <w:rsid w:val="00F04E91"/>
    <w:rsid w:val="00F054CB"/>
    <w:rsid w:val="00F056CD"/>
    <w:rsid w:val="00F0641C"/>
    <w:rsid w:val="00F07326"/>
    <w:rsid w:val="00F07D09"/>
    <w:rsid w:val="00F07D5B"/>
    <w:rsid w:val="00F07EFE"/>
    <w:rsid w:val="00F1050B"/>
    <w:rsid w:val="00F118A0"/>
    <w:rsid w:val="00F12F85"/>
    <w:rsid w:val="00F13BAF"/>
    <w:rsid w:val="00F147B2"/>
    <w:rsid w:val="00F14AA0"/>
    <w:rsid w:val="00F15120"/>
    <w:rsid w:val="00F17760"/>
    <w:rsid w:val="00F17BC9"/>
    <w:rsid w:val="00F2109F"/>
    <w:rsid w:val="00F21C0D"/>
    <w:rsid w:val="00F26092"/>
    <w:rsid w:val="00F275C0"/>
    <w:rsid w:val="00F30D29"/>
    <w:rsid w:val="00F30D74"/>
    <w:rsid w:val="00F31B02"/>
    <w:rsid w:val="00F33271"/>
    <w:rsid w:val="00F33FB4"/>
    <w:rsid w:val="00F346BC"/>
    <w:rsid w:val="00F3493A"/>
    <w:rsid w:val="00F350D3"/>
    <w:rsid w:val="00F36CA5"/>
    <w:rsid w:val="00F40DF4"/>
    <w:rsid w:val="00F416F9"/>
    <w:rsid w:val="00F43484"/>
    <w:rsid w:val="00F43908"/>
    <w:rsid w:val="00F44E3D"/>
    <w:rsid w:val="00F45468"/>
    <w:rsid w:val="00F46347"/>
    <w:rsid w:val="00F47B5D"/>
    <w:rsid w:val="00F52CE2"/>
    <w:rsid w:val="00F536DD"/>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DF5"/>
    <w:rsid w:val="00F754F0"/>
    <w:rsid w:val="00F76044"/>
    <w:rsid w:val="00F7656F"/>
    <w:rsid w:val="00F76728"/>
    <w:rsid w:val="00F77D80"/>
    <w:rsid w:val="00F80435"/>
    <w:rsid w:val="00F80A73"/>
    <w:rsid w:val="00F81DAD"/>
    <w:rsid w:val="00F82FB0"/>
    <w:rsid w:val="00F83395"/>
    <w:rsid w:val="00F84954"/>
    <w:rsid w:val="00F84EF9"/>
    <w:rsid w:val="00F8696F"/>
    <w:rsid w:val="00F874F1"/>
    <w:rsid w:val="00F87BFE"/>
    <w:rsid w:val="00F90541"/>
    <w:rsid w:val="00F90BB9"/>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0D"/>
    <w:rsid w:val="00FB6151"/>
    <w:rsid w:val="00FB78EA"/>
    <w:rsid w:val="00FB7E3F"/>
    <w:rsid w:val="00FC1054"/>
    <w:rsid w:val="00FC12B5"/>
    <w:rsid w:val="00FC1658"/>
    <w:rsid w:val="00FC16DF"/>
    <w:rsid w:val="00FC385E"/>
    <w:rsid w:val="00FC58FF"/>
    <w:rsid w:val="00FC6F4E"/>
    <w:rsid w:val="00FC7AAB"/>
    <w:rsid w:val="00FC7E71"/>
    <w:rsid w:val="00FC7EF3"/>
    <w:rsid w:val="00FD1650"/>
    <w:rsid w:val="00FD1D75"/>
    <w:rsid w:val="00FD1EA9"/>
    <w:rsid w:val="00FD2234"/>
    <w:rsid w:val="00FD2F61"/>
    <w:rsid w:val="00FD616E"/>
    <w:rsid w:val="00FE079B"/>
    <w:rsid w:val="00FE1193"/>
    <w:rsid w:val="00FE15DD"/>
    <w:rsid w:val="00FE30FF"/>
    <w:rsid w:val="00FE46A6"/>
    <w:rsid w:val="00FE4975"/>
    <w:rsid w:val="00FE5FE6"/>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A00BF7"/>
    <w:pPr>
      <w:spacing w:after="0" w:line="240" w:lineRule="auto"/>
      <w:pPrChange w:id="0" w:author="Parks, Robbie M" w:date="2018-11-30T08:04:00Z">
        <w:pPr/>
      </w:pPrChange>
    </w:pPr>
    <w:rPr>
      <w:rFonts w:ascii="Tahoma" w:hAnsi="Tahoma" w:cs="Tahoma"/>
      <w:sz w:val="20"/>
      <w:szCs w:val="16"/>
      <w:rPrChange w:id="0" w:author="Parks, Robbie M" w:date="2018-11-30T08:04:00Z">
        <w:rPr>
          <w:rFonts w:ascii="Tahoma" w:eastAsia="Calibri" w:hAnsi="Tahoma" w:cs="Tahoma"/>
          <w:sz w:val="16"/>
          <w:szCs w:val="16"/>
          <w:lang w:val="en-GB" w:eastAsia="en-US" w:bidi="ar-SA"/>
        </w:rPr>
      </w:rPrChange>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endnotes" Target="endnotes.xml"/><Relationship Id="rId20" Type="http://schemas.microsoft.com/office/2016/09/relationships/commentsIds" Target="commentsIds.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www.iihs.org/iihs/topics/t/teenagers/fatalityfacts/teenagers/2016"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microsoft.com/office/2011/relationships/people" Target="peop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3.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DD529F6-AAE6-BD48-BDA7-3B99E8B5B46D}">
  <ds:schemaRefs>
    <ds:schemaRef ds:uri="http://schemas.openxmlformats.org/officeDocument/2006/bibliography"/>
  </ds:schemaRefs>
</ds:datastoreItem>
</file>

<file path=customXml/itemProps2.xml><?xml version="1.0" encoding="utf-8"?>
<ds:datastoreItem xmlns:ds="http://schemas.openxmlformats.org/officeDocument/2006/customXml" ds:itemID="{04D794A5-4186-E744-AD41-A26AC858A16E}">
  <ds:schemaRefs>
    <ds:schemaRef ds:uri="http://schemas.openxmlformats.org/officeDocument/2006/bibliography"/>
  </ds:schemaRefs>
</ds:datastoreItem>
</file>

<file path=customXml/itemProps3.xml><?xml version="1.0" encoding="utf-8"?>
<ds:datastoreItem xmlns:ds="http://schemas.openxmlformats.org/officeDocument/2006/customXml" ds:itemID="{8296B776-D2FB-DF4C-8AB0-5275951C4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60189</Words>
  <Characters>343082</Characters>
  <Application>Microsoft Macintosh Word</Application>
  <DocSecurity>0</DocSecurity>
  <Lines>2859</Lines>
  <Paragraphs>804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cp:revision>
  <dcterms:created xsi:type="dcterms:W3CDTF">2018-11-30T08:03:00Z</dcterms:created>
  <dcterms:modified xsi:type="dcterms:W3CDTF">2018-11-30T08:05:00Z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