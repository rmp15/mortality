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269BA93B" w:rsidR="00A14690" w:rsidRDefault="00561DD4" w:rsidP="00DE1A81">
      <w:pPr>
        <w:spacing w:line="480" w:lineRule="auto"/>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w:t>
      </w:r>
      <w:proofErr w:type="gramStart"/>
      <w:r w:rsidR="00D03B30">
        <w:rPr>
          <w:color w:val="000000" w:themeColor="text1"/>
        </w:rPr>
        <w:t>as a result of</w:t>
      </w:r>
      <w:proofErr w:type="gramEnd"/>
      <w:r w:rsidR="00D03B30">
        <w:rPr>
          <w:color w:val="000000" w:themeColor="text1"/>
        </w:rPr>
        <w:t xml:space="preserve"> global climate change.</w:t>
      </w:r>
    </w:p>
    <w:p w14:paraId="04FB869F" w14:textId="7DDAAFD1" w:rsidR="00F8041D" w:rsidRDefault="00F8041D" w:rsidP="00DE1A81">
      <w:pPr>
        <w:spacing w:line="480" w:lineRule="auto"/>
        <w:rPr>
          <w:color w:val="000000" w:themeColor="text1"/>
        </w:rPr>
      </w:pPr>
    </w:p>
    <w:p w14:paraId="07657E41" w14:textId="63556FD6" w:rsidR="00EC109B" w:rsidRDefault="00262BFD" w:rsidP="00DE1A81">
      <w:pPr>
        <w:spacing w:line="480" w:lineRule="auto"/>
        <w:rPr>
          <w:color w:val="000000" w:themeColor="text1"/>
        </w:rPr>
      </w:pPr>
      <w:r w:rsidRPr="00262BFD">
        <w:rPr>
          <w:color w:val="000000" w:themeColor="text1"/>
        </w:rPr>
        <w:t xml:space="preserve">We used data on deaths by sex, age, underlying cause of death and </w:t>
      </w:r>
      <w:r>
        <w:rPr>
          <w:color w:val="000000" w:themeColor="text1"/>
        </w:rPr>
        <w:t>state</w:t>
      </w:r>
      <w:r w:rsidRPr="00262BFD">
        <w:rPr>
          <w:color w:val="000000" w:themeColor="text1"/>
        </w:rPr>
        <w:t xml:space="preserve"> of residence from vital registration through the National Centre for Health Statistics (NCHS)</w:t>
      </w:r>
      <w:r w:rsidR="005D6530">
        <w:rPr>
          <w:color w:val="000000" w:themeColor="text1"/>
        </w:rPr>
        <w:t xml:space="preserve">. </w:t>
      </w:r>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ins w:id="0" w:author="Parks, Robbie M" w:date="2019-01-02T12:46:00Z">
        <w:r w:rsidR="001B6F2C" w:rsidRPr="009D33F9">
          <w:rPr>
            <w:color w:val="000000" w:themeColor="text1"/>
          </w:rPr>
          <w:t>1</w:t>
        </w:r>
      </w:ins>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470A136F" w:rsidR="00F34EC4" w:rsidRDefault="00F53433" w:rsidP="00886AE3">
      <w:pPr>
        <w:spacing w:line="480" w:lineRule="auto"/>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ins w:id="1" w:author="Parks, Robbie M" w:date="2019-01-02T22:30:00Z">
        <w:r w:rsidR="00CB4D3C" w:rsidRPr="0011669A">
          <w:rPr>
            <w:color w:val="000000" w:themeColor="text1"/>
            <w:rPrChange w:id="2" w:author="Parks, Robbie M" w:date="2019-01-02T23:24:00Z">
              <w:rPr>
                <w:color w:val="000000" w:themeColor="text1"/>
                <w:highlight w:val="yellow"/>
              </w:rPr>
            </w:rPrChange>
          </w:rPr>
          <w:t>1</w:t>
        </w:r>
      </w:ins>
      <w:del w:id="3" w:author="Parks, Robbie M" w:date="2019-01-02T22:30:00Z">
        <w:r w:rsidRPr="00B653AD" w:rsidDel="00CB4D3C">
          <w:rPr>
            <w:color w:val="000000" w:themeColor="text1"/>
            <w:highlight w:val="yellow"/>
            <w:rPrChange w:id="4" w:author="Parks, Robbie M" w:date="2019-01-02T12:51:00Z">
              <w:rPr>
                <w:color w:val="000000" w:themeColor="text1"/>
              </w:rPr>
            </w:rPrChange>
          </w:rPr>
          <w:delText>2</w:delText>
        </w:r>
      </w:del>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del w:id="5" w:author="Parks, Robbie M" w:date="2019-01-02T12:52:00Z">
        <w:r w:rsidR="004D784E" w:rsidRPr="00091E0C" w:rsidDel="00B653AD">
          <w:delText xml:space="preserve">d </w:delText>
        </w:r>
      </w:del>
      <w:r w:rsidR="004D784E" w:rsidRPr="00091E0C">
        <w:t>by sex</w:t>
      </w:r>
      <w:r w:rsidRPr="00F53433">
        <w:t xml:space="preserve"> </w:t>
      </w:r>
      <w:r w:rsidRPr="00091E0C">
        <w:t xml:space="preserve">and age group </w:t>
      </w:r>
      <w:r w:rsidR="004D784E" w:rsidRPr="00091E0C">
        <w:t xml:space="preserve">(Figure </w:t>
      </w:r>
      <w:ins w:id="6" w:author="Parks, Robbie M" w:date="2019-01-02T22:31:00Z">
        <w:r w:rsidR="00CB4D3C">
          <w:t>1</w:t>
        </w:r>
      </w:ins>
      <w:del w:id="7" w:author="Parks, Robbie M" w:date="2019-01-02T22:31:00Z">
        <w:r w:rsidR="00110E50" w:rsidDel="00CB4D3C">
          <w:delText>2</w:delText>
        </w:r>
      </w:del>
      <w:r w:rsidR="004D784E" w:rsidRPr="00091E0C">
        <w:t>).</w:t>
      </w:r>
      <w:r>
        <w:t xml:space="preserve"> </w:t>
      </w:r>
      <w:del w:id="8" w:author="Parks, Robbie M" w:date="2019-01-02T12:53:00Z">
        <w:r w:rsidDel="00A77DA0">
          <w:delText>T</w:delText>
        </w:r>
      </w:del>
      <w:ins w:id="9" w:author="Parks, Robbie M" w:date="2019-01-02T12:53:00Z">
        <w:r w:rsidR="00096862">
          <w:t>T</w:t>
        </w:r>
      </w:ins>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886AE3">
      <w:pPr>
        <w:spacing w:line="480" w:lineRule="auto"/>
      </w:pPr>
    </w:p>
    <w:p w14:paraId="2B1F2ED1" w14:textId="14D6455E" w:rsidR="0078091F" w:rsidRDefault="00F653F3" w:rsidP="00886AE3">
      <w:pPr>
        <w:spacing w:line="480" w:lineRule="auto"/>
      </w:pPr>
      <w:r w:rsidRPr="003017A9">
        <w:t>There was a decline in three out of five</w:t>
      </w:r>
      <w:r w:rsidR="00B326E6">
        <w:t xml:space="preserve"> major</w:t>
      </w:r>
      <w:r w:rsidRPr="003017A9">
        <w:t xml:space="preserve"> types of injury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ins w:id="10" w:author="Parks, Robbie M" w:date="2019-01-02T13:05:00Z">
        <w:r w:rsidR="00D90893">
          <w:t>ly</w:t>
        </w:r>
      </w:ins>
      <w:r w:rsidR="00B326E6">
        <w:t xml:space="preserve"> </w:t>
      </w:r>
      <w:r w:rsidR="00B326E6" w:rsidRPr="003017A9">
        <w:t>decreas</w:t>
      </w:r>
      <w:r w:rsidR="00B326E6">
        <w:t>ed</w:t>
      </w:r>
      <w:r w:rsidR="00B326E6" w:rsidRPr="003017A9">
        <w:t xml:space="preserve"> </w:t>
      </w:r>
      <w:r w:rsidR="00B326E6">
        <w:t xml:space="preserve">followed by an increase to surpass its </w:t>
      </w:r>
      <w:r w:rsidRPr="003017A9">
        <w:t>1980 levels</w:t>
      </w:r>
      <w:r w:rsidR="0051614E" w:rsidRPr="009D14AA">
        <w:t xml:space="preserve"> (Figure </w:t>
      </w:r>
      <w:ins w:id="11" w:author="Parks, Robbie M" w:date="2019-01-02T22:31:00Z">
        <w:r w:rsidR="00480629" w:rsidRPr="00E566A6">
          <w:t>2</w:t>
        </w:r>
      </w:ins>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886AE3">
      <w:pPr>
        <w:spacing w:line="480" w:lineRule="auto"/>
      </w:pPr>
    </w:p>
    <w:p w14:paraId="53FD17A7" w14:textId="6E766DD7" w:rsidR="00D03B30" w:rsidRDefault="00D03B30" w:rsidP="00D03B30">
      <w:pPr>
        <w:spacing w:line="480" w:lineRule="auto"/>
        <w:rPr>
          <w:color w:val="000000" w:themeColor="text1"/>
        </w:rPr>
      </w:pPr>
      <w:r>
        <w:rPr>
          <w:color w:val="000000" w:themeColor="text1"/>
        </w:rPr>
        <w:t>Furthermore, 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mpared to long-term experiences, and hence change seasonal weather patterns, which can disrupt long-term adaptation. To overcome this gap requires data on</w:t>
      </w:r>
      <w:r w:rsidRPr="002B11C6">
        <w:rPr>
          <w:color w:val="000000" w:themeColor="text1"/>
        </w:rPr>
        <w:t xml:space="preserve"> temperature and health in </w:t>
      </w:r>
      <w:proofErr w:type="gramStart"/>
      <w:r w:rsidRPr="002B11C6">
        <w:rPr>
          <w:color w:val="000000" w:themeColor="text1"/>
        </w:rPr>
        <w:t>a large number of</w:t>
      </w:r>
      <w:proofErr w:type="gramEnd"/>
      <w:r w:rsidRPr="002B11C6">
        <w:rPr>
          <w:color w:val="000000" w:themeColor="text1"/>
        </w:rPr>
        <w:t xml:space="preserve"> places over a long period of time, and methodology that uses these data to</w:t>
      </w:r>
      <w:r>
        <w:rPr>
          <w:color w:val="000000" w:themeColor="text1"/>
        </w:rPr>
        <w:t xml:space="preserve"> </w:t>
      </w:r>
      <w:r w:rsidRPr="002B11C6">
        <w:rPr>
          <w:color w:val="000000" w:themeColor="text1"/>
        </w:rPr>
        <w:t>understand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 xml:space="preserve">impact population health. </w:t>
      </w:r>
    </w:p>
    <w:p w14:paraId="2F813284" w14:textId="77777777" w:rsidR="00D03B30" w:rsidRDefault="00D03B30" w:rsidP="00D03B30">
      <w:pPr>
        <w:spacing w:line="480" w:lineRule="auto"/>
        <w:rPr>
          <w:color w:val="000000" w:themeColor="text1"/>
        </w:rPr>
      </w:pPr>
    </w:p>
    <w:p w14:paraId="52915CCE" w14:textId="431F7664" w:rsidR="00D03B30" w:rsidRPr="00083BC4" w:rsidRDefault="00BF3738" w:rsidP="00D03B30">
      <w:pPr>
        <w:spacing w:line="480" w:lineRule="auto"/>
        <w:rPr>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  We first defined a measure to characterise anomalous temperature for each state and month compared to</w:t>
      </w:r>
      <w:r w:rsidR="00D03B30">
        <w:t xml:space="preserve"> </w:t>
      </w:r>
      <w:r w:rsidR="00D03B30" w:rsidRPr="00636C9B">
        <w:t>long-term temperature</w:t>
      </w:r>
      <w:r w:rsidR="00D03B30">
        <w:t xml:space="preserve"> of the state in that month (Figure </w:t>
      </w:r>
      <w:ins w:id="12" w:author="Parks, Robbie M" w:date="2019-01-02T22:36:00Z">
        <w:r w:rsidR="00E566A6">
          <w:t>3</w:t>
        </w:r>
      </w:ins>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We used the </w:t>
      </w:r>
      <w:r w:rsidR="00D03B30">
        <w:rPr>
          <w:color w:val="000000" w:themeColor="text1"/>
        </w:rPr>
        <w:t xml:space="preserve">resultant risk estimates to calculate change in </w:t>
      </w:r>
      <w:r w:rsidR="00D03B30" w:rsidRPr="00636C9B">
        <w:rPr>
          <w:color w:val="000000" w:themeColor="text1"/>
        </w:rPr>
        <w:t>deaths</w:t>
      </w:r>
      <w:r w:rsidR="00D03B30">
        <w:rPr>
          <w:color w:val="000000" w:themeColor="text1"/>
        </w:rPr>
        <w:t>,</w:t>
      </w:r>
      <w:r w:rsidR="00D03B30" w:rsidRPr="00636C9B">
        <w:rPr>
          <w:color w:val="000000" w:themeColor="text1"/>
        </w:rPr>
        <w:t xml:space="preserve"> by </w:t>
      </w:r>
      <w:r w:rsidR="00D03B30">
        <w:rPr>
          <w:color w:val="000000" w:themeColor="text1"/>
        </w:rPr>
        <w:t>type</w:t>
      </w:r>
      <w:r w:rsidR="00D03B30" w:rsidRPr="00636C9B">
        <w:rPr>
          <w:color w:val="000000" w:themeColor="text1"/>
        </w:rPr>
        <w:t xml:space="preserve"> of injury, sex, age group</w:t>
      </w:r>
      <w:r w:rsidR="00D03B30">
        <w:rPr>
          <w:color w:val="000000" w:themeColor="text1"/>
        </w:rPr>
        <w:t>, state</w:t>
      </w:r>
      <w:r w:rsidR="00D03B30" w:rsidRPr="00636C9B">
        <w:rPr>
          <w:color w:val="000000" w:themeColor="text1"/>
        </w:rPr>
        <w:t xml:space="preserve"> and month,</w:t>
      </w:r>
      <w:r w:rsidR="00D03B30">
        <w:rPr>
          <w:color w:val="000000" w:themeColor="text1"/>
        </w:rPr>
        <w:t xml:space="preserve"> in a year in which each month</w:t>
      </w:r>
      <w:del w:id="13" w:author="Parks, Robbie M" w:date="2019-01-02T13:13:00Z">
        <w:r w:rsidR="00D03B30" w:rsidDel="004478EB">
          <w:rPr>
            <w:color w:val="000000" w:themeColor="text1"/>
          </w:rPr>
          <w:delText xml:space="preserve"> </w:delText>
        </w:r>
      </w:del>
      <w:r w:rsidR="00D03B30">
        <w:rPr>
          <w:color w:val="000000" w:themeColor="text1"/>
        </w:rPr>
        <w:t xml:space="preserve"> in each state were +</w:t>
      </w:r>
      <w:r w:rsidR="00D03B30" w:rsidRPr="00636C9B">
        <w:rPr>
          <w:color w:val="000000" w:themeColor="text1"/>
        </w:rPr>
        <w:t>1</w:t>
      </w:r>
      <w:r w:rsidR="00D03B30" w:rsidRPr="00636C9B">
        <w:rPr>
          <w:rFonts w:ascii="Arial" w:eastAsia="Times New Roman" w:hAnsi="Arial" w:cs="Arial"/>
          <w:bCs/>
          <w:color w:val="222222"/>
          <w:shd w:val="clear" w:color="auto" w:fill="FFFFFF"/>
        </w:rPr>
        <w:t>°</w:t>
      </w:r>
      <w:r w:rsidR="00D03B30" w:rsidRPr="00636C9B">
        <w:rPr>
          <w:color w:val="000000" w:themeColor="text1"/>
        </w:rPr>
        <w:t>C</w:t>
      </w:r>
      <w:r w:rsidR="00D03B30">
        <w:rPr>
          <w:color w:val="000000" w:themeColor="text1"/>
        </w:rPr>
        <w:t xml:space="preserve"> above its long-term normal</w:t>
      </w:r>
      <w:r w:rsidR="00D03B30" w:rsidRPr="00636C9B">
        <w:rPr>
          <w:color w:val="000000" w:themeColor="text1"/>
        </w:rPr>
        <w:t>.</w:t>
      </w:r>
    </w:p>
    <w:p w14:paraId="2DA23D8D" w14:textId="77777777" w:rsidR="00D03B30" w:rsidRDefault="00D03B30" w:rsidP="00D03B30">
      <w:pPr>
        <w:spacing w:line="480" w:lineRule="auto"/>
        <w:rPr>
          <w:color w:val="000000" w:themeColor="text1"/>
        </w:rPr>
      </w:pPr>
    </w:p>
    <w:p w14:paraId="2E1A277C" w14:textId="3183D29A" w:rsidR="00C60C27" w:rsidRDefault="00BF3738" w:rsidP="00886AE3">
      <w:pPr>
        <w:spacing w:line="480" w:lineRule="auto"/>
      </w:pPr>
      <w:r>
        <w:t>Using the</w:t>
      </w:r>
      <w:r w:rsidR="00955652" w:rsidRPr="004326BD">
        <w:t xml:space="preserve"> estimated associations </w:t>
      </w:r>
      <w:r>
        <w:t>between injury death rates and temperature anom</w:t>
      </w:r>
      <w:ins w:id="14" w:author="Parks, Robbie M" w:date="2019-01-02T13:13:00Z">
        <w:r w:rsidR="004478EB">
          <w:t>a</w:t>
        </w:r>
      </w:ins>
      <w:del w:id="15" w:author="Parks, Robbie M" w:date="2019-01-02T13:13:00Z">
        <w:r w:rsidDel="004478EB">
          <w:delText>o</w:delText>
        </w:r>
      </w:del>
      <w:r>
        <w:t>l</w:t>
      </w:r>
      <w:del w:id="16" w:author="Parks, Robbie M" w:date="2019-01-02T13:13:00Z">
        <w:r w:rsidDel="004478EB">
          <w:delText>og</w:delText>
        </w:r>
      </w:del>
      <w:r>
        <w:t>y</w:t>
      </w:r>
      <w:r w:rsidR="00955652" w:rsidRPr="004326BD">
        <w:t>, there would be an additional 941 (</w:t>
      </w:r>
      <w:r w:rsidR="004E14B6" w:rsidRPr="00C60C27">
        <w:t xml:space="preserve">95% CrI </w:t>
      </w:r>
      <w:r w:rsidR="00955652" w:rsidRPr="00C60C27">
        <w:t xml:space="preserve">831, 1053) injury deaths </w:t>
      </w:r>
      <w:r>
        <w:t>in a warm year</w:t>
      </w:r>
      <w:r w:rsidR="006D7FD3" w:rsidRPr="00C60C27">
        <w:t>,</w:t>
      </w:r>
      <w:r w:rsidR="00955652" w:rsidRPr="00C60C27">
        <w:t xml:space="preserve"> </w:t>
      </w:r>
      <w:r>
        <w:t xml:space="preserve">equal to </w:t>
      </w:r>
      <w:r w:rsidR="00955652" w:rsidRPr="004326BD">
        <w:t>0.</w:t>
      </w:r>
      <w:del w:id="17" w:author="Parks, Robbie M" w:date="2019-01-02T13:26:00Z">
        <w:r w:rsidR="00955652" w:rsidRPr="004326BD" w:rsidDel="002F29BA">
          <w:delText>65</w:delText>
        </w:r>
      </w:del>
      <w:ins w:id="18" w:author="Parks, Robbie M" w:date="2019-01-02T13:26:00Z">
        <w:r w:rsidR="002F29BA">
          <w:t>47</w:t>
        </w:r>
      </w:ins>
      <w:r w:rsidR="00955652" w:rsidRPr="004326BD">
        <w:t xml:space="preserve">% of </w:t>
      </w:r>
      <w:ins w:id="19" w:author="Parks, Robbie M" w:date="2019-01-02T13:26:00Z">
        <w:r w:rsidR="00256DE5">
          <w:t xml:space="preserve">all </w:t>
        </w:r>
      </w:ins>
      <w:r w:rsidR="00955652" w:rsidRPr="004326BD">
        <w:t>injury deaths in 2016</w:t>
      </w:r>
      <w:r w:rsidR="00107AA8" w:rsidRPr="004326BD">
        <w:t xml:space="preserve"> (</w:t>
      </w:r>
      <w:r w:rsidR="00107AA8" w:rsidRPr="00C60C27">
        <w:t xml:space="preserve">Figure </w:t>
      </w:r>
      <w:del w:id="20" w:author="Parks, Robbie M" w:date="2019-01-02T13:14:00Z">
        <w:r w:rsidR="00600EAA" w:rsidRPr="00C91F71" w:rsidDel="004478EB">
          <w:delText>4</w:delText>
        </w:r>
      </w:del>
      <w:ins w:id="21" w:author="Parks, Robbie M" w:date="2019-01-02T13:14:00Z">
        <w:r w:rsidR="00B44620" w:rsidRPr="00C91F71">
          <w:rPr>
            <w:rPrChange w:id="22" w:author="Parks, Robbie M" w:date="2019-01-02T22:36:00Z">
              <w:rPr>
                <w:highlight w:val="yellow"/>
              </w:rPr>
            </w:rPrChange>
          </w:rPr>
          <w:t>4</w:t>
        </w:r>
      </w:ins>
      <w:r w:rsidR="00107AA8" w:rsidRPr="00C60C27">
        <w:t>)</w:t>
      </w:r>
      <w:r w:rsidR="00955652" w:rsidRPr="00C60C27">
        <w:t>.</w:t>
      </w:r>
      <w:r w:rsidR="001349B6" w:rsidRPr="00C60C27">
        <w:t xml:space="preserve"> </w:t>
      </w:r>
      <w:ins w:id="23" w:author="Parks, Robbie M" w:date="2019-01-02T13:31:00Z">
        <w:r w:rsidR="00D014BD">
          <w:t xml:space="preserve">By gender, </w:t>
        </w:r>
      </w:ins>
      <w:r w:rsidR="001349B6" w:rsidRPr="003017A9">
        <w:t xml:space="preserve">87% of additional deaths </w:t>
      </w:r>
      <w:ins w:id="24" w:author="Parks, Robbie M" w:date="2019-01-02T13:27:00Z">
        <w:r w:rsidR="00430580">
          <w:t xml:space="preserve">would occur </w:t>
        </w:r>
      </w:ins>
      <w:r w:rsidR="001349B6" w:rsidRPr="003017A9">
        <w:t>in males and 13% in females.</w:t>
      </w:r>
      <w:ins w:id="25" w:author="Parks, Robbie M" w:date="2019-01-02T13:37:00Z">
        <w:r w:rsidR="006055C9">
          <w:t xml:space="preserve"> By age,</w:t>
        </w:r>
      </w:ins>
      <w:r w:rsidR="001349B6" w:rsidRPr="003017A9">
        <w:t xml:space="preserve"> </w:t>
      </w:r>
      <w:del w:id="26" w:author="Parks, Robbie M" w:date="2019-01-02T13:32:00Z">
        <w:r w:rsidR="001349B6" w:rsidRPr="003017A9" w:rsidDel="00E24CAF">
          <w:delText xml:space="preserve">In </w:delText>
        </w:r>
        <w:r w:rsidR="004D273B" w:rsidDel="00E24CAF">
          <w:delText>total additional deaths</w:delText>
        </w:r>
        <w:r w:rsidR="001349B6" w:rsidRPr="003017A9" w:rsidDel="00E24CAF">
          <w:delText xml:space="preserve">, </w:delText>
        </w:r>
      </w:del>
      <w:r w:rsidR="00DC1E6C">
        <w:t>80</w:t>
      </w:r>
      <w:del w:id="27" w:author="Parks, Robbie M" w:date="2019-01-02T13:30:00Z">
        <w:r w:rsidR="00DC1E6C" w:rsidDel="0098742C">
          <w:delText>.1</w:delText>
        </w:r>
      </w:del>
      <w:r w:rsidR="001349B6" w:rsidRPr="003017A9">
        <w:t>% of all deaths</w:t>
      </w:r>
      <w:r w:rsidR="00C91B02" w:rsidRPr="003017A9">
        <w:t xml:space="preserve"> would </w:t>
      </w:r>
      <w:del w:id="28" w:author="Parks, Robbie M" w:date="2019-01-02T13:32:00Z">
        <w:r w:rsidR="00C91B02" w:rsidRPr="003017A9" w:rsidDel="00E24CAF">
          <w:delText xml:space="preserve">be </w:delText>
        </w:r>
      </w:del>
      <w:ins w:id="29" w:author="Parks, Robbie M" w:date="2019-01-02T13:32:00Z">
        <w:r w:rsidR="00E24CAF">
          <w:t>occur with</w:t>
        </w:r>
      </w:ins>
      <w:del w:id="30" w:author="Parks, Robbie M" w:date="2019-01-02T13:32:00Z">
        <w:r w:rsidR="001F2DC7" w:rsidDel="005272F3">
          <w:delText xml:space="preserve">for </w:delText>
        </w:r>
      </w:del>
      <w:ins w:id="31" w:author="Parks, Robbie M" w:date="2019-01-02T13:32:00Z">
        <w:r w:rsidR="00E24CAF">
          <w:t xml:space="preserve"> </w:t>
        </w:r>
      </w:ins>
      <w:r w:rsidR="001F2DC7">
        <w:t>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del w:id="32" w:author="Parks, Robbie M" w:date="2019-01-02T13:32:00Z">
        <w:r w:rsidR="00532131" w:rsidRPr="003017A9" w:rsidDel="008215A5">
          <w:delText xml:space="preserve">are </w:delText>
        </w:r>
      </w:del>
      <w:ins w:id="33" w:author="Parks, Robbie M" w:date="2019-01-02T13:32:00Z">
        <w:r w:rsidR="008215A5">
          <w:t>would be</w:t>
        </w:r>
        <w:r w:rsidR="008215A5" w:rsidRPr="003017A9">
          <w:t xml:space="preserve"> </w:t>
        </w:r>
      </w:ins>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2ADBD67F" w:rsidR="00C21FFF" w:rsidRDefault="00BC291C" w:rsidP="00886AE3">
      <w:pPr>
        <w:spacing w:line="480" w:lineRule="auto"/>
      </w:pPr>
      <w:del w:id="34" w:author="Parks, Robbie M" w:date="2019-01-02T13:42:00Z">
        <w:r w:rsidRPr="003017A9" w:rsidDel="00B17F42">
          <w:delText>The only injury</w:delText>
        </w:r>
        <w:r w:rsidR="00C325E0" w:rsidRPr="003017A9" w:rsidDel="00B17F42">
          <w:delText xml:space="preserve"> type</w:delText>
        </w:r>
        <w:r w:rsidRPr="003017A9" w:rsidDel="00B17F42">
          <w:delText xml:space="preserve"> to decrease in number of deaths </w:delText>
        </w:r>
      </w:del>
      <w:del w:id="35" w:author="Parks, Robbie M" w:date="2019-01-02T13:38:00Z">
        <w:r w:rsidR="00532131" w:rsidRPr="003017A9" w:rsidDel="00BD4533">
          <w:delText>was</w:delText>
        </w:r>
        <w:r w:rsidRPr="003017A9" w:rsidDel="00BD4533">
          <w:delText xml:space="preserve"> </w:delText>
        </w:r>
      </w:del>
      <w:ins w:id="36" w:author="Parks, Robbie M" w:date="2019-01-02T13:42:00Z">
        <w:r w:rsidR="00B17F42">
          <w:t>Only</w:t>
        </w:r>
      </w:ins>
      <w:ins w:id="37" w:author="Parks, Robbie M" w:date="2019-01-02T13:38:00Z">
        <w:r w:rsidR="00BD4533" w:rsidRPr="003017A9">
          <w:t xml:space="preserve"> </w:t>
        </w:r>
      </w:ins>
      <w:r w:rsidRPr="003017A9">
        <w:t>deaths</w:t>
      </w:r>
      <w:r w:rsidR="00C325E0" w:rsidRPr="003017A9">
        <w:t xml:space="preserve"> from falls</w:t>
      </w:r>
      <w:ins w:id="38" w:author="Parks, Robbie M" w:date="2019-01-02T13:42:00Z">
        <w:r w:rsidR="00B17F42">
          <w:t xml:space="preserve"> would experience a decrease in deaths</w:t>
        </w:r>
      </w:ins>
      <w:r w:rsidRPr="003017A9">
        <w:t xml:space="preserve">, largely </w:t>
      </w:r>
      <w:proofErr w:type="gramStart"/>
      <w:r w:rsidR="00C91B02" w:rsidRPr="003017A9">
        <w:t>as a result of</w:t>
      </w:r>
      <w:proofErr w:type="gramEnd"/>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ins w:id="39" w:author="Parks, Robbie M" w:date="2019-01-02T13:43:00Z">
        <w:r w:rsidR="00DE30F7">
          <w:t xml:space="preserve">deaths of </w:t>
        </w:r>
      </w:ins>
      <w:r w:rsidR="006205BD" w:rsidRPr="003017A9">
        <w:t>oldest</w:t>
      </w:r>
      <w:r w:rsidR="00EF44AE" w:rsidRPr="003017A9">
        <w:t xml:space="preserve"> males and females </w:t>
      </w:r>
      <w:ins w:id="40" w:author="Parks, Robbie M" w:date="2019-01-02T13:43:00Z">
        <w:r w:rsidR="00DE30F7">
          <w:t xml:space="preserve">from all injuries </w:t>
        </w:r>
      </w:ins>
      <w:r w:rsidR="00EF44AE" w:rsidRPr="003017A9">
        <w:t>due to decrease in falls deaths</w:t>
      </w:r>
      <w:r w:rsidR="00156710" w:rsidRPr="003017A9">
        <w:t>.</w:t>
      </w:r>
      <w:r w:rsidR="00E440F0">
        <w:t xml:space="preserve"> Within the year, summers would see the largest rise in drowning compared with other </w:t>
      </w:r>
      <w:r w:rsidR="00E440F0">
        <w:lastRenderedPageBreak/>
        <w:t>times of the year, 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5AEE00A8" w:rsidR="00A83200" w:rsidDel="00852290" w:rsidRDefault="00C21FFF">
      <w:pPr>
        <w:spacing w:line="480" w:lineRule="auto"/>
        <w:rPr>
          <w:del w:id="41" w:author="Parks, Robbie M" w:date="2019-01-02T13:50:00Z"/>
        </w:rPr>
        <w:pPrChange w:id="42" w:author="Parks, Robbie M" w:date="2019-01-02T13:50:00Z">
          <w:pPr/>
        </w:pPrChange>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w:t>
      </w:r>
      <w:ins w:id="43" w:author="Parks, Robbie M" w:date="2019-01-02T13:45:00Z">
        <w:r w:rsidR="00AC1365">
          <w:t xml:space="preserve">would be in </w:t>
        </w:r>
      </w:ins>
      <w:r w:rsidR="00A83200" w:rsidRPr="00D06095">
        <w:t>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t>
      </w:r>
      <w:del w:id="44" w:author="Parks, Robbie M" w:date="2019-01-02T13:45:00Z">
        <w:r w:rsidR="003B3A5E" w:rsidRPr="003017A9" w:rsidDel="00030067">
          <w:delText xml:space="preserve">was </w:delText>
        </w:r>
      </w:del>
      <w:ins w:id="45" w:author="Parks, Robbie M" w:date="2019-01-02T13:45:00Z">
        <w:r w:rsidR="00030067">
          <w:t>would be</w:t>
        </w:r>
        <w:r w:rsidR="00030067" w:rsidRPr="003017A9">
          <w:t xml:space="preserve"> </w:t>
        </w:r>
      </w:ins>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45458504" w14:textId="77777777" w:rsidR="00852290" w:rsidRPr="00886AE3" w:rsidRDefault="00852290" w:rsidP="00886AE3">
      <w:pPr>
        <w:spacing w:line="480" w:lineRule="auto"/>
        <w:rPr>
          <w:ins w:id="46" w:author="Parks, Robbie M" w:date="2019-01-02T13:50:00Z"/>
          <w:rFonts w:eastAsia="Times New Roman"/>
          <w:color w:val="000000"/>
        </w:rPr>
      </w:pPr>
    </w:p>
    <w:p w14:paraId="32241E08" w14:textId="2278B9A6" w:rsidR="005B36C6" w:rsidRDefault="005B36C6">
      <w:pPr>
        <w:spacing w:line="480" w:lineRule="auto"/>
        <w:rPr>
          <w:b/>
        </w:rPr>
        <w:pPrChange w:id="47" w:author="Parks, Robbie M" w:date="2019-01-02T13:50:00Z">
          <w:pPr/>
        </w:pPrChange>
      </w:pP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71F824B6" w14:textId="7595AE41" w:rsidR="00483467" w:rsidRPr="00886AE3" w:rsidRDefault="00904AE6" w:rsidP="00886AE3">
      <w:pPr>
        <w:pStyle w:val="ListParagraph"/>
        <w:numPr>
          <w:ilvl w:val="0"/>
          <w:numId w:val="11"/>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48"/>
      </w:r>
      <w:r w:rsidR="00DF4833">
        <w:rPr>
          <w:rStyle w:val="CommentReference"/>
          <w:rFonts w:asciiTheme="minorHAnsi" w:eastAsiaTheme="minorHAnsi" w:hAnsiTheme="minorHAnsi" w:cstheme="minorBidi"/>
        </w:rPr>
        <w:commentReference w:id="49"/>
      </w:r>
      <w:r w:rsidR="00451818">
        <w:rPr>
          <w:rFonts w:ascii="Times New Roman" w:hAnsi="Times New Roman"/>
          <w:sz w:val="24"/>
          <w:szCs w:val="24"/>
        </w:rPr>
        <w:t xml:space="preserve">A study of US counties showed that an increase of </w:t>
      </w:r>
      <w:r w:rsidR="00451818" w:rsidRPr="00EA3450">
        <w:rPr>
          <w:rFonts w:ascii="Times New Roman" w:eastAsia="Times New Roman" w:hAnsi="Times New Roman"/>
          <w:bCs/>
          <w:color w:val="222222"/>
          <w:sz w:val="24"/>
          <w:szCs w:val="24"/>
          <w:shd w:val="clear" w:color="auto" w:fill="FFFFFF"/>
          <w:lang w:eastAsia="en-GB"/>
        </w:rPr>
        <w:t>1</w:t>
      </w:r>
      <w:r w:rsidR="00451818" w:rsidRPr="00EA3450">
        <w:rPr>
          <w:rFonts w:ascii="Times New Roman" w:hAnsi="Times New Roman"/>
          <w:bCs/>
          <w:color w:val="000000" w:themeColor="text1"/>
          <w:sz w:val="24"/>
          <w:szCs w:val="24"/>
        </w:rPr>
        <w:t>°C</w:t>
      </w:r>
      <w:r w:rsidR="00451818">
        <w:rPr>
          <w:rFonts w:ascii="Times New Roman" w:hAnsi="Times New Roman"/>
          <w:bCs/>
          <w:color w:val="000000" w:themeColor="text1"/>
          <w:sz w:val="24"/>
          <w:szCs w:val="24"/>
        </w:rPr>
        <w:t xml:space="preserve"> in temperature leads to an </w:t>
      </w:r>
      <w:ins w:id="50" w:author="Parks, Robbie M" w:date="2018-12-31T10:04:00Z">
        <w:r w:rsidR="004B4DC2">
          <w:rPr>
            <w:rFonts w:ascii="Times New Roman" w:hAnsi="Times New Roman"/>
            <w:bCs/>
            <w:color w:val="000000" w:themeColor="text1"/>
            <w:sz w:val="24"/>
            <w:szCs w:val="24"/>
          </w:rPr>
          <w:t xml:space="preserve">all-age </w:t>
        </w:r>
      </w:ins>
      <w:r w:rsidR="00451818">
        <w:rPr>
          <w:rFonts w:ascii="Times New Roman" w:hAnsi="Times New Roman"/>
          <w:bCs/>
          <w:color w:val="000000" w:themeColor="text1"/>
          <w:sz w:val="24"/>
          <w:szCs w:val="24"/>
        </w:rPr>
        <w:t>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sidR="00451818">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25D32252" w14:textId="796A5585" w:rsidR="00BA6275" w:rsidRPr="00886AE3" w:rsidRDefault="00BA6275" w:rsidP="00886AE3">
      <w:pPr>
        <w:pStyle w:val="ListParagraph"/>
        <w:numPr>
          <w:ilvl w:val="0"/>
          <w:numId w:val="11"/>
        </w:numPr>
        <w:spacing w:after="0" w:line="240" w:lineRule="auto"/>
        <w:rPr>
          <w:rFonts w:ascii="Times New Roman" w:hAnsi="Times New Roman"/>
          <w:sz w:val="24"/>
          <w:szCs w:val="24"/>
        </w:rPr>
      </w:pPr>
      <w:commentRangeStart w:id="51"/>
      <w:r>
        <w:rPr>
          <w:rFonts w:ascii="Times New Roman" w:hAnsi="Times New Roman"/>
          <w:bCs/>
          <w:color w:val="000000" w:themeColor="text1"/>
          <w:sz w:val="24"/>
          <w:szCs w:val="24"/>
        </w:rPr>
        <w:t>Analysis of hospitals in Boston, Massachusetts, USA, shows increase of hospital admissions for falls of 18% with moderate snow fall,</w:t>
      </w:r>
      <w:r w:rsidR="00DC7F53">
        <w:rPr>
          <w:rFonts w:ascii="Times New Roman" w:hAnsi="Times New Roman"/>
          <w:bCs/>
          <w:color w:val="000000" w:themeColor="text1"/>
          <w:sz w:val="24"/>
          <w:szCs w:val="24"/>
        </w:rPr>
        <w:fldChar w:fldCharType="begin" w:fldLock="1"/>
      </w:r>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commentRangeEnd w:id="51"/>
      <w:r w:rsidR="00904AE6">
        <w:rPr>
          <w:rStyle w:val="CommentReference"/>
          <w:rFonts w:asciiTheme="minorHAnsi" w:eastAsiaTheme="minorHAnsi" w:hAnsiTheme="minorHAnsi" w:cstheme="minorBidi"/>
        </w:rPr>
        <w:commentReference w:id="51"/>
      </w:r>
    </w:p>
    <w:p w14:paraId="7CA76644" w14:textId="4229A6FF" w:rsidR="003017A9" w:rsidRDefault="00A85099" w:rsidP="00886AE3">
      <w:pPr>
        <w:pStyle w:val="ListParagraph"/>
        <w:numPr>
          <w:ilvl w:val="0"/>
          <w:numId w:val="11"/>
        </w:numPr>
        <w:rPr>
          <w:rFonts w:ascii="Times New Roman" w:eastAsia="Times New Roman" w:hAnsi="Times New Roman"/>
          <w:sz w:val="24"/>
          <w:szCs w:val="24"/>
          <w:lang w:eastAsia="en-GB"/>
        </w:rPr>
      </w:pPr>
      <w:commentRangeStart w:id="52"/>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r w:rsidR="008B1C62">
        <w:rPr>
          <w:rFonts w:ascii="Times New Roman" w:eastAsia="Times New Roman" w:hAnsi="Times New Roman"/>
          <w:sz w:val="24"/>
          <w:szCs w:val="24"/>
        </w:rPr>
        <w:fldChar w:fldCharType="end"/>
      </w:r>
      <w:commentRangeEnd w:id="52"/>
      <w:r w:rsidR="00904AE6">
        <w:rPr>
          <w:rStyle w:val="CommentReference"/>
          <w:rFonts w:asciiTheme="minorHAnsi" w:eastAsiaTheme="minorHAnsi" w:hAnsiTheme="minorHAnsi" w:cstheme="minorBidi"/>
        </w:rPr>
        <w:commentReference w:id="52"/>
      </w:r>
    </w:p>
    <w:p w14:paraId="3CCC87D4" w14:textId="10946194" w:rsidR="00A65255" w:rsidRPr="00886AE3" w:rsidRDefault="00A439F5" w:rsidP="00886AE3">
      <w:pPr>
        <w:pStyle w:val="ListParagraph"/>
        <w:numPr>
          <w:ilvl w:val="0"/>
          <w:numId w:val="11"/>
        </w:numPr>
        <w:rPr>
          <w:rFonts w:ascii="Times New Roman" w:eastAsia="Times New Roman" w:hAnsi="Times New Roman"/>
          <w:sz w:val="24"/>
          <w:szCs w:val="24"/>
          <w:lang w:eastAsia="en-GB"/>
        </w:rPr>
      </w:pPr>
      <w:ins w:id="53" w:author="Parks, Robbie M" w:date="2019-01-02T13:54:00Z">
        <w:r>
          <w:rPr>
            <w:rFonts w:ascii="Times New Roman" w:eastAsia="Times New Roman" w:hAnsi="Times New Roman"/>
            <w:sz w:val="24"/>
            <w:szCs w:val="24"/>
          </w:rPr>
          <w:t>A s</w:t>
        </w:r>
      </w:ins>
      <w:commentRangeStart w:id="54"/>
      <w:del w:id="55" w:author="Parks, Robbie M" w:date="2019-01-02T13:54:00Z">
        <w:r w:rsidR="000667D9" w:rsidDel="00A439F5">
          <w:rPr>
            <w:rFonts w:ascii="Times New Roman" w:eastAsia="Times New Roman" w:hAnsi="Times New Roman"/>
            <w:sz w:val="24"/>
            <w:szCs w:val="24"/>
          </w:rPr>
          <w:delText>S</w:delText>
        </w:r>
      </w:del>
      <w:r w:rsidR="000667D9">
        <w:rPr>
          <w:rFonts w:ascii="Times New Roman" w:eastAsia="Times New Roman" w:hAnsi="Times New Roman"/>
          <w:sz w:val="24"/>
          <w:szCs w:val="24"/>
        </w:rPr>
        <w:t xml:space="preserve">tudy of all injuries from </w:t>
      </w:r>
      <w:r w:rsidR="002D660F">
        <w:rPr>
          <w:rFonts w:ascii="Times New Roman" w:eastAsia="Times New Roman" w:hAnsi="Times New Roman"/>
          <w:sz w:val="24"/>
          <w:szCs w:val="24"/>
        </w:rPr>
        <w:t>Estonia</w:t>
      </w:r>
      <w:ins w:id="56" w:author="Parks, Robbie M" w:date="2019-01-02T13:58:00Z">
        <w:r w:rsidR="00730983">
          <w:rPr>
            <w:rFonts w:ascii="Times New Roman" w:eastAsia="Times New Roman" w:hAnsi="Times New Roman"/>
            <w:sz w:val="24"/>
            <w:szCs w:val="24"/>
          </w:rPr>
          <w:t xml:space="preserve"> found a</w:t>
        </w:r>
      </w:ins>
      <w:del w:id="57" w:author="Parks, Robbie M" w:date="2019-01-02T13:58:00Z">
        <w:r w:rsidR="002D660F" w:rsidDel="00730983">
          <w:rPr>
            <w:rFonts w:ascii="Times New Roman" w:eastAsia="Times New Roman" w:hAnsi="Times New Roman"/>
            <w:sz w:val="24"/>
            <w:szCs w:val="24"/>
          </w:rPr>
          <w:delText xml:space="preserve"> shows</w:delText>
        </w:r>
      </w:del>
      <w:ins w:id="58" w:author="Parks, Robbie M" w:date="2019-01-02T13:57:00Z">
        <w:r w:rsidR="00BA5092">
          <w:rPr>
            <w:rFonts w:ascii="Times New Roman" w:eastAsia="Times New Roman" w:hAnsi="Times New Roman"/>
            <w:sz w:val="24"/>
            <w:szCs w:val="24"/>
          </w:rPr>
          <w:t xml:space="preserve"> 1.24%</w:t>
        </w:r>
      </w:ins>
      <w:r w:rsidR="002D660F">
        <w:rPr>
          <w:rFonts w:ascii="Times New Roman" w:eastAsia="Times New Roman" w:hAnsi="Times New Roman"/>
          <w:sz w:val="24"/>
          <w:szCs w:val="24"/>
        </w:rPr>
        <w:t xml:space="preserve"> increase of</w:t>
      </w:r>
      <w:r w:rsidR="001A747F">
        <w:rPr>
          <w:rFonts w:ascii="Times New Roman" w:eastAsia="Times New Roman" w:hAnsi="Times New Roman"/>
          <w:sz w:val="24"/>
          <w:szCs w:val="24"/>
        </w:rPr>
        <w:t xml:space="preserve"> incidence</w:t>
      </w:r>
      <w:del w:id="59" w:author="Parks, Robbie M" w:date="2019-01-02T13:57:00Z">
        <w:r w:rsidR="001A747F" w:rsidDel="00BA5092">
          <w:rPr>
            <w:rFonts w:ascii="Times New Roman" w:eastAsia="Times New Roman" w:hAnsi="Times New Roman"/>
            <w:sz w:val="24"/>
            <w:szCs w:val="24"/>
          </w:rPr>
          <w:delText xml:space="preserve"> of</w:delText>
        </w:r>
        <w:r w:rsidR="002D660F" w:rsidDel="00BA5092">
          <w:rPr>
            <w:rFonts w:ascii="Times New Roman" w:eastAsia="Times New Roman" w:hAnsi="Times New Roman"/>
            <w:sz w:val="24"/>
            <w:szCs w:val="24"/>
          </w:rPr>
          <w:delText xml:space="preserve"> 1.24%</w:delText>
        </w:r>
      </w:del>
      <w:r w:rsidR="002D660F">
        <w:rPr>
          <w:rFonts w:ascii="Times New Roman" w:eastAsia="Times New Roman" w:hAnsi="Times New Roman"/>
          <w:sz w:val="24"/>
          <w:szCs w:val="24"/>
        </w:rPr>
        <w:t xml:space="preserve">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commentRangeEnd w:id="54"/>
      <w:r w:rsidR="00904AE6">
        <w:rPr>
          <w:rStyle w:val="CommentReference"/>
          <w:rFonts w:asciiTheme="minorHAnsi" w:eastAsiaTheme="minorHAnsi" w:hAnsiTheme="minorHAnsi" w:cstheme="minorBidi"/>
        </w:rPr>
        <w:commentReference w:id="54"/>
      </w:r>
    </w:p>
    <w:p w14:paraId="5B25F33E" w14:textId="77777777" w:rsidR="00621835" w:rsidRPr="00636C9B" w:rsidRDefault="00621835" w:rsidP="0044781A">
      <w:pPr>
        <w:rPr>
          <w:b/>
        </w:rPr>
      </w:pPr>
    </w:p>
    <w:p w14:paraId="565E57DE" w14:textId="379D0968"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03328460"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xml:space="preserve">, it </w:t>
      </w:r>
      <w:r w:rsidR="009E4B56">
        <w:rPr>
          <w:rFonts w:ascii="Times New Roman" w:hAnsi="Times New Roman"/>
          <w:sz w:val="24"/>
          <w:szCs w:val="24"/>
        </w:rPr>
        <w:lastRenderedPageBreak/>
        <w:t>could serve to explain the positive association of transport deaths with temperature anomaly.</w:t>
      </w:r>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458508AF" w14:textId="4DC5491C"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56D66DFE" w:rsidR="00870682" w:rsidRPr="005B5C55" w:rsidRDefault="00870682" w:rsidP="00886AE3">
      <w:pPr>
        <w:pStyle w:val="ListParagraph"/>
        <w:numPr>
          <w:ilvl w:val="0"/>
          <w:numId w:val="7"/>
        </w:numPr>
        <w:spacing w:line="240" w:lineRule="auto"/>
        <w:rPr>
          <w:rFonts w:ascii="Times New Roman" w:hAnsi="Times New Roman"/>
          <w:sz w:val="24"/>
          <w:szCs w:val="24"/>
        </w:rPr>
      </w:pPr>
      <w:commentRangeStart w:id="60"/>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13,28–32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6,15,33,34</w:t>
      </w:r>
      <w:r w:rsidRPr="00843ACB">
        <w:rPr>
          <w:rFonts w:ascii="Times New Roman" w:hAnsi="Times New Roman"/>
          <w:color w:val="000000" w:themeColor="text1"/>
          <w:sz w:val="24"/>
          <w:szCs w:val="24"/>
        </w:rPr>
        <w:fldChar w:fldCharType="end"/>
      </w:r>
      <w:commentRangeEnd w:id="60"/>
      <w:r w:rsidR="00904AE6">
        <w:rPr>
          <w:rStyle w:val="CommentReference"/>
          <w:rFonts w:asciiTheme="minorHAnsi" w:eastAsiaTheme="minorHAnsi" w:hAnsiTheme="minorHAnsi" w:cstheme="minorBidi"/>
        </w:rPr>
        <w:commentReference w:id="60"/>
      </w:r>
    </w:p>
    <w:p w14:paraId="6E6FF6C5" w14:textId="0760E47F" w:rsidR="00DE484C" w:rsidRDefault="00CF7A7B" w:rsidP="0044781A">
      <w:pPr>
        <w:pStyle w:val="ListParagraph"/>
        <w:numPr>
          <w:ilvl w:val="0"/>
          <w:numId w:val="7"/>
        </w:numPr>
        <w:spacing w:after="0" w:line="240" w:lineRule="auto"/>
        <w:rPr>
          <w:rFonts w:ascii="Times New Roman" w:hAnsi="Times New Roman"/>
          <w:sz w:val="24"/>
          <w:szCs w:val="24"/>
        </w:rPr>
      </w:pPr>
      <w:commentRangeStart w:id="61"/>
      <w:commentRangeStart w:id="62"/>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xml:space="preserve">, </w:t>
      </w:r>
      <w:del w:id="63" w:author="Parks, Robbie M" w:date="2019-01-02T14:03:00Z">
        <w:r w:rsidDel="00A510E8">
          <w:rPr>
            <w:rFonts w:ascii="Times New Roman" w:hAnsi="Times New Roman"/>
            <w:sz w:val="24"/>
            <w:szCs w:val="24"/>
          </w:rPr>
          <w:delText>which increase</w:delText>
        </w:r>
        <w:r w:rsidR="00CC27A3" w:rsidDel="00A510E8">
          <w:rPr>
            <w:rFonts w:ascii="Times New Roman" w:hAnsi="Times New Roman"/>
            <w:sz w:val="24"/>
            <w:szCs w:val="24"/>
          </w:rPr>
          <w:delText>s</w:delText>
        </w:r>
        <w:r w:rsidDel="00A510E8">
          <w:rPr>
            <w:rFonts w:ascii="Times New Roman" w:hAnsi="Times New Roman"/>
            <w:sz w:val="24"/>
            <w:szCs w:val="24"/>
          </w:rPr>
          <w:delText xml:space="preserve"> the </w:delText>
        </w:r>
        <w:r w:rsidR="00CC27A3" w:rsidDel="00A510E8">
          <w:rPr>
            <w:rFonts w:ascii="Times New Roman" w:hAnsi="Times New Roman"/>
            <w:sz w:val="24"/>
            <w:szCs w:val="24"/>
          </w:rPr>
          <w:delText>expected</w:delText>
        </w:r>
      </w:del>
      <w:ins w:id="64" w:author="Parks, Robbie M" w:date="2019-01-02T14:03:00Z">
        <w:r w:rsidR="00A510E8">
          <w:rPr>
            <w:rFonts w:ascii="Times New Roman" w:hAnsi="Times New Roman"/>
            <w:sz w:val="24"/>
            <w:szCs w:val="24"/>
          </w:rPr>
          <w:t>potentially leading to increased</w:t>
        </w:r>
      </w:ins>
      <w:r w:rsidR="00CC27A3">
        <w:rPr>
          <w:rFonts w:ascii="Times New Roman" w:hAnsi="Times New Roman"/>
          <w:sz w:val="24"/>
          <w:szCs w:val="24"/>
        </w:rPr>
        <w:t xml:space="preserve">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w:t>
      </w:r>
      <w:del w:id="65" w:author="Parks, Robbie M" w:date="2019-01-02T14:03:00Z">
        <w:r w:rsidDel="00A510E8">
          <w:rPr>
            <w:rFonts w:ascii="Times New Roman" w:hAnsi="Times New Roman"/>
            <w:sz w:val="24"/>
            <w:szCs w:val="24"/>
          </w:rPr>
          <w:delText>conflict</w:delText>
        </w:r>
        <w:r w:rsidR="00CC27A3" w:rsidDel="00A510E8">
          <w:rPr>
            <w:rFonts w:ascii="Times New Roman" w:hAnsi="Times New Roman"/>
            <w:sz w:val="24"/>
            <w:szCs w:val="24"/>
          </w:rPr>
          <w:delText>s</w:delText>
        </w:r>
      </w:del>
      <w:ins w:id="66" w:author="Parks, Robbie M" w:date="2019-01-02T14:03:00Z">
        <w:r w:rsidR="00A510E8">
          <w:rPr>
            <w:rFonts w:ascii="Times New Roman" w:hAnsi="Times New Roman"/>
            <w:sz w:val="24"/>
            <w:szCs w:val="24"/>
          </w:rPr>
          <w:t>confrontations, potentially a precursor to assault deaths</w:t>
        </w:r>
      </w:ins>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commentRangeEnd w:id="61"/>
      <w:r w:rsidR="00904AE6">
        <w:rPr>
          <w:rStyle w:val="CommentReference"/>
          <w:rFonts w:asciiTheme="minorHAnsi" w:eastAsiaTheme="minorHAnsi" w:hAnsiTheme="minorHAnsi" w:cstheme="minorBidi"/>
        </w:rPr>
        <w:commentReference w:id="61"/>
      </w:r>
      <w:commentRangeEnd w:id="62"/>
      <w:r w:rsidR="000527CF">
        <w:rPr>
          <w:rStyle w:val="CommentReference"/>
          <w:rFonts w:asciiTheme="minorHAnsi" w:eastAsiaTheme="minorHAnsi" w:hAnsiTheme="minorHAnsi" w:cstheme="minorBidi"/>
        </w:rPr>
        <w:commentReference w:id="62"/>
      </w:r>
    </w:p>
    <w:p w14:paraId="0759FBCE" w14:textId="0C8A84F8" w:rsidR="00C86276" w:rsidRPr="00636C9B" w:rsidRDefault="00A27E88" w:rsidP="00886AE3">
      <w:pPr>
        <w:pStyle w:val="ListParagraph"/>
        <w:rPr>
          <w:i/>
        </w:rPr>
      </w:pPr>
      <w:commentRangeStart w:id="67"/>
      <w:r>
        <w:rPr>
          <w:rFonts w:ascii="Times New Roman" w:hAnsi="Times New Roman"/>
          <w:sz w:val="24"/>
          <w:szCs w:val="24"/>
        </w:rPr>
        <w:t xml:space="preserve">The general anger levels of humans is </w:t>
      </w:r>
      <w:ins w:id="68" w:author="Parks, Robbie M" w:date="2019-01-02T14:07:00Z">
        <w:r w:rsidR="004B3B69">
          <w:rPr>
            <w:rFonts w:ascii="Times New Roman" w:hAnsi="Times New Roman"/>
            <w:sz w:val="24"/>
            <w:szCs w:val="24"/>
          </w:rPr>
          <w:t xml:space="preserve">also </w:t>
        </w:r>
      </w:ins>
      <w:r>
        <w:rPr>
          <w:rFonts w:ascii="Times New Roman" w:hAnsi="Times New Roman"/>
          <w:sz w:val="24"/>
          <w:szCs w:val="24"/>
        </w:rPr>
        <w:t>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del w:id="69" w:author="Parks, Robbie M" w:date="2019-01-02T14:02:00Z">
        <w:r w:rsidR="00B72B18" w:rsidRPr="004633E5" w:rsidDel="00215199">
          <w:rPr>
            <w:rFonts w:ascii="Times New Roman" w:hAnsi="Times New Roman"/>
            <w:sz w:val="24"/>
            <w:szCs w:val="24"/>
          </w:rPr>
          <w:delText>.</w:delText>
        </w:r>
      </w:del>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commentRangeEnd w:id="67"/>
      <w:r w:rsidR="00904AE6">
        <w:rPr>
          <w:rStyle w:val="CommentReference"/>
          <w:rFonts w:asciiTheme="minorHAnsi" w:eastAsiaTheme="minorHAnsi" w:hAnsiTheme="minorHAnsi" w:cstheme="minorBidi"/>
        </w:rPr>
        <w:commentReference w:id="67"/>
      </w:r>
    </w:p>
    <w:p w14:paraId="67720C84" w14:textId="77777777" w:rsidR="00290E98" w:rsidRPr="00636C9B" w:rsidRDefault="00290E98" w:rsidP="0044781A">
      <w:pPr>
        <w:spacing w:line="480" w:lineRule="auto"/>
      </w:pPr>
    </w:p>
    <w:p w14:paraId="47189CEC" w14:textId="130227F2" w:rsidR="001E0C8D" w:rsidRPr="00636C9B" w:rsidRDefault="00FA3851" w:rsidP="0044781A">
      <w:pPr>
        <w:spacing w:line="480" w:lineRule="auto"/>
        <w:rPr>
          <w:b/>
          <w:color w:val="000000" w:themeColor="text1"/>
        </w:rPr>
      </w:pPr>
      <w:r w:rsidRPr="00636C9B">
        <w:rPr>
          <w:b/>
          <w:color w:val="000000" w:themeColor="text1"/>
        </w:rPr>
        <w:t>Methods</w:t>
      </w:r>
    </w:p>
    <w:p w14:paraId="15E3966A" w14:textId="77777777" w:rsidR="00FA3851" w:rsidRDefault="00FA3851" w:rsidP="0044781A">
      <w:pPr>
        <w:spacing w:line="480" w:lineRule="auto"/>
        <w:outlineLvl w:val="0"/>
        <w:rPr>
          <w:ins w:id="70" w:author="Parks, Robbie M" w:date="2019-01-02T13:51:00Z"/>
          <w:i/>
          <w:color w:val="000000" w:themeColor="text1"/>
        </w:rPr>
      </w:pPr>
      <w:r>
        <w:rPr>
          <w:i/>
          <w:color w:val="000000" w:themeColor="text1"/>
        </w:rPr>
        <w:t>Data sources</w:t>
      </w:r>
    </w:p>
    <w:p w14:paraId="5F537320" w14:textId="77777777" w:rsidR="001E0C8D" w:rsidRPr="00636C9B" w:rsidRDefault="001E0C8D" w:rsidP="0044781A">
      <w:pPr>
        <w:spacing w:line="480" w:lineRule="auto"/>
        <w:outlineLvl w:val="0"/>
        <w:rPr>
          <w:i/>
          <w:color w:val="000000" w:themeColor="text1"/>
        </w:rPr>
      </w:pP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w:t>
        </w:r>
        <w:r w:rsidR="00C2431E" w:rsidRPr="000421EF">
          <w:rPr>
            <w:rStyle w:val="Hyperlink"/>
          </w:rPr>
          <w:lastRenderedPageBreak/>
          <w:t>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30C847B5"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w:t>
      </w:r>
      <w:proofErr w:type="gramStart"/>
      <w:r w:rsidR="005C5A8B">
        <w:rPr>
          <w:color w:val="000000" w:themeColor="text1"/>
        </w:rPr>
        <w:t xml:space="preserve">according </w:t>
      </w:r>
      <w:r w:rsidRPr="00636C9B">
        <w:rPr>
          <w:color w:val="000000" w:themeColor="text1"/>
        </w:rPr>
        <w:t>to</w:t>
      </w:r>
      <w:proofErr w:type="gramEnd"/>
      <w:r w:rsidRPr="00636C9B">
        <w:rPr>
          <w:color w:val="000000" w:themeColor="text1"/>
        </w:rPr>
        <w:t xml:space="preserve">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w:t>
      </w:r>
      <w:proofErr w:type="gramStart"/>
      <w:r>
        <w:rPr>
          <w:rStyle w:val="apple-style-span"/>
          <w:color w:val="000000" w:themeColor="text1"/>
        </w:rPr>
        <w:t>all</w:t>
      </w:r>
      <w:r w:rsidR="001A274C">
        <w:rPr>
          <w:rStyle w:val="apple-style-span"/>
          <w:color w:val="000000" w:themeColor="text1"/>
        </w:rPr>
        <w:t xml:space="preserve"> of these</w:t>
      </w:r>
      <w:proofErr w:type="gramEnd"/>
      <w:r w:rsidR="001A274C">
        <w:rPr>
          <w:rStyle w:val="apple-style-span"/>
          <w:color w:val="000000" w:themeColor="text1"/>
        </w:rPr>
        <w:t xml:space="preserv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79A8E5DA" w14:textId="77777777" w:rsidR="00BA1F28" w:rsidRDefault="00FA31D5" w:rsidP="0044781A">
      <w:pPr>
        <w:spacing w:line="480" w:lineRule="auto"/>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77777777" w:rsidR="00BA1F28" w:rsidRDefault="00BA1F28" w:rsidP="0044781A">
      <w:pPr>
        <w:spacing w:line="480" w:lineRule="auto"/>
        <w:rPr>
          <w:color w:val="000000" w:themeColor="text1"/>
        </w:rPr>
      </w:pPr>
    </w:p>
    <w:p w14:paraId="20500304" w14:textId="47F333E6" w:rsidR="00FA3851" w:rsidRPr="002C6C20" w:rsidRDefault="00BA1F28" w:rsidP="0044781A">
      <w:pPr>
        <w:spacing w:line="480" w:lineRule="auto"/>
        <w:rPr>
          <w:color w:val="000000" w:themeColor="text1"/>
        </w:rPr>
      </w:pPr>
      <w:r>
        <w:t xml:space="preserve">To calculate the extent 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del w:id="71" w:author="Parks, Robbie M" w:date="2019-01-02T21:33:00Z">
        <w:r w:rsidDel="00EF0593">
          <w:delText>becaus</w:delText>
        </w:r>
      </w:del>
      <w:ins w:id="72" w:author="Parks, Robbie M" w:date="2019-01-02T21:33:00Z">
        <w:r w:rsidR="00EF0593">
          <w:t>because it is</w:t>
        </w:r>
      </w:ins>
      <w:del w:id="73" w:author="Parks, Robbie M" w:date="2019-01-02T21:33:00Z">
        <w:r w:rsidDel="00EF0593">
          <w:delText>e ….</w:delText>
        </w:r>
      </w:del>
      <w:r w:rsidR="00FA3851">
        <w:t xml:space="preserve"> equivalent to </w:t>
      </w:r>
      <w:r w:rsidR="002407A3">
        <w:t>the</w:t>
      </w:r>
      <w:ins w:id="74" w:author="Parks, Robbie M" w:date="2019-01-02T21:33:00Z">
        <w:r w:rsidR="00EF0593">
          <w:t xml:space="preserve"> </w:t>
        </w:r>
      </w:ins>
      <w:del w:id="75" w:author="Parks, Robbie M" w:date="2019-01-02T21:33:00Z">
        <w:r w:rsidR="002407A3" w:rsidDel="009A536F">
          <w:delText xml:space="preserve"> </w:delText>
        </w:r>
      </w:del>
      <w:r w:rsidR="002407A3">
        <w:t>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w:t>
      </w:r>
      <w:r w:rsidRPr="00636C9B">
        <w:rPr>
          <w:color w:val="000000" w:themeColor="text1"/>
        </w:rPr>
        <w:lastRenderedPageBreak/>
        <w:t>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ins w:id="76" w:author="Parks, Robbie M" w:date="2019-01-02T13:50:00Z"/>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5AE10A10" w14:textId="77777777" w:rsidR="00261EEF" w:rsidRDefault="00261EEF" w:rsidP="0044781A">
      <w:pPr>
        <w:spacing w:line="480" w:lineRule="auto"/>
        <w:outlineLvl w:val="0"/>
        <w:rPr>
          <w:ins w:id="77" w:author="Parks, Robbie M" w:date="2019-01-02T13:50:00Z"/>
          <w:color w:val="000000" w:themeColor="text1"/>
        </w:rPr>
      </w:pPr>
    </w:p>
    <w:p w14:paraId="43953311" w14:textId="0E1B87DB" w:rsidR="00261EEF" w:rsidRDefault="00261EEF" w:rsidP="0044781A">
      <w:pPr>
        <w:spacing w:line="480" w:lineRule="auto"/>
        <w:outlineLvl w:val="0"/>
        <w:rPr>
          <w:ins w:id="78" w:author="Parks, Robbie M" w:date="2019-01-02T13:51:00Z"/>
          <w:i/>
          <w:color w:val="000000" w:themeColor="text1"/>
        </w:rPr>
      </w:pPr>
      <w:ins w:id="79" w:author="Parks, Robbie M" w:date="2019-01-02T13:50:00Z">
        <w:r>
          <w:rPr>
            <w:i/>
            <w:color w:val="000000" w:themeColor="text1"/>
          </w:rPr>
          <w:t>Sensitivity analysis</w:t>
        </w:r>
      </w:ins>
      <w:bookmarkStart w:id="80" w:name="_GoBack"/>
      <w:bookmarkEnd w:id="80"/>
    </w:p>
    <w:p w14:paraId="354DAAFA" w14:textId="77777777" w:rsidR="001E0C8D" w:rsidRPr="0097410E" w:rsidRDefault="001E0C8D" w:rsidP="0044781A">
      <w:pPr>
        <w:spacing w:line="480" w:lineRule="auto"/>
        <w:outlineLvl w:val="0"/>
        <w:rPr>
          <w:ins w:id="81" w:author="Parks, Robbie M" w:date="2019-01-02T13:50:00Z"/>
          <w:i/>
          <w:color w:val="000000" w:themeColor="text1"/>
          <w:rPrChange w:id="82" w:author="Parks, Robbie M" w:date="2019-01-02T13:50:00Z">
            <w:rPr>
              <w:ins w:id="83" w:author="Parks, Robbie M" w:date="2019-01-02T13:50:00Z"/>
              <w:color w:val="000000" w:themeColor="text1"/>
            </w:rPr>
          </w:rPrChange>
        </w:rPr>
      </w:pPr>
    </w:p>
    <w:p w14:paraId="5C621549" w14:textId="1BE87F1C" w:rsidR="00261EEF" w:rsidRPr="0097410E" w:rsidRDefault="00261EEF">
      <w:pPr>
        <w:spacing w:line="480" w:lineRule="auto"/>
        <w:rPr>
          <w:rPrChange w:id="84" w:author="Parks, Robbie M" w:date="2019-01-02T13:50:00Z">
            <w:rPr>
              <w:color w:val="000000" w:themeColor="text1"/>
            </w:rPr>
          </w:rPrChange>
        </w:rPr>
        <w:pPrChange w:id="85" w:author="Parks, Robbie M" w:date="2019-01-02T13:50:00Z">
          <w:pPr>
            <w:spacing w:line="480" w:lineRule="auto"/>
            <w:outlineLvl w:val="0"/>
          </w:pPr>
        </w:pPrChange>
      </w:pPr>
      <w:ins w:id="86" w:author="Parks, Robbie M" w:date="2019-01-02T13:50: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lastRenderedPageBreak/>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w:t>
        </w:r>
        <w:proofErr w:type="gramStart"/>
        <w:r w:rsidRPr="00052DDD">
          <w:t>similar to</w:t>
        </w:r>
        <w:proofErr w:type="gramEnd"/>
        <w:r w:rsidRPr="00052DDD">
          <w:t xml:space="preserve"> the single variable model, due to the collinearity of other measures with mean monthly temperature.</w:t>
        </w:r>
        <w:r>
          <w:t xml:space="preserve"> </w:t>
        </w:r>
      </w:ins>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pPr>
        <w:spacing w:line="480" w:lineRule="auto"/>
        <w:rPr>
          <w:i/>
        </w:rPr>
        <w:pPrChange w:id="87" w:author="Parks, Robbie M" w:date="2019-01-02T13:51:00Z">
          <w:pPr/>
        </w:pPrChange>
      </w:pPr>
      <w:r>
        <w:rPr>
          <w:i/>
        </w:rPr>
        <w:t>Strengths and limitations</w:t>
      </w:r>
    </w:p>
    <w:p w14:paraId="2C46A821" w14:textId="77777777" w:rsidR="00A47B94" w:rsidRDefault="00A47B94">
      <w:pPr>
        <w:spacing w:line="480" w:lineRule="auto"/>
        <w:rPr>
          <w:i/>
        </w:rPr>
        <w:pPrChange w:id="88" w:author="Parks, Robbie M" w:date="2019-01-02T13:51:00Z">
          <w:pPr/>
        </w:pPrChange>
      </w:pPr>
    </w:p>
    <w:p w14:paraId="42745145" w14:textId="4F8E34D8" w:rsidR="0004728E" w:rsidRDefault="00DE752B" w:rsidP="001E0C8D">
      <w:pPr>
        <w:spacing w:line="480" w:lineRule="auto"/>
      </w:pPr>
      <w:r>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71F1675E" w14:textId="77777777" w:rsidR="00261EEF" w:rsidRDefault="00261EEF" w:rsidP="00BF28C4">
      <w:pPr>
        <w:rPr>
          <w:ins w:id="89" w:author="Parks, Robbie M" w:date="2019-01-02T13:50:00Z"/>
        </w:rPr>
      </w:pP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537CF0">
      <w:pPr>
        <w:spacing w:line="480" w:lineRule="auto"/>
        <w:jc w:val="both"/>
        <w:rPr>
          <w:b/>
        </w:rPr>
      </w:pPr>
      <w:r w:rsidRPr="00636C9B">
        <w:rPr>
          <w:b/>
        </w:rPr>
        <w:lastRenderedPageBreak/>
        <w:t>References</w:t>
      </w:r>
    </w:p>
    <w:commentRangeStart w:id="90"/>
    <w:p w14:paraId="5636747F" w14:textId="0B44A134"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w:t>
      </w:r>
      <w:r w:rsidRPr="008B1C62">
        <w:rPr>
          <w:rFonts w:eastAsia="Times New Roman"/>
          <w:noProof/>
        </w:rPr>
        <w:lastRenderedPageBreak/>
        <w:t xml:space="preserve">association of highway traffic with winter weather conditions. </w:t>
      </w:r>
      <w:r w:rsidRPr="008B1C62">
        <w:rPr>
          <w:rFonts w:eastAsia="Times New Roman"/>
          <w:i/>
          <w:iCs/>
          <w:noProof/>
        </w:rPr>
        <w:t>Procedia - Soc. Behav. 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2F3991B5" w14:textId="4456800D" w:rsidR="006A3229" w:rsidRDefault="00A55581" w:rsidP="006A3229">
      <w:pPr>
        <w:widowControl w:val="0"/>
        <w:autoSpaceDE w:val="0"/>
        <w:autoSpaceDN w:val="0"/>
        <w:adjustRightInd w:val="0"/>
        <w:spacing w:after="200"/>
        <w:ind w:left="640" w:hanging="640"/>
        <w:rPr>
          <w:b/>
        </w:rPr>
      </w:pPr>
      <w:r w:rsidRPr="00636C9B">
        <w:rPr>
          <w:b/>
        </w:rPr>
        <w:fldChar w:fldCharType="end"/>
      </w:r>
      <w:commentRangeEnd w:id="90"/>
      <w:r w:rsidR="009B42B8">
        <w:rPr>
          <w:rStyle w:val="CommentReference"/>
          <w:rFonts w:asciiTheme="minorHAnsi" w:hAnsiTheme="minorHAnsi" w:cstheme="minorBidi"/>
          <w:lang w:eastAsia="en-US"/>
        </w:rPr>
        <w:commentReference w:id="90"/>
      </w:r>
      <w:r w:rsidR="006A3229">
        <w:rPr>
          <w:b/>
        </w:rPr>
        <w:br w:type="page"/>
      </w:r>
    </w:p>
    <w:p w14:paraId="36419E9D" w14:textId="45C0FBEC" w:rsidR="006A3229" w:rsidRDefault="006A3229" w:rsidP="006A3229">
      <w:pPr>
        <w:spacing w:line="480" w:lineRule="auto"/>
        <w:rPr>
          <w:ins w:id="91" w:author="Parks, Robbie M" w:date="2019-01-02T23:12:00Z"/>
          <w:color w:val="000000" w:themeColor="text1"/>
        </w:rPr>
      </w:pPr>
      <w:ins w:id="92" w:author="Parks, Robbie M" w:date="2019-01-02T23:12: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 xml:space="preserve">sport, falls and drownings), </w:t>
        </w:r>
        <w:r>
          <w:rPr>
            <w:color w:val="000000" w:themeColor="text1"/>
          </w:rPr>
          <w:t>intentional (assault and intentional self-harm) injury</w:t>
        </w:r>
      </w:ins>
      <w:ins w:id="93" w:author="Parks, Robbie M" w:date="2019-01-02T23:55:00Z">
        <w:r w:rsidR="00356600">
          <w:rPr>
            <w:color w:val="000000" w:themeColor="text1"/>
          </w:rPr>
          <w:t xml:space="preserve"> and other unintentional injury</w:t>
        </w:r>
      </w:ins>
      <w:ins w:id="94" w:author="Parks, Robbie M" w:date="2019-01-02T23:12:00Z">
        <w:r>
          <w:rPr>
            <w:color w:val="000000" w:themeColor="text1"/>
          </w:rPr>
          <w:t>,</w:t>
        </w:r>
      </w:ins>
      <w:ins w:id="95" w:author="Parks, Robbie M" w:date="2019-01-02T23:55:00Z">
        <w:r w:rsidR="00356600">
          <w:rPr>
            <w:color w:val="000000" w:themeColor="text1"/>
          </w:rPr>
          <w:t xml:space="preserve"> by</w:t>
        </w:r>
      </w:ins>
      <w:ins w:id="96" w:author="Parks, Robbie M" w:date="2019-01-02T23:12:00Z">
        <w:r>
          <w:rPr>
            <w:color w:val="000000" w:themeColor="text1"/>
          </w:rPr>
          <w:t xml:space="preserve"> </w:t>
        </w:r>
      </w:ins>
      <w:ins w:id="97" w:author="Parks, Robbie M" w:date="2019-01-02T23:24:00Z">
        <w:r w:rsidR="009F0E6E">
          <w:rPr>
            <w:color w:val="000000" w:themeColor="text1"/>
          </w:rPr>
          <w:t xml:space="preserve">sex and </w:t>
        </w:r>
      </w:ins>
      <w:ins w:id="98" w:author="Parks, Robbie M" w:date="2019-01-02T23:12:00Z">
        <w:r w:rsidR="009F0E6E">
          <w:rPr>
            <w:color w:val="000000" w:themeColor="text1"/>
          </w:rPr>
          <w:t>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6AE9F26A" w14:textId="77777777" w:rsidR="00D70938" w:rsidRDefault="00D70938" w:rsidP="006A3229">
      <w:pPr>
        <w:spacing w:line="480" w:lineRule="auto"/>
        <w:rPr>
          <w:ins w:id="99" w:author="Parks, Robbie M" w:date="2019-01-02T23:12:00Z"/>
          <w:color w:val="000000" w:themeColor="text1"/>
        </w:rPr>
      </w:pPr>
    </w:p>
    <w:p w14:paraId="3B15A043" w14:textId="1F83B8B9" w:rsidR="00D70938" w:rsidRDefault="00D70938" w:rsidP="00D70938">
      <w:pPr>
        <w:spacing w:line="480" w:lineRule="auto"/>
        <w:rPr>
          <w:ins w:id="100" w:author="Parks, Robbie M" w:date="2019-01-02T23:12:00Z"/>
          <w:color w:val="000000" w:themeColor="text1"/>
        </w:rPr>
      </w:pPr>
      <w:ins w:id="101" w:author="Parks, Robbie M" w:date="2019-01-02T23:12:00Z">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ins>
      <w:ins w:id="102" w:author="Parks, Robbie M" w:date="2019-01-02T23:25:00Z">
        <w:r w:rsidR="00EB47E2">
          <w:rPr>
            <w:color w:val="000000" w:themeColor="text1"/>
          </w:rPr>
          <w:t xml:space="preserve"> and month</w:t>
        </w:r>
      </w:ins>
      <w:ins w:id="103" w:author="Parks, Robbie M" w:date="2019-01-02T23:12:00Z">
        <w:r>
          <w:rPr>
            <w:color w:val="000000" w:themeColor="text1"/>
          </w:rPr>
          <w:t>.</w:t>
        </w:r>
      </w:ins>
    </w:p>
    <w:p w14:paraId="044D051D" w14:textId="77777777" w:rsidR="00D70938" w:rsidRDefault="00D70938" w:rsidP="006A3229">
      <w:pPr>
        <w:spacing w:line="480" w:lineRule="auto"/>
        <w:rPr>
          <w:ins w:id="104" w:author="Parks, Robbie M" w:date="2019-01-02T23:12:00Z"/>
          <w:color w:val="000000" w:themeColor="text1"/>
        </w:rPr>
      </w:pPr>
    </w:p>
    <w:p w14:paraId="641BBABA" w14:textId="2BF0A7A9" w:rsidR="00D70938" w:rsidRDefault="00D70938" w:rsidP="00D70938">
      <w:pPr>
        <w:spacing w:line="480" w:lineRule="auto"/>
        <w:rPr>
          <w:ins w:id="105" w:author="Parks, Robbie M" w:date="2019-01-02T23:12:00Z"/>
          <w:color w:val="000000" w:themeColor="text1"/>
        </w:rPr>
      </w:pPr>
      <w:ins w:id="106" w:author="Parks, Robbie M" w:date="2019-01-02T23:12:00Z">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can have less inter-annual variation in a </w:t>
        </w:r>
        <w:proofErr w:type="gramStart"/>
        <w:r>
          <w:rPr>
            <w:color w:val="000000" w:themeColor="text1"/>
          </w:rPr>
          <w:t>particular month</w:t>
        </w:r>
        <w:proofErr w:type="gramEnd"/>
        <w:r>
          <w:rPr>
            <w:color w:val="000000" w:themeColor="text1"/>
          </w:rPr>
          <w:t xml:space="preserve"> (here, July) compared with a cooler state like Washington.</w:t>
        </w:r>
      </w:ins>
    </w:p>
    <w:p w14:paraId="1695F259" w14:textId="77777777" w:rsidR="00D70938" w:rsidRDefault="00D70938" w:rsidP="008B1C62">
      <w:pPr>
        <w:widowControl w:val="0"/>
        <w:autoSpaceDE w:val="0"/>
        <w:autoSpaceDN w:val="0"/>
        <w:adjustRightInd w:val="0"/>
        <w:spacing w:after="200"/>
        <w:ind w:left="640" w:hanging="640"/>
        <w:rPr>
          <w:ins w:id="107" w:author="Parks, Robbie M" w:date="2019-01-02T23:12:00Z"/>
          <w:b/>
          <w:color w:val="000000" w:themeColor="text1"/>
        </w:rPr>
      </w:pPr>
    </w:p>
    <w:p w14:paraId="7AB7D853" w14:textId="5686C253" w:rsidR="00D70938" w:rsidRDefault="00D70938" w:rsidP="00D70938">
      <w:pPr>
        <w:spacing w:line="480" w:lineRule="auto"/>
        <w:rPr>
          <w:ins w:id="108" w:author="Parks, Robbie M" w:date="2019-01-02T23:12:00Z"/>
          <w:color w:val="000000" w:themeColor="text1"/>
        </w:rPr>
      </w:pPr>
      <w:ins w:id="109" w:author="Parks, Robbie M" w:date="2019-01-02T23:12:00Z">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ins>
      <w:ins w:id="110" w:author="Parks, Robbie M" w:date="2019-01-02T23:25:00Z">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ins>
      <w:ins w:id="111" w:author="Parks, Robbie M" w:date="2019-01-02T23:12:00Z">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ins>
      <w:ins w:id="112" w:author="Parks, Robbie M" w:date="2019-01-02T23:25:00Z">
        <w:r w:rsidR="007B5299">
          <w:rPr>
            <w:color w:val="000000" w:themeColor="text1"/>
          </w:rPr>
          <w:t>, sex</w:t>
        </w:r>
      </w:ins>
      <w:ins w:id="113" w:author="Parks, Robbie M" w:date="2019-01-02T23:12:00Z">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1C98116F" w14:textId="77777777" w:rsidR="00D70938" w:rsidRDefault="00D70938" w:rsidP="008B1C62">
      <w:pPr>
        <w:widowControl w:val="0"/>
        <w:autoSpaceDE w:val="0"/>
        <w:autoSpaceDN w:val="0"/>
        <w:adjustRightInd w:val="0"/>
        <w:spacing w:after="200"/>
        <w:ind w:left="640" w:hanging="640"/>
        <w:rPr>
          <w:ins w:id="114" w:author="Parks, Robbie M" w:date="2019-01-02T23:12:00Z"/>
          <w:b/>
          <w:color w:val="000000" w:themeColor="text1"/>
        </w:rPr>
      </w:pPr>
    </w:p>
    <w:p w14:paraId="31EEFB45" w14:textId="1114582C" w:rsidR="00D70938" w:rsidRDefault="00D70938" w:rsidP="00D70938">
      <w:pPr>
        <w:spacing w:line="480" w:lineRule="auto"/>
        <w:rPr>
          <w:ins w:id="115" w:author="Parks, Robbie M" w:date="2019-01-02T23:12:00Z"/>
          <w:color w:val="000000" w:themeColor="text1"/>
        </w:rPr>
      </w:pPr>
      <w:ins w:id="116" w:author="Parks, Robbie M" w:date="2019-01-02T23:12:00Z">
        <w:r>
          <w:rPr>
            <w:b/>
            <w:color w:val="000000" w:themeColor="text1"/>
          </w:rPr>
          <w:t xml:space="preserve">Supplementary </w:t>
        </w:r>
        <w:r w:rsidRPr="00636C9B">
          <w:rPr>
            <w:b/>
            <w:color w:val="000000" w:themeColor="text1"/>
          </w:rPr>
          <w:t xml:space="preserve">Figure 1. </w:t>
        </w:r>
        <w:r>
          <w:rPr>
            <w:color w:val="000000" w:themeColor="text1"/>
          </w:rPr>
          <w:t xml:space="preserve">Percent change in death rates </w:t>
        </w:r>
      </w:ins>
      <w:ins w:id="117" w:author="Parks, Robbie M" w:date="2019-01-02T23:26:00Z">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ins>
      <w:ins w:id="118" w:author="Parks, Robbie M" w:date="2019-01-02T23:12:00Z">
        <w:r w:rsidRPr="00636C9B">
          <w:rPr>
            <w:color w:val="000000" w:themeColor="text1"/>
          </w:rPr>
          <w:t xml:space="preserve">by </w:t>
        </w:r>
        <w:r>
          <w:rPr>
            <w:color w:val="000000" w:themeColor="text1"/>
          </w:rPr>
          <w:t>type</w:t>
        </w:r>
        <w:r w:rsidRPr="00636C9B">
          <w:rPr>
            <w:color w:val="000000" w:themeColor="text1"/>
          </w:rPr>
          <w:t xml:space="preserve"> of injury, sex</w:t>
        </w:r>
      </w:ins>
      <w:ins w:id="119" w:author="Parks, Robbie M" w:date="2019-01-02T23:26:00Z">
        <w:r w:rsidR="00FA6227">
          <w:rPr>
            <w:color w:val="000000" w:themeColor="text1"/>
          </w:rPr>
          <w:t xml:space="preserve"> and age group</w:t>
        </w:r>
      </w:ins>
      <w:ins w:id="120" w:author="Parks, Robbie M" w:date="2019-01-02T23:12:00Z">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ins>
    </w:p>
    <w:p w14:paraId="14D0E6E5" w14:textId="3F97EAD9" w:rsidR="009011C5" w:rsidRPr="00636C9B" w:rsidDel="00AC0CA8" w:rsidRDefault="009011C5">
      <w:pPr>
        <w:widowControl w:val="0"/>
        <w:autoSpaceDE w:val="0"/>
        <w:autoSpaceDN w:val="0"/>
        <w:adjustRightInd w:val="0"/>
        <w:spacing w:after="200" w:line="480" w:lineRule="auto"/>
        <w:ind w:left="640" w:hanging="640"/>
        <w:rPr>
          <w:del w:id="121" w:author="Parks, Robbie M" w:date="2019-01-02T23:13:00Z"/>
          <w:b/>
        </w:rPr>
        <w:pPrChange w:id="122" w:author="Parks, Robbie M" w:date="2019-01-02T23:13:00Z">
          <w:pPr>
            <w:widowControl w:val="0"/>
            <w:autoSpaceDE w:val="0"/>
            <w:autoSpaceDN w:val="0"/>
            <w:adjustRightInd w:val="0"/>
            <w:spacing w:after="200"/>
            <w:ind w:left="640" w:hanging="640"/>
          </w:pPr>
        </w:pPrChange>
      </w:pPr>
      <w:del w:id="123" w:author="Parks, Robbie M" w:date="2019-01-02T23:13:00Z">
        <w:r w:rsidRPr="00636C9B" w:rsidDel="00AC0CA8">
          <w:rPr>
            <w:b/>
            <w:color w:val="000000" w:themeColor="text1"/>
          </w:rPr>
          <w:br w:type="page"/>
        </w:r>
      </w:del>
    </w:p>
    <w:p w14:paraId="7A629EAC" w14:textId="5E49C4BA" w:rsidR="0077298E" w:rsidDel="00F60ED8" w:rsidRDefault="0077298E" w:rsidP="00886AE3">
      <w:pPr>
        <w:spacing w:line="480" w:lineRule="auto"/>
        <w:rPr>
          <w:del w:id="124" w:author="Parks, Robbie M" w:date="2019-01-02T23:21:00Z"/>
          <w:color w:val="000000" w:themeColor="text1"/>
        </w:rPr>
      </w:pPr>
      <w:del w:id="125" w:author="Parks, Robbie M" w:date="2019-01-02T23:21:00Z">
        <w:r w:rsidRPr="00636C9B" w:rsidDel="00F60ED8">
          <w:rPr>
            <w:b/>
            <w:color w:val="000000" w:themeColor="text1"/>
          </w:rPr>
          <w:delText xml:space="preserve">Figure </w:delText>
        </w:r>
        <w:r w:rsidDel="00F60ED8">
          <w:rPr>
            <w:b/>
            <w:color w:val="000000" w:themeColor="text1"/>
          </w:rPr>
          <w:delText>1</w:delText>
        </w:r>
        <w:r w:rsidRPr="00636C9B" w:rsidDel="00F60ED8">
          <w:rPr>
            <w:b/>
            <w:color w:val="000000" w:themeColor="text1"/>
          </w:rPr>
          <w:delText xml:space="preserve">. </w:delText>
        </w:r>
        <w:r w:rsidRPr="00171799" w:rsidDel="00F60ED8">
          <w:rPr>
            <w:color w:val="000000" w:themeColor="text1"/>
          </w:rPr>
          <w:delText xml:space="preserve">Graphic </w:delText>
        </w:r>
        <w:r w:rsidDel="00F60ED8">
          <w:rPr>
            <w:color w:val="000000" w:themeColor="text1"/>
          </w:rPr>
          <w:delText xml:space="preserve">representation </w:delText>
        </w:r>
        <w:r w:rsidRPr="00171799" w:rsidDel="00F60ED8">
          <w:rPr>
            <w:color w:val="000000" w:themeColor="text1"/>
          </w:rPr>
          <w:delText>of</w:delText>
        </w:r>
        <w:r w:rsidDel="00F60ED8">
          <w:rPr>
            <w:b/>
            <w:color w:val="000000" w:themeColor="text1"/>
          </w:rPr>
          <w:delText xml:space="preserve"> </w:delText>
        </w:r>
        <w:r w:rsidDel="00F60ED8">
          <w:rPr>
            <w:color w:val="000000" w:themeColor="text1"/>
          </w:rPr>
          <w:delText>temperature anomaly measure used in the analysis. The graph shows how monthly temperatures</w:delText>
        </w:r>
        <w:r w:rsidRPr="00636C9B" w:rsidDel="00F60ED8">
          <w:rPr>
            <w:color w:val="000000" w:themeColor="text1"/>
          </w:rPr>
          <w:delText xml:space="preserve"> </w:delText>
        </w:r>
        <w:r w:rsidDel="00F60ED8">
          <w:rPr>
            <w:color w:val="000000" w:themeColor="text1"/>
          </w:rPr>
          <w:delText>in</w:delText>
        </w:r>
        <w:r w:rsidR="00C74DD3" w:rsidDel="00F60ED8">
          <w:rPr>
            <w:color w:val="000000" w:themeColor="text1"/>
          </w:rPr>
          <w:delText xml:space="preserve"> July</w:delText>
        </w:r>
        <w:r w:rsidDel="00F60ED8">
          <w:rPr>
            <w:color w:val="000000" w:themeColor="text1"/>
          </w:rPr>
          <w:delText xml:space="preserve"> two example states (Florida and Washington) (left panel) for 1980-</w:delText>
        </w:r>
        <w:r w:rsidR="00C74DD3" w:rsidDel="00F60ED8">
          <w:rPr>
            <w:color w:val="000000" w:themeColor="text1"/>
          </w:rPr>
          <w:delText xml:space="preserve">2016 </w:delText>
        </w:r>
        <w:r w:rsidDel="00F60ED8">
          <w:rPr>
            <w:color w:val="000000" w:themeColor="text1"/>
          </w:rPr>
          <w:delText>are used to calculate temperature anomalies. As seen, a warmer state like Florida can have less inter-annual variation in a particular month (here, July) compared with a cooler state like Washington.</w:delText>
        </w:r>
      </w:del>
    </w:p>
    <w:p w14:paraId="2A457BF0" w14:textId="4F0CFA4C" w:rsidR="00FC5339" w:rsidDel="00F60ED8" w:rsidRDefault="00FC5339" w:rsidP="00886AE3">
      <w:pPr>
        <w:spacing w:line="480" w:lineRule="auto"/>
        <w:rPr>
          <w:del w:id="126" w:author="Parks, Robbie M" w:date="2019-01-02T23:21:00Z"/>
          <w:color w:val="000000" w:themeColor="text1"/>
        </w:rPr>
      </w:pPr>
    </w:p>
    <w:p w14:paraId="660A5670" w14:textId="2B09FE17" w:rsidR="0077298E" w:rsidDel="00F60ED8" w:rsidRDefault="001A3C82" w:rsidP="00886AE3">
      <w:pPr>
        <w:spacing w:line="480" w:lineRule="auto"/>
        <w:rPr>
          <w:del w:id="127" w:author="Parks, Robbie M" w:date="2019-01-02T23:21:00Z"/>
          <w:color w:val="000000" w:themeColor="text1"/>
        </w:rPr>
      </w:pPr>
      <w:del w:id="128" w:author="Parks, Robbie M" w:date="2019-01-02T23:21:00Z">
        <w:r w:rsidRPr="00636C9B" w:rsidDel="00F60ED8">
          <w:rPr>
            <w:b/>
            <w:color w:val="000000" w:themeColor="text1"/>
          </w:rPr>
          <w:delText xml:space="preserve">Figure </w:delText>
        </w:r>
        <w:r w:rsidR="00FC5339" w:rsidDel="00F60ED8">
          <w:rPr>
            <w:b/>
            <w:color w:val="000000" w:themeColor="text1"/>
          </w:rPr>
          <w:delText>2</w:delText>
        </w:r>
        <w:r w:rsidRPr="00636C9B" w:rsidDel="00F60ED8">
          <w:rPr>
            <w:b/>
            <w:color w:val="000000" w:themeColor="text1"/>
          </w:rPr>
          <w:delText xml:space="preserve">. </w:delText>
        </w:r>
        <w:r w:rsidDel="00F60ED8">
          <w:rPr>
            <w:color w:val="000000" w:themeColor="text1"/>
          </w:rPr>
          <w:delText>Number</w:delText>
        </w:r>
        <w:r w:rsidRPr="00636C9B" w:rsidDel="00F60ED8">
          <w:rPr>
            <w:color w:val="000000" w:themeColor="text1"/>
          </w:rPr>
          <w:delText xml:space="preserve"> of</w:delText>
        </w:r>
        <w:r w:rsidDel="00F60ED8">
          <w:rPr>
            <w:color w:val="000000" w:themeColor="text1"/>
          </w:rPr>
          <w:delText xml:space="preserve"> injury deaths, by</w:delText>
        </w:r>
        <w:r w:rsidRPr="00636C9B" w:rsidDel="00F60ED8">
          <w:rPr>
            <w:color w:val="000000" w:themeColor="text1"/>
          </w:rPr>
          <w:delText xml:space="preserve"> </w:delText>
        </w:r>
        <w:r w:rsidDel="00F60ED8">
          <w:rPr>
            <w:color w:val="000000" w:themeColor="text1"/>
          </w:rPr>
          <w:delText>type</w:delText>
        </w:r>
        <w:r w:rsidRPr="00636C9B" w:rsidDel="00F60ED8">
          <w:rPr>
            <w:color w:val="000000" w:themeColor="text1"/>
          </w:rPr>
          <w:delText xml:space="preserve"> of unintentional </w:delText>
        </w:r>
        <w:r w:rsidDel="00F60ED8">
          <w:rPr>
            <w:color w:val="000000" w:themeColor="text1"/>
          </w:rPr>
          <w:delText xml:space="preserve">(transport, falls and drownings) and intentional (assault and intentional self-harm) </w:delText>
        </w:r>
        <w:r w:rsidR="00C74DD3" w:rsidDel="00F60ED8">
          <w:rPr>
            <w:color w:val="000000" w:themeColor="text1"/>
          </w:rPr>
          <w:delText>injury</w:delText>
        </w:r>
        <w:r w:rsidDel="00F60ED8">
          <w:rPr>
            <w:color w:val="000000" w:themeColor="text1"/>
          </w:rPr>
          <w:delText xml:space="preserve">, </w:delText>
        </w:r>
        <w:commentRangeStart w:id="129"/>
        <w:r w:rsidRPr="00636C9B" w:rsidDel="00F60ED8">
          <w:rPr>
            <w:color w:val="000000" w:themeColor="text1"/>
          </w:rPr>
          <w:delText>age group and sex</w:delText>
        </w:r>
        <w:commentRangeEnd w:id="129"/>
        <w:r w:rsidR="00C74DD3" w:rsidDel="00F60ED8">
          <w:rPr>
            <w:rStyle w:val="CommentReference"/>
            <w:rFonts w:asciiTheme="minorHAnsi" w:hAnsiTheme="minorHAnsi" w:cstheme="minorBidi"/>
            <w:lang w:eastAsia="en-US"/>
          </w:rPr>
          <w:commentReference w:id="129"/>
        </w:r>
        <w:r w:rsidRPr="00636C9B" w:rsidDel="00F60ED8">
          <w:rPr>
            <w:color w:val="000000" w:themeColor="text1"/>
          </w:rPr>
          <w:delText>,</w:delText>
        </w:r>
        <w:r w:rsidRPr="00112CB4" w:rsidDel="00F60ED8">
          <w:rPr>
            <w:color w:val="000000" w:themeColor="text1"/>
          </w:rPr>
          <w:delText xml:space="preserve"> </w:delText>
        </w:r>
        <w:r w:rsidRPr="00636C9B" w:rsidDel="00F60ED8">
          <w:rPr>
            <w:color w:val="000000" w:themeColor="text1"/>
          </w:rPr>
          <w:delText xml:space="preserve">in the </w:delText>
        </w:r>
        <w:r w:rsidDel="00F60ED8">
          <w:rPr>
            <w:color w:val="000000" w:themeColor="text1"/>
          </w:rPr>
          <w:delText xml:space="preserve">contiguous </w:delText>
        </w:r>
        <w:r w:rsidRPr="00636C9B" w:rsidDel="00F60ED8">
          <w:rPr>
            <w:color w:val="000000" w:themeColor="text1"/>
          </w:rPr>
          <w:delText xml:space="preserve">USA for </w:delText>
        </w:r>
        <w:r w:rsidDel="00F60ED8">
          <w:rPr>
            <w:color w:val="000000" w:themeColor="text1"/>
          </w:rPr>
          <w:delText>1980</w:delText>
        </w:r>
        <w:r w:rsidRPr="00636C9B" w:rsidDel="00F60ED8">
          <w:rPr>
            <w:color w:val="000000" w:themeColor="text1"/>
          </w:rPr>
          <w:delText>-2016.</w:delText>
        </w:r>
      </w:del>
    </w:p>
    <w:p w14:paraId="446084F1" w14:textId="39658A1A" w:rsidR="001A3C82" w:rsidRPr="00886AE3" w:rsidDel="00F60ED8" w:rsidRDefault="001A3C82" w:rsidP="00886AE3">
      <w:pPr>
        <w:spacing w:line="480" w:lineRule="auto"/>
        <w:rPr>
          <w:del w:id="130" w:author="Parks, Robbie M" w:date="2019-01-02T23:21:00Z"/>
          <w:color w:val="000000" w:themeColor="text1"/>
        </w:rPr>
      </w:pPr>
    </w:p>
    <w:p w14:paraId="5959A838" w14:textId="0FBCEC8F" w:rsidR="00773A25" w:rsidDel="00F60ED8" w:rsidRDefault="005B03DF" w:rsidP="00886AE3">
      <w:pPr>
        <w:spacing w:line="480" w:lineRule="auto"/>
        <w:rPr>
          <w:del w:id="131" w:author="Parks, Robbie M" w:date="2019-01-02T23:21:00Z"/>
          <w:color w:val="000000" w:themeColor="text1"/>
        </w:rPr>
      </w:pPr>
      <w:del w:id="132" w:author="Parks, Robbie M" w:date="2019-01-02T23:21:00Z">
        <w:r w:rsidRPr="00636C9B" w:rsidDel="00F60ED8">
          <w:rPr>
            <w:b/>
            <w:color w:val="000000" w:themeColor="text1"/>
          </w:rPr>
          <w:delText xml:space="preserve">Figure </w:delText>
        </w:r>
        <w:r w:rsidR="00FC5339" w:rsidDel="00F60ED8">
          <w:rPr>
            <w:b/>
            <w:color w:val="000000" w:themeColor="text1"/>
          </w:rPr>
          <w:delText>3</w:delText>
        </w:r>
        <w:r w:rsidR="0019142A" w:rsidRPr="00636C9B" w:rsidDel="00F60ED8">
          <w:rPr>
            <w:b/>
            <w:color w:val="000000" w:themeColor="text1"/>
          </w:rPr>
          <w:delText>.</w:delText>
        </w:r>
        <w:r w:rsidR="001B246F" w:rsidRPr="00636C9B" w:rsidDel="00F60ED8">
          <w:rPr>
            <w:b/>
            <w:color w:val="000000" w:themeColor="text1"/>
          </w:rPr>
          <w:delText xml:space="preserve"> </w:delText>
        </w:r>
        <w:r w:rsidR="006C049E" w:rsidRPr="00636C9B" w:rsidDel="00F60ED8">
          <w:rPr>
            <w:color w:val="000000" w:themeColor="text1"/>
          </w:rPr>
          <w:delText xml:space="preserve">National </w:delText>
        </w:r>
        <w:r w:rsidR="008A218F" w:rsidDel="00F60ED8">
          <w:rPr>
            <w:color w:val="000000" w:themeColor="text1"/>
          </w:rPr>
          <w:delText>a</w:delText>
        </w:r>
        <w:r w:rsidR="008A218F" w:rsidRPr="00636C9B" w:rsidDel="00F60ED8">
          <w:rPr>
            <w:color w:val="000000" w:themeColor="text1"/>
          </w:rPr>
          <w:delText>ge</w:delText>
        </w:r>
        <w:r w:rsidR="006C049E" w:rsidRPr="00636C9B" w:rsidDel="00F60ED8">
          <w:rPr>
            <w:color w:val="000000" w:themeColor="text1"/>
          </w:rPr>
          <w:delText>-</w:delText>
        </w:r>
        <w:r w:rsidR="008A218F" w:rsidDel="00F60ED8">
          <w:rPr>
            <w:color w:val="000000" w:themeColor="text1"/>
          </w:rPr>
          <w:delText>s</w:delText>
        </w:r>
        <w:r w:rsidR="008A218F" w:rsidRPr="00636C9B" w:rsidDel="00F60ED8">
          <w:rPr>
            <w:color w:val="000000" w:themeColor="text1"/>
          </w:rPr>
          <w:delText xml:space="preserve">tandardised </w:delText>
        </w:r>
        <w:r w:rsidR="008A218F" w:rsidDel="00F60ED8">
          <w:rPr>
            <w:color w:val="000000" w:themeColor="text1"/>
          </w:rPr>
          <w:delText>d</w:delText>
        </w:r>
        <w:r w:rsidR="008A218F" w:rsidRPr="00636C9B" w:rsidDel="00F60ED8">
          <w:rPr>
            <w:color w:val="000000" w:themeColor="text1"/>
          </w:rPr>
          <w:delText xml:space="preserve">eath </w:delText>
        </w:r>
        <w:r w:rsidR="008A218F" w:rsidDel="00F60ED8">
          <w:rPr>
            <w:color w:val="000000" w:themeColor="text1"/>
          </w:rPr>
          <w:delText>r</w:delText>
        </w:r>
        <w:r w:rsidR="008A218F" w:rsidRPr="00636C9B" w:rsidDel="00F60ED8">
          <w:rPr>
            <w:color w:val="000000" w:themeColor="text1"/>
          </w:rPr>
          <w:delText>ates</w:delText>
        </w:r>
        <w:r w:rsidR="006C049E" w:rsidRPr="00636C9B" w:rsidDel="00F60ED8">
          <w:rPr>
            <w:color w:val="000000" w:themeColor="text1"/>
          </w:rPr>
          <w:delText xml:space="preserve"> </w:delText>
        </w:r>
        <w:r w:rsidR="006C58FE" w:rsidDel="00F60ED8">
          <w:rPr>
            <w:color w:val="000000" w:themeColor="text1"/>
          </w:rPr>
          <w:delText>from 1980 to 2016,</w:delText>
        </w:r>
        <w:r w:rsidR="006C049E" w:rsidRPr="00636C9B" w:rsidDel="00F60ED8">
          <w:rPr>
            <w:color w:val="000000" w:themeColor="text1"/>
          </w:rPr>
          <w:delText xml:space="preserve"> by </w:delText>
        </w:r>
      </w:del>
      <w:del w:id="133" w:author="Parks, Robbie M" w:date="2019-01-02T22:53:00Z">
        <w:r w:rsidR="006C049E" w:rsidRPr="00636C9B" w:rsidDel="00861194">
          <w:rPr>
            <w:color w:val="000000" w:themeColor="text1"/>
          </w:rPr>
          <w:delText xml:space="preserve">month and </w:delText>
        </w:r>
      </w:del>
      <w:del w:id="134" w:author="Parks, Robbie M" w:date="2019-01-02T23:21:00Z">
        <w:r w:rsidR="00987B41" w:rsidDel="00F60ED8">
          <w:rPr>
            <w:color w:val="000000" w:themeColor="text1"/>
          </w:rPr>
          <w:delText xml:space="preserve">type </w:delText>
        </w:r>
        <w:r w:rsidR="006C58FE" w:rsidDel="00F60ED8">
          <w:rPr>
            <w:color w:val="000000" w:themeColor="text1"/>
          </w:rPr>
          <w:delText>of</w:delText>
        </w:r>
        <w:r w:rsidR="006C049E" w:rsidRPr="00636C9B" w:rsidDel="00F60ED8">
          <w:rPr>
            <w:color w:val="000000" w:themeColor="text1"/>
          </w:rPr>
          <w:delText xml:space="preserve"> injury</w:delText>
        </w:r>
        <w:r w:rsidR="005F3F6E" w:rsidDel="00F60ED8">
          <w:rPr>
            <w:color w:val="000000" w:themeColor="text1"/>
          </w:rPr>
          <w:delText>.</w:delText>
        </w:r>
      </w:del>
    </w:p>
    <w:p w14:paraId="50CAF635" w14:textId="5DCBD063" w:rsidR="00773A25" w:rsidDel="00F60ED8" w:rsidRDefault="00773A25" w:rsidP="00886AE3">
      <w:pPr>
        <w:spacing w:line="480" w:lineRule="auto"/>
        <w:rPr>
          <w:del w:id="135" w:author="Parks, Robbie M" w:date="2019-01-02T23:21:00Z"/>
          <w:color w:val="000000" w:themeColor="text1"/>
        </w:rPr>
      </w:pPr>
    </w:p>
    <w:p w14:paraId="32D5DAAD" w14:textId="2328CACD" w:rsidR="00773A25" w:rsidDel="00F60ED8" w:rsidRDefault="00773A25" w:rsidP="00886AE3">
      <w:pPr>
        <w:spacing w:line="480" w:lineRule="auto"/>
        <w:rPr>
          <w:del w:id="136" w:author="Parks, Robbie M" w:date="2019-01-02T23:21:00Z"/>
          <w:color w:val="000000" w:themeColor="text1"/>
        </w:rPr>
      </w:pPr>
      <w:del w:id="137" w:author="Parks, Robbie M" w:date="2019-01-02T23:21:00Z">
        <w:r w:rsidRPr="00636C9B" w:rsidDel="00F60ED8">
          <w:rPr>
            <w:b/>
            <w:color w:val="000000" w:themeColor="text1"/>
          </w:rPr>
          <w:delText xml:space="preserve">Figure </w:delText>
        </w:r>
        <w:r w:rsidR="00FC5339" w:rsidDel="00F60ED8">
          <w:rPr>
            <w:b/>
            <w:color w:val="000000" w:themeColor="text1"/>
          </w:rPr>
          <w:delText>4</w:delText>
        </w:r>
        <w:r w:rsidDel="00F60ED8">
          <w:rPr>
            <w:b/>
            <w:color w:val="000000" w:themeColor="text1"/>
          </w:rPr>
          <w:delText>.</w:delText>
        </w:r>
        <w:r w:rsidRPr="008621C2" w:rsidDel="00F60ED8">
          <w:rPr>
            <w:color w:val="000000" w:themeColor="text1"/>
          </w:rPr>
          <w:delText xml:space="preserve"> </w:delText>
        </w:r>
        <w:r w:rsidDel="00F60ED8">
          <w:rPr>
            <w:color w:val="000000" w:themeColor="text1"/>
          </w:rPr>
          <w:delText xml:space="preserve">Additional annual injury deaths for the 2016 US population </w:delText>
        </w:r>
        <w:r w:rsidR="0049069D" w:rsidDel="00F60ED8">
          <w:rPr>
            <w:color w:val="000000" w:themeColor="text1"/>
          </w:rPr>
          <w:delText xml:space="preserve">in year in which each month was … </w:delText>
        </w:r>
        <w:r w:rsidDel="00F60ED8">
          <w:rPr>
            <w:color w:val="000000" w:themeColor="text1"/>
          </w:rPr>
          <w:delText xml:space="preserve">compared with 1980-2009 average temperatures. The top row shows breakdown </w:delText>
        </w:r>
        <w:r w:rsidRPr="00636C9B" w:rsidDel="00F60ED8">
          <w:rPr>
            <w:color w:val="000000" w:themeColor="text1"/>
          </w:rPr>
          <w:delText xml:space="preserve">by </w:delText>
        </w:r>
      </w:del>
      <w:del w:id="138" w:author="Parks, Robbie M" w:date="2019-01-02T22:54:00Z">
        <w:r w:rsidRPr="00636C9B" w:rsidDel="0002320C">
          <w:rPr>
            <w:color w:val="000000" w:themeColor="text1"/>
          </w:rPr>
          <w:delText xml:space="preserve">sex, </w:delText>
        </w:r>
      </w:del>
      <w:del w:id="139" w:author="Parks, Robbie M" w:date="2019-01-02T23:21:00Z">
        <w:r w:rsidDel="00F60ED8">
          <w:rPr>
            <w:color w:val="000000" w:themeColor="text1"/>
          </w:rPr>
          <w:delText>type</w:delText>
        </w:r>
        <w:r w:rsidRPr="00636C9B" w:rsidDel="00F60ED8">
          <w:rPr>
            <w:color w:val="000000" w:themeColor="text1"/>
          </w:rPr>
          <w:delText xml:space="preserve"> of injury</w:delText>
        </w:r>
      </w:del>
      <w:del w:id="140" w:author="Parks, Robbie M" w:date="2019-01-02T22:54:00Z">
        <w:r w:rsidRPr="00636C9B" w:rsidDel="0002320C">
          <w:rPr>
            <w:color w:val="000000" w:themeColor="text1"/>
          </w:rPr>
          <w:delText xml:space="preserve"> and </w:delText>
        </w:r>
      </w:del>
      <w:del w:id="141" w:author="Parks, Robbie M" w:date="2019-01-02T23:21:00Z">
        <w:r w:rsidRPr="00636C9B" w:rsidDel="00F60ED8">
          <w:rPr>
            <w:color w:val="000000" w:themeColor="text1"/>
          </w:rPr>
          <w:delText>age group</w:delText>
        </w:r>
        <w:r w:rsidDel="00F60ED8">
          <w:rPr>
            <w:color w:val="000000" w:themeColor="text1"/>
          </w:rPr>
          <w:delText>.</w:delText>
        </w:r>
        <w:r w:rsidRPr="00636C9B" w:rsidDel="00F60ED8">
          <w:rPr>
            <w:color w:val="000000" w:themeColor="text1"/>
          </w:rPr>
          <w:delText xml:space="preserve"> </w:delText>
        </w:r>
        <w:r w:rsidDel="00F60ED8">
          <w:rPr>
            <w:color w:val="000000" w:themeColor="text1"/>
          </w:rPr>
          <w:delText xml:space="preserve">The bottom row shows the break down by sex, type of injury </w:delText>
        </w:r>
        <w:r w:rsidRPr="00636C9B" w:rsidDel="00F60ED8">
          <w:rPr>
            <w:color w:val="000000" w:themeColor="text1"/>
          </w:rPr>
          <w:delText>and month. Black dots represent net changes</w:delText>
        </w:r>
        <w:r w:rsidDel="00F60ED8">
          <w:rPr>
            <w:color w:val="000000" w:themeColor="text1"/>
          </w:rPr>
          <w:delText xml:space="preserve"> in deaths for each set of bars</w:delText>
        </w:r>
        <w:r w:rsidRPr="00636C9B" w:rsidDel="00F60ED8">
          <w:rPr>
            <w:color w:val="000000" w:themeColor="text1"/>
          </w:rPr>
          <w:delText>.</w:delText>
        </w:r>
      </w:del>
    </w:p>
    <w:p w14:paraId="07065C03" w14:textId="6EF8D73D" w:rsidR="00773A25" w:rsidDel="00F60ED8" w:rsidRDefault="00773A25" w:rsidP="00886AE3">
      <w:pPr>
        <w:spacing w:line="480" w:lineRule="auto"/>
        <w:rPr>
          <w:del w:id="142" w:author="Parks, Robbie M" w:date="2019-01-02T23:21:00Z"/>
          <w:color w:val="000000" w:themeColor="text1"/>
        </w:rPr>
      </w:pPr>
    </w:p>
    <w:p w14:paraId="44A20DA9" w14:textId="73EDFCE7" w:rsidR="00773A25" w:rsidDel="00F60ED8" w:rsidRDefault="00773A25" w:rsidP="00886AE3">
      <w:pPr>
        <w:spacing w:line="480" w:lineRule="auto"/>
        <w:rPr>
          <w:del w:id="143" w:author="Parks, Robbie M" w:date="2019-01-02T23:21:00Z"/>
          <w:color w:val="000000" w:themeColor="text1"/>
        </w:rPr>
      </w:pPr>
      <w:commentRangeStart w:id="144"/>
      <w:del w:id="145" w:author="Parks, Robbie M" w:date="2019-01-02T23:21:00Z">
        <w:r w:rsidDel="00F60ED8">
          <w:rPr>
            <w:b/>
            <w:color w:val="000000" w:themeColor="text1"/>
          </w:rPr>
          <w:delText xml:space="preserve">Supplementary </w:delText>
        </w:r>
        <w:r w:rsidRPr="00636C9B" w:rsidDel="00F60ED8">
          <w:rPr>
            <w:b/>
            <w:color w:val="000000" w:themeColor="text1"/>
          </w:rPr>
          <w:delText xml:space="preserve">Figure 1. </w:delText>
        </w:r>
        <w:r w:rsidDel="00F60ED8">
          <w:rPr>
            <w:color w:val="000000" w:themeColor="text1"/>
          </w:rPr>
          <w:delText>Percent change in death rates for +</w:delText>
        </w:r>
        <w:r w:rsidRPr="00843ACB" w:rsidDel="00F60ED8">
          <w:rPr>
            <w:rFonts w:ascii="Helvetica" w:eastAsia="Times New Roman" w:hAnsi="Helvetica"/>
            <w:bCs/>
            <w:color w:val="222222"/>
            <w:sz w:val="21"/>
            <w:szCs w:val="21"/>
            <w:shd w:val="clear" w:color="auto" w:fill="FFFFFF"/>
          </w:rPr>
          <w:delText>1</w:delText>
        </w:r>
        <w:r w:rsidRPr="00843ACB" w:rsidDel="00F60ED8">
          <w:rPr>
            <w:bCs/>
            <w:color w:val="000000" w:themeColor="text1"/>
          </w:rPr>
          <w:delText>°</w:delText>
        </w:r>
        <w:r w:rsidDel="00F60ED8">
          <w:rPr>
            <w:bCs/>
            <w:color w:val="000000" w:themeColor="text1"/>
          </w:rPr>
          <w:delText>C</w:delText>
        </w:r>
        <w:r w:rsidDel="00F60ED8">
          <w:rPr>
            <w:color w:val="000000" w:themeColor="text1"/>
          </w:rPr>
          <w:delText xml:space="preserve"> etc etc </w:delText>
        </w:r>
        <w:r w:rsidRPr="00636C9B" w:rsidDel="00F60ED8">
          <w:rPr>
            <w:color w:val="000000" w:themeColor="text1"/>
          </w:rPr>
          <w:delText xml:space="preserve">by </w:delText>
        </w:r>
        <w:r w:rsidDel="00F60ED8">
          <w:rPr>
            <w:color w:val="000000" w:themeColor="text1"/>
          </w:rPr>
          <w:delText>type</w:delText>
        </w:r>
        <w:r w:rsidRPr="00636C9B" w:rsidDel="00F60ED8">
          <w:rPr>
            <w:color w:val="000000" w:themeColor="text1"/>
          </w:rPr>
          <w:delText xml:space="preserve"> of injury, age group and sex</w:delText>
        </w:r>
        <w:r w:rsidDel="00F60ED8">
          <w:rPr>
            <w:color w:val="000000" w:themeColor="text1"/>
          </w:rPr>
          <w:delText>. The values represent excess risk</w:delText>
        </w:r>
        <w:r w:rsidRPr="00037523" w:rsidDel="00F60ED8">
          <w:rPr>
            <w:color w:val="000000" w:themeColor="text1"/>
          </w:rPr>
          <w:delText xml:space="preserve"> </w:delText>
        </w:r>
        <w:r w:rsidDel="00F60ED8">
          <w:rPr>
            <w:color w:val="000000" w:themeColor="text1"/>
          </w:rPr>
          <w:delText>if temperature anomaly were compared with 1980-2009 long-term average temperatures.</w:delText>
        </w:r>
        <w:commentRangeEnd w:id="144"/>
        <w:r w:rsidR="0049069D" w:rsidDel="00F60ED8">
          <w:rPr>
            <w:rStyle w:val="CommentReference"/>
            <w:rFonts w:asciiTheme="minorHAnsi" w:hAnsiTheme="minorHAnsi" w:cstheme="minorBidi"/>
            <w:lang w:eastAsia="en-US"/>
          </w:rPr>
          <w:commentReference w:id="144"/>
        </w:r>
      </w:del>
    </w:p>
    <w:p w14:paraId="4088BC7A" w14:textId="77777777" w:rsidR="00773A25" w:rsidRDefault="00773A25" w:rsidP="00886AE3">
      <w:pPr>
        <w:spacing w:line="480" w:lineRule="auto"/>
        <w:rPr>
          <w:color w:val="000000" w:themeColor="text1"/>
        </w:rPr>
      </w:pPr>
    </w:p>
    <w:p w14:paraId="37D632B2" w14:textId="303EDE76" w:rsidR="004E2756" w:rsidRPr="00636C9B"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del w:id="146" w:author="Parks, Robbie M" w:date="2019-01-02T23:26:00Z">
        <w:r w:rsidDel="002F6365">
          <w:rPr>
            <w:color w:val="000000" w:themeColor="text1"/>
          </w:rPr>
          <w:delText xml:space="preserve">month </w:delText>
        </w:r>
        <w:r w:rsidRPr="00636C9B" w:rsidDel="002F6365">
          <w:rPr>
            <w:color w:val="000000" w:themeColor="text1"/>
          </w:rPr>
          <w:delText xml:space="preserve">and </w:delText>
        </w:r>
      </w:del>
      <w:r w:rsidRPr="00636C9B">
        <w:rPr>
          <w:color w:val="000000" w:themeColor="text1"/>
        </w:rPr>
        <w:t>sex</w:t>
      </w:r>
      <w:ins w:id="147" w:author="Parks, Robbie M" w:date="2019-01-02T23:26:00Z">
        <w:r w:rsidR="002F6365">
          <w:rPr>
            <w:color w:val="000000" w:themeColor="text1"/>
          </w:rPr>
          <w:t xml:space="preserve"> and age group</w:t>
        </w:r>
      </w:ins>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del w:id="148" w:author="Parks, Robbie M" w:date="2019-01-02T22:55:00Z">
        <w:r w:rsidR="00B4508B" w:rsidRPr="00636C9B" w:rsidDel="00A659F1">
          <w:rPr>
            <w:b/>
            <w:color w:val="000000" w:themeColor="text1"/>
          </w:rPr>
          <w:delText xml:space="preserve">Table </w:delText>
        </w:r>
        <w:r w:rsidR="003A2FA4" w:rsidDel="00A659F1">
          <w:rPr>
            <w:b/>
            <w:color w:val="000000" w:themeColor="text1"/>
          </w:rPr>
          <w:delText>1</w:delText>
        </w:r>
        <w:r w:rsidR="00B4508B" w:rsidRPr="00636C9B" w:rsidDel="00A659F1">
          <w:rPr>
            <w:b/>
            <w:color w:val="000000" w:themeColor="text1"/>
          </w:rPr>
          <w:delText xml:space="preserve">: </w:delText>
        </w:r>
        <w:r w:rsidR="00384336" w:rsidRPr="00636C9B" w:rsidDel="00A659F1">
          <w:rPr>
            <w:color w:val="000000" w:themeColor="text1"/>
          </w:rPr>
          <w:delText xml:space="preserve">Total </w:delText>
        </w:r>
        <w:r w:rsidR="00C92E67" w:rsidRPr="00636C9B" w:rsidDel="00A659F1">
          <w:rPr>
            <w:color w:val="000000" w:themeColor="text1"/>
          </w:rPr>
          <w:delText>n</w:delText>
        </w:r>
        <w:r w:rsidR="00B4508B" w:rsidRPr="00636C9B" w:rsidDel="00A659F1">
          <w:rPr>
            <w:color w:val="000000" w:themeColor="text1"/>
          </w:rPr>
          <w:delText xml:space="preserve">umber of deaths, by </w:delText>
        </w:r>
        <w:r w:rsidR="00350593" w:rsidDel="00A659F1">
          <w:rPr>
            <w:color w:val="000000" w:themeColor="text1"/>
          </w:rPr>
          <w:delText>type of injury death</w:delText>
        </w:r>
        <w:r w:rsidR="00B4508B" w:rsidRPr="00636C9B" w:rsidDel="00A659F1">
          <w:rPr>
            <w:color w:val="000000" w:themeColor="text1"/>
          </w:rPr>
          <w:delText xml:space="preserve"> and sex from 1980 to 2016</w:delText>
        </w:r>
      </w:del>
      <w:del w:id="149" w:author="Parks, Robbie M" w:date="2019-01-02T23:00:00Z">
        <w:r w:rsidR="00B4508B" w:rsidRPr="00636C9B" w:rsidDel="008B1393">
          <w:rPr>
            <w:color w:val="000000" w:themeColor="text1"/>
          </w:rPr>
          <w:delText>.</w:delText>
        </w:r>
      </w:del>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Change w:id="150">
          <w:tblGrid>
            <w:gridCol w:w="300"/>
            <w:gridCol w:w="1618"/>
            <w:gridCol w:w="300"/>
            <w:gridCol w:w="3336"/>
            <w:gridCol w:w="300"/>
            <w:gridCol w:w="893"/>
            <w:gridCol w:w="300"/>
            <w:gridCol w:w="905"/>
            <w:gridCol w:w="300"/>
            <w:gridCol w:w="918"/>
            <w:gridCol w:w="300"/>
          </w:tblGrid>
        </w:tblGridChange>
      </w:tblGrid>
      <w:tr w:rsidR="004E2756" w:rsidRPr="00636C9B" w:rsidDel="00BB14E6" w14:paraId="1814841C" w14:textId="008BB215" w:rsidTr="000250EE">
        <w:trPr>
          <w:trHeight w:val="495"/>
          <w:del w:id="151"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9D366C9" w:rsidR="004E2756" w:rsidRPr="00636C9B" w:rsidDel="00BB14E6" w:rsidRDefault="004E2756" w:rsidP="00D76DF7">
            <w:pPr>
              <w:jc w:val="both"/>
              <w:rPr>
                <w:del w:id="152" w:author="Parks, Robbie M" w:date="2019-01-02T22:54:00Z"/>
                <w:color w:val="000000" w:themeColor="text1"/>
              </w:rPr>
            </w:pPr>
            <w:del w:id="153" w:author="Parks, Robbie M" w:date="2019-01-02T22:54:00Z">
              <w:r w:rsidRPr="00636C9B" w:rsidDel="00BB14E6">
                <w:rPr>
                  <w:b/>
                  <w:bCs/>
                  <w:color w:val="000000" w:themeColor="text1"/>
                </w:rPr>
                <w:delText>Cause</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34D05081" w:rsidR="004E2756" w:rsidRPr="00636C9B" w:rsidDel="00BB14E6" w:rsidRDefault="004E2756" w:rsidP="00D76DF7">
            <w:pPr>
              <w:jc w:val="both"/>
              <w:rPr>
                <w:del w:id="154" w:author="Parks, Robbie M" w:date="2019-01-02T22:54:00Z"/>
                <w:color w:val="000000" w:themeColor="text1"/>
              </w:rPr>
            </w:pPr>
            <w:del w:id="155" w:author="Parks, Robbie M" w:date="2019-01-02T22:54:00Z">
              <w:r w:rsidRPr="00636C9B" w:rsidDel="00BB14E6">
                <w:rPr>
                  <w:b/>
                  <w:bCs/>
                  <w:color w:val="000000" w:themeColor="text1"/>
                </w:rPr>
                <w:delText>Male</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2D5447B2" w:rsidR="004E2756" w:rsidRPr="00636C9B" w:rsidDel="00BB14E6" w:rsidRDefault="004E2756" w:rsidP="00D76DF7">
            <w:pPr>
              <w:jc w:val="both"/>
              <w:rPr>
                <w:del w:id="156" w:author="Parks, Robbie M" w:date="2019-01-02T22:54:00Z"/>
                <w:color w:val="000000" w:themeColor="text1"/>
              </w:rPr>
            </w:pPr>
            <w:del w:id="157" w:author="Parks, Robbie M" w:date="2019-01-02T22:54:00Z">
              <w:r w:rsidRPr="00636C9B" w:rsidDel="00BB14E6">
                <w:rPr>
                  <w:b/>
                  <w:bCs/>
                  <w:color w:val="000000" w:themeColor="text1"/>
                </w:rPr>
                <w:delText>Female</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1DBD41A2" w:rsidR="004E2756" w:rsidRPr="00636C9B" w:rsidDel="00BB14E6" w:rsidRDefault="004E2756" w:rsidP="00D76DF7">
            <w:pPr>
              <w:jc w:val="both"/>
              <w:rPr>
                <w:del w:id="158" w:author="Parks, Robbie M" w:date="2019-01-02T22:54:00Z"/>
                <w:color w:val="000000" w:themeColor="text1"/>
              </w:rPr>
            </w:pPr>
            <w:del w:id="159" w:author="Parks, Robbie M" w:date="2019-01-02T22:54:00Z">
              <w:r w:rsidRPr="00636C9B" w:rsidDel="00BB14E6">
                <w:rPr>
                  <w:b/>
                  <w:bCs/>
                  <w:color w:val="000000" w:themeColor="text1"/>
                </w:rPr>
                <w:delText>Total</w:delText>
              </w:r>
            </w:del>
          </w:p>
        </w:tc>
      </w:tr>
      <w:tr w:rsidR="004E2756" w:rsidRPr="00636C9B" w:rsidDel="00BB14E6" w14:paraId="38456BFE" w14:textId="1B24EE6E" w:rsidTr="000250EE">
        <w:trPr>
          <w:trHeight w:val="375"/>
          <w:del w:id="160"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26050CCC" w:rsidR="004E2756" w:rsidRPr="00636C9B" w:rsidDel="00BB14E6" w:rsidRDefault="004E2756" w:rsidP="00D76DF7">
            <w:pPr>
              <w:jc w:val="both"/>
              <w:rPr>
                <w:del w:id="161" w:author="Parks, Robbie M" w:date="2019-01-02T22:54:00Z"/>
                <w:color w:val="000000" w:themeColor="text1"/>
              </w:rPr>
            </w:pPr>
            <w:del w:id="162" w:author="Parks, Robbie M" w:date="2019-01-02T22:54:00Z">
              <w:r w:rsidRPr="00636C9B" w:rsidDel="00BB14E6">
                <w:rPr>
                  <w:bCs/>
                  <w:color w:val="000000" w:themeColor="text1"/>
                </w:rPr>
                <w:delText>Unintentional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0B33927" w:rsidR="004E2756" w:rsidRPr="00636C9B" w:rsidDel="00BB14E6" w:rsidRDefault="002C5B52" w:rsidP="00D76DF7">
            <w:pPr>
              <w:jc w:val="both"/>
              <w:rPr>
                <w:del w:id="163" w:author="Parks, Robbie M" w:date="2019-01-02T22:54:00Z"/>
                <w:color w:val="000000" w:themeColor="text1"/>
              </w:rPr>
            </w:pPr>
            <w:del w:id="164" w:author="Parks, Robbie M" w:date="2019-01-02T22:54:00Z">
              <w:r w:rsidDel="00BB14E6">
                <w:rPr>
                  <w:color w:val="000000" w:themeColor="text1"/>
                </w:rPr>
                <w:delText>2,474,790</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13F1DD5" w:rsidR="004E2756" w:rsidRPr="00636C9B" w:rsidDel="00BB14E6" w:rsidRDefault="002C5B52" w:rsidP="00D76DF7">
            <w:pPr>
              <w:jc w:val="both"/>
              <w:rPr>
                <w:del w:id="165" w:author="Parks, Robbie M" w:date="2019-01-02T22:54:00Z"/>
                <w:color w:val="000000" w:themeColor="text1"/>
              </w:rPr>
            </w:pPr>
            <w:del w:id="166" w:author="Parks, Robbie M" w:date="2019-01-02T22:54:00Z">
              <w:r w:rsidDel="00BB14E6">
                <w:rPr>
                  <w:color w:val="000000" w:themeColor="text1"/>
                </w:rPr>
                <w:delText>1,341,788</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5DFF030D" w:rsidR="004E2756" w:rsidRPr="00636C9B" w:rsidDel="00BB14E6" w:rsidRDefault="002C5B52" w:rsidP="00D76DF7">
            <w:pPr>
              <w:jc w:val="both"/>
              <w:rPr>
                <w:del w:id="167" w:author="Parks, Robbie M" w:date="2019-01-02T22:54:00Z"/>
                <w:color w:val="000000" w:themeColor="text1"/>
              </w:rPr>
            </w:pPr>
            <w:del w:id="168" w:author="Parks, Robbie M" w:date="2019-01-02T22:54:00Z">
              <w:r w:rsidDel="00BB14E6">
                <w:rPr>
                  <w:b/>
                  <w:bCs/>
                  <w:color w:val="000000" w:themeColor="text1"/>
                </w:rPr>
                <w:delText>3,816,578</w:delText>
              </w:r>
            </w:del>
          </w:p>
        </w:tc>
      </w:tr>
      <w:tr w:rsidR="004E2756" w:rsidRPr="00636C9B" w:rsidDel="00BB14E6" w14:paraId="0E76A54A" w14:textId="558FD4CA" w:rsidTr="000250EE">
        <w:trPr>
          <w:trHeight w:val="390"/>
          <w:del w:id="16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2DBAA3B" w:rsidR="004E2756" w:rsidRPr="00636C9B" w:rsidDel="00BB14E6" w:rsidRDefault="004E2756" w:rsidP="00D76DF7">
            <w:pPr>
              <w:jc w:val="both"/>
              <w:rPr>
                <w:del w:id="17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5D979AF6" w:rsidR="004E2756" w:rsidRPr="00636C9B" w:rsidDel="00BB14E6" w:rsidRDefault="004E2756" w:rsidP="00D76DF7">
            <w:pPr>
              <w:jc w:val="both"/>
              <w:rPr>
                <w:del w:id="171" w:author="Parks, Robbie M" w:date="2019-01-02T22:54:00Z"/>
                <w:color w:val="000000" w:themeColor="text1"/>
              </w:rPr>
            </w:pPr>
            <w:del w:id="172" w:author="Parks, Robbie M" w:date="2019-01-02T22:54:00Z">
              <w:r w:rsidRPr="00636C9B" w:rsidDel="00BB14E6">
                <w:rPr>
                  <w:color w:val="000000" w:themeColor="text1"/>
                </w:rPr>
                <w:delText>Transport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2FFBFA68" w:rsidR="004E2756" w:rsidRPr="00636C9B" w:rsidDel="00BB14E6" w:rsidRDefault="004E2756" w:rsidP="00D76DF7">
            <w:pPr>
              <w:jc w:val="both"/>
              <w:rPr>
                <w:del w:id="173" w:author="Parks, Robbie M" w:date="2019-01-02T22:54:00Z"/>
                <w:color w:val="000000" w:themeColor="text1"/>
              </w:rPr>
            </w:pPr>
            <w:del w:id="174" w:author="Parks, Robbie M" w:date="2019-01-02T22:54:00Z">
              <w:r w:rsidRPr="00636C9B" w:rsidDel="00BB14E6">
                <w:rPr>
                  <w:color w:val="000000" w:themeColor="text1"/>
                </w:rPr>
                <w:delText>1,186,839</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629F3902" w:rsidR="004E2756" w:rsidRPr="00636C9B" w:rsidDel="00BB14E6" w:rsidRDefault="004E2756" w:rsidP="00D76DF7">
            <w:pPr>
              <w:jc w:val="both"/>
              <w:rPr>
                <w:del w:id="175" w:author="Parks, Robbie M" w:date="2019-01-02T22:54:00Z"/>
                <w:color w:val="000000" w:themeColor="text1"/>
              </w:rPr>
            </w:pPr>
            <w:del w:id="176" w:author="Parks, Robbie M" w:date="2019-01-02T22:54:00Z">
              <w:r w:rsidRPr="00636C9B" w:rsidDel="00BB14E6">
                <w:rPr>
                  <w:color w:val="000000" w:themeColor="text1"/>
                </w:rPr>
                <w:delText>498,661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677D8623" w:rsidR="004E2756" w:rsidRPr="00636C9B" w:rsidDel="00BB14E6" w:rsidRDefault="004E2756" w:rsidP="00D76DF7">
            <w:pPr>
              <w:jc w:val="both"/>
              <w:rPr>
                <w:del w:id="177" w:author="Parks, Robbie M" w:date="2019-01-02T22:54:00Z"/>
                <w:color w:val="000000" w:themeColor="text1"/>
              </w:rPr>
            </w:pPr>
            <w:del w:id="178" w:author="Parks, Robbie M" w:date="2019-01-02T22:54:00Z">
              <w:r w:rsidRPr="00636C9B" w:rsidDel="00BB14E6">
                <w:rPr>
                  <w:color w:val="000000" w:themeColor="text1"/>
                </w:rPr>
                <w:delText>1,685,500</w:delText>
              </w:r>
            </w:del>
          </w:p>
        </w:tc>
      </w:tr>
      <w:tr w:rsidR="004E2756" w:rsidRPr="00636C9B" w:rsidDel="00BB14E6" w14:paraId="6F36D970" w14:textId="62ACF46C" w:rsidTr="000250EE">
        <w:trPr>
          <w:trHeight w:val="375"/>
          <w:del w:id="17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09E32EB1" w:rsidR="004E2756" w:rsidRPr="00636C9B" w:rsidDel="00BB14E6" w:rsidRDefault="004E2756" w:rsidP="00D76DF7">
            <w:pPr>
              <w:jc w:val="both"/>
              <w:rPr>
                <w:del w:id="18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16C892E7" w:rsidR="004E2756" w:rsidRPr="00636C9B" w:rsidDel="00BB14E6" w:rsidRDefault="004E2756" w:rsidP="00D76DF7">
            <w:pPr>
              <w:jc w:val="both"/>
              <w:rPr>
                <w:del w:id="181" w:author="Parks, Robbie M" w:date="2019-01-02T22:54:00Z"/>
                <w:color w:val="000000" w:themeColor="text1"/>
              </w:rPr>
            </w:pPr>
            <w:del w:id="182" w:author="Parks, Robbie M" w:date="2019-01-02T22:54:00Z">
              <w:r w:rsidRPr="00636C9B" w:rsidDel="00BB14E6">
                <w:rPr>
                  <w:color w:val="000000" w:themeColor="text1"/>
                </w:rPr>
                <w:delText>Falls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67B6766E" w:rsidR="004E2756" w:rsidRPr="00636C9B" w:rsidDel="00BB14E6" w:rsidRDefault="004E2756" w:rsidP="00D76DF7">
            <w:pPr>
              <w:jc w:val="both"/>
              <w:rPr>
                <w:del w:id="183" w:author="Parks, Robbie M" w:date="2019-01-02T22:54:00Z"/>
                <w:color w:val="000000" w:themeColor="text1"/>
              </w:rPr>
            </w:pPr>
            <w:del w:id="184" w:author="Parks, Robbie M" w:date="2019-01-02T22:54:00Z">
              <w:r w:rsidRPr="00636C9B" w:rsidDel="00BB14E6">
                <w:rPr>
                  <w:color w:val="000000" w:themeColor="text1"/>
                </w:rPr>
                <w:delText>337,946</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E3C40D9" w:rsidR="004E2756" w:rsidRPr="00636C9B" w:rsidDel="00BB14E6" w:rsidRDefault="004E2756" w:rsidP="00D76DF7">
            <w:pPr>
              <w:jc w:val="both"/>
              <w:rPr>
                <w:del w:id="185" w:author="Parks, Robbie M" w:date="2019-01-02T22:54:00Z"/>
                <w:color w:val="000000" w:themeColor="text1"/>
              </w:rPr>
            </w:pPr>
            <w:del w:id="186" w:author="Parks, Robbie M" w:date="2019-01-02T22:54:00Z">
              <w:r w:rsidRPr="00636C9B" w:rsidDel="00BB14E6">
                <w:rPr>
                  <w:color w:val="000000" w:themeColor="text1"/>
                </w:rPr>
                <w:delText>322,662</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11BEE03B" w:rsidR="004E2756" w:rsidRPr="00636C9B" w:rsidDel="00BB14E6" w:rsidRDefault="004E2756" w:rsidP="00D76DF7">
            <w:pPr>
              <w:jc w:val="both"/>
              <w:rPr>
                <w:del w:id="187" w:author="Parks, Robbie M" w:date="2019-01-02T22:54:00Z"/>
                <w:color w:val="000000" w:themeColor="text1"/>
              </w:rPr>
            </w:pPr>
            <w:del w:id="188" w:author="Parks, Robbie M" w:date="2019-01-02T22:54:00Z">
              <w:r w:rsidRPr="00636C9B" w:rsidDel="00BB14E6">
                <w:rPr>
                  <w:color w:val="000000" w:themeColor="text1"/>
                </w:rPr>
                <w:delText>660,608</w:delText>
              </w:r>
            </w:del>
          </w:p>
        </w:tc>
      </w:tr>
      <w:tr w:rsidR="004E2756" w:rsidRPr="00636C9B" w:rsidDel="00BB14E6" w14:paraId="5C6DCC01" w14:textId="762F7FD6" w:rsidTr="000250EE">
        <w:trPr>
          <w:trHeight w:val="495"/>
          <w:del w:id="18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2029CDE5" w:rsidR="004E2756" w:rsidRPr="00636C9B" w:rsidDel="00BB14E6" w:rsidRDefault="004E2756" w:rsidP="00D76DF7">
            <w:pPr>
              <w:jc w:val="both"/>
              <w:rPr>
                <w:del w:id="19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07FAA3E8" w:rsidR="004E2756" w:rsidRPr="00636C9B" w:rsidDel="00BB14E6" w:rsidRDefault="004E2756" w:rsidP="00D76DF7">
            <w:pPr>
              <w:jc w:val="both"/>
              <w:rPr>
                <w:del w:id="191" w:author="Parks, Robbie M" w:date="2019-01-02T22:54:00Z"/>
                <w:color w:val="000000" w:themeColor="text1"/>
              </w:rPr>
            </w:pPr>
            <w:del w:id="192" w:author="Parks, Robbie M" w:date="2019-01-02T22:54:00Z">
              <w:r w:rsidRPr="00636C9B" w:rsidDel="00BB14E6">
                <w:rPr>
                  <w:color w:val="000000" w:themeColor="text1"/>
                </w:rPr>
                <w:delText>Drowning</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2109BB3" w:rsidR="004E2756" w:rsidRPr="00636C9B" w:rsidDel="00BB14E6" w:rsidRDefault="004E2756" w:rsidP="00D76DF7">
            <w:pPr>
              <w:jc w:val="both"/>
              <w:rPr>
                <w:del w:id="193" w:author="Parks, Robbie M" w:date="2019-01-02T22:54:00Z"/>
                <w:color w:val="000000" w:themeColor="text1"/>
              </w:rPr>
            </w:pPr>
            <w:del w:id="194" w:author="Parks, Robbie M" w:date="2019-01-02T22:54:00Z">
              <w:r w:rsidRPr="00636C9B" w:rsidDel="00BB14E6">
                <w:rPr>
                  <w:color w:val="000000" w:themeColor="text1"/>
                </w:rPr>
                <w:delText>112,023</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54307308" w:rsidR="004E2756" w:rsidRPr="00636C9B" w:rsidDel="00BB14E6" w:rsidRDefault="004E2756" w:rsidP="00D76DF7">
            <w:pPr>
              <w:jc w:val="both"/>
              <w:rPr>
                <w:del w:id="195" w:author="Parks, Robbie M" w:date="2019-01-02T22:54:00Z"/>
                <w:color w:val="000000" w:themeColor="text1"/>
              </w:rPr>
            </w:pPr>
            <w:del w:id="196" w:author="Parks, Robbie M" w:date="2019-01-02T22:54:00Z">
              <w:r w:rsidRPr="00636C9B" w:rsidDel="00BB14E6">
                <w:rPr>
                  <w:color w:val="000000" w:themeColor="text1"/>
                </w:rPr>
                <w:delText>29,246</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308194A0" w:rsidR="004E2756" w:rsidRPr="00636C9B" w:rsidDel="00BB14E6" w:rsidRDefault="004E2756" w:rsidP="00D76DF7">
            <w:pPr>
              <w:jc w:val="both"/>
              <w:rPr>
                <w:del w:id="197" w:author="Parks, Robbie M" w:date="2019-01-02T22:54:00Z"/>
                <w:color w:val="000000" w:themeColor="text1"/>
              </w:rPr>
            </w:pPr>
            <w:del w:id="198" w:author="Parks, Robbie M" w:date="2019-01-02T22:54:00Z">
              <w:r w:rsidRPr="00636C9B" w:rsidDel="00BB14E6">
                <w:rPr>
                  <w:color w:val="000000" w:themeColor="text1"/>
                </w:rPr>
                <w:delText>141,269</w:delText>
              </w:r>
            </w:del>
          </w:p>
        </w:tc>
      </w:tr>
      <w:tr w:rsidR="00E30DAE" w:rsidRPr="00636C9B" w:rsidDel="00BB14E6" w14:paraId="04333D6E" w14:textId="3C8B24F7" w:rsidTr="000250EE">
        <w:trPr>
          <w:trHeight w:val="495"/>
          <w:del w:id="199"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17481A0C" w:rsidR="00E30DAE" w:rsidRPr="00636C9B" w:rsidDel="00BB14E6" w:rsidRDefault="00E30DAE" w:rsidP="00D76DF7">
            <w:pPr>
              <w:jc w:val="both"/>
              <w:rPr>
                <w:del w:id="200"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0F64DB89" w:rsidR="00902214" w:rsidRPr="00636C9B" w:rsidDel="00BB14E6" w:rsidRDefault="00E30DAE" w:rsidP="00D76DF7">
            <w:pPr>
              <w:jc w:val="both"/>
              <w:rPr>
                <w:del w:id="201" w:author="Parks, Robbie M" w:date="2019-01-02T22:54:00Z"/>
                <w:color w:val="000000" w:themeColor="text1"/>
              </w:rPr>
            </w:pPr>
            <w:del w:id="202" w:author="Parks, Robbie M" w:date="2019-01-02T22:54:00Z">
              <w:r w:rsidDel="00BB14E6">
                <w:rPr>
                  <w:color w:val="000000" w:themeColor="text1"/>
                </w:rPr>
                <w:delText xml:space="preserve">Other unintentional </w:delText>
              </w:r>
              <w:r w:rsidR="00902214" w:rsidDel="00BB14E6">
                <w:rPr>
                  <w:color w:val="000000" w:themeColor="text1"/>
                </w:rPr>
                <w:delText>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41A8B04C" w:rsidR="00E30DAE" w:rsidRPr="00636C9B" w:rsidDel="00BB14E6" w:rsidRDefault="00624FE4" w:rsidP="00D76DF7">
            <w:pPr>
              <w:jc w:val="both"/>
              <w:rPr>
                <w:del w:id="203" w:author="Parks, Robbie M" w:date="2019-01-02T22:54:00Z"/>
                <w:color w:val="000000" w:themeColor="text1"/>
              </w:rPr>
            </w:pPr>
            <w:del w:id="204" w:author="Parks, Robbie M" w:date="2019-01-02T22:54:00Z">
              <w:r w:rsidRPr="00624FE4" w:rsidDel="00BB14E6">
                <w:rPr>
                  <w:color w:val="000000" w:themeColor="text1"/>
                </w:rPr>
                <w:delText>837</w:delText>
              </w:r>
              <w:r w:rsidDel="00BB14E6">
                <w:rPr>
                  <w:color w:val="000000" w:themeColor="text1"/>
                </w:rPr>
                <w:delText>,</w:delText>
              </w:r>
              <w:r w:rsidRPr="00624FE4" w:rsidDel="00BB14E6">
                <w:rPr>
                  <w:color w:val="000000" w:themeColor="text1"/>
                </w:rPr>
                <w:delText>982</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56B2623C" w:rsidR="00E30DAE" w:rsidRPr="00636C9B" w:rsidDel="00BB14E6" w:rsidRDefault="00624FE4" w:rsidP="00D76DF7">
            <w:pPr>
              <w:jc w:val="both"/>
              <w:rPr>
                <w:del w:id="205" w:author="Parks, Robbie M" w:date="2019-01-02T22:54:00Z"/>
                <w:color w:val="000000" w:themeColor="text1"/>
              </w:rPr>
            </w:pPr>
            <w:del w:id="206" w:author="Parks, Robbie M" w:date="2019-01-02T22:54:00Z">
              <w:r w:rsidRPr="00624FE4" w:rsidDel="00BB14E6">
                <w:rPr>
                  <w:color w:val="000000" w:themeColor="text1"/>
                </w:rPr>
                <w:delText>491</w:delText>
              </w:r>
              <w:r w:rsidDel="00BB14E6">
                <w:rPr>
                  <w:color w:val="000000" w:themeColor="text1"/>
                </w:rPr>
                <w:delText>,</w:delText>
              </w:r>
              <w:r w:rsidRPr="00624FE4" w:rsidDel="00BB14E6">
                <w:rPr>
                  <w:color w:val="000000" w:themeColor="text1"/>
                </w:rPr>
                <w:delText>21</w:delText>
              </w:r>
              <w:r w:rsidR="002C5B52" w:rsidDel="00BB14E6">
                <w:rPr>
                  <w:color w:val="000000" w:themeColor="text1"/>
                </w:rPr>
                <w:delText>9</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1967C206" w:rsidR="00E30DAE" w:rsidRPr="00636C9B" w:rsidDel="00BB14E6" w:rsidRDefault="00624FE4" w:rsidP="00D76DF7">
            <w:pPr>
              <w:jc w:val="both"/>
              <w:rPr>
                <w:del w:id="207" w:author="Parks, Robbie M" w:date="2019-01-02T22:54:00Z"/>
                <w:color w:val="000000" w:themeColor="text1"/>
              </w:rPr>
            </w:pPr>
            <w:del w:id="208" w:author="Parks, Robbie M" w:date="2019-01-02T22:54:00Z">
              <w:r w:rsidDel="00BB14E6">
                <w:rPr>
                  <w:color w:val="000000" w:themeColor="text1"/>
                </w:rPr>
                <w:delText>1,329,20</w:delText>
              </w:r>
              <w:r w:rsidR="002C5B52" w:rsidDel="00BB14E6">
                <w:rPr>
                  <w:color w:val="000000" w:themeColor="text1"/>
                </w:rPr>
                <w:delText>1</w:delText>
              </w:r>
            </w:del>
          </w:p>
        </w:tc>
      </w:tr>
      <w:tr w:rsidR="004E2756" w:rsidRPr="00636C9B" w:rsidDel="00BB14E6" w14:paraId="023D40BD" w14:textId="4D0ECDB6" w:rsidTr="000250EE">
        <w:trPr>
          <w:trHeight w:val="510"/>
          <w:del w:id="209"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006B9087" w:rsidR="004E2756" w:rsidRPr="00636C9B" w:rsidDel="00BB14E6" w:rsidRDefault="004E2756" w:rsidP="00D76DF7">
            <w:pPr>
              <w:jc w:val="both"/>
              <w:rPr>
                <w:del w:id="210" w:author="Parks, Robbie M" w:date="2019-01-02T22:54:00Z"/>
                <w:color w:val="000000" w:themeColor="text1"/>
              </w:rPr>
            </w:pPr>
            <w:del w:id="211" w:author="Parks, Robbie M" w:date="2019-01-02T22:54:00Z">
              <w:r w:rsidRPr="00636C9B" w:rsidDel="00BB14E6">
                <w:rPr>
                  <w:bCs/>
                  <w:color w:val="000000" w:themeColor="text1"/>
                </w:rPr>
                <w:delText>Intentional</w:delText>
              </w:r>
            </w:del>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06EA4919" w:rsidR="004E2756" w:rsidRPr="00636C9B" w:rsidDel="00BB14E6" w:rsidRDefault="00B139B4" w:rsidP="00D76DF7">
            <w:pPr>
              <w:jc w:val="both"/>
              <w:rPr>
                <w:del w:id="212" w:author="Parks, Robbie M" w:date="2019-01-02T22:54:00Z"/>
                <w:color w:val="000000" w:themeColor="text1"/>
              </w:rPr>
            </w:pPr>
            <w:del w:id="213" w:author="Parks, Robbie M" w:date="2019-01-02T22:54:00Z">
              <w:r w:rsidRPr="00636C9B" w:rsidDel="00BB14E6">
                <w:rPr>
                  <w:color w:val="000000" w:themeColor="text1"/>
                </w:rPr>
                <w:delText>1,531,664</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7BEF2B66" w:rsidR="004E2756" w:rsidRPr="00636C9B" w:rsidDel="00BB14E6" w:rsidRDefault="00B139B4" w:rsidP="00D76DF7">
            <w:pPr>
              <w:jc w:val="both"/>
              <w:rPr>
                <w:del w:id="214" w:author="Parks, Robbie M" w:date="2019-01-02T22:54:00Z"/>
                <w:color w:val="000000" w:themeColor="text1"/>
              </w:rPr>
            </w:pPr>
            <w:del w:id="215" w:author="Parks, Robbie M" w:date="2019-01-02T22:54:00Z">
              <w:r w:rsidRPr="00636C9B" w:rsidDel="00BB14E6">
                <w:rPr>
                  <w:color w:val="000000" w:themeColor="text1"/>
                </w:rPr>
                <w:delText>416</w:delText>
              </w:r>
              <w:r w:rsidR="001F37C4" w:rsidRPr="00636C9B" w:rsidDel="00BB14E6">
                <w:rPr>
                  <w:color w:val="000000" w:themeColor="text1"/>
                </w:rPr>
                <w:delText>,07</w:delText>
              </w:r>
              <w:r w:rsidRPr="00636C9B" w:rsidDel="00BB14E6">
                <w:rPr>
                  <w:color w:val="000000" w:themeColor="text1"/>
                </w:rPr>
                <w:delText>4</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5D66D539" w:rsidR="004E2756" w:rsidRPr="00636C9B" w:rsidDel="00BB14E6" w:rsidRDefault="001F37C4" w:rsidP="00D76DF7">
            <w:pPr>
              <w:jc w:val="both"/>
              <w:rPr>
                <w:del w:id="216" w:author="Parks, Robbie M" w:date="2019-01-02T22:54:00Z"/>
                <w:color w:val="000000" w:themeColor="text1"/>
              </w:rPr>
            </w:pPr>
            <w:del w:id="217" w:author="Parks, Robbie M" w:date="2019-01-02T22:54:00Z">
              <w:r w:rsidRPr="00636C9B" w:rsidDel="00BB14E6">
                <w:rPr>
                  <w:b/>
                  <w:bCs/>
                  <w:color w:val="000000" w:themeColor="text1"/>
                </w:rPr>
                <w:delText>1,947</w:delText>
              </w:r>
              <w:r w:rsidR="004E2756" w:rsidRPr="00636C9B" w:rsidDel="00BB14E6">
                <w:rPr>
                  <w:b/>
                  <w:bCs/>
                  <w:color w:val="000000" w:themeColor="text1"/>
                </w:rPr>
                <w:delText>,</w:delText>
              </w:r>
              <w:r w:rsidRPr="00636C9B" w:rsidDel="00BB14E6">
                <w:rPr>
                  <w:b/>
                  <w:bCs/>
                  <w:color w:val="000000" w:themeColor="text1"/>
                </w:rPr>
                <w:delText>738</w:delText>
              </w:r>
            </w:del>
          </w:p>
        </w:tc>
      </w:tr>
      <w:tr w:rsidR="004E2756" w:rsidRPr="00636C9B" w:rsidDel="00BB14E6" w14:paraId="5A635537" w14:textId="0D331AEE" w:rsidTr="004E61B1">
        <w:tblPrEx>
          <w:tblW w:w="0" w:type="auto"/>
          <w:tblCellMar>
            <w:left w:w="0" w:type="dxa"/>
            <w:right w:w="0" w:type="dxa"/>
          </w:tblCellMar>
          <w:tblPrExChange w:id="218" w:author="Parks, Robbie M" w:date="2019-01-02T22:54:00Z">
            <w:tblPrEx>
              <w:tblW w:w="0" w:type="auto"/>
              <w:tblCellMar>
                <w:left w:w="0" w:type="dxa"/>
                <w:right w:w="0" w:type="dxa"/>
              </w:tblCellMar>
            </w:tblPrEx>
          </w:tblPrExChange>
        </w:tblPrEx>
        <w:trPr>
          <w:trHeight w:val="465"/>
          <w:del w:id="219" w:author="Parks, Robbie M" w:date="2019-01-02T22:54:00Z"/>
          <w:trPrChange w:id="220" w:author="Parks, Robbie M" w:date="2019-01-02T22:54:00Z">
            <w:trPr>
              <w:gridBefore w:val="1"/>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1" w:author="Parks, Robbie M" w:date="2019-01-02T22:54:00Z">
              <w:tcPr>
                <w:tcW w:w="1918"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4BF6AF6F" w:rsidR="004E2756" w:rsidRPr="00636C9B" w:rsidDel="00BB14E6" w:rsidRDefault="004E2756" w:rsidP="00D76DF7">
            <w:pPr>
              <w:jc w:val="both"/>
              <w:rPr>
                <w:del w:id="222"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3" w:author="Parks, Robbie M" w:date="2019-01-02T22:54:00Z">
              <w:tcPr>
                <w:tcW w:w="3636"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2BAE9D70" w:rsidR="004E2756" w:rsidRPr="00636C9B" w:rsidDel="00BB14E6" w:rsidRDefault="004E2756" w:rsidP="00D76DF7">
            <w:pPr>
              <w:jc w:val="both"/>
              <w:rPr>
                <w:del w:id="224" w:author="Parks, Robbie M" w:date="2019-01-02T22:54:00Z"/>
                <w:color w:val="000000" w:themeColor="text1"/>
              </w:rPr>
            </w:pPr>
            <w:del w:id="225" w:author="Parks, Robbie M" w:date="2019-01-02T22:54:00Z">
              <w:r w:rsidRPr="00636C9B" w:rsidDel="00BB14E6">
                <w:rPr>
                  <w:color w:val="000000" w:themeColor="text1"/>
                </w:rPr>
                <w:delText>Assault</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6" w:author="Parks, Robbie M" w:date="2019-01-02T22:54:00Z">
              <w:tcPr>
                <w:tcW w:w="1193"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31CE246B" w:rsidR="004E2756" w:rsidRPr="00636C9B" w:rsidDel="00BB14E6" w:rsidRDefault="004E2756" w:rsidP="00D76DF7">
            <w:pPr>
              <w:jc w:val="both"/>
              <w:rPr>
                <w:del w:id="227" w:author="Parks, Robbie M" w:date="2019-01-02T22:54:00Z"/>
                <w:color w:val="000000" w:themeColor="text1"/>
              </w:rPr>
            </w:pPr>
            <w:del w:id="228" w:author="Parks, Robbie M" w:date="2019-01-02T22:54:00Z">
              <w:r w:rsidRPr="00636C9B" w:rsidDel="00BB14E6">
                <w:rPr>
                  <w:color w:val="000000" w:themeColor="text1"/>
                </w:rPr>
                <w:delText>582,220</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29" w:author="Parks, Robbie M" w:date="2019-01-02T22:54:00Z">
              <w:tcPr>
                <w:tcW w:w="1205"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62C93682" w:rsidR="004E2756" w:rsidRPr="00636C9B" w:rsidDel="00BB14E6" w:rsidRDefault="004E2756" w:rsidP="00D76DF7">
            <w:pPr>
              <w:jc w:val="both"/>
              <w:rPr>
                <w:del w:id="230" w:author="Parks, Robbie M" w:date="2019-01-02T22:54:00Z"/>
                <w:color w:val="000000" w:themeColor="text1"/>
              </w:rPr>
            </w:pPr>
            <w:del w:id="231" w:author="Parks, Robbie M" w:date="2019-01-02T22:54:00Z">
              <w:r w:rsidRPr="00636C9B" w:rsidDel="00BB14E6">
                <w:rPr>
                  <w:color w:val="000000" w:themeColor="text1"/>
                </w:rPr>
                <w:delText>162,517</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32" w:author="Parks, Robbie M" w:date="2019-01-02T22:54:00Z">
              <w:tcPr>
                <w:tcW w:w="1218" w:type="dxa"/>
                <w:gridSpan w:val="2"/>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2A39F9DB" w:rsidR="004E2756" w:rsidRPr="00636C9B" w:rsidDel="00BB14E6" w:rsidRDefault="004E2756" w:rsidP="00D76DF7">
            <w:pPr>
              <w:jc w:val="both"/>
              <w:rPr>
                <w:del w:id="233" w:author="Parks, Robbie M" w:date="2019-01-02T22:54:00Z"/>
                <w:color w:val="000000" w:themeColor="text1"/>
              </w:rPr>
            </w:pPr>
            <w:del w:id="234" w:author="Parks, Robbie M" w:date="2019-01-02T22:54:00Z">
              <w:r w:rsidRPr="00636C9B" w:rsidDel="00BB14E6">
                <w:rPr>
                  <w:color w:val="000000" w:themeColor="text1"/>
                </w:rPr>
                <w:delText>744,737</w:delText>
              </w:r>
            </w:del>
          </w:p>
        </w:tc>
      </w:tr>
      <w:tr w:rsidR="004E2756" w:rsidRPr="00636C9B" w:rsidDel="00BB14E6" w14:paraId="6CEE9258" w14:textId="47480539" w:rsidTr="000250EE">
        <w:trPr>
          <w:trHeight w:val="534"/>
          <w:del w:id="235" w:author="Parks, Robbie M" w:date="2019-01-02T22:5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C9CE42A" w:rsidR="004E2756" w:rsidRPr="00636C9B" w:rsidDel="00BB14E6" w:rsidRDefault="004E2756" w:rsidP="00D76DF7">
            <w:pPr>
              <w:jc w:val="both"/>
              <w:rPr>
                <w:del w:id="236" w:author="Parks, Robbie M" w:date="2019-01-02T22:5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14CBAECB" w:rsidR="004E2756" w:rsidRPr="00636C9B" w:rsidDel="00BB14E6" w:rsidRDefault="004E2756" w:rsidP="00D76DF7">
            <w:pPr>
              <w:jc w:val="both"/>
              <w:rPr>
                <w:del w:id="237" w:author="Parks, Robbie M" w:date="2019-01-02T22:54:00Z"/>
                <w:color w:val="000000" w:themeColor="text1"/>
              </w:rPr>
            </w:pPr>
            <w:del w:id="238" w:author="Parks, Robbie M" w:date="2019-01-02T22:54:00Z">
              <w:r w:rsidRPr="00636C9B" w:rsidDel="00BB14E6">
                <w:rPr>
                  <w:color w:val="000000" w:themeColor="text1"/>
                </w:rPr>
                <w:delText>Intentional self-harm</w:delText>
              </w:r>
            </w:del>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67A6C743" w:rsidR="004E2756" w:rsidRPr="00636C9B" w:rsidDel="00BB14E6" w:rsidRDefault="004E2756" w:rsidP="00D76DF7">
            <w:pPr>
              <w:jc w:val="both"/>
              <w:rPr>
                <w:del w:id="239" w:author="Parks, Robbie M" w:date="2019-01-02T22:54:00Z"/>
                <w:color w:val="000000" w:themeColor="text1"/>
              </w:rPr>
            </w:pPr>
            <w:del w:id="240" w:author="Parks, Robbie M" w:date="2019-01-02T22:54:00Z">
              <w:r w:rsidRPr="00636C9B" w:rsidDel="00BB14E6">
                <w:rPr>
                  <w:color w:val="000000" w:themeColor="text1"/>
                </w:rPr>
                <w:delText>954,141</w:delText>
              </w:r>
            </w:del>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57A90063" w:rsidR="004E2756" w:rsidRPr="00636C9B" w:rsidDel="00BB14E6" w:rsidRDefault="004E2756" w:rsidP="00D76DF7">
            <w:pPr>
              <w:jc w:val="both"/>
              <w:rPr>
                <w:del w:id="241" w:author="Parks, Robbie M" w:date="2019-01-02T22:54:00Z"/>
                <w:color w:val="000000" w:themeColor="text1"/>
              </w:rPr>
            </w:pPr>
            <w:del w:id="242" w:author="Parks, Robbie M" w:date="2019-01-02T22:54:00Z">
              <w:r w:rsidRPr="00636C9B" w:rsidDel="00BB14E6">
                <w:rPr>
                  <w:color w:val="000000" w:themeColor="text1"/>
                </w:rPr>
                <w:delText>254,621</w:delText>
              </w:r>
            </w:del>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288667C7" w:rsidR="004E2756" w:rsidRPr="00636C9B" w:rsidDel="00BB14E6" w:rsidRDefault="004E2756" w:rsidP="00D76DF7">
            <w:pPr>
              <w:jc w:val="both"/>
              <w:rPr>
                <w:del w:id="243" w:author="Parks, Robbie M" w:date="2019-01-02T22:54:00Z"/>
                <w:color w:val="000000" w:themeColor="text1"/>
              </w:rPr>
            </w:pPr>
            <w:del w:id="244" w:author="Parks, Robbie M" w:date="2019-01-02T22:54:00Z">
              <w:r w:rsidRPr="00636C9B" w:rsidDel="00BB14E6">
                <w:rPr>
                  <w:color w:val="000000" w:themeColor="text1"/>
                </w:rPr>
                <w:delText>1,208,762</w:delText>
              </w:r>
            </w:del>
          </w:p>
        </w:tc>
      </w:tr>
      <w:tr w:rsidR="00C92E67" w:rsidRPr="00636C9B" w:rsidDel="00BB14E6" w14:paraId="0DAF4393" w14:textId="2DE0A1F0" w:rsidTr="000250EE">
        <w:trPr>
          <w:trHeight w:val="510"/>
          <w:del w:id="245" w:author="Parks, Robbie M" w:date="2019-01-02T22:54:00Z"/>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7F23F4B2" w:rsidR="00C92E67" w:rsidRPr="00636C9B" w:rsidDel="00BB14E6" w:rsidRDefault="00E30DAE" w:rsidP="00D76DF7">
            <w:pPr>
              <w:jc w:val="both"/>
              <w:rPr>
                <w:del w:id="246" w:author="Parks, Robbie M" w:date="2019-01-02T22:54:00Z"/>
                <w:color w:val="000000" w:themeColor="text1"/>
              </w:rPr>
            </w:pPr>
            <w:del w:id="247" w:author="Parks, Robbie M" w:date="2019-01-02T22:54:00Z">
              <w:r w:rsidDel="00BB14E6">
                <w:rPr>
                  <w:color w:val="000000" w:themeColor="text1"/>
                </w:rPr>
                <w:delText>Total injuries</w:delText>
              </w:r>
            </w:del>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069E4E80" w:rsidR="00C92E67" w:rsidRPr="00636C9B" w:rsidDel="00BB14E6" w:rsidRDefault="00AB14D8" w:rsidP="00B7504C">
            <w:pPr>
              <w:jc w:val="both"/>
              <w:rPr>
                <w:del w:id="248" w:author="Parks, Robbie M" w:date="2019-01-02T22:54:00Z"/>
                <w:color w:val="000000" w:themeColor="text1"/>
              </w:rPr>
            </w:pPr>
            <w:del w:id="249" w:author="Parks, Robbie M" w:date="2019-01-02T22:54:00Z">
              <w:r w:rsidRPr="00AB14D8" w:rsidDel="00BB14E6">
                <w:rPr>
                  <w:color w:val="000000" w:themeColor="text1"/>
                </w:rPr>
                <w:delText>4</w:delText>
              </w:r>
              <w:r w:rsidDel="00BB14E6">
                <w:rPr>
                  <w:color w:val="000000" w:themeColor="text1"/>
                </w:rPr>
                <w:delText>,</w:delText>
              </w:r>
              <w:r w:rsidRPr="00AB14D8" w:rsidDel="00BB14E6">
                <w:rPr>
                  <w:color w:val="000000" w:themeColor="text1"/>
                </w:rPr>
                <w:delText>006</w:delText>
              </w:r>
              <w:r w:rsidDel="00BB14E6">
                <w:rPr>
                  <w:color w:val="000000" w:themeColor="text1"/>
                </w:rPr>
                <w:delText>,</w:delText>
              </w:r>
              <w:r w:rsidRPr="00AB14D8" w:rsidDel="00BB14E6">
                <w:rPr>
                  <w:color w:val="000000" w:themeColor="text1"/>
                </w:rPr>
                <w:delText>454</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1DC671C8" w:rsidR="00C92E67" w:rsidRPr="00636C9B" w:rsidDel="00BB14E6" w:rsidRDefault="004868D9" w:rsidP="00D76DF7">
            <w:pPr>
              <w:jc w:val="both"/>
              <w:rPr>
                <w:del w:id="250" w:author="Parks, Robbie M" w:date="2019-01-02T22:54:00Z"/>
                <w:color w:val="000000" w:themeColor="text1"/>
              </w:rPr>
            </w:pPr>
            <w:del w:id="251" w:author="Parks, Robbie M" w:date="2019-01-02T22:54:00Z">
              <w:r w:rsidRPr="004868D9" w:rsidDel="00BB14E6">
                <w:rPr>
                  <w:color w:val="000000" w:themeColor="text1"/>
                </w:rPr>
                <w:delText>1</w:delText>
              </w:r>
              <w:r w:rsidDel="00BB14E6">
                <w:rPr>
                  <w:color w:val="000000" w:themeColor="text1"/>
                </w:rPr>
                <w:delText>,</w:delText>
              </w:r>
              <w:r w:rsidRPr="004868D9" w:rsidDel="00BB14E6">
                <w:rPr>
                  <w:color w:val="000000" w:themeColor="text1"/>
                </w:rPr>
                <w:delText>757</w:delText>
              </w:r>
              <w:r w:rsidDel="00BB14E6">
                <w:rPr>
                  <w:color w:val="000000" w:themeColor="text1"/>
                </w:rPr>
                <w:delText>,</w:delText>
              </w:r>
              <w:r w:rsidR="00D51568" w:rsidDel="00BB14E6">
                <w:rPr>
                  <w:color w:val="000000" w:themeColor="text1"/>
                </w:rPr>
                <w:delText>862</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2A92442" w:rsidR="00C92E67" w:rsidRPr="00636C9B" w:rsidDel="00BB14E6" w:rsidRDefault="004868D9" w:rsidP="00D76DF7">
            <w:pPr>
              <w:jc w:val="both"/>
              <w:rPr>
                <w:del w:id="252" w:author="Parks, Robbie M" w:date="2019-01-02T22:54:00Z"/>
                <w:color w:val="000000" w:themeColor="text1"/>
              </w:rPr>
            </w:pPr>
            <w:del w:id="253" w:author="Parks, Robbie M" w:date="2019-01-02T22:54:00Z">
              <w:r w:rsidDel="00BB14E6">
                <w:rPr>
                  <w:b/>
                  <w:bCs/>
                  <w:color w:val="000000" w:themeColor="text1"/>
                </w:rPr>
                <w:delText>5,764,316</w:delText>
              </w:r>
            </w:del>
          </w:p>
        </w:tc>
      </w:tr>
    </w:tbl>
    <w:p w14:paraId="46CB6BDF" w14:textId="77777777" w:rsidR="007178E4" w:rsidRDefault="007178E4" w:rsidP="00843ACB">
      <w:pPr>
        <w:jc w:val="both"/>
        <w:rPr>
          <w:ins w:id="254" w:author="Parks, Robbie M" w:date="2019-01-02T23:22:00Z"/>
          <w:color w:val="000000" w:themeColor="text1"/>
        </w:rPr>
        <w:sectPr w:rsidR="007178E4"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63F03294" w14:textId="3D537C11" w:rsidR="00D2442C" w:rsidRPr="00843ACB" w:rsidDel="008B1393" w:rsidRDefault="00D2442C" w:rsidP="00843ACB">
      <w:pPr>
        <w:rPr>
          <w:del w:id="255" w:author="Parks, Robbie M" w:date="2019-01-02T23:00:00Z"/>
          <w:color w:val="000000" w:themeColor="text1"/>
        </w:rPr>
        <w:sectPr w:rsidR="00D2442C" w:rsidRPr="00843ACB" w:rsidDel="008B1393" w:rsidSect="007178E4">
          <w:type w:val="nextPage"/>
          <w:pgSz w:w="16840" w:h="11900" w:orient="landscape"/>
          <w:pgMar w:top="1440" w:right="1440" w:bottom="1440" w:left="1440" w:header="720" w:footer="720" w:gutter="0"/>
          <w:lnNumType w:countBy="1" w:restart="continuous"/>
          <w:cols w:space="720"/>
          <w:docGrid w:linePitch="360"/>
          <w:sectPrChange w:id="256" w:author="Parks, Robbie M" w:date="2019-01-02T23:22:00Z">
            <w:sectPr w:rsidR="00D2442C" w:rsidRPr="00843ACB" w:rsidDel="008B1393" w:rsidSect="007178E4">
              <w:type w:val="continuous"/>
              <w:pgSz w:w="11900" w:h="16840" w:orient="portrait"/>
              <w:pgMar w:top="1440" w:right="1440" w:bottom="1440" w:left="1440" w:header="720" w:footer="720" w:gutter="0"/>
            </w:sectPr>
          </w:sectPrChange>
        </w:sectPr>
      </w:pPr>
    </w:p>
    <w:p w14:paraId="14CDF462" w14:textId="705A9D4F" w:rsidR="004069AE" w:rsidRDefault="00DF2431" w:rsidP="00843ACB">
      <w:pPr>
        <w:jc w:val="both"/>
        <w:rPr>
          <w:color w:val="000000" w:themeColor="text1"/>
        </w:rPr>
      </w:pPr>
      <w:r>
        <w:rPr>
          <w:b/>
          <w:color w:val="000000" w:themeColor="text1"/>
        </w:rPr>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Change w:id="257">
          <w:tblGrid>
            <w:gridCol w:w="471"/>
            <w:gridCol w:w="471"/>
            <w:gridCol w:w="1999"/>
            <w:gridCol w:w="2927"/>
            <w:gridCol w:w="4662"/>
          </w:tblGrid>
        </w:tblGridChange>
      </w:tblGrid>
      <w:tr w:rsidR="00B81EB4" w:rsidRPr="007662C6" w14:paraId="35AEFD15" w14:textId="77777777" w:rsidTr="00B81EB4">
        <w:trPr>
          <w:trHeight w:val="320"/>
          <w:jc w:val="center"/>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B81EB4">
        <w:trPr>
          <w:trHeight w:val="354"/>
          <w:jc w:val="center"/>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5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59" w:author="Parks, Robbie M" w:date="2019-01-02T23:27:00Z">
            <w:trPr>
              <w:trHeight w:val="320"/>
              <w:jc w:val="center"/>
            </w:trPr>
          </w:trPrChange>
        </w:trPr>
        <w:tc>
          <w:tcPr>
            <w:tcW w:w="471" w:type="dxa"/>
            <w:shd w:val="clear" w:color="auto" w:fill="auto"/>
            <w:noWrap/>
            <w:vAlign w:val="bottom"/>
            <w:hideMark/>
            <w:tcPrChange w:id="260" w:author="Parks, Robbie M" w:date="2019-01-02T23:27:00Z">
              <w:tcPr>
                <w:tcW w:w="471" w:type="dxa"/>
                <w:shd w:val="clear" w:color="auto" w:fill="auto"/>
                <w:noWrap/>
                <w:vAlign w:val="bottom"/>
                <w:hideMark/>
              </w:tcPr>
            </w:tcPrChange>
          </w:tcPr>
          <w:p w14:paraId="3046E687"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61" w:author="Parks, Robbie M" w:date="2019-01-02T23:27:00Z">
              <w:tcPr>
                <w:tcW w:w="2470" w:type="dxa"/>
                <w:gridSpan w:val="2"/>
                <w:shd w:val="clear" w:color="auto" w:fill="auto"/>
                <w:noWrap/>
                <w:vAlign w:val="bottom"/>
                <w:hideMark/>
              </w:tcPr>
            </w:tcPrChange>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2927" w:type="dxa"/>
            <w:shd w:val="clear" w:color="auto" w:fill="auto"/>
            <w:noWrap/>
            <w:vAlign w:val="bottom"/>
            <w:hideMark/>
            <w:tcPrChange w:id="262" w:author="Parks, Robbie M" w:date="2019-01-02T23:27:00Z">
              <w:tcPr>
                <w:tcW w:w="2927" w:type="dxa"/>
                <w:shd w:val="clear" w:color="auto" w:fill="auto"/>
                <w:noWrap/>
                <w:vAlign w:val="bottom"/>
                <w:hideMark/>
              </w:tcPr>
            </w:tcPrChange>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Change w:id="263" w:author="Parks, Robbie M" w:date="2019-01-02T23:27:00Z">
              <w:tcPr>
                <w:tcW w:w="4662" w:type="dxa"/>
                <w:shd w:val="clear" w:color="auto" w:fill="auto"/>
                <w:noWrap/>
                <w:vAlign w:val="bottom"/>
                <w:hideMark/>
              </w:tcPr>
            </w:tcPrChange>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64"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65" w:author="Parks, Robbie M" w:date="2019-01-02T23:27:00Z">
            <w:trPr>
              <w:trHeight w:val="320"/>
              <w:jc w:val="center"/>
            </w:trPr>
          </w:trPrChange>
        </w:trPr>
        <w:tc>
          <w:tcPr>
            <w:tcW w:w="471" w:type="dxa"/>
            <w:shd w:val="clear" w:color="auto" w:fill="auto"/>
            <w:noWrap/>
            <w:vAlign w:val="bottom"/>
            <w:hideMark/>
            <w:tcPrChange w:id="266" w:author="Parks, Robbie M" w:date="2019-01-02T23:27:00Z">
              <w:tcPr>
                <w:tcW w:w="471" w:type="dxa"/>
                <w:shd w:val="clear" w:color="auto" w:fill="auto"/>
                <w:noWrap/>
                <w:vAlign w:val="bottom"/>
                <w:hideMark/>
              </w:tcPr>
            </w:tcPrChange>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67" w:author="Parks, Robbie M" w:date="2019-01-02T23:27:00Z">
              <w:tcPr>
                <w:tcW w:w="471" w:type="dxa"/>
                <w:shd w:val="clear" w:color="auto" w:fill="auto"/>
                <w:noWrap/>
                <w:vAlign w:val="bottom"/>
                <w:hideMark/>
              </w:tcPr>
            </w:tcPrChange>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68" w:author="Parks, Robbie M" w:date="2019-01-02T23:27:00Z">
              <w:tcPr>
                <w:tcW w:w="1999" w:type="dxa"/>
                <w:shd w:val="clear" w:color="auto" w:fill="auto"/>
                <w:noWrap/>
                <w:vAlign w:val="bottom"/>
                <w:hideMark/>
              </w:tcPr>
            </w:tcPrChange>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Change w:id="269" w:author="Parks, Robbie M" w:date="2019-01-02T23:27:00Z">
              <w:tcPr>
                <w:tcW w:w="2927" w:type="dxa"/>
                <w:shd w:val="clear" w:color="auto" w:fill="auto"/>
                <w:noWrap/>
                <w:vAlign w:val="bottom"/>
                <w:hideMark/>
              </w:tcPr>
            </w:tcPrChange>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Change w:id="270" w:author="Parks, Robbie M" w:date="2019-01-02T23:27:00Z">
              <w:tcPr>
                <w:tcW w:w="4662" w:type="dxa"/>
                <w:shd w:val="clear" w:color="auto" w:fill="auto"/>
                <w:noWrap/>
                <w:vAlign w:val="bottom"/>
                <w:hideMark/>
              </w:tcPr>
            </w:tcPrChange>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7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72" w:author="Parks, Robbie M" w:date="2019-01-02T23:27:00Z">
            <w:trPr>
              <w:trHeight w:val="320"/>
              <w:jc w:val="center"/>
            </w:trPr>
          </w:trPrChange>
        </w:trPr>
        <w:tc>
          <w:tcPr>
            <w:tcW w:w="471" w:type="dxa"/>
            <w:shd w:val="clear" w:color="auto" w:fill="auto"/>
            <w:noWrap/>
            <w:vAlign w:val="bottom"/>
            <w:hideMark/>
            <w:tcPrChange w:id="273" w:author="Parks, Robbie M" w:date="2019-01-02T23:27:00Z">
              <w:tcPr>
                <w:tcW w:w="471" w:type="dxa"/>
                <w:shd w:val="clear" w:color="auto" w:fill="auto"/>
                <w:noWrap/>
                <w:vAlign w:val="bottom"/>
                <w:hideMark/>
              </w:tcPr>
            </w:tcPrChange>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74" w:author="Parks, Robbie M" w:date="2019-01-02T23:27:00Z">
              <w:tcPr>
                <w:tcW w:w="471" w:type="dxa"/>
                <w:shd w:val="clear" w:color="auto" w:fill="auto"/>
                <w:noWrap/>
                <w:vAlign w:val="bottom"/>
                <w:hideMark/>
              </w:tcPr>
            </w:tcPrChange>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75" w:author="Parks, Robbie M" w:date="2019-01-02T23:27:00Z">
              <w:tcPr>
                <w:tcW w:w="1999" w:type="dxa"/>
                <w:shd w:val="clear" w:color="auto" w:fill="auto"/>
                <w:noWrap/>
                <w:vAlign w:val="bottom"/>
                <w:hideMark/>
              </w:tcPr>
            </w:tcPrChange>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Change w:id="276" w:author="Parks, Robbie M" w:date="2019-01-02T23:27:00Z">
              <w:tcPr>
                <w:tcW w:w="2927" w:type="dxa"/>
                <w:shd w:val="clear" w:color="auto" w:fill="auto"/>
                <w:noWrap/>
                <w:vAlign w:val="bottom"/>
                <w:hideMark/>
              </w:tcPr>
            </w:tcPrChange>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Change w:id="277" w:author="Parks, Robbie M" w:date="2019-01-02T23:27:00Z">
              <w:tcPr>
                <w:tcW w:w="4662" w:type="dxa"/>
                <w:shd w:val="clear" w:color="auto" w:fill="auto"/>
                <w:noWrap/>
                <w:vAlign w:val="bottom"/>
                <w:hideMark/>
              </w:tcPr>
            </w:tcPrChange>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7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60"/>
          <w:jc w:val="center"/>
          <w:trPrChange w:id="279" w:author="Parks, Robbie M" w:date="2019-01-02T23:27:00Z">
            <w:trPr>
              <w:trHeight w:val="360"/>
              <w:jc w:val="center"/>
            </w:trPr>
          </w:trPrChange>
        </w:trPr>
        <w:tc>
          <w:tcPr>
            <w:tcW w:w="471" w:type="dxa"/>
            <w:shd w:val="clear" w:color="auto" w:fill="auto"/>
            <w:noWrap/>
            <w:vAlign w:val="bottom"/>
            <w:hideMark/>
            <w:tcPrChange w:id="280" w:author="Parks, Robbie M" w:date="2019-01-02T23:27:00Z">
              <w:tcPr>
                <w:tcW w:w="471" w:type="dxa"/>
                <w:shd w:val="clear" w:color="auto" w:fill="auto"/>
                <w:noWrap/>
                <w:vAlign w:val="bottom"/>
                <w:hideMark/>
              </w:tcPr>
            </w:tcPrChange>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81" w:author="Parks, Robbie M" w:date="2019-01-02T23:27:00Z">
              <w:tcPr>
                <w:tcW w:w="471" w:type="dxa"/>
                <w:shd w:val="clear" w:color="auto" w:fill="auto"/>
                <w:noWrap/>
                <w:vAlign w:val="bottom"/>
                <w:hideMark/>
              </w:tcPr>
            </w:tcPrChange>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82" w:author="Parks, Robbie M" w:date="2019-01-02T23:27:00Z">
              <w:tcPr>
                <w:tcW w:w="1999" w:type="dxa"/>
                <w:shd w:val="clear" w:color="auto" w:fill="auto"/>
                <w:noWrap/>
                <w:vAlign w:val="bottom"/>
                <w:hideMark/>
              </w:tcPr>
            </w:tcPrChange>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Change w:id="283" w:author="Parks, Robbie M" w:date="2019-01-02T23:27:00Z">
              <w:tcPr>
                <w:tcW w:w="2927" w:type="dxa"/>
                <w:shd w:val="clear" w:color="auto" w:fill="auto"/>
                <w:noWrap/>
                <w:vAlign w:val="bottom"/>
                <w:hideMark/>
              </w:tcPr>
            </w:tcPrChange>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Change w:id="284" w:author="Parks, Robbie M" w:date="2019-01-02T23:27:00Z">
              <w:tcPr>
                <w:tcW w:w="4662" w:type="dxa"/>
                <w:shd w:val="clear" w:color="auto" w:fill="auto"/>
                <w:noWrap/>
                <w:vAlign w:val="bottom"/>
                <w:hideMark/>
              </w:tcPr>
            </w:tcPrChange>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85"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86" w:author="Parks, Robbie M" w:date="2019-01-02T23:27:00Z">
            <w:trPr>
              <w:trHeight w:val="320"/>
              <w:jc w:val="center"/>
            </w:trPr>
          </w:trPrChange>
        </w:trPr>
        <w:tc>
          <w:tcPr>
            <w:tcW w:w="471" w:type="dxa"/>
            <w:shd w:val="clear" w:color="auto" w:fill="auto"/>
            <w:noWrap/>
            <w:vAlign w:val="bottom"/>
            <w:hideMark/>
            <w:tcPrChange w:id="287" w:author="Parks, Robbie M" w:date="2019-01-02T23:27:00Z">
              <w:tcPr>
                <w:tcW w:w="471" w:type="dxa"/>
                <w:shd w:val="clear" w:color="auto" w:fill="auto"/>
                <w:noWrap/>
                <w:vAlign w:val="bottom"/>
                <w:hideMark/>
              </w:tcPr>
            </w:tcPrChange>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Change w:id="288" w:author="Parks, Robbie M" w:date="2019-01-02T23:27:00Z">
              <w:tcPr>
                <w:tcW w:w="2470" w:type="dxa"/>
                <w:gridSpan w:val="2"/>
                <w:shd w:val="clear" w:color="auto" w:fill="auto"/>
                <w:noWrap/>
                <w:vAlign w:val="bottom"/>
                <w:hideMark/>
              </w:tcPr>
            </w:tcPrChange>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Change w:id="289" w:author="Parks, Robbie M" w:date="2019-01-02T23:27:00Z">
              <w:tcPr>
                <w:tcW w:w="2927" w:type="dxa"/>
                <w:shd w:val="clear" w:color="auto" w:fill="auto"/>
                <w:noWrap/>
                <w:vAlign w:val="bottom"/>
                <w:hideMark/>
              </w:tcPr>
            </w:tcPrChange>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Change w:id="290" w:author="Parks, Robbie M" w:date="2019-01-02T23:27:00Z">
              <w:tcPr>
                <w:tcW w:w="4662" w:type="dxa"/>
                <w:shd w:val="clear" w:color="auto" w:fill="auto"/>
                <w:noWrap/>
                <w:vAlign w:val="bottom"/>
                <w:hideMark/>
              </w:tcPr>
            </w:tcPrChange>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1"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20"/>
          <w:jc w:val="center"/>
          <w:trPrChange w:id="292" w:author="Parks, Robbie M" w:date="2019-01-02T23:27:00Z">
            <w:trPr>
              <w:trHeight w:val="320"/>
              <w:jc w:val="center"/>
            </w:trPr>
          </w:trPrChange>
        </w:trPr>
        <w:tc>
          <w:tcPr>
            <w:tcW w:w="471" w:type="dxa"/>
            <w:shd w:val="clear" w:color="auto" w:fill="auto"/>
            <w:noWrap/>
            <w:vAlign w:val="bottom"/>
            <w:hideMark/>
            <w:tcPrChange w:id="293" w:author="Parks, Robbie M" w:date="2019-01-02T23:27:00Z">
              <w:tcPr>
                <w:tcW w:w="471" w:type="dxa"/>
                <w:shd w:val="clear" w:color="auto" w:fill="auto"/>
                <w:noWrap/>
                <w:vAlign w:val="bottom"/>
                <w:hideMark/>
              </w:tcPr>
            </w:tcPrChange>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Change w:id="294" w:author="Parks, Robbie M" w:date="2019-01-02T23:27:00Z">
              <w:tcPr>
                <w:tcW w:w="471" w:type="dxa"/>
                <w:shd w:val="clear" w:color="auto" w:fill="auto"/>
                <w:noWrap/>
                <w:vAlign w:val="bottom"/>
                <w:hideMark/>
              </w:tcPr>
            </w:tcPrChange>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Change w:id="295" w:author="Parks, Robbie M" w:date="2019-01-02T23:27:00Z">
              <w:tcPr>
                <w:tcW w:w="1999" w:type="dxa"/>
                <w:shd w:val="clear" w:color="auto" w:fill="auto"/>
                <w:noWrap/>
                <w:vAlign w:val="bottom"/>
                <w:hideMark/>
              </w:tcPr>
            </w:tcPrChange>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Change w:id="296" w:author="Parks, Robbie M" w:date="2019-01-02T23:27:00Z">
              <w:tcPr>
                <w:tcW w:w="2927" w:type="dxa"/>
                <w:shd w:val="clear" w:color="auto" w:fill="auto"/>
                <w:noWrap/>
                <w:vAlign w:val="bottom"/>
                <w:hideMark/>
              </w:tcPr>
            </w:tcPrChange>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Change w:id="297" w:author="Parks, Robbie M" w:date="2019-01-02T23:27:00Z">
              <w:tcPr>
                <w:tcW w:w="4662" w:type="dxa"/>
                <w:shd w:val="clear" w:color="auto" w:fill="auto"/>
                <w:noWrap/>
                <w:vAlign w:val="bottom"/>
                <w:hideMark/>
              </w:tcPr>
            </w:tcPrChange>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B81EB4">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298" w:author="Parks, Robbie M" w:date="2019-01-02T23:27:00Z">
            <w:tblPrEx>
              <w:tblW w:w="1053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340"/>
          <w:jc w:val="center"/>
          <w:trPrChange w:id="299" w:author="Parks, Robbie M" w:date="2019-01-02T23:27:00Z">
            <w:trPr>
              <w:trHeight w:val="340"/>
              <w:jc w:val="center"/>
            </w:trPr>
          </w:trPrChange>
        </w:trPr>
        <w:tc>
          <w:tcPr>
            <w:tcW w:w="471" w:type="dxa"/>
            <w:shd w:val="clear" w:color="auto" w:fill="auto"/>
            <w:noWrap/>
            <w:vAlign w:val="bottom"/>
            <w:hideMark/>
            <w:tcPrChange w:id="300" w:author="Parks, Robbie M" w:date="2019-01-02T23:27:00Z">
              <w:tcPr>
                <w:tcW w:w="471" w:type="dxa"/>
                <w:shd w:val="clear" w:color="auto" w:fill="auto"/>
                <w:noWrap/>
                <w:vAlign w:val="bottom"/>
                <w:hideMark/>
              </w:tcPr>
            </w:tcPrChange>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Change w:id="301" w:author="Parks, Robbie M" w:date="2019-01-02T23:27:00Z">
              <w:tcPr>
                <w:tcW w:w="471" w:type="dxa"/>
                <w:shd w:val="clear" w:color="auto" w:fill="auto"/>
                <w:noWrap/>
                <w:vAlign w:val="bottom"/>
                <w:hideMark/>
              </w:tcPr>
            </w:tcPrChange>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Change w:id="302" w:author="Parks, Robbie M" w:date="2019-01-02T23:27:00Z">
              <w:tcPr>
                <w:tcW w:w="1999" w:type="dxa"/>
                <w:shd w:val="clear" w:color="auto" w:fill="auto"/>
                <w:noWrap/>
                <w:vAlign w:val="bottom"/>
                <w:hideMark/>
              </w:tcPr>
            </w:tcPrChange>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Change w:id="303" w:author="Parks, Robbie M" w:date="2019-01-02T23:27:00Z">
              <w:tcPr>
                <w:tcW w:w="2927" w:type="dxa"/>
                <w:shd w:val="clear" w:color="auto" w:fill="auto"/>
                <w:noWrap/>
                <w:vAlign w:val="bottom"/>
                <w:hideMark/>
              </w:tcPr>
            </w:tcPrChange>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Change w:id="304" w:author="Parks, Robbie M" w:date="2019-01-02T23:27:00Z">
              <w:tcPr>
                <w:tcW w:w="4662" w:type="dxa"/>
                <w:shd w:val="clear" w:color="auto" w:fill="auto"/>
                <w:noWrap/>
                <w:vAlign w:val="bottom"/>
                <w:hideMark/>
              </w:tcPr>
            </w:tcPrChange>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178E4">
          <w:pgSz w:w="16840" w:h="11900" w:orient="landscape"/>
          <w:pgMar w:top="1440" w:right="1440" w:bottom="1440" w:left="1440" w:header="720" w:footer="720" w:gutter="0"/>
          <w:lnNumType w:countBy="1" w:restart="continuous"/>
          <w:cols w:space="720"/>
          <w:docGrid w:linePitch="360"/>
          <w:sectPrChange w:id="305" w:author="Parks, Robbie M" w:date="2019-01-02T23:22:00Z">
            <w:sectPr w:rsidR="007662C6" w:rsidSect="007178E4">
              <w:pgSz w:w="11900" w:h="16840" w:orient="portrait"/>
              <w:pgMar w:top="1440" w:right="1440" w:bottom="1440" w:left="1440" w:header="720" w:footer="720" w:gutter="0"/>
            </w:sectPr>
          </w:sectPrChange>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11.0</w:t>
            </w:r>
            <w:proofErr w:type="gramEnd"/>
            <w:r w:rsidRPr="00636C9B">
              <w:rPr>
                <w:color w:val="000000"/>
                <w:sz w:val="18"/>
                <w:szCs w:val="18"/>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12.0</w:t>
            </w:r>
            <w:proofErr w:type="gramEnd"/>
            <w:r w:rsidRPr="00636C9B">
              <w:rPr>
                <w:color w:val="000000"/>
                <w:sz w:val="18"/>
                <w:szCs w:val="18"/>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 xml:space="preserve">177.0 </w:t>
            </w:r>
            <w:proofErr w:type="gramStart"/>
            <w:r w:rsidRPr="00636C9B">
              <w:rPr>
                <w:color w:val="000000"/>
                <w:sz w:val="18"/>
                <w:szCs w:val="18"/>
              </w:rPr>
              <w:t>( 144.0</w:t>
            </w:r>
            <w:proofErr w:type="gramEnd"/>
            <w:r w:rsidRPr="00636C9B">
              <w:rPr>
                <w:color w:val="000000"/>
                <w:sz w:val="18"/>
                <w:szCs w:val="18"/>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 xml:space="preserve">195.0 </w:t>
            </w:r>
            <w:proofErr w:type="gramStart"/>
            <w:r w:rsidRPr="00636C9B">
              <w:rPr>
                <w:color w:val="000000"/>
                <w:sz w:val="18"/>
                <w:szCs w:val="18"/>
              </w:rPr>
              <w:t>( 159.0</w:t>
            </w:r>
            <w:proofErr w:type="gramEnd"/>
            <w:r w:rsidRPr="00636C9B">
              <w:rPr>
                <w:color w:val="000000"/>
                <w:sz w:val="18"/>
                <w:szCs w:val="18"/>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 xml:space="preserve">130.0 </w:t>
            </w:r>
            <w:proofErr w:type="gramStart"/>
            <w:r w:rsidRPr="00636C9B">
              <w:rPr>
                <w:color w:val="000000"/>
                <w:sz w:val="18"/>
                <w:szCs w:val="18"/>
              </w:rPr>
              <w:t>( 101.0</w:t>
            </w:r>
            <w:proofErr w:type="gramEnd"/>
            <w:r w:rsidRPr="00636C9B">
              <w:rPr>
                <w:color w:val="000000"/>
                <w:sz w:val="18"/>
                <w:szCs w:val="18"/>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 xml:space="preserve">125.0 </w:t>
            </w:r>
            <w:proofErr w:type="gramStart"/>
            <w:r w:rsidRPr="00636C9B">
              <w:rPr>
                <w:color w:val="000000"/>
                <w:sz w:val="18"/>
                <w:szCs w:val="18"/>
              </w:rPr>
              <w:t>(  92.0</w:t>
            </w:r>
            <w:proofErr w:type="gramEnd"/>
            <w:r w:rsidRPr="00636C9B">
              <w:rPr>
                <w:color w:val="000000"/>
                <w:sz w:val="18"/>
                <w:szCs w:val="18"/>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 xml:space="preserve">133.0 </w:t>
            </w:r>
            <w:proofErr w:type="gramStart"/>
            <w:r w:rsidRPr="00636C9B">
              <w:rPr>
                <w:color w:val="000000"/>
                <w:sz w:val="18"/>
                <w:szCs w:val="18"/>
              </w:rPr>
              <w:t>(  96.0</w:t>
            </w:r>
            <w:proofErr w:type="gramEnd"/>
            <w:r w:rsidRPr="00636C9B">
              <w:rPr>
                <w:color w:val="000000"/>
                <w:sz w:val="18"/>
                <w:szCs w:val="18"/>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 xml:space="preserve">51.0 </w:t>
            </w:r>
            <w:proofErr w:type="gramStart"/>
            <w:r w:rsidRPr="00636C9B">
              <w:rPr>
                <w:color w:val="000000"/>
                <w:sz w:val="18"/>
                <w:szCs w:val="18"/>
              </w:rPr>
              <w:t>(  22.0</w:t>
            </w:r>
            <w:proofErr w:type="gramEnd"/>
            <w:r w:rsidRPr="00636C9B">
              <w:rPr>
                <w:color w:val="000000"/>
                <w:sz w:val="18"/>
                <w:szCs w:val="18"/>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w:t>
            </w:r>
            <w:proofErr w:type="gramStart"/>
            <w:r w:rsidRPr="00636C9B">
              <w:rPr>
                <w:color w:val="000000"/>
                <w:sz w:val="18"/>
                <w:szCs w:val="18"/>
              </w:rPr>
              <w:t>0,  29.0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w:t>
            </w:r>
            <w:proofErr w:type="gramStart"/>
            <w:r w:rsidRPr="00636C9B">
              <w:rPr>
                <w:color w:val="000000"/>
                <w:sz w:val="18"/>
                <w:szCs w:val="18"/>
              </w:rPr>
              <w:t xml:space="preserve">0,   </w:t>
            </w:r>
            <w:proofErr w:type="gramEnd"/>
            <w:r w:rsidRPr="00636C9B">
              <w:rPr>
                <w:color w:val="000000"/>
                <w:sz w:val="18"/>
                <w:szCs w:val="18"/>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 xml:space="preserve">815.0 </w:t>
            </w:r>
            <w:proofErr w:type="gramStart"/>
            <w:r w:rsidRPr="00636C9B">
              <w:rPr>
                <w:color w:val="000000"/>
                <w:sz w:val="18"/>
                <w:szCs w:val="18"/>
              </w:rPr>
              <w:t>( 721.0</w:t>
            </w:r>
            <w:proofErr w:type="gramEnd"/>
            <w:r w:rsidRPr="00636C9B">
              <w:rPr>
                <w:color w:val="000000"/>
                <w:sz w:val="18"/>
                <w:szCs w:val="18"/>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 xml:space="preserve">35.0 </w:t>
            </w:r>
            <w:proofErr w:type="gramStart"/>
            <w:r w:rsidRPr="00636C9B">
              <w:rPr>
                <w:color w:val="000000"/>
                <w:sz w:val="18"/>
                <w:szCs w:val="18"/>
              </w:rPr>
              <w:t>(  21.0</w:t>
            </w:r>
            <w:proofErr w:type="gramEnd"/>
            <w:r w:rsidRPr="00636C9B">
              <w:rPr>
                <w:color w:val="000000"/>
                <w:sz w:val="18"/>
                <w:szCs w:val="18"/>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 xml:space="preserve">22.0 </w:t>
            </w:r>
            <w:proofErr w:type="gramStart"/>
            <w:r w:rsidRPr="00636C9B">
              <w:rPr>
                <w:color w:val="000000"/>
                <w:sz w:val="18"/>
                <w:szCs w:val="18"/>
              </w:rPr>
              <w:t>(  </w:t>
            </w:r>
            <w:proofErr w:type="gramEnd"/>
            <w:r w:rsidRPr="00636C9B">
              <w:rPr>
                <w:color w:val="000000"/>
                <w:sz w:val="18"/>
                <w:szCs w:val="18"/>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w:t>
            </w:r>
            <w:proofErr w:type="gramStart"/>
            <w:r w:rsidRPr="00636C9B">
              <w:rPr>
                <w:color w:val="000000"/>
                <w:sz w:val="18"/>
                <w:szCs w:val="18"/>
              </w:rPr>
              <w:t xml:space="preserve">0,  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 xml:space="preserve">126.0 </w:t>
            </w:r>
            <w:proofErr w:type="gramStart"/>
            <w:r w:rsidRPr="00636C9B">
              <w:rPr>
                <w:color w:val="000000"/>
                <w:sz w:val="18"/>
                <w:szCs w:val="18"/>
              </w:rPr>
              <w:t>(  66.0</w:t>
            </w:r>
            <w:proofErr w:type="gramEnd"/>
            <w:r w:rsidRPr="00636C9B">
              <w:rPr>
                <w:color w:val="000000"/>
                <w:sz w:val="18"/>
                <w:szCs w:val="18"/>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10.0</w:t>
            </w:r>
            <w:proofErr w:type="gramEnd"/>
            <w:r w:rsidRPr="00636C9B">
              <w:rPr>
                <w:color w:val="000000"/>
                <w:sz w:val="18"/>
                <w:szCs w:val="18"/>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 xml:space="preserve">119.0 </w:t>
            </w:r>
            <w:proofErr w:type="gramStart"/>
            <w:r w:rsidRPr="00636C9B">
              <w:rPr>
                <w:color w:val="000000"/>
                <w:sz w:val="18"/>
                <w:szCs w:val="18"/>
              </w:rPr>
              <w:t>( 100.0</w:t>
            </w:r>
            <w:proofErr w:type="gramEnd"/>
            <w:r w:rsidRPr="00636C9B">
              <w:rPr>
                <w:color w:val="000000"/>
                <w:sz w:val="18"/>
                <w:szCs w:val="18"/>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 xml:space="preserve">99.0 </w:t>
            </w:r>
            <w:proofErr w:type="gramStart"/>
            <w:r w:rsidRPr="00636C9B">
              <w:rPr>
                <w:color w:val="000000"/>
                <w:sz w:val="18"/>
                <w:szCs w:val="18"/>
              </w:rPr>
              <w:t>(  78.0</w:t>
            </w:r>
            <w:proofErr w:type="gramEnd"/>
            <w:r w:rsidRPr="00636C9B">
              <w:rPr>
                <w:color w:val="000000"/>
                <w:sz w:val="18"/>
                <w:szCs w:val="18"/>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48.0</w:t>
            </w:r>
            <w:proofErr w:type="gramEnd"/>
            <w:r w:rsidRPr="00636C9B">
              <w:rPr>
                <w:color w:val="000000"/>
                <w:sz w:val="18"/>
                <w:szCs w:val="18"/>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 xml:space="preserve">80.0 </w:t>
            </w:r>
            <w:proofErr w:type="gramStart"/>
            <w:r w:rsidRPr="00636C9B">
              <w:rPr>
                <w:color w:val="000000"/>
                <w:sz w:val="18"/>
                <w:szCs w:val="18"/>
              </w:rPr>
              <w:t>(  59.0</w:t>
            </w:r>
            <w:proofErr w:type="gramEnd"/>
            <w:r w:rsidRPr="00636C9B">
              <w:rPr>
                <w:color w:val="000000"/>
                <w:sz w:val="18"/>
                <w:szCs w:val="18"/>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40.0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w:t>
            </w:r>
            <w:proofErr w:type="gramStart"/>
            <w:r w:rsidRPr="00636C9B">
              <w:rPr>
                <w:color w:val="000000"/>
                <w:sz w:val="18"/>
                <w:szCs w:val="18"/>
              </w:rPr>
              <w:t>0,  12.0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 xml:space="preserve">427.0 </w:t>
            </w:r>
            <w:proofErr w:type="gramStart"/>
            <w:r w:rsidRPr="00636C9B">
              <w:rPr>
                <w:color w:val="000000"/>
                <w:sz w:val="18"/>
                <w:szCs w:val="18"/>
              </w:rPr>
              <w:t>( 361.0</w:t>
            </w:r>
            <w:proofErr w:type="gramEnd"/>
            <w:r w:rsidRPr="00636C9B">
              <w:rPr>
                <w:color w:val="000000"/>
                <w:sz w:val="18"/>
                <w:szCs w:val="18"/>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 xml:space="preserve">19.0 </w:t>
            </w:r>
            <w:proofErr w:type="gramStart"/>
            <w:r w:rsidRPr="00636C9B">
              <w:rPr>
                <w:color w:val="000000"/>
                <w:sz w:val="18"/>
                <w:szCs w:val="18"/>
              </w:rPr>
              <w:t>(  </w:t>
            </w:r>
            <w:proofErr w:type="gramEnd"/>
            <w:r w:rsidRPr="00636C9B">
              <w:rPr>
                <w:color w:val="000000"/>
                <w:sz w:val="18"/>
                <w:szCs w:val="18"/>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w:t>
            </w:r>
            <w:proofErr w:type="gramStart"/>
            <w:r w:rsidRPr="00636C9B">
              <w:rPr>
                <w:color w:val="000000"/>
                <w:sz w:val="18"/>
                <w:szCs w:val="18"/>
              </w:rPr>
              <w:t>0,  26.0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w:t>
            </w:r>
            <w:proofErr w:type="gramStart"/>
            <w:r w:rsidRPr="00636C9B">
              <w:rPr>
                <w:color w:val="000000"/>
                <w:sz w:val="18"/>
                <w:szCs w:val="18"/>
              </w:rPr>
              <w:t xml:space="preserve">0,   </w:t>
            </w:r>
            <w:proofErr w:type="gramEnd"/>
            <w:r w:rsidRPr="00636C9B">
              <w:rPr>
                <w:color w:val="000000"/>
                <w:sz w:val="18"/>
                <w:szCs w:val="18"/>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w:t>
            </w:r>
            <w:proofErr w:type="gramStart"/>
            <w:r w:rsidRPr="00636C9B">
              <w:rPr>
                <w:color w:val="000000"/>
                <w:sz w:val="18"/>
                <w:szCs w:val="18"/>
              </w:rPr>
              <w:t>0,  86.0</w:t>
            </w:r>
            <w:proofErr w:type="gramEnd"/>
            <w:r w:rsidRPr="00636C9B">
              <w:rPr>
                <w:color w:val="000000"/>
                <w:sz w:val="18"/>
                <w:szCs w:val="18"/>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 xml:space="preserve">76.0 </w:t>
            </w:r>
            <w:proofErr w:type="gramStart"/>
            <w:r w:rsidRPr="00636C9B">
              <w:rPr>
                <w:color w:val="000000"/>
                <w:sz w:val="18"/>
                <w:szCs w:val="18"/>
              </w:rPr>
              <w:t>(  59.0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 xml:space="preserve">71.0 </w:t>
            </w:r>
            <w:proofErr w:type="gramStart"/>
            <w:r w:rsidRPr="00636C9B">
              <w:rPr>
                <w:color w:val="000000"/>
                <w:sz w:val="18"/>
                <w:szCs w:val="18"/>
              </w:rPr>
              <w:t>(  51.0</w:t>
            </w:r>
            <w:proofErr w:type="gramEnd"/>
            <w:r w:rsidRPr="00636C9B">
              <w:rPr>
                <w:color w:val="000000"/>
                <w:sz w:val="18"/>
                <w:szCs w:val="18"/>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 xml:space="preserve">48.0 </w:t>
            </w:r>
            <w:proofErr w:type="gramStart"/>
            <w:r w:rsidRPr="00636C9B">
              <w:rPr>
                <w:color w:val="000000"/>
                <w:sz w:val="18"/>
                <w:szCs w:val="18"/>
              </w:rPr>
              <w:t>(  32.0</w:t>
            </w:r>
            <w:proofErr w:type="gramEnd"/>
            <w:r w:rsidRPr="00636C9B">
              <w:rPr>
                <w:color w:val="000000"/>
                <w:sz w:val="18"/>
                <w:szCs w:val="18"/>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47.0</w:t>
            </w:r>
            <w:proofErr w:type="gramEnd"/>
            <w:r w:rsidRPr="00636C9B">
              <w:rPr>
                <w:color w:val="000000"/>
                <w:sz w:val="18"/>
                <w:szCs w:val="18"/>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 xml:space="preserve">73.0 </w:t>
            </w:r>
            <w:proofErr w:type="gramStart"/>
            <w:r w:rsidRPr="00636C9B">
              <w:rPr>
                <w:color w:val="000000"/>
                <w:sz w:val="18"/>
                <w:szCs w:val="18"/>
              </w:rPr>
              <w:t>(  51.0</w:t>
            </w:r>
            <w:proofErr w:type="gramEnd"/>
            <w:r w:rsidRPr="00636C9B">
              <w:rPr>
                <w:color w:val="000000"/>
                <w:sz w:val="18"/>
                <w:szCs w:val="18"/>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 xml:space="preserve">23.0 </w:t>
            </w:r>
            <w:proofErr w:type="gramStart"/>
            <w:r w:rsidRPr="00636C9B">
              <w:rPr>
                <w:color w:val="000000"/>
                <w:sz w:val="18"/>
                <w:szCs w:val="18"/>
              </w:rPr>
              <w:t>(  </w:t>
            </w:r>
            <w:proofErr w:type="gramEnd"/>
            <w:r w:rsidRPr="00636C9B">
              <w:rPr>
                <w:color w:val="000000"/>
                <w:sz w:val="18"/>
                <w:szCs w:val="18"/>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 xml:space="preserve">385.0 </w:t>
            </w:r>
            <w:proofErr w:type="gramStart"/>
            <w:r w:rsidRPr="00636C9B">
              <w:rPr>
                <w:color w:val="000000"/>
                <w:sz w:val="18"/>
                <w:szCs w:val="18"/>
              </w:rPr>
              <w:t>( 339.0</w:t>
            </w:r>
            <w:proofErr w:type="gramEnd"/>
            <w:r w:rsidRPr="00636C9B">
              <w:rPr>
                <w:color w:val="000000"/>
                <w:sz w:val="18"/>
                <w:szCs w:val="18"/>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 xml:space="preserve">5.0 </w:t>
            </w:r>
            <w:proofErr w:type="gramStart"/>
            <w:r w:rsidRPr="00636C9B">
              <w:rPr>
                <w:color w:val="000000"/>
                <w:sz w:val="18"/>
                <w:szCs w:val="18"/>
              </w:rPr>
              <w:t>(  -</w:t>
            </w:r>
            <w:proofErr w:type="gramEnd"/>
            <w:r w:rsidRPr="00636C9B">
              <w:rPr>
                <w:color w:val="000000"/>
                <w:sz w:val="18"/>
                <w:szCs w:val="18"/>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 xml:space="preserve">63.0 </w:t>
            </w:r>
            <w:proofErr w:type="gramStart"/>
            <w:r w:rsidRPr="00636C9B">
              <w:rPr>
                <w:color w:val="000000"/>
                <w:sz w:val="18"/>
                <w:szCs w:val="18"/>
              </w:rPr>
              <w:t>(  39.0</w:t>
            </w:r>
            <w:proofErr w:type="gramEnd"/>
            <w:r w:rsidRPr="00636C9B">
              <w:rPr>
                <w:color w:val="000000"/>
                <w:sz w:val="18"/>
                <w:szCs w:val="18"/>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w:t>
            </w:r>
            <w:proofErr w:type="gramStart"/>
            <w:r w:rsidRPr="00636C9B">
              <w:rPr>
                <w:color w:val="000000"/>
                <w:sz w:val="18"/>
                <w:szCs w:val="18"/>
              </w:rPr>
              <w:t>,  -</w:t>
            </w:r>
            <w:proofErr w:type="gramEnd"/>
            <w:r w:rsidRPr="00636C9B">
              <w:rPr>
                <w:color w:val="000000"/>
                <w:sz w:val="18"/>
                <w:szCs w:val="18"/>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w:t>
            </w:r>
            <w:proofErr w:type="gramStart"/>
            <w:r w:rsidRPr="00636C9B">
              <w:rPr>
                <w:color w:val="000000"/>
                <w:sz w:val="18"/>
                <w:szCs w:val="18"/>
              </w:rPr>
              <w:t>0,  11.0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w:t>
            </w:r>
            <w:proofErr w:type="gramStart"/>
            <w:r w:rsidRPr="00636C9B">
              <w:rPr>
                <w:color w:val="000000"/>
                <w:sz w:val="18"/>
                <w:szCs w:val="18"/>
              </w:rPr>
              <w:t>,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w:t>
            </w:r>
            <w:proofErr w:type="gramStart"/>
            <w:r w:rsidRPr="00636C9B">
              <w:rPr>
                <w:color w:val="000000"/>
                <w:sz w:val="18"/>
                <w:szCs w:val="18"/>
              </w:rPr>
              <w:t xml:space="preserve">0,   </w:t>
            </w:r>
            <w:proofErr w:type="gramEnd"/>
            <w:r w:rsidRPr="00636C9B">
              <w:rPr>
                <w:color w:val="000000"/>
                <w:sz w:val="18"/>
                <w:szCs w:val="18"/>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w:t>
            </w:r>
            <w:proofErr w:type="gramStart"/>
            <w:r w:rsidRPr="00636C9B">
              <w:rPr>
                <w:color w:val="000000"/>
                <w:sz w:val="18"/>
                <w:szCs w:val="18"/>
              </w:rPr>
              <w:t>0,  17.0</w:t>
            </w:r>
            <w:proofErr w:type="gramEnd"/>
            <w:r w:rsidRPr="00636C9B">
              <w:rPr>
                <w:color w:val="000000"/>
                <w:sz w:val="18"/>
                <w:szCs w:val="18"/>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w:t>
            </w:r>
            <w:proofErr w:type="gramStart"/>
            <w:r w:rsidRPr="00636C9B">
              <w:rPr>
                <w:color w:val="000000"/>
                <w:sz w:val="18"/>
                <w:szCs w:val="18"/>
              </w:rPr>
              <w:t>,  -</w:t>
            </w:r>
            <w:proofErr w:type="gramEnd"/>
            <w:r w:rsidRPr="00636C9B">
              <w:rPr>
                <w:color w:val="000000"/>
                <w:sz w:val="18"/>
                <w:szCs w:val="18"/>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w:t>
            </w:r>
            <w:proofErr w:type="gramStart"/>
            <w:r w:rsidRPr="00636C9B">
              <w:rPr>
                <w:color w:val="000000"/>
                <w:sz w:val="18"/>
                <w:szCs w:val="18"/>
              </w:rPr>
              <w:t xml:space="preserve">0,   </w:t>
            </w:r>
            <w:proofErr w:type="gramEnd"/>
            <w:r w:rsidRPr="00636C9B">
              <w:rPr>
                <w:color w:val="000000"/>
                <w:sz w:val="18"/>
                <w:szCs w:val="18"/>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 xml:space="preserve">40.0 </w:t>
            </w:r>
            <w:proofErr w:type="gramStart"/>
            <w:r w:rsidRPr="00636C9B">
              <w:rPr>
                <w:color w:val="000000"/>
                <w:sz w:val="18"/>
                <w:szCs w:val="18"/>
              </w:rPr>
              <w:t>(  35.0</w:t>
            </w:r>
            <w:proofErr w:type="gramEnd"/>
            <w:r w:rsidRPr="00636C9B">
              <w:rPr>
                <w:color w:val="000000"/>
                <w:sz w:val="18"/>
                <w:szCs w:val="18"/>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 xml:space="preserve">25.0 </w:t>
            </w:r>
            <w:proofErr w:type="gramStart"/>
            <w:r w:rsidRPr="00636C9B">
              <w:rPr>
                <w:color w:val="000000"/>
                <w:sz w:val="18"/>
                <w:szCs w:val="18"/>
              </w:rPr>
              <w:t>(  20.0</w:t>
            </w:r>
            <w:proofErr w:type="gramEnd"/>
            <w:r w:rsidRPr="00636C9B">
              <w:rPr>
                <w:color w:val="000000"/>
                <w:sz w:val="18"/>
                <w:szCs w:val="18"/>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 xml:space="preserve">8.0 </w:t>
            </w:r>
            <w:proofErr w:type="gramStart"/>
            <w:r w:rsidRPr="00636C9B">
              <w:rPr>
                <w:color w:val="000000"/>
                <w:sz w:val="18"/>
                <w:szCs w:val="18"/>
              </w:rPr>
              <w:t>(  </w:t>
            </w:r>
            <w:proofErr w:type="gramEnd"/>
            <w:r w:rsidRPr="00636C9B">
              <w:rPr>
                <w:color w:val="000000"/>
                <w:sz w:val="18"/>
                <w:szCs w:val="18"/>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 xml:space="preserve">6.0 </w:t>
            </w:r>
            <w:proofErr w:type="gramStart"/>
            <w:r w:rsidRPr="00636C9B">
              <w:rPr>
                <w:color w:val="000000"/>
                <w:sz w:val="18"/>
                <w:szCs w:val="18"/>
              </w:rPr>
              <w:t>(  </w:t>
            </w:r>
            <w:proofErr w:type="gramEnd"/>
            <w:r w:rsidRPr="00636C9B">
              <w:rPr>
                <w:color w:val="000000"/>
                <w:sz w:val="18"/>
                <w:szCs w:val="18"/>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 xml:space="preserve">128.0 </w:t>
            </w:r>
            <w:proofErr w:type="gramStart"/>
            <w:r w:rsidRPr="00636C9B">
              <w:rPr>
                <w:color w:val="000000"/>
                <w:sz w:val="18"/>
                <w:szCs w:val="18"/>
              </w:rPr>
              <w:t>( 116.0</w:t>
            </w:r>
            <w:proofErr w:type="gramEnd"/>
            <w:r w:rsidRPr="00636C9B">
              <w:rPr>
                <w:color w:val="000000"/>
                <w:sz w:val="18"/>
                <w:szCs w:val="18"/>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11.0</w:t>
            </w:r>
            <w:proofErr w:type="gramEnd"/>
            <w:r w:rsidRPr="00636C9B">
              <w:rPr>
                <w:color w:val="000000"/>
                <w:sz w:val="18"/>
                <w:szCs w:val="18"/>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31.0</w:t>
            </w:r>
            <w:proofErr w:type="gramEnd"/>
            <w:r w:rsidRPr="00636C9B">
              <w:rPr>
                <w:color w:val="000000"/>
                <w:sz w:val="18"/>
                <w:szCs w:val="18"/>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 xml:space="preserve">96.0 </w:t>
            </w:r>
            <w:proofErr w:type="gramStart"/>
            <w:r w:rsidRPr="00636C9B">
              <w:rPr>
                <w:color w:val="000000"/>
                <w:sz w:val="18"/>
                <w:szCs w:val="18"/>
              </w:rPr>
              <w:t>(  67.0</w:t>
            </w:r>
            <w:proofErr w:type="gramEnd"/>
            <w:r w:rsidRPr="00636C9B">
              <w:rPr>
                <w:color w:val="000000"/>
                <w:sz w:val="18"/>
                <w:szCs w:val="18"/>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 xml:space="preserve">65.0 </w:t>
            </w:r>
            <w:proofErr w:type="gramStart"/>
            <w:r w:rsidRPr="00636C9B">
              <w:rPr>
                <w:color w:val="000000"/>
                <w:sz w:val="18"/>
                <w:szCs w:val="18"/>
              </w:rPr>
              <w:t>(  41.0</w:t>
            </w:r>
            <w:proofErr w:type="gramEnd"/>
            <w:r w:rsidRPr="00636C9B">
              <w:rPr>
                <w:color w:val="000000"/>
                <w:sz w:val="18"/>
                <w:szCs w:val="18"/>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 xml:space="preserve">45.0 </w:t>
            </w:r>
            <w:proofErr w:type="gramStart"/>
            <w:r w:rsidRPr="00636C9B">
              <w:rPr>
                <w:color w:val="000000"/>
                <w:sz w:val="18"/>
                <w:szCs w:val="18"/>
              </w:rPr>
              <w:t>(  19.0</w:t>
            </w:r>
            <w:proofErr w:type="gramEnd"/>
            <w:r w:rsidRPr="00636C9B">
              <w:rPr>
                <w:color w:val="000000"/>
                <w:sz w:val="18"/>
                <w:szCs w:val="18"/>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 xml:space="preserve">68.0 </w:t>
            </w:r>
            <w:proofErr w:type="gramStart"/>
            <w:r w:rsidRPr="00636C9B">
              <w:rPr>
                <w:color w:val="000000"/>
                <w:sz w:val="18"/>
                <w:szCs w:val="18"/>
              </w:rPr>
              <w:t>(  41.0</w:t>
            </w:r>
            <w:proofErr w:type="gramEnd"/>
            <w:r w:rsidRPr="00636C9B">
              <w:rPr>
                <w:color w:val="000000"/>
                <w:sz w:val="18"/>
                <w:szCs w:val="18"/>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 xml:space="preserve">28.0 </w:t>
            </w:r>
            <w:proofErr w:type="gramStart"/>
            <w:r w:rsidRPr="00636C9B">
              <w:rPr>
                <w:color w:val="000000"/>
                <w:sz w:val="18"/>
                <w:szCs w:val="18"/>
              </w:rPr>
              <w:t>(  11.0</w:t>
            </w:r>
            <w:proofErr w:type="gramEnd"/>
            <w:r w:rsidRPr="00636C9B">
              <w:rPr>
                <w:color w:val="000000"/>
                <w:sz w:val="18"/>
                <w:szCs w:val="18"/>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 xml:space="preserve">388.0 </w:t>
            </w:r>
            <w:proofErr w:type="gramStart"/>
            <w:r w:rsidRPr="00636C9B">
              <w:rPr>
                <w:color w:val="000000"/>
                <w:sz w:val="18"/>
                <w:szCs w:val="18"/>
              </w:rPr>
              <w:t>( 323.0</w:t>
            </w:r>
            <w:proofErr w:type="gramEnd"/>
            <w:r w:rsidRPr="00636C9B">
              <w:rPr>
                <w:color w:val="000000"/>
                <w:sz w:val="18"/>
                <w:szCs w:val="18"/>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 xml:space="preserve">16.0 </w:t>
            </w:r>
            <w:proofErr w:type="gramStart"/>
            <w:r w:rsidRPr="00636C9B">
              <w:rPr>
                <w:color w:val="000000"/>
                <w:sz w:val="18"/>
                <w:szCs w:val="18"/>
              </w:rPr>
              <w:t>(  </w:t>
            </w:r>
            <w:proofErr w:type="gramEnd"/>
            <w:r w:rsidRPr="00636C9B">
              <w:rPr>
                <w:color w:val="000000"/>
                <w:sz w:val="18"/>
                <w:szCs w:val="18"/>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 xml:space="preserve">15.0 </w:t>
            </w:r>
            <w:proofErr w:type="gramStart"/>
            <w:r w:rsidRPr="00636C9B">
              <w:rPr>
                <w:color w:val="000000"/>
                <w:sz w:val="18"/>
                <w:szCs w:val="18"/>
              </w:rPr>
              <w:t>(  </w:t>
            </w:r>
            <w:proofErr w:type="gramEnd"/>
            <w:r w:rsidRPr="00636C9B">
              <w:rPr>
                <w:color w:val="000000"/>
                <w:sz w:val="18"/>
                <w:szCs w:val="18"/>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 xml:space="preserve">17.0 </w:t>
            </w:r>
            <w:proofErr w:type="gramStart"/>
            <w:r w:rsidRPr="00636C9B">
              <w:rPr>
                <w:color w:val="000000"/>
                <w:sz w:val="18"/>
                <w:szCs w:val="18"/>
              </w:rPr>
              <w:t>(  </w:t>
            </w:r>
            <w:proofErr w:type="gramEnd"/>
            <w:r w:rsidRPr="00636C9B">
              <w:rPr>
                <w:color w:val="000000"/>
                <w:sz w:val="18"/>
                <w:szCs w:val="18"/>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 xml:space="preserve">13.0 </w:t>
            </w:r>
            <w:proofErr w:type="gramStart"/>
            <w:r w:rsidRPr="00636C9B">
              <w:rPr>
                <w:color w:val="000000"/>
                <w:sz w:val="18"/>
                <w:szCs w:val="18"/>
              </w:rPr>
              <w:t>(  -</w:t>
            </w:r>
            <w:proofErr w:type="gramEnd"/>
            <w:r w:rsidRPr="00636C9B">
              <w:rPr>
                <w:color w:val="000000"/>
                <w:sz w:val="18"/>
                <w:szCs w:val="18"/>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 xml:space="preserve">10.0 </w:t>
            </w:r>
            <w:proofErr w:type="gramStart"/>
            <w:r w:rsidRPr="00636C9B">
              <w:rPr>
                <w:color w:val="000000"/>
                <w:sz w:val="18"/>
                <w:szCs w:val="18"/>
              </w:rPr>
              <w:t>(  </w:t>
            </w:r>
            <w:proofErr w:type="gramEnd"/>
            <w:r w:rsidRPr="00636C9B">
              <w:rPr>
                <w:color w:val="000000"/>
                <w:sz w:val="18"/>
                <w:szCs w:val="18"/>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 xml:space="preserve">92.0 </w:t>
            </w:r>
            <w:proofErr w:type="gramStart"/>
            <w:r w:rsidRPr="00636C9B">
              <w:rPr>
                <w:color w:val="000000"/>
                <w:sz w:val="18"/>
                <w:szCs w:val="18"/>
              </w:rPr>
              <w:t>(  63.0</w:t>
            </w:r>
            <w:proofErr w:type="gramEnd"/>
            <w:r w:rsidRPr="00636C9B">
              <w:rPr>
                <w:color w:val="000000"/>
                <w:sz w:val="18"/>
                <w:szCs w:val="18"/>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 xml:space="preserve">38.0 </w:t>
            </w:r>
            <w:proofErr w:type="gramStart"/>
            <w:r w:rsidRPr="00636C9B">
              <w:rPr>
                <w:color w:val="000000"/>
                <w:sz w:val="18"/>
                <w:szCs w:val="18"/>
              </w:rPr>
              <w:t>(  18.0</w:t>
            </w:r>
            <w:proofErr w:type="gramEnd"/>
            <w:r w:rsidRPr="00636C9B">
              <w:rPr>
                <w:color w:val="000000"/>
                <w:sz w:val="18"/>
                <w:szCs w:val="18"/>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 xml:space="preserve">55.0 </w:t>
            </w:r>
            <w:proofErr w:type="gramStart"/>
            <w:r w:rsidRPr="00636C9B">
              <w:rPr>
                <w:color w:val="000000"/>
                <w:sz w:val="18"/>
                <w:szCs w:val="18"/>
              </w:rPr>
              <w:t>(  35.0</w:t>
            </w:r>
            <w:proofErr w:type="gramEnd"/>
            <w:r w:rsidRPr="00636C9B">
              <w:rPr>
                <w:color w:val="000000"/>
                <w:sz w:val="18"/>
                <w:szCs w:val="18"/>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 xml:space="preserve">18.0 </w:t>
            </w:r>
            <w:proofErr w:type="gramStart"/>
            <w:r w:rsidRPr="00636C9B">
              <w:rPr>
                <w:color w:val="000000"/>
                <w:sz w:val="18"/>
                <w:szCs w:val="18"/>
              </w:rPr>
              <w:t>(  </w:t>
            </w:r>
            <w:proofErr w:type="gramEnd"/>
            <w:r w:rsidRPr="00636C9B">
              <w:rPr>
                <w:color w:val="000000"/>
                <w:sz w:val="18"/>
                <w:szCs w:val="18"/>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 xml:space="preserve">135.0 </w:t>
            </w:r>
            <w:proofErr w:type="gramStart"/>
            <w:r w:rsidRPr="00636C9B">
              <w:rPr>
                <w:color w:val="000000"/>
                <w:sz w:val="18"/>
                <w:szCs w:val="18"/>
              </w:rPr>
              <w:t>( 100.0</w:t>
            </w:r>
            <w:proofErr w:type="gramEnd"/>
            <w:r w:rsidRPr="00636C9B">
              <w:rPr>
                <w:color w:val="000000"/>
                <w:sz w:val="18"/>
                <w:szCs w:val="18"/>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 xml:space="preserve">4.0 </w:t>
            </w:r>
            <w:proofErr w:type="gramStart"/>
            <w:r w:rsidRPr="00636C9B">
              <w:rPr>
                <w:color w:val="000000"/>
                <w:sz w:val="18"/>
                <w:szCs w:val="18"/>
              </w:rPr>
              <w:t>(  </w:t>
            </w:r>
            <w:proofErr w:type="gramEnd"/>
            <w:r w:rsidRPr="00636C9B">
              <w:rPr>
                <w:color w:val="000000"/>
                <w:sz w:val="18"/>
                <w:szCs w:val="18"/>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 xml:space="preserve">2.0 </w:t>
            </w:r>
            <w:proofErr w:type="gramStart"/>
            <w:r w:rsidRPr="00636C9B">
              <w:rPr>
                <w:color w:val="000000"/>
                <w:sz w:val="18"/>
                <w:szCs w:val="18"/>
              </w:rPr>
              <w:t>(  -</w:t>
            </w:r>
            <w:proofErr w:type="gramEnd"/>
            <w:r w:rsidRPr="00636C9B">
              <w:rPr>
                <w:color w:val="000000"/>
                <w:sz w:val="18"/>
                <w:szCs w:val="18"/>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 xml:space="preserve">30.0 </w:t>
            </w:r>
            <w:proofErr w:type="gramStart"/>
            <w:r w:rsidRPr="00636C9B">
              <w:rPr>
                <w:color w:val="000000"/>
                <w:sz w:val="18"/>
                <w:szCs w:val="18"/>
              </w:rPr>
              <w:t>(  18.0</w:t>
            </w:r>
            <w:proofErr w:type="gramEnd"/>
            <w:r w:rsidRPr="00636C9B">
              <w:rPr>
                <w:color w:val="000000"/>
                <w:sz w:val="18"/>
                <w:szCs w:val="18"/>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 xml:space="preserve">20.0 </w:t>
            </w:r>
            <w:proofErr w:type="gramStart"/>
            <w:r w:rsidRPr="00636C9B">
              <w:rPr>
                <w:color w:val="000000"/>
                <w:sz w:val="18"/>
                <w:szCs w:val="18"/>
              </w:rPr>
              <w:t>(  </w:t>
            </w:r>
            <w:proofErr w:type="gramEnd"/>
            <w:r w:rsidRPr="00636C9B">
              <w:rPr>
                <w:color w:val="000000"/>
                <w:sz w:val="18"/>
                <w:szCs w:val="18"/>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 xml:space="preserve">41.0 </w:t>
            </w:r>
            <w:proofErr w:type="gramStart"/>
            <w:r w:rsidRPr="00636C9B">
              <w:rPr>
                <w:color w:val="000000"/>
                <w:sz w:val="18"/>
                <w:szCs w:val="18"/>
              </w:rPr>
              <w:t>(  20.0</w:t>
            </w:r>
            <w:proofErr w:type="gramEnd"/>
            <w:r w:rsidRPr="00636C9B">
              <w:rPr>
                <w:color w:val="000000"/>
                <w:sz w:val="18"/>
                <w:szCs w:val="18"/>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 xml:space="preserve">47.0 </w:t>
            </w:r>
            <w:proofErr w:type="gramStart"/>
            <w:r w:rsidRPr="00636C9B">
              <w:rPr>
                <w:color w:val="000000"/>
                <w:sz w:val="18"/>
                <w:szCs w:val="18"/>
              </w:rPr>
              <w:t>(  28.0</w:t>
            </w:r>
            <w:proofErr w:type="gramEnd"/>
            <w:r w:rsidRPr="00636C9B">
              <w:rPr>
                <w:color w:val="000000"/>
                <w:sz w:val="18"/>
                <w:szCs w:val="18"/>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 xml:space="preserve">36.0 </w:t>
            </w:r>
            <w:proofErr w:type="gramStart"/>
            <w:r w:rsidRPr="00636C9B">
              <w:rPr>
                <w:color w:val="000000"/>
                <w:sz w:val="18"/>
                <w:szCs w:val="18"/>
              </w:rPr>
              <w:t>(  12.0</w:t>
            </w:r>
            <w:proofErr w:type="gramEnd"/>
            <w:r w:rsidRPr="00636C9B">
              <w:rPr>
                <w:color w:val="000000"/>
                <w:sz w:val="18"/>
                <w:szCs w:val="18"/>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 xml:space="preserve">58.0 </w:t>
            </w:r>
            <w:proofErr w:type="gramStart"/>
            <w:r w:rsidRPr="00636C9B">
              <w:rPr>
                <w:color w:val="000000"/>
                <w:sz w:val="18"/>
                <w:szCs w:val="18"/>
              </w:rPr>
              <w:t>(  34.0</w:t>
            </w:r>
            <w:proofErr w:type="gramEnd"/>
            <w:r w:rsidRPr="00636C9B">
              <w:rPr>
                <w:color w:val="000000"/>
                <w:sz w:val="18"/>
                <w:szCs w:val="18"/>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 xml:space="preserve">26.0 </w:t>
            </w:r>
            <w:proofErr w:type="gramStart"/>
            <w:r w:rsidRPr="00636C9B">
              <w:rPr>
                <w:color w:val="000000"/>
                <w:sz w:val="18"/>
                <w:szCs w:val="18"/>
              </w:rPr>
              <w:t>(  </w:t>
            </w:r>
            <w:proofErr w:type="gramEnd"/>
            <w:r w:rsidRPr="00636C9B">
              <w:rPr>
                <w:color w:val="000000"/>
                <w:sz w:val="18"/>
                <w:szCs w:val="18"/>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 xml:space="preserve">14.0 </w:t>
            </w:r>
            <w:proofErr w:type="gramStart"/>
            <w:r w:rsidRPr="00636C9B">
              <w:rPr>
                <w:color w:val="000000"/>
                <w:sz w:val="18"/>
                <w:szCs w:val="18"/>
              </w:rPr>
              <w:t>(  </w:t>
            </w:r>
            <w:proofErr w:type="gramEnd"/>
            <w:r w:rsidRPr="00636C9B">
              <w:rPr>
                <w:color w:val="000000"/>
                <w:sz w:val="18"/>
                <w:szCs w:val="18"/>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 xml:space="preserve">253.0 </w:t>
            </w:r>
            <w:proofErr w:type="gramStart"/>
            <w:r w:rsidRPr="00636C9B">
              <w:rPr>
                <w:color w:val="000000"/>
                <w:sz w:val="18"/>
                <w:szCs w:val="18"/>
              </w:rPr>
              <w:t>( 200.0</w:t>
            </w:r>
            <w:proofErr w:type="gramEnd"/>
            <w:r w:rsidRPr="00636C9B">
              <w:rPr>
                <w:color w:val="000000"/>
                <w:sz w:val="18"/>
                <w:szCs w:val="18"/>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 xml:space="preserve">3.0 </w:t>
            </w:r>
            <w:proofErr w:type="gramStart"/>
            <w:r w:rsidRPr="00636C9B">
              <w:rPr>
                <w:color w:val="000000"/>
                <w:sz w:val="18"/>
                <w:szCs w:val="18"/>
              </w:rPr>
              <w:t>(  </w:t>
            </w:r>
            <w:proofErr w:type="gramEnd"/>
            <w:r w:rsidRPr="00636C9B">
              <w:rPr>
                <w:color w:val="000000"/>
                <w:sz w:val="18"/>
                <w:szCs w:val="18"/>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 xml:space="preserve">7.0 </w:t>
            </w:r>
            <w:proofErr w:type="gramStart"/>
            <w:r w:rsidRPr="00636C9B">
              <w:rPr>
                <w:color w:val="000000"/>
                <w:sz w:val="18"/>
                <w:szCs w:val="18"/>
              </w:rPr>
              <w:t>(  -</w:t>
            </w:r>
            <w:proofErr w:type="gramEnd"/>
            <w:r w:rsidRPr="00636C9B">
              <w:rPr>
                <w:color w:val="000000"/>
                <w:sz w:val="18"/>
                <w:szCs w:val="18"/>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 xml:space="preserve">12.0 </w:t>
            </w:r>
            <w:proofErr w:type="gramStart"/>
            <w:r w:rsidRPr="00636C9B">
              <w:rPr>
                <w:color w:val="000000"/>
                <w:sz w:val="18"/>
                <w:szCs w:val="18"/>
              </w:rPr>
              <w:t>(  </w:t>
            </w:r>
            <w:proofErr w:type="gramEnd"/>
            <w:r w:rsidRPr="00636C9B">
              <w:rPr>
                <w:color w:val="000000"/>
                <w:sz w:val="18"/>
                <w:szCs w:val="18"/>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 xml:space="preserve">11.0 </w:t>
            </w:r>
            <w:proofErr w:type="gramStart"/>
            <w:r w:rsidRPr="00636C9B">
              <w:rPr>
                <w:color w:val="000000"/>
                <w:sz w:val="18"/>
                <w:szCs w:val="18"/>
              </w:rPr>
              <w:t>(  -</w:t>
            </w:r>
            <w:proofErr w:type="gramEnd"/>
            <w:r w:rsidRPr="00636C9B">
              <w:rPr>
                <w:color w:val="000000"/>
                <w:sz w:val="18"/>
                <w:szCs w:val="18"/>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 xml:space="preserve">9.0 </w:t>
            </w:r>
            <w:proofErr w:type="gramStart"/>
            <w:r w:rsidRPr="00636C9B">
              <w:rPr>
                <w:color w:val="000000"/>
                <w:sz w:val="18"/>
                <w:szCs w:val="18"/>
              </w:rPr>
              <w:t>(  </w:t>
            </w:r>
            <w:proofErr w:type="gramEnd"/>
            <w:r w:rsidRPr="00636C9B">
              <w:rPr>
                <w:color w:val="000000"/>
                <w:sz w:val="18"/>
                <w:szCs w:val="18"/>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 xml:space="preserve">0.0 </w:t>
            </w:r>
            <w:proofErr w:type="gramStart"/>
            <w:r w:rsidRPr="00636C9B">
              <w:rPr>
                <w:color w:val="000000"/>
                <w:sz w:val="18"/>
                <w:szCs w:val="18"/>
              </w:rPr>
              <w:t>(  -</w:t>
            </w:r>
            <w:proofErr w:type="gramEnd"/>
            <w:r w:rsidRPr="00636C9B">
              <w:rPr>
                <w:color w:val="000000"/>
                <w:sz w:val="18"/>
                <w:szCs w:val="18"/>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 xml:space="preserve">1.0 </w:t>
            </w:r>
            <w:proofErr w:type="gramStart"/>
            <w:r w:rsidRPr="00636C9B">
              <w:rPr>
                <w:color w:val="000000"/>
                <w:sz w:val="18"/>
                <w:szCs w:val="18"/>
              </w:rPr>
              <w:t>(  -</w:t>
            </w:r>
            <w:proofErr w:type="gramEnd"/>
            <w:r w:rsidRPr="00636C9B">
              <w:rPr>
                <w:color w:val="000000"/>
                <w:sz w:val="18"/>
                <w:szCs w:val="18"/>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 xml:space="preserve">62.0 </w:t>
            </w:r>
            <w:proofErr w:type="gramStart"/>
            <w:r w:rsidRPr="00636C9B">
              <w:rPr>
                <w:color w:val="000000"/>
                <w:sz w:val="18"/>
                <w:szCs w:val="18"/>
              </w:rPr>
              <w:t>(  35.0</w:t>
            </w:r>
            <w:proofErr w:type="gramEnd"/>
            <w:r w:rsidRPr="00636C9B">
              <w:rPr>
                <w:color w:val="000000"/>
                <w:sz w:val="18"/>
                <w:szCs w:val="18"/>
              </w:rPr>
              <w:t>,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commentRangeStart w:id="306"/>
      <w:r>
        <w:rPr>
          <w:b/>
          <w:color w:val="000000" w:themeColor="text1"/>
        </w:rPr>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commentRangeEnd w:id="306"/>
    <w:p w14:paraId="36B3D507" w14:textId="77777777" w:rsidR="00194696" w:rsidRPr="00636C9B" w:rsidRDefault="0049069D"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r>
        <w:rPr>
          <w:rStyle w:val="CommentReference"/>
          <w:rFonts w:asciiTheme="minorHAnsi" w:hAnsiTheme="minorHAnsi" w:cstheme="minorBidi"/>
          <w:lang w:eastAsia="en-US"/>
        </w:rPr>
        <w:commentReference w:id="306"/>
      </w: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w:t>
            </w:r>
            <w:proofErr w:type="gramStart"/>
            <w:r w:rsidRPr="00182A4C">
              <w:rPr>
                <w:rFonts w:eastAsia="Times New Roman"/>
                <w:color w:val="000000"/>
                <w:sz w:val="18"/>
                <w:szCs w:val="18"/>
              </w:rPr>
              <w:t>( 1.09</w:t>
            </w:r>
            <w:proofErr w:type="gramEnd"/>
            <w:r w:rsidRPr="00182A4C">
              <w:rPr>
                <w:rFonts w:eastAsia="Times New Roman"/>
                <w:color w:val="000000"/>
                <w:sz w:val="18"/>
                <w:szCs w:val="18"/>
              </w:rPr>
              <w:t>,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w:t>
            </w:r>
            <w:proofErr w:type="gramStart"/>
            <w:r w:rsidRPr="00182A4C">
              <w:rPr>
                <w:rFonts w:eastAsia="Times New Roman"/>
                <w:color w:val="000000"/>
                <w:sz w:val="18"/>
                <w:szCs w:val="18"/>
              </w:rPr>
              <w:t>( 1.08</w:t>
            </w:r>
            <w:proofErr w:type="gramEnd"/>
            <w:r w:rsidRPr="00182A4C">
              <w:rPr>
                <w:rFonts w:eastAsia="Times New Roman"/>
                <w:color w:val="000000"/>
                <w:sz w:val="18"/>
                <w:szCs w:val="18"/>
              </w:rPr>
              <w:t>,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w:t>
            </w:r>
            <w:proofErr w:type="gramStart"/>
            <w:r w:rsidRPr="00182A4C">
              <w:rPr>
                <w:rFonts w:eastAsia="Times New Roman"/>
                <w:color w:val="000000"/>
                <w:sz w:val="18"/>
                <w:szCs w:val="18"/>
              </w:rPr>
              <w:t>( 0.90</w:t>
            </w:r>
            <w:proofErr w:type="gramEnd"/>
            <w:r w:rsidRPr="00182A4C">
              <w:rPr>
                <w:rFonts w:eastAsia="Times New Roman"/>
                <w:color w:val="000000"/>
                <w:sz w:val="18"/>
                <w:szCs w:val="18"/>
              </w:rPr>
              <w:t>,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w:t>
            </w:r>
            <w:proofErr w:type="gramStart"/>
            <w:r w:rsidRPr="00182A4C">
              <w:rPr>
                <w:rFonts w:eastAsia="Times New Roman"/>
                <w:color w:val="000000"/>
                <w:sz w:val="18"/>
                <w:szCs w:val="18"/>
              </w:rPr>
              <w:t>( 0.77</w:t>
            </w:r>
            <w:proofErr w:type="gramEnd"/>
            <w:r w:rsidRPr="00182A4C">
              <w:rPr>
                <w:rFonts w:eastAsia="Times New Roman"/>
                <w:color w:val="000000"/>
                <w:sz w:val="18"/>
                <w:szCs w:val="18"/>
              </w:rPr>
              <w:t>,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w:t>
            </w:r>
            <w:proofErr w:type="gramStart"/>
            <w:r w:rsidRPr="00182A4C">
              <w:rPr>
                <w:rFonts w:eastAsia="Times New Roman"/>
                <w:color w:val="000000"/>
                <w:sz w:val="18"/>
                <w:szCs w:val="18"/>
              </w:rPr>
              <w:t>( 1.03</w:t>
            </w:r>
            <w:proofErr w:type="gramEnd"/>
            <w:r w:rsidRPr="00182A4C">
              <w:rPr>
                <w:rFonts w:eastAsia="Times New Roman"/>
                <w:color w:val="000000"/>
                <w:sz w:val="18"/>
                <w:szCs w:val="18"/>
              </w:rPr>
              <w:t>,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w:t>
            </w:r>
            <w:proofErr w:type="gramStart"/>
            <w:r w:rsidRPr="00182A4C">
              <w:rPr>
                <w:rFonts w:eastAsia="Times New Roman"/>
                <w:color w:val="000000"/>
                <w:sz w:val="18"/>
                <w:szCs w:val="18"/>
              </w:rPr>
              <w:t>( 1.12</w:t>
            </w:r>
            <w:proofErr w:type="gramEnd"/>
            <w:r w:rsidRPr="00182A4C">
              <w:rPr>
                <w:rFonts w:eastAsia="Times New Roman"/>
                <w:color w:val="000000"/>
                <w:sz w:val="18"/>
                <w:szCs w:val="18"/>
              </w:rPr>
              <w:t>,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w:t>
            </w:r>
            <w:proofErr w:type="gramStart"/>
            <w:r w:rsidRPr="00182A4C">
              <w:rPr>
                <w:rFonts w:eastAsia="Times New Roman"/>
                <w:color w:val="000000"/>
                <w:sz w:val="18"/>
                <w:szCs w:val="18"/>
              </w:rPr>
              <w:t>( 0.30</w:t>
            </w:r>
            <w:proofErr w:type="gramEnd"/>
            <w:r w:rsidRPr="00182A4C">
              <w:rPr>
                <w:rFonts w:eastAsia="Times New Roman"/>
                <w:color w:val="000000"/>
                <w:sz w:val="18"/>
                <w:szCs w:val="18"/>
              </w:rPr>
              <w:t>,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w:t>
            </w:r>
            <w:proofErr w:type="gramStart"/>
            <w:r w:rsidRPr="00182A4C">
              <w:rPr>
                <w:rFonts w:eastAsia="Times New Roman"/>
                <w:color w:val="000000"/>
                <w:sz w:val="18"/>
                <w:szCs w:val="18"/>
              </w:rPr>
              <w:t>( 0.22</w:t>
            </w:r>
            <w:proofErr w:type="gramEnd"/>
            <w:r w:rsidRPr="00182A4C">
              <w:rPr>
                <w:rFonts w:eastAsia="Times New Roman"/>
                <w:color w:val="000000"/>
                <w:sz w:val="18"/>
                <w:szCs w:val="18"/>
              </w:rPr>
              <w:t>,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w:t>
            </w:r>
            <w:proofErr w:type="gramStart"/>
            <w:r w:rsidRPr="00182A4C">
              <w:rPr>
                <w:rFonts w:eastAsia="Times New Roman"/>
                <w:color w:val="000000"/>
                <w:sz w:val="18"/>
                <w:szCs w:val="18"/>
              </w:rPr>
              <w:t>53,-</w:t>
            </w:r>
            <w:proofErr w:type="gramEnd"/>
            <w:r w:rsidRPr="00182A4C">
              <w:rPr>
                <w:rFonts w:eastAsia="Times New Roman"/>
                <w:color w:val="000000"/>
                <w:sz w:val="18"/>
                <w:szCs w:val="18"/>
              </w:rPr>
              <w:t>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w:t>
            </w:r>
            <w:proofErr w:type="gramStart"/>
            <w:r w:rsidRPr="00182A4C">
              <w:rPr>
                <w:rFonts w:eastAsia="Times New Roman"/>
                <w:color w:val="000000"/>
                <w:sz w:val="18"/>
                <w:szCs w:val="18"/>
              </w:rPr>
              <w:t>16,-</w:t>
            </w:r>
            <w:proofErr w:type="gramEnd"/>
            <w:r w:rsidRPr="00182A4C">
              <w:rPr>
                <w:rFonts w:eastAsia="Times New Roman"/>
                <w:color w:val="000000"/>
                <w:sz w:val="18"/>
                <w:szCs w:val="18"/>
              </w:rPr>
              <w:t>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w:t>
            </w:r>
            <w:proofErr w:type="gramStart"/>
            <w:r w:rsidRPr="00182A4C">
              <w:rPr>
                <w:rFonts w:eastAsia="Times New Roman"/>
                <w:color w:val="000000"/>
                <w:sz w:val="18"/>
                <w:szCs w:val="18"/>
              </w:rPr>
              <w:t>( 1.81</w:t>
            </w:r>
            <w:proofErr w:type="gramEnd"/>
            <w:r w:rsidRPr="00182A4C">
              <w:rPr>
                <w:rFonts w:eastAsia="Times New Roman"/>
                <w:color w:val="000000"/>
                <w:sz w:val="18"/>
                <w:szCs w:val="18"/>
              </w:rPr>
              <w:t>,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w:t>
            </w:r>
            <w:proofErr w:type="gramStart"/>
            <w:r w:rsidRPr="00182A4C">
              <w:rPr>
                <w:rFonts w:eastAsia="Times New Roman"/>
                <w:color w:val="000000"/>
                <w:sz w:val="18"/>
                <w:szCs w:val="18"/>
              </w:rPr>
              <w:t>( 4.52</w:t>
            </w:r>
            <w:proofErr w:type="gramEnd"/>
            <w:r w:rsidRPr="00182A4C">
              <w:rPr>
                <w:rFonts w:eastAsia="Times New Roman"/>
                <w:color w:val="000000"/>
                <w:sz w:val="18"/>
                <w:szCs w:val="18"/>
              </w:rPr>
              <w:t>,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w:t>
            </w:r>
            <w:proofErr w:type="gramStart"/>
            <w:r w:rsidRPr="00182A4C">
              <w:rPr>
                <w:rFonts w:eastAsia="Times New Roman"/>
                <w:color w:val="000000"/>
                <w:sz w:val="18"/>
                <w:szCs w:val="18"/>
              </w:rPr>
              <w:t>( 7.26</w:t>
            </w:r>
            <w:proofErr w:type="gramEnd"/>
            <w:r w:rsidRPr="00182A4C">
              <w:rPr>
                <w:rFonts w:eastAsia="Times New Roman"/>
                <w:color w:val="000000"/>
                <w:sz w:val="18"/>
                <w:szCs w:val="18"/>
              </w:rPr>
              <w:t>,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w:t>
            </w:r>
            <w:proofErr w:type="gramStart"/>
            <w:r w:rsidRPr="00182A4C">
              <w:rPr>
                <w:rFonts w:eastAsia="Times New Roman"/>
                <w:color w:val="000000"/>
                <w:sz w:val="18"/>
                <w:szCs w:val="18"/>
              </w:rPr>
              <w:t>( 5.10</w:t>
            </w:r>
            <w:proofErr w:type="gramEnd"/>
            <w:r w:rsidRPr="00182A4C">
              <w:rPr>
                <w:rFonts w:eastAsia="Times New Roman"/>
                <w:color w:val="000000"/>
                <w:sz w:val="18"/>
                <w:szCs w:val="18"/>
              </w:rPr>
              <w:t>,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w:t>
            </w:r>
            <w:proofErr w:type="gramStart"/>
            <w:r w:rsidRPr="00182A4C">
              <w:rPr>
                <w:rFonts w:eastAsia="Times New Roman"/>
                <w:color w:val="000000"/>
                <w:sz w:val="18"/>
                <w:szCs w:val="18"/>
              </w:rPr>
              <w:t>( 3.12</w:t>
            </w:r>
            <w:proofErr w:type="gramEnd"/>
            <w:r w:rsidRPr="00182A4C">
              <w:rPr>
                <w:rFonts w:eastAsia="Times New Roman"/>
                <w:color w:val="000000"/>
                <w:sz w:val="18"/>
                <w:szCs w:val="18"/>
              </w:rPr>
              <w:t>,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w:t>
            </w:r>
            <w:proofErr w:type="gramStart"/>
            <w:r w:rsidRPr="00182A4C">
              <w:rPr>
                <w:rFonts w:eastAsia="Times New Roman"/>
                <w:color w:val="000000"/>
                <w:sz w:val="18"/>
                <w:szCs w:val="18"/>
              </w:rPr>
              <w:t>( 1.85</w:t>
            </w:r>
            <w:proofErr w:type="gramEnd"/>
            <w:r w:rsidRPr="00182A4C">
              <w:rPr>
                <w:rFonts w:eastAsia="Times New Roman"/>
                <w:color w:val="000000"/>
                <w:sz w:val="18"/>
                <w:szCs w:val="18"/>
              </w:rPr>
              <w:t>,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w:t>
            </w:r>
            <w:proofErr w:type="gramStart"/>
            <w:r w:rsidRPr="00182A4C">
              <w:rPr>
                <w:rFonts w:eastAsia="Times New Roman"/>
                <w:color w:val="000000"/>
                <w:sz w:val="18"/>
                <w:szCs w:val="18"/>
              </w:rPr>
              <w:t>( 0.94</w:t>
            </w:r>
            <w:proofErr w:type="gramEnd"/>
            <w:r w:rsidRPr="00182A4C">
              <w:rPr>
                <w:rFonts w:eastAsia="Times New Roman"/>
                <w:color w:val="000000"/>
                <w:sz w:val="18"/>
                <w:szCs w:val="18"/>
              </w:rPr>
              <w:t>,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w:t>
            </w:r>
            <w:proofErr w:type="gramStart"/>
            <w:r w:rsidRPr="00182A4C">
              <w:rPr>
                <w:rFonts w:eastAsia="Times New Roman"/>
                <w:color w:val="000000"/>
                <w:sz w:val="18"/>
                <w:szCs w:val="18"/>
              </w:rPr>
              <w:t>( 0.80</w:t>
            </w:r>
            <w:proofErr w:type="gramEnd"/>
            <w:r w:rsidRPr="00182A4C">
              <w:rPr>
                <w:rFonts w:eastAsia="Times New Roman"/>
                <w:color w:val="000000"/>
                <w:sz w:val="18"/>
                <w:szCs w:val="18"/>
              </w:rPr>
              <w:t>,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( 0.38</w:t>
            </w:r>
            <w:proofErr w:type="gramEnd"/>
            <w:r w:rsidRPr="00182A4C">
              <w:rPr>
                <w:rFonts w:eastAsia="Times New Roman"/>
                <w:color w:val="000000"/>
                <w:sz w:val="18"/>
                <w:szCs w:val="18"/>
              </w:rPr>
              <w:t>,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w:t>
            </w:r>
            <w:proofErr w:type="gramStart"/>
            <w:r w:rsidRPr="00182A4C">
              <w:rPr>
                <w:rFonts w:eastAsia="Times New Roman"/>
                <w:color w:val="000000"/>
                <w:sz w:val="18"/>
                <w:szCs w:val="18"/>
              </w:rPr>
              <w:t>( 0.74</w:t>
            </w:r>
            <w:proofErr w:type="gramEnd"/>
            <w:r w:rsidRPr="00182A4C">
              <w:rPr>
                <w:rFonts w:eastAsia="Times New Roman"/>
                <w:color w:val="000000"/>
                <w:sz w:val="18"/>
                <w:szCs w:val="18"/>
              </w:rPr>
              <w:t>,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w:t>
            </w:r>
            <w:proofErr w:type="gramStart"/>
            <w:r w:rsidRPr="00182A4C">
              <w:rPr>
                <w:rFonts w:eastAsia="Times New Roman"/>
                <w:color w:val="000000"/>
                <w:sz w:val="18"/>
                <w:szCs w:val="18"/>
              </w:rPr>
              <w:t>( 0.15</w:t>
            </w:r>
            <w:proofErr w:type="gramEnd"/>
            <w:r w:rsidRPr="00182A4C">
              <w:rPr>
                <w:rFonts w:eastAsia="Times New Roman"/>
                <w:color w:val="000000"/>
                <w:sz w:val="18"/>
                <w:szCs w:val="18"/>
              </w:rPr>
              <w:t>,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w:t>
            </w:r>
            <w:proofErr w:type="gramStart"/>
            <w:r w:rsidRPr="00182A4C">
              <w:rPr>
                <w:rFonts w:eastAsia="Times New Roman"/>
                <w:color w:val="000000"/>
                <w:sz w:val="18"/>
                <w:szCs w:val="18"/>
              </w:rPr>
              <w:t>( 0.14</w:t>
            </w:r>
            <w:proofErr w:type="gramEnd"/>
            <w:r w:rsidRPr="00182A4C">
              <w:rPr>
                <w:rFonts w:eastAsia="Times New Roman"/>
                <w:color w:val="000000"/>
                <w:sz w:val="18"/>
                <w:szCs w:val="18"/>
              </w:rPr>
              <w:t>,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w:t>
            </w:r>
            <w:proofErr w:type="gramStart"/>
            <w:r w:rsidRPr="00182A4C">
              <w:rPr>
                <w:rFonts w:eastAsia="Times New Roman"/>
                <w:color w:val="000000"/>
                <w:sz w:val="18"/>
                <w:szCs w:val="18"/>
              </w:rPr>
              <w:t>( 0.33</w:t>
            </w:r>
            <w:proofErr w:type="gramEnd"/>
            <w:r w:rsidRPr="00182A4C">
              <w:rPr>
                <w:rFonts w:eastAsia="Times New Roman"/>
                <w:color w:val="000000"/>
                <w:sz w:val="18"/>
                <w:szCs w:val="18"/>
              </w:rPr>
              <w:t>,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w:t>
            </w:r>
            <w:proofErr w:type="gramStart"/>
            <w:r w:rsidRPr="00182A4C">
              <w:rPr>
                <w:rFonts w:eastAsia="Times New Roman"/>
                <w:color w:val="000000"/>
                <w:sz w:val="18"/>
                <w:szCs w:val="18"/>
              </w:rPr>
              <w:t>( 0.51</w:t>
            </w:r>
            <w:proofErr w:type="gramEnd"/>
            <w:r w:rsidRPr="00182A4C">
              <w:rPr>
                <w:rFonts w:eastAsia="Times New Roman"/>
                <w:color w:val="000000"/>
                <w:sz w:val="18"/>
                <w:szCs w:val="18"/>
              </w:rPr>
              <w:t>,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w:t>
            </w:r>
            <w:proofErr w:type="gramStart"/>
            <w:r w:rsidRPr="00182A4C">
              <w:rPr>
                <w:rFonts w:eastAsia="Times New Roman"/>
                <w:color w:val="000000"/>
                <w:sz w:val="18"/>
                <w:szCs w:val="18"/>
              </w:rPr>
              <w:t>( 0.19</w:t>
            </w:r>
            <w:proofErr w:type="gramEnd"/>
            <w:r w:rsidRPr="00182A4C">
              <w:rPr>
                <w:rFonts w:eastAsia="Times New Roman"/>
                <w:color w:val="000000"/>
                <w:sz w:val="18"/>
                <w:szCs w:val="18"/>
              </w:rPr>
              <w:t>,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w:t>
            </w:r>
            <w:proofErr w:type="gramStart"/>
            <w:r w:rsidRPr="00182A4C">
              <w:rPr>
                <w:rFonts w:eastAsia="Times New Roman"/>
                <w:color w:val="000000"/>
                <w:sz w:val="18"/>
                <w:szCs w:val="18"/>
              </w:rPr>
              <w:t>( 0.58</w:t>
            </w:r>
            <w:proofErr w:type="gramEnd"/>
            <w:r w:rsidRPr="00182A4C">
              <w:rPr>
                <w:rFonts w:eastAsia="Times New Roman"/>
                <w:color w:val="000000"/>
                <w:sz w:val="18"/>
                <w:szCs w:val="18"/>
              </w:rPr>
              <w:t>,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w:t>
            </w:r>
            <w:proofErr w:type="gramStart"/>
            <w:r w:rsidRPr="00182A4C">
              <w:rPr>
                <w:rFonts w:eastAsia="Times New Roman"/>
                <w:color w:val="000000"/>
                <w:sz w:val="18"/>
                <w:szCs w:val="18"/>
              </w:rPr>
              <w:t>( 0.27</w:t>
            </w:r>
            <w:proofErr w:type="gramEnd"/>
            <w:r w:rsidRPr="00182A4C">
              <w:rPr>
                <w:rFonts w:eastAsia="Times New Roman"/>
                <w:color w:val="000000"/>
                <w:sz w:val="18"/>
                <w:szCs w:val="18"/>
              </w:rPr>
              <w:t>,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w:t>
            </w:r>
            <w:proofErr w:type="gramStart"/>
            <w:r w:rsidRPr="00182A4C">
              <w:rPr>
                <w:rFonts w:eastAsia="Times New Roman"/>
                <w:color w:val="000000"/>
                <w:sz w:val="18"/>
                <w:szCs w:val="18"/>
              </w:rPr>
              <w:t>( 0.36</w:t>
            </w:r>
            <w:proofErr w:type="gramEnd"/>
            <w:r w:rsidRPr="00182A4C">
              <w:rPr>
                <w:rFonts w:eastAsia="Times New Roman"/>
                <w:color w:val="000000"/>
                <w:sz w:val="18"/>
                <w:szCs w:val="18"/>
              </w:rPr>
              <w:t>,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w:t>
            </w:r>
            <w:proofErr w:type="gramStart"/>
            <w:r w:rsidRPr="00182A4C">
              <w:rPr>
                <w:rFonts w:eastAsia="Times New Roman"/>
                <w:color w:val="000000"/>
                <w:sz w:val="18"/>
                <w:szCs w:val="18"/>
              </w:rPr>
              <w:t>( 0.29</w:t>
            </w:r>
            <w:proofErr w:type="gramEnd"/>
            <w:r w:rsidRPr="00182A4C">
              <w:rPr>
                <w:rFonts w:eastAsia="Times New Roman"/>
                <w:color w:val="000000"/>
                <w:sz w:val="18"/>
                <w:szCs w:val="18"/>
              </w:rPr>
              <w:t>,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w:t>
            </w:r>
            <w:proofErr w:type="gramStart"/>
            <w:r w:rsidRPr="00182A4C">
              <w:rPr>
                <w:rFonts w:eastAsia="Times New Roman"/>
                <w:color w:val="000000"/>
                <w:sz w:val="18"/>
                <w:szCs w:val="18"/>
              </w:rPr>
              <w:t>78,-</w:t>
            </w:r>
            <w:proofErr w:type="gramEnd"/>
            <w:r w:rsidRPr="00182A4C">
              <w:rPr>
                <w:rFonts w:eastAsia="Times New Roman"/>
                <w:color w:val="000000"/>
                <w:sz w:val="18"/>
                <w:szCs w:val="18"/>
              </w:rPr>
              <w:t>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w:t>
            </w:r>
            <w:proofErr w:type="gramStart"/>
            <w:r w:rsidRPr="00182A4C">
              <w:rPr>
                <w:rFonts w:eastAsia="Times New Roman"/>
                <w:color w:val="000000"/>
                <w:sz w:val="18"/>
                <w:szCs w:val="18"/>
              </w:rPr>
              <w:t>( 0.82</w:t>
            </w:r>
            <w:proofErr w:type="gramEnd"/>
            <w:r w:rsidRPr="00182A4C">
              <w:rPr>
                <w:rFonts w:eastAsia="Times New Roman"/>
                <w:color w:val="000000"/>
                <w:sz w:val="18"/>
                <w:szCs w:val="18"/>
              </w:rPr>
              <w:t>,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w:t>
            </w:r>
            <w:proofErr w:type="gramStart"/>
            <w:r w:rsidRPr="00182A4C">
              <w:rPr>
                <w:rFonts w:eastAsia="Times New Roman"/>
                <w:color w:val="000000"/>
                <w:sz w:val="18"/>
                <w:szCs w:val="18"/>
              </w:rPr>
              <w:t>( 2.23</w:t>
            </w:r>
            <w:proofErr w:type="gramEnd"/>
            <w:r w:rsidRPr="00182A4C">
              <w:rPr>
                <w:rFonts w:eastAsia="Times New Roman"/>
                <w:color w:val="000000"/>
                <w:sz w:val="18"/>
                <w:szCs w:val="18"/>
              </w:rPr>
              <w:t>,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w:t>
            </w:r>
            <w:proofErr w:type="gramStart"/>
            <w:r w:rsidRPr="00182A4C">
              <w:rPr>
                <w:rFonts w:eastAsia="Times New Roman"/>
                <w:color w:val="000000"/>
                <w:sz w:val="18"/>
                <w:szCs w:val="18"/>
              </w:rPr>
              <w:t>( 0.03</w:t>
            </w:r>
            <w:proofErr w:type="gramEnd"/>
            <w:r w:rsidRPr="00182A4C">
              <w:rPr>
                <w:rFonts w:eastAsia="Times New Roman"/>
                <w:color w:val="000000"/>
                <w:sz w:val="18"/>
                <w:szCs w:val="18"/>
              </w:rPr>
              <w:t>,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w:t>
            </w:r>
            <w:proofErr w:type="gramStart"/>
            <w:r w:rsidRPr="00182A4C">
              <w:rPr>
                <w:rFonts w:eastAsia="Times New Roman"/>
                <w:color w:val="000000"/>
                <w:sz w:val="18"/>
                <w:szCs w:val="18"/>
              </w:rPr>
              <w:t>( 0.86</w:t>
            </w:r>
            <w:proofErr w:type="gramEnd"/>
            <w:r w:rsidRPr="00182A4C">
              <w:rPr>
                <w:rFonts w:eastAsia="Times New Roman"/>
                <w:color w:val="000000"/>
                <w:sz w:val="18"/>
                <w:szCs w:val="18"/>
              </w:rPr>
              <w:t>,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w:t>
            </w:r>
            <w:proofErr w:type="gramStart"/>
            <w:r w:rsidRPr="00182A4C">
              <w:rPr>
                <w:rFonts w:eastAsia="Times New Roman"/>
                <w:color w:val="000000"/>
                <w:sz w:val="18"/>
                <w:szCs w:val="18"/>
              </w:rPr>
              <w:t>( 0.53</w:t>
            </w:r>
            <w:proofErr w:type="gramEnd"/>
            <w:r w:rsidRPr="00182A4C">
              <w:rPr>
                <w:rFonts w:eastAsia="Times New Roman"/>
                <w:color w:val="000000"/>
                <w:sz w:val="18"/>
                <w:szCs w:val="18"/>
              </w:rPr>
              <w:t>,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w:t>
            </w:r>
            <w:proofErr w:type="gramStart"/>
            <w:r w:rsidRPr="00182A4C">
              <w:rPr>
                <w:rFonts w:eastAsia="Times New Roman"/>
                <w:color w:val="000000"/>
                <w:sz w:val="18"/>
                <w:szCs w:val="18"/>
              </w:rPr>
              <w:t>63,-</w:t>
            </w:r>
            <w:proofErr w:type="gramEnd"/>
            <w:r w:rsidRPr="00182A4C">
              <w:rPr>
                <w:rFonts w:eastAsia="Times New Roman"/>
                <w:color w:val="000000"/>
                <w:sz w:val="18"/>
                <w:szCs w:val="18"/>
              </w:rPr>
              <w:t>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w:t>
            </w:r>
            <w:proofErr w:type="gramStart"/>
            <w:r w:rsidRPr="00182A4C">
              <w:rPr>
                <w:rFonts w:eastAsia="Times New Roman"/>
                <w:color w:val="000000"/>
                <w:sz w:val="18"/>
                <w:szCs w:val="18"/>
              </w:rPr>
              <w:t>( 0.49</w:t>
            </w:r>
            <w:proofErr w:type="gramEnd"/>
            <w:r w:rsidRPr="00182A4C">
              <w:rPr>
                <w:rFonts w:eastAsia="Times New Roman"/>
                <w:color w:val="000000"/>
                <w:sz w:val="18"/>
                <w:szCs w:val="18"/>
              </w:rPr>
              <w:t>,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w:t>
            </w:r>
            <w:proofErr w:type="gramStart"/>
            <w:r w:rsidRPr="00182A4C">
              <w:rPr>
                <w:rFonts w:eastAsia="Times New Roman"/>
                <w:color w:val="000000"/>
                <w:sz w:val="18"/>
                <w:szCs w:val="18"/>
              </w:rPr>
              <w:t>( 0.28</w:t>
            </w:r>
            <w:proofErr w:type="gramEnd"/>
            <w:r w:rsidRPr="00182A4C">
              <w:rPr>
                <w:rFonts w:eastAsia="Times New Roman"/>
                <w:color w:val="000000"/>
                <w:sz w:val="18"/>
                <w:szCs w:val="18"/>
              </w:rPr>
              <w:t>,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w:t>
            </w:r>
            <w:proofErr w:type="gramStart"/>
            <w:r w:rsidRPr="00182A4C">
              <w:rPr>
                <w:rFonts w:eastAsia="Times New Roman"/>
                <w:color w:val="000000"/>
                <w:sz w:val="18"/>
                <w:szCs w:val="18"/>
              </w:rPr>
              <w:t>( 0.17</w:t>
            </w:r>
            <w:proofErr w:type="gramEnd"/>
            <w:r w:rsidRPr="00182A4C">
              <w:rPr>
                <w:rFonts w:eastAsia="Times New Roman"/>
                <w:color w:val="000000"/>
                <w:sz w:val="18"/>
                <w:szCs w:val="18"/>
              </w:rPr>
              <w:t>,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w:t>
            </w:r>
            <w:proofErr w:type="gramStart"/>
            <w:r w:rsidRPr="00182A4C">
              <w:rPr>
                <w:rFonts w:eastAsia="Times New Roman"/>
                <w:color w:val="000000"/>
                <w:sz w:val="18"/>
                <w:szCs w:val="18"/>
              </w:rPr>
              <w:t>( 0.16</w:t>
            </w:r>
            <w:proofErr w:type="gramEnd"/>
            <w:r w:rsidRPr="00182A4C">
              <w:rPr>
                <w:rFonts w:eastAsia="Times New Roman"/>
                <w:color w:val="000000"/>
                <w:sz w:val="18"/>
                <w:szCs w:val="18"/>
              </w:rPr>
              <w:t>,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w:t>
            </w:r>
            <w:proofErr w:type="gramStart"/>
            <w:r w:rsidRPr="00182A4C">
              <w:rPr>
                <w:rFonts w:eastAsia="Times New Roman"/>
                <w:color w:val="000000"/>
                <w:sz w:val="18"/>
                <w:szCs w:val="18"/>
              </w:rPr>
              <w:t>( 0.00</w:t>
            </w:r>
            <w:proofErr w:type="gramEnd"/>
            <w:r w:rsidRPr="00182A4C">
              <w:rPr>
                <w:rFonts w:eastAsia="Times New Roman"/>
                <w:color w:val="000000"/>
                <w:sz w:val="18"/>
                <w:szCs w:val="18"/>
              </w:rPr>
              <w:t>,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w:t>
            </w:r>
            <w:proofErr w:type="gramStart"/>
            <w:r w:rsidRPr="00182A4C">
              <w:rPr>
                <w:rFonts w:eastAsia="Times New Roman"/>
                <w:color w:val="000000"/>
                <w:sz w:val="18"/>
                <w:szCs w:val="18"/>
              </w:rPr>
              <w:t>( 0.06</w:t>
            </w:r>
            <w:proofErr w:type="gramEnd"/>
            <w:r w:rsidRPr="00182A4C">
              <w:rPr>
                <w:rFonts w:eastAsia="Times New Roman"/>
                <w:color w:val="000000"/>
                <w:sz w:val="18"/>
                <w:szCs w:val="18"/>
              </w:rPr>
              <w:t>,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8" w:author="Ezzati, Majid" w:date="2018-12-30T21:14:00Z" w:initials="EM">
    <w:p w14:paraId="6762C5C3" w14:textId="1143D941" w:rsidR="002D1396" w:rsidRDefault="002D1396">
      <w:pPr>
        <w:pStyle w:val="CommentText"/>
      </w:pPr>
      <w:r>
        <w:rPr>
          <w:rStyle w:val="CommentReference"/>
        </w:rPr>
        <w:annotationRef/>
      </w:r>
      <w:r>
        <w:t>Very different mechanisms people claim; there the idea is that it would be shortage of resources</w:t>
      </w:r>
    </w:p>
  </w:comment>
  <w:comment w:id="49" w:author="Parks, Robbie M" w:date="2019-01-02T13:56:00Z" w:initials="PRM">
    <w:p w14:paraId="3A8040F4" w14:textId="5F441FD9" w:rsidR="002D1396" w:rsidRDefault="002D1396">
      <w:pPr>
        <w:pStyle w:val="CommentText"/>
      </w:pPr>
      <w:r>
        <w:rPr>
          <w:rStyle w:val="CommentReference"/>
        </w:rPr>
        <w:annotationRef/>
      </w:r>
      <w:proofErr w:type="gramStart"/>
      <w:r>
        <w:t>James</w:t>
      </w:r>
      <w:proofErr w:type="gramEnd"/>
      <w:r>
        <w:t xml:space="preserve"> do you know what this means?</w:t>
      </w:r>
    </w:p>
  </w:comment>
  <w:comment w:id="51" w:author="Ezzati, Majid" w:date="2018-12-30T21:15:00Z" w:initials="EM">
    <w:p w14:paraId="0552D2D2" w14:textId="0E2062D4" w:rsidR="002D1396" w:rsidRDefault="002D1396">
      <w:pPr>
        <w:pStyle w:val="CommentText"/>
      </w:pPr>
      <w:r>
        <w:rPr>
          <w:rStyle w:val="CommentReference"/>
        </w:rPr>
        <w:annotationRef/>
      </w:r>
      <w:r>
        <w:t xml:space="preserve">Is this relevant? </w:t>
      </w:r>
    </w:p>
  </w:comment>
  <w:comment w:id="52" w:author="Ezzati, Majid" w:date="2018-12-30T21:15:00Z" w:initials="EM">
    <w:p w14:paraId="1DBEB4DD" w14:textId="78C91351" w:rsidR="002D1396" w:rsidRDefault="002D1396">
      <w:pPr>
        <w:pStyle w:val="CommentText"/>
      </w:pPr>
      <w:r>
        <w:rPr>
          <w:rStyle w:val="CommentReference"/>
        </w:rPr>
        <w:annotationRef/>
      </w:r>
      <w:r>
        <w:t>discuss</w:t>
      </w:r>
    </w:p>
  </w:comment>
  <w:comment w:id="54" w:author="Ezzati, Majid" w:date="2018-12-30T21:15:00Z" w:initials="EM">
    <w:p w14:paraId="2A92930C" w14:textId="37CF8175" w:rsidR="002D1396" w:rsidRDefault="002D1396">
      <w:pPr>
        <w:pStyle w:val="CommentText"/>
      </w:pPr>
      <w:r>
        <w:rPr>
          <w:rStyle w:val="CommentReference"/>
        </w:rPr>
        <w:annotationRef/>
      </w:r>
      <w:r>
        <w:t xml:space="preserve">discuss </w:t>
      </w:r>
    </w:p>
  </w:comment>
  <w:comment w:id="60" w:author="Ezzati, Majid" w:date="2018-12-30T21:17:00Z" w:initials="EM">
    <w:p w14:paraId="4F826E37" w14:textId="00D15D80" w:rsidR="002D1396" w:rsidRDefault="002D1396">
      <w:pPr>
        <w:pStyle w:val="CommentText"/>
      </w:pPr>
      <w:r>
        <w:rPr>
          <w:rStyle w:val="CommentReference"/>
        </w:rPr>
        <w:annotationRef/>
      </w:r>
      <w:r>
        <w:t>relevant? discuss</w:t>
      </w:r>
    </w:p>
  </w:comment>
  <w:comment w:id="61" w:author="Ezzati, Majid" w:date="2018-12-30T21:17:00Z" w:initials="EM">
    <w:p w14:paraId="6AB93564" w14:textId="6F689DA9" w:rsidR="002D1396" w:rsidRDefault="002D1396">
      <w:pPr>
        <w:pStyle w:val="CommentText"/>
      </w:pPr>
      <w:r>
        <w:rPr>
          <w:rStyle w:val="CommentReference"/>
        </w:rPr>
        <w:annotationRef/>
      </w:r>
      <w:r>
        <w:t xml:space="preserve">hmmm? </w:t>
      </w:r>
    </w:p>
  </w:comment>
  <w:comment w:id="62" w:author="Parks, Robbie M" w:date="2019-01-02T14:06:00Z" w:initials="PRM">
    <w:p w14:paraId="045FEB9D" w14:textId="67B159CA" w:rsidR="002D1396" w:rsidRDefault="002D1396">
      <w:pPr>
        <w:pStyle w:val="CommentText"/>
      </w:pPr>
      <w:r>
        <w:rPr>
          <w:rStyle w:val="CommentReference"/>
        </w:rPr>
        <w:annotationRef/>
      </w:r>
      <w:r>
        <w:t xml:space="preserve">Have attempted to clarify. </w:t>
      </w:r>
      <w:proofErr w:type="gramStart"/>
      <w:r>
        <w:t>Generally</w:t>
      </w:r>
      <w:proofErr w:type="gramEnd"/>
      <w:r>
        <w:t xml:space="preserve"> interactions due to increase time outdoors will increase number of conflicts per 100,000 and potentially more assaults.</w:t>
      </w:r>
    </w:p>
  </w:comment>
  <w:comment w:id="67" w:author="Ezzati, Majid" w:date="2018-12-30T21:17:00Z" w:initials="EM">
    <w:p w14:paraId="6547DE46" w14:textId="106A1BE0" w:rsidR="002D1396" w:rsidRDefault="002D1396">
      <w:pPr>
        <w:pStyle w:val="CommentText"/>
      </w:pPr>
      <w:r>
        <w:rPr>
          <w:rStyle w:val="CommentReference"/>
        </w:rPr>
        <w:annotationRef/>
      </w:r>
      <w:r>
        <w:t>Discuss how to frame these credibly and succinctly</w:t>
      </w:r>
    </w:p>
  </w:comment>
  <w:comment w:id="90" w:author="Ezzati, Majid" w:date="2018-12-30T21:27:00Z" w:initials="EM">
    <w:p w14:paraId="6605938E" w14:textId="5E6FE779" w:rsidR="002D1396" w:rsidRDefault="002D1396">
      <w:pPr>
        <w:pStyle w:val="CommentText"/>
      </w:pPr>
      <w:r>
        <w:rPr>
          <w:rStyle w:val="CommentReference"/>
        </w:rPr>
        <w:annotationRef/>
      </w:r>
      <w:r>
        <w:t>Remove spacing between lines</w:t>
      </w:r>
    </w:p>
  </w:comment>
  <w:comment w:id="129" w:author="Ezzati, Majid" w:date="2018-12-30T21:43:00Z" w:initials="EM">
    <w:p w14:paraId="6B5646F7" w14:textId="272433BF" w:rsidR="002D1396" w:rsidRDefault="002D1396">
      <w:pPr>
        <w:pStyle w:val="CommentText"/>
      </w:pPr>
      <w:r>
        <w:rPr>
          <w:rStyle w:val="CommentReference"/>
        </w:rPr>
        <w:annotationRef/>
      </w:r>
      <w:r>
        <w:t>Order consistently throughout</w:t>
      </w:r>
    </w:p>
  </w:comment>
  <w:comment w:id="144" w:author="Ezzati, Majid" w:date="2018-12-30T21:44:00Z" w:initials="EM">
    <w:p w14:paraId="72A85927" w14:textId="2B64BFEC" w:rsidR="002D1396" w:rsidRDefault="002D1396">
      <w:pPr>
        <w:pStyle w:val="CommentText"/>
      </w:pPr>
      <w:r>
        <w:rPr>
          <w:rStyle w:val="CommentReference"/>
        </w:rPr>
        <w:annotationRef/>
      </w:r>
      <w:r>
        <w:t>complete</w:t>
      </w:r>
    </w:p>
  </w:comment>
  <w:comment w:id="306" w:author="Ezzati, Majid" w:date="2018-12-30T21:45:00Z" w:initials="EM">
    <w:p w14:paraId="3A98E373" w14:textId="179EF249" w:rsidR="002D1396" w:rsidRDefault="002D1396">
      <w:pPr>
        <w:pStyle w:val="CommentText"/>
      </w:pPr>
      <w:r>
        <w:rPr>
          <w:rStyle w:val="CommentReference"/>
        </w:rPr>
        <w:annotationRef/>
      </w:r>
      <w:r>
        <w:t>what is this? Discuss if relevant or not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762C5C3" w15:done="0"/>
  <w15:commentEx w15:paraId="3A8040F4" w15:paraIdParent="6762C5C3" w15:done="0"/>
  <w15:commentEx w15:paraId="0552D2D2" w15:done="0"/>
  <w15:commentEx w15:paraId="1DBEB4DD" w15:done="0"/>
  <w15:commentEx w15:paraId="2A92930C" w15:done="0"/>
  <w15:commentEx w15:paraId="4F826E37" w15:done="0"/>
  <w15:commentEx w15:paraId="6AB93564" w15:done="0"/>
  <w15:commentEx w15:paraId="045FEB9D" w15:paraIdParent="6AB93564" w15:done="0"/>
  <w15:commentEx w15:paraId="6547DE46" w15:done="0"/>
  <w15:commentEx w15:paraId="6605938E" w15:done="0"/>
  <w15:commentEx w15:paraId="6B5646F7" w15:done="0"/>
  <w15:commentEx w15:paraId="72A85927" w15:done="0"/>
  <w15:commentEx w15:paraId="3A98E3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0CBCEB" w14:textId="77777777" w:rsidR="00EF7C6E" w:rsidRDefault="00EF7C6E">
      <w:r>
        <w:separator/>
      </w:r>
    </w:p>
  </w:endnote>
  <w:endnote w:type="continuationSeparator" w:id="0">
    <w:p w14:paraId="0ED67005" w14:textId="77777777" w:rsidR="00EF7C6E" w:rsidRDefault="00EF7C6E">
      <w:r>
        <w:continuationSeparator/>
      </w:r>
    </w:p>
  </w:endnote>
  <w:endnote w:type="continuationNotice" w:id="1">
    <w:p w14:paraId="781A4363" w14:textId="77777777" w:rsidR="00EF7C6E" w:rsidRDefault="00EF7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D1396" w:rsidRDefault="002D139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2D1396" w:rsidRDefault="002D1396"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F27D324" w:rsidR="002D1396" w:rsidRDefault="002D139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012C">
      <w:rPr>
        <w:rStyle w:val="PageNumber"/>
        <w:noProof/>
      </w:rPr>
      <w:t>16</w:t>
    </w:r>
    <w:r>
      <w:rPr>
        <w:rStyle w:val="PageNumber"/>
      </w:rPr>
      <w:fldChar w:fldCharType="end"/>
    </w:r>
  </w:p>
  <w:p w14:paraId="3F8F309C" w14:textId="77777777" w:rsidR="002D1396" w:rsidRDefault="002D1396"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84B61A" w14:textId="77777777" w:rsidR="00EF7C6E" w:rsidRDefault="00EF7C6E">
      <w:r>
        <w:separator/>
      </w:r>
    </w:p>
  </w:footnote>
  <w:footnote w:type="continuationSeparator" w:id="0">
    <w:p w14:paraId="0CCA9A32" w14:textId="77777777" w:rsidR="00EF7C6E" w:rsidRDefault="00EF7C6E">
      <w:r>
        <w:continuationSeparator/>
      </w:r>
    </w:p>
  </w:footnote>
  <w:footnote w:type="continuationNotice" w:id="1">
    <w:p w14:paraId="7820FE3E" w14:textId="77777777" w:rsidR="00EF7C6E" w:rsidRDefault="00EF7C6E"/>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62"/>
    <w:rsid w:val="00096893"/>
    <w:rsid w:val="00097348"/>
    <w:rsid w:val="000A084D"/>
    <w:rsid w:val="000A0855"/>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5199"/>
    <w:rsid w:val="002166AE"/>
    <w:rsid w:val="00216745"/>
    <w:rsid w:val="00216B1B"/>
    <w:rsid w:val="00216C7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1A6"/>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6DE5"/>
    <w:rsid w:val="002575EF"/>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3014"/>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6600"/>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BB"/>
    <w:rsid w:val="004455F1"/>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229"/>
    <w:rsid w:val="005272F3"/>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16C"/>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3FA"/>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29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6480"/>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D59"/>
    <w:rsid w:val="009E25B4"/>
    <w:rsid w:val="009E3017"/>
    <w:rsid w:val="009E34BF"/>
    <w:rsid w:val="009E368F"/>
    <w:rsid w:val="009E450A"/>
    <w:rsid w:val="009E4AF1"/>
    <w:rsid w:val="009E4B56"/>
    <w:rsid w:val="009E4F95"/>
    <w:rsid w:val="009E66B1"/>
    <w:rsid w:val="009F0AD7"/>
    <w:rsid w:val="009F0E6E"/>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39F5"/>
    <w:rsid w:val="00A44872"/>
    <w:rsid w:val="00A4542A"/>
    <w:rsid w:val="00A45F99"/>
    <w:rsid w:val="00A46810"/>
    <w:rsid w:val="00A46B9A"/>
    <w:rsid w:val="00A46D68"/>
    <w:rsid w:val="00A47B94"/>
    <w:rsid w:val="00A5021F"/>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7760"/>
    <w:rsid w:val="00A71797"/>
    <w:rsid w:val="00A718C6"/>
    <w:rsid w:val="00A73AD6"/>
    <w:rsid w:val="00A741D2"/>
    <w:rsid w:val="00A743A3"/>
    <w:rsid w:val="00A75713"/>
    <w:rsid w:val="00A75BB0"/>
    <w:rsid w:val="00A75F06"/>
    <w:rsid w:val="00A7691F"/>
    <w:rsid w:val="00A77DA0"/>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3B7"/>
    <w:rsid w:val="00B3785E"/>
    <w:rsid w:val="00B40020"/>
    <w:rsid w:val="00B409E8"/>
    <w:rsid w:val="00B42638"/>
    <w:rsid w:val="00B42937"/>
    <w:rsid w:val="00B43563"/>
    <w:rsid w:val="00B440DE"/>
    <w:rsid w:val="00B44620"/>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B18"/>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AB1"/>
    <w:rsid w:val="00B9109F"/>
    <w:rsid w:val="00B91584"/>
    <w:rsid w:val="00B91C56"/>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70C8"/>
    <w:rsid w:val="00CF7A7B"/>
    <w:rsid w:val="00D014BD"/>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593"/>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EF7C6E"/>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16"/>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433"/>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0ED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16D65BD-9A4C-8743-947F-7EBB397A3506}">
  <ds:schemaRefs>
    <ds:schemaRef ds:uri="http://schemas.openxmlformats.org/officeDocument/2006/bibliography"/>
  </ds:schemaRefs>
</ds:datastoreItem>
</file>

<file path=customXml/itemProps2.xml><?xml version="1.0" encoding="utf-8"?>
<ds:datastoreItem xmlns:ds="http://schemas.openxmlformats.org/officeDocument/2006/customXml" ds:itemID="{86A10F2F-0D0F-354F-A211-A830C7E9C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33197</Words>
  <Characters>189223</Characters>
  <Application>Microsoft Macintosh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cp:lastPrinted>2018-12-07T15:24:00Z</cp:lastPrinted>
  <dcterms:created xsi:type="dcterms:W3CDTF">2019-01-03T08:01:00Z</dcterms:created>
  <dcterms:modified xsi:type="dcterms:W3CDTF">2019-01-03T08:02:00Z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