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Kontis: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584053B2"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del w:id="0" w:author="Ezzati, Majid" w:date="2019-02-12T08:57:00Z">
        <w:r w:rsidR="00A14690" w:rsidDel="00D812B2">
          <w:rPr>
            <w:color w:val="000000" w:themeColor="text1"/>
          </w:rPr>
          <w:delText xml:space="preserve"> </w:delText>
        </w:r>
      </w:del>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30A821C9"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moveToRangeStart w:id="1" w:author="Ezzati, Majid" w:date="2019-02-12T08:59:00Z" w:name="move854383"/>
      <w:moveTo w:id="2" w:author="Ezzati, Majid" w:date="2019-02-12T08:59:00Z">
        <w:del w:id="3" w:author="Ezzati, Majid" w:date="2019-02-12T08:59:00Z">
          <w:r w:rsidR="00D812B2" w:rsidDel="00D812B2">
            <w:rPr>
              <w:color w:val="000000" w:themeColor="text1"/>
            </w:rPr>
            <w:delText>Fewer boys and girls below</w:delText>
          </w:r>
        </w:del>
      </w:moveTo>
      <w:ins w:id="4" w:author="Ezzati, Majid" w:date="2019-02-12T08:59:00Z">
        <w:r w:rsidR="00D812B2">
          <w:rPr>
            <w:color w:val="000000" w:themeColor="text1"/>
          </w:rPr>
          <w:t>XX% of male injury deaths and YY% of female injury deaths were in those</w:t>
        </w:r>
      </w:ins>
      <w:ins w:id="5" w:author="Ezzati, Majid" w:date="2019-02-12T09:00:00Z">
        <w:r w:rsidR="00D812B2">
          <w:rPr>
            <w:color w:val="000000" w:themeColor="text1"/>
          </w:rPr>
          <w:t xml:space="preserve"> aged</w:t>
        </w:r>
      </w:ins>
      <w:moveTo w:id="6" w:author="Ezzati, Majid" w:date="2019-02-12T08:59:00Z">
        <w:r w:rsidR="00D812B2">
          <w:rPr>
            <w:color w:val="000000" w:themeColor="text1"/>
          </w:rPr>
          <w:t xml:space="preserve"> 15 years </w:t>
        </w:r>
        <w:del w:id="7" w:author="Ezzati, Majid" w:date="2019-02-12T09:00:00Z">
          <w:r w:rsidR="00D812B2" w:rsidDel="00D812B2">
            <w:rPr>
              <w:color w:val="000000" w:themeColor="text1"/>
            </w:rPr>
            <w:delText>of age died from an injury than older adolescents and adults</w:delText>
          </w:r>
        </w:del>
      </w:moveTo>
      <w:ins w:id="8" w:author="Ezzati, Majid" w:date="2019-02-12T09:00:00Z">
        <w:r w:rsidR="00D812B2">
          <w:rPr>
            <w:color w:val="000000" w:themeColor="text1"/>
          </w:rPr>
          <w:t>and older (Figure 1)</w:t>
        </w:r>
      </w:ins>
      <w:moveTo w:id="9" w:author="Ezzati, Majid" w:date="2019-02-12T08:59:00Z">
        <w:r w:rsidR="00D812B2">
          <w:rPr>
            <w:color w:val="000000" w:themeColor="text1"/>
          </w:rPr>
          <w:t>.</w:t>
        </w:r>
      </w:moveTo>
      <w:moveToRangeEnd w:id="1"/>
      <w:ins w:id="10" w:author="Ezzati, Majid" w:date="2019-02-12T08:59:00Z">
        <w:r w:rsidR="00D812B2">
          <w:rPr>
            <w:color w:val="000000" w:themeColor="text1"/>
          </w:rPr>
          <w:t xml:space="preserve"> </w:t>
        </w:r>
      </w:ins>
      <w:r w:rsidR="00EA51F2">
        <w:rPr>
          <w:color w:val="000000" w:themeColor="text1"/>
        </w:rPr>
        <w:t>52.6% of male injury deaths were in those aged 15-44 years</w:t>
      </w:r>
      <w:del w:id="11" w:author="Ezzati, Majid" w:date="2019-02-12T08:58:00Z">
        <w:r w:rsidR="00EA51F2" w:rsidDel="00D812B2">
          <w:rPr>
            <w:color w:val="000000" w:themeColor="text1"/>
          </w:rPr>
          <w:delText>.</w:delText>
        </w:r>
      </w:del>
      <w:del w:id="12" w:author="Ezzati, Majid" w:date="2019-02-12T09:00:00Z">
        <w:r w:rsidR="00EA51F2" w:rsidDel="00D812B2">
          <w:rPr>
            <w:color w:val="000000" w:themeColor="text1"/>
          </w:rPr>
          <w:delText xml:space="preserve"> (Figure 1)</w:delText>
        </w:r>
      </w:del>
      <w:ins w:id="13" w:author="Ezzati, Majid" w:date="2019-02-12T08:58:00Z">
        <w:r w:rsidR="00D812B2">
          <w:rPr>
            <w:color w:val="000000" w:themeColor="text1"/>
          </w:rPr>
          <w:t>.</w:t>
        </w:r>
      </w:ins>
      <w:r w:rsidR="00EA51F2">
        <w:rPr>
          <w:color w:val="000000" w:themeColor="text1"/>
        </w:rPr>
        <w:t xml:space="preserve"> </w:t>
      </w:r>
      <w:moveFromRangeStart w:id="14" w:author="Ezzati, Majid" w:date="2019-02-12T08:59:00Z" w:name="move854383"/>
      <w:moveFrom w:id="15" w:author="Ezzati, Majid" w:date="2019-02-12T08:59:00Z">
        <w:r w:rsidR="00F53433" w:rsidDel="00D812B2">
          <w:rPr>
            <w:color w:val="000000" w:themeColor="text1"/>
          </w:rPr>
          <w:t>Fewer</w:t>
        </w:r>
        <w:r w:rsidR="002521A6" w:rsidDel="00D812B2">
          <w:rPr>
            <w:color w:val="000000" w:themeColor="text1"/>
          </w:rPr>
          <w:t xml:space="preserve"> boys and girls below 15 years of age</w:t>
        </w:r>
        <w:r w:rsidR="00F53433" w:rsidDel="00D812B2">
          <w:rPr>
            <w:color w:val="000000" w:themeColor="text1"/>
          </w:rPr>
          <w:t xml:space="preserve"> died from an injury</w:t>
        </w:r>
        <w:r w:rsidR="002521A6" w:rsidDel="00D812B2">
          <w:rPr>
            <w:color w:val="000000" w:themeColor="text1"/>
          </w:rPr>
          <w:t xml:space="preserve"> than older adolescents and adults</w:t>
        </w:r>
        <w:r w:rsidR="009F41EF" w:rsidDel="00D812B2">
          <w:rPr>
            <w:color w:val="000000" w:themeColor="text1"/>
          </w:rPr>
          <w:t xml:space="preserve">. </w:t>
        </w:r>
      </w:moveFrom>
      <w:moveFromRangeEnd w:id="14"/>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lastRenderedPageBreak/>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ransport was the leading injury cause of 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255CA7F4"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ins w:id="16" w:author="Ezzati, Majid" w:date="2019-02-12T09:01:00Z">
        <w:r w:rsidR="001A4434">
          <w:t>age-standardised death rates</w:t>
        </w:r>
      </w:ins>
      <w:del w:id="17" w:author="Ezzati, Majid" w:date="2019-02-12T09:01:00Z">
        <w:r w:rsidRPr="003017A9" w:rsidDel="001A4434">
          <w:delText>deaths</w:delText>
        </w:r>
      </w:del>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603650EF"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w:t>
      </w:r>
      <w:del w:id="18" w:author="Ezzati, Majid" w:date="2019-02-12T21:38:00Z">
        <w:r w:rsidDel="00820347">
          <w:rPr>
            <w:color w:val="000000" w:themeColor="text1"/>
          </w:rPr>
          <w:delText>used data on</w:delText>
        </w:r>
        <w:r w:rsidRPr="002B11C6" w:rsidDel="00820347">
          <w:rPr>
            <w:color w:val="000000" w:themeColor="text1"/>
          </w:rPr>
          <w:delText xml:space="preserve"> temperature and health</w:delText>
        </w:r>
        <w:r w:rsidDel="00820347">
          <w:rPr>
            <w:color w:val="000000" w:themeColor="text1"/>
          </w:rPr>
          <w:delText xml:space="preserve"> </w:delText>
        </w:r>
        <w:r w:rsidRPr="002B11C6" w:rsidDel="00820347">
          <w:rPr>
            <w:color w:val="000000" w:themeColor="text1"/>
          </w:rPr>
          <w:delText>in a large number of places</w:delText>
        </w:r>
        <w:r w:rsidRPr="00ED1FD3" w:rsidDel="00820347">
          <w:rPr>
            <w:color w:val="000000" w:themeColor="text1"/>
          </w:rPr>
          <w:delText xml:space="preserve"> </w:delText>
        </w:r>
        <w:r w:rsidDel="00820347">
          <w:rPr>
            <w:color w:val="000000" w:themeColor="text1"/>
          </w:rPr>
          <w:delText>throughout the USA,</w:delText>
        </w:r>
        <w:r w:rsidRPr="002B11C6" w:rsidDel="00820347">
          <w:rPr>
            <w:color w:val="000000" w:themeColor="text1"/>
          </w:rPr>
          <w:delText xml:space="preserve"> over a long period of time, and </w:delText>
        </w:r>
      </w:del>
      <w:r>
        <w:rPr>
          <w:color w:val="000000" w:themeColor="text1"/>
        </w:rPr>
        <w:t xml:space="preserve">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del w:id="19" w:author="Ezzati, Majid" w:date="2019-02-12T21:39:00Z">
        <w:r w:rsidDel="00820347">
          <w:rPr>
            <w:color w:val="000000" w:themeColor="text1"/>
          </w:rPr>
          <w:delText>weather</w:delText>
        </w:r>
        <w:r w:rsidRPr="002B11C6" w:rsidDel="00820347">
          <w:rPr>
            <w:color w:val="000000" w:themeColor="text1"/>
          </w:rPr>
          <w:delText xml:space="preserve"> </w:delText>
        </w:r>
      </w:del>
      <w:ins w:id="20" w:author="Ezzati, Majid" w:date="2019-02-12T21:39:00Z">
        <w:r w:rsidR="00820347">
          <w:rPr>
            <w:color w:val="000000" w:themeColor="text1"/>
          </w:rPr>
          <w:t>temperature</w:t>
        </w:r>
        <w:r w:rsidR="00820347" w:rsidRPr="002B11C6">
          <w:rPr>
            <w:color w:val="000000" w:themeColor="text1"/>
          </w:rPr>
          <w:t xml:space="preserve"> </w:t>
        </w:r>
      </w:ins>
      <w:r>
        <w:rPr>
          <w:color w:val="000000" w:themeColor="text1"/>
        </w:rPr>
        <w:t xml:space="preserve">may </w:t>
      </w:r>
      <w:r w:rsidRPr="002B11C6">
        <w:rPr>
          <w:color w:val="000000" w:themeColor="text1"/>
        </w:rPr>
        <w:t xml:space="preserve">impact </w:t>
      </w:r>
      <w:del w:id="21" w:author="Ezzati, Majid" w:date="2019-02-12T21:39:00Z">
        <w:r w:rsidRPr="002B11C6" w:rsidDel="00820347">
          <w:rPr>
            <w:color w:val="000000" w:themeColor="text1"/>
          </w:rPr>
          <w:delText>population health</w:delText>
        </w:r>
      </w:del>
      <w:ins w:id="22" w:author="Ezzati, Majid" w:date="2019-02-12T21:39:00Z">
        <w:r w:rsidR="00820347">
          <w:rPr>
            <w:color w:val="000000" w:themeColor="text1"/>
          </w:rPr>
          <w:t>injury death rates</w:t>
        </w:r>
      </w:ins>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4261BE98" w14:textId="227B5F53" w:rsidR="00971EAC" w:rsidDel="00811D83" w:rsidRDefault="00BF3738" w:rsidP="00FF023E">
      <w:pPr>
        <w:spacing w:line="480" w:lineRule="auto"/>
        <w:jc w:val="both"/>
        <w:rPr>
          <w:del w:id="23" w:author="Ezzati, Majid" w:date="2019-02-12T21:43:00Z"/>
          <w:color w:val="000000" w:themeColor="text1"/>
        </w:rPr>
      </w:pPr>
      <w:del w:id="24" w:author="Ezzati, Majid" w:date="2019-02-12T21:40:00Z">
        <w:r w:rsidDel="00E90C69">
          <w:rPr>
            <w:color w:val="000000" w:themeColor="text1"/>
          </w:rPr>
          <w:lastRenderedPageBreak/>
          <w:delText>We quantified</w:delText>
        </w:r>
        <w:r w:rsidR="00D03B30" w:rsidDel="00E90C69">
          <w:rPr>
            <w:color w:val="000000" w:themeColor="text1"/>
          </w:rPr>
          <w:delText xml:space="preserve"> the impact of deviation of temperature</w:delText>
        </w:r>
        <w:r w:rsidR="007D7797" w:rsidDel="00E90C69">
          <w:rPr>
            <w:color w:val="000000" w:themeColor="text1"/>
          </w:rPr>
          <w:delText xml:space="preserve"> </w:delText>
        </w:r>
        <w:r w:rsidR="00D03B30" w:rsidDel="00E90C69">
          <w:rPr>
            <w:color w:val="000000" w:themeColor="text1"/>
          </w:rPr>
          <w:delText xml:space="preserve">from long-term local </w:delText>
        </w:r>
        <w:r w:rsidR="001C6BC0" w:rsidDel="00E90C69">
          <w:rPr>
            <w:color w:val="000000" w:themeColor="text1"/>
          </w:rPr>
          <w:delText>norms</w:delText>
        </w:r>
        <w:r w:rsidR="007D7797" w:rsidDel="00E90C69">
          <w:rPr>
            <w:color w:val="000000" w:themeColor="text1"/>
          </w:rPr>
          <w:delText>, projected under climate change,</w:delText>
        </w:r>
        <w:r w:rsidR="007D7797" w:rsidDel="00E90C69">
          <w:rPr>
            <w:color w:val="000000" w:themeColor="text1"/>
          </w:rPr>
          <w:fldChar w:fldCharType="begin" w:fldLock="1"/>
        </w:r>
        <w:r w:rsidR="002F0788" w:rsidDel="00E90C69">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delInstrText>
        </w:r>
        <w:r w:rsidR="007D7797" w:rsidDel="00E90C69">
          <w:rPr>
            <w:color w:val="000000" w:themeColor="text1"/>
          </w:rPr>
          <w:fldChar w:fldCharType="separate"/>
        </w:r>
        <w:r w:rsidR="00C450F3" w:rsidRPr="00C450F3" w:rsidDel="00E90C69">
          <w:rPr>
            <w:noProof/>
            <w:color w:val="000000" w:themeColor="text1"/>
            <w:vertAlign w:val="superscript"/>
          </w:rPr>
          <w:delText>16</w:delText>
        </w:r>
        <w:r w:rsidR="007D7797" w:rsidDel="00E90C69">
          <w:rPr>
            <w:color w:val="000000" w:themeColor="text1"/>
          </w:rPr>
          <w:fldChar w:fldCharType="end"/>
        </w:r>
        <w:r w:rsidR="007D7797" w:rsidDel="00E90C69">
          <w:rPr>
            <w:color w:val="000000" w:themeColor="text1"/>
          </w:rPr>
          <w:delText xml:space="preserve"> </w:delText>
        </w:r>
        <w:r w:rsidR="00D03B30" w:rsidDel="00E90C69">
          <w:rPr>
            <w:color w:val="000000" w:themeColor="text1"/>
          </w:rPr>
          <w:delText xml:space="preserve">on injury mortality. </w:delText>
        </w:r>
      </w:del>
      <w:r w:rsidR="00D03B30">
        <w:rPr>
          <w:color w:val="000000" w:themeColor="text1"/>
        </w:rPr>
        <w:t xml:space="preserve">We first defined a measure </w:t>
      </w:r>
      <w:r w:rsidR="00A26C87">
        <w:rPr>
          <w:color w:val="000000" w:themeColor="text1"/>
        </w:rPr>
        <w:t>of</w:t>
      </w:r>
      <w:r w:rsidR="00D03B30">
        <w:rPr>
          <w:color w:val="000000" w:themeColor="text1"/>
        </w:rPr>
        <w:t xml:space="preserve"> anomalous temperature for each state and month compared to</w:t>
      </w:r>
      <w:r w:rsidR="00D03B30">
        <w:t xml:space="preserve"> </w:t>
      </w:r>
      <w:r w:rsidR="00D03B30" w:rsidRPr="00636C9B">
        <w:t xml:space="preserve">long-term </w:t>
      </w:r>
      <w:r w:rsidR="00A52D34">
        <w:t xml:space="preserve">norm </w:t>
      </w:r>
      <w:r w:rsidR="00D03B30" w:rsidRPr="00636C9B">
        <w:t>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 xml:space="preserve">In this approach, a state with higher, but more stable, temperature in a specific month has smaller anomalies than one with lower but more inter-annually variable temperature. </w:t>
      </w:r>
      <w:commentRangeStart w:id="25"/>
      <w:r w:rsidR="00D03B30">
        <w:rPr>
          <w:color w:val="000000" w:themeColor="text1"/>
        </w:rPr>
        <w:t>W</w:t>
      </w:r>
      <w:r w:rsidR="00D03B30" w:rsidRPr="00636C9B">
        <w:rPr>
          <w:color w:val="000000" w:themeColor="text1"/>
        </w:rPr>
        <w:t>e</w:t>
      </w:r>
      <w:commentRangeEnd w:id="25"/>
      <w:r w:rsidR="00811D83">
        <w:rPr>
          <w:rStyle w:val="CommentReference"/>
          <w:rFonts w:asciiTheme="minorHAnsi" w:hAnsiTheme="minorHAnsi" w:cstheme="minorBidi"/>
          <w:lang w:eastAsia="en-US"/>
        </w:rPr>
        <w:commentReference w:id="25"/>
      </w:r>
      <w:r w:rsidR="00D03B30" w:rsidRPr="00636C9B">
        <w:rPr>
          <w:color w:val="000000" w:themeColor="text1"/>
        </w:rPr>
        <w:t xml:space="preserv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Del="00811D83" w:rsidRDefault="00971EAC" w:rsidP="00FF023E">
      <w:pPr>
        <w:spacing w:line="480" w:lineRule="auto"/>
        <w:jc w:val="both"/>
        <w:rPr>
          <w:del w:id="26" w:author="Ezzati, Majid" w:date="2019-02-12T21:43:00Z"/>
          <w:color w:val="000000" w:themeColor="text1"/>
        </w:rPr>
      </w:pPr>
    </w:p>
    <w:p w14:paraId="177FB3F2" w14:textId="5E308861" w:rsidR="00811D83" w:rsidRDefault="00D03B30" w:rsidP="00FF023E">
      <w:pPr>
        <w:spacing w:line="480" w:lineRule="auto"/>
        <w:jc w:val="both"/>
        <w:rPr>
          <w:ins w:id="27" w:author="Ezzati, Majid" w:date="2019-02-12T21:43:00Z"/>
        </w:rPr>
      </w:pPr>
      <w:r w:rsidRPr="00636C9B">
        <w:rPr>
          <w:color w:val="000000" w:themeColor="text1"/>
        </w:rPr>
        <w:t xml:space="preserve">We used the </w:t>
      </w:r>
      <w:r>
        <w:rPr>
          <w:color w:val="000000" w:themeColor="text1"/>
        </w:rPr>
        <w:t>resultant risk estimates</w:t>
      </w:r>
      <w:r w:rsidR="0095118B">
        <w:rPr>
          <w:color w:val="000000" w:themeColor="text1"/>
        </w:rPr>
        <w:t xml:space="preserve"> (</w:t>
      </w:r>
      <w:commentRangeStart w:id="28"/>
      <w:r w:rsidR="0095118B">
        <w:rPr>
          <w:color w:val="000000" w:themeColor="text1"/>
        </w:rPr>
        <w:t>Supplementary Figure 1</w:t>
      </w:r>
      <w:commentRangeEnd w:id="28"/>
      <w:r w:rsidR="003A19DA">
        <w:rPr>
          <w:rStyle w:val="CommentReference"/>
          <w:rFonts w:asciiTheme="minorHAnsi" w:hAnsiTheme="minorHAnsi" w:cstheme="minorBidi"/>
          <w:lang w:eastAsia="en-US"/>
        </w:rPr>
        <w:commentReference w:id="28"/>
      </w:r>
      <w:r w:rsidR="0095118B">
        <w:rPr>
          <w:color w:val="000000" w:themeColor="text1"/>
        </w:rPr>
        <w:t>)</w:t>
      </w:r>
      <w:ins w:id="30" w:author="Ezzati, Majid" w:date="2019-02-12T21:44:00Z">
        <w:r w:rsidR="00811D83">
          <w:rPr>
            <w:color w:val="000000" w:themeColor="text1"/>
          </w:rPr>
          <w:t>, and the age-sex-specific death rates from each injury in 2016,</w:t>
        </w:r>
      </w:ins>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del w:id="31" w:author="Ezzati, Majid" w:date="2019-02-12T21:44:00Z">
        <w:r w:rsidR="0082487B" w:rsidDel="00811D83">
          <w:rPr>
            <w:color w:val="000000" w:themeColor="text1"/>
          </w:rPr>
          <w:delText>in a year in which</w:delText>
        </w:r>
      </w:del>
      <w:ins w:id="32" w:author="Ezzati, Majid" w:date="2019-02-12T21:44:00Z">
        <w:r w:rsidR="00811D83">
          <w:rPr>
            <w:color w:val="000000" w:themeColor="text1"/>
          </w:rPr>
          <w:t>if</w:t>
        </w:r>
      </w:ins>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rPr>
          <w:ins w:id="33" w:author="Ezzati, Majid" w:date="2019-02-12T21:43:00Z"/>
        </w:rPr>
      </w:pPr>
    </w:p>
    <w:p w14:paraId="24D7051E" w14:textId="7EB93763"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CrI </w:t>
      </w:r>
      <w:r w:rsidR="00955652" w:rsidRPr="00C60C27">
        <w:t xml:space="preserve">831, 1053) </w:t>
      </w:r>
      <w:r>
        <w:t xml:space="preserve">excess </w:t>
      </w:r>
      <w:r w:rsidR="00955652" w:rsidRPr="00C60C27">
        <w:t>injury deaths</w:t>
      </w:r>
      <w:del w:id="34" w:author="Ezzati, Majid" w:date="2019-02-12T21:43:00Z">
        <w:r w:rsidR="00955652" w:rsidRPr="00C60C27" w:rsidDel="00811D83">
          <w:delText xml:space="preserve"> </w:delText>
        </w:r>
        <w:r w:rsidR="00BF3738" w:rsidDel="00811D83">
          <w:delText xml:space="preserve">in a warm </w:delText>
        </w:r>
        <w:r w:rsidR="009953BB" w:rsidDel="00811D83">
          <w:delText>20</w:delText>
        </w:r>
        <w:r w:rsidR="00F805E8" w:rsidDel="00811D83">
          <w:delText>16</w:delText>
        </w:r>
      </w:del>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del w:id="35" w:author="Ezzati, Majid" w:date="2019-02-12T21:43:00Z">
        <w:r w:rsidR="00F805E8" w:rsidDel="00811D83">
          <w:delText>that year</w:delText>
        </w:r>
      </w:del>
      <w:ins w:id="36" w:author="Ezzati, Majid" w:date="2019-02-12T21:43:00Z">
        <w:r w:rsidR="00811D83">
          <w:t>2016</w:t>
        </w:r>
      </w:ins>
      <w:ins w:id="37" w:author="Ezzati, Majid" w:date="2019-02-14T09:08:00Z">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ins>
      <w:r w:rsidR="00F805E8" w:rsidRPr="004326BD">
        <w:t xml:space="preserve"> </w:t>
      </w:r>
      <w:r w:rsidR="00107AA8" w:rsidRPr="004326BD">
        <w:t>(</w:t>
      </w:r>
      <w:r w:rsidR="00107AA8" w:rsidRPr="00C60C27">
        <w:t xml:space="preserve">Figure </w:t>
      </w:r>
      <w:r w:rsidR="00B44620" w:rsidRPr="00214145">
        <w:t>4</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del w:id="38" w:author="Ezzati, Majid" w:date="2019-02-12T21:46:00Z">
        <w:r w:rsidR="003221FD" w:rsidDel="005961EF">
          <w:delText>,</w:delText>
        </w:r>
      </w:del>
      <w:del w:id="39" w:author="Ezzati, Majid" w:date="2019-02-12T21:45:00Z">
        <w:r w:rsidR="003221FD" w:rsidDel="005961EF">
          <w:delText xml:space="preserve"> </w:delText>
        </w:r>
      </w:del>
      <w:del w:id="40" w:author="Ezzati, Majid" w:date="2019-02-12T21:46:00Z">
        <w:r w:rsidRPr="003017A9" w:rsidDel="005961EF">
          <w:delText xml:space="preserve"> </w:delText>
        </w:r>
        <w:r w:rsidDel="005961EF">
          <w:delText>mostly those</w:delText>
        </w:r>
      </w:del>
      <w:r>
        <w:t xml:space="preserve"> in</w:t>
      </w:r>
      <w:r w:rsidRPr="003017A9">
        <w:t xml:space="preserve"> middle and older ages</w:t>
      </w:r>
      <w:r>
        <w:t xml:space="preserve"> and in winter months</w:t>
      </w:r>
      <w:r w:rsidRPr="00535841">
        <w:t xml:space="preserve"> (F</w:t>
      </w:r>
      <w:r w:rsidRPr="00E440F0">
        <w:t>igure 4)</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ins w:id="41" w:author="Ezzati, Majid" w:date="2019-02-13T08:56:00Z">
        <w:r w:rsidR="006F569A">
          <w:t xml:space="preserve"> (XX)</w:t>
        </w:r>
      </w:ins>
      <w:r w:rsidR="00A26C87">
        <w:t>,</w:t>
      </w:r>
      <w:r w:rsidR="00A26C87" w:rsidRPr="003017A9">
        <w:t xml:space="preserve"> followed by </w:t>
      </w:r>
      <w:r w:rsidR="009D01D0">
        <w:t xml:space="preserve">intentional </w:t>
      </w:r>
      <w:r w:rsidR="00A26C87" w:rsidRPr="003017A9">
        <w:t>self-harm</w:t>
      </w:r>
      <w:ins w:id="42" w:author="Ezzati, Majid" w:date="2019-02-13T08:57:00Z">
        <w:r w:rsidR="006F569A">
          <w:t xml:space="preserve"> (XX)</w:t>
        </w:r>
      </w:ins>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ins w:id="43" w:author="Ezzati, Majid" w:date="2019-02-13T08:57:00Z">
        <w:r w:rsidR="006F569A">
          <w:t xml:space="preserve"> male</w:t>
        </w:r>
      </w:ins>
      <w:r w:rsidR="00A26C87">
        <w:t xml:space="preserve"> excess deaths </w:t>
      </w:r>
      <w:del w:id="44" w:author="Ezzati, Majid" w:date="2019-02-13T08:57:00Z">
        <w:r w:rsidR="00A26C87" w:rsidDel="006F569A">
          <w:delText>among males</w:delText>
        </w:r>
        <w:r w:rsidR="001349B6" w:rsidRPr="003017A9" w:rsidDel="006F569A">
          <w:delText xml:space="preserve"> </w:delText>
        </w:r>
      </w:del>
      <w:r w:rsidR="00A26C87">
        <w:t>would occur in those aged</w:t>
      </w:r>
      <w:r w:rsidR="001349B6" w:rsidRPr="003017A9">
        <w:t xml:space="preserve"> </w:t>
      </w:r>
      <w:r w:rsidR="00C91B02" w:rsidRPr="003017A9">
        <w:t>15-64 years</w:t>
      </w:r>
      <w:r w:rsidR="007033D5">
        <w:t xml:space="preserve">, </w:t>
      </w:r>
      <w:del w:id="45" w:author="Ezzati, Majid" w:date="2019-02-13T08:57:00Z">
        <w:r w:rsidR="007033D5" w:rsidDel="006F569A">
          <w:delText xml:space="preserve">mostly due to </w:delText>
        </w:r>
        <w:r w:rsidR="00877B47" w:rsidDel="006F569A">
          <w:delText xml:space="preserve">the </w:delText>
        </w:r>
        <w:r w:rsidR="007033D5" w:rsidDel="006F569A">
          <w:delText>age gradient of</w:delText>
        </w:r>
      </w:del>
      <w:ins w:id="46" w:author="Ezzati, Majid" w:date="2019-02-13T08:58:00Z">
        <w:r w:rsidR="006F569A">
          <w:t>who have higher rates of deaths from</w:t>
        </w:r>
      </w:ins>
      <w:r w:rsidR="007033D5">
        <w:t xml:space="preserve"> transport injuries</w:t>
      </w:r>
      <w:r w:rsidR="004326BD" w:rsidRPr="003017A9">
        <w:t xml:space="preserve">. </w:t>
      </w:r>
      <w:r w:rsidR="00C82383">
        <w:t xml:space="preserve">In those aged </w:t>
      </w:r>
      <w:r w:rsidR="00901890">
        <w:t xml:space="preserve">85 </w:t>
      </w:r>
      <w:r w:rsidR="00C82383">
        <w:t xml:space="preserve">years </w:t>
      </w:r>
      <w:r w:rsidR="00C82383">
        <w:lastRenderedPageBreak/>
        <w:t xml:space="preserve">and </w:t>
      </w:r>
      <w:ins w:id="47" w:author="Ezzati, Majid" w:date="2019-02-13T08:58:00Z">
        <w:r w:rsidR="006F569A">
          <w:t>older</w:t>
        </w:r>
      </w:ins>
      <w:del w:id="48" w:author="Ezzati, Majid" w:date="2019-02-13T08:58:00Z">
        <w:r w:rsidR="00C82383" w:rsidDel="006F569A">
          <w:delText>above</w:delText>
        </w:r>
      </w:del>
      <w:r w:rsidR="00C82383">
        <w:t xml:space="preserve">, there would be </w:t>
      </w:r>
      <w:del w:id="49" w:author="Ezzati, Majid" w:date="2019-02-13T08:58:00Z">
        <w:r w:rsidR="00C82383" w:rsidDel="006F569A">
          <w:delText>a predicted</w:delText>
        </w:r>
      </w:del>
      <w:ins w:id="50" w:author="Ezzati, Majid" w:date="2019-02-13T08:58:00Z">
        <w:r w:rsidR="006F569A">
          <w:t>an estimated</w:t>
        </w:r>
      </w:ins>
      <w:r w:rsidR="00C82383">
        <w:t xml:space="preserve"> decline in injury deaths, </w:t>
      </w:r>
      <w:del w:id="51" w:author="Ezzati, Majid" w:date="2019-02-13T08:58:00Z">
        <w:r w:rsidR="00C82383" w:rsidDel="006F569A">
          <w:delText>due to the predicted reduction in</w:delText>
        </w:r>
      </w:del>
      <w:ins w:id="52" w:author="Ezzati, Majid" w:date="2019-02-13T08:58:00Z">
        <w:r w:rsidR="006F569A">
          <w:t>because</w:t>
        </w:r>
      </w:ins>
      <w:r w:rsidR="00C82383">
        <w:t xml:space="preserve"> deaths from falls</w:t>
      </w:r>
      <w:ins w:id="53" w:author="Ezzati, Majid" w:date="2019-02-13T08:58:00Z">
        <w:r w:rsidR="006F569A">
          <w:t xml:space="preserve"> are estimated to </w:t>
        </w:r>
      </w:ins>
      <w:ins w:id="54" w:author="Ezzati, Majid" w:date="2019-02-14T09:09:00Z">
        <w:r w:rsidR="009F201A">
          <w:t xml:space="preserve">be </w:t>
        </w:r>
      </w:ins>
      <w:ins w:id="55" w:author="Ezzati, Majid" w:date="2019-02-14T09:14:00Z">
        <w:r w:rsidR="00556DC4">
          <w:t>decline in a warmer year</w:t>
        </w:r>
      </w:ins>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DA500B5" w:rsidR="00871CC0" w:rsidRDefault="00556DC4" w:rsidP="00FF023E">
      <w:pPr>
        <w:spacing w:line="480" w:lineRule="auto"/>
        <w:jc w:val="both"/>
      </w:pPr>
      <w:ins w:id="56" w:author="Ezzati, Majid" w:date="2019-02-14T09:14:00Z">
        <w:r>
          <w:t xml:space="preserve">Proportionally, </w:t>
        </w:r>
      </w:ins>
      <w:del w:id="57" w:author="Ezzati, Majid" w:date="2019-02-14T09:14:00Z">
        <w:r w:rsidR="00C21FFF" w:rsidRPr="00D06095" w:rsidDel="00556DC4">
          <w:delText>T</w:delText>
        </w:r>
        <w:r w:rsidR="0002049B" w:rsidRPr="00D06095" w:rsidDel="00556DC4">
          <w:delText xml:space="preserve">he </w:delText>
        </w:r>
        <w:r w:rsidR="00BF73B9" w:rsidRPr="00D06095" w:rsidDel="00556DC4">
          <w:delText>l</w:delText>
        </w:r>
        <w:r w:rsidR="00A83200" w:rsidRPr="00D06095" w:rsidDel="00556DC4">
          <w:delText xml:space="preserve">argest </w:delText>
        </w:r>
        <w:r w:rsidR="00C82383" w:rsidDel="00556DC4">
          <w:delText xml:space="preserve">predicted </w:delText>
        </w:r>
        <w:r w:rsidR="00520AA6" w:rsidRPr="00D06095" w:rsidDel="00556DC4">
          <w:delText>percent</w:delText>
        </w:r>
        <w:r w:rsidR="00A83200" w:rsidRPr="00D06095" w:rsidDel="00556DC4">
          <w:delText xml:space="preserve"> </w:delText>
        </w:r>
        <w:r w:rsidR="003B3A5E" w:rsidRPr="00D06095" w:rsidDel="00556DC4">
          <w:delText>increase</w:delText>
        </w:r>
        <w:r w:rsidR="00A83200" w:rsidRPr="00D06095" w:rsidDel="00556DC4">
          <w:delText xml:space="preserve"> </w:delText>
        </w:r>
        <w:r w:rsidR="00C82383" w:rsidDel="00556DC4">
          <w:delText xml:space="preserve">in </w:delText>
        </w:r>
      </w:del>
      <w:r w:rsidR="00C82383">
        <w:t xml:space="preserve">deaths </w:t>
      </w:r>
      <w:del w:id="58" w:author="Ezzati, Majid" w:date="2019-02-14T09:14:00Z">
        <w:r w:rsidR="00C82383" w:rsidDel="00556DC4">
          <w:delText>in a warm year was that</w:delText>
        </w:r>
        <w:r w:rsidR="00AC1365" w:rsidDel="00556DC4">
          <w:delText xml:space="preserve"> </w:delText>
        </w:r>
        <w:r w:rsidR="00C82383" w:rsidDel="00556DC4">
          <w:delText xml:space="preserve">of </w:delText>
        </w:r>
      </w:del>
      <w:ins w:id="59" w:author="Ezzati, Majid" w:date="2019-02-14T09:14:00Z">
        <w:r>
          <w:t xml:space="preserve">from </w:t>
        </w:r>
      </w:ins>
      <w:r w:rsidR="00A83200" w:rsidRPr="00D06095">
        <w:t>drownings</w:t>
      </w:r>
      <w:ins w:id="60" w:author="Ezzati, Majid" w:date="2019-02-14T09:14:00Z">
        <w:r>
          <w:t xml:space="preserve"> are predicted to increase more than those of other injury types</w:t>
        </w:r>
      </w:ins>
      <w:r w:rsidR="00C82383">
        <w:t xml:space="preserve">, </w:t>
      </w:r>
      <w:ins w:id="61" w:author="Ezzati, Majid" w:date="2019-02-14T09:15:00Z">
        <w:r>
          <w:t xml:space="preserve">by as much </w:t>
        </w:r>
      </w:ins>
      <w:r w:rsidR="00C82383">
        <w:t>8.3% (7.3</w:t>
      </w:r>
      <w:r w:rsidR="00E549EB">
        <w:t xml:space="preserve">, </w:t>
      </w:r>
      <w:r w:rsidR="00C82383" w:rsidRPr="00D06095">
        <w:t>9.3)</w:t>
      </w:r>
      <w:del w:id="62" w:author="Ezzati, Majid" w:date="2019-02-14T09:15:00Z">
        <w:r w:rsidR="00C82383" w:rsidDel="00556DC4">
          <w:delText>,</w:delText>
        </w:r>
      </w:del>
      <w:r w:rsidR="00A83200" w:rsidRPr="00D06095">
        <w:t xml:space="preserve"> in men aged 15</w:t>
      </w:r>
      <w:r w:rsidR="00C82383">
        <w:t>-</w:t>
      </w:r>
      <w:r w:rsidR="00A83200" w:rsidRPr="00D06095">
        <w:t xml:space="preserve">24 years </w:t>
      </w:r>
      <w:del w:id="63" w:author="Ezzati, Majid" w:date="2019-02-14T09:15:00Z">
        <w:r w:rsidR="00A83200" w:rsidRPr="00D06095" w:rsidDel="00556DC4">
          <w:delText xml:space="preserve">at </w:delText>
        </w:r>
        <w:r w:rsidR="002352BB" w:rsidRPr="00D06095" w:rsidDel="00556DC4">
          <w:delText xml:space="preserve"> </w:delText>
        </w:r>
      </w:del>
      <w:r w:rsidR="002352BB" w:rsidRPr="00D06095">
        <w:t>(</w:t>
      </w:r>
      <w:r w:rsidR="00E31C65">
        <w:t xml:space="preserve">Supplementary </w:t>
      </w:r>
      <w:r w:rsidR="002352BB" w:rsidRPr="00D06095">
        <w:t>Figure 1)</w:t>
      </w:r>
      <w:ins w:id="64" w:author="Ezzati, Majid" w:date="2019-02-14T09:15:00Z">
        <w:r>
          <w:t>; the smallest</w:t>
        </w:r>
      </w:ins>
      <w:r w:rsidR="00520AA6" w:rsidRPr="00D06095">
        <w:t xml:space="preserve"> </w:t>
      </w:r>
      <w:del w:id="65" w:author="Ezzati, Majid" w:date="2019-02-14T09:15:00Z">
        <w:r w:rsidR="00520AA6" w:rsidRPr="00D06095" w:rsidDel="00556DC4">
          <w:delText xml:space="preserve">and the smallest </w:delText>
        </w:r>
      </w:del>
      <w:ins w:id="66" w:author="Ezzati, Majid" w:date="2019-02-14T09:15:00Z">
        <w:r>
          <w:t xml:space="preserve">proportional increase was </w:t>
        </w:r>
      </w:ins>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del w:id="67" w:author="Ezzati, Majid" w:date="2019-02-14T09:15:00Z">
        <w:r w:rsidR="00F47C92" w:rsidDel="00556DC4">
          <w:delText>compared with</w:delText>
        </w:r>
      </w:del>
      <w:ins w:id="68" w:author="Ezzati, Majid" w:date="2019-02-14T09:15:00Z">
        <w:r>
          <w:t>than for</w:t>
        </w:r>
      </w:ins>
      <w:r w:rsidR="00F47C92">
        <w:t xml:space="preserve"> 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ins w:id="69" w:author="Ezzati, Majid" w:date="2019-02-14T09:16:00Z">
        <w:r>
          <w:t xml:space="preserve">25-34 year old men </w:t>
        </w:r>
      </w:ins>
      <w:del w:id="70" w:author="Ezzati, Majid" w:date="2019-02-14T09:16:00Z">
        <w:r w:rsidR="00D06095" w:rsidDel="00556DC4">
          <w:delText xml:space="preserve">males of 25-34 years </w:delText>
        </w:r>
      </w:del>
      <w:r w:rsidR="00520AA6" w:rsidRPr="003017A9">
        <w:t xml:space="preserve">versus </w:t>
      </w:r>
      <w:r w:rsidR="00951C67">
        <w:t>0.23% (-0.28, 0.76</w:t>
      </w:r>
      <w:r w:rsidR="006D68DB">
        <w:t>)</w:t>
      </w:r>
      <w:r w:rsidR="00951C67">
        <w:t xml:space="preserve"> for </w:t>
      </w:r>
      <w:del w:id="71" w:author="Ezzati, Majid" w:date="2019-02-14T09:17:00Z">
        <w:r w:rsidR="00951C67" w:rsidDel="00556DC4">
          <w:delText xml:space="preserve">females </w:delText>
        </w:r>
      </w:del>
      <w:ins w:id="72" w:author="Ezzati, Majid" w:date="2019-02-14T09:17:00Z">
        <w:r>
          <w:t xml:space="preserve">women </w:t>
        </w:r>
      </w:ins>
      <w:r w:rsidR="00951C67">
        <w:t>of the same age</w:t>
      </w:r>
      <w:del w:id="73" w:author="Ezzati, Majid" w:date="2019-02-14T09:17:00Z">
        <w:r w:rsidR="00951C67" w:rsidDel="00556DC4">
          <w:delText xml:space="preserve"> group</w:delText>
        </w:r>
      </w:del>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5F2D4C4B"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w:t>
      </w:r>
      <w:del w:id="74" w:author="Ezzati, Majid" w:date="2019-02-14T09:18:00Z">
        <w:r w:rsidR="0019399A" w:rsidDel="004F125F">
          <w:delText xml:space="preserve">routine </w:delText>
        </w:r>
      </w:del>
      <w:r w:rsidR="004C6917">
        <w:t xml:space="preserve">absolute </w:t>
      </w:r>
      <w:r w:rsidR="00335C7B">
        <w:t>temperature</w:t>
      </w:r>
      <w:ins w:id="75" w:author="Ezzati, Majid" w:date="2019-02-14T09:18:00Z">
        <w:r w:rsidR="004F125F">
          <w:t xml:space="preserve"> and for specific injury types</w:t>
        </w:r>
      </w:ins>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del w:id="76" w:author="Ezzati, Majid" w:date="2019-02-14T09:18:00Z">
        <w:r w:rsidR="00535628" w:rsidDel="00F45E44">
          <w:delText xml:space="preserve">, </w:delText>
        </w:r>
        <w:r w:rsidR="00A43F03" w:rsidRPr="00B97EC2" w:rsidDel="00F45E44">
          <w:delText xml:space="preserve">which examined effect size across an entire </w:delText>
        </w:r>
        <w:r w:rsidR="00A43F03" w:rsidRPr="0099491E" w:rsidDel="00F45E44">
          <w:delText>population</w:delText>
        </w:r>
        <w:r w:rsidR="00A43F03" w:rsidDel="00F45E44">
          <w:delText>,</w:delText>
        </w:r>
        <w:r w:rsidR="002413EC" w:rsidDel="00F45E44">
          <w:delText xml:space="preserve"> </w:delText>
        </w:r>
      </w:del>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ins w:id="77" w:author="Ezzati, Majid" w:date="2019-02-14T09:18:00Z">
        <w:r w:rsidR="00F45E44">
          <w:rPr>
            <w:bCs/>
            <w:color w:val="000000" w:themeColor="text1"/>
          </w:rPr>
          <w:t xml:space="preserve">would </w:t>
        </w:r>
      </w:ins>
      <w:r w:rsidR="00451818">
        <w:rPr>
          <w:bCs/>
          <w:color w:val="000000" w:themeColor="text1"/>
        </w:rPr>
        <w:t>lead</w:t>
      </w:r>
      <w:del w:id="78" w:author="Ezzati, Majid" w:date="2019-02-14T09:18:00Z">
        <w:r w:rsidR="00451818" w:rsidDel="00F45E44">
          <w:rPr>
            <w:bCs/>
            <w:color w:val="000000" w:themeColor="text1"/>
          </w:rPr>
          <w:delText>s</w:delText>
        </w:r>
      </w:del>
      <w:r w:rsidR="00451818">
        <w:rPr>
          <w:bCs/>
          <w:color w:val="000000" w:themeColor="text1"/>
        </w:rPr>
        <w:t xml:space="preserve">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del w:id="79" w:author="Ezzati, Majid" w:date="2019-02-14T09:18:00Z">
        <w:r w:rsidR="00BB73FD" w:rsidDel="00F45E44">
          <w:rPr>
            <w:bCs/>
            <w:color w:val="000000" w:themeColor="text1"/>
          </w:rPr>
          <w:delText xml:space="preserve">% </w:delText>
        </w:r>
        <w:r w:rsidR="00E549EB" w:rsidDel="00F45E44">
          <w:rPr>
            <w:bCs/>
            <w:color w:val="000000" w:themeColor="text1"/>
          </w:rPr>
          <w:delText>to</w:delText>
        </w:r>
      </w:del>
      <w:ins w:id="80" w:author="Ezzati, Majid" w:date="2019-02-14T09:19:00Z">
        <w:r w:rsidR="00F45E44">
          <w:rPr>
            <w:bCs/>
            <w:color w:val="000000" w:themeColor="text1"/>
          </w:rPr>
          <w:t>-</w:t>
        </w:r>
      </w:ins>
      <w:del w:id="81" w:author="Ezzati, Majid" w:date="2019-02-14T09:19:00Z">
        <w:r w:rsidR="00BB73FD" w:rsidDel="00F45E44">
          <w:rPr>
            <w:bCs/>
            <w:color w:val="000000" w:themeColor="text1"/>
          </w:rPr>
          <w:delText xml:space="preserve"> </w:delText>
        </w:r>
      </w:del>
      <w:r w:rsidR="00BB73FD">
        <w:rPr>
          <w:bCs/>
          <w:color w:val="000000" w:themeColor="text1"/>
        </w:rPr>
        <w:t>1% in males</w:t>
      </w:r>
      <w:del w:id="82" w:author="Ezzati, Majid" w:date="2019-02-14T09:19:00Z">
        <w:r w:rsidR="00BB73FD" w:rsidDel="00F45E44">
          <w:rPr>
            <w:bCs/>
            <w:color w:val="000000" w:themeColor="text1"/>
          </w:rPr>
          <w:delText xml:space="preserve"> across age groups</w:delText>
        </w:r>
      </w:del>
      <w:r w:rsidR="00BB73FD">
        <w:rPr>
          <w:bCs/>
          <w:color w:val="000000" w:themeColor="text1"/>
        </w:rPr>
        <w:t xml:space="preserve"> and </w:t>
      </w:r>
      <w:r w:rsidR="001648C7">
        <w:rPr>
          <w:bCs/>
          <w:color w:val="000000" w:themeColor="text1"/>
        </w:rPr>
        <w:t>0.39</w:t>
      </w:r>
      <w:del w:id="83" w:author="Ezzati, Majid" w:date="2019-02-14T09:19:00Z">
        <w:r w:rsidR="001648C7" w:rsidDel="00F45E44">
          <w:rPr>
            <w:bCs/>
            <w:color w:val="000000" w:themeColor="text1"/>
          </w:rPr>
          <w:delText xml:space="preserve">% </w:delText>
        </w:r>
        <w:r w:rsidR="00E549EB" w:rsidDel="00F45E44">
          <w:rPr>
            <w:bCs/>
            <w:color w:val="000000" w:themeColor="text1"/>
          </w:rPr>
          <w:delText>to</w:delText>
        </w:r>
        <w:r w:rsidR="001648C7" w:rsidDel="00F45E44">
          <w:rPr>
            <w:bCs/>
            <w:color w:val="000000" w:themeColor="text1"/>
          </w:rPr>
          <w:delText xml:space="preserve"> </w:delText>
        </w:r>
      </w:del>
      <w:ins w:id="84" w:author="Ezzati, Majid" w:date="2019-02-14T09:19:00Z">
        <w:r w:rsidR="00F45E44">
          <w:rPr>
            <w:bCs/>
            <w:color w:val="000000" w:themeColor="text1"/>
          </w:rPr>
          <w:t>-</w:t>
        </w:r>
      </w:ins>
      <w:r w:rsidR="001648C7">
        <w:rPr>
          <w:bCs/>
          <w:color w:val="000000" w:themeColor="text1"/>
        </w:rPr>
        <w:t>1.47% in females</w:t>
      </w:r>
      <w:ins w:id="85" w:author="Ezzati, Majid" w:date="2019-02-14T09:19:00Z">
        <w:r w:rsidR="00F45E44">
          <w:rPr>
            <w:bCs/>
            <w:color w:val="000000" w:themeColor="text1"/>
          </w:rPr>
          <w:t xml:space="preserve"> in different ages</w:t>
        </w:r>
      </w:ins>
      <w:del w:id="86" w:author="Ezzati, Majid" w:date="2019-02-14T09:19:00Z">
        <w:r w:rsidR="002E31AE" w:rsidDel="00F45E44">
          <w:rPr>
            <w:bCs/>
            <w:color w:val="000000" w:themeColor="text1"/>
          </w:rPr>
          <w:delText xml:space="preserve"> </w:delText>
        </w:r>
        <w:r w:rsidR="00322AD7" w:rsidDel="00F45E44">
          <w:rPr>
            <w:bCs/>
            <w:color w:val="000000" w:themeColor="text1"/>
          </w:rPr>
          <w:delText>(Supplementary Figure 1)</w:delText>
        </w:r>
        <w:r w:rsidR="000C0E2C" w:rsidDel="00F45E44">
          <w:rPr>
            <w:bCs/>
            <w:color w:val="000000" w:themeColor="text1"/>
          </w:rPr>
          <w:delText xml:space="preserve">, though our study design </w:delText>
        </w:r>
        <w:r w:rsidR="00A43F03" w:rsidDel="00F45E44">
          <w:rPr>
            <w:bCs/>
            <w:color w:val="000000" w:themeColor="text1"/>
          </w:rPr>
          <w:delText xml:space="preserve">examined </w:delText>
        </w:r>
        <w:r w:rsidR="00E84269" w:rsidDel="00F45E44">
          <w:rPr>
            <w:bCs/>
            <w:color w:val="000000" w:themeColor="text1"/>
          </w:rPr>
          <w:delText>multiple</w:delText>
        </w:r>
        <w:r w:rsidR="00A43F03" w:rsidDel="00F45E44">
          <w:rPr>
            <w:bCs/>
            <w:color w:val="000000" w:themeColor="text1"/>
          </w:rPr>
          <w:delText xml:space="preserve"> injuries as well as variations in effects by age and month</w:delText>
        </w:r>
        <w:r w:rsidR="00E740E5" w:rsidDel="00F45E44">
          <w:rPr>
            <w:bCs/>
            <w:color w:val="000000" w:themeColor="text1"/>
          </w:rPr>
          <w:delText xml:space="preserve"> (Figure 4)</w:delText>
        </w:r>
      </w:del>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del w:id="87" w:author="Ezzati, Majid" w:date="2019-02-14T09:19:00Z">
        <w:r w:rsidR="005D2C7A" w:rsidDel="00F45E44">
          <w:delText>death count ratios from</w:delText>
        </w:r>
        <w:r w:rsidR="0044605D" w:rsidDel="00F45E44">
          <w:delText xml:space="preserve"> </w:delText>
        </w:r>
      </w:del>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del w:id="88" w:author="Ezzati, Majid" w:date="2019-02-14T09:20:00Z">
        <w:r w:rsidR="00A439F5" w:rsidDel="00F45E44">
          <w:delText>A</w:delText>
        </w:r>
        <w:r w:rsidR="00254F22" w:rsidDel="00F45E44">
          <w:delText xml:space="preserve">n unstratified </w:delText>
        </w:r>
        <w:r w:rsidR="00D603B2" w:rsidDel="00F45E44">
          <w:delText>Poisson model</w:delText>
        </w:r>
        <w:r w:rsidR="005D2C7A" w:rsidDel="00F45E44">
          <w:delText xml:space="preserve"> </w:delText>
        </w:r>
      </w:del>
      <w:ins w:id="89" w:author="Ezzati, Majid" w:date="2019-02-14T09:20:00Z">
        <w:r w:rsidR="00F45E44">
          <w:t xml:space="preserve">A </w:t>
        </w:r>
      </w:ins>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1F6AC67A" w:rsidR="00A83B2D" w:rsidRDefault="007B0B98" w:rsidP="00A83B2D">
      <w:pPr>
        <w:spacing w:line="480" w:lineRule="auto"/>
        <w:jc w:val="both"/>
      </w:pPr>
      <w:r>
        <w:t>That anomalous</w:t>
      </w:r>
      <w:ins w:id="90" w:author="Ezzati, Majid" w:date="2019-02-14T09:23:00Z">
        <w:r w:rsidR="00FF521E">
          <w:t>ly</w:t>
        </w:r>
      </w:ins>
      <w:r>
        <w:t xml:space="preserve"> warm temperature influences deaths from drowning, although not previously quantified, is highly plausible</w:t>
      </w:r>
      <w:r w:rsidR="00A83B2D">
        <w:t xml:space="preserve"> because</w:t>
      </w:r>
      <w:r>
        <w:t xml:space="preserve"> swimming is </w:t>
      </w:r>
      <w:r w:rsidR="00E84269">
        <w:t>likely</w:t>
      </w:r>
      <w:ins w:id="91" w:author="Ezzati, Majid" w:date="2019-02-14T09:22:00Z">
        <w:r w:rsidR="00FF521E">
          <w:t xml:space="preserve"> to be</w:t>
        </w:r>
      </w:ins>
      <w:r w:rsidR="00E84269">
        <w:t xml:space="preserve"> more common</w:t>
      </w:r>
      <w:r w:rsidR="00D607C1">
        <w:t xml:space="preserve"> </w:t>
      </w:r>
      <w:del w:id="92" w:author="Ezzati, Majid" w:date="2019-02-14T09:22:00Z">
        <w:r w:rsidR="00D607C1" w:rsidDel="00FF521E">
          <w:delText>in a warmer year</w:delText>
        </w:r>
      </w:del>
      <w:ins w:id="93" w:author="Ezzati, Majid" w:date="2019-02-14T09:22:00Z">
        <w:r w:rsidR="00FF521E">
          <w:t>when monthly temperature is higher</w:t>
        </w:r>
      </w:ins>
      <w:r>
        <w:t xml:space="preserve">. </w:t>
      </w:r>
      <w:r w:rsidR="00443EC8">
        <w:t xml:space="preserve">The higher </w:t>
      </w:r>
      <w:r w:rsidR="0014370F">
        <w:t xml:space="preserve">relative and absolute impacts on men compared with women </w:t>
      </w:r>
      <w:del w:id="94" w:author="Ezzati, Majid" w:date="2019-02-14T09:23:00Z">
        <w:r w:rsidR="00967ED4" w:rsidDel="00FF521E">
          <w:delText xml:space="preserve">for drowning (Supplementary Figure 1) </w:delText>
        </w:r>
      </w:del>
      <w:r w:rsidR="00967ED4">
        <w:t xml:space="preserve">may reflect </w:t>
      </w:r>
      <w:del w:id="95" w:author="Ezzati, Majid" w:date="2019-02-14T09:23:00Z">
        <w:r w:rsidR="00967ED4" w:rsidDel="00FF521E">
          <w:delText xml:space="preserve">the difference in how </w:delText>
        </w:r>
        <w:r w:rsidR="00897065" w:rsidDel="00FF521E">
          <w:delText xml:space="preserve">additional </w:delText>
        </w:r>
        <w:r w:rsidR="00967ED4" w:rsidDel="00FF521E">
          <w:delText xml:space="preserve">drowning deaths </w:delText>
        </w:r>
        <w:r w:rsidR="000A342E" w:rsidDel="00FF521E">
          <w:delText xml:space="preserve">typically </w:delText>
        </w:r>
        <w:r w:rsidR="00967ED4" w:rsidDel="00FF521E">
          <w:delText xml:space="preserve">occur by </w:delText>
        </w:r>
        <w:r w:rsidR="00C65208" w:rsidDel="00FF521E">
          <w:delText>gender</w:delText>
        </w:r>
      </w:del>
      <w:ins w:id="96" w:author="Ezzati, Majid" w:date="2019-02-14T09:23:00Z">
        <w:r w:rsidR="00FF521E">
          <w:t>differences in behaviour</w:t>
        </w:r>
      </w:ins>
      <w:del w:id="97" w:author="Ezzati, Majid" w:date="2019-02-14T09:23:00Z">
        <w:r w:rsidR="0014370F" w:rsidDel="00FF521E">
          <w:delText>, with</w:delText>
        </w:r>
      </w:del>
      <w:ins w:id="98" w:author="Ezzati, Majid" w:date="2019-02-14T09:24:00Z">
        <w:r w:rsidR="00FF521E">
          <w:t>.</w:t>
        </w:r>
      </w:ins>
      <w:ins w:id="99" w:author="Ezzati, Majid" w:date="2019-02-14T09:23:00Z">
        <w:r w:rsidR="00FF521E">
          <w:t xml:space="preserve"> </w:t>
        </w:r>
      </w:ins>
      <w:ins w:id="100" w:author="Ezzati, Majid" w:date="2019-02-14T09:24:00Z">
        <w:r w:rsidR="00FF521E">
          <w:t>F</w:t>
        </w:r>
      </w:ins>
      <w:ins w:id="101" w:author="Ezzati, Majid" w:date="2019-02-14T09:23:00Z">
        <w:r w:rsidR="00FF521E">
          <w:t xml:space="preserve">or example </w:t>
        </w:r>
      </w:ins>
      <w:del w:id="102" w:author="Ezzati, Majid" w:date="2019-02-14T09:23:00Z">
        <w:r w:rsidR="0014370F" w:rsidDel="00FF521E">
          <w:delText xml:space="preserve"> </w:delText>
        </w:r>
        <w:r w:rsidRPr="00636C9B" w:rsidDel="00FF521E">
          <w:delText>52.7%</w:delText>
        </w:r>
      </w:del>
      <w:ins w:id="103" w:author="Ezzati, Majid" w:date="2019-02-14T09:23:00Z">
        <w:r w:rsidR="00FF521E">
          <w:t xml:space="preserve">over half of the male </w:t>
        </w:r>
      </w:ins>
      <w:ins w:id="104" w:author="Ezzati, Majid" w:date="2019-02-14T09:24:00Z">
        <w:r w:rsidR="00FF521E">
          <w:t>swimming</w:t>
        </w:r>
      </w:ins>
      <w:ins w:id="105" w:author="Ezzati, Majid" w:date="2019-02-14T09:23:00Z">
        <w:r w:rsidR="00FF521E">
          <w:t xml:space="preserve"> </w:t>
        </w:r>
      </w:ins>
      <w:ins w:id="106" w:author="Ezzati, Majid" w:date="2019-02-14T09:24:00Z">
        <w:r w:rsidR="00FF521E">
          <w:t>deaths</w:t>
        </w:r>
      </w:ins>
      <w:r w:rsidRPr="00636C9B">
        <w:t xml:space="preserve"> </w:t>
      </w:r>
      <w:r w:rsidR="0014370F">
        <w:t xml:space="preserve">for males </w:t>
      </w:r>
      <w:ins w:id="107" w:author="Ezzati, Majid" w:date="2019-02-14T09:24:00Z">
        <w:r w:rsidR="00FF521E">
          <w:t xml:space="preserve">occur </w:t>
        </w:r>
      </w:ins>
      <w:r w:rsidR="0014370F">
        <w:t>i</w:t>
      </w:r>
      <w:r w:rsidRPr="00636C9B">
        <w:t xml:space="preserve">n natural water, </w:t>
      </w:r>
      <w:del w:id="108" w:author="Ezzati, Majid" w:date="2019-02-14T09:24:00Z">
        <w:r w:rsidR="0014370F" w:rsidDel="00FF521E">
          <w:delText>and</w:delText>
        </w:r>
        <w:r w:rsidRPr="00636C9B" w:rsidDel="00FF521E">
          <w:delText xml:space="preserve"> </w:delText>
        </w:r>
        <w:r w:rsidDel="00FF521E">
          <w:delText>only</w:delText>
        </w:r>
      </w:del>
      <w:ins w:id="109" w:author="Ezzati, Majid" w:date="2019-02-14T09:24:00Z">
        <w:r w:rsidR="00FF521E">
          <w:t>compared to about quarter</w:t>
        </w:r>
      </w:ins>
      <w:r>
        <w:t xml:space="preserve"> </w:t>
      </w:r>
      <w:del w:id="110" w:author="Ezzati, Majid" w:date="2019-02-14T09:24:00Z">
        <w:r w:rsidRPr="00636C9B" w:rsidDel="00FF521E">
          <w:delText>25.9</w:delText>
        </w:r>
        <w:r w:rsidDel="00FF521E">
          <w:delText>%</w:delText>
        </w:r>
        <w:r w:rsidRPr="00636C9B" w:rsidDel="00FF521E">
          <w:delText xml:space="preserve"> </w:delText>
        </w:r>
      </w:del>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del w:id="111" w:author="Ezzati, Majid" w:date="2019-02-14T09:25:00Z">
        <w:r w:rsidR="00107857" w:rsidDel="00FF521E">
          <w:delText>insinuating</w:delText>
        </w:r>
        <w:r w:rsidR="00B2744D" w:rsidDel="00FF521E">
          <w:delText xml:space="preserve"> that f</w:delText>
        </w:r>
        <w:r w:rsidR="000A342E" w:rsidDel="00FF521E">
          <w:delText>urthe</w:delText>
        </w:r>
        <w:r w:rsidR="00B2744D" w:rsidDel="00FF521E">
          <w:delText>r</w:delText>
        </w:r>
        <w:r w:rsidR="000A342E" w:rsidDel="00FF521E">
          <w:delText xml:space="preserve"> drowning deaths in males </w:delText>
        </w:r>
        <w:r w:rsidR="00107857" w:rsidDel="00FF521E">
          <w:delText>may</w:delText>
        </w:r>
        <w:r w:rsidR="000A342E" w:rsidDel="00FF521E">
          <w:delText xml:space="preserve"> therefore be </w:delText>
        </w:r>
        <w:r w:rsidR="00661FA6" w:rsidDel="00FF521E">
          <w:delText xml:space="preserve">due to </w:delText>
        </w:r>
        <w:r w:rsidR="003553E2" w:rsidDel="00FF521E">
          <w:delText xml:space="preserve">males </w:delText>
        </w:r>
        <w:r w:rsidR="00661FA6" w:rsidDel="00FF521E">
          <w:delText>swimming in more</w:delText>
        </w:r>
        <w:r w:rsidR="000A342E" w:rsidDel="00FF521E">
          <w:delText xml:space="preserve"> dangerous waters</w:delText>
        </w:r>
        <w:r w:rsidR="00661FA6" w:rsidDel="00FF521E">
          <w:delText xml:space="preserve"> than females generally do</w:delText>
        </w:r>
      </w:del>
      <w:ins w:id="112" w:author="Ezzati, Majid" w:date="2019-02-14T09:25:00Z">
        <w:r w:rsidR="00FF521E">
          <w:t>which may lead to a relatively rise in the former in warmer weather</w:t>
        </w:r>
      </w:ins>
      <w:r w:rsidR="000A342E">
        <w:t xml:space="preserve">. </w:t>
      </w:r>
      <w:r w:rsidR="00D607C1">
        <w:t xml:space="preserve">Similarly, the decline in deaths from falls, which are mostly in older ages, </w:t>
      </w:r>
      <w:del w:id="113" w:author="Ezzati, Majid" w:date="2019-02-14T09:26:00Z">
        <w:r w:rsidR="00D607C1" w:rsidDel="00FF521E">
          <w:delText>is likely</w:delText>
        </w:r>
      </w:del>
      <w:ins w:id="114" w:author="Ezzati, Majid" w:date="2019-02-14T09:26:00Z">
        <w:r w:rsidR="00FF521E">
          <w:t>may be</w:t>
        </w:r>
      </w:ins>
      <w:r w:rsidR="00D607C1">
        <w:t xml:space="preserve"> because </w:t>
      </w:r>
      <w:r w:rsidR="00A83B2D">
        <w:t>falls in</w:t>
      </w:r>
      <w:r w:rsidR="00A83B2D" w:rsidRPr="00636C9B">
        <w:t xml:space="preserve"> older people</w:t>
      </w:r>
      <w:r w:rsidR="00A83B2D">
        <w:t xml:space="preserve"> </w:t>
      </w:r>
      <w:r w:rsidR="00D607C1">
        <w:t xml:space="preserve">are </w:t>
      </w:r>
      <w:del w:id="115" w:author="Ezzati, Majid" w:date="2019-02-14T09:26:00Z">
        <w:r w:rsidR="00D607C1" w:rsidDel="00FF521E">
          <w:delText xml:space="preserve">partly </w:delText>
        </w:r>
      </w:del>
      <w:ins w:id="116" w:author="Ezzati, Majid" w:date="2019-02-14T09:26:00Z">
        <w:r w:rsidR="00FF521E">
          <w:t xml:space="preserve">more likely to be </w:t>
        </w:r>
      </w:ins>
      <w:r w:rsidR="00D607C1">
        <w:t>due to</w:t>
      </w:r>
      <w:r w:rsidR="00A83B2D">
        <w:t xml:space="preserve"> </w:t>
      </w:r>
      <w:r w:rsidR="00B0580D">
        <w:t>slipping on ice</w:t>
      </w:r>
      <w:ins w:id="117" w:author="Ezzati, Majid" w:date="2019-02-14T09:26:00Z">
        <w:r w:rsidR="00FF521E">
          <w:t xml:space="preserve"> than in younger ages</w:t>
        </w:r>
      </w:ins>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52F04D34"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del w:id="118" w:author="Ezzati, Majid" w:date="2019-02-14T09:27:00Z">
        <w:r w:rsidR="00C52B41" w:rsidDel="005700FE">
          <w:delText>deaths</w:delText>
        </w:r>
        <w:r w:rsidDel="005700FE">
          <w:delText xml:space="preserve"> </w:delText>
        </w:r>
      </w:del>
      <w:r>
        <w:t>are more varied.</w:t>
      </w:r>
      <w:r w:rsidR="007B0B98">
        <w:t xml:space="preserve"> </w:t>
      </w:r>
      <w:r w:rsidR="004E0579">
        <w:t xml:space="preserve"> </w:t>
      </w:r>
      <w:ins w:id="119" w:author="Ezzati, Majid" w:date="2019-02-14T09:28:00Z">
        <w:r w:rsidR="005700FE">
          <w:t xml:space="preserve">Firstly, </w:t>
        </w:r>
      </w:ins>
      <w:del w:id="120" w:author="Ezzati, Majid" w:date="2019-02-14T09:28:00Z">
        <w:r w:rsidR="00E55FAE" w:rsidDel="005700FE">
          <w:delText>D</w:delText>
        </w:r>
      </w:del>
      <w:ins w:id="121" w:author="Ezzati, Majid" w:date="2019-02-14T09:28:00Z">
        <w:r w:rsidR="005700FE">
          <w:t>d</w:t>
        </w:r>
      </w:ins>
      <w:r w:rsidR="007E25B1">
        <w:t>riving performance deteriorates at higher temperatures</w:t>
      </w:r>
      <w:del w:id="122" w:author="Ezzati, Majid" w:date="2019-02-14T09:28:00Z">
        <w:r w:rsidR="00BE7826" w:rsidDel="005700FE">
          <w:delText>,</w:delText>
        </w:r>
        <w:r w:rsidR="004324D8" w:rsidDel="005700FE">
          <w:delText xml:space="preserve"> affecting the ability of drivers to perceive risks and dangers on the road during anomalously high temperatures</w:delText>
        </w:r>
      </w:del>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del w:id="123" w:author="Ezzati, Majid" w:date="2019-02-14T09:28:00Z">
        <w:r w:rsidR="00E55FAE" w:rsidDel="005700FE">
          <w:delText>In addition</w:delText>
        </w:r>
      </w:del>
      <w:ins w:id="124" w:author="Ezzati, Majid" w:date="2019-02-14T09:28:00Z">
        <w:r w:rsidR="005700FE">
          <w:t>Further</w:t>
        </w:r>
      </w:ins>
      <w:r w:rsidR="00E55FAE">
        <w:t xml:space="preserve">, </w:t>
      </w:r>
      <w:r w:rsidR="00240B13">
        <w:t>a</w:t>
      </w:r>
      <w:r w:rsidR="00F331B7">
        <w:t xml:space="preserve">lcohol consumption increases </w:t>
      </w:r>
      <w:r w:rsidR="00B90B76">
        <w:t>during</w:t>
      </w:r>
      <w:r w:rsidR="00F331B7">
        <w:t xml:space="preserve"> </w:t>
      </w:r>
      <w:del w:id="125" w:author="Ezzati, Majid" w:date="2019-02-14T09:28:00Z">
        <w:r w:rsidR="002D7F86" w:rsidDel="005700FE">
          <w:delText xml:space="preserve">positive </w:delText>
        </w:r>
      </w:del>
      <w:ins w:id="126" w:author="Ezzati, Majid" w:date="2019-02-14T09:28:00Z">
        <w:r w:rsidR="005700FE">
          <w:t xml:space="preserve">warm </w:t>
        </w:r>
      </w:ins>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ins w:id="127" w:author="Ezzati, Majid" w:date="2019-02-14T09:28:00Z">
        <w:r w:rsidR="009D48D4">
          <w:t xml:space="preserve">also </w:t>
        </w:r>
      </w:ins>
      <w:r w:rsidR="00F331B7">
        <w:t>explain</w:t>
      </w:r>
      <w:r w:rsidR="00066E8B">
        <w:t>ing</w:t>
      </w:r>
      <w:r w:rsidR="00F331B7">
        <w:t xml:space="preserve"> why </w:t>
      </w:r>
      <w:r w:rsidR="00207F3E" w:rsidRPr="00362889">
        <w:t>teenagers</w:t>
      </w:r>
      <w:r w:rsidR="00066E8B">
        <w:t xml:space="preserve">, </w:t>
      </w:r>
      <w:commentRangeStart w:id="128"/>
      <w:r w:rsidR="00186114">
        <w:t xml:space="preserve">who are more likely than other age groups to crash while </w:t>
      </w:r>
      <w:del w:id="129" w:author="Ezzati, Majid" w:date="2019-02-14T09:29:00Z">
        <w:r w:rsidR="00186114" w:rsidDel="009D48D4">
          <w:delText xml:space="preserve">driving when </w:delText>
        </w:r>
      </w:del>
      <w:r w:rsidR="00186114">
        <w:t>intoxicated,</w:t>
      </w:r>
      <w:commentRangeEnd w:id="128"/>
      <w:r w:rsidR="009D48D4">
        <w:rPr>
          <w:rStyle w:val="CommentReference"/>
          <w:rFonts w:asciiTheme="minorHAnsi" w:hAnsiTheme="minorHAnsi" w:cstheme="minorBidi"/>
          <w:lang w:eastAsia="en-US"/>
        </w:rPr>
        <w:commentReference w:id="128"/>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ins w:id="130" w:author="Ezzati, Majid" w:date="2019-02-14T09:30:00Z">
        <w:r w:rsidR="009D48D4">
          <w:t>experience a larger proportional rise in</w:t>
        </w:r>
      </w:ins>
      <w:del w:id="131" w:author="Ezzati, Majid" w:date="2019-02-14T09:30:00Z">
        <w:r w:rsidR="00FD3259" w:rsidDel="009D48D4">
          <w:delText xml:space="preserve">are </w:delText>
        </w:r>
        <w:r w:rsidR="00F331B7" w:rsidDel="009D48D4">
          <w:delText>at more risk of dying from</w:delText>
        </w:r>
      </w:del>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del w:id="132" w:author="Ezzati, Majid" w:date="2019-02-14T09:30:00Z">
        <w:r w:rsidR="007B37C7" w:rsidDel="009D48D4">
          <w:delText>h</w:delText>
        </w:r>
        <w:r w:rsidR="00E55FAE" w:rsidDel="009D48D4">
          <w:delText>igher anomalous</w:delText>
        </w:r>
      </w:del>
      <w:ins w:id="133" w:author="Ezzati, Majid" w:date="2019-02-14T09:30:00Z">
        <w:r w:rsidR="009D48D4">
          <w:t>warmer</w:t>
        </w:r>
      </w:ins>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del w:id="134" w:author="Ezzati, Majid" w:date="2019-02-14T09:31:00Z">
        <w:r w:rsidR="00484EC5" w:rsidDel="009D48D4">
          <w:delText>,</w:delText>
        </w:r>
      </w:del>
      <w:ins w:id="135" w:author="Ezzati, Majid" w:date="2019-02-14T09:31:00Z">
        <w:r w:rsidR="009D48D4">
          <w:t>;</w:t>
        </w:r>
      </w:ins>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del w:id="136" w:author="Ezzati, Majid" w:date="2019-02-14T09:31:00Z">
        <w:r w:rsidR="006D2CBB" w:rsidDel="009D48D4">
          <w:delText>.</w:delText>
        </w:r>
      </w:del>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ins w:id="137" w:author="Ezzati, Majid" w:date="2019-02-14T09:31:00Z">
        <w:r w:rsidR="009D48D4">
          <w:t xml:space="preserve">fatal </w:t>
        </w:r>
      </w:ins>
      <w:r w:rsidR="00484EC5">
        <w:t>collisions</w:t>
      </w:r>
      <w:del w:id="138" w:author="Ezzati, Majid" w:date="2019-02-14T09:31:00Z">
        <w:r w:rsidR="00484EC5" w:rsidDel="009D48D4">
          <w:delText xml:space="preserve"> and ultimately more traffic deaths</w:delText>
        </w:r>
      </w:del>
      <w:r w:rsidR="00484EC5">
        <w:t>.</w:t>
      </w:r>
    </w:p>
    <w:p w14:paraId="3AFBA133" w14:textId="77777777" w:rsidR="005773FB" w:rsidRDefault="005773FB" w:rsidP="00FF023E">
      <w:pPr>
        <w:spacing w:line="480" w:lineRule="auto"/>
        <w:jc w:val="both"/>
      </w:pPr>
    </w:p>
    <w:p w14:paraId="46FF7E36" w14:textId="1C467C2E" w:rsidR="00701866" w:rsidRPr="00542390" w:rsidRDefault="005773FB" w:rsidP="00D92F3C">
      <w:pPr>
        <w:spacing w:line="480" w:lineRule="auto"/>
        <w:jc w:val="both"/>
        <w:rPr>
          <w:i/>
          <w:color w:val="000000" w:themeColor="text1"/>
        </w:rPr>
      </w:pPr>
      <w:del w:id="139" w:author="Ezzati, Majid" w:date="2019-02-14T10:29:00Z">
        <w:r w:rsidDel="00BE5F0E">
          <w:lastRenderedPageBreak/>
          <w:delText xml:space="preserve">Less clear are </w:delText>
        </w:r>
        <w:r w:rsidR="00B90B76" w:rsidDel="00BE5F0E">
          <w:delText xml:space="preserve">the </w:delText>
        </w:r>
        <w:r w:rsidDel="00BE5F0E">
          <w:delText>p</w:delText>
        </w:r>
      </w:del>
      <w:ins w:id="140" w:author="Ezzati, Majid" w:date="2019-02-14T10:29:00Z">
        <w:r w:rsidR="00BE5F0E">
          <w:t>P</w:t>
        </w:r>
      </w:ins>
      <w:r>
        <w:t xml:space="preserve">athways </w:t>
      </w:r>
      <w:r w:rsidR="00B90B76">
        <w:t xml:space="preserve">linking </w:t>
      </w:r>
      <w:r>
        <w:t>anomalously high temperatures and deaths from assault</w:t>
      </w:r>
      <w:ins w:id="141" w:author="Ezzati, Majid" w:date="2019-02-14T10:29:00Z">
        <w:r w:rsidR="00BE5F0E">
          <w:t xml:space="preserve"> and self-harm are less established</w:t>
        </w:r>
      </w:ins>
      <w:r>
        <w:t xml:space="preserve">. </w:t>
      </w:r>
      <w:r w:rsidR="00060831">
        <w:t xml:space="preserve">One </w:t>
      </w:r>
      <w:del w:id="142" w:author="Ezzati, Majid" w:date="2019-02-14T10:30:00Z">
        <w:r w:rsidR="00060831" w:rsidDel="005D41A4">
          <w:delText xml:space="preserve">theory </w:delText>
        </w:r>
      </w:del>
      <w:ins w:id="143" w:author="Ezzati, Majid" w:date="2019-02-14T10:30:00Z">
        <w:r w:rsidR="005D41A4">
          <w:t xml:space="preserve">hypothesis </w:t>
        </w:r>
      </w:ins>
      <w:r w:rsidR="00060831">
        <w:t>is that</w:t>
      </w:r>
      <w:r w:rsidR="00887243">
        <w:t>, similar</w:t>
      </w:r>
      <w:del w:id="144" w:author="Ezzati, Majid" w:date="2019-02-14T10:31:00Z">
        <w:r w:rsidR="00887243" w:rsidDel="006023C5">
          <w:delText>ly</w:delText>
        </w:r>
      </w:del>
      <w:r w:rsidR="00887243">
        <w:t xml:space="preserve"> to transport</w:t>
      </w:r>
      <w:ins w:id="145" w:author="Ezzati, Majid" w:date="2019-02-14T10:31:00Z">
        <w:r w:rsidR="006023C5">
          <w:t>,</w:t>
        </w:r>
      </w:ins>
      <w:r w:rsidR="00887243">
        <w:t xml:space="preserve"> </w:t>
      </w:r>
      <w:del w:id="146" w:author="Ezzati, Majid" w:date="2019-02-14T10:31:00Z">
        <w:r w:rsidR="00060831" w:rsidDel="005D41A4">
          <w:delText xml:space="preserve"> </w:delText>
        </w:r>
      </w:del>
      <w:r w:rsidR="005F20AD">
        <w:t xml:space="preserve">more time spent outdoors in anomalously warmer temperatures </w:t>
      </w:r>
      <w:r w:rsidR="009F36AB">
        <w:t xml:space="preserve">leads </w:t>
      </w:r>
      <w:r w:rsidR="005F20AD">
        <w:t>to an increased number of face-to-face interactions, and hence</w:t>
      </w:r>
      <w:del w:id="147" w:author="Ezzati, Majid" w:date="2019-02-14T10:32:00Z">
        <w:r w:rsidR="005F20AD" w:rsidDel="006023C5">
          <w:delText xml:space="preserve"> numbers of </w:delText>
        </w:r>
      </w:del>
      <w:r w:rsidR="005F20AD">
        <w:t xml:space="preserve">arguments, confrontations, and ultimately </w:t>
      </w:r>
      <w:del w:id="148" w:author="Ezzati, Majid" w:date="2019-02-14T10:32:00Z">
        <w:r w:rsidR="005F20AD" w:rsidDel="00134D6A">
          <w:delText xml:space="preserve">deaths from </w:delText>
        </w:r>
      </w:del>
      <w:r w:rsidR="005F20AD">
        <w:t>assault</w:t>
      </w:r>
      <w:ins w:id="149" w:author="Ezzati, Majid" w:date="2019-02-14T10:32:00Z">
        <w:r w:rsidR="00134D6A">
          <w:t>s</w:t>
        </w:r>
      </w:ins>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ins w:id="150" w:author="Ezzati, Majid" w:date="2019-02-14T10:33:00Z">
        <w:r w:rsidR="005031B9">
          <w:t xml:space="preserve">higher </w:t>
        </w:r>
      </w:ins>
      <w:r w:rsidR="00681A5F">
        <w:t>temperature</w:t>
      </w:r>
      <w:del w:id="151" w:author="Ezzati, Majid" w:date="2019-02-14T10:33:00Z">
        <w:r w:rsidR="00681A5F" w:rsidDel="005031B9">
          <w:delText>s</w:delText>
        </w:r>
      </w:del>
      <w:r w:rsidR="00681A5F">
        <w:t xml:space="preserve"> ha</w:t>
      </w:r>
      <w:ins w:id="152" w:author="Ezzati, Majid" w:date="2019-02-14T10:33:00Z">
        <w:r w:rsidR="005031B9">
          <w:t>s</w:t>
        </w:r>
      </w:ins>
      <w:del w:id="153" w:author="Ezzati, Majid" w:date="2019-02-14T10:33:00Z">
        <w:r w:rsidR="00681A5F" w:rsidDel="005031B9">
          <w:delText>ve</w:delText>
        </w:r>
      </w:del>
      <w:r w:rsidR="00681A5F">
        <w:t xml:space="preserve"> </w:t>
      </w:r>
      <w:del w:id="154" w:author="Ezzati, Majid" w:date="2019-02-14T10:33:00Z">
        <w:r w:rsidR="00681A5F" w:rsidDel="005031B9">
          <w:delText xml:space="preserve">also </w:delText>
        </w:r>
      </w:del>
      <w:r w:rsidR="00681A5F">
        <w:t xml:space="preserve">been </w:t>
      </w:r>
      <w:commentRangeStart w:id="155"/>
      <w:r w:rsidR="00681A5F">
        <w:t>associated</w:t>
      </w:r>
      <w:commentRangeEnd w:id="155"/>
      <w:r w:rsidR="00B45A6F">
        <w:rPr>
          <w:rStyle w:val="CommentReference"/>
          <w:rFonts w:asciiTheme="minorHAnsi" w:hAnsiTheme="minorHAnsi" w:cstheme="minorBidi"/>
          <w:lang w:eastAsia="en-US"/>
        </w:rPr>
        <w:commentReference w:id="155"/>
      </w:r>
      <w:r w:rsidR="00681A5F">
        <w:t xml:space="preserve"> 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del w:id="156" w:author="Ezzati, Majid" w:date="2019-02-14T10:34:00Z">
        <w:r w:rsidR="00DB43E9" w:rsidDel="00B45A6F">
          <w:delText>a</w:delText>
        </w:r>
        <w:r w:rsidR="00681A5F" w:rsidDel="00B45A6F">
          <w:delText xml:space="preserve">s </w:delText>
        </w:r>
      </w:del>
      <w:r w:rsidR="00681A5F">
        <w:t xml:space="preserve">links between </w:t>
      </w:r>
      <w:ins w:id="157" w:author="Ezzati, Majid" w:date="2019-02-14T10:34:00Z">
        <w:r w:rsidR="00B45A6F">
          <w:t xml:space="preserve">temperature and </w:t>
        </w:r>
      </w:ins>
      <w:r w:rsidR="00681A5F">
        <w:t xml:space="preserve">mental health </w:t>
      </w:r>
      <w:del w:id="158" w:author="Ezzati, Majid" w:date="2019-02-14T10:34:00Z">
        <w:r w:rsidR="00681A5F" w:rsidDel="00B45A6F">
          <w:delText>and rising temperatures are not fully established, r</w:delText>
        </w:r>
        <w:r w:rsidR="00B94EA3" w:rsidRPr="004633E5" w:rsidDel="00B45A6F">
          <w:delText xml:space="preserve">esearchers recognise the need for more research into </w:delText>
        </w:r>
        <w:r w:rsidR="00B94EA3" w:rsidDel="00B45A6F">
          <w:delText>rising temperatures, climate change</w:delText>
        </w:r>
        <w:r w:rsidR="00B94EA3" w:rsidRPr="004633E5" w:rsidDel="00B45A6F">
          <w:delText xml:space="preserve"> and mental health</w:delText>
        </w:r>
      </w:del>
      <w:ins w:id="159" w:author="Ezzati, Majid" w:date="2019-02-14T10:34:00Z">
        <w:r w:rsidR="00B45A6F">
          <w:t>requires further investigation</w:t>
        </w:r>
      </w:ins>
      <w:ins w:id="160" w:author="Ezzati, Majid" w:date="2019-02-14T10:35:00Z">
        <w:r w:rsidR="00B45A6F">
          <w:t>,</w:t>
        </w:r>
      </w:ins>
      <w:del w:id="161" w:author="Ezzati, Majid" w:date="2019-02-14T10:35:00Z">
        <w:r w:rsidR="00B94EA3" w:rsidRPr="004633E5" w:rsidDel="00B45A6F">
          <w:delText>.</w:delText>
        </w:r>
      </w:del>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ins w:id="162" w:author="Ezzati, Majid" w:date="2019-02-14T10:35:00Z">
        <w:r w:rsidR="00B45A6F">
          <w:t>including whether the relationship varies by age and gender, as indicated by our results.</w:t>
        </w:r>
      </w:ins>
      <w:del w:id="163" w:author="Ezzati, Majid" w:date="2019-02-14T10:35:00Z">
        <w:r w:rsidR="00B878F7" w:rsidDel="00B45A6F">
          <w:delText>This study</w:delText>
        </w:r>
        <w:r w:rsidR="00245B0A" w:rsidDel="00B45A6F">
          <w:delText xml:space="preserve"> helps to identify groups which are particularly at risk</w:delText>
        </w:r>
        <w:r w:rsidR="004A6AF0" w:rsidDel="00B45A6F">
          <w:delText>.</w:delText>
        </w:r>
      </w:del>
    </w:p>
    <w:p w14:paraId="1733C77D" w14:textId="77777777" w:rsidR="00701866" w:rsidRDefault="00701866" w:rsidP="00FF023E">
      <w:pPr>
        <w:spacing w:line="480" w:lineRule="auto"/>
        <w:jc w:val="both"/>
        <w:rPr>
          <w:i/>
        </w:rPr>
      </w:pPr>
    </w:p>
    <w:p w14:paraId="0612ADBF" w14:textId="3FE4C399"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del w:id="164" w:author="Ezzati, Majid" w:date="2019-02-14T10:26:00Z">
        <w:r w:rsidR="00676372" w:rsidDel="000931BC">
          <w:delText xml:space="preserve">This allowed </w:delText>
        </w:r>
        <w:r w:rsidR="00FF262C" w:rsidDel="000931BC">
          <w:rPr>
            <w:color w:val="000000" w:themeColor="text1"/>
          </w:rPr>
          <w:delText>the additional annual injury deaths for the 2016 US population in a year in which each month was +</w:delText>
        </w:r>
        <w:r w:rsidR="00FF262C" w:rsidRPr="00843ACB" w:rsidDel="000931BC">
          <w:rPr>
            <w:rFonts w:ascii="Helvetica" w:eastAsia="Times New Roman" w:hAnsi="Helvetica"/>
            <w:bCs/>
            <w:color w:val="222222"/>
            <w:sz w:val="21"/>
            <w:szCs w:val="21"/>
            <w:shd w:val="clear" w:color="auto" w:fill="FFFFFF"/>
          </w:rPr>
          <w:delText>1</w:delText>
        </w:r>
        <w:r w:rsidR="00FF262C" w:rsidRPr="00843ACB" w:rsidDel="000931BC">
          <w:rPr>
            <w:bCs/>
            <w:color w:val="000000" w:themeColor="text1"/>
          </w:rPr>
          <w:delText>°</w:delText>
        </w:r>
        <w:r w:rsidR="00FF262C" w:rsidDel="000931BC">
          <w:rPr>
            <w:bCs/>
            <w:color w:val="000000" w:themeColor="text1"/>
          </w:rPr>
          <w:delText>C</w:delText>
        </w:r>
        <w:r w:rsidR="00FF262C" w:rsidDel="000931BC">
          <w:rPr>
            <w:color w:val="000000" w:themeColor="text1"/>
          </w:rPr>
          <w:delText xml:space="preserve"> compared with 1980-2009 </w:delText>
        </w:r>
        <w:r w:rsidR="001039F1" w:rsidDel="000931BC">
          <w:rPr>
            <w:color w:val="000000" w:themeColor="text1"/>
          </w:rPr>
          <w:delText>norm</w:delText>
        </w:r>
        <w:r w:rsidR="00FF262C" w:rsidDel="000931BC">
          <w:rPr>
            <w:color w:val="000000" w:themeColor="text1"/>
          </w:rPr>
          <w:delText xml:space="preserve"> temperatures </w:delText>
        </w:r>
        <w:r w:rsidR="00FF262C" w:rsidRPr="00636C9B" w:rsidDel="000931BC">
          <w:rPr>
            <w:color w:val="000000" w:themeColor="text1"/>
          </w:rPr>
          <w:delText xml:space="preserve">by </w:delText>
        </w:r>
        <w:r w:rsidR="00FF262C" w:rsidDel="000931BC">
          <w:rPr>
            <w:color w:val="000000" w:themeColor="text1"/>
          </w:rPr>
          <w:delText>type</w:delText>
        </w:r>
        <w:r w:rsidR="00FF262C" w:rsidRPr="00636C9B" w:rsidDel="000931BC">
          <w:rPr>
            <w:color w:val="000000" w:themeColor="text1"/>
          </w:rPr>
          <w:delText xml:space="preserve"> of injury</w:delText>
        </w:r>
        <w:r w:rsidR="00FF262C" w:rsidDel="000931BC">
          <w:rPr>
            <w:color w:val="000000" w:themeColor="text1"/>
          </w:rPr>
          <w:delText>, sex</w:delText>
        </w:r>
        <w:r w:rsidR="00FF262C" w:rsidRPr="00636C9B" w:rsidDel="000931BC">
          <w:rPr>
            <w:color w:val="000000" w:themeColor="text1"/>
          </w:rPr>
          <w:delText xml:space="preserve"> and age group</w:delText>
        </w:r>
        <w:r w:rsidR="00FF262C" w:rsidDel="000931BC">
          <w:rPr>
            <w:color w:val="000000" w:themeColor="text1"/>
          </w:rPr>
          <w:delText xml:space="preserve"> (Figure 4).</w:delText>
        </w:r>
        <w:r w:rsidR="00FF262C" w:rsidRPr="00636C9B" w:rsidDel="000931BC">
          <w:rPr>
            <w:color w:val="000000" w:themeColor="text1"/>
          </w:rPr>
          <w:delText xml:space="preserve"> </w:delText>
        </w:r>
        <w:r w:rsidR="00701866" w:rsidDel="000931BC">
          <w:delText>We defined a concept of</w:delText>
        </w:r>
      </w:del>
      <w:ins w:id="165" w:author="Ezzati, Majid" w:date="2019-02-14T10:26:00Z">
        <w:r w:rsidR="000931BC">
          <w:t>Our measyre if</w:t>
        </w:r>
      </w:ins>
      <w:r w:rsidR="00701866">
        <w:t xml:space="preserve"> temperature anomaly </w:t>
      </w:r>
      <w:del w:id="166" w:author="Ezzati, Majid" w:date="2019-02-14T10:26:00Z">
        <w:r w:rsidR="00701866" w:rsidDel="000931BC">
          <w:delText xml:space="preserve">that </w:delText>
        </w:r>
      </w:del>
      <w:r w:rsidR="00701866">
        <w:t xml:space="preserve">internalises long-term historical experience </w:t>
      </w:r>
      <w:ins w:id="167" w:author="Ezzati, Majid" w:date="2019-02-14T10:27:00Z">
        <w:r w:rsidR="000931BC">
          <w:t>of each state</w:t>
        </w:r>
      </w:ins>
      <w:del w:id="168" w:author="Ezzati, Majid" w:date="2019-02-14T10:27:00Z">
        <w:r w:rsidR="00701866" w:rsidDel="000931BC">
          <w:delText>by month and state</w:delText>
        </w:r>
      </w:del>
      <w:r w:rsidR="00701866">
        <w:t xml:space="preserve">, and is closer to what climate change may bring about than solely examining </w:t>
      </w:r>
      <w:del w:id="169" w:author="Ezzati, Majid" w:date="2019-02-14T10:27:00Z">
        <w:r w:rsidR="00701866" w:rsidDel="000931BC">
          <w:delText>single or multi-day</w:delText>
        </w:r>
      </w:del>
      <w:ins w:id="170" w:author="Ezzati, Majid" w:date="2019-02-14T10:27:00Z">
        <w:r w:rsidR="000931BC">
          <w:t>daily</w:t>
        </w:r>
      </w:ins>
      <w:r w:rsidR="00701866">
        <w:t xml:space="preserve"> episodes</w:t>
      </w:r>
      <w:ins w:id="171" w:author="Ezzati, Majid" w:date="2019-02-14T10:27:00Z">
        <w:r w:rsidR="000931BC">
          <w:t>, or average temperature to which people have adapted</w:t>
        </w:r>
      </w:ins>
      <w:r w:rsidR="00701866">
        <w:t xml:space="preserve">. </w:t>
      </w:r>
      <w:ins w:id="172" w:author="Ezzati, Majid" w:date="2019-02-14T10:27:00Z">
        <w:r w:rsidR="000931BC">
          <w:t xml:space="preserve">To utilise this metric, </w:t>
        </w:r>
      </w:ins>
      <w:ins w:id="173" w:author="Ezzati, Majid" w:date="2019-02-14T10:28:00Z">
        <w:r w:rsidR="000931BC">
          <w:t>w</w:t>
        </w:r>
      </w:ins>
      <w:del w:id="174" w:author="Ezzati, Majid" w:date="2019-02-14T10:28:00Z">
        <w:r w:rsidR="00701866" w:rsidDel="000931BC">
          <w:delText>W</w:delText>
        </w:r>
      </w:del>
      <w:r w:rsidR="00701866">
        <w:t xml:space="preserve">e </w:t>
      </w:r>
      <w:del w:id="175" w:author="Ezzati, Majid" w:date="2019-02-14T10:28:00Z">
        <w:r w:rsidR="00701866" w:rsidDel="00753F96">
          <w:delText xml:space="preserve">have managed to couple </w:delText>
        </w:r>
      </w:del>
      <w:ins w:id="176" w:author="Ezzati, Majid" w:date="2019-02-14T10:28:00Z">
        <w:r w:rsidR="00753F96">
          <w:t xml:space="preserve">integrated </w:t>
        </w:r>
      </w:ins>
      <w:r w:rsidR="00701866">
        <w:t xml:space="preserve">two </w:t>
      </w:r>
      <w:r w:rsidR="009049A1">
        <w:t xml:space="preserve">massive </w:t>
      </w:r>
      <w:r w:rsidR="00701866">
        <w:t xml:space="preserve">disparate </w:t>
      </w:r>
      <w:ins w:id="177" w:author="Ezzati, Majid" w:date="2019-02-14T10:28:00Z">
        <w:r w:rsidR="00753F96">
          <w:t xml:space="preserve">national </w:t>
        </w:r>
      </w:ins>
      <w:r w:rsidR="00701866">
        <w:t xml:space="preserve">datasets </w:t>
      </w:r>
      <w:ins w:id="178" w:author="Ezzati, Majid" w:date="2019-02-14T10:28:00Z">
        <w:r w:rsidR="00753F96">
          <w:t>on</w:t>
        </w:r>
      </w:ins>
      <w:del w:id="179" w:author="Ezzati, Majid" w:date="2019-02-14T10:28:00Z">
        <w:r w:rsidR="00701866" w:rsidDel="00753F96">
          <w:delText>from</w:delText>
        </w:r>
      </w:del>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ins w:id="180" w:author="Ezzati, Majid" w:date="2019-02-14T10:28:00Z">
        <w:r w:rsidR="00753F96">
          <w:t>, and developed a bespoke</w:t>
        </w:r>
      </w:ins>
      <w:r w:rsidR="00E512AF">
        <w:t xml:space="preserve"> </w:t>
      </w:r>
      <w:del w:id="181" w:author="Ezzati, Majid" w:date="2019-02-14T10:28:00Z">
        <w:r w:rsidR="00701866" w:rsidDel="00753F96">
          <w:delText xml:space="preserve">with </w:delText>
        </w:r>
        <w:r w:rsidR="00F2181C" w:rsidDel="00753F96">
          <w:delText>a</w:delText>
        </w:r>
        <w:r w:rsidR="009049A1" w:rsidDel="00753F96">
          <w:delText>n innovative</w:delText>
        </w:r>
        <w:r w:rsidR="00F2181C" w:rsidDel="00753F96">
          <w:delText xml:space="preserve"> </w:delText>
        </w:r>
      </w:del>
      <w:r w:rsidR="00F2181C">
        <w:t>Bayesian spatio-temporal model</w:t>
      </w:r>
      <w:r w:rsidR="00701866">
        <w:t>.</w:t>
      </w:r>
      <w:r w:rsidR="006011A5">
        <w:t xml:space="preserve"> </w:t>
      </w:r>
      <w:r w:rsidR="00701866">
        <w:t xml:space="preserve">A limitation of our study is that, like all observation studies, we cannot rule </w:t>
      </w:r>
      <w:r w:rsidR="00701866">
        <w:lastRenderedPageBreak/>
        <w:t>out confounding</w:t>
      </w:r>
      <w:ins w:id="182" w:author="Ezzati, Majid" w:date="2019-02-14T10:29:00Z">
        <w:r w:rsidR="00BE5F0E">
          <w:t xml:space="preserve"> of results due to other factors</w:t>
        </w:r>
      </w:ins>
      <w:r w:rsidR="00701866">
        <w:t xml:space="preserve">, although it is unlikely that </w:t>
      </w:r>
      <w:ins w:id="183" w:author="Ezzati, Majid" w:date="2019-02-14T10:29:00Z">
        <w:r w:rsidR="00BE5F0E">
          <w:t>such</w:t>
        </w:r>
      </w:ins>
      <w:del w:id="184" w:author="Ezzati, Majid" w:date="2019-02-14T10:29:00Z">
        <w:r w:rsidR="00701866" w:rsidDel="00BE5F0E">
          <w:delText>other</w:delText>
        </w:r>
      </w:del>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1EEA2645" w:rsidR="00F76D4F" w:rsidRPr="00254463" w:rsidRDefault="00735673" w:rsidP="00FF023E">
      <w:pPr>
        <w:spacing w:line="480" w:lineRule="auto"/>
        <w:jc w:val="both"/>
      </w:pPr>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ins w:id="185" w:author="Ezzati, Majid" w:date="2019-02-14T10:38:00Z">
        <w:r w:rsidR="00447981">
          <w:t xml:space="preserve">phenomena such as </w:t>
        </w:r>
      </w:ins>
      <w:r>
        <w:t>climate change</w:t>
      </w:r>
      <w:ins w:id="186" w:author="Ezzati, Majid" w:date="2019-02-14T10:38:00Z">
        <w:r w:rsidR="00447981">
          <w:t>, unless countered by social and health system interventions</w:t>
        </w:r>
      </w:ins>
      <w:ins w:id="187" w:author="Ezzati, Majid" w:date="2019-02-14T10:42:00Z">
        <w:r w:rsidR="00092B09">
          <w:t xml:space="preserve"> that mitigate these impacts</w:t>
        </w:r>
      </w:ins>
      <w:r>
        <w:t>.</w:t>
      </w:r>
      <w:r w:rsidR="006652B3">
        <w:t xml:space="preserve"> </w:t>
      </w:r>
      <w:del w:id="188" w:author="Ezzati, Majid" w:date="2019-02-14T10:39:00Z">
        <w:r w:rsidR="006652B3" w:rsidDel="00447981">
          <w:delText>Our novel study design</w:delText>
        </w:r>
        <w:r w:rsidR="004B0C9B" w:rsidDel="00447981">
          <w:delText>, in comparison to previous studies which have treated the population as a whole or split into only a few strata,</w:delText>
        </w:r>
        <w:r w:rsidR="006652B3" w:rsidDel="00447981">
          <w:delText xml:space="preserve"> allowed us to </w:delText>
        </w:r>
        <w:r w:rsidR="004B0C9B" w:rsidDel="00447981">
          <w:delText>show that t</w:delText>
        </w:r>
        <w:r w:rsidR="00580B4F" w:rsidDel="00447981">
          <w:delText>hese additional deaths</w:delText>
        </w:r>
        <w:r w:rsidR="00A76C09" w:rsidDel="00447981">
          <w:delText xml:space="preserve"> will be </w:delText>
        </w:r>
        <w:r w:rsidR="00F375B0" w:rsidDel="00447981">
          <w:delText>concentrated</w:delText>
        </w:r>
        <w:r w:rsidR="00A76C09" w:rsidDel="00447981">
          <w:delText xml:space="preserve"> </w:delText>
        </w:r>
        <w:r w:rsidR="00F375B0" w:rsidDel="00447981">
          <w:delText>in</w:delText>
        </w:r>
      </w:del>
      <w:del w:id="189" w:author="Ezzati, Majid" w:date="2019-02-14T10:41:00Z">
        <w:r w:rsidR="00F375B0" w:rsidDel="00A74766">
          <w:delText xml:space="preserve"> young to middle-age</w:delText>
        </w:r>
      </w:del>
      <w:del w:id="190" w:author="Ezzati, Majid" w:date="2019-02-14T10:39:00Z">
        <w:r w:rsidR="00F375B0" w:rsidDel="00447981">
          <w:delText>d males</w:delText>
        </w:r>
      </w:del>
      <w:del w:id="191" w:author="Ezzati, Majid" w:date="2019-02-14T10:41:00Z">
        <w:r w:rsidR="004B0C9B" w:rsidDel="00A74766">
          <w:delText>.</w:delText>
        </w:r>
        <w:r w:rsidR="006652B3" w:rsidDel="00A74766">
          <w:delText xml:space="preserve"> </w:delText>
        </w:r>
      </w:del>
      <w:r w:rsidR="000B4B68">
        <w:t>Though absolute impacts o</w:t>
      </w:r>
      <w:ins w:id="192" w:author="Ezzati, Majid" w:date="2019-02-14T10:40:00Z">
        <w:r w:rsidR="00A74766">
          <w:t>n</w:t>
        </w:r>
      </w:ins>
      <w:del w:id="193" w:author="Ezzati, Majid" w:date="2019-02-14T10:40:00Z">
        <w:r w:rsidR="000B4B68" w:rsidDel="00A74766">
          <w:delText>f</w:delText>
        </w:r>
      </w:del>
      <w:r w:rsidR="000B4B68">
        <w:t xml:space="preserve"> mortality are</w:t>
      </w:r>
      <w:ins w:id="194" w:author="Ezzati, Majid" w:date="2019-02-14T10:41:00Z">
        <w:r w:rsidR="00A74766">
          <w:t xml:space="preserve"> modest</w:t>
        </w:r>
      </w:ins>
      <w:del w:id="195" w:author="Ezzati, Majid" w:date="2019-02-14T10:41:00Z">
        <w:r w:rsidR="000B4B68" w:rsidDel="00A74766">
          <w:delText xml:space="preserve"> </w:delText>
        </w:r>
        <w:r w:rsidR="009049A1" w:rsidDel="00A74766">
          <w:delText>rather</w:delText>
        </w:r>
        <w:r w:rsidR="000B4B68" w:rsidDel="00A74766">
          <w:delText xml:space="preserve"> small</w:delText>
        </w:r>
        <w:r w:rsidR="009049A1" w:rsidDel="00A74766">
          <w:delText xml:space="preserve"> (i.e., </w:delText>
        </w:r>
        <w:r w:rsidR="00CB2273" w:rsidDel="00A74766">
          <w:delText xml:space="preserve">increase in injury deaths by 0.47% in 2016 if </w:delText>
        </w:r>
        <w:r w:rsidR="00CB2273" w:rsidDel="00A74766">
          <w:rPr>
            <w:color w:val="000000" w:themeColor="text1"/>
          </w:rPr>
          <w:delText>each month in each state were +</w:delText>
        </w:r>
        <w:r w:rsidR="00CB2273" w:rsidRPr="00636C9B" w:rsidDel="00A74766">
          <w:rPr>
            <w:color w:val="000000" w:themeColor="text1"/>
          </w:rPr>
          <w:delText>1</w:delText>
        </w:r>
        <w:r w:rsidR="00CB2273" w:rsidRPr="00636C9B" w:rsidDel="00A74766">
          <w:rPr>
            <w:rFonts w:ascii="Arial" w:eastAsia="Times New Roman" w:hAnsi="Arial" w:cs="Arial"/>
            <w:bCs/>
            <w:color w:val="222222"/>
            <w:shd w:val="clear" w:color="auto" w:fill="FFFFFF"/>
          </w:rPr>
          <w:delText>°</w:delText>
        </w:r>
        <w:r w:rsidR="00CB2273" w:rsidRPr="00636C9B" w:rsidDel="00A74766">
          <w:rPr>
            <w:color w:val="000000" w:themeColor="text1"/>
          </w:rPr>
          <w:delText>C</w:delText>
        </w:r>
        <w:r w:rsidR="00CB2273" w:rsidDel="00A74766">
          <w:rPr>
            <w:color w:val="000000" w:themeColor="text1"/>
          </w:rPr>
          <w:delText xml:space="preserve"> above its long-term norm</w:delText>
        </w:r>
        <w:r w:rsidR="009049A1" w:rsidDel="00A74766">
          <w:delText>)</w:delText>
        </w:r>
      </w:del>
      <w:r w:rsidR="000B4B68">
        <w:t xml:space="preserve">, </w:t>
      </w:r>
      <w:ins w:id="196" w:author="Ezzati, Majid" w:date="2019-02-14T10:41:00Z">
        <w:r w:rsidR="00A74766">
          <w:t xml:space="preserve">those, especially men, in young to middle-ages will experience the largest impacts. </w:t>
        </w:r>
      </w:ins>
      <w:del w:id="197" w:author="Ezzati, Majid" w:date="2019-02-14T10:41:00Z">
        <w:r w:rsidR="00DF7A3C" w:rsidDel="00A74766">
          <w:delText>our findings</w:delText>
        </w:r>
        <w:r w:rsidR="000B4B68" w:rsidDel="00A74766">
          <w:delText xml:space="preserve"> </w:delText>
        </w:r>
        <w:r w:rsidR="00DF7A3C" w:rsidDel="00A74766">
          <w:delText xml:space="preserve">highlight the importance </w:delText>
        </w:r>
        <w:r w:rsidR="00656AA1" w:rsidDel="00A74766">
          <w:delText>of designing studies to understand the impact of anomalous temperature and climate change by age group and sex.</w:delText>
        </w:r>
        <w:r w:rsidR="00DF7A3C" w:rsidDel="00A74766">
          <w:delText xml:space="preserve"> </w:delText>
        </w:r>
        <w:r w:rsidR="000B4B68" w:rsidDel="00A74766">
          <w:delText xml:space="preserve"> </w:delText>
        </w:r>
      </w:del>
      <w:del w:id="198" w:author="Ezzati, Majid" w:date="2019-02-14T10:43:00Z">
        <w:r w:rsidR="0069377A" w:rsidDel="00584490">
          <w:delText xml:space="preserve">Based on our work, </w:delText>
        </w:r>
        <w:r w:rsidR="007B6420" w:rsidDel="00584490">
          <w:delText xml:space="preserve">there may be opportunities to </w:delText>
        </w:r>
        <w:r w:rsidR="003C122B" w:rsidDel="00584490">
          <w:delText xml:space="preserve">focus on </w:delText>
        </w:r>
        <w:r w:rsidR="007B6420" w:rsidDel="00584490">
          <w:delText>younger males</w:delText>
        </w:r>
        <w:r w:rsidR="003C122B" w:rsidDel="00584490">
          <w:delText xml:space="preserve"> for interventions</w:delText>
        </w:r>
        <w:r w:rsidR="00625807" w:rsidDel="00584490">
          <w:delText xml:space="preserve"> during anomalously high temperature periods</w:delText>
        </w:r>
        <w:r w:rsidR="003C122B" w:rsidDel="00584490">
          <w:delText>.</w:delText>
        </w:r>
      </w:del>
      <w:ins w:id="199" w:author="Ezzati, Majid" w:date="2019-02-14T10:43:00Z">
        <w:r w:rsidR="00584490">
          <w:t xml:space="preserve">This group currently experiences disproportionately large burden of injuries. Therefore a combination of public health interventions that broadly target injuries in these groups </w:t>
        </w:r>
      </w:ins>
      <w:ins w:id="200" w:author="Ezzati, Majid" w:date="2019-02-14T10:44:00Z">
        <w:r w:rsidR="00584490">
          <w:t>–</w:t>
        </w:r>
      </w:ins>
      <w:ins w:id="201" w:author="Ezzati, Majid" w:date="2019-02-14T10:43:00Z">
        <w:r w:rsidR="00584490">
          <w:t xml:space="preserve"> for </w:t>
        </w:r>
      </w:ins>
      <w:ins w:id="202" w:author="Ezzati, Majid" w:date="2019-02-14T10:44:00Z">
        <w:r w:rsidR="00584490">
          <w:t>example XXXXX –</w:t>
        </w:r>
      </w:ins>
      <w:ins w:id="203" w:author="Ezzati, Majid" w:date="2019-02-14T10:43:00Z">
        <w:r w:rsidR="00584490">
          <w:t xml:space="preserve"> </w:t>
        </w:r>
      </w:ins>
      <w:ins w:id="204" w:author="Ezzati, Majid" w:date="2019-02-14T10:44:00Z">
        <w:r w:rsidR="00584490">
          <w:t xml:space="preserve">and those that trigger in relation to forecasted high temperature periods </w:t>
        </w:r>
      </w:ins>
      <w:ins w:id="205" w:author="Ezzati, Majid" w:date="2019-02-14T10:45:00Z">
        <w:r w:rsidR="00584490">
          <w:t>–</w:t>
        </w:r>
      </w:ins>
      <w:ins w:id="206" w:author="Ezzati, Majid" w:date="2019-02-14T10:44:00Z">
        <w:r w:rsidR="00584490">
          <w:t xml:space="preserve"> for </w:t>
        </w:r>
      </w:ins>
      <w:ins w:id="207" w:author="Ezzati, Majid" w:date="2019-02-14T10:45:00Z">
        <w:r w:rsidR="00584490">
          <w:t xml:space="preserve">example </w:t>
        </w:r>
      </w:ins>
      <w:commentRangeStart w:id="208"/>
      <w:ins w:id="209" w:author="Ezzati, Majid" w:date="2019-02-14T10:46:00Z">
        <w:r w:rsidR="00584490">
          <w:t>XXXX</w:t>
        </w:r>
        <w:commentRangeEnd w:id="208"/>
        <w:r w:rsidR="00584490">
          <w:rPr>
            <w:rStyle w:val="CommentReference"/>
            <w:rFonts w:asciiTheme="minorHAnsi" w:hAnsiTheme="minorHAnsi" w:cstheme="minorBidi"/>
            <w:lang w:eastAsia="en-US"/>
          </w:rPr>
          <w:commentReference w:id="208"/>
        </w:r>
        <w:r w:rsidR="00584490">
          <w:t xml:space="preserve"> </w:t>
        </w:r>
      </w:ins>
      <w:ins w:id="210" w:author="Ezzati, Majid" w:date="2019-02-14T10:45:00Z">
        <w:r w:rsidR="00584490">
          <w:t>– should be a public hea</w:t>
        </w:r>
      </w:ins>
      <w:ins w:id="211" w:author="Ezzati, Majid" w:date="2019-02-14T10:47:00Z">
        <w:r w:rsidR="00584490">
          <w:t>lth priority</w:t>
        </w:r>
      </w:ins>
      <w:r w:rsidR="003C122B">
        <w:t xml:space="preserve"> </w:t>
      </w:r>
      <w:del w:id="212" w:author="Ezzati, Majid" w:date="2019-02-14T10:45:00Z">
        <w:r w:rsidR="003C122B" w:rsidDel="00584490">
          <w:delText xml:space="preserve">This could be through targeted messaging </w:delText>
        </w:r>
        <w:r w:rsidR="00212615" w:rsidDel="00584490">
          <w:delText>following</w:delText>
        </w:r>
        <w:r w:rsidR="003C122B" w:rsidDel="00584490">
          <w:delText xml:space="preserve"> forecasts of anomalously warm months or through </w:delText>
        </w:r>
        <w:r w:rsidR="00566932" w:rsidDel="00584490">
          <w:delText xml:space="preserve">general education of the potential added mental health, violence, and driving risks that are </w:delText>
        </w:r>
        <w:r w:rsidR="00B90B76" w:rsidDel="00584490">
          <w:delText>present in</w:delText>
        </w:r>
        <w:r w:rsidR="00566932" w:rsidDel="00584490">
          <w:delText xml:space="preserve"> anomalously warm temperature</w:delText>
        </w:r>
      </w:del>
      <w:r w:rsidR="00566932">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lastRenderedPageBreak/>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2"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3"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4"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4DBBD328"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 xml:space="preserve">We subtracted </w:t>
      </w:r>
      <w:r w:rsidR="00FA3851" w:rsidRPr="00636C9B">
        <w:lastRenderedPageBreak/>
        <w:t>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w:t>
      </w:r>
      <w:del w:id="213" w:author="Ezzati, Majid" w:date="2019-02-14T10:50:00Z">
        <w:r w:rsidR="00FA3851" w:rsidDel="001F1B90">
          <w:delText xml:space="preserve">even </w:delText>
        </w:r>
      </w:del>
      <w:r w:rsidR="00FA3851">
        <w:t>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54600047" w:rsidR="00FA3851" w:rsidRPr="00636C9B" w:rsidRDefault="00FA3851" w:rsidP="00FF023E">
      <w:pPr>
        <w:spacing w:line="480" w:lineRule="auto"/>
        <w:jc w:val="both"/>
        <w:outlineLvl w:val="0"/>
        <w:rPr>
          <w:color w:val="000000" w:themeColor="text1"/>
        </w:rPr>
      </w:pPr>
      <w:r>
        <w:rPr>
          <w:color w:val="000000" w:themeColor="text1"/>
        </w:rPr>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w:t>
      </w:r>
      <w:ins w:id="214" w:author="Ezzati, Majid" w:date="2019-02-14T10:51:00Z">
        <w:r w:rsidR="001F1B90">
          <w:rPr>
            <w:color w:val="000000" w:themeColor="text1"/>
          </w:rPr>
          <w:t xml:space="preserve">do so </w:t>
        </w:r>
      </w:ins>
      <w:r>
        <w:rPr>
          <w:color w:val="000000" w:themeColor="text1"/>
        </w:rPr>
        <w:t xml:space="preserve">smoothly </w:t>
      </w:r>
      <w:del w:id="215" w:author="Ezzati, Majid" w:date="2019-02-14T10:51:00Z">
        <w:r w:rsidR="00343047" w:rsidDel="001F1B90">
          <w:rPr>
            <w:color w:val="000000" w:themeColor="text1"/>
          </w:rPr>
          <w:delText xml:space="preserve">do so </w:delText>
        </w:r>
      </w:del>
      <w:r>
        <w:rPr>
          <w:color w:val="000000" w:themeColor="text1"/>
        </w:rPr>
        <w:t xml:space="preserve">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71AD5ADF" w:rsidR="00FA3851" w:rsidRPr="00D92F3C" w:rsidRDefault="00FA3851" w:rsidP="00FF023E">
      <w:pPr>
        <w:spacing w:line="480" w:lineRule="auto"/>
        <w:jc w:val="both"/>
        <w:outlineLvl w:val="0"/>
      </w:pPr>
      <w:r>
        <w:rPr>
          <w:color w:val="000000" w:themeColor="text1"/>
        </w:rPr>
        <w:lastRenderedPageBreak/>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 xml:space="preserve">deviations of each state from </w:t>
      </w:r>
      <w:del w:id="216" w:author="Ezzati, Majid" w:date="2019-02-14T10:51:00Z">
        <w:r w:rsidR="00222C76" w:rsidRPr="00D92F3C" w:rsidDel="001F1B90">
          <w:rPr>
            <w:color w:val="000000" w:themeColor="text1"/>
          </w:rPr>
          <w:delText xml:space="preserve">the </w:delText>
        </w:r>
      </w:del>
      <w:r w:rsidR="00222C76" w:rsidRPr="00D92F3C">
        <w:rPr>
          <w:color w:val="000000" w:themeColor="text1"/>
        </w:rPr>
        <w:t>national value</w:t>
      </w:r>
      <w:ins w:id="217" w:author="Ezzati, Majid" w:date="2019-02-14T10:52:00Z">
        <w:r w:rsidR="001F1B90">
          <w:rPr>
            <w:color w:val="000000" w:themeColor="text1"/>
          </w:rPr>
          <w:t>s</w:t>
        </w:r>
      </w:ins>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del w:id="218" w:author="Ezzati, Majid" w:date="2019-02-14T10:54:00Z">
        <w:r w:rsidRPr="00F0573E" w:rsidDel="00FE259D">
          <w:delText xml:space="preserve">trends </w:delText>
        </w:r>
      </w:del>
      <w:ins w:id="219" w:author="Ezzati, Majid" w:date="2019-02-14T10:54:00Z">
        <w:r w:rsidR="00FE259D">
          <w:t xml:space="preserve">change </w:t>
        </w:r>
      </w:ins>
      <w:r w:rsidR="00996FF3">
        <w:t>over ti</w:t>
      </w:r>
      <w:r w:rsidR="00D33297">
        <w:t>m</w:t>
      </w:r>
      <w:r w:rsidR="00996FF3">
        <w:t xml:space="preserve">e </w:t>
      </w:r>
      <w:r w:rsidRPr="00F0573E">
        <w:t xml:space="preserve">were captured by a </w:t>
      </w:r>
      <w:commentRangeStart w:id="220"/>
      <w:del w:id="221" w:author="Ezzati, Majid" w:date="2019-02-14T10:54:00Z">
        <w:r w:rsidR="00E83932" w:rsidDel="00FE259D">
          <w:delText xml:space="preserve">national </w:delText>
        </w:r>
      </w:del>
      <w:commentRangeEnd w:id="220"/>
      <w:r w:rsidR="00FE259D">
        <w:rPr>
          <w:rStyle w:val="CommentReference"/>
          <w:rFonts w:asciiTheme="minorHAnsi" w:hAnsiTheme="minorHAnsi" w:cstheme="minorBidi"/>
          <w:lang w:eastAsia="en-US"/>
        </w:rPr>
        <w:commentReference w:id="220"/>
      </w:r>
      <w:r w:rsidRPr="00F0573E">
        <w:t>first-order 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w:t>
      </w:r>
      <w:del w:id="222" w:author="Ezzati, Majid" w:date="2019-02-14T10:55:00Z">
        <w:r w:rsidRPr="00A46B9A" w:rsidDel="00FE259D">
          <w:rPr>
            <w:color w:val="000000" w:themeColor="text1"/>
            <w:lang w:val="en-US"/>
          </w:rPr>
          <w:delText xml:space="preserve">and is </w:delText>
        </w:r>
      </w:del>
      <w:r w:rsidRPr="00A46B9A">
        <w:rPr>
          <w:color w:val="000000" w:themeColor="text1"/>
          <w:lang w:val="en-US"/>
        </w:rPr>
        <w:t xml:space="preserve">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63E27B0A"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del w:id="223" w:author="Ezzati, Majid" w:date="2019-02-14T10:56:00Z">
        <w:r w:rsidR="002A16CF" w:rsidDel="000F6C72">
          <w:rPr>
            <w:color w:val="000000" w:themeColor="text1"/>
          </w:rPr>
          <w:delText>effect</w:delText>
        </w:r>
        <w:r w:rsidR="006C798F" w:rsidDel="000F6C72">
          <w:rPr>
            <w:color w:val="000000" w:themeColor="text1"/>
          </w:rPr>
          <w:delText>s</w:delText>
        </w:r>
        <w:r w:rsidR="002A16CF" w:rsidDel="000F6C72">
          <w:rPr>
            <w:color w:val="000000" w:themeColor="text1"/>
          </w:rPr>
          <w:delText xml:space="preserve"> </w:delText>
        </w:r>
      </w:del>
      <w:ins w:id="224" w:author="Ezzati, Majid" w:date="2019-02-14T10:56:00Z">
        <w:r w:rsidR="000F6C72">
          <w:rPr>
            <w:color w:val="000000" w:themeColor="text1"/>
          </w:rPr>
          <w:t xml:space="preserve">associations with </w:t>
        </w:r>
      </w:ins>
      <w:del w:id="225" w:author="Ezzati, Majid" w:date="2019-02-14T10:55:00Z">
        <w:r w:rsidR="001D6971" w:rsidDel="000F6C72">
          <w:rPr>
            <w:color w:val="000000" w:themeColor="text1"/>
          </w:rPr>
          <w:delText xml:space="preserve">on a type of </w:delText>
        </w:r>
      </w:del>
      <w:r w:rsidR="001D6971">
        <w:rPr>
          <w:color w:val="000000" w:themeColor="text1"/>
        </w:rPr>
        <w:t xml:space="preserve">injury 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moveFromRangeStart w:id="226" w:author="Ezzati, Majid" w:date="2019-02-14T10:57:00Z" w:name="move1034247"/>
      <w:moveFrom w:id="227" w:author="Ezzati, Majid" w:date="2019-02-14T10:57:00Z">
        <w:r w:rsidR="002A16CF" w:rsidRPr="002A16CF" w:rsidDel="000F6C72">
          <w:rPr>
            <w:color w:val="000000" w:themeColor="text1"/>
            <w:lang w:val="en-US"/>
          </w:rPr>
          <w:t xml:space="preserve"> </w:t>
        </w:r>
        <w:r w:rsidR="00C628E2" w:rsidDel="000F6C72">
          <w:rPr>
            <w:color w:val="000000" w:themeColor="text1"/>
            <w:lang w:val="en-US"/>
          </w:rPr>
          <w:t>The role of temperature anomaly was therefore allowed to differ for different</w:t>
        </w:r>
        <w:r w:rsidR="00A45602" w:rsidDel="000F6C72">
          <w:rPr>
            <w:color w:val="000000" w:themeColor="text1"/>
            <w:lang w:val="en-US"/>
          </w:rPr>
          <w:t xml:space="preserve"> months, types of</w:t>
        </w:r>
        <w:r w:rsidR="00C628E2" w:rsidDel="000F6C72">
          <w:rPr>
            <w:color w:val="000000" w:themeColor="text1"/>
            <w:lang w:val="en-US"/>
          </w:rPr>
          <w:t xml:space="preserve"> injur</w:t>
        </w:r>
        <w:r w:rsidR="00A45602" w:rsidDel="000F6C72">
          <w:rPr>
            <w:color w:val="000000" w:themeColor="text1"/>
            <w:lang w:val="en-US"/>
          </w:rPr>
          <w:t>y</w:t>
        </w:r>
        <w:r w:rsidR="00C628E2" w:rsidDel="000F6C72">
          <w:rPr>
            <w:color w:val="000000" w:themeColor="text1"/>
            <w:lang w:val="en-US"/>
          </w:rPr>
          <w:t>, men and women, and different age groups.</w:t>
        </w:r>
      </w:moveFrom>
      <w:moveFromRangeEnd w:id="226"/>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ins w:id="228" w:author="Ezzati, Majid" w:date="2019-02-14T11:00:00Z">
        <w:r w:rsidR="0079130D">
          <w:rPr>
            <w:color w:val="000000" w:themeColor="text1"/>
            <w:lang w:val="en-US"/>
          </w:rPr>
          <w:t xml:space="preserve">All analysese were done separately by </w:t>
        </w:r>
      </w:ins>
      <w:moveToRangeStart w:id="229" w:author="Ezzati, Majid" w:date="2019-02-14T10:57:00Z" w:name="move1034247"/>
      <w:moveTo w:id="230" w:author="Ezzati, Majid" w:date="2019-02-14T10:57:00Z">
        <w:del w:id="231" w:author="Ezzati, Majid" w:date="2019-02-14T11:00:00Z">
          <w:r w:rsidR="000F6C72" w:rsidDel="0079130D">
            <w:rPr>
              <w:color w:val="000000" w:themeColor="text1"/>
              <w:lang w:val="en-US"/>
            </w:rPr>
            <w:delText xml:space="preserve">The role of temperature anomaly was therefore allowed to differ for different months, </w:delText>
          </w:r>
        </w:del>
        <w:r w:rsidR="000F6C72">
          <w:rPr>
            <w:color w:val="000000" w:themeColor="text1"/>
            <w:lang w:val="en-US"/>
          </w:rPr>
          <w:t>type</w:t>
        </w:r>
        <w:del w:id="232" w:author="Ezzati, Majid" w:date="2019-02-14T11:00:00Z">
          <w:r w:rsidR="000F6C72" w:rsidDel="0079130D">
            <w:rPr>
              <w:color w:val="000000" w:themeColor="text1"/>
              <w:lang w:val="en-US"/>
            </w:rPr>
            <w:delText>s</w:delText>
          </w:r>
        </w:del>
        <w:r w:rsidR="000F6C72">
          <w:rPr>
            <w:color w:val="000000" w:themeColor="text1"/>
            <w:lang w:val="en-US"/>
          </w:rPr>
          <w:t xml:space="preserve"> of injury, </w:t>
        </w:r>
        <w:del w:id="233" w:author="Ezzati, Majid" w:date="2019-02-14T11:00:00Z">
          <w:r w:rsidR="000F6C72" w:rsidDel="0079130D">
            <w:rPr>
              <w:color w:val="000000" w:themeColor="text1"/>
              <w:lang w:val="en-US"/>
            </w:rPr>
            <w:delText>men and women</w:delText>
          </w:r>
        </w:del>
      </w:moveTo>
      <w:ins w:id="234" w:author="Ezzati, Majid" w:date="2019-02-14T11:00:00Z">
        <w:r w:rsidR="0079130D">
          <w:rPr>
            <w:color w:val="000000" w:themeColor="text1"/>
            <w:lang w:val="en-US"/>
          </w:rPr>
          <w:t>gender</w:t>
        </w:r>
      </w:ins>
      <w:moveTo w:id="235" w:author="Ezzati, Majid" w:date="2019-02-14T10:57:00Z">
        <w:r w:rsidR="000F6C72">
          <w:rPr>
            <w:color w:val="000000" w:themeColor="text1"/>
            <w:lang w:val="en-US"/>
          </w:rPr>
          <w:t xml:space="preserve">, and </w:t>
        </w:r>
        <w:del w:id="236" w:author="Ezzati, Majid" w:date="2019-02-14T11:00:00Z">
          <w:r w:rsidR="000F6C72" w:rsidDel="0079130D">
            <w:rPr>
              <w:color w:val="000000" w:themeColor="text1"/>
              <w:lang w:val="en-US"/>
            </w:rPr>
            <w:delText xml:space="preserve">different </w:delText>
          </w:r>
        </w:del>
        <w:r w:rsidR="000F6C72">
          <w:rPr>
            <w:color w:val="000000" w:themeColor="text1"/>
            <w:lang w:val="en-US"/>
          </w:rPr>
          <w:t>age group</w:t>
        </w:r>
      </w:moveTo>
      <w:ins w:id="237" w:author="Ezzati, Majid" w:date="2019-02-14T11:00:00Z">
        <w:r w:rsidR="0079130D">
          <w:rPr>
            <w:color w:val="000000" w:themeColor="text1"/>
            <w:lang w:val="en-US"/>
          </w:rPr>
          <w:t>, allowing associations with temperature to vary by injury type and demography</w:t>
        </w:r>
      </w:ins>
      <w:moveTo w:id="238" w:author="Ezzati, Majid" w:date="2019-02-14T10:57:00Z">
        <w:del w:id="239" w:author="Ezzati, Majid" w:date="2019-02-14T11:00:00Z">
          <w:r w:rsidR="000F6C72" w:rsidDel="0079130D">
            <w:rPr>
              <w:color w:val="000000" w:themeColor="text1"/>
              <w:lang w:val="en-US"/>
            </w:rPr>
            <w:delText>s</w:delText>
          </w:r>
        </w:del>
        <w:r w:rsidR="000F6C72">
          <w:rPr>
            <w:color w:val="000000" w:themeColor="text1"/>
            <w:lang w:val="en-US"/>
          </w:rPr>
          <w:t>.</w:t>
        </w:r>
      </w:moveTo>
      <w:moveToRangeEnd w:id="229"/>
    </w:p>
    <w:p w14:paraId="0F49453D" w14:textId="77777777" w:rsidR="00FA3851" w:rsidRPr="00636C9B" w:rsidRDefault="00FA3851" w:rsidP="000F6C72">
      <w:pPr>
        <w:spacing w:line="480" w:lineRule="auto"/>
        <w:jc w:val="both"/>
        <w:outlineLvl w:val="0"/>
        <w:rPr>
          <w:color w:val="000000" w:themeColor="text1"/>
        </w:rPr>
      </w:pPr>
    </w:p>
    <w:p w14:paraId="3CFEB974" w14:textId="00775280" w:rsidR="00701866" w:rsidRDefault="003351F5" w:rsidP="00FF023E">
      <w:pPr>
        <w:spacing w:line="480" w:lineRule="auto"/>
        <w:jc w:val="both"/>
        <w:outlineLvl w:val="0"/>
        <w:rPr>
          <w:color w:val="000000" w:themeColor="text1"/>
        </w:rPr>
      </w:pPr>
      <w:r>
        <w:rPr>
          <w:color w:val="000000" w:themeColor="text1"/>
        </w:rPr>
        <w:lastRenderedPageBreak/>
        <w:t xml:space="preserve">We estimated the mortality impact </w:t>
      </w:r>
      <w:r w:rsidR="00504C5A">
        <w:rPr>
          <w:color w:val="000000" w:themeColor="text1"/>
        </w:rPr>
        <w:t xml:space="preserve">of </w:t>
      </w:r>
      <w:r w:rsidR="004A2FCB">
        <w:rPr>
          <w:color w:val="000000" w:themeColor="text1"/>
        </w:rPr>
        <w:t>a national year-round temperature anomaly</w:t>
      </w:r>
      <w:ins w:id="240" w:author="Ezzati, Majid" w:date="2019-02-14T11:06:00Z">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ins>
      <w:del w:id="241" w:author="Ezzati, Majid" w:date="2019-02-14T11:06:00Z">
        <w:r w:rsidDel="00D25232">
          <w:delText>,</w:delText>
        </w:r>
      </w:del>
      <w:r w:rsidR="00FC4726">
        <w:t xml:space="preserve"> </w:t>
      </w:r>
      <w:del w:id="242" w:author="Ezzati, Majid" w:date="2019-02-14T11:07:00Z">
        <w:r w:rsidDel="00D25232">
          <w:delText>using the population of the last year in our period of analysis</w:delText>
        </w:r>
        <w:r w:rsidR="00CB4164" w:rsidDel="00D25232">
          <w:delText xml:space="preserve">, </w:delText>
        </w:r>
        <w:r w:rsidDel="00D25232">
          <w:delText>2016</w:delText>
        </w:r>
        <w:r w:rsidR="00CB4164" w:rsidDel="00D25232">
          <w:delText xml:space="preserve"> (Figure 4)</w:delText>
        </w:r>
        <w:r w:rsidRPr="00636C9B" w:rsidDel="00D25232">
          <w:rPr>
            <w:color w:val="000000" w:themeColor="text1"/>
          </w:rPr>
          <w:delText>.</w:delText>
        </w:r>
        <w:r w:rsidR="00CB4164" w:rsidDel="00D25232">
          <w:rPr>
            <w:color w:val="000000" w:themeColor="text1"/>
          </w:rPr>
          <w:delText xml:space="preserve"> </w:delText>
        </w:r>
      </w:del>
      <w:r w:rsidR="001B594D">
        <w:rPr>
          <w:color w:val="000000" w:themeColor="text1"/>
        </w:rPr>
        <w:t>To achieve this</w:t>
      </w:r>
      <w:r w:rsidR="00CB4164" w:rsidRPr="00636C9B">
        <w:rPr>
          <w:color w:val="000000" w:themeColor="text1"/>
        </w:rPr>
        <w:t xml:space="preserve">, we multiplied the actual death counts </w:t>
      </w:r>
      <w:ins w:id="243" w:author="Ezzati, Majid" w:date="2019-02-14T11:03:00Z">
        <w:r w:rsidR="00D25232">
          <w:rPr>
            <w:color w:val="000000" w:themeColor="text1"/>
          </w:rPr>
          <w:t xml:space="preserve">for each month, sex, state and age group </w:t>
        </w:r>
      </w:ins>
      <w:r w:rsidR="00CB4164" w:rsidRPr="00636C9B">
        <w:rPr>
          <w:color w:val="000000" w:themeColor="text1"/>
        </w:rPr>
        <w:t xml:space="preserve">in 2016 by the </w:t>
      </w:r>
      <w:ins w:id="244" w:author="Ezzati, Majid" w:date="2019-02-14T11:04:00Z">
        <w:r w:rsidR="00D25232">
          <w:rPr>
            <w:color w:val="000000" w:themeColor="text1"/>
          </w:rPr>
          <w:t>the corresponding</w:t>
        </w:r>
        <w:r w:rsidR="00D25232" w:rsidRPr="00636C9B">
          <w:rPr>
            <w:color w:val="000000" w:themeColor="text1"/>
          </w:rPr>
          <w:t xml:space="preserve"> </w:t>
        </w:r>
      </w:ins>
      <w:r w:rsidR="00CB4164" w:rsidRPr="00636C9B">
        <w:rPr>
          <w:color w:val="000000" w:themeColor="text1"/>
        </w:rPr>
        <w:t xml:space="preserve">excess </w:t>
      </w:r>
      <w:ins w:id="245" w:author="Ezzati, Majid" w:date="2019-02-14T11:01:00Z">
        <w:r w:rsidR="0079130D">
          <w:rPr>
            <w:color w:val="000000" w:themeColor="text1"/>
          </w:rPr>
          <w:t xml:space="preserve">relative </w:t>
        </w:r>
      </w:ins>
      <w:r w:rsidR="00CB4164" w:rsidRPr="00636C9B">
        <w:rPr>
          <w:color w:val="000000" w:themeColor="text1"/>
        </w:rPr>
        <w:t xml:space="preserve">risk </w:t>
      </w:r>
      <w:del w:id="246" w:author="Ezzati, Majid" w:date="2019-02-14T11:04:00Z">
        <w:r w:rsidR="00CB4164" w:rsidRPr="00636C9B" w:rsidDel="00D25232">
          <w:rPr>
            <w:color w:val="000000" w:themeColor="text1"/>
          </w:rPr>
          <w:delText xml:space="preserve">of </w:delText>
        </w:r>
      </w:del>
      <w:del w:id="247" w:author="Ezzati, Majid" w:date="2019-02-14T11:03:00Z">
        <w:r w:rsidR="00CB4164" w:rsidRPr="00636C9B" w:rsidDel="00D25232">
          <w:rPr>
            <w:color w:val="000000" w:themeColor="text1"/>
          </w:rPr>
          <w:delText xml:space="preserve">each </w:delText>
        </w:r>
      </w:del>
      <w:del w:id="248" w:author="Ezzati, Majid" w:date="2019-02-14T11:04:00Z">
        <w:r w:rsidR="00CB4164" w:rsidRPr="00636C9B" w:rsidDel="00D25232">
          <w:rPr>
            <w:color w:val="000000" w:themeColor="text1"/>
          </w:rPr>
          <w:delText>monthly</w:delText>
        </w:r>
      </w:del>
      <w:r w:rsidR="00CB4164" w:rsidRPr="00636C9B">
        <w:rPr>
          <w:color w:val="000000" w:themeColor="text1"/>
        </w:rPr>
        <w:t xml:space="preserve"> </w:t>
      </w:r>
      <w:del w:id="249" w:author="Ezzati, Majid" w:date="2019-02-14T11:05:00Z">
        <w:r w:rsidR="00CB4164" w:rsidRPr="00636C9B" w:rsidDel="00D25232">
          <w:rPr>
            <w:color w:val="000000" w:themeColor="text1"/>
          </w:rPr>
          <w:delText>temperature anomaly term</w:delText>
        </w:r>
      </w:del>
      <w:ins w:id="250" w:author="Ezzati, Majid" w:date="2019-02-14T11:04:00Z">
        <w:r w:rsidR="00D25232">
          <w:rPr>
            <w:color w:val="000000" w:themeColor="text1"/>
          </w:rPr>
          <w:t>(i.e. which is equivalent to the exponential of the coefficient of</w:t>
        </w:r>
      </w:ins>
      <w:ins w:id="251" w:author="Ezzati, Majid" w:date="2019-02-14T11:05:00Z">
        <w:r w:rsidR="00D25232">
          <w:rPr>
            <w:color w:val="000000" w:themeColor="text1"/>
          </w:rPr>
          <w:t xml:space="preserve"> the</w:t>
        </w:r>
      </w:ins>
      <w:ins w:id="252" w:author="Ezzati, Majid" w:date="2019-02-14T11:04:00Z">
        <w:r w:rsidR="00D25232">
          <w:rPr>
            <w:color w:val="000000" w:themeColor="text1"/>
          </w:rPr>
          <w:t xml:space="preserve"> </w:t>
        </w:r>
      </w:ins>
      <w:ins w:id="253" w:author="Ezzati, Majid" w:date="2019-02-14T11:05:00Z">
        <w:r w:rsidR="00D25232" w:rsidRPr="00636C9B">
          <w:rPr>
            <w:color w:val="000000" w:themeColor="text1"/>
          </w:rPr>
          <w:t>temperature anomaly term</w:t>
        </w:r>
        <w:r w:rsidR="00D25232">
          <w:rPr>
            <w:color w:val="000000" w:themeColor="text1"/>
          </w:rPr>
          <w:t xml:space="preserve"> from the above analysis)</w:t>
        </w:r>
      </w:ins>
      <w:r w:rsidR="00CB4164" w:rsidRPr="00636C9B">
        <w:rPr>
          <w:color w:val="000000" w:themeColor="text1"/>
        </w:rPr>
        <w:t xml:space="preserve">. </w:t>
      </w:r>
      <w:del w:id="254" w:author="Ezzati, Majid" w:date="2019-02-14T11:07:00Z">
        <w:r w:rsidR="00CB4164" w:rsidRPr="00636C9B" w:rsidDel="00D25232">
          <w:rPr>
            <w:color w:val="000000" w:themeColor="text1"/>
          </w:rPr>
          <w:delText xml:space="preserve">We then obtained an estimate of the change in deaths for a uniform increase </w:delText>
        </w:r>
      </w:del>
      <w:del w:id="255" w:author="Ezzati, Majid" w:date="2019-02-14T11:06:00Z">
        <w:r w:rsidR="00CB4164" w:rsidRPr="00636C9B" w:rsidDel="00D25232">
          <w:rPr>
            <w:color w:val="000000" w:themeColor="text1"/>
          </w:rPr>
          <w:delText xml:space="preserve">of 1°C in each month and state, </w:delText>
        </w:r>
        <w:r w:rsidR="004731A0" w:rsidDel="00D25232">
          <w:delText xml:space="preserve">realistic </w:delText>
        </w:r>
        <w:r w:rsidR="00C3554B" w:rsidDel="00D25232">
          <w:delText xml:space="preserve">in our lifetimes </w:delText>
        </w:r>
        <w:r w:rsidR="004731A0" w:rsidDel="00D25232">
          <w:delText>under current projections of global climate change,</w:delText>
        </w:r>
        <w:r w:rsidR="004731A0" w:rsidDel="00D25232">
          <w:rPr>
            <w:color w:val="000000" w:themeColor="text1"/>
          </w:rPr>
          <w:fldChar w:fldCharType="begin" w:fldLock="1"/>
        </w:r>
        <w:r w:rsidR="002F0788" w:rsidDel="00D25232">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delInstrText>
        </w:r>
        <w:r w:rsidR="004731A0" w:rsidDel="00D25232">
          <w:rPr>
            <w:color w:val="000000" w:themeColor="text1"/>
          </w:rPr>
          <w:fldChar w:fldCharType="separate"/>
        </w:r>
        <w:r w:rsidR="00C450F3" w:rsidRPr="00C450F3" w:rsidDel="00D25232">
          <w:rPr>
            <w:noProof/>
            <w:color w:val="000000" w:themeColor="text1"/>
            <w:vertAlign w:val="superscript"/>
          </w:rPr>
          <w:delText>16</w:delText>
        </w:r>
        <w:r w:rsidR="004731A0" w:rsidDel="00D25232">
          <w:rPr>
            <w:color w:val="000000" w:themeColor="text1"/>
          </w:rPr>
          <w:fldChar w:fldCharType="end"/>
        </w:r>
        <w:r w:rsidR="004731A0" w:rsidDel="00D25232">
          <w:rPr>
            <w:color w:val="000000" w:themeColor="text1"/>
          </w:rPr>
          <w:delText xml:space="preserve"> </w:delText>
        </w:r>
      </w:del>
      <w:del w:id="256" w:author="Ezzati, Majid" w:date="2019-02-14T11:07:00Z">
        <w:r w:rsidR="00CB4164" w:rsidRPr="00636C9B" w:rsidDel="00D25232">
          <w:rPr>
            <w:color w:val="000000" w:themeColor="text1"/>
          </w:rPr>
          <w:delText xml:space="preserve">which we summarised by </w:delText>
        </w:r>
        <w:r w:rsidR="00CB4164" w:rsidDel="00D25232">
          <w:rPr>
            <w:color w:val="000000" w:themeColor="text1"/>
          </w:rPr>
          <w:delText>type</w:delText>
        </w:r>
        <w:r w:rsidR="00CB4164" w:rsidRPr="00636C9B" w:rsidDel="00D25232">
          <w:rPr>
            <w:color w:val="000000" w:themeColor="text1"/>
          </w:rPr>
          <w:delText xml:space="preserve"> of injury death, sex and age.</w:delText>
        </w:r>
      </w:del>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3947185A"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del w:id="257" w:author="Ezzati, Majid" w:date="2019-02-14T11:07:00Z">
        <w:r w:rsidR="00FA3C30" w:rsidDel="00D25232">
          <w:delText>based these on</w:delText>
        </w:r>
      </w:del>
      <w:ins w:id="258" w:author="Ezzati, Majid" w:date="2019-02-14T11:07:00Z">
        <w:r w:rsidR="00D25232">
          <w:t>used</w:t>
        </w:r>
      </w:ins>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w:t>
      </w:r>
      <w:del w:id="259" w:author="Ezzati, Majid" w:date="2019-02-14T11:07:00Z">
        <w:r w:rsidR="00FA3C30" w:rsidDel="00D25232">
          <w:delText>, not presented here,</w:delText>
        </w:r>
      </w:del>
      <w:r w:rsidRPr="00D06095">
        <w:t xml:space="preserve"> </w:t>
      </w:r>
      <w:commentRangeStart w:id="260"/>
      <w:r>
        <w:t>were strongly correlated</w:t>
      </w:r>
      <w:r w:rsidRPr="00EF44EF">
        <w:t xml:space="preserve"> to those</w:t>
      </w:r>
      <w:r w:rsidRPr="003017A9">
        <w:t xml:space="preserve"> generated</w:t>
      </w:r>
      <w:r w:rsidRPr="00EF44EF">
        <w:t xml:space="preserve"> from daily mean</w:t>
      </w:r>
      <w:r>
        <w:t>s</w:t>
      </w:r>
      <w:r w:rsidRPr="00EF44EF">
        <w:t xml:space="preserve">. </w:t>
      </w:r>
      <w:commentRangeEnd w:id="260"/>
      <w:r w:rsidR="00D25232">
        <w:rPr>
          <w:rStyle w:val="CommentReference"/>
          <w:rFonts w:asciiTheme="minorHAnsi" w:hAnsiTheme="minorHAnsi" w:cstheme="minorBidi"/>
          <w:lang w:eastAsia="en-US"/>
        </w:rPr>
        <w:commentReference w:id="260"/>
      </w:r>
      <w:r w:rsidR="00FA3C30">
        <w:t xml:space="preserve">We also included </w:t>
      </w:r>
      <w:r w:rsidRPr="00052DDD">
        <w:t xml:space="preserve">more than one </w:t>
      </w:r>
      <w:ins w:id="261" w:author="Ezzati, Majid" w:date="2019-02-14T11:13:00Z">
        <w:r w:rsidR="00970E3F">
          <w:t xml:space="preserve">measure of </w:t>
        </w:r>
      </w:ins>
      <w:r w:rsidRPr="00052DDD">
        <w:t xml:space="preserve">temperature </w:t>
      </w:r>
      <w:del w:id="262" w:author="Ezzati, Majid" w:date="2019-02-14T11:13:00Z">
        <w:r w:rsidDel="00970E3F">
          <w:delText>summary</w:delText>
        </w:r>
        <w:r w:rsidRPr="00052DDD" w:rsidDel="00970E3F">
          <w:delText xml:space="preserve"> </w:delText>
        </w:r>
      </w:del>
      <w:ins w:id="263" w:author="Ezzati, Majid" w:date="2019-02-14T11:13:00Z">
        <w:r w:rsidR="00970E3F">
          <w:t>anomaly</w:t>
        </w:r>
        <w:r w:rsidR="00970E3F" w:rsidRPr="00052DDD">
          <w:t xml:space="preserve"> </w:t>
        </w:r>
      </w:ins>
      <w:r w:rsidRPr="00052DDD">
        <w:t>in the model</w:t>
      </w:r>
      <w:ins w:id="264" w:author="Ezzati, Majid" w:date="2019-02-14T11:13:00Z">
        <w:r w:rsidR="00970E3F">
          <w:t>. The additional measures included:</w:t>
        </w:r>
      </w:ins>
      <w:del w:id="265" w:author="Ezzati, Majid" w:date="2019-02-14T11:13:00Z">
        <w:r w:rsidDel="00970E3F">
          <w:delText>,</w:delText>
        </w:r>
      </w:del>
      <w:del w:id="266" w:author="Ezzati, Majid" w:date="2019-02-14T11:14:00Z">
        <w:r w:rsidRPr="00052DDD" w:rsidDel="00970E3F">
          <w:delText xml:space="preserve"> such as</w:delText>
        </w:r>
      </w:del>
      <w:r w:rsidRPr="00052DDD">
        <w:t xml:space="preserve"> </w:t>
      </w:r>
      <w:r>
        <w:t xml:space="preserve">monthly temperature </w:t>
      </w:r>
      <w:r w:rsidRPr="00052DDD">
        <w:t>standard deviation</w:t>
      </w:r>
      <w:ins w:id="267" w:author="Ezzati, Majid" w:date="2019-02-14T11:14:00Z">
        <w:r w:rsidR="00970E3F">
          <w:t>;</w:t>
        </w:r>
      </w:ins>
      <w:r w:rsidR="00FA3C30">
        <w:t xml:space="preserve"> </w:t>
      </w:r>
      <w:del w:id="268" w:author="Ezzati, Majid" w:date="2019-02-14T11:14:00Z">
        <w:r w:rsidR="00FA3C30" w:rsidDel="00970E3F">
          <w:delText>or</w:delText>
        </w:r>
        <w:r w:rsidRPr="00052DDD" w:rsidDel="00970E3F">
          <w:delText xml:space="preserve"> </w:delText>
        </w:r>
      </w:del>
      <w:ins w:id="269" w:author="Ezzati, Majid" w:date="2019-02-14T11:15:00Z">
        <w:r w:rsidR="00970E3F">
          <w:t xml:space="preserve">four </w:t>
        </w:r>
      </w:ins>
      <w:ins w:id="270" w:author="Ezzati, Majid" w:date="2019-02-14T11:14:00Z">
        <w:r w:rsidR="00970E3F">
          <w:t xml:space="preserve"> measures of</w:t>
        </w:r>
        <w:r w:rsidR="00970E3F" w:rsidRPr="00052DDD">
          <w:t xml:space="preserve"> </w:t>
        </w:r>
      </w:ins>
      <w:r w:rsidRPr="00052DDD">
        <w:t>heat wave</w:t>
      </w:r>
      <w:ins w:id="271" w:author="Ezzati, Majid" w:date="2019-02-14T11:14:00Z">
        <w:r w:rsidR="00970E3F">
          <w:t>:</w:t>
        </w:r>
      </w:ins>
      <w:r w:rsidRPr="00052DDD">
        <w:t xml:space="preserve"> </w:t>
      </w:r>
      <w:del w:id="272" w:author="Ezzati, Majid" w:date="2019-02-14T11:14:00Z">
        <w:r w:rsidRPr="00052DDD" w:rsidDel="00970E3F">
          <w:delText xml:space="preserve">measures, including the </w:delText>
        </w:r>
      </w:del>
      <w:r w:rsidRPr="00052DDD">
        <w:t>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del w:id="273" w:author="Ezzati, Majid" w:date="2019-02-14T11:15:00Z">
        <w:r w:rsidR="00C22EC3" w:rsidDel="00970E3F">
          <w:delText>either in total or counted only when they occur at least for three days in a row</w:delText>
        </w:r>
      </w:del>
      <w:ins w:id="274" w:author="Ezzati, Majid" w:date="2019-02-14T11:15:00Z">
        <w:r w:rsidR="00970E3F">
          <w:t>and number of three-day episodes above these thresholds</w:t>
        </w:r>
      </w:ins>
      <w:r w:rsidR="00FA3C30">
        <w:t>.</w:t>
      </w:r>
      <w:r w:rsidRPr="00052DDD">
        <w:t xml:space="preserve"> </w:t>
      </w:r>
      <w:r w:rsidR="00FA3C30">
        <w:t>T</w:t>
      </w:r>
      <w:r w:rsidRPr="00052DDD">
        <w:t>he</w:t>
      </w:r>
      <w:del w:id="275" w:author="Ezzati, Majid" w:date="2019-02-14T11:16:00Z">
        <w:r w:rsidRPr="00052DDD" w:rsidDel="00970E3F">
          <w:delText xml:space="preserve"> additional deaths</w:delText>
        </w:r>
      </w:del>
      <w:ins w:id="276" w:author="Ezzati, Majid" w:date="2019-02-14T11:16:00Z">
        <w:r w:rsidR="00970E3F">
          <w:t xml:space="preserve"> estimated number of excess deaths</w:t>
        </w:r>
      </w:ins>
      <w:r w:rsidRPr="00052DDD">
        <w:t xml:space="preserve"> </w:t>
      </w:r>
      <w:del w:id="277" w:author="Ezzati, Majid" w:date="2019-02-14T11:16:00Z">
        <w:r w:rsidRPr="00052DDD" w:rsidDel="00970E3F">
          <w:delText>result remained</w:delText>
        </w:r>
      </w:del>
      <w:ins w:id="278" w:author="Ezzati, Majid" w:date="2019-02-14T11:16:00Z">
        <w:r w:rsidR="00970E3F">
          <w:t>in these sensitivity analyses were</w:t>
        </w:r>
      </w:ins>
      <w:r w:rsidRPr="00052DDD">
        <w:t xml:space="preserve"> similar to the </w:t>
      </w:r>
      <w:del w:id="279" w:author="Ezzati, Majid" w:date="2019-02-14T11:16:00Z">
        <w:r w:rsidRPr="00052DDD" w:rsidDel="00970E3F">
          <w:delText xml:space="preserve">single variable </w:delText>
        </w:r>
      </w:del>
      <w:r w:rsidRPr="00052DDD">
        <w:t>model</w:t>
      </w:r>
      <w:ins w:id="280" w:author="Ezzati, Majid" w:date="2019-02-14T11:16:00Z">
        <w:r w:rsidR="00970E3F">
          <w:t xml:space="preserve"> with anomaly </w:t>
        </w:r>
        <w:r w:rsidR="00272975">
          <w:t>in mean temperature alone</w:t>
        </w:r>
      </w:ins>
      <w:r w:rsidRPr="00052DDD">
        <w:t xml:space="preserve">, </w:t>
      </w:r>
      <w:del w:id="281" w:author="Ezzati, Majid" w:date="2019-02-14T11:18:00Z">
        <w:r w:rsidRPr="00052DDD" w:rsidDel="00272975">
          <w:delText xml:space="preserve">due to the collinearity of </w:delText>
        </w:r>
        <w:r w:rsidR="004B3FBB" w:rsidDel="00272975">
          <w:delText>other</w:delText>
        </w:r>
        <w:r w:rsidR="00B53567" w:rsidDel="00272975">
          <w:delText xml:space="preserve"> temperature</w:delText>
        </w:r>
        <w:r w:rsidRPr="00052DDD" w:rsidDel="00272975">
          <w:delText xml:space="preserve"> </w:delText>
        </w:r>
        <w:r w:rsidR="004B3FBB" w:rsidDel="00272975">
          <w:delText xml:space="preserve">statistics </w:delText>
        </w:r>
        <w:r w:rsidR="00B53567" w:rsidDel="00272975">
          <w:delText xml:space="preserve">and </w:delText>
        </w:r>
        <w:r w:rsidR="00B53567" w:rsidDel="00272975">
          <w:lastRenderedPageBreak/>
          <w:delText>heatwave variables</w:delText>
        </w:r>
        <w:r w:rsidRPr="00052DDD" w:rsidDel="00272975">
          <w:delText xml:space="preserve"> with mean monthly temperature</w:delText>
        </w:r>
      </w:del>
      <w:ins w:id="282" w:author="Ezzati, Majid" w:date="2019-02-14T11:18:00Z">
        <w:r w:rsidR="00272975">
          <w:t>possibly because the different measures of anomaly are correlated</w:t>
        </w:r>
      </w:ins>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E6341D8" w:rsidR="00843A73" w:rsidRPr="00636C9B" w:rsidRDefault="00843A73" w:rsidP="00FF023E">
      <w:pPr>
        <w:spacing w:line="480" w:lineRule="auto"/>
        <w:jc w:val="both"/>
      </w:pPr>
      <w:r w:rsidRPr="00636C9B">
        <w:t xml:space="preserve">Robbie Parks is supported by a Wellcome Trust ISSF Studentship. </w:t>
      </w:r>
      <w:moveFromRangeStart w:id="283" w:author="Ezzati, Majid" w:date="2019-02-14T10:57:00Z" w:name="move1034281"/>
      <w:moveFrom w:id="284" w:author="Ezzati, Majid" w:date="2019-02-14T10:57:00Z">
        <w:r w:rsidRPr="00636C9B" w:rsidDel="000F6C72">
          <w:t>Work on the US mortality data is supported by a grant from US Environmental Protection Agency.</w:t>
        </w:r>
        <w:r w:rsidR="003575A7" w:rsidRPr="003575A7" w:rsidDel="000F6C72">
          <w:t xml:space="preserve"> </w:t>
        </w:r>
      </w:moveFrom>
      <w:moveFromRangeEnd w:id="283"/>
      <w:r w:rsidR="00773AEC">
        <w:t xml:space="preserve">The development of statistical methods is supported by grants from the Wellcome Trust </w:t>
      </w:r>
      <w:r w:rsidR="00773AEC" w:rsidRPr="00B95DCD">
        <w:t>(</w:t>
      </w:r>
      <w:r w:rsidR="00773AEC" w:rsidRPr="00C2602B">
        <w:t>grants 205208/Z/16/Z and 209376/Z/17/Z</w:t>
      </w:r>
      <w:del w:id="285" w:author="Ezzati, Majid" w:date="2019-02-14T10:57:00Z">
        <w:r w:rsidR="00773AEC" w:rsidRPr="00C2602B" w:rsidDel="000F6C72">
          <w:delText xml:space="preserve"> and Institutional Strategic Support Fund</w:delText>
        </w:r>
      </w:del>
      <w:r w:rsidR="00773AEC" w:rsidRPr="00C2602B">
        <w:t>)</w:t>
      </w:r>
      <w:r w:rsidR="00773AEC">
        <w:t xml:space="preserve">. </w:t>
      </w:r>
      <w:moveToRangeStart w:id="286" w:author="Ezzati, Majid" w:date="2019-02-14T10:57:00Z" w:name="move1034281"/>
      <w:moveTo w:id="287" w:author="Ezzati, Majid" w:date="2019-02-14T10:57:00Z">
        <w:r w:rsidR="000F6C72" w:rsidRPr="00636C9B">
          <w:t>Work on the US mortality data is supported by a grant from US Environmental Protection Agency.</w:t>
        </w:r>
        <w:r w:rsidR="000F6C72" w:rsidRPr="003575A7">
          <w:t xml:space="preserve"> </w:t>
        </w:r>
      </w:moveTo>
      <w:moveToRangeEnd w:id="286"/>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288"/>
      <w:commentRangeStart w:id="289"/>
      <w:r w:rsidRPr="00636C9B">
        <w:rPr>
          <w:b/>
        </w:rPr>
        <w:lastRenderedPageBreak/>
        <w:t>References</w:t>
      </w:r>
      <w:commentRangeEnd w:id="288"/>
      <w:r w:rsidR="00C96434">
        <w:rPr>
          <w:rStyle w:val="CommentReference"/>
          <w:rFonts w:asciiTheme="minorHAnsi" w:hAnsiTheme="minorHAnsi" w:cstheme="minorBidi"/>
          <w:lang w:eastAsia="en-US"/>
        </w:rPr>
        <w:commentReference w:id="288"/>
      </w:r>
      <w:commentRangeEnd w:id="289"/>
      <w:r w:rsidR="00E2601B">
        <w:rPr>
          <w:rStyle w:val="CommentReference"/>
          <w:rFonts w:asciiTheme="minorHAnsi" w:hAnsiTheme="minorHAnsi" w:cstheme="minorBidi"/>
          <w:lang w:eastAsia="en-US"/>
        </w:rPr>
        <w:commentReference w:id="289"/>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w:t>
      </w:r>
      <w:r w:rsidRPr="002F0788">
        <w:rPr>
          <w:noProof/>
          <w:lang w:val="en-US"/>
        </w:rPr>
        <w:lastRenderedPageBreak/>
        <w:t xml:space="preserve">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w:t>
      </w:r>
      <w:r w:rsidRPr="002F0788">
        <w:rPr>
          <w:noProof/>
          <w:lang w:val="en-US"/>
        </w:rPr>
        <w:lastRenderedPageBreak/>
        <w:t>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0215B97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4E11C231" w14:textId="77777777" w:rsidR="00685021" w:rsidRPr="00214145" w:rsidRDefault="00685021" w:rsidP="00FF023E">
      <w:pPr>
        <w:spacing w:line="480" w:lineRule="auto"/>
        <w:jc w:val="both"/>
        <w:rPr>
          <w:color w:val="000000" w:themeColor="text1"/>
        </w:rPr>
      </w:pPr>
    </w:p>
    <w:p w14:paraId="19085F5E" w14:textId="590A950D" w:rsidR="00D04A37" w:rsidRPr="00182A4C" w:rsidRDefault="00D70938" w:rsidP="007133B2">
      <w:pPr>
        <w:spacing w:line="480" w:lineRule="auto"/>
        <w:jc w:val="both"/>
        <w:rPr>
          <w:color w:val="000000" w:themeColor="text1"/>
          <w:sz w:val="18"/>
          <w:szCs w:val="18"/>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r w:rsidR="001039F1">
        <w:rPr>
          <w:color w:val="000000" w:themeColor="text1"/>
        </w:rPr>
        <w:t xml:space="preserve">norm </w:t>
      </w:r>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sectPr w:rsidR="00D04A37" w:rsidRPr="00182A4C" w:rsidSect="00D92F3C">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5" w:author="Ezzati, Majid" w:date="2019-02-12T21:42:00Z" w:initials="EM">
    <w:p w14:paraId="34ED82A6" w14:textId="574ED0AC" w:rsidR="00811D83" w:rsidRDefault="00811D83">
      <w:pPr>
        <w:pStyle w:val="CommentText"/>
      </w:pPr>
      <w:r>
        <w:rPr>
          <w:rStyle w:val="CommentReference"/>
        </w:rPr>
        <w:annotationRef/>
      </w:r>
      <w:r>
        <w:t>Let’s discuss if we can give a ba</w:t>
      </w:r>
      <w:r w:rsidR="000956FC">
        <w:t xml:space="preserve">sic idea of extent of anomalies including in </w:t>
      </w:r>
      <w:r w:rsidR="00B26F79">
        <w:t>relation to month</w:t>
      </w:r>
    </w:p>
    <w:p w14:paraId="05A82803" w14:textId="5739EFCE" w:rsidR="00B26F79" w:rsidRDefault="00B26F79">
      <w:pPr>
        <w:pStyle w:val="CommentText"/>
      </w:pPr>
    </w:p>
    <w:p w14:paraId="64B18814" w14:textId="4141A0D6" w:rsidR="00B26F79" w:rsidRDefault="00B26F79">
      <w:pPr>
        <w:pStyle w:val="CommentText"/>
      </w:pPr>
      <w:r>
        <w:t>Can you try a graph that somehow shows range/distribution of anomalies – for the entire state-month period but also separately by month (state may be harder but we can discuss what may be possible)</w:t>
      </w:r>
    </w:p>
  </w:comment>
  <w:comment w:id="28" w:author="Ezzati, Majid" w:date="2019-02-14T12:04:00Z" w:initials="EM">
    <w:p w14:paraId="007AEC1E" w14:textId="28D445C6" w:rsidR="003A19DA" w:rsidRDefault="003A19DA">
      <w:pPr>
        <w:pStyle w:val="CommentText"/>
      </w:pPr>
      <w:r>
        <w:rPr>
          <w:rStyle w:val="CommentReference"/>
        </w:rPr>
        <w:annotationRef/>
      </w:r>
      <w:r>
        <w:t>Supplement 1 is not the risk estimates. Those would be the heat maps.</w:t>
      </w:r>
    </w:p>
    <w:p w14:paraId="728573C6" w14:textId="599AEB8C" w:rsidR="003A19DA" w:rsidRDefault="003A19DA">
      <w:pPr>
        <w:pStyle w:val="CommentText"/>
      </w:pPr>
    </w:p>
    <w:p w14:paraId="17B4230A" w14:textId="21B3CC66" w:rsidR="003A19DA" w:rsidRDefault="003A19DA">
      <w:pPr>
        <w:pStyle w:val="CommentText"/>
      </w:pPr>
      <w:r>
        <w:t>To discuss including on Monday (and a way to show uncertainty; Jon Wakefield had something and we have tried things too)</w:t>
      </w:r>
    </w:p>
    <w:p w14:paraId="09B51802" w14:textId="5C045A0B" w:rsidR="003A19DA" w:rsidRDefault="003A19DA">
      <w:pPr>
        <w:pStyle w:val="CommentText"/>
      </w:pPr>
    </w:p>
    <w:p w14:paraId="2DFF36DB" w14:textId="75A2453A" w:rsidR="003A19DA" w:rsidRDefault="003A19DA">
      <w:pPr>
        <w:pStyle w:val="CommentText"/>
      </w:pPr>
      <w:r>
        <w:t>The others then get shifted</w:t>
      </w:r>
    </w:p>
    <w:p w14:paraId="6D46C0FF" w14:textId="65A5C4F1" w:rsidR="003A19DA" w:rsidRDefault="003A19DA">
      <w:pPr>
        <w:pStyle w:val="CommentText"/>
      </w:pPr>
    </w:p>
    <w:p w14:paraId="23814731" w14:textId="77777777" w:rsidR="003A19DA" w:rsidRDefault="003A19DA">
      <w:pPr>
        <w:pStyle w:val="CommentText"/>
      </w:pPr>
      <w:bookmarkStart w:id="29" w:name="_GoBack"/>
      <w:bookmarkEnd w:id="29"/>
    </w:p>
  </w:comment>
  <w:comment w:id="128" w:author="Ezzati, Majid" w:date="2019-02-14T09:29:00Z" w:initials="EM">
    <w:p w14:paraId="38852238" w14:textId="3EF3808D" w:rsidR="009D48D4" w:rsidRDefault="009D48D4">
      <w:pPr>
        <w:pStyle w:val="CommentText"/>
      </w:pPr>
      <w:r>
        <w:rPr>
          <w:rStyle w:val="CommentReference"/>
        </w:rPr>
        <w:annotationRef/>
      </w:r>
      <w:r>
        <w:t xml:space="preserve">Should this be </w:t>
      </w:r>
      <w:r w:rsidR="00B26F79">
        <w:t>“</w:t>
      </w:r>
      <w:r>
        <w:t>more likely to be intoxicated when they crash</w:t>
      </w:r>
      <w:r w:rsidR="00B26F79">
        <w:t>”</w:t>
      </w:r>
      <w:r>
        <w:t xml:space="preserve"> (so age doesn’t make intoxication better/worse but it makes it more likely)</w:t>
      </w:r>
    </w:p>
  </w:comment>
  <w:comment w:id="155" w:author="Ezzati, Majid" w:date="2019-02-14T10:33:00Z" w:initials="EM">
    <w:p w14:paraId="160FB463" w14:textId="51FCAD34" w:rsidR="00B45A6F" w:rsidRDefault="00B45A6F">
      <w:pPr>
        <w:pStyle w:val="CommentText"/>
      </w:pPr>
      <w:r>
        <w:rPr>
          <w:rStyle w:val="CommentReference"/>
        </w:rPr>
        <w:annotationRef/>
      </w:r>
      <w:r>
        <w:t>Associated or hypothesised? Is there an empirical study of association with proper measurement and design?</w:t>
      </w:r>
    </w:p>
  </w:comment>
  <w:comment w:id="208" w:author="Ezzati, Majid" w:date="2019-02-14T10:46:00Z" w:initials="EM">
    <w:p w14:paraId="1B7C3399" w14:textId="06CD840F" w:rsidR="00584490" w:rsidRDefault="00584490">
      <w:pPr>
        <w:pStyle w:val="CommentText"/>
      </w:pPr>
      <w:r>
        <w:rPr>
          <w:rStyle w:val="CommentReference"/>
        </w:rPr>
        <w:annotationRef/>
      </w:r>
      <w:r>
        <w:t xml:space="preserve">What more life guards; changes in speed limits or more checks for alcohol; or … </w:t>
      </w:r>
    </w:p>
    <w:p w14:paraId="154FD851" w14:textId="3365C445" w:rsidR="00584490" w:rsidRDefault="00584490">
      <w:pPr>
        <w:pStyle w:val="CommentText"/>
      </w:pPr>
    </w:p>
    <w:p w14:paraId="62275099" w14:textId="4867059C" w:rsidR="00584490" w:rsidRDefault="00584490">
      <w:pPr>
        <w:pStyle w:val="CommentText"/>
      </w:pPr>
      <w:r>
        <w:t>To discuss how to end</w:t>
      </w:r>
    </w:p>
  </w:comment>
  <w:comment w:id="220" w:author="Ezzati, Majid" w:date="2019-02-14T10:55:00Z" w:initials="EM">
    <w:p w14:paraId="313E2C2F" w14:textId="677D6367" w:rsidR="00FE259D" w:rsidRDefault="00FE259D">
      <w:pPr>
        <w:pStyle w:val="CommentText"/>
      </w:pPr>
      <w:r>
        <w:rPr>
          <w:rStyle w:val="CommentReference"/>
        </w:rPr>
        <w:annotationRef/>
      </w:r>
      <w:r>
        <w:t>Was it only at national level or did it have only one variance? To discuss</w:t>
      </w:r>
    </w:p>
  </w:comment>
  <w:comment w:id="260" w:author="Ezzati, Majid" w:date="2019-02-14T11:07:00Z" w:initials="EM">
    <w:p w14:paraId="37C35846" w14:textId="7B9C1F3C" w:rsidR="00D25232" w:rsidRDefault="00D25232">
      <w:pPr>
        <w:pStyle w:val="CommentText"/>
      </w:pPr>
      <w:r>
        <w:rPr>
          <w:rStyle w:val="CommentReference"/>
        </w:rPr>
        <w:annotationRef/>
      </w:r>
      <w:r>
        <w:t>Can you please have a clear either graph or table for this for Monday. If the correlation is within each state/month (or state-month) have a range of correlation coefficients in a table. Something that can show in a very clear way that this is credible. We can then add that as a supplement or something perhaps</w:t>
      </w:r>
    </w:p>
  </w:comment>
  <w:comment w:id="288" w:author="Robbie Parks" w:date="2019-01-24T16:41:00Z" w:initials="RP">
    <w:p w14:paraId="487E5543" w14:textId="1841BDB2" w:rsidR="00C96434" w:rsidRDefault="00C96434">
      <w:pPr>
        <w:pStyle w:val="CommentText"/>
      </w:pPr>
      <w:r>
        <w:rPr>
          <w:rStyle w:val="CommentReference"/>
        </w:rPr>
        <w:annotationRef/>
      </w:r>
      <w:r>
        <w:t>We are allowed 30 in the main set of references  for Letters (i.e., not including references in Methods). I left them in here in case you want to have your say on which ones to cut.</w:t>
      </w:r>
    </w:p>
  </w:comment>
  <w:comment w:id="289" w:author="Ezzati, Majid" w:date="2019-02-14T11:19:00Z" w:initials="EM">
    <w:p w14:paraId="5BD83841" w14:textId="3F7113BE" w:rsidR="00E2601B" w:rsidRDefault="00E2601B">
      <w:pPr>
        <w:pStyle w:val="CommentText"/>
      </w:pPr>
      <w:r>
        <w:rPr>
          <w:rStyle w:val="CommentReference"/>
        </w:rPr>
        <w:annotationRef/>
      </w:r>
      <w:r>
        <w:t>This is respectable for first submission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4B18814" w15:done="0"/>
  <w15:commentEx w15:paraId="23814731" w15:done="0"/>
  <w15:commentEx w15:paraId="38852238" w15:done="0"/>
  <w15:commentEx w15:paraId="160FB463" w15:done="0"/>
  <w15:commentEx w15:paraId="62275099" w15:done="0"/>
  <w15:commentEx w15:paraId="313E2C2F" w15:done="0"/>
  <w15:commentEx w15:paraId="37C35846" w15:done="0"/>
  <w15:commentEx w15:paraId="487E5543" w15:done="0"/>
  <w15:commentEx w15:paraId="5BD83841" w15:paraIdParent="487E55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109DE48" w16cid:durableId="1FF021E9"/>
  <w16cid:commentId w16cid:paraId="5F42F17E" w16cid:durableId="1FF0816E"/>
  <w16cid:commentId w16cid:paraId="63F9EE54" w16cid:durableId="1FF021EF"/>
  <w16cid:commentId w16cid:paraId="03CD4339" w16cid:durableId="1FF08050"/>
  <w16cid:commentId w16cid:paraId="516AA1D9" w16cid:durableId="1FF021FE"/>
  <w16cid:commentId w16cid:paraId="3A443AE3" w16cid:durableId="1FF08B11"/>
  <w16cid:commentId w16cid:paraId="727918D8" w16cid:durableId="1FF02202"/>
  <w16cid:commentId w16cid:paraId="35AA764A" w16cid:durableId="1FF09C25"/>
  <w16cid:commentId w16cid:paraId="487E5543" w16cid:durableId="1FF469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A345A6" w14:textId="77777777" w:rsidR="006D7888" w:rsidRDefault="006D7888">
      <w:r>
        <w:separator/>
      </w:r>
    </w:p>
  </w:endnote>
  <w:endnote w:type="continuationSeparator" w:id="0">
    <w:p w14:paraId="1FE8DE0A" w14:textId="77777777" w:rsidR="006D7888" w:rsidRDefault="006D7888">
      <w:r>
        <w:continuationSeparator/>
      </w:r>
    </w:p>
  </w:endnote>
  <w:endnote w:type="continuationNotice" w:id="1">
    <w:p w14:paraId="28FA7CA7" w14:textId="77777777" w:rsidR="006D7888" w:rsidRDefault="006D78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C450F3" w:rsidRDefault="00C450F3" w:rsidP="00705B8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0632BBDF"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A19DA">
      <w:rPr>
        <w:rStyle w:val="PageNumber"/>
        <w:noProof/>
      </w:rPr>
      <w:t>4</w:t>
    </w:r>
    <w:r>
      <w:rPr>
        <w:rStyle w:val="PageNumber"/>
      </w:rPr>
      <w:fldChar w:fldCharType="end"/>
    </w:r>
  </w:p>
  <w:p w14:paraId="3F8F309C" w14:textId="77777777" w:rsidR="00C450F3" w:rsidRDefault="00C450F3" w:rsidP="00705B8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12DE55" w14:textId="77777777" w:rsidR="006D7888" w:rsidRDefault="006D7888">
      <w:r>
        <w:separator/>
      </w:r>
    </w:p>
  </w:footnote>
  <w:footnote w:type="continuationSeparator" w:id="0">
    <w:p w14:paraId="40E9F677" w14:textId="77777777" w:rsidR="006D7888" w:rsidRDefault="006D7888">
      <w:r>
        <w:continuationSeparator/>
      </w:r>
    </w:p>
  </w:footnote>
  <w:footnote w:type="continuationNotice" w:id="1">
    <w:p w14:paraId="3F17C1DE" w14:textId="77777777" w:rsidR="006D7888" w:rsidRDefault="006D7888"/>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384"/>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743"/>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744"/>
    <w:rsid w:val="00D74BA2"/>
    <w:rsid w:val="00D74F32"/>
    <w:rsid w:val="00D7511D"/>
    <w:rsid w:val="00D75325"/>
    <w:rsid w:val="00D75A68"/>
    <w:rsid w:val="00D76DF7"/>
    <w:rsid w:val="00D76E6B"/>
    <w:rsid w:val="00D80F68"/>
    <w:rsid w:val="00D8106F"/>
    <w:rsid w:val="00D811E5"/>
    <w:rsid w:val="00D812B2"/>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21E"/>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BA6D80A-603F-4048-AAE5-02086FF57144}">
  <ds:schemaRefs>
    <ds:schemaRef ds:uri="http://schemas.openxmlformats.org/officeDocument/2006/bibliography"/>
  </ds:schemaRefs>
</ds:datastoreItem>
</file>

<file path=customXml/itemProps2.xml><?xml version="1.0" encoding="utf-8"?>
<ds:datastoreItem xmlns:ds="http://schemas.openxmlformats.org/officeDocument/2006/customXml" ds:itemID="{23A35391-5C2E-43EE-958B-066AC892B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30521</Words>
  <Characters>173971</Characters>
  <Application>Microsoft Office Word</Application>
  <DocSecurity>0</DocSecurity>
  <Lines>1449</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Ezzati, Majid</cp:lastModifiedBy>
  <cp:revision>42</cp:revision>
  <cp:lastPrinted>2019-01-21T19:46:00Z</cp:lastPrinted>
  <dcterms:created xsi:type="dcterms:W3CDTF">2019-02-11T12:17:00Z</dcterms:created>
  <dcterms:modified xsi:type="dcterms:W3CDTF">2019-02-14T12:05:00Z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