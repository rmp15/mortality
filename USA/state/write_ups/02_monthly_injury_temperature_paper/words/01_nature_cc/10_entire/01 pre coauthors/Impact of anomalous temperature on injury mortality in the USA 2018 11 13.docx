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4BBC966D" w:rsidR="006D0B0D" w:rsidRPr="00636C9B" w:rsidRDefault="009545F7" w:rsidP="00D76DF7">
      <w:pPr>
        <w:spacing w:after="0" w:line="480" w:lineRule="auto"/>
        <w:jc w:val="both"/>
        <w:rPr>
          <w:rFonts w:ascii="Times New Roman" w:hAnsi="Times New Roman"/>
          <w:color w:val="000000" w:themeColor="text1"/>
          <w:sz w:val="24"/>
          <w:szCs w:val="24"/>
        </w:rPr>
      </w:pPr>
      <w:commentRangeStart w:id="4"/>
      <w:commentRangeStart w:id="5"/>
      <w:r>
        <w:rPr>
          <w:rFonts w:ascii="Times New Roman" w:hAnsi="Times New Roman"/>
          <w:color w:val="000000" w:themeColor="text1"/>
          <w:sz w:val="24"/>
          <w:szCs w:val="24"/>
        </w:rPr>
        <w:t>D</w:t>
      </w:r>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4"/>
      <w:r>
        <w:rPr>
          <w:rStyle w:val="CommentReference"/>
          <w:rFonts w:asciiTheme="minorHAnsi" w:eastAsiaTheme="minorHAnsi" w:hAnsiTheme="minorHAnsi" w:cstheme="minorBidi"/>
        </w:rPr>
        <w:commentReference w:id="4"/>
      </w:r>
      <w:r w:rsidR="00D0651D" w:rsidRPr="00636C9B">
        <w:rPr>
          <w:rFonts w:ascii="Times New Roman" w:hAnsi="Times New Roman"/>
          <w:color w:val="000000" w:themeColor="text1"/>
          <w:sz w:val="24"/>
          <w:szCs w:val="24"/>
        </w:rPr>
        <w:t xml:space="preserve"> </w:t>
      </w:r>
      <w:commentRangeStart w:id="6"/>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6"/>
      <w:r>
        <w:rPr>
          <w:rStyle w:val="CommentReference"/>
          <w:rFonts w:asciiTheme="minorHAnsi" w:eastAsiaTheme="minorHAnsi" w:hAnsiTheme="minorHAnsi" w:cstheme="minorBidi"/>
        </w:rPr>
        <w:commentReference w:id="6"/>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7" w:author="Parks, Robbie M" w:date="2018-11-13T14:38:00Z">
        <w:r w:rsidR="00145FEB">
          <w:rPr>
            <w:rFonts w:ascii="Times New Roman" w:hAnsi="Times New Roman"/>
            <w:color w:val="000000" w:themeColor="text1"/>
            <w:sz w:val="24"/>
            <w:szCs w:val="24"/>
          </w:rPr>
          <w:t>,</w:t>
        </w:r>
      </w:ins>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commentRangeEnd w:id="5"/>
      <w:r w:rsidR="004D7526">
        <w:rPr>
          <w:rStyle w:val="CommentReference"/>
          <w:rFonts w:asciiTheme="minorHAnsi" w:eastAsiaTheme="minorHAnsi" w:hAnsiTheme="minorHAnsi" w:cstheme="minorBidi"/>
        </w:rPr>
        <w:commentReference w:id="5"/>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72D21B9B" w:rsidR="002339FB" w:rsidRPr="00636C9B" w:rsidRDefault="0080289E" w:rsidP="002339FB">
      <w:pPr>
        <w:spacing w:after="0" w:line="480" w:lineRule="auto"/>
        <w:jc w:val="both"/>
        <w:rPr>
          <w:rFonts w:ascii="Times New Roman" w:hAnsi="Times New Roman"/>
          <w:color w:val="000000" w:themeColor="text1"/>
          <w:sz w:val="24"/>
          <w:szCs w:val="24"/>
        </w:rPr>
      </w:pPr>
      <w:commentRangeStart w:id="8"/>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commentRangeEnd w:id="8"/>
      <w:r w:rsidR="00737A8B">
        <w:rPr>
          <w:rStyle w:val="CommentReference"/>
          <w:rFonts w:asciiTheme="minorHAnsi" w:eastAsiaTheme="minorHAnsi" w:hAnsiTheme="minorHAnsi" w:cstheme="minorBidi"/>
        </w:rPr>
        <w:commentReference w:id="8"/>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9"/>
      <w:commentRangeStart w:id="10"/>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del w:id="11" w:author="Parks, Robbie M" w:date="2018-11-13T17:12:00Z">
        <w:r w:rsidR="00F52CE2" w:rsidRPr="00636C9B" w:rsidDel="001C2178">
          <w:rPr>
            <w:rFonts w:ascii="Times New Roman" w:hAnsi="Times New Roman"/>
            <w:color w:val="000000" w:themeColor="text1"/>
            <w:sz w:val="24"/>
            <w:szCs w:val="24"/>
          </w:rPr>
          <w:delText xml:space="preserve">category </w:delText>
        </w:r>
      </w:del>
      <w:ins w:id="1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F52CE2" w:rsidRPr="00636C9B">
        <w:rPr>
          <w:rFonts w:ascii="Times New Roman" w:hAnsi="Times New Roman"/>
          <w:color w:val="000000" w:themeColor="text1"/>
          <w:sz w:val="24"/>
          <w:szCs w:val="24"/>
        </w:rPr>
        <w:t xml:space="preserve">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9"/>
      <w:r w:rsidR="00670E5A">
        <w:rPr>
          <w:rStyle w:val="CommentReference"/>
          <w:rFonts w:asciiTheme="minorHAnsi" w:eastAsiaTheme="minorHAnsi" w:hAnsiTheme="minorHAnsi" w:cstheme="minorBidi"/>
        </w:rPr>
        <w:commentReference w:id="9"/>
      </w:r>
      <w:commentRangeEnd w:id="10"/>
      <w:r w:rsidR="00737A8B">
        <w:rPr>
          <w:rStyle w:val="CommentReference"/>
          <w:rFonts w:asciiTheme="minorHAnsi" w:eastAsiaTheme="minorHAnsi" w:hAnsiTheme="minorHAnsi" w:cstheme="minorBidi"/>
        </w:rPr>
        <w:commentReference w:id="10"/>
      </w:r>
    </w:p>
    <w:p w14:paraId="185106AA" w14:textId="0203B3B9" w:rsidR="002339FB" w:rsidRPr="00636C9B" w:rsidRDefault="00737A8B" w:rsidP="00D76DF7">
      <w:pPr>
        <w:spacing w:after="0" w:line="480" w:lineRule="auto"/>
        <w:jc w:val="both"/>
        <w:rPr>
          <w:rFonts w:ascii="Times New Roman" w:hAnsi="Times New Roman"/>
          <w:color w:val="000000" w:themeColor="text1"/>
          <w:sz w:val="24"/>
          <w:szCs w:val="24"/>
        </w:rPr>
      </w:pPr>
      <w:commentRangeStart w:id="13"/>
      <w:ins w:id="14" w:author="Parks, Robbie M" w:date="2018-11-16T09:50:00Z">
        <w:r>
          <w:rPr>
            <w:rFonts w:ascii="Times New Roman" w:hAnsi="Times New Roman"/>
            <w:color w:val="000000" w:themeColor="text1"/>
            <w:sz w:val="24"/>
            <w:szCs w:val="24"/>
          </w:rPr>
          <w:t>M</w:t>
        </w:r>
        <w:commentRangeEnd w:id="13"/>
        <w:r>
          <w:rPr>
            <w:rStyle w:val="CommentReference"/>
            <w:rFonts w:asciiTheme="minorHAnsi" w:eastAsiaTheme="minorHAnsi" w:hAnsiTheme="minorHAnsi" w:cstheme="minorBidi"/>
          </w:rPr>
          <w:commentReference w:id="13"/>
        </w:r>
      </w:ins>
    </w:p>
    <w:p w14:paraId="59E5EACC" w14:textId="723D97BD"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commentRangeStart w:id="15"/>
      <w:commentRangeStart w:id="16"/>
      <w:r w:rsidR="000C6935" w:rsidRPr="00636C9B">
        <w:rPr>
          <w:rFonts w:ascii="Times New Roman" w:hAnsi="Times New Roman"/>
          <w:color w:val="000000" w:themeColor="text1"/>
          <w:sz w:val="24"/>
          <w:szCs w:val="24"/>
        </w:rPr>
        <w:t xml:space="preserve">socio-demographic </w:t>
      </w:r>
      <w:commentRangeEnd w:id="15"/>
      <w:r w:rsidR="00737A8B">
        <w:rPr>
          <w:rStyle w:val="CommentReference"/>
          <w:rFonts w:asciiTheme="minorHAnsi" w:eastAsiaTheme="minorHAnsi" w:hAnsiTheme="minorHAnsi" w:cstheme="minorBidi"/>
        </w:rPr>
        <w:commentReference w:id="15"/>
      </w:r>
      <w:commentRangeEnd w:id="16"/>
      <w:r w:rsidR="009F507F">
        <w:rPr>
          <w:rStyle w:val="CommentReference"/>
          <w:rFonts w:asciiTheme="minorHAnsi" w:eastAsiaTheme="minorHAnsi" w:hAnsiTheme="minorHAnsi" w:cstheme="minorBidi"/>
        </w:rPr>
        <w:commentReference w:id="16"/>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 xml:space="preserve">by </w:t>
      </w:r>
      <w:del w:id="17" w:author="Parks, Robbie M" w:date="2018-11-13T17:12:00Z">
        <w:r w:rsidR="00EA41FA" w:rsidRPr="00636C9B" w:rsidDel="001C2178">
          <w:rPr>
            <w:rFonts w:ascii="Times New Roman" w:hAnsi="Times New Roman"/>
            <w:color w:val="000000" w:themeColor="text1"/>
            <w:sz w:val="24"/>
            <w:szCs w:val="24"/>
          </w:rPr>
          <w:delText xml:space="preserve">category </w:delText>
        </w:r>
      </w:del>
      <w:ins w:id="1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EA41FA" w:rsidRPr="00636C9B">
        <w:rPr>
          <w:rFonts w:ascii="Times New Roman" w:hAnsi="Times New Roman"/>
          <w:color w:val="000000" w:themeColor="text1"/>
          <w:sz w:val="24"/>
          <w:szCs w:val="24"/>
        </w:rPr>
        <w:t>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proofErr w:type="gramStart"/>
      <w:r w:rsidR="00E62AEB">
        <w:rPr>
          <w:rFonts w:ascii="Times New Roman" w:hAnsi="Times New Roman"/>
          <w:color w:val="000000" w:themeColor="text1"/>
          <w:sz w:val="24"/>
          <w:szCs w:val="24"/>
        </w:rPr>
        <w:t>Therefore</w:t>
      </w:r>
      <w:proofErr w:type="gramEnd"/>
      <w:r w:rsidR="00E62AEB">
        <w:rPr>
          <w:rFonts w:ascii="Times New Roman" w:hAnsi="Times New Roman"/>
          <w:color w:val="000000" w:themeColor="text1"/>
          <w:sz w:val="24"/>
          <w:szCs w:val="24"/>
        </w:rPr>
        <w:t xml:space="preserv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19"/>
      <w:del w:id="20" w:author="Parks, Robbie M" w:date="2018-11-13T11:07:00Z">
        <w:r w:rsidR="00567A03" w:rsidDel="006838D1">
          <w:rPr>
            <w:rFonts w:ascii="Times New Roman" w:hAnsi="Times New Roman"/>
            <w:color w:val="000000" w:themeColor="text1"/>
            <w:sz w:val="24"/>
            <w:szCs w:val="24"/>
          </w:rPr>
          <w:delText>mutiple</w:delText>
        </w:r>
      </w:del>
      <w:ins w:id="21"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19"/>
      <w:r w:rsidR="00B950F6">
        <w:rPr>
          <w:rStyle w:val="CommentReference"/>
          <w:rFonts w:asciiTheme="minorHAnsi" w:eastAsiaTheme="minorHAnsi" w:hAnsiTheme="minorHAnsi" w:cstheme="minorBidi"/>
        </w:rPr>
        <w:commentReference w:id="19"/>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36337E13" w:rsidR="00881B21" w:rsidRDefault="00A03DE2" w:rsidP="005B39FC">
      <w:pPr>
        <w:spacing w:after="0" w:line="480" w:lineRule="auto"/>
        <w:jc w:val="both"/>
        <w:rPr>
          <w:ins w:id="22" w:author="Parks, Robbie M" w:date="2018-11-13T14:14:00Z"/>
          <w:rFonts w:ascii="Times New Roman" w:hAnsi="Times New Roman"/>
          <w:color w:val="000000" w:themeColor="text1"/>
          <w:sz w:val="24"/>
          <w:szCs w:val="24"/>
        </w:rPr>
      </w:pPr>
      <w:ins w:id="23" w:author="Parks, Robbie M" w:date="2018-11-13T11:18:00Z">
        <w:r>
          <w:rPr>
            <w:rFonts w:ascii="Times New Roman" w:hAnsi="Times New Roman"/>
            <w:color w:val="000000" w:themeColor="text1"/>
            <w:sz w:val="24"/>
            <w:szCs w:val="24"/>
          </w:rPr>
          <w:t xml:space="preserve">Our aim was to </w:t>
        </w:r>
      </w:ins>
      <w:ins w:id="24" w:author="Parks, Robbie M" w:date="2018-11-13T13:49:00Z">
        <w:r w:rsidR="00C542A6">
          <w:rPr>
            <w:rFonts w:ascii="Times New Roman" w:hAnsi="Times New Roman"/>
            <w:color w:val="000000" w:themeColor="text1"/>
            <w:sz w:val="24"/>
            <w:szCs w:val="24"/>
          </w:rPr>
          <w:t>quantify</w:t>
        </w:r>
      </w:ins>
      <w:ins w:id="25" w:author="Parks, Robbie M" w:date="2018-11-13T11:18:00Z">
        <w:r>
          <w:rPr>
            <w:rFonts w:ascii="Times New Roman" w:hAnsi="Times New Roman"/>
            <w:color w:val="000000" w:themeColor="text1"/>
            <w:sz w:val="24"/>
            <w:szCs w:val="24"/>
          </w:rPr>
          <w:t xml:space="preserve"> </w:t>
        </w:r>
      </w:ins>
      <w:ins w:id="26" w:author="Parks, Robbie M" w:date="2018-11-13T13:56:00Z">
        <w:r w:rsidR="004B2216">
          <w:rPr>
            <w:rFonts w:ascii="Times New Roman" w:hAnsi="Times New Roman"/>
            <w:color w:val="000000" w:themeColor="text1"/>
            <w:sz w:val="24"/>
            <w:szCs w:val="24"/>
          </w:rPr>
          <w:t xml:space="preserve">national </w:t>
        </w:r>
      </w:ins>
      <w:ins w:id="27" w:author="Parks, Robbie M" w:date="2018-11-13T11:18:00Z">
        <w:r>
          <w:rPr>
            <w:rFonts w:ascii="Times New Roman" w:hAnsi="Times New Roman"/>
            <w:color w:val="000000" w:themeColor="text1"/>
            <w:sz w:val="24"/>
            <w:szCs w:val="24"/>
          </w:rPr>
          <w:t xml:space="preserve">additional </w:t>
        </w:r>
      </w:ins>
      <w:ins w:id="28" w:author="Parks, Robbie M" w:date="2018-11-13T13:49:00Z">
        <w:r w:rsidR="00C542A6">
          <w:rPr>
            <w:rFonts w:ascii="Times New Roman" w:hAnsi="Times New Roman"/>
            <w:color w:val="000000" w:themeColor="text1"/>
            <w:sz w:val="24"/>
            <w:szCs w:val="24"/>
          </w:rPr>
          <w:t>injury deaths</w:t>
        </w:r>
      </w:ins>
      <w:ins w:id="29" w:author="Parks, Robbie M" w:date="2018-11-13T11:18:00Z">
        <w:r>
          <w:rPr>
            <w:rFonts w:ascii="Times New Roman" w:hAnsi="Times New Roman"/>
            <w:color w:val="000000" w:themeColor="text1"/>
            <w:sz w:val="24"/>
            <w:szCs w:val="24"/>
          </w:rPr>
          <w:t xml:space="preserve"> in a warmer world in the USA, by sex, age group and class of injury. </w:t>
        </w:r>
      </w:ins>
      <w:ins w:id="30" w:author="Parks, Robbie M" w:date="2018-11-13T14:04:00Z">
        <w:r w:rsidR="00113023" w:rsidRPr="00113023">
          <w:rPr>
            <w:rFonts w:ascii="Times New Roman" w:hAnsi="Times New Roman"/>
            <w:color w:val="000000" w:themeColor="text1"/>
            <w:sz w:val="24"/>
            <w:szCs w:val="24"/>
          </w:rPr>
          <w:t>Much previous work has focussed on how mortality from natural causes is affected by daily or multi-day hot/cold episodes, and not on weather patterns that reflect inter-annual variations, as expected under global climate change, nor on injuries.</w:t>
        </w:r>
      </w:ins>
      <w:ins w:id="31" w:author="Parks, Robbie M" w:date="2018-11-13T15:43:00Z">
        <w:r w:rsidR="00C95977" w:rsidRPr="00636C9B">
          <w:rPr>
            <w:rFonts w:ascii="Times New Roman" w:hAnsi="Times New Roman"/>
            <w:color w:val="000000" w:themeColor="text1"/>
            <w:sz w:val="24"/>
            <w:szCs w:val="24"/>
          </w:rPr>
          <w:fldChar w:fldCharType="begin" w:fldLock="1"/>
        </w:r>
        <w:r w:rsidR="00C95977"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C95977" w:rsidRPr="00636C9B">
          <w:rPr>
            <w:rFonts w:ascii="Times New Roman" w:hAnsi="Times New Roman"/>
            <w:color w:val="000000" w:themeColor="text1"/>
            <w:sz w:val="24"/>
            <w:szCs w:val="24"/>
          </w:rPr>
          <w:fldChar w:fldCharType="separate"/>
        </w:r>
        <w:r w:rsidR="00C95977" w:rsidRPr="00636C9B">
          <w:rPr>
            <w:rFonts w:ascii="Times New Roman" w:hAnsi="Times New Roman"/>
            <w:noProof/>
            <w:color w:val="000000" w:themeColor="text1"/>
            <w:sz w:val="24"/>
            <w:szCs w:val="24"/>
            <w:vertAlign w:val="superscript"/>
          </w:rPr>
          <w:t>5,6</w:t>
        </w:r>
        <w:r w:rsidR="00C95977" w:rsidRPr="00636C9B">
          <w:rPr>
            <w:rFonts w:ascii="Times New Roman" w:hAnsi="Times New Roman"/>
            <w:color w:val="000000" w:themeColor="text1"/>
            <w:sz w:val="24"/>
            <w:szCs w:val="24"/>
          </w:rPr>
          <w:fldChar w:fldCharType="end"/>
        </w:r>
      </w:ins>
      <w:ins w:id="32"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33"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34"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3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3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37" w:author="Parks, Robbie M" w:date="2018-11-13T17:24:00Z">
        <w:r w:rsidR="00E36F12">
          <w:rPr>
            <w:rFonts w:ascii="Times New Roman" w:hAnsi="Times New Roman"/>
            <w:color w:val="000000" w:themeColor="text1"/>
            <w:sz w:val="24"/>
            <w:szCs w:val="24"/>
          </w:rPr>
          <w:t xml:space="preserve">also </w:t>
        </w:r>
      </w:ins>
      <w:ins w:id="38" w:author="Parks, Robbie M" w:date="2018-11-13T14:04:00Z">
        <w:r w:rsidR="00E36F12">
          <w:rPr>
            <w:rFonts w:ascii="Times New Roman" w:hAnsi="Times New Roman"/>
            <w:color w:val="000000" w:themeColor="text1"/>
            <w:sz w:val="24"/>
            <w:szCs w:val="24"/>
          </w:rPr>
          <w:t xml:space="preserve">uses </w:t>
        </w:r>
      </w:ins>
      <w:ins w:id="39" w:author="Parks, Robbie M" w:date="2018-11-13T14:06:00Z">
        <w:r>
          <w:rPr>
            <w:rFonts w:ascii="Times New Roman" w:hAnsi="Times New Roman"/>
            <w:color w:val="000000" w:themeColor="text1"/>
            <w:sz w:val="24"/>
            <w:szCs w:val="24"/>
          </w:rPr>
          <w:t>monthly temperatures</w:t>
        </w:r>
      </w:ins>
      <w:ins w:id="40" w:author="Parks, Robbie M" w:date="2018-11-13T14:15:00Z">
        <w:r w:rsidR="00E34B73">
          <w:rPr>
            <w:rFonts w:ascii="Times New Roman" w:hAnsi="Times New Roman"/>
            <w:color w:val="000000" w:themeColor="text1"/>
            <w:sz w:val="24"/>
            <w:szCs w:val="24"/>
          </w:rPr>
          <w:t xml:space="preserve"> and death records</w:t>
        </w:r>
      </w:ins>
      <w:ins w:id="41" w:author="Parks, Robbie M" w:date="2018-11-13T14:06:00Z">
        <w:r>
          <w:rPr>
            <w:rFonts w:ascii="Times New Roman" w:hAnsi="Times New Roman"/>
            <w:color w:val="000000" w:themeColor="text1"/>
            <w:sz w:val="24"/>
            <w:szCs w:val="24"/>
          </w:rPr>
          <w:t xml:space="preserve"> for </w:t>
        </w:r>
      </w:ins>
      <w:ins w:id="42" w:author="Parks, Robbie M" w:date="2018-11-13T14:15:00Z">
        <w:r w:rsidR="00E34B73">
          <w:rPr>
            <w:rFonts w:ascii="Times New Roman" w:hAnsi="Times New Roman"/>
            <w:color w:val="000000" w:themeColor="text1"/>
            <w:sz w:val="24"/>
            <w:szCs w:val="24"/>
          </w:rPr>
          <w:t>entire US population</w:t>
        </w:r>
      </w:ins>
      <w:ins w:id="43"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44"/>
      <w:del w:id="45"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46" w:author="Parks, Robbie M" w:date="2018-11-13T17:12:00Z">
        <w:r w:rsidR="000545FB" w:rsidRPr="00636C9B" w:rsidDel="001C2178">
          <w:rPr>
            <w:rFonts w:ascii="Times New Roman" w:hAnsi="Times New Roman"/>
            <w:color w:val="000000" w:themeColor="text1"/>
            <w:sz w:val="24"/>
            <w:szCs w:val="24"/>
          </w:rPr>
          <w:delText xml:space="preserve">category </w:delText>
        </w:r>
      </w:del>
      <w:ins w:id="4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44"/>
      <w:r w:rsidR="00B950F6">
        <w:rPr>
          <w:rStyle w:val="CommentReference"/>
          <w:rFonts w:asciiTheme="minorHAnsi" w:eastAsiaTheme="minorHAnsi" w:hAnsiTheme="minorHAnsi" w:cstheme="minorBidi"/>
        </w:rPr>
        <w:commentReference w:id="44"/>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30A5BE9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48"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49"/>
      <w:del w:id="50"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49"/>
        <w:r w:rsidR="00B950F6" w:rsidDel="005472F1">
          <w:rPr>
            <w:rStyle w:val="CommentReference"/>
            <w:rFonts w:asciiTheme="minorHAnsi" w:eastAsiaTheme="minorHAnsi" w:hAnsiTheme="minorHAnsi" w:cstheme="minorBidi"/>
          </w:rPr>
          <w:commentReference w:id="49"/>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51"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52"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53"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54"/>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55" w:author="Parks, Robbie M" w:date="2018-11-13T11:24:00Z">
        <w:r w:rsidR="00AE2912">
          <w:rPr>
            <w:rStyle w:val="apple-style-span"/>
            <w:rFonts w:ascii="Times New Roman" w:hAnsi="Times New Roman"/>
            <w:color w:val="000000" w:themeColor="text1"/>
            <w:sz w:val="24"/>
            <w:szCs w:val="24"/>
          </w:rPr>
          <w:t xml:space="preserve">, </w:t>
        </w:r>
      </w:ins>
      <w:del w:id="56"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57" w:author="Parks, Robbie M" w:date="2018-11-13T11:24:00Z">
        <w:r w:rsidR="00AE2912">
          <w:rPr>
            <w:rStyle w:val="apple-style-span"/>
            <w:rFonts w:ascii="Times New Roman" w:hAnsi="Times New Roman"/>
            <w:color w:val="000000" w:themeColor="text1"/>
            <w:sz w:val="24"/>
            <w:szCs w:val="24"/>
          </w:rPr>
          <w:t xml:space="preserve"> and other</w:t>
        </w:r>
      </w:ins>
      <w:ins w:id="58"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 xml:space="preserve">. </w:t>
      </w:r>
      <w:commentRangeEnd w:id="54"/>
      <w:r w:rsidR="00B950F6">
        <w:rPr>
          <w:rStyle w:val="CommentReference"/>
          <w:rFonts w:asciiTheme="minorHAnsi" w:eastAsiaTheme="minorHAnsi" w:hAnsiTheme="minorHAnsi" w:cstheme="minorBidi"/>
        </w:rPr>
        <w:commentReference w:id="54"/>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59"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60"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6440FC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B5F056C"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61" w:author="Parks, Robbie M" w:date="2018-11-13T11:26:00Z">
        <w:r>
          <w:rPr>
            <w:rFonts w:ascii="Times New Roman" w:eastAsiaTheme="minorHAnsi" w:hAnsi="Times New Roman"/>
            <w:sz w:val="24"/>
            <w:szCs w:val="24"/>
            <w:lang w:eastAsia="en-GB"/>
          </w:rPr>
          <w:lastRenderedPageBreak/>
          <w:t xml:space="preserve">We </w:t>
        </w:r>
      </w:ins>
      <w:ins w:id="62" w:author="Parks, Robbie M" w:date="2018-11-13T13:36:00Z">
        <w:r w:rsidR="005B4DFF">
          <w:rPr>
            <w:rFonts w:ascii="Times New Roman" w:eastAsiaTheme="minorHAnsi" w:hAnsi="Times New Roman"/>
            <w:sz w:val="24"/>
            <w:szCs w:val="24"/>
            <w:lang w:eastAsia="en-GB"/>
          </w:rPr>
          <w:t>required</w:t>
        </w:r>
      </w:ins>
      <w:ins w:id="63" w:author="Parks, Robbie M" w:date="2018-11-13T11:26:00Z">
        <w:r>
          <w:rPr>
            <w:rFonts w:ascii="Times New Roman" w:eastAsiaTheme="minorHAnsi" w:hAnsi="Times New Roman"/>
            <w:sz w:val="24"/>
            <w:szCs w:val="24"/>
            <w:lang w:eastAsia="en-GB"/>
          </w:rPr>
          <w:t xml:space="preserve"> a baseline of long-term temperatures for each state and month</w:t>
        </w:r>
      </w:ins>
      <w:ins w:id="64" w:author="Parks, Robbie M" w:date="2018-11-13T13:29:00Z">
        <w:r w:rsidR="00B2547D">
          <w:rPr>
            <w:rFonts w:ascii="Times New Roman" w:eastAsiaTheme="minorHAnsi" w:hAnsi="Times New Roman"/>
            <w:sz w:val="24"/>
            <w:szCs w:val="24"/>
            <w:lang w:eastAsia="en-GB"/>
          </w:rPr>
          <w:t xml:space="preserve"> to measure </w:t>
        </w:r>
      </w:ins>
      <w:ins w:id="65" w:author="Parks, Robbie M" w:date="2018-11-13T14:39:00Z">
        <w:r w:rsidR="00BC5E54">
          <w:rPr>
            <w:rFonts w:ascii="Times New Roman" w:eastAsiaTheme="minorHAnsi" w:hAnsi="Times New Roman"/>
            <w:sz w:val="24"/>
            <w:szCs w:val="24"/>
            <w:lang w:eastAsia="en-GB"/>
          </w:rPr>
          <w:t>values</w:t>
        </w:r>
      </w:ins>
      <w:ins w:id="66" w:author="Parks, Robbie M" w:date="2018-11-13T13:29:00Z">
        <w:r w:rsidR="00B2547D">
          <w:rPr>
            <w:rFonts w:ascii="Times New Roman" w:eastAsiaTheme="minorHAnsi" w:hAnsi="Times New Roman"/>
            <w:sz w:val="24"/>
            <w:szCs w:val="24"/>
            <w:lang w:eastAsia="en-GB"/>
          </w:rPr>
          <w:t xml:space="preserve"> against</w:t>
        </w:r>
      </w:ins>
      <w:ins w:id="67" w:author="Parks, Robbie M" w:date="2018-11-13T11:30:00Z">
        <w:r w:rsidR="001C608C">
          <w:rPr>
            <w:rFonts w:ascii="Times New Roman" w:eastAsiaTheme="minorHAnsi" w:hAnsi="Times New Roman"/>
            <w:sz w:val="24"/>
            <w:szCs w:val="24"/>
            <w:lang w:eastAsia="en-GB"/>
          </w:rPr>
          <w:t xml:space="preserve">. </w:t>
        </w:r>
      </w:ins>
      <w:ins w:id="68"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69" w:author="Parks, Robbie M" w:date="2018-11-13T13:44:00Z">
        <w:r w:rsidR="00450FA1">
          <w:rPr>
            <w:rFonts w:ascii="Times New Roman" w:eastAsiaTheme="minorHAnsi" w:hAnsi="Times New Roman"/>
            <w:sz w:val="24"/>
            <w:szCs w:val="24"/>
            <w:lang w:eastAsia="en-GB"/>
          </w:rPr>
          <w:t>can be different even for neighbouring months in the same state</w:t>
        </w:r>
      </w:ins>
      <w:ins w:id="70"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71" w:author="Parks, Robbie M" w:date="2018-11-13T13:38:00Z">
        <w:r w:rsidR="00A84DE4">
          <w:rPr>
            <w:rFonts w:ascii="Times New Roman" w:eastAsiaTheme="minorHAnsi" w:hAnsi="Times New Roman"/>
            <w:sz w:val="24"/>
            <w:szCs w:val="24"/>
            <w:lang w:eastAsia="en-GB"/>
          </w:rPr>
          <w:t xml:space="preserve">. </w:t>
        </w:r>
      </w:ins>
      <w:ins w:id="72" w:author="Parks, Robbie M" w:date="2018-11-13T13:45:00Z">
        <w:r w:rsidR="00802A0B">
          <w:rPr>
            <w:rFonts w:ascii="Times New Roman" w:eastAsiaTheme="minorHAnsi" w:hAnsi="Times New Roman"/>
            <w:sz w:val="24"/>
            <w:szCs w:val="24"/>
            <w:lang w:eastAsia="en-GB"/>
          </w:rPr>
          <w:t xml:space="preserve">For this, </w:t>
        </w:r>
      </w:ins>
      <w:ins w:id="73" w:author="Parks, Robbie M" w:date="2018-11-13T13:29:00Z">
        <w:r w:rsidR="00B2547D">
          <w:rPr>
            <w:rFonts w:ascii="Times New Roman" w:eastAsiaTheme="minorHAnsi" w:hAnsi="Times New Roman"/>
            <w:sz w:val="24"/>
            <w:szCs w:val="24"/>
            <w:lang w:eastAsia="en-GB"/>
          </w:rPr>
          <w:t>w</w:t>
        </w:r>
      </w:ins>
      <w:commentRangeStart w:id="74"/>
      <w:commentRangeStart w:id="75"/>
      <w:del w:id="76"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w:t>
      </w:r>
      <w:del w:id="77"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78"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79" w:author="Parks, Robbie M" w:date="2018-11-13T13:37:00Z">
        <w:r w:rsidR="00BC51A4">
          <w:rPr>
            <w:rFonts w:ascii="Times New Roman" w:eastAsiaTheme="minorHAnsi" w:hAnsi="Times New Roman"/>
            <w:sz w:val="24"/>
            <w:szCs w:val="24"/>
            <w:lang w:eastAsia="en-GB"/>
          </w:rPr>
          <w:t xml:space="preserve">in </w:t>
        </w:r>
      </w:ins>
      <w:ins w:id="80"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74"/>
      <w:r w:rsidR="00B950F6">
        <w:rPr>
          <w:rStyle w:val="CommentReference"/>
          <w:rFonts w:asciiTheme="minorHAnsi" w:eastAsiaTheme="minorHAnsi" w:hAnsiTheme="minorHAnsi" w:cstheme="minorBidi"/>
        </w:rPr>
        <w:commentReference w:id="74"/>
      </w:r>
      <w:commentRangeEnd w:id="75"/>
      <w:r w:rsidR="008F49D2">
        <w:rPr>
          <w:rStyle w:val="CommentReference"/>
          <w:rFonts w:asciiTheme="minorHAnsi" w:eastAsiaTheme="minorHAnsi" w:hAnsiTheme="minorHAnsi" w:cstheme="minorBidi"/>
        </w:rPr>
        <w:commentReference w:id="75"/>
      </w:r>
      <w:del w:id="81" w:author="Parks, Robbie M" w:date="2018-11-13T13:38:00Z">
        <w:r w:rsidR="00514A85" w:rsidRPr="00636C9B" w:rsidDel="00471233">
          <w:rPr>
            <w:rFonts w:ascii="Times New Roman" w:hAnsi="Times New Roman"/>
            <w:color w:val="000000" w:themeColor="text1"/>
            <w:sz w:val="24"/>
            <w:szCs w:val="24"/>
          </w:rPr>
          <w:delText>T</w:delText>
        </w:r>
        <w:commentRangeStart w:id="82"/>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82"/>
        <w:r w:rsidR="00B950F6" w:rsidDel="00471233">
          <w:rPr>
            <w:rStyle w:val="CommentReference"/>
            <w:rFonts w:asciiTheme="minorHAnsi" w:eastAsiaTheme="minorHAnsi" w:hAnsiTheme="minorHAnsi" w:cstheme="minorBidi"/>
          </w:rPr>
          <w:commentReference w:id="82"/>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83" w:author="Ezzati, Majid" w:date="2018-11-06T07:00:00Z">
        <w:r w:rsidR="00C84052">
          <w:rPr>
            <w:rFonts w:ascii="Times New Roman" w:eastAsiaTheme="minorHAnsi" w:hAnsi="Times New Roman"/>
            <w:sz w:val="24"/>
            <w:szCs w:val="24"/>
            <w:lang w:eastAsia="en-GB"/>
          </w:rPr>
          <w:t xml:space="preserve"> </w:t>
        </w:r>
      </w:ins>
      <w:ins w:id="84" w:author="Parks, Robbie M" w:date="2018-11-13T13:39:00Z">
        <w:r w:rsidR="00B54E6E">
          <w:rPr>
            <w:rFonts w:ascii="Times New Roman" w:eastAsiaTheme="minorHAnsi" w:hAnsi="Times New Roman"/>
            <w:sz w:val="24"/>
            <w:szCs w:val="24"/>
            <w:lang w:eastAsia="en-GB"/>
          </w:rPr>
          <w:t>The temperature anomaly can be thought of as whether</w:t>
        </w:r>
      </w:ins>
      <w:ins w:id="85" w:author="Parks, Robbie M" w:date="2018-11-13T13:40:00Z">
        <w:r w:rsidR="00B54E6E">
          <w:rPr>
            <w:rFonts w:ascii="Times New Roman" w:eastAsiaTheme="minorHAnsi" w:hAnsi="Times New Roman"/>
            <w:sz w:val="24"/>
            <w:szCs w:val="24"/>
            <w:lang w:eastAsia="en-GB"/>
          </w:rPr>
          <w:t>, for a specific month in a specific year in a specific state,</w:t>
        </w:r>
      </w:ins>
      <w:ins w:id="86"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87" w:author="Parks, Robbie M" w:date="2018-11-13T13:40:00Z">
        <w:r w:rsidR="00B54E6E">
          <w:rPr>
            <w:rFonts w:ascii="Times New Roman" w:eastAsiaTheme="minorHAnsi" w:hAnsi="Times New Roman"/>
            <w:sz w:val="24"/>
            <w:szCs w:val="24"/>
            <w:lang w:eastAsia="en-GB"/>
          </w:rPr>
          <w:t xml:space="preserve"> than the long-term average.</w:t>
        </w:r>
      </w:ins>
      <w:ins w:id="88" w:author="Ezzati, Majid" w:date="2018-11-06T07:00:00Z">
        <w:del w:id="89"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90" w:author="Ezzati, Majid" w:date="2018-11-06T07:00:00Z"/>
          <w:rFonts w:ascii="Times New Roman" w:hAnsi="Times New Roman"/>
          <w:sz w:val="24"/>
          <w:szCs w:val="24"/>
        </w:rPr>
      </w:pPr>
    </w:p>
    <w:p w14:paraId="67D7BFE2" w14:textId="59BEBF3E" w:rsidR="00C84052" w:rsidRDefault="00C84052" w:rsidP="00D76DF7">
      <w:pPr>
        <w:spacing w:after="0" w:line="480" w:lineRule="auto"/>
        <w:jc w:val="both"/>
        <w:outlineLvl w:val="0"/>
        <w:rPr>
          <w:ins w:id="91" w:author="Ezzati, Majid" w:date="2018-11-06T07:00:00Z"/>
          <w:rFonts w:ascii="Times New Roman" w:hAnsi="Times New Roman"/>
          <w:sz w:val="24"/>
          <w:szCs w:val="24"/>
        </w:rPr>
      </w:pPr>
      <w:commentRangeStart w:id="92"/>
      <w:ins w:id="93" w:author="Ezzati, Majid" w:date="2018-11-06T07:00:00Z">
        <w:r>
          <w:rPr>
            <w:rFonts w:ascii="Times New Roman" w:hAnsi="Times New Roman"/>
            <w:sz w:val="24"/>
            <w:szCs w:val="24"/>
          </w:rPr>
          <w:t xml:space="preserve">[[[we should discuss where to say that we tried other variables like number of cold days etc. to </w:t>
        </w:r>
      </w:ins>
      <w:ins w:id="94" w:author="Parks, Robbie M" w:date="2018-11-13T13:32:00Z">
        <w:r w:rsidR="0012798D">
          <w:rPr>
            <w:rFonts w:ascii="Times New Roman" w:hAnsi="Times New Roman"/>
            <w:sz w:val="24"/>
            <w:szCs w:val="24"/>
          </w:rPr>
          <w:t>discuss</w:t>
        </w:r>
      </w:ins>
      <w:ins w:id="95" w:author="Ezzati, Majid" w:date="2018-11-06T07:01:00Z">
        <w:r>
          <w:rPr>
            <w:rFonts w:ascii="Times New Roman" w:hAnsi="Times New Roman"/>
            <w:sz w:val="24"/>
            <w:szCs w:val="24"/>
          </w:rPr>
          <w:t xml:space="preserve"> before any attempt to write]]]</w:t>
        </w:r>
      </w:ins>
      <w:commentRangeEnd w:id="92"/>
      <w:r w:rsidR="00D16674">
        <w:rPr>
          <w:rStyle w:val="CommentReference"/>
          <w:rFonts w:asciiTheme="minorHAnsi" w:eastAsiaTheme="minorHAnsi" w:hAnsiTheme="minorHAnsi" w:cstheme="minorBidi"/>
        </w:rPr>
        <w:commentReference w:id="92"/>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96" w:author="Parks, Robbie M" w:date="2018-11-13T14:37:00Z">
        <w:r w:rsidRPr="00636C9B" w:rsidDel="00EA1C1C">
          <w:rPr>
            <w:rFonts w:ascii="Times New Roman" w:hAnsi="Times New Roman"/>
            <w:i/>
            <w:color w:val="000000" w:themeColor="text1"/>
            <w:sz w:val="24"/>
            <w:szCs w:val="24"/>
          </w:rPr>
          <w:delText>Bayesian spatiotemporal model</w:delText>
        </w:r>
      </w:del>
      <w:ins w:id="97" w:author="Parks, Robbie M" w:date="2018-11-13T15:27:00Z">
        <w:r w:rsidR="0024175D">
          <w:rPr>
            <w:rFonts w:ascii="Times New Roman" w:hAnsi="Times New Roman"/>
            <w:i/>
            <w:color w:val="000000" w:themeColor="text1"/>
            <w:sz w:val="24"/>
            <w:szCs w:val="24"/>
          </w:rPr>
          <w:t>Statistical</w:t>
        </w:r>
      </w:ins>
      <w:ins w:id="98"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99"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100" w:author="Parks, Robbie M" w:date="2018-11-13T14:27:00Z">
        <w:r w:rsidR="00B050CA" w:rsidRPr="00636C9B" w:rsidDel="004127F2">
          <w:rPr>
            <w:rFonts w:ascii="Times New Roman" w:hAnsi="Times New Roman"/>
            <w:color w:val="000000" w:themeColor="text1"/>
            <w:sz w:val="24"/>
            <w:szCs w:val="24"/>
          </w:rPr>
          <w:delText xml:space="preserve">developed </w:delText>
        </w:r>
      </w:del>
      <w:ins w:id="101"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102"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103" w:author="Parks, Robbie M" w:date="2018-11-13T14:29:00Z">
        <w:r w:rsidR="003340AF">
          <w:rPr>
            <w:rFonts w:ascii="Times New Roman" w:hAnsi="Times New Roman"/>
            <w:color w:val="000000" w:themeColor="text1"/>
            <w:sz w:val="24"/>
            <w:szCs w:val="24"/>
          </w:rPr>
          <w:t xml:space="preserve"> and ICD10 (1999-2016)</w:t>
        </w:r>
      </w:ins>
      <w:ins w:id="104" w:author="Parks, Robbie M" w:date="2018-11-13T14:35:00Z">
        <w:r w:rsidR="0039106C">
          <w:rPr>
            <w:rFonts w:ascii="Times New Roman" w:hAnsi="Times New Roman"/>
            <w:color w:val="000000" w:themeColor="text1"/>
            <w:sz w:val="24"/>
            <w:szCs w:val="24"/>
          </w:rPr>
          <w:t xml:space="preserve"> (Table XX)</w:t>
        </w:r>
      </w:ins>
      <w:ins w:id="105" w:author="Parks, Robbie M" w:date="2018-11-13T14:29:00Z">
        <w:r w:rsidR="00B7393E">
          <w:rPr>
            <w:rFonts w:ascii="Times New Roman" w:hAnsi="Times New Roman"/>
            <w:color w:val="000000" w:themeColor="text1"/>
            <w:sz w:val="24"/>
            <w:szCs w:val="24"/>
          </w:rPr>
          <w:t>. All analyses were done separately by se</w:t>
        </w:r>
      </w:ins>
      <w:ins w:id="106" w:author="Parks, Robbie M" w:date="2018-11-13T14:30:00Z">
        <w:r w:rsidR="00B7393E">
          <w:rPr>
            <w:rFonts w:ascii="Times New Roman" w:hAnsi="Times New Roman"/>
            <w:color w:val="000000" w:themeColor="text1"/>
            <w:sz w:val="24"/>
            <w:szCs w:val="24"/>
          </w:rPr>
          <w:t>x</w:t>
        </w:r>
      </w:ins>
      <w:ins w:id="107" w:author="Parks, Robbie M" w:date="2018-11-13T14:29:00Z">
        <w:r w:rsidR="00B7393E">
          <w:rPr>
            <w:rFonts w:ascii="Times New Roman" w:hAnsi="Times New Roman"/>
            <w:color w:val="000000" w:themeColor="text1"/>
            <w:sz w:val="24"/>
            <w:szCs w:val="24"/>
          </w:rPr>
          <w:t xml:space="preserve"> and age group</w:t>
        </w:r>
      </w:ins>
      <w:ins w:id="108"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109" w:author="Parks, Robbie M" w:date="2018-11-13T14:31:00Z">
        <w:r w:rsidR="0000416A">
          <w:rPr>
            <w:rFonts w:ascii="Times New Roman" w:hAnsi="Times New Roman"/>
            <w:color w:val="000000" w:themeColor="text1"/>
            <w:sz w:val="24"/>
            <w:szCs w:val="24"/>
          </w:rPr>
          <w:t xml:space="preserve">years </w:t>
        </w:r>
      </w:ins>
      <w:ins w:id="110" w:author="Parks, Robbie M" w:date="2018-11-13T14:30:00Z">
        <w:r w:rsidR="0000416A">
          <w:rPr>
            <w:rFonts w:ascii="Times New Roman" w:hAnsi="Times New Roman"/>
            <w:color w:val="000000" w:themeColor="text1"/>
            <w:sz w:val="24"/>
            <w:szCs w:val="24"/>
          </w:rPr>
          <w:t>also</w:t>
        </w:r>
      </w:ins>
      <w:ins w:id="111"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112"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113" w:author="Parks, Robbie M" w:date="2018-11-13T14:40:00Z"/>
          <w:rFonts w:ascii="Times New Roman" w:hAnsi="Times New Roman"/>
          <w:color w:val="000000" w:themeColor="text1"/>
          <w:sz w:val="24"/>
          <w:szCs w:val="24"/>
        </w:rPr>
      </w:pPr>
      <w:ins w:id="114"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115"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116" w:author="Parks, Robbie M" w:date="2018-11-13T14:44:00Z"/>
          <w:u w:val="none"/>
        </w:rPr>
        <w:pPrChange w:id="117" w:author="Parks, Robbie M" w:date="2018-11-13T14:44:00Z">
          <w:pPr>
            <w:pStyle w:val="SMSubheading"/>
            <w:ind w:firstLine="720"/>
            <w:jc w:val="both"/>
          </w:pPr>
        </w:pPrChange>
      </w:pPr>
      <w:proofErr w:type="spellStart"/>
      <w:ins w:id="118" w:author="Parks, Robbie M" w:date="2018-11-13T14:40:00Z">
        <w:r>
          <w:rPr>
            <w:u w:val="none"/>
          </w:rPr>
          <w:lastRenderedPageBreak/>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119"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120" w:author="Parks, Robbie M" w:date="2018-11-13T14:59:00Z"/>
          <w:rFonts w:ascii="Times New Roman" w:hAnsi="Times New Roman"/>
          <w:color w:val="000000" w:themeColor="text1"/>
          <w:sz w:val="24"/>
          <w:szCs w:val="24"/>
        </w:rPr>
      </w:pPr>
      <w:ins w:id="121" w:author="Parks, Robbie M" w:date="2018-11-13T14:41:00Z">
        <w:r>
          <w:rPr>
            <w:rFonts w:ascii="Times New Roman" w:hAnsi="Times New Roman"/>
            <w:color w:val="000000" w:themeColor="text1"/>
            <w:sz w:val="24"/>
            <w:szCs w:val="24"/>
          </w:rPr>
          <w:t xml:space="preserve">In the model, </w:t>
        </w:r>
      </w:ins>
      <w:ins w:id="122"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123" w:author="Parks, Robbie M" w:date="2018-11-13T14:46:00Z">
        <w:r w:rsidR="00D424E6">
          <w:rPr>
            <w:rFonts w:ascii="Times New Roman" w:hAnsi="Times New Roman"/>
            <w:color w:val="000000" w:themeColor="text1"/>
            <w:sz w:val="24"/>
            <w:szCs w:val="24"/>
          </w:rPr>
          <w:t>, month</w:t>
        </w:r>
      </w:ins>
      <w:ins w:id="124" w:author="Parks, Robbie M" w:date="2018-11-13T17:11:00Z">
        <w:r w:rsidR="00B03D59">
          <w:rPr>
            <w:rFonts w:ascii="Times New Roman" w:hAnsi="Times New Roman"/>
            <w:color w:val="000000" w:themeColor="text1"/>
            <w:sz w:val="24"/>
            <w:szCs w:val="24"/>
          </w:rPr>
          <w:t xml:space="preserve"> of year</w:t>
        </w:r>
      </w:ins>
      <w:ins w:id="125"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126" w:author="Parks, Robbie M" w:date="2018-11-13T14:41:00Z"/>
          <w:rFonts w:ascii="Times New Roman" w:hAnsi="Times New Roman"/>
          <w:color w:val="000000" w:themeColor="text1"/>
          <w:sz w:val="24"/>
          <w:szCs w:val="24"/>
        </w:rPr>
      </w:pPr>
      <w:del w:id="127" w:author="Parks, Robbie M" w:date="2018-11-13T14:28:00Z">
        <w:r w:rsidRPr="00636C9B" w:rsidDel="00AA371C">
          <w:rPr>
            <w:rFonts w:ascii="Times New Roman" w:hAnsi="Times New Roman"/>
            <w:color w:val="000000" w:themeColor="text1"/>
            <w:sz w:val="24"/>
            <w:szCs w:val="24"/>
          </w:rPr>
          <w:delText xml:space="preserve">that was formulated to </w:delText>
        </w:r>
      </w:del>
      <w:del w:id="128"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129"/>
        <w:r w:rsidRPr="00636C9B" w:rsidDel="00335B57">
          <w:rPr>
            <w:rFonts w:ascii="Times New Roman" w:hAnsi="Times New Roman"/>
            <w:color w:val="000000" w:themeColor="text1"/>
            <w:sz w:val="24"/>
            <w:szCs w:val="24"/>
          </w:rPr>
          <w:delText xml:space="preserve">relation to state </w:delText>
        </w:r>
      </w:del>
      <w:ins w:id="130" w:author="Ezzati, Majid" w:date="2018-11-06T06:28:00Z">
        <w:del w:id="131"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132" w:author="Parks, Robbie M" w:date="2018-11-13T14:41:00Z">
        <w:r w:rsidRPr="00636C9B" w:rsidDel="00335B57">
          <w:rPr>
            <w:rFonts w:ascii="Times New Roman" w:hAnsi="Times New Roman"/>
            <w:color w:val="000000" w:themeColor="text1"/>
            <w:sz w:val="24"/>
            <w:szCs w:val="24"/>
          </w:rPr>
          <w:delText>of residence,</w:delText>
        </w:r>
        <w:commentRangeEnd w:id="129"/>
        <w:r w:rsidR="00B950F6" w:rsidDel="00335B57">
          <w:rPr>
            <w:rStyle w:val="CommentReference"/>
            <w:rFonts w:asciiTheme="minorHAnsi" w:eastAsiaTheme="minorHAnsi" w:hAnsiTheme="minorHAnsi" w:cstheme="minorBidi"/>
          </w:rPr>
          <w:commentReference w:id="129"/>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355F90C"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133" w:author="Ezzati, Majid" w:date="2018-11-06T06:35:00Z" w:name="move529249459"/>
      <w:commentRangeStart w:id="134"/>
      <w:moveTo w:id="135" w:author="Ezzati, Majid" w:date="2018-11-06T06:35:00Z">
        <w:del w:id="136"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133"/>
      <w:commentRangeEnd w:id="134"/>
      <w:del w:id="137" w:author="Parks, Robbie M" w:date="2018-11-13T14:46:00Z">
        <w:r w:rsidDel="00D424E6">
          <w:rPr>
            <w:rStyle w:val="CommentReference"/>
            <w:rFonts w:asciiTheme="minorHAnsi" w:eastAsiaTheme="minorHAnsi" w:hAnsiTheme="minorHAnsi" w:cstheme="minorBidi"/>
          </w:rPr>
          <w:commentReference w:id="134"/>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138"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139" w:author="Parks, Robbie M" w:date="2018-11-13T14:58:00Z">
        <w:r w:rsidR="00554C35" w:rsidRPr="00636C9B" w:rsidDel="000177DB">
          <w:rPr>
            <w:rFonts w:ascii="Times New Roman" w:hAnsi="Times New Roman"/>
            <w:color w:val="000000" w:themeColor="text1"/>
            <w:sz w:val="24"/>
            <w:szCs w:val="24"/>
          </w:rPr>
          <w:delText xml:space="preserve"> </w:delText>
        </w:r>
      </w:del>
      <w:del w:id="140"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141" w:author="Ezzati, Majid" w:date="2018-11-06T06:31:00Z">
        <w:r>
          <w:rPr>
            <w:rFonts w:ascii="Times New Roman" w:hAnsi="Times New Roman"/>
            <w:color w:val="000000" w:themeColor="text1"/>
            <w:sz w:val="24"/>
            <w:szCs w:val="24"/>
          </w:rPr>
          <w:t xml:space="preserve">systematically </w:t>
        </w:r>
      </w:ins>
      <w:del w:id="142"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143"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144"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145" w:author="Ezzati, Majid" w:date="2018-11-06T06:34:00Z">
        <w:r w:rsidR="00813355" w:rsidRPr="00636C9B" w:rsidDel="006C3AFE">
          <w:rPr>
            <w:rFonts w:ascii="Times New Roman" w:hAnsi="Times New Roman"/>
            <w:color w:val="000000" w:themeColor="text1"/>
            <w:sz w:val="24"/>
            <w:szCs w:val="24"/>
          </w:rPr>
          <w:delText>.</w:delText>
        </w:r>
      </w:del>
      <w:ins w:id="146"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147"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148"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149"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150"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151"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152"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153"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154"/>
      <w:r w:rsidR="007A53AC" w:rsidRPr="00636C9B">
        <w:rPr>
          <w:rFonts w:ascii="Times New Roman" w:hAnsi="Times New Roman"/>
          <w:color w:val="000000" w:themeColor="text1"/>
          <w:sz w:val="24"/>
          <w:szCs w:val="24"/>
        </w:rPr>
        <w:t>January</w:t>
      </w:r>
      <w:commentRangeEnd w:id="154"/>
      <w:r>
        <w:rPr>
          <w:rStyle w:val="CommentReference"/>
          <w:rFonts w:asciiTheme="minorHAnsi" w:eastAsiaTheme="minorHAnsi" w:hAnsiTheme="minorHAnsi" w:cstheme="minorBidi"/>
        </w:rPr>
        <w:commentReference w:id="154"/>
      </w:r>
      <w:r w:rsidR="00CC47CE" w:rsidRPr="00636C9B">
        <w:rPr>
          <w:rFonts w:ascii="Times New Roman" w:hAnsi="Times New Roman"/>
          <w:color w:val="000000" w:themeColor="text1"/>
          <w:sz w:val="24"/>
          <w:szCs w:val="24"/>
        </w:rPr>
        <w:t>.</w:t>
      </w:r>
      <w:del w:id="155"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B998E1E" w:rsidR="007C1278" w:rsidRDefault="00CD2451" w:rsidP="00D76DF7">
      <w:pPr>
        <w:spacing w:after="0" w:line="480" w:lineRule="auto"/>
        <w:jc w:val="both"/>
        <w:outlineLvl w:val="0"/>
        <w:rPr>
          <w:ins w:id="156"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157"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158"/>
      <w:del w:id="159" w:author="Parks, Robbie M" w:date="2018-11-13T17:15:00Z">
        <w:r w:rsidDel="009A75E8">
          <w:rPr>
            <w:rFonts w:ascii="Times New Roman" w:hAnsi="Times New Roman"/>
            <w:color w:val="000000" w:themeColor="text1"/>
            <w:sz w:val="24"/>
            <w:szCs w:val="24"/>
          </w:rPr>
          <w:delText xml:space="preserve">levels </w:delText>
        </w:r>
      </w:del>
      <w:ins w:id="160"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161"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158"/>
      <w:r w:rsidR="006C3AFE">
        <w:rPr>
          <w:rStyle w:val="CommentReference"/>
          <w:rFonts w:asciiTheme="minorHAnsi" w:eastAsiaTheme="minorHAnsi" w:hAnsiTheme="minorHAnsi" w:cstheme="minorBidi"/>
        </w:rPr>
        <w:commentReference w:id="158"/>
      </w:r>
      <w:r>
        <w:rPr>
          <w:rFonts w:ascii="Times New Roman" w:hAnsi="Times New Roman"/>
          <w:color w:val="000000" w:themeColor="text1"/>
          <w:sz w:val="24"/>
          <w:szCs w:val="24"/>
        </w:rPr>
        <w:t>in death rates to vary by state</w:t>
      </w:r>
      <w:del w:id="162"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163"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164"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165"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166"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167" w:author="Parks, Robbie M" w:date="2018-11-13T13:33:00Z"/>
          <w:rFonts w:ascii="Times New Roman" w:hAnsi="Times New Roman"/>
          <w:color w:val="000000" w:themeColor="text1"/>
          <w:sz w:val="24"/>
          <w:szCs w:val="24"/>
        </w:rPr>
      </w:pPr>
      <w:moveFromRangeStart w:id="168" w:author="Ezzati, Majid" w:date="2018-11-06T06:35:00Z" w:name="move529249459"/>
      <w:moveFrom w:id="169"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168"/>
      <w:commentRangeStart w:id="170"/>
      <w:del w:id="171"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170"/>
        <w:r w:rsidR="006C3AFE" w:rsidDel="006C3AFE">
          <w:rPr>
            <w:rStyle w:val="CommentReference"/>
            <w:rFonts w:asciiTheme="minorHAnsi" w:eastAsiaTheme="minorHAnsi" w:hAnsiTheme="minorHAnsi" w:cstheme="minorBidi"/>
          </w:rPr>
          <w:commentReference w:id="170"/>
        </w:r>
      </w:del>
    </w:p>
    <w:p w14:paraId="55A5A2EC" w14:textId="77777777" w:rsidR="001E2DDB" w:rsidRPr="00636C9B" w:rsidDel="00C865C4" w:rsidRDefault="001E2DDB" w:rsidP="00D76DF7">
      <w:pPr>
        <w:spacing w:after="0" w:line="480" w:lineRule="auto"/>
        <w:jc w:val="both"/>
        <w:outlineLvl w:val="0"/>
        <w:rPr>
          <w:del w:id="172"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173"/>
      <w:r w:rsidRPr="00636C9B">
        <w:rPr>
          <w:rFonts w:ascii="Times New Roman" w:hAnsi="Times New Roman"/>
          <w:color w:val="000000" w:themeColor="text1"/>
          <w:sz w:val="24"/>
          <w:szCs w:val="24"/>
        </w:rPr>
        <w:t xml:space="preserve">Finally, </w:t>
      </w:r>
      <w:ins w:id="174" w:author="Ezzati, Majid" w:date="2018-11-06T06:56:00Z">
        <w:r w:rsidR="00B66E0D">
          <w:rPr>
            <w:rFonts w:ascii="Times New Roman" w:hAnsi="Times New Roman"/>
            <w:color w:val="000000" w:themeColor="text1"/>
            <w:sz w:val="24"/>
            <w:szCs w:val="24"/>
          </w:rPr>
          <w:t xml:space="preserve">the model included a term that </w:t>
        </w:r>
        <w:del w:id="175" w:author="Parks, Robbie M" w:date="2018-11-13T17:25:00Z">
          <w:r w:rsidR="00B66E0D" w:rsidDel="00334A02">
            <w:rPr>
              <w:rFonts w:ascii="Times New Roman" w:hAnsi="Times New Roman"/>
              <w:color w:val="000000" w:themeColor="text1"/>
              <w:sz w:val="24"/>
              <w:szCs w:val="24"/>
            </w:rPr>
            <w:delText>represents</w:delText>
          </w:r>
        </w:del>
      </w:ins>
      <w:ins w:id="176" w:author="Parks, Robbie M" w:date="2018-11-13T17:25:00Z">
        <w:r w:rsidR="00334A02">
          <w:rPr>
            <w:rFonts w:ascii="Times New Roman" w:hAnsi="Times New Roman"/>
            <w:color w:val="000000" w:themeColor="text1"/>
            <w:sz w:val="24"/>
            <w:szCs w:val="24"/>
          </w:rPr>
          <w:t>relates log-transformed death rate to</w:t>
        </w:r>
      </w:ins>
      <w:ins w:id="177" w:author="Ezzati, Majid" w:date="2018-11-06T06:56:00Z">
        <w:r w:rsidR="00B66E0D">
          <w:rPr>
            <w:rFonts w:ascii="Times New Roman" w:hAnsi="Times New Roman"/>
            <w:color w:val="000000" w:themeColor="text1"/>
            <w:sz w:val="24"/>
            <w:szCs w:val="24"/>
          </w:rPr>
          <w:t xml:space="preserve"> </w:t>
        </w:r>
      </w:ins>
      <w:del w:id="178"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179"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180" w:author="Ezzati, Majid" w:date="2018-11-06T06:56:00Z">
        <w:del w:id="181"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182" w:author="Ezzati, Majid" w:date="2018-11-06T06:57:00Z">
        <w:r w:rsidR="00B66E0D">
          <w:rPr>
            <w:rFonts w:ascii="Times New Roman" w:hAnsi="Times New Roman"/>
            <w:color w:val="000000" w:themeColor="text1"/>
            <w:sz w:val="24"/>
            <w:szCs w:val="24"/>
          </w:rPr>
          <w:t>anomaly</w:t>
        </w:r>
      </w:ins>
      <w:ins w:id="183" w:author="Ezzati, Majid" w:date="2018-11-06T06:56:00Z">
        <w:r w:rsidR="00B66E0D">
          <w:rPr>
            <w:rFonts w:ascii="Times New Roman" w:hAnsi="Times New Roman"/>
            <w:color w:val="000000" w:themeColor="text1"/>
            <w:sz w:val="24"/>
            <w:szCs w:val="24"/>
          </w:rPr>
          <w:t xml:space="preserve"> </w:t>
        </w:r>
      </w:ins>
      <w:ins w:id="184" w:author="Ezzati, Majid" w:date="2018-11-06T06:57:00Z">
        <w:r w:rsidR="00B66E0D">
          <w:rPr>
            <w:rFonts w:ascii="Times New Roman" w:hAnsi="Times New Roman"/>
            <w:color w:val="000000" w:themeColor="text1"/>
            <w:sz w:val="24"/>
            <w:szCs w:val="24"/>
          </w:rPr>
          <w:t>for each month</w:t>
        </w:r>
      </w:ins>
      <w:ins w:id="185" w:author="Parks, Robbie M" w:date="2018-11-13T17:25:00Z">
        <w:r w:rsidR="00334A02">
          <w:rPr>
            <w:rFonts w:ascii="Times New Roman" w:hAnsi="Times New Roman"/>
            <w:color w:val="000000" w:themeColor="text1"/>
            <w:sz w:val="24"/>
            <w:szCs w:val="24"/>
          </w:rPr>
          <w:t xml:space="preserve">. </w:t>
        </w:r>
      </w:ins>
      <w:del w:id="186"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187" w:author="Ezzati, Majid" w:date="2018-11-06T06:57:00Z">
        <w:del w:id="188"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189" w:author="Ezzati, Majid" w:date="2018-11-06T06:58:00Z">
        <w:del w:id="190"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191" w:author="Ezzati, Majid" w:date="2018-11-06T06:57:00Z">
        <w:del w:id="192"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173"/>
      <w:r w:rsidR="00B66E0D">
        <w:rPr>
          <w:rStyle w:val="CommentReference"/>
          <w:rFonts w:asciiTheme="minorHAnsi" w:eastAsiaTheme="minorHAnsi" w:hAnsiTheme="minorHAnsi" w:cstheme="minorBidi"/>
        </w:rPr>
        <w:commentReference w:id="173"/>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281095FC" w:rsidR="00A86D9D" w:rsidRPr="00A86D9D" w:rsidRDefault="00520742" w:rsidP="00A86D9D">
      <w:pPr>
        <w:spacing w:after="0" w:line="480" w:lineRule="auto"/>
        <w:jc w:val="both"/>
        <w:outlineLvl w:val="0"/>
        <w:rPr>
          <w:ins w:id="193"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194" w:author="Parks, Robbie M" w:date="2018-11-13T17:11:00Z">
        <w:r w:rsidR="00D861CC">
          <w:rPr>
            <w:rFonts w:ascii="Times New Roman" w:hAnsi="Times New Roman"/>
            <w:color w:val="000000" w:themeColor="text1"/>
            <w:sz w:val="24"/>
            <w:szCs w:val="24"/>
          </w:rPr>
          <w:t xml:space="preserve">type of </w:t>
        </w:r>
      </w:ins>
      <w:del w:id="195"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196"/>
      <w:r w:rsidRPr="00636C9B">
        <w:rPr>
          <w:rFonts w:ascii="Times New Roman" w:hAnsi="Times New Roman"/>
          <w:color w:val="000000" w:themeColor="text1"/>
          <w:sz w:val="24"/>
          <w:szCs w:val="24"/>
        </w:rPr>
        <w:t xml:space="preserve">injury </w:t>
      </w:r>
      <w:del w:id="197" w:author="Parks, Robbie M" w:date="2018-11-13T17:11:00Z">
        <w:r w:rsidRPr="00636C9B" w:rsidDel="004610E6">
          <w:rPr>
            <w:rFonts w:ascii="Times New Roman" w:hAnsi="Times New Roman"/>
            <w:color w:val="000000" w:themeColor="text1"/>
            <w:sz w:val="24"/>
            <w:szCs w:val="24"/>
          </w:rPr>
          <w:delText>category</w:delText>
        </w:r>
        <w:commentRangeEnd w:id="196"/>
        <w:r w:rsidR="00B66E0D" w:rsidDel="004610E6">
          <w:rPr>
            <w:rStyle w:val="CommentReference"/>
            <w:rFonts w:asciiTheme="minorHAnsi" w:eastAsiaTheme="minorHAnsi" w:hAnsiTheme="minorHAnsi" w:cstheme="minorBidi"/>
          </w:rPr>
          <w:commentReference w:id="196"/>
        </w:r>
      </w:del>
      <w:r w:rsidRPr="00636C9B">
        <w:rPr>
          <w:rFonts w:ascii="Times New Roman" w:hAnsi="Times New Roman"/>
          <w:color w:val="000000" w:themeColor="text1"/>
          <w:sz w:val="24"/>
          <w:szCs w:val="24"/>
        </w:rPr>
        <w:t xml:space="preserve">, age group, and sex. </w:t>
      </w:r>
      <w:ins w:id="198" w:author="Parks, Robbie M" w:date="2018-11-13T14:50:00Z">
        <w:r w:rsidR="00A86D9D" w:rsidRPr="00A86D9D">
          <w:rPr>
            <w:rFonts w:ascii="Times New Roman" w:hAnsi="Times New Roman"/>
            <w:color w:val="000000" w:themeColor="text1"/>
            <w:sz w:val="24"/>
            <w:szCs w:val="24"/>
            <w:lang w:val="en-US"/>
          </w:rPr>
          <w:t xml:space="preserve">We fitted the models using integrated nested Laplace approximation (INLA), using the R-INLA software, which offers orders of magnitude of computational efficiency improvement in Bayesian inference </w:t>
        </w:r>
        <w:r w:rsidR="00A86D9D" w:rsidRPr="00A86D9D">
          <w:rPr>
            <w:rFonts w:ascii="Times New Roman" w:hAnsi="Times New Roman"/>
            <w:color w:val="000000" w:themeColor="text1"/>
            <w:sz w:val="24"/>
            <w:szCs w:val="24"/>
            <w:lang w:val="en-US"/>
          </w:rPr>
          <w:lastRenderedPageBreak/>
          <w:t>compared to traditional MCMC for latent Gaussian models.</w:t>
        </w:r>
      </w:ins>
      <w:ins w:id="199" w:author="Parks, Robbie M" w:date="2018-11-13T17:29:00Z">
        <w:r w:rsidR="0065029D">
          <w:rPr>
            <w:rFonts w:ascii="Times New Roman" w:hAnsi="Times New Roman"/>
            <w:color w:val="000000" w:themeColor="text1"/>
            <w:sz w:val="24"/>
            <w:szCs w:val="24"/>
            <w:lang w:val="en-US"/>
          </w:rPr>
          <w:fldChar w:fldCharType="begin" w:fldLock="1"/>
        </w:r>
      </w:ins>
      <w:r w:rsidR="0065029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25&lt;/sup&gt;","plainTextFormattedCitation":"25"},"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25</w:t>
      </w:r>
      <w:ins w:id="200" w:author="Parks, Robbie M" w:date="2018-11-13T17:29:00Z">
        <w:r w:rsidR="0065029D">
          <w:rPr>
            <w:rFonts w:ascii="Times New Roman" w:hAnsi="Times New Roman"/>
            <w:color w:val="000000" w:themeColor="text1"/>
            <w:sz w:val="24"/>
            <w:szCs w:val="24"/>
            <w:lang w:val="en-US"/>
          </w:rPr>
          <w:fldChar w:fldCharType="end"/>
        </w:r>
      </w:ins>
      <w:ins w:id="201"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202" w:author="Parks, Robbie M" w:date="2018-11-13T17:08:00Z">
        <w:r w:rsidR="003B2A22">
          <w:rPr>
            <w:rFonts w:ascii="Times New Roman" w:hAnsi="Times New Roman"/>
            <w:color w:val="000000" w:themeColor="text1"/>
            <w:sz w:val="24"/>
            <w:szCs w:val="24"/>
            <w:lang w:val="en-US"/>
          </w:rPr>
          <w:fldChar w:fldCharType="begin" w:fldLock="1"/>
        </w:r>
      </w:ins>
      <w:r w:rsidR="0065029D">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26&lt;/sup&gt;","plainTextFormattedCitation":"26","previouslyFormattedCitation":"&lt;sup&gt;25&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26</w:t>
      </w:r>
      <w:ins w:id="203" w:author="Parks, Robbie M" w:date="2018-11-13T17:08:00Z">
        <w:r w:rsidR="003B2A22">
          <w:rPr>
            <w:rFonts w:ascii="Times New Roman" w:hAnsi="Times New Roman"/>
            <w:color w:val="000000" w:themeColor="text1"/>
            <w:sz w:val="24"/>
            <w:szCs w:val="24"/>
            <w:lang w:val="en-US"/>
          </w:rPr>
          <w:fldChar w:fldCharType="end"/>
        </w:r>
      </w:ins>
      <w:ins w:id="204"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proofErr w:type="spellStart"/>
        <w:r w:rsidR="00A86D9D" w:rsidRPr="00A86D9D">
          <w:rPr>
            <w:rFonts w:ascii="Times New Roman" w:hAnsi="Times New Roman"/>
            <w:color w:val="000000" w:themeColor="text1"/>
            <w:sz w:val="24"/>
            <w:szCs w:val="24"/>
            <w:lang w:val="en-US"/>
          </w:rPr>
          <w:t>logGamma</w:t>
        </w:r>
        <w:proofErr w:type="spellEnd"/>
        <w:r w:rsidR="00A86D9D" w:rsidRPr="00A86D9D">
          <w:rPr>
            <w:rFonts w:ascii="Times New Roman" w:hAnsi="Times New Roman"/>
            <w:color w:val="000000" w:themeColor="text1"/>
            <w:sz w:val="24"/>
            <w:szCs w:val="24"/>
            <w:lang w:val="en-US"/>
          </w:rPr>
          <w:t>(1, 0</w:t>
        </w:r>
      </w:ins>
      <w:ins w:id="205" w:author="Parks, Robbie M" w:date="2018-11-13T17:06:00Z">
        <w:r w:rsidR="0016077E">
          <w:rPr>
            <w:rFonts w:ascii="Times New Roman" w:hAnsi="Times New Roman"/>
            <w:color w:val="000000" w:themeColor="text1"/>
            <w:sz w:val="24"/>
            <w:szCs w:val="24"/>
            <w:lang w:val="en-US"/>
          </w:rPr>
          <w:t>.0</w:t>
        </w:r>
      </w:ins>
      <w:ins w:id="206"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207"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208" w:author="Parks, Robbie M" w:date="2018-11-13T14:50:00Z">
        <w:r w:rsidRPr="00636C9B" w:rsidDel="00A86D9D">
          <w:rPr>
            <w:rFonts w:ascii="Times New Roman" w:hAnsi="Times New Roman"/>
            <w:color w:val="000000" w:themeColor="text1"/>
            <w:sz w:val="24"/>
            <w:szCs w:val="24"/>
          </w:rPr>
          <w:delText xml:space="preserve">We </w:delText>
        </w:r>
        <w:commentRangeStart w:id="209"/>
        <w:r w:rsidR="0072641F" w:rsidRPr="00636C9B" w:rsidDel="00A86D9D">
          <w:rPr>
            <w:rFonts w:ascii="Times New Roman" w:hAnsi="Times New Roman"/>
            <w:color w:val="000000" w:themeColor="text1"/>
            <w:sz w:val="24"/>
            <w:szCs w:val="24"/>
          </w:rPr>
          <w:delText>performed the Bayesian inference</w:delText>
        </w:r>
        <w:commentRangeEnd w:id="209"/>
        <w:r w:rsidR="00B66E0D" w:rsidDel="00A86D9D">
          <w:rPr>
            <w:rStyle w:val="CommentReference"/>
            <w:rFonts w:asciiTheme="minorHAnsi" w:eastAsiaTheme="minorHAnsi" w:hAnsiTheme="minorHAnsi" w:cstheme="minorBidi"/>
          </w:rPr>
          <w:commentReference w:id="209"/>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210"/>
      <w:del w:id="211" w:author="Parks, Robbie M" w:date="2018-11-13T14:46:00Z">
        <w:r w:rsidR="00860F96" w:rsidRPr="00636C9B" w:rsidDel="00047AE4">
          <w:rPr>
            <w:rFonts w:ascii="Times New Roman" w:hAnsi="Times New Roman"/>
            <w:color w:val="000000" w:themeColor="text1"/>
            <w:sz w:val="24"/>
            <w:szCs w:val="24"/>
          </w:rPr>
          <w:delText>collected</w:delText>
        </w:r>
        <w:commentRangeEnd w:id="210"/>
        <w:r w:rsidR="00B66E0D" w:rsidDel="00047AE4">
          <w:rPr>
            <w:rStyle w:val="CommentReference"/>
            <w:rFonts w:asciiTheme="minorHAnsi" w:eastAsiaTheme="minorHAnsi" w:hAnsiTheme="minorHAnsi" w:cstheme="minorBidi"/>
          </w:rPr>
          <w:commentReference w:id="210"/>
        </w:r>
        <w:r w:rsidR="00860F96" w:rsidRPr="00636C9B" w:rsidDel="00047AE4">
          <w:rPr>
            <w:rFonts w:ascii="Times New Roman" w:hAnsi="Times New Roman"/>
            <w:color w:val="000000" w:themeColor="text1"/>
            <w:sz w:val="24"/>
            <w:szCs w:val="24"/>
          </w:rPr>
          <w:delText xml:space="preserve"> </w:delText>
        </w:r>
      </w:del>
      <w:ins w:id="212"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213"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2E74820"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214"/>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215"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214"/>
      <w:r w:rsidR="00B66E0D">
        <w:rPr>
          <w:rStyle w:val="CommentReference"/>
          <w:rFonts w:asciiTheme="minorHAnsi" w:eastAsiaTheme="minorHAnsi" w:hAnsiTheme="minorHAnsi" w:cstheme="minorBidi"/>
        </w:rPr>
        <w:commentReference w:id="214"/>
      </w:r>
      <w:commentRangeStart w:id="216"/>
      <w:r w:rsidR="0082437F" w:rsidRPr="00636C9B">
        <w:rPr>
          <w:rFonts w:ascii="Times New Roman" w:hAnsi="Times New Roman"/>
          <w:color w:val="000000" w:themeColor="text1"/>
          <w:sz w:val="24"/>
          <w:szCs w:val="24"/>
        </w:rPr>
        <w:t xml:space="preserve">For these </w:t>
      </w:r>
      <w:proofErr w:type="gramStart"/>
      <w:r w:rsidR="0082437F" w:rsidRPr="00636C9B">
        <w:rPr>
          <w:rFonts w:ascii="Times New Roman" w:hAnsi="Times New Roman"/>
          <w:color w:val="000000" w:themeColor="text1"/>
          <w:sz w:val="24"/>
          <w:szCs w:val="24"/>
        </w:rPr>
        <w:t>calculations</w:t>
      </w:r>
      <w:proofErr w:type="gramEnd"/>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217" w:author="Parks, Robbie M" w:date="2018-11-13T17:11:00Z">
        <w:r w:rsidR="00352D62" w:rsidRPr="00636C9B" w:rsidDel="00987B41">
          <w:rPr>
            <w:rFonts w:ascii="Times New Roman" w:hAnsi="Times New Roman"/>
            <w:color w:val="000000" w:themeColor="text1"/>
            <w:sz w:val="24"/>
            <w:szCs w:val="24"/>
          </w:rPr>
          <w:delText xml:space="preserve">category </w:delText>
        </w:r>
      </w:del>
      <w:ins w:id="218"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216"/>
      <w:r w:rsidR="008A218F">
        <w:rPr>
          <w:rStyle w:val="CommentReference"/>
          <w:rFonts w:asciiTheme="minorHAnsi" w:eastAsiaTheme="minorHAnsi" w:hAnsiTheme="minorHAnsi" w:cstheme="minorBidi"/>
        </w:rPr>
        <w:commentReference w:id="216"/>
      </w:r>
      <w:r w:rsidR="00EB2987" w:rsidRPr="00636C9B">
        <w:rPr>
          <w:rFonts w:ascii="Times New Roman" w:hAnsi="Times New Roman"/>
          <w:color w:val="000000" w:themeColor="text1"/>
          <w:sz w:val="24"/>
          <w:szCs w:val="24"/>
        </w:rPr>
        <w:t xml:space="preserve"> </w:t>
      </w:r>
      <w:commentRangeStart w:id="219"/>
      <w:commentRangeStart w:id="220"/>
      <w:r w:rsidR="00EB2987" w:rsidRPr="00636C9B">
        <w:rPr>
          <w:rFonts w:ascii="Times New Roman" w:hAnsi="Times New Roman"/>
          <w:color w:val="000000" w:themeColor="text1"/>
          <w:sz w:val="24"/>
          <w:szCs w:val="24"/>
        </w:rPr>
        <w:t>We also divided the additional expected deaths by t</w:t>
      </w:r>
      <w:ins w:id="221" w:author="Majid2" w:date="2018-11-06T10:24:00Z">
        <w:del w:id="222"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223"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224"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219"/>
      <w:r w:rsidR="0082437F" w:rsidRPr="00636C9B">
        <w:rPr>
          <w:rStyle w:val="CommentReference"/>
          <w:rFonts w:asciiTheme="minorHAnsi" w:eastAsiaTheme="minorHAnsi" w:hAnsiTheme="minorHAnsi" w:cstheme="minorBidi"/>
          <w:sz w:val="24"/>
          <w:szCs w:val="24"/>
        </w:rPr>
        <w:commentReference w:id="219"/>
      </w:r>
      <w:commentRangeEnd w:id="220"/>
      <w:r w:rsidR="00463A1C" w:rsidRPr="00636C9B">
        <w:rPr>
          <w:rStyle w:val="CommentReference"/>
          <w:rFonts w:asciiTheme="minorHAnsi" w:eastAsiaTheme="minorHAnsi" w:hAnsiTheme="minorHAnsi" w:cstheme="minorBidi"/>
          <w:sz w:val="24"/>
          <w:szCs w:val="24"/>
        </w:rPr>
        <w:commentReference w:id="220"/>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225" w:author="Majid2" w:date="2018-11-06T10:23:00Z" w:name="move529263166"/>
      <w:moveTo w:id="226"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225"/>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227"/>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227"/>
      <w:r w:rsidR="0078091F">
        <w:rPr>
          <w:rStyle w:val="CommentReference"/>
          <w:rFonts w:asciiTheme="minorHAnsi" w:eastAsiaTheme="minorHAnsi" w:hAnsiTheme="minorHAnsi" w:cstheme="minorBidi"/>
        </w:rPr>
        <w:commentReference w:id="227"/>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228" w:author="Majid2" w:date="2018-11-06T10:23:00Z" w:name="move529263166"/>
      <w:moveFrom w:id="229"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228"/>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230"/>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230"/>
      <w:r w:rsidR="0078091F">
        <w:rPr>
          <w:rStyle w:val="CommentReference"/>
          <w:rFonts w:asciiTheme="minorHAnsi" w:eastAsiaTheme="minorHAnsi" w:hAnsiTheme="minorHAnsi" w:cstheme="minorBidi"/>
        </w:rPr>
        <w:commentReference w:id="230"/>
      </w:r>
    </w:p>
    <w:p w14:paraId="628FA14F" w14:textId="06B77E9A" w:rsidR="0078091F" w:rsidRDefault="00795C52" w:rsidP="00CC6021">
      <w:pPr>
        <w:pStyle w:val="ListParagraph"/>
        <w:numPr>
          <w:ilvl w:val="0"/>
          <w:numId w:val="10"/>
        </w:numPr>
        <w:spacing w:line="240" w:lineRule="auto"/>
        <w:rPr>
          <w:ins w:id="231" w:author="Majid2" w:date="2018-11-06T10:26:00Z"/>
          <w:rFonts w:ascii="Times New Roman" w:hAnsi="Times New Roman"/>
          <w:sz w:val="24"/>
          <w:szCs w:val="24"/>
        </w:rPr>
      </w:pPr>
      <w:ins w:id="232"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233" w:author="Majid2" w:date="2018-11-06T10:32:00Z">
        <w:r w:rsidR="00795C52">
          <w:rPr>
            <w:rFonts w:ascii="Times New Roman" w:hAnsi="Times New Roman"/>
            <w:sz w:val="24"/>
            <w:szCs w:val="24"/>
          </w:rPr>
          <w:t xml:space="preserve"> [[[? Say </w:t>
        </w:r>
      </w:ins>
      <w:ins w:id="234"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235"/>
      <w:r w:rsidR="00E974B1" w:rsidRPr="00636C9B">
        <w:rPr>
          <w:rFonts w:ascii="Times New Roman" w:hAnsi="Times New Roman"/>
          <w:sz w:val="24"/>
          <w:szCs w:val="24"/>
        </w:rPr>
        <w:t xml:space="preserve">15 to </w:t>
      </w:r>
      <w:proofErr w:type="gramStart"/>
      <w:r w:rsidRPr="00636C9B">
        <w:rPr>
          <w:rFonts w:ascii="Times New Roman" w:hAnsi="Times New Roman"/>
          <w:sz w:val="24"/>
          <w:szCs w:val="24"/>
        </w:rPr>
        <w:t>64 year-old</w:t>
      </w:r>
      <w:proofErr w:type="gramEnd"/>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236"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Transport deaths largest single cause in </w:t>
      </w:r>
      <w:proofErr w:type="gramStart"/>
      <w:r w:rsidRPr="00636C9B">
        <w:rPr>
          <w:rFonts w:ascii="Times New Roman" w:hAnsi="Times New Roman"/>
          <w:sz w:val="24"/>
          <w:szCs w:val="24"/>
        </w:rPr>
        <w:t>5-24 year-old</w:t>
      </w:r>
      <w:proofErr w:type="gramEnd"/>
      <w:r w:rsidRPr="00636C9B">
        <w:rPr>
          <w:rFonts w:ascii="Times New Roman" w:hAnsi="Times New Roman"/>
          <w:sz w:val="24"/>
          <w:szCs w:val="24"/>
        </w:rPr>
        <w:t xml:space="preserve"> males and 5-24 year-old females</w:t>
      </w:r>
      <w:commentRangeEnd w:id="235"/>
      <w:r w:rsidR="00795C52">
        <w:rPr>
          <w:rStyle w:val="CommentReference"/>
          <w:rFonts w:asciiTheme="minorHAnsi" w:eastAsiaTheme="minorHAnsi" w:hAnsiTheme="minorHAnsi" w:cstheme="minorBidi"/>
        </w:rPr>
        <w:commentReference w:id="235"/>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237"/>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 xml:space="preserve">in </w:t>
      </w:r>
      <w:proofErr w:type="gramStart"/>
      <w:r w:rsidR="00D309F1" w:rsidRPr="00636C9B">
        <w:rPr>
          <w:rFonts w:ascii="Times New Roman" w:hAnsi="Times New Roman"/>
          <w:sz w:val="24"/>
          <w:szCs w:val="24"/>
        </w:rPr>
        <w:t>25-74 year-old</w:t>
      </w:r>
      <w:proofErr w:type="gramEnd"/>
      <w:r w:rsidR="00D309F1" w:rsidRPr="00636C9B">
        <w:rPr>
          <w:rFonts w:ascii="Times New Roman" w:hAnsi="Times New Roman"/>
          <w:sz w:val="24"/>
          <w:szCs w:val="24"/>
        </w:rPr>
        <w:t xml:space="preserve"> males and 35-64 year-old females</w:t>
      </w:r>
      <w:commentRangeEnd w:id="237"/>
      <w:r w:rsidR="00795C52">
        <w:rPr>
          <w:rStyle w:val="CommentReference"/>
          <w:rFonts w:asciiTheme="minorHAnsi" w:eastAsiaTheme="minorHAnsi" w:hAnsiTheme="minorHAnsi" w:cstheme="minorBidi"/>
        </w:rPr>
        <w:commentReference w:id="237"/>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238"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239" w:author="Majid2" w:date="2018-11-06T10:39:00Z"/>
          <w:rFonts w:ascii="Times New Roman" w:hAnsi="Times New Roman"/>
          <w:sz w:val="24"/>
          <w:szCs w:val="24"/>
        </w:rPr>
      </w:pPr>
      <w:moveToRangeStart w:id="240" w:author="Majid2" w:date="2018-11-06T10:38:00Z" w:name="move529264051"/>
      <w:moveTo w:id="241"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242" w:author="Majid2" w:date="2018-11-06T10:38:00Z">
        <w:r w:rsidRPr="00697ADB">
          <w:rPr>
            <w:rFonts w:ascii="Times New Roman" w:hAnsi="Times New Roman"/>
            <w:sz w:val="24"/>
            <w:szCs w:val="24"/>
          </w:rPr>
          <w:t>. [[[point out the reduction in older ages]]]</w:t>
        </w:r>
      </w:ins>
    </w:p>
    <w:moveToRangeEnd w:id="240"/>
    <w:p w14:paraId="03E85AB7" w14:textId="40D889C9" w:rsidR="00697ADB" w:rsidRPr="00697ADB" w:rsidDel="00697ADB" w:rsidRDefault="00697ADB" w:rsidP="00697ADB">
      <w:pPr>
        <w:pStyle w:val="ListParagraph"/>
        <w:numPr>
          <w:ilvl w:val="0"/>
          <w:numId w:val="10"/>
        </w:numPr>
        <w:spacing w:line="240" w:lineRule="auto"/>
        <w:rPr>
          <w:del w:id="243"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244" w:author="Majid2" w:date="2018-11-06T10:38:00Z" w:name="move529264051"/>
      <w:moveFrom w:id="245"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244"/>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246" w:author="Parks, Robbie M" w:date="2018-11-13T17:11:00Z">
        <w:r w:rsidRPr="00636C9B" w:rsidDel="00987B41">
          <w:rPr>
            <w:rFonts w:ascii="Times New Roman" w:hAnsi="Times New Roman"/>
            <w:sz w:val="24"/>
            <w:szCs w:val="24"/>
          </w:rPr>
          <w:delText xml:space="preserve">category </w:delText>
        </w:r>
      </w:del>
      <w:ins w:id="247"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248" w:author="Parks, Robbie M" w:date="2018-11-13T17:11:00Z">
        <w:r w:rsidRPr="00636C9B" w:rsidDel="00987B41">
          <w:rPr>
            <w:rFonts w:ascii="Times New Roman" w:hAnsi="Times New Roman"/>
            <w:sz w:val="24"/>
            <w:szCs w:val="24"/>
          </w:rPr>
          <w:delText xml:space="preserve">category </w:delText>
        </w:r>
      </w:del>
      <w:ins w:id="249"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250" w:author="Majid2" w:date="2018-11-06T10:42:00Z">
        <w:r w:rsidRPr="00636C9B" w:rsidDel="00697ADB">
          <w:rPr>
            <w:rFonts w:ascii="Times New Roman" w:hAnsi="Times New Roman"/>
            <w:sz w:val="24"/>
            <w:szCs w:val="24"/>
          </w:rPr>
          <w:delText>males 55 years and over and females 65 years and over</w:delText>
        </w:r>
      </w:del>
      <w:ins w:id="251"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252"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253"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254"/>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proofErr w:type="gramStart"/>
      <w:r w:rsidRPr="00636C9B">
        <w:rPr>
          <w:rFonts w:ascii="Times New Roman" w:hAnsi="Times New Roman"/>
          <w:sz w:val="24"/>
          <w:szCs w:val="24"/>
        </w:rPr>
        <w:t>%,-</w:t>
      </w:r>
      <w:proofErr w:type="gramEnd"/>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254"/>
      <w:r w:rsidR="005E65AD">
        <w:rPr>
          <w:rStyle w:val="CommentReference"/>
          <w:rFonts w:asciiTheme="minorHAnsi" w:eastAsiaTheme="minorHAnsi" w:hAnsiTheme="minorHAnsi" w:cstheme="minorBidi"/>
        </w:rPr>
        <w:commentReference w:id="254"/>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255"/>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255"/>
      <w:r w:rsidR="005E65AD">
        <w:rPr>
          <w:rStyle w:val="CommentReference"/>
          <w:rFonts w:asciiTheme="minorHAnsi" w:eastAsiaTheme="minorHAnsi" w:hAnsiTheme="minorHAnsi" w:cstheme="minorBidi"/>
        </w:rPr>
        <w:commentReference w:id="255"/>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lastRenderedPageBreak/>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256"/>
      <w:commentRangeStart w:id="257"/>
      <w:r w:rsidRPr="00636C9B">
        <w:rPr>
          <w:rFonts w:ascii="Times New Roman" w:hAnsi="Times New Roman"/>
          <w:i/>
          <w:sz w:val="24"/>
          <w:szCs w:val="24"/>
        </w:rPr>
        <w:t>Transport</w:t>
      </w:r>
      <w:commentRangeEnd w:id="256"/>
      <w:r w:rsidR="00EC29E7">
        <w:rPr>
          <w:rStyle w:val="CommentReference"/>
          <w:rFonts w:asciiTheme="minorHAnsi" w:eastAsiaTheme="minorHAnsi" w:hAnsiTheme="minorHAnsi" w:cstheme="minorBidi"/>
        </w:rPr>
        <w:commentReference w:id="256"/>
      </w:r>
      <w:commentRangeEnd w:id="257"/>
      <w:r w:rsidR="00C436BA">
        <w:rPr>
          <w:rStyle w:val="CommentReference"/>
          <w:rFonts w:asciiTheme="minorHAnsi" w:eastAsiaTheme="minorHAnsi" w:hAnsiTheme="minorHAnsi" w:cstheme="minorBidi"/>
        </w:rPr>
        <w:commentReference w:id="257"/>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258"/>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sidRPr="00636C9B">
        <w:rPr>
          <w:rFonts w:ascii="Times New Roman" w:hAnsi="Times New Roman"/>
          <w:sz w:val="24"/>
          <w:szCs w:val="24"/>
        </w:rPr>
        <w:t>Also</w:t>
      </w:r>
      <w:proofErr w:type="gramEnd"/>
      <w:r w:rsidRPr="00636C9B">
        <w:rPr>
          <w:rFonts w:ascii="Times New Roman" w:hAnsi="Times New Roman"/>
          <w:sz w:val="24"/>
          <w:szCs w:val="24"/>
        </w:rPr>
        <w:t xml:space="preserve">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4E27982F"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27&lt;/sup&gt;","plainTextFormattedCitation":"27","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27</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{"citationItems":[{"id":"ITEM-1","itemData":{"DOI":"10.1080/00140138408963605","ISSN":"13665847","abstract":"\"</w:instrText>
      </w:r>
      <w:r w:rsidR="0065029D">
        <w:rPr>
          <w:rFonts w:ascii="Times New Roman" w:hAnsi="Times New Roman" w:hint="eastAsia"/>
          <w:sz w:val="24"/>
          <w:szCs w:val="24"/>
        </w:rPr>
        <w:instrText>視力に及ぼす熱の影響</w:instrText>
      </w:r>
      <w:r w:rsidR="0065029D">
        <w:rPr>
          <w:rFonts w:ascii="Times New Roman" w:hAnsi="Times New Roman"/>
          <w:sz w:val="24"/>
          <w:szCs w:val="24"/>
        </w:rPr>
        <w:instrText xml:space="preserve">  </w:instrText>
      </w:r>
      <w:r w:rsidR="0065029D">
        <w:rPr>
          <w:rFonts w:ascii="Times New Roman" w:hAnsi="Times New Roman" w:hint="eastAsia"/>
          <w:sz w:val="24"/>
          <w:szCs w:val="24"/>
        </w:rPr>
        <w:instrText xml:space="preserve">　</w:instrText>
      </w:r>
      <w:r w:rsidR="0065029D">
        <w:rPr>
          <w:rFonts w:ascii="Times New Roman" w:hAnsi="Times New Roman"/>
          <w:sz w:val="24"/>
          <w:szCs w:val="24"/>
        </w:rPr>
        <w:instrText>9</w:instrText>
      </w:r>
      <w:r w:rsidR="0065029D">
        <w:rPr>
          <w:rFonts w:ascii="Times New Roman" w:hAnsi="Times New Roman" w:hint="eastAsia"/>
          <w:sz w:val="24"/>
          <w:szCs w:val="24"/>
        </w:rPr>
        <w:instrText>名の被験者の視力を</w:instrText>
      </w:r>
      <w:r w:rsidR="0065029D">
        <w:rPr>
          <w:rFonts w:ascii="Times New Roman" w:hAnsi="Times New Roman"/>
          <w:sz w:val="24"/>
          <w:szCs w:val="24"/>
        </w:rPr>
        <w:instrText>3</w:instrText>
      </w:r>
      <w:r w:rsidR="0065029D">
        <w:rPr>
          <w:rFonts w:ascii="Times New Roman" w:hAnsi="Times New Roman" w:hint="eastAsia"/>
          <w:sz w:val="24"/>
          <w:szCs w:val="24"/>
        </w:rPr>
        <w:instrText>つの条件下でランドルト環を用いて測定した。</w:instrText>
      </w:r>
      <w:r w:rsidR="0065029D">
        <w:rPr>
          <w:rFonts w:ascii="Times New Roman" w:hAnsi="Times New Roman"/>
          <w:sz w:val="24"/>
          <w:szCs w:val="24"/>
        </w:rPr>
        <w:instrText>3</w:instrText>
      </w:r>
      <w:r w:rsidR="0065029D">
        <w:rPr>
          <w:rFonts w:ascii="Times New Roman" w:hAnsi="Times New Roman" w:hint="eastAsia"/>
          <w:sz w:val="24"/>
          <w:szCs w:val="24"/>
        </w:rPr>
        <w:instrText>つの条件とは（</w:instrText>
      </w:r>
      <w:r w:rsidR="0065029D">
        <w:rPr>
          <w:rFonts w:ascii="Times New Roman" w:hAnsi="Times New Roman"/>
          <w:sz w:val="24"/>
          <w:szCs w:val="24"/>
        </w:rPr>
        <w:instrText>1</w:instrText>
      </w:r>
      <w:r w:rsidR="0065029D">
        <w:rPr>
          <w:rFonts w:ascii="Times New Roman" w:hAnsi="Times New Roman" w:hint="eastAsia"/>
          <w:sz w:val="24"/>
          <w:szCs w:val="24"/>
        </w:rPr>
        <w:instrText>）熱的中立のコントロール、（</w:instrText>
      </w:r>
      <w:r w:rsidR="0065029D">
        <w:rPr>
          <w:rFonts w:ascii="Times New Roman" w:hAnsi="Times New Roman"/>
          <w:sz w:val="24"/>
          <w:szCs w:val="24"/>
        </w:rPr>
        <w:instrText>2</w:instrText>
      </w:r>
      <w:r w:rsidR="0065029D">
        <w:rPr>
          <w:rFonts w:ascii="Times New Roman" w:hAnsi="Times New Roman" w:hint="eastAsia"/>
          <w:sz w:val="24"/>
          <w:szCs w:val="24"/>
        </w:rPr>
        <w:instrText>）温暖湿潤、（</w:instrText>
      </w:r>
      <w:r w:rsidR="0065029D">
        <w:rPr>
          <w:rFonts w:ascii="Times New Roman" w:hAnsi="Times New Roman"/>
          <w:sz w:val="24"/>
          <w:szCs w:val="24"/>
        </w:rPr>
        <w:instrText>3</w:instrText>
      </w:r>
      <w:r w:rsidR="0065029D">
        <w:rPr>
          <w:rFonts w:ascii="Times New Roman" w:hAnsi="Times New Roman" w:hint="eastAsia"/>
          <w:sz w:val="24"/>
          <w:szCs w:val="24"/>
        </w:rPr>
        <w:instrText>）高温乾燥の環境で、各条件とも被験者を</w:instrText>
      </w:r>
      <w:r w:rsidR="0065029D">
        <w:rPr>
          <w:rFonts w:ascii="Times New Roman" w:hAnsi="Times New Roman"/>
          <w:sz w:val="24"/>
          <w:szCs w:val="24"/>
        </w:rPr>
        <w:instrText>3</w:instrText>
      </w:r>
      <w:r w:rsidR="0065029D">
        <w:rPr>
          <w:rFonts w:ascii="Times New Roman" w:hAnsi="Times New Roman" w:hint="eastAsia"/>
          <w:sz w:val="24"/>
          <w:szCs w:val="24"/>
        </w:rPr>
        <w:instrText>時間放置した。背景照度は</w:instrText>
      </w:r>
      <w:r w:rsidR="0065029D">
        <w:rPr>
          <w:rFonts w:ascii="Times New Roman" w:hAnsi="Times New Roman"/>
          <w:sz w:val="24"/>
          <w:szCs w:val="24"/>
        </w:rPr>
        <w:instrText>450</w:instrText>
      </w:r>
      <w:r w:rsidR="0065029D">
        <w:rPr>
          <w:rFonts w:ascii="Times New Roman" w:hAnsi="Times New Roman" w:hint="eastAsia"/>
          <w:sz w:val="24"/>
          <w:szCs w:val="24"/>
        </w:rPr>
        <w:instrText>と</w:instrText>
      </w:r>
      <w:r w:rsidR="0065029D">
        <w:rPr>
          <w:rFonts w:ascii="Times New Roman" w:hAnsi="Times New Roman"/>
          <w:sz w:val="24"/>
          <w:szCs w:val="24"/>
        </w:rPr>
        <w:instrText>5cd/m2</w:instrText>
      </w:r>
      <w:r w:rsidR="0065029D">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65029D">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28&lt;/sup&gt;","plainTextFormattedCitation":"28","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28</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w:t>
      </w:r>
      <w:proofErr w:type="spellStart"/>
      <w:r w:rsidR="00406F06" w:rsidRPr="00636C9B">
        <w:rPr>
          <w:rFonts w:ascii="Times New Roman" w:hAnsi="Times New Roman"/>
          <w:sz w:val="24"/>
          <w:szCs w:val="24"/>
        </w:rPr>
        <w:t>cogfx</w:t>
      </w:r>
      <w:proofErr w:type="spellEnd"/>
      <w:r w:rsidR="00406F06" w:rsidRPr="00636C9B">
        <w:rPr>
          <w:rFonts w:ascii="Times New Roman" w:hAnsi="Times New Roman"/>
          <w:sz w:val="24"/>
          <w:szCs w:val="24"/>
        </w:rPr>
        <w:t xml:space="preserve">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258"/>
      <w:r w:rsidR="005E65AD">
        <w:rPr>
          <w:rStyle w:val="CommentReference"/>
          <w:rFonts w:asciiTheme="minorHAnsi" w:eastAsiaTheme="minorHAnsi" w:hAnsiTheme="minorHAnsi" w:cstheme="minorBidi"/>
        </w:rPr>
        <w:commentReference w:id="258"/>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12A11940"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B152A1" w:rsidRPr="00636C9B">
        <w:rPr>
          <w:rFonts w:ascii="Times New Roman" w:hAnsi="Times New Roman"/>
          <w:sz w:val="24"/>
          <w:szCs w:val="24"/>
        </w:rPr>
        <w:fldChar w:fldCharType="end"/>
      </w:r>
    </w:p>
    <w:p w14:paraId="40B33F0D" w14:textId="2711DB76"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30&lt;/sup&gt;","plainTextFormattedCitation":"30","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30</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6CACBAFD"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p>
    <w:p w14:paraId="71818B0F" w14:textId="74D0DC2A"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D21DED" w:rsidRPr="00636C9B">
        <w:rPr>
          <w:rFonts w:ascii="Times New Roman" w:hAnsi="Times New Roman"/>
          <w:sz w:val="24"/>
          <w:szCs w:val="24"/>
        </w:rPr>
        <w:fldChar w:fldCharType="end"/>
      </w:r>
    </w:p>
    <w:p w14:paraId="1C1D54B7" w14:textId="211E45DA"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39A436F5"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31CD26A2"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69676FEE" w14:textId="2BB8764E"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0B5788A7" w14:textId="677D4B1C"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398FCB1D" w14:textId="344378D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47C30B21" w14:textId="0928D912"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9D91A82"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5029D">
        <w:rPr>
          <w:rFonts w:ascii="MS Mincho" w:eastAsia="MS Mincho" w:hAnsi="MS Mincho" w:cs="MS Mincho"/>
          <w:sz w:val="24"/>
          <w:szCs w:val="24"/>
        </w:rPr>
        <w:instrText>∼</w:instrText>
      </w:r>
      <w:r w:rsidR="0065029D">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12,33&lt;/sup&gt;","plainTextFormattedCitation":"9–12,33","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9–12,33</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55D8DD21"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3B2A22">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eviouslyFormattedCitation":"&lt;sup&gt;14&lt;/sup&gt;"},"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746482A" w14:textId="3563E563" w:rsidR="0065029D" w:rsidRPr="0065029D" w:rsidRDefault="00A55581"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5029D" w:rsidRPr="0065029D">
        <w:rPr>
          <w:rFonts w:ascii="Times New Roman" w:eastAsia="Times New Roman" w:hAnsi="Times New Roman"/>
          <w:noProof/>
          <w:sz w:val="24"/>
        </w:rPr>
        <w:t>1</w:t>
      </w:r>
      <w:r w:rsidR="0065029D" w:rsidRPr="0065029D">
        <w:rPr>
          <w:rFonts w:ascii="Times New Roman" w:eastAsia="Times New Roman" w:hAnsi="Times New Roman"/>
          <w:noProof/>
          <w:sz w:val="24"/>
        </w:rPr>
        <w:tab/>
        <w:t xml:space="preserve">Ye X, Wolff R, Yu W, Vaneckova P, Pan X, Tong S. Ambient temperature and morbidity: a review of epidemiological evidence. </w:t>
      </w:r>
      <w:r w:rsidR="0065029D" w:rsidRPr="0065029D">
        <w:rPr>
          <w:rFonts w:ascii="Times New Roman" w:eastAsia="Times New Roman" w:hAnsi="Times New Roman"/>
          <w:i/>
          <w:iCs/>
          <w:noProof/>
          <w:sz w:val="24"/>
        </w:rPr>
        <w:t>Environ Health Perspect</w:t>
      </w:r>
      <w:r w:rsidR="0065029D" w:rsidRPr="0065029D">
        <w:rPr>
          <w:rFonts w:ascii="Times New Roman" w:eastAsia="Times New Roman" w:hAnsi="Times New Roman"/>
          <w:noProof/>
          <w:sz w:val="24"/>
        </w:rPr>
        <w:t xml:space="preserve"> 2012; </w:t>
      </w:r>
      <w:r w:rsidR="0065029D" w:rsidRPr="0065029D">
        <w:rPr>
          <w:rFonts w:ascii="Times New Roman" w:eastAsia="Times New Roman" w:hAnsi="Times New Roman"/>
          <w:b/>
          <w:bCs/>
          <w:noProof/>
          <w:sz w:val="24"/>
        </w:rPr>
        <w:t>120</w:t>
      </w:r>
      <w:r w:rsidR="0065029D" w:rsidRPr="0065029D">
        <w:rPr>
          <w:rFonts w:ascii="Times New Roman" w:eastAsia="Times New Roman" w:hAnsi="Times New Roman"/>
          <w:noProof/>
          <w:sz w:val="24"/>
        </w:rPr>
        <w:t>: 19–28.</w:t>
      </w:r>
    </w:p>
    <w:p w14:paraId="0E4B617B"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w:t>
      </w:r>
      <w:r w:rsidRPr="0065029D">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5029D">
        <w:rPr>
          <w:rFonts w:ascii="Times New Roman" w:eastAsia="Times New Roman" w:hAnsi="Times New Roman"/>
          <w:b/>
          <w:bCs/>
          <w:noProof/>
          <w:sz w:val="24"/>
        </w:rPr>
        <w:t>8</w:t>
      </w:r>
      <w:r w:rsidRPr="0065029D">
        <w:rPr>
          <w:rFonts w:ascii="Times New Roman" w:eastAsia="Times New Roman" w:hAnsi="Times New Roman"/>
          <w:noProof/>
          <w:sz w:val="24"/>
        </w:rPr>
        <w:t>: 40.</w:t>
      </w:r>
    </w:p>
    <w:p w14:paraId="7CE7669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w:t>
      </w:r>
      <w:r w:rsidRPr="0065029D">
        <w:rPr>
          <w:rFonts w:ascii="Times New Roman" w:eastAsia="Times New Roman" w:hAnsi="Times New Roman"/>
          <w:noProof/>
          <w:sz w:val="24"/>
        </w:rPr>
        <w:tab/>
        <w:t xml:space="preserve">Gasparrini A, Guo Y, Hashizume M,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Mortality risk attributable to high and low ambient temperature: A multicountry observational study. </w:t>
      </w:r>
      <w:r w:rsidRPr="0065029D">
        <w:rPr>
          <w:rFonts w:ascii="Times New Roman" w:eastAsia="Times New Roman" w:hAnsi="Times New Roman"/>
          <w:i/>
          <w:iCs/>
          <w:noProof/>
          <w:sz w:val="24"/>
        </w:rPr>
        <w:t>Lancet</w:t>
      </w:r>
      <w:r w:rsidRPr="0065029D">
        <w:rPr>
          <w:rFonts w:ascii="Times New Roman" w:eastAsia="Times New Roman" w:hAnsi="Times New Roman"/>
          <w:noProof/>
          <w:sz w:val="24"/>
        </w:rPr>
        <w:t xml:space="preserve"> 2015; </w:t>
      </w:r>
      <w:r w:rsidRPr="0065029D">
        <w:rPr>
          <w:rFonts w:ascii="Times New Roman" w:eastAsia="Times New Roman" w:hAnsi="Times New Roman"/>
          <w:b/>
          <w:bCs/>
          <w:noProof/>
          <w:sz w:val="24"/>
        </w:rPr>
        <w:t>386</w:t>
      </w:r>
      <w:r w:rsidRPr="0065029D">
        <w:rPr>
          <w:rFonts w:ascii="Times New Roman" w:eastAsia="Times New Roman" w:hAnsi="Times New Roman"/>
          <w:noProof/>
          <w:sz w:val="24"/>
        </w:rPr>
        <w:t>: 369–75.</w:t>
      </w:r>
    </w:p>
    <w:p w14:paraId="54570CC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4</w:t>
      </w:r>
      <w:r w:rsidRPr="0065029D">
        <w:rPr>
          <w:rFonts w:ascii="Times New Roman" w:eastAsia="Times New Roman" w:hAnsi="Times New Roman"/>
          <w:noProof/>
          <w:sz w:val="24"/>
        </w:rPr>
        <w:tab/>
        <w:t>IPCC. IPCC special report on the impacts of global warming of 1.5 °C - Summary for policy makers. 2018. http://www.ipcc.ch/report/sr15/.</w:t>
      </w:r>
    </w:p>
    <w:p w14:paraId="2A917C51"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5</w:t>
      </w:r>
      <w:r w:rsidRPr="0065029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5029D">
        <w:rPr>
          <w:rFonts w:ascii="Times New Roman" w:eastAsia="Times New Roman" w:hAnsi="Times New Roman"/>
          <w:i/>
          <w:iCs/>
          <w:noProof/>
          <w:sz w:val="24"/>
        </w:rPr>
        <w:t>Nat Clim Chang</w:t>
      </w:r>
      <w:r w:rsidRPr="0065029D">
        <w:rPr>
          <w:rFonts w:ascii="Times New Roman" w:eastAsia="Times New Roman" w:hAnsi="Times New Roman"/>
          <w:noProof/>
          <w:sz w:val="24"/>
        </w:rPr>
        <w:t xml:space="preserve"> 2014; </w:t>
      </w:r>
      <w:r w:rsidRPr="0065029D">
        <w:rPr>
          <w:rFonts w:ascii="Times New Roman" w:eastAsia="Times New Roman" w:hAnsi="Times New Roman"/>
          <w:b/>
          <w:bCs/>
          <w:noProof/>
          <w:sz w:val="24"/>
        </w:rPr>
        <w:t>4</w:t>
      </w:r>
      <w:r w:rsidRPr="0065029D">
        <w:rPr>
          <w:rFonts w:ascii="Times New Roman" w:eastAsia="Times New Roman" w:hAnsi="Times New Roman"/>
          <w:noProof/>
          <w:sz w:val="24"/>
        </w:rPr>
        <w:t>: 269–73.</w:t>
      </w:r>
    </w:p>
    <w:p w14:paraId="2A5B035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6</w:t>
      </w:r>
      <w:r w:rsidRPr="0065029D">
        <w:rPr>
          <w:rFonts w:ascii="Times New Roman" w:eastAsia="Times New Roman" w:hAnsi="Times New Roman"/>
          <w:noProof/>
          <w:sz w:val="24"/>
        </w:rPr>
        <w:tab/>
        <w:t xml:space="preserve">Song X, Wang S, Hu Y,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Impact of ambient temperature on morbidity and mortality: An overview of reviews. </w:t>
      </w:r>
      <w:r w:rsidRPr="0065029D">
        <w:rPr>
          <w:rFonts w:ascii="Times New Roman" w:eastAsia="Times New Roman" w:hAnsi="Times New Roman"/>
          <w:i/>
          <w:iCs/>
          <w:noProof/>
          <w:sz w:val="24"/>
        </w:rPr>
        <w:t>Sci Total Environ</w:t>
      </w:r>
      <w:r w:rsidRPr="0065029D">
        <w:rPr>
          <w:rFonts w:ascii="Times New Roman" w:eastAsia="Times New Roman" w:hAnsi="Times New Roman"/>
          <w:noProof/>
          <w:sz w:val="24"/>
        </w:rPr>
        <w:t xml:space="preserve"> 2017; </w:t>
      </w:r>
      <w:r w:rsidRPr="0065029D">
        <w:rPr>
          <w:rFonts w:ascii="Times New Roman" w:eastAsia="Times New Roman" w:hAnsi="Times New Roman"/>
          <w:b/>
          <w:bCs/>
          <w:noProof/>
          <w:sz w:val="24"/>
        </w:rPr>
        <w:t>586</w:t>
      </w:r>
      <w:r w:rsidRPr="0065029D">
        <w:rPr>
          <w:rFonts w:ascii="Times New Roman" w:eastAsia="Times New Roman" w:hAnsi="Times New Roman"/>
          <w:noProof/>
          <w:sz w:val="24"/>
        </w:rPr>
        <w:t>: 241–54.</w:t>
      </w:r>
    </w:p>
    <w:p w14:paraId="009C319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7</w:t>
      </w:r>
      <w:r w:rsidRPr="0065029D">
        <w:rPr>
          <w:rFonts w:ascii="Times New Roman" w:eastAsia="Times New Roman" w:hAnsi="Times New Roman"/>
          <w:noProof/>
          <w:sz w:val="24"/>
        </w:rPr>
        <w:tab/>
        <w:t xml:space="preserve">Ranson M. Crime, weather, and climate change. </w:t>
      </w:r>
      <w:r w:rsidRPr="0065029D">
        <w:rPr>
          <w:rFonts w:ascii="Times New Roman" w:eastAsia="Times New Roman" w:hAnsi="Times New Roman"/>
          <w:i/>
          <w:iCs/>
          <w:noProof/>
          <w:sz w:val="24"/>
        </w:rPr>
        <w:t>J Environ Econ Manage</w:t>
      </w:r>
      <w:r w:rsidRPr="0065029D">
        <w:rPr>
          <w:rFonts w:ascii="Times New Roman" w:eastAsia="Times New Roman" w:hAnsi="Times New Roman"/>
          <w:noProof/>
          <w:sz w:val="24"/>
        </w:rPr>
        <w:t xml:space="preserve"> 2014. DOI:10.1016/j.jeem.2013.11.008.</w:t>
      </w:r>
    </w:p>
    <w:p w14:paraId="032759E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8</w:t>
      </w:r>
      <w:r w:rsidRPr="0065029D">
        <w:rPr>
          <w:rFonts w:ascii="Times New Roman" w:eastAsia="Times New Roman" w:hAnsi="Times New Roman"/>
          <w:noProof/>
          <w:sz w:val="24"/>
        </w:rPr>
        <w:tab/>
        <w:t xml:space="preserve">Mares D. Climate change and levels of violence in socially disadvantaged neighborhood groups. </w:t>
      </w:r>
      <w:r w:rsidRPr="0065029D">
        <w:rPr>
          <w:rFonts w:ascii="Times New Roman" w:eastAsia="Times New Roman" w:hAnsi="Times New Roman"/>
          <w:i/>
          <w:iCs/>
          <w:noProof/>
          <w:sz w:val="24"/>
        </w:rPr>
        <w:t>J Urban Heal</w:t>
      </w:r>
      <w:r w:rsidRPr="0065029D">
        <w:rPr>
          <w:rFonts w:ascii="Times New Roman" w:eastAsia="Times New Roman" w:hAnsi="Times New Roman"/>
          <w:noProof/>
          <w:sz w:val="24"/>
        </w:rPr>
        <w:t xml:space="preserve"> 2013. DOI:10.1007/s11524-013-9791-1.</w:t>
      </w:r>
    </w:p>
    <w:p w14:paraId="17B0C9E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9</w:t>
      </w:r>
      <w:r w:rsidRPr="0065029D">
        <w:rPr>
          <w:rFonts w:ascii="Times New Roman" w:eastAsia="Times New Roman" w:hAnsi="Times New Roman"/>
          <w:noProof/>
          <w:sz w:val="24"/>
        </w:rPr>
        <w:tab/>
        <w:t xml:space="preserve">Burke MB, Miguel E, Satyanath S, Dykema JA, Lobell DB. Warming increases the risk of civil war in Africa.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2009. DOI:10.1073/pnas.0907998106.</w:t>
      </w:r>
    </w:p>
    <w:p w14:paraId="743ED08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10</w:t>
      </w:r>
      <w:r w:rsidRPr="0065029D">
        <w:rPr>
          <w:rFonts w:ascii="Times New Roman" w:eastAsia="Times New Roman" w:hAnsi="Times New Roman"/>
          <w:noProof/>
          <w:sz w:val="24"/>
        </w:rPr>
        <w:tab/>
        <w:t xml:space="preserve">Hsiang SM, Burke M, Miguel E. Quantifying the Influence of Climate on Human Conflict. </w:t>
      </w:r>
      <w:r w:rsidRPr="0065029D">
        <w:rPr>
          <w:rFonts w:ascii="Times New Roman" w:eastAsia="Times New Roman" w:hAnsi="Times New Roman"/>
          <w:i/>
          <w:iCs/>
          <w:noProof/>
          <w:sz w:val="24"/>
        </w:rPr>
        <w:t>Science (80- )</w:t>
      </w:r>
      <w:r w:rsidRPr="0065029D">
        <w:rPr>
          <w:rFonts w:ascii="Times New Roman" w:eastAsia="Times New Roman" w:hAnsi="Times New Roman"/>
          <w:noProof/>
          <w:sz w:val="24"/>
        </w:rPr>
        <w:t xml:space="preserve"> 2013. DOI:10.1126/science.1235367.</w:t>
      </w:r>
    </w:p>
    <w:p w14:paraId="28D3F87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11</w:t>
      </w:r>
      <w:r w:rsidRPr="0065029D">
        <w:rPr>
          <w:rFonts w:ascii="Times New Roman" w:eastAsia="Times New Roman" w:hAnsi="Times New Roman"/>
          <w:noProof/>
          <w:sz w:val="24"/>
        </w:rPr>
        <w:tab/>
        <w:t xml:space="preserve">Hsiang SM, Meng KC, Cane MA. Civil conflicts are associated with the global climate. </w:t>
      </w:r>
      <w:r w:rsidRPr="0065029D">
        <w:rPr>
          <w:rFonts w:ascii="Times New Roman" w:eastAsia="Times New Roman" w:hAnsi="Times New Roman"/>
          <w:i/>
          <w:iCs/>
          <w:noProof/>
          <w:sz w:val="24"/>
        </w:rPr>
        <w:t>Nature</w:t>
      </w:r>
      <w:r w:rsidRPr="0065029D">
        <w:rPr>
          <w:rFonts w:ascii="Times New Roman" w:eastAsia="Times New Roman" w:hAnsi="Times New Roman"/>
          <w:noProof/>
          <w:sz w:val="24"/>
        </w:rPr>
        <w:t xml:space="preserve"> 2011. DOI:10.1038/nature10311.</w:t>
      </w:r>
    </w:p>
    <w:p w14:paraId="66F0E9A4"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12</w:t>
      </w:r>
      <w:r w:rsidRPr="0065029D">
        <w:rPr>
          <w:rFonts w:ascii="Times New Roman" w:eastAsia="Times New Roman" w:hAnsi="Times New Roman"/>
          <w:noProof/>
          <w:sz w:val="24"/>
        </w:rPr>
        <w:tab/>
        <w:t xml:space="preserve">O’Loughlin J, Witmer FDW, Linke AM, Laing A, Gettelman A, Dudhia J. Climate variability and conflict risk in East Africa, 1990-2009.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2012. DOI:10.1073/pnas.1205130109.</w:t>
      </w:r>
    </w:p>
    <w:p w14:paraId="434019A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13</w:t>
      </w:r>
      <w:r w:rsidRPr="0065029D">
        <w:rPr>
          <w:rFonts w:ascii="Times New Roman" w:eastAsia="Times New Roman" w:hAnsi="Times New Roman"/>
          <w:noProof/>
          <w:sz w:val="24"/>
        </w:rPr>
        <w:tab/>
        <w:t xml:space="preserve">Page LA, Hajat S, Kovats RS. Relationship between daily suicide counts and temperature in England and Wales. </w:t>
      </w:r>
      <w:r w:rsidRPr="0065029D">
        <w:rPr>
          <w:rFonts w:ascii="Times New Roman" w:eastAsia="Times New Roman" w:hAnsi="Times New Roman"/>
          <w:i/>
          <w:iCs/>
          <w:noProof/>
          <w:sz w:val="24"/>
        </w:rPr>
        <w:t>Br J Psychiatry</w:t>
      </w:r>
      <w:r w:rsidRPr="0065029D">
        <w:rPr>
          <w:rFonts w:ascii="Times New Roman" w:eastAsia="Times New Roman" w:hAnsi="Times New Roman"/>
          <w:noProof/>
          <w:sz w:val="24"/>
        </w:rPr>
        <w:t xml:space="preserve"> 2007. DOI:10.1192/bjp.bp.106.031948.</w:t>
      </w:r>
    </w:p>
    <w:p w14:paraId="0D263800"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14</w:t>
      </w:r>
      <w:r w:rsidRPr="0065029D">
        <w:rPr>
          <w:rFonts w:ascii="Times New Roman" w:eastAsia="Times New Roman" w:hAnsi="Times New Roman"/>
          <w:noProof/>
          <w:sz w:val="24"/>
        </w:rPr>
        <w:tab/>
        <w:t xml:space="preserve">Burke M, González F, Baylis P,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Higher temperatures increase suicide rates in the United States and Mexico. </w:t>
      </w:r>
      <w:r w:rsidRPr="0065029D">
        <w:rPr>
          <w:rFonts w:ascii="Times New Roman" w:eastAsia="Times New Roman" w:hAnsi="Times New Roman"/>
          <w:i/>
          <w:iCs/>
          <w:noProof/>
          <w:sz w:val="24"/>
        </w:rPr>
        <w:t>Nat Clim Chang</w:t>
      </w:r>
      <w:r w:rsidRPr="0065029D">
        <w:rPr>
          <w:rFonts w:ascii="Times New Roman" w:eastAsia="Times New Roman" w:hAnsi="Times New Roman"/>
          <w:noProof/>
          <w:sz w:val="24"/>
        </w:rPr>
        <w:t xml:space="preserve"> 2018. DOI:10.1038/s41558-018-0222-x.</w:t>
      </w:r>
    </w:p>
    <w:p w14:paraId="0E3F214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15</w:t>
      </w:r>
      <w:r w:rsidRPr="0065029D">
        <w:rPr>
          <w:rFonts w:ascii="Times New Roman" w:eastAsia="Times New Roman" w:hAnsi="Times New Roman"/>
          <w:noProof/>
          <w:sz w:val="24"/>
        </w:rPr>
        <w:tab/>
        <w:t xml:space="preserve">Orru H, Åström DO. Increases in external cause mortality due to high and low temperatures: evidence from northeastern Europe. </w:t>
      </w:r>
      <w:r w:rsidRPr="0065029D">
        <w:rPr>
          <w:rFonts w:ascii="Times New Roman" w:eastAsia="Times New Roman" w:hAnsi="Times New Roman"/>
          <w:i/>
          <w:iCs/>
          <w:noProof/>
          <w:sz w:val="24"/>
        </w:rPr>
        <w:t>Int J Biometeorol</w:t>
      </w:r>
      <w:r w:rsidRPr="0065029D">
        <w:rPr>
          <w:rFonts w:ascii="Times New Roman" w:eastAsia="Times New Roman" w:hAnsi="Times New Roman"/>
          <w:noProof/>
          <w:sz w:val="24"/>
        </w:rPr>
        <w:t xml:space="preserve"> 2017. DOI:10.1007/s00484-016-1270-4.</w:t>
      </w:r>
    </w:p>
    <w:p w14:paraId="26EC935C"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16</w:t>
      </w:r>
      <w:r w:rsidRPr="0065029D">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5029D">
        <w:rPr>
          <w:rFonts w:ascii="Times New Roman" w:eastAsia="Times New Roman" w:hAnsi="Times New Roman"/>
          <w:i/>
          <w:iCs/>
          <w:noProof/>
          <w:sz w:val="24"/>
        </w:rPr>
        <w:t>BMJ Open</w:t>
      </w:r>
      <w:r w:rsidRPr="0065029D">
        <w:rPr>
          <w:rFonts w:ascii="Times New Roman" w:eastAsia="Times New Roman" w:hAnsi="Times New Roman"/>
          <w:noProof/>
          <w:sz w:val="24"/>
        </w:rPr>
        <w:t xml:space="preserve"> </w:t>
      </w:r>
      <w:r w:rsidRPr="0065029D">
        <w:rPr>
          <w:rFonts w:ascii="Times New Roman" w:eastAsia="Times New Roman" w:hAnsi="Times New Roman"/>
          <w:noProof/>
          <w:sz w:val="24"/>
        </w:rPr>
        <w:lastRenderedPageBreak/>
        <w:t>2016. DOI:10.1136/bmjopen-2015-010399.</w:t>
      </w:r>
    </w:p>
    <w:p w14:paraId="5CDDFFD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17</w:t>
      </w:r>
      <w:r w:rsidRPr="0065029D">
        <w:rPr>
          <w:rFonts w:ascii="Times New Roman" w:eastAsia="Times New Roman" w:hAnsi="Times New Roman"/>
          <w:noProof/>
          <w:sz w:val="24"/>
        </w:rPr>
        <w:tab/>
        <w:t xml:space="preserve">Hajat S, Kovats RS, Lachowycz K. Heat-related and cold-related deaths in England and Wales: Who is at risk? </w:t>
      </w:r>
      <w:r w:rsidRPr="0065029D">
        <w:rPr>
          <w:rFonts w:ascii="Times New Roman" w:eastAsia="Times New Roman" w:hAnsi="Times New Roman"/>
          <w:i/>
          <w:iCs/>
          <w:noProof/>
          <w:sz w:val="24"/>
        </w:rPr>
        <w:t>Occup Environ Med</w:t>
      </w:r>
      <w:r w:rsidRPr="0065029D">
        <w:rPr>
          <w:rFonts w:ascii="Times New Roman" w:eastAsia="Times New Roman" w:hAnsi="Times New Roman"/>
          <w:noProof/>
          <w:sz w:val="24"/>
        </w:rPr>
        <w:t xml:space="preserve"> 2007. DOI:10.1136/oem.2006.029017.</w:t>
      </w:r>
    </w:p>
    <w:p w14:paraId="4BACEFFD"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18</w:t>
      </w:r>
      <w:r w:rsidRPr="0065029D">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2012. DOI:10.1073/pnas.1113070109.</w:t>
      </w:r>
    </w:p>
    <w:p w14:paraId="447F93AD"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19</w:t>
      </w:r>
      <w:r w:rsidRPr="0065029D">
        <w:rPr>
          <w:rFonts w:ascii="Times New Roman" w:eastAsia="Times New Roman" w:hAnsi="Times New Roman"/>
          <w:noProof/>
          <w:sz w:val="24"/>
        </w:rPr>
        <w:tab/>
        <w:t xml:space="preserve">Ingram DD, Parker JD, Schenker N,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United States Census 2000 population with bridged race categories. </w:t>
      </w:r>
      <w:r w:rsidRPr="0065029D">
        <w:rPr>
          <w:rFonts w:ascii="Times New Roman" w:eastAsia="Times New Roman" w:hAnsi="Times New Roman"/>
          <w:i/>
          <w:iCs/>
          <w:noProof/>
          <w:sz w:val="24"/>
        </w:rPr>
        <w:t>Vital Health Stat 2</w:t>
      </w:r>
      <w:r w:rsidRPr="0065029D">
        <w:rPr>
          <w:rFonts w:ascii="Times New Roman" w:eastAsia="Times New Roman" w:hAnsi="Times New Roman"/>
          <w:noProof/>
          <w:sz w:val="24"/>
        </w:rPr>
        <w:t xml:space="preserve"> 2003; : 1–55.</w:t>
      </w:r>
    </w:p>
    <w:p w14:paraId="6D513AB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20</w:t>
      </w:r>
      <w:r w:rsidRPr="0065029D">
        <w:rPr>
          <w:rFonts w:ascii="Times New Roman" w:eastAsia="Times New Roman" w:hAnsi="Times New Roman"/>
          <w:noProof/>
          <w:sz w:val="24"/>
        </w:rPr>
        <w:tab/>
        <w:t xml:space="preserve">Dee DP, Uppala SM, Simmons AJ,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The ERA-Interim reanalysis: configuration and performance of the data assimilation system. </w:t>
      </w:r>
      <w:r w:rsidRPr="0065029D">
        <w:rPr>
          <w:rFonts w:ascii="Times New Roman" w:eastAsia="Times New Roman" w:hAnsi="Times New Roman"/>
          <w:i/>
          <w:iCs/>
          <w:noProof/>
          <w:sz w:val="24"/>
        </w:rPr>
        <w:t>Q J R Meteorol Soc</w:t>
      </w:r>
      <w:r w:rsidRPr="0065029D">
        <w:rPr>
          <w:rFonts w:ascii="Times New Roman" w:eastAsia="Times New Roman" w:hAnsi="Times New Roman"/>
          <w:noProof/>
          <w:sz w:val="24"/>
        </w:rPr>
        <w:t xml:space="preserve"> 2011; </w:t>
      </w:r>
      <w:r w:rsidRPr="0065029D">
        <w:rPr>
          <w:rFonts w:ascii="Times New Roman" w:eastAsia="Times New Roman" w:hAnsi="Times New Roman"/>
          <w:b/>
          <w:bCs/>
          <w:noProof/>
          <w:sz w:val="24"/>
        </w:rPr>
        <w:t>137</w:t>
      </w:r>
      <w:r w:rsidRPr="0065029D">
        <w:rPr>
          <w:rFonts w:ascii="Times New Roman" w:eastAsia="Times New Roman" w:hAnsi="Times New Roman"/>
          <w:noProof/>
          <w:sz w:val="24"/>
        </w:rPr>
        <w:t>: 553–97.</w:t>
      </w:r>
    </w:p>
    <w:p w14:paraId="6046B41B"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21</w:t>
      </w:r>
      <w:r w:rsidRPr="0065029D">
        <w:rPr>
          <w:rFonts w:ascii="Times New Roman" w:eastAsia="Times New Roman" w:hAnsi="Times New Roman"/>
          <w:noProof/>
          <w:sz w:val="24"/>
        </w:rPr>
        <w:tab/>
        <w:t>Wallace JM, Hobbs P V. Atmospheric Science: An Introductory Survey: Second Edition. 2006 DOI:10.1016/C2009-0-00034-8.</w:t>
      </w:r>
    </w:p>
    <w:p w14:paraId="1378550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22</w:t>
      </w:r>
      <w:r w:rsidRPr="0065029D">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5029D">
        <w:rPr>
          <w:rFonts w:ascii="Times New Roman" w:eastAsia="Times New Roman" w:hAnsi="Times New Roman"/>
          <w:i/>
          <w:iCs/>
          <w:noProof/>
          <w:sz w:val="24"/>
        </w:rPr>
        <w:t>Elife</w:t>
      </w:r>
      <w:r w:rsidRPr="0065029D">
        <w:rPr>
          <w:rFonts w:ascii="Times New Roman" w:eastAsia="Times New Roman" w:hAnsi="Times New Roman"/>
          <w:noProof/>
          <w:sz w:val="24"/>
        </w:rPr>
        <w:t xml:space="preserve"> 2018; </w:t>
      </w:r>
      <w:r w:rsidRPr="0065029D">
        <w:rPr>
          <w:rFonts w:ascii="Times New Roman" w:eastAsia="Times New Roman" w:hAnsi="Times New Roman"/>
          <w:b/>
          <w:bCs/>
          <w:noProof/>
          <w:sz w:val="24"/>
        </w:rPr>
        <w:t>7</w:t>
      </w:r>
      <w:r w:rsidRPr="0065029D">
        <w:rPr>
          <w:rFonts w:ascii="Times New Roman" w:eastAsia="Times New Roman" w:hAnsi="Times New Roman"/>
          <w:noProof/>
          <w:sz w:val="24"/>
        </w:rPr>
        <w:t>. DOI:10.7554/eLife.35500.</w:t>
      </w:r>
    </w:p>
    <w:p w14:paraId="0A63235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23</w:t>
      </w:r>
      <w:r w:rsidRPr="0065029D">
        <w:rPr>
          <w:rFonts w:ascii="Times New Roman" w:eastAsia="Times New Roman" w:hAnsi="Times New Roman"/>
          <w:noProof/>
          <w:sz w:val="24"/>
        </w:rPr>
        <w:tab/>
        <w:t>Rue H, Held L. Gaussian Markov random fields. Theory and applications. 2005 DOI:10.1007/s00184-007-0162-3.</w:t>
      </w:r>
    </w:p>
    <w:p w14:paraId="184ECD9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24</w:t>
      </w:r>
      <w:r w:rsidRPr="0065029D">
        <w:rPr>
          <w:rFonts w:ascii="Times New Roman" w:eastAsia="Times New Roman" w:hAnsi="Times New Roman"/>
          <w:noProof/>
          <w:sz w:val="24"/>
        </w:rPr>
        <w:tab/>
        <w:t xml:space="preserve">Besag J. Spatial interaction and the statistical snalysis of lattice systems. </w:t>
      </w:r>
      <w:r w:rsidRPr="0065029D">
        <w:rPr>
          <w:rFonts w:ascii="Times New Roman" w:eastAsia="Times New Roman" w:hAnsi="Times New Roman"/>
          <w:i/>
          <w:iCs/>
          <w:noProof/>
          <w:sz w:val="24"/>
        </w:rPr>
        <w:t>J R Stat Soc Ser B (Statistical Methodol</w:t>
      </w:r>
      <w:r w:rsidRPr="0065029D">
        <w:rPr>
          <w:rFonts w:ascii="Times New Roman" w:eastAsia="Times New Roman" w:hAnsi="Times New Roman"/>
          <w:noProof/>
          <w:sz w:val="24"/>
        </w:rPr>
        <w:t xml:space="preserve"> 1974. DOI:10.2307/2984812.</w:t>
      </w:r>
    </w:p>
    <w:p w14:paraId="2231FAA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25</w:t>
      </w:r>
      <w:r w:rsidRPr="0065029D">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5029D">
        <w:rPr>
          <w:rFonts w:ascii="Times New Roman" w:eastAsia="Times New Roman" w:hAnsi="Times New Roman"/>
          <w:i/>
          <w:iCs/>
          <w:noProof/>
          <w:sz w:val="24"/>
        </w:rPr>
        <w:t>J R Stat Soc Ser B Stat Methodol</w:t>
      </w:r>
      <w:r w:rsidRPr="0065029D">
        <w:rPr>
          <w:rFonts w:ascii="Times New Roman" w:eastAsia="Times New Roman" w:hAnsi="Times New Roman"/>
          <w:noProof/>
          <w:sz w:val="24"/>
        </w:rPr>
        <w:t xml:space="preserve"> 2009. DOI:10.1111/j.1467-9868.2008.00700.x.</w:t>
      </w:r>
    </w:p>
    <w:p w14:paraId="726A194E"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26</w:t>
      </w:r>
      <w:r w:rsidRPr="0065029D">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5029D">
        <w:rPr>
          <w:rFonts w:ascii="Times New Roman" w:eastAsia="Times New Roman" w:hAnsi="Times New Roman"/>
          <w:i/>
          <w:iCs/>
          <w:noProof/>
          <w:sz w:val="24"/>
        </w:rPr>
        <w:t>Lancet</w:t>
      </w:r>
      <w:r w:rsidRPr="0065029D">
        <w:rPr>
          <w:rFonts w:ascii="Times New Roman" w:eastAsia="Times New Roman" w:hAnsi="Times New Roman"/>
          <w:noProof/>
          <w:sz w:val="24"/>
        </w:rPr>
        <w:t xml:space="preserve"> 2017. DOI:10.1016/S0140-6736(16)32381-9.</w:t>
      </w:r>
    </w:p>
    <w:p w14:paraId="6B59C576"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27</w:t>
      </w:r>
      <w:r w:rsidRPr="0065029D">
        <w:rPr>
          <w:rFonts w:ascii="Times New Roman" w:eastAsia="Times New Roman" w:hAnsi="Times New Roman"/>
          <w:noProof/>
          <w:sz w:val="24"/>
        </w:rPr>
        <w:tab/>
        <w:t xml:space="preserve">Al-Harbi M, Yassin MF, Shams M Bin. Stochastic modeling of the impact of meteorological conditions on road traffic accidents. </w:t>
      </w:r>
      <w:r w:rsidRPr="0065029D">
        <w:rPr>
          <w:rFonts w:ascii="Times New Roman" w:eastAsia="Times New Roman" w:hAnsi="Times New Roman"/>
          <w:i/>
          <w:iCs/>
          <w:noProof/>
          <w:sz w:val="24"/>
        </w:rPr>
        <w:t>Stoch Environ Res Risk Assess</w:t>
      </w:r>
      <w:r w:rsidRPr="0065029D">
        <w:rPr>
          <w:rFonts w:ascii="Times New Roman" w:eastAsia="Times New Roman" w:hAnsi="Times New Roman"/>
          <w:noProof/>
          <w:sz w:val="24"/>
        </w:rPr>
        <w:t xml:space="preserve"> 2012. DOI:10.1007/s00477-012-0584-y.</w:t>
      </w:r>
    </w:p>
    <w:p w14:paraId="6DF93115"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28</w:t>
      </w:r>
      <w:r w:rsidRPr="0065029D">
        <w:rPr>
          <w:rFonts w:ascii="Times New Roman" w:eastAsia="Times New Roman" w:hAnsi="Times New Roman"/>
          <w:noProof/>
          <w:sz w:val="24"/>
        </w:rPr>
        <w:tab/>
        <w:t xml:space="preserve">Hohnsbein J, Piekarski C, Kampmann B, Noack T. Effects of heat on visual acuity. </w:t>
      </w:r>
      <w:r w:rsidRPr="0065029D">
        <w:rPr>
          <w:rFonts w:ascii="Times New Roman" w:eastAsia="Times New Roman" w:hAnsi="Times New Roman"/>
          <w:i/>
          <w:iCs/>
          <w:noProof/>
          <w:sz w:val="24"/>
        </w:rPr>
        <w:t>Ergonomics</w:t>
      </w:r>
      <w:r w:rsidRPr="0065029D">
        <w:rPr>
          <w:rFonts w:ascii="Times New Roman" w:eastAsia="Times New Roman" w:hAnsi="Times New Roman"/>
          <w:noProof/>
          <w:sz w:val="24"/>
        </w:rPr>
        <w:t xml:space="preserve"> 1984. DOI:10.1080/00140138408963605.</w:t>
      </w:r>
    </w:p>
    <w:p w14:paraId="0BDCDE2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29</w:t>
      </w:r>
      <w:r w:rsidRPr="0065029D">
        <w:rPr>
          <w:rFonts w:ascii="Times New Roman" w:eastAsia="Times New Roman" w:hAnsi="Times New Roman"/>
          <w:noProof/>
          <w:sz w:val="24"/>
        </w:rPr>
        <w:tab/>
        <w:t xml:space="preserve">Kramarow E, Chen L-H, Hedegaard H, Warner M. Deaths From Unintentional Injury Among Adults Aged 65 and Over: United States, 2000–2013. </w:t>
      </w:r>
      <w:r w:rsidRPr="0065029D">
        <w:rPr>
          <w:rFonts w:ascii="Times New Roman" w:eastAsia="Times New Roman" w:hAnsi="Times New Roman"/>
          <w:i/>
          <w:iCs/>
          <w:noProof/>
          <w:sz w:val="24"/>
        </w:rPr>
        <w:t>Natl Cent Heal Stat Data Br</w:t>
      </w:r>
      <w:r w:rsidRPr="0065029D">
        <w:rPr>
          <w:rFonts w:ascii="Times New Roman" w:eastAsia="Times New Roman" w:hAnsi="Times New Roman"/>
          <w:noProof/>
          <w:sz w:val="24"/>
        </w:rPr>
        <w:t xml:space="preserve"> 2015.</w:t>
      </w:r>
    </w:p>
    <w:p w14:paraId="33434AD2"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30</w:t>
      </w:r>
      <w:r w:rsidRPr="0065029D">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379A2D2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31</w:t>
      </w:r>
      <w:r w:rsidRPr="0065029D">
        <w:rPr>
          <w:rFonts w:ascii="Times New Roman" w:eastAsia="Times New Roman" w:hAnsi="Times New Roman"/>
          <w:noProof/>
          <w:sz w:val="24"/>
        </w:rPr>
        <w:tab/>
        <w:t>Ambrose AF, Paul G, Hausdorff JM. Risk factors for falls among older adults: A review of the literature. Maturitas. 2013. DOI:10.1016/j.maturitas.2013.02.009.</w:t>
      </w:r>
    </w:p>
    <w:p w14:paraId="30C353B0"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lastRenderedPageBreak/>
        <w:t>32</w:t>
      </w:r>
      <w:r w:rsidRPr="0065029D">
        <w:rPr>
          <w:rFonts w:ascii="Times New Roman" w:eastAsia="Times New Roman" w:hAnsi="Times New Roman"/>
          <w:noProof/>
          <w:sz w:val="24"/>
        </w:rPr>
        <w:tab/>
        <w:t xml:space="preserve">Xu J. Unintentional drowning deaths in the United States, 1999-2010. </w:t>
      </w:r>
      <w:r w:rsidRPr="0065029D">
        <w:rPr>
          <w:rFonts w:ascii="Times New Roman" w:eastAsia="Times New Roman" w:hAnsi="Times New Roman"/>
          <w:i/>
          <w:iCs/>
          <w:noProof/>
          <w:sz w:val="24"/>
        </w:rPr>
        <w:t>NCHS Data Brief</w:t>
      </w:r>
      <w:r w:rsidRPr="0065029D">
        <w:rPr>
          <w:rFonts w:ascii="Times New Roman" w:eastAsia="Times New Roman" w:hAnsi="Times New Roman"/>
          <w:noProof/>
          <w:sz w:val="24"/>
        </w:rPr>
        <w:t xml:space="preserve"> 2014.</w:t>
      </w:r>
    </w:p>
    <w:p w14:paraId="506E5FF4" w14:textId="77777777" w:rsidR="0065029D" w:rsidRPr="0065029D" w:rsidRDefault="0065029D" w:rsidP="0065029D">
      <w:pPr>
        <w:widowControl w:val="0"/>
        <w:autoSpaceDE w:val="0"/>
        <w:autoSpaceDN w:val="0"/>
        <w:adjustRightInd w:val="0"/>
        <w:spacing w:line="240" w:lineRule="auto"/>
        <w:ind w:left="640" w:hanging="640"/>
        <w:rPr>
          <w:rFonts w:ascii="Times New Roman" w:hAnsi="Times New Roman"/>
          <w:noProof/>
          <w:sz w:val="24"/>
        </w:rPr>
      </w:pPr>
      <w:r w:rsidRPr="0065029D">
        <w:rPr>
          <w:rFonts w:ascii="Times New Roman" w:eastAsia="Times New Roman" w:hAnsi="Times New Roman"/>
          <w:noProof/>
          <w:sz w:val="24"/>
        </w:rPr>
        <w:t>33</w:t>
      </w:r>
      <w:r w:rsidRPr="0065029D">
        <w:rPr>
          <w:rFonts w:ascii="Times New Roman" w:eastAsia="Times New Roman" w:hAnsi="Times New Roman"/>
          <w:noProof/>
          <w:sz w:val="24"/>
        </w:rPr>
        <w:tab/>
        <w:t xml:space="preserve">Maystadt JF, Ecker O. Extreme weather and civil war: Does drought fuel conflict in Somalia through livestock price shocks? </w:t>
      </w:r>
      <w:r w:rsidRPr="0065029D">
        <w:rPr>
          <w:rFonts w:ascii="Times New Roman" w:eastAsia="Times New Roman" w:hAnsi="Times New Roman"/>
          <w:i/>
          <w:iCs/>
          <w:noProof/>
          <w:sz w:val="24"/>
        </w:rPr>
        <w:t>Am J Agric Econ</w:t>
      </w:r>
      <w:r w:rsidRPr="0065029D">
        <w:rPr>
          <w:rFonts w:ascii="Times New Roman" w:eastAsia="Times New Roman" w:hAnsi="Times New Roman"/>
          <w:noProof/>
          <w:sz w:val="24"/>
        </w:rPr>
        <w:t xml:space="preserve"> 2014. DOI:10.1093/ajae/aau010.</w:t>
      </w:r>
    </w:p>
    <w:p w14:paraId="14D0E6E5" w14:textId="28DACB57" w:rsidR="009011C5" w:rsidRPr="00636C9B" w:rsidRDefault="00A55581" w:rsidP="0065029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260" w:author="Ezzati, Majid" w:date="2018-11-06T07:11:00Z"/>
          <w:del w:id="261"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262"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263"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264"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265"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266"/>
      <w:r w:rsidR="00AA16D4">
        <w:rPr>
          <w:rFonts w:ascii="Times New Roman" w:hAnsi="Times New Roman"/>
          <w:color w:val="000000" w:themeColor="text1"/>
          <w:sz w:val="24"/>
          <w:szCs w:val="24"/>
        </w:rPr>
        <w:t>alies</w:t>
      </w:r>
      <w:ins w:id="267" w:author="Ezzati, Majid" w:date="2018-11-06T07:09:00Z">
        <w:r w:rsidR="008A218F">
          <w:rPr>
            <w:rFonts w:ascii="Times New Roman" w:hAnsi="Times New Roman"/>
            <w:color w:val="000000" w:themeColor="text1"/>
            <w:sz w:val="24"/>
            <w:szCs w:val="24"/>
          </w:rPr>
          <w:t xml:space="preserve">. The graph shows how </w:t>
        </w:r>
      </w:ins>
      <w:ins w:id="268" w:author="Ezzati, Majid" w:date="2018-11-06T07:10:00Z">
        <w:r w:rsidR="008A218F">
          <w:rPr>
            <w:rFonts w:ascii="Times New Roman" w:hAnsi="Times New Roman"/>
            <w:color w:val="000000" w:themeColor="text1"/>
            <w:sz w:val="24"/>
            <w:szCs w:val="24"/>
          </w:rPr>
          <w:t>monthly temperatures</w:t>
        </w:r>
      </w:ins>
      <w:ins w:id="269" w:author="Ezzati, Majid" w:date="2018-11-06T07:09:00Z">
        <w:r w:rsidR="008A218F" w:rsidRPr="00636C9B">
          <w:rPr>
            <w:rFonts w:ascii="Times New Roman" w:hAnsi="Times New Roman"/>
            <w:color w:val="000000" w:themeColor="text1"/>
            <w:sz w:val="24"/>
            <w:szCs w:val="24"/>
          </w:rPr>
          <w:t xml:space="preserve"> </w:t>
        </w:r>
      </w:ins>
      <w:ins w:id="270" w:author="Ezzati, Majid" w:date="2018-11-06T07:10:00Z">
        <w:r w:rsidR="008A218F">
          <w:rPr>
            <w:rFonts w:ascii="Times New Roman" w:hAnsi="Times New Roman"/>
            <w:color w:val="000000" w:themeColor="text1"/>
            <w:sz w:val="24"/>
            <w:szCs w:val="24"/>
          </w:rPr>
          <w:t>in two examples states (</w:t>
        </w:r>
        <w:del w:id="271" w:author="Parks, Robbie M" w:date="2018-11-13T15:30:00Z">
          <w:r w:rsidR="008A218F" w:rsidDel="00DD0012">
            <w:rPr>
              <w:rFonts w:ascii="Times New Roman" w:hAnsi="Times New Roman"/>
              <w:color w:val="000000" w:themeColor="text1"/>
              <w:sz w:val="24"/>
              <w:szCs w:val="24"/>
            </w:rPr>
            <w:delText>XX</w:delText>
          </w:r>
        </w:del>
      </w:ins>
      <w:ins w:id="272" w:author="Parks, Robbie M" w:date="2018-11-13T15:30:00Z">
        <w:r w:rsidR="00DD0012">
          <w:rPr>
            <w:rFonts w:ascii="Times New Roman" w:hAnsi="Times New Roman"/>
            <w:color w:val="000000" w:themeColor="text1"/>
            <w:sz w:val="24"/>
            <w:szCs w:val="24"/>
          </w:rPr>
          <w:t>Florida</w:t>
        </w:r>
      </w:ins>
      <w:ins w:id="273" w:author="Ezzati, Majid" w:date="2018-11-06T07:10:00Z">
        <w:r w:rsidR="008A218F">
          <w:rPr>
            <w:rFonts w:ascii="Times New Roman" w:hAnsi="Times New Roman"/>
            <w:color w:val="000000" w:themeColor="text1"/>
            <w:sz w:val="24"/>
            <w:szCs w:val="24"/>
          </w:rPr>
          <w:t xml:space="preserve"> and </w:t>
        </w:r>
        <w:del w:id="274" w:author="Parks, Robbie M" w:date="2018-11-13T15:30:00Z">
          <w:r w:rsidR="008A218F" w:rsidDel="00DD0012">
            <w:rPr>
              <w:rFonts w:ascii="Times New Roman" w:hAnsi="Times New Roman"/>
              <w:color w:val="000000" w:themeColor="text1"/>
              <w:sz w:val="24"/>
              <w:szCs w:val="24"/>
            </w:rPr>
            <w:delText>XX</w:delText>
          </w:r>
        </w:del>
      </w:ins>
      <w:ins w:id="275" w:author="Parks, Robbie M" w:date="2018-11-13T15:30:00Z">
        <w:r w:rsidR="00DD0012">
          <w:rPr>
            <w:rFonts w:ascii="Times New Roman" w:hAnsi="Times New Roman"/>
            <w:color w:val="000000" w:themeColor="text1"/>
            <w:sz w:val="24"/>
            <w:szCs w:val="24"/>
          </w:rPr>
          <w:t>Washington</w:t>
        </w:r>
      </w:ins>
      <w:ins w:id="276" w:author="Ezzati, Majid" w:date="2018-11-06T07:10:00Z">
        <w:r w:rsidR="008A218F">
          <w:rPr>
            <w:rFonts w:ascii="Times New Roman" w:hAnsi="Times New Roman"/>
            <w:color w:val="000000" w:themeColor="text1"/>
            <w:sz w:val="24"/>
            <w:szCs w:val="24"/>
          </w:rPr>
          <w:t>)</w:t>
        </w:r>
      </w:ins>
      <w:ins w:id="277"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278" w:author="Ezzati, Majid" w:date="2018-11-06T07:10:00Z">
        <w:r w:rsidR="008A218F">
          <w:rPr>
            <w:rFonts w:ascii="Times New Roman" w:hAnsi="Times New Roman"/>
            <w:color w:val="000000" w:themeColor="text1"/>
            <w:sz w:val="24"/>
            <w:szCs w:val="24"/>
          </w:rPr>
          <w:t xml:space="preserve"> for the entire period</w:t>
        </w:r>
      </w:ins>
      <w:ins w:id="279" w:author="Parks, Robbie M" w:date="2018-11-13T15:32:00Z">
        <w:r w:rsidR="009972A7">
          <w:rPr>
            <w:rFonts w:ascii="Times New Roman" w:hAnsi="Times New Roman"/>
            <w:color w:val="000000" w:themeColor="text1"/>
            <w:sz w:val="24"/>
            <w:szCs w:val="24"/>
          </w:rPr>
          <w:t xml:space="preserve"> </w:t>
        </w:r>
      </w:ins>
      <w:del w:id="280"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281" w:author="Ezzati, Majid" w:date="2018-11-06T07:10:00Z">
        <w:r w:rsidR="008A218F">
          <w:rPr>
            <w:rFonts w:ascii="Times New Roman" w:hAnsi="Times New Roman"/>
            <w:color w:val="000000" w:themeColor="text1"/>
            <w:sz w:val="24"/>
            <w:szCs w:val="24"/>
          </w:rPr>
          <w:t>are used to calculate</w:t>
        </w:r>
        <w:del w:id="282" w:author="Parks, Robbie M" w:date="2018-11-13T15:31:00Z">
          <w:r w:rsidR="008A218F" w:rsidDel="009972A7">
            <w:rPr>
              <w:rFonts w:ascii="Times New Roman" w:hAnsi="Times New Roman"/>
              <w:color w:val="000000" w:themeColor="text1"/>
              <w:sz w:val="24"/>
              <w:szCs w:val="24"/>
            </w:rPr>
            <w:delText xml:space="preserve"> XXXX</w:delText>
          </w:r>
        </w:del>
      </w:ins>
      <w:del w:id="283" w:author="Ezzati, Majid" w:date="2018-11-06T07:11:00Z">
        <w:r w:rsidR="00AA16D4" w:rsidDel="008A218F">
          <w:rPr>
            <w:rFonts w:ascii="Times New Roman" w:hAnsi="Times New Roman"/>
            <w:color w:val="000000" w:themeColor="text1"/>
            <w:sz w:val="24"/>
            <w:szCs w:val="24"/>
          </w:rPr>
          <w:delText>mean</w:delText>
        </w:r>
      </w:del>
      <w:del w:id="284"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285"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286" w:author="Parks, Robbie M" w:date="2018-11-13T15:32:00Z">
        <w:r w:rsidR="00043D68">
          <w:rPr>
            <w:rFonts w:ascii="Times New Roman" w:hAnsi="Times New Roman"/>
            <w:color w:val="000000" w:themeColor="text1"/>
            <w:sz w:val="24"/>
            <w:szCs w:val="24"/>
          </w:rPr>
          <w:t>. A</w:t>
        </w:r>
      </w:ins>
      <w:del w:id="287"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266"/>
        <w:r w:rsidR="008A218F" w:rsidDel="00043D68">
          <w:rPr>
            <w:rStyle w:val="CommentReference"/>
            <w:rFonts w:asciiTheme="minorHAnsi" w:eastAsiaTheme="minorHAnsi" w:hAnsiTheme="minorHAnsi" w:cstheme="minorBidi"/>
          </w:rPr>
          <w:commentReference w:id="266"/>
        </w:r>
      </w:del>
    </w:p>
    <w:p w14:paraId="2D8244E3" w14:textId="30C8DB40" w:rsidR="008A218F" w:rsidDel="00043D68" w:rsidRDefault="008A218F">
      <w:pPr>
        <w:spacing w:after="0" w:line="480" w:lineRule="auto"/>
        <w:jc w:val="both"/>
        <w:rPr>
          <w:ins w:id="288" w:author="Ezzati, Majid" w:date="2018-11-06T07:11:00Z"/>
          <w:del w:id="289"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290" w:author="Ezzati, Majid" w:date="2018-11-06T07:11:00Z">
        <w:del w:id="291"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292" w:author="Parks, Robbie M" w:date="2018-11-13T15:30:00Z">
          <w:r w:rsidDel="00DD0012">
            <w:rPr>
              <w:rFonts w:ascii="Times New Roman" w:hAnsi="Times New Roman"/>
              <w:color w:val="000000" w:themeColor="text1"/>
              <w:sz w:val="24"/>
              <w:szCs w:val="24"/>
            </w:rPr>
            <w:delText>[[[a warmer state may have less anomaly etc]]]</w:delText>
          </w:r>
        </w:del>
      </w:ins>
      <w:ins w:id="293" w:author="Parks, Robbie M" w:date="2018-11-13T15:30:00Z">
        <w:r w:rsidR="00DD0012">
          <w:rPr>
            <w:rFonts w:ascii="Times New Roman" w:hAnsi="Times New Roman"/>
            <w:color w:val="000000" w:themeColor="text1"/>
            <w:sz w:val="24"/>
            <w:szCs w:val="24"/>
          </w:rPr>
          <w:t xml:space="preserve">a warmer state like </w:t>
        </w:r>
      </w:ins>
      <w:ins w:id="294" w:author="Parks, Robbie M" w:date="2018-11-13T15:32:00Z">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w:t>
        </w:r>
      </w:ins>
      <w:ins w:id="295" w:author="Parks, Robbie M" w:date="2018-11-13T15:33:00Z">
        <w:r w:rsidR="00ED3577">
          <w:rPr>
            <w:rFonts w:ascii="Times New Roman" w:hAnsi="Times New Roman"/>
            <w:color w:val="000000" w:themeColor="text1"/>
            <w:sz w:val="24"/>
            <w:szCs w:val="24"/>
          </w:rPr>
          <w:t>(here, July)</w:t>
        </w:r>
      </w:ins>
      <w:ins w:id="296"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297" w:author="Ezzati, Majid" w:date="2018-11-06T07:14:00Z">
        <w:r w:rsidR="006C049E" w:rsidRPr="00636C9B" w:rsidDel="008A218F">
          <w:rPr>
            <w:rFonts w:ascii="Times New Roman" w:hAnsi="Times New Roman"/>
            <w:color w:val="000000" w:themeColor="text1"/>
            <w:sz w:val="24"/>
            <w:szCs w:val="24"/>
          </w:rPr>
          <w:delText>Age</w:delText>
        </w:r>
      </w:del>
      <w:ins w:id="298"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299" w:author="Ezzati, Majid" w:date="2018-11-06T07:14:00Z">
        <w:r w:rsidR="006C049E" w:rsidRPr="00636C9B" w:rsidDel="008A218F">
          <w:rPr>
            <w:rFonts w:ascii="Times New Roman" w:hAnsi="Times New Roman"/>
            <w:color w:val="000000" w:themeColor="text1"/>
            <w:sz w:val="24"/>
            <w:szCs w:val="24"/>
          </w:rPr>
          <w:delText xml:space="preserve">Standardised </w:delText>
        </w:r>
      </w:del>
      <w:ins w:id="300"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301" w:author="Ezzati, Majid" w:date="2018-11-06T07:14:00Z">
        <w:r w:rsidR="006C049E" w:rsidRPr="00636C9B" w:rsidDel="008A218F">
          <w:rPr>
            <w:rFonts w:ascii="Times New Roman" w:hAnsi="Times New Roman"/>
            <w:color w:val="000000" w:themeColor="text1"/>
            <w:sz w:val="24"/>
            <w:szCs w:val="24"/>
          </w:rPr>
          <w:delText xml:space="preserve">Death </w:delText>
        </w:r>
      </w:del>
      <w:ins w:id="302"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303" w:author="Ezzati, Majid" w:date="2018-11-06T07:14:00Z">
        <w:r w:rsidR="006C049E" w:rsidRPr="00636C9B" w:rsidDel="008A218F">
          <w:rPr>
            <w:rFonts w:ascii="Times New Roman" w:hAnsi="Times New Roman"/>
            <w:color w:val="000000" w:themeColor="text1"/>
            <w:sz w:val="24"/>
            <w:szCs w:val="24"/>
          </w:rPr>
          <w:delText xml:space="preserve">Rates </w:delText>
        </w:r>
      </w:del>
      <w:ins w:id="304"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305"/>
      <w:del w:id="306" w:author="Ezzati, Majid" w:date="2018-11-06T07:14:00Z">
        <w:r w:rsidR="006C049E" w:rsidRPr="00636C9B" w:rsidDel="008A218F">
          <w:rPr>
            <w:rFonts w:ascii="Times New Roman" w:hAnsi="Times New Roman"/>
            <w:color w:val="000000" w:themeColor="text1"/>
            <w:sz w:val="24"/>
            <w:szCs w:val="24"/>
          </w:rPr>
          <w:delText>(ASDRs)</w:delText>
        </w:r>
      </w:del>
      <w:commentRangeEnd w:id="305"/>
      <w:r w:rsidR="008A218F">
        <w:rPr>
          <w:rStyle w:val="CommentReference"/>
          <w:rFonts w:asciiTheme="minorHAnsi" w:eastAsiaTheme="minorHAnsi" w:hAnsiTheme="minorHAnsi" w:cstheme="minorBidi"/>
        </w:rPr>
        <w:commentReference w:id="305"/>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307" w:author="Parks, Robbie M" w:date="2018-11-13T17:11:00Z">
        <w:r w:rsidR="006C049E" w:rsidRPr="008A218F" w:rsidDel="00987B41">
          <w:rPr>
            <w:rFonts w:ascii="Times New Roman" w:hAnsi="Times New Roman"/>
            <w:color w:val="000000" w:themeColor="text1"/>
            <w:sz w:val="24"/>
            <w:szCs w:val="24"/>
            <w:highlight w:val="yellow"/>
            <w:rPrChange w:id="308"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309"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310"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311" w:author="Parks, Robbie M" w:date="2018-11-13T17:11:00Z">
        <w:r w:rsidRPr="00636C9B" w:rsidDel="00987B41">
          <w:rPr>
            <w:rFonts w:ascii="Times New Roman" w:hAnsi="Times New Roman"/>
            <w:color w:val="000000" w:themeColor="text1"/>
            <w:sz w:val="24"/>
            <w:szCs w:val="24"/>
          </w:rPr>
          <w:delText xml:space="preserve">category </w:delText>
        </w:r>
      </w:del>
      <w:ins w:id="31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313"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314"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315"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316"/>
      <w:r w:rsidR="00BA15DC" w:rsidRPr="00636C9B">
        <w:rPr>
          <w:rFonts w:ascii="Times New Roman" w:hAnsi="Times New Roman"/>
          <w:color w:val="000000" w:themeColor="text1"/>
          <w:sz w:val="24"/>
          <w:szCs w:val="24"/>
        </w:rPr>
        <w:t>2012-2016</w:t>
      </w:r>
      <w:commentRangeEnd w:id="316"/>
      <w:r w:rsidR="008A218F">
        <w:rPr>
          <w:rStyle w:val="CommentReference"/>
          <w:rFonts w:asciiTheme="minorHAnsi" w:eastAsiaTheme="minorHAnsi" w:hAnsiTheme="minorHAnsi" w:cstheme="minorBidi"/>
        </w:rPr>
        <w:commentReference w:id="316"/>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317"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318"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319" w:author="Ezzati, Majid" w:date="2018-11-06T07:17:00Z">
        <w:r w:rsidR="008621C2" w:rsidDel="008A218F">
          <w:rPr>
            <w:rFonts w:ascii="Times New Roman" w:hAnsi="Times New Roman"/>
            <w:color w:val="000000" w:themeColor="text1"/>
            <w:sz w:val="24"/>
            <w:szCs w:val="24"/>
          </w:rPr>
          <w:delText>Estimated a</w:delText>
        </w:r>
      </w:del>
      <w:ins w:id="320"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321" w:author="Parks, Robbie M" w:date="2018-11-13T15:36:00Z">
        <w:r w:rsidR="00DB74D6">
          <w:rPr>
            <w:rFonts w:ascii="Times New Roman" w:hAnsi="Times New Roman"/>
            <w:color w:val="000000" w:themeColor="text1"/>
            <w:sz w:val="24"/>
            <w:szCs w:val="24"/>
          </w:rPr>
          <w:t xml:space="preserve"> in 2016</w:t>
        </w:r>
      </w:ins>
      <w:commentRangeStart w:id="322"/>
      <w:del w:id="323"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322"/>
      <w:r w:rsidR="008A218F">
        <w:rPr>
          <w:rStyle w:val="CommentReference"/>
          <w:rFonts w:asciiTheme="minorHAnsi" w:eastAsiaTheme="minorHAnsi" w:hAnsiTheme="minorHAnsi" w:cstheme="minorBidi"/>
        </w:rPr>
        <w:commentReference w:id="322"/>
      </w:r>
      <w:r w:rsidR="008621C2">
        <w:rPr>
          <w:rFonts w:ascii="Times New Roman" w:hAnsi="Times New Roman"/>
          <w:color w:val="000000" w:themeColor="text1"/>
          <w:sz w:val="24"/>
          <w:szCs w:val="24"/>
        </w:rPr>
        <w:t xml:space="preserve">, </w:t>
      </w:r>
      <w:commentRangeStart w:id="324"/>
      <w:r w:rsidR="008621C2">
        <w:rPr>
          <w:rFonts w:ascii="Times New Roman" w:hAnsi="Times New Roman"/>
          <w:color w:val="000000" w:themeColor="text1"/>
          <w:sz w:val="24"/>
          <w:szCs w:val="24"/>
        </w:rPr>
        <w:t xml:space="preserve">if </w:t>
      </w:r>
      <w:del w:id="325"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324"/>
        <w:r w:rsidR="008A218F" w:rsidDel="002B5115">
          <w:rPr>
            <w:rStyle w:val="CommentReference"/>
            <w:rFonts w:asciiTheme="minorHAnsi" w:eastAsiaTheme="minorHAnsi" w:hAnsiTheme="minorHAnsi" w:cstheme="minorBidi"/>
          </w:rPr>
          <w:commentReference w:id="324"/>
        </w:r>
      </w:del>
      <w:ins w:id="326" w:author="Parks, Robbie M" w:date="2018-11-13T15:36:00Z">
        <w:r w:rsidR="002B5115">
          <w:rPr>
            <w:rFonts w:ascii="Times New Roman" w:hAnsi="Times New Roman"/>
            <w:color w:val="000000" w:themeColor="text1"/>
            <w:sz w:val="24"/>
            <w:szCs w:val="24"/>
          </w:rPr>
          <w:t>national temperature anomaly was +</w:t>
        </w:r>
      </w:ins>
      <w:ins w:id="327" w:author="Parks, Robbie M" w:date="2018-11-13T17:17:00Z">
        <w:r w:rsidR="0018328F" w:rsidRPr="0018328F">
          <w:rPr>
            <w:rFonts w:ascii="Helvetica" w:eastAsia="Times New Roman" w:hAnsi="Helvetica"/>
            <w:bCs/>
            <w:color w:val="222222"/>
            <w:sz w:val="21"/>
            <w:szCs w:val="21"/>
            <w:shd w:val="clear" w:color="auto" w:fill="FFFFFF"/>
            <w:lang w:eastAsia="en-GB"/>
            <w:rPrChange w:id="328"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329"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330" w:author="Parks, Robbie M" w:date="2018-11-13T15:37:00Z"/>
          <w:rFonts w:ascii="Times New Roman" w:hAnsi="Times New Roman"/>
          <w:color w:val="000000" w:themeColor="text1"/>
          <w:sz w:val="24"/>
          <w:szCs w:val="24"/>
        </w:rPr>
      </w:pPr>
      <w:ins w:id="331" w:author="Parks, Robbie M" w:date="2018-11-13T15:36:00Z">
        <w:r>
          <w:rPr>
            <w:rFonts w:ascii="Times New Roman" w:hAnsi="Times New Roman"/>
            <w:color w:val="000000" w:themeColor="text1"/>
            <w:sz w:val="24"/>
            <w:szCs w:val="24"/>
          </w:rPr>
          <w:t xml:space="preserve"> compared with 1980-2009 long-term average </w:t>
        </w:r>
      </w:ins>
      <w:ins w:id="332"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333" w:author="Parks, Robbie M" w:date="2018-11-13T17:11:00Z">
        <w:r w:rsidR="009A0CFD" w:rsidRPr="00636C9B" w:rsidDel="00987B41">
          <w:rPr>
            <w:rFonts w:ascii="Times New Roman" w:hAnsi="Times New Roman"/>
            <w:color w:val="000000" w:themeColor="text1"/>
            <w:sz w:val="24"/>
            <w:szCs w:val="24"/>
          </w:rPr>
          <w:delText xml:space="preserve">category </w:delText>
        </w:r>
      </w:del>
      <w:ins w:id="33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335" w:author="Parks, Robbie M" w:date="2018-11-13T15:37:00Z">
        <w:r w:rsidR="009F0AD7">
          <w:rPr>
            <w:rFonts w:ascii="Times New Roman" w:hAnsi="Times New Roman"/>
            <w:color w:val="000000" w:themeColor="text1"/>
            <w:sz w:val="24"/>
            <w:szCs w:val="24"/>
          </w:rPr>
          <w:t>for each set of bars</w:t>
        </w:r>
      </w:ins>
      <w:del w:id="336" w:author="Parks, Robbie M" w:date="2018-11-13T15:37:00Z">
        <w:r w:rsidR="005F3F6E" w:rsidDel="009F0AD7">
          <w:rPr>
            <w:rFonts w:ascii="Times New Roman" w:hAnsi="Times New Roman"/>
            <w:color w:val="000000" w:themeColor="text1"/>
            <w:sz w:val="24"/>
            <w:szCs w:val="24"/>
          </w:rPr>
          <w:delText xml:space="preserve">per </w:delText>
        </w:r>
        <w:commentRangeStart w:id="337"/>
        <w:r w:rsidR="005F3F6E" w:rsidDel="009F0AD7">
          <w:rPr>
            <w:rFonts w:ascii="Times New Roman" w:hAnsi="Times New Roman"/>
            <w:color w:val="000000" w:themeColor="text1"/>
            <w:sz w:val="24"/>
            <w:szCs w:val="24"/>
          </w:rPr>
          <w:delText>grouping</w:delText>
        </w:r>
        <w:commentRangeEnd w:id="337"/>
        <w:r w:rsidR="00D61C8B" w:rsidDel="009F0AD7">
          <w:rPr>
            <w:rStyle w:val="CommentReference"/>
            <w:rFonts w:asciiTheme="minorHAnsi" w:eastAsiaTheme="minorHAnsi" w:hAnsiTheme="minorHAnsi" w:cstheme="minorBidi"/>
          </w:rPr>
          <w:commentReference w:id="337"/>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338" w:author="Parks, Robbie M" w:date="2018-11-13T15:37:00Z"/>
          <w:rFonts w:ascii="Times New Roman" w:hAnsi="Times New Roman"/>
          <w:color w:val="000000" w:themeColor="text1"/>
          <w:sz w:val="24"/>
          <w:szCs w:val="24"/>
        </w:rPr>
      </w:pPr>
      <w:commentRangeStart w:id="339"/>
    </w:p>
    <w:p w14:paraId="7CD7214A" w14:textId="613569C8" w:rsidR="008621C2" w:rsidDel="00E61186" w:rsidRDefault="008621C2" w:rsidP="00D76DF7">
      <w:pPr>
        <w:spacing w:after="0" w:line="480" w:lineRule="auto"/>
        <w:jc w:val="both"/>
        <w:rPr>
          <w:del w:id="340"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341"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342"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343"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344"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345" w:author="Parks, Robbie M" w:date="2018-11-13T17:11:00Z">
        <w:r w:rsidR="00AE077A" w:rsidRPr="00636C9B" w:rsidDel="00987B41">
          <w:rPr>
            <w:rFonts w:ascii="Times New Roman" w:hAnsi="Times New Roman"/>
            <w:color w:val="000000" w:themeColor="text1"/>
            <w:sz w:val="24"/>
            <w:szCs w:val="24"/>
          </w:rPr>
          <w:delText xml:space="preserve">category </w:delText>
        </w:r>
      </w:del>
      <w:ins w:id="346"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347"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348"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349" w:author="Parks, Robbie M" w:date="2018-11-13T17:12:00Z">
        <w:r w:rsidRPr="00636C9B" w:rsidDel="001C2178">
          <w:rPr>
            <w:rFonts w:ascii="Times New Roman" w:hAnsi="Times New Roman"/>
            <w:color w:val="000000" w:themeColor="text1"/>
            <w:sz w:val="24"/>
            <w:szCs w:val="24"/>
          </w:rPr>
          <w:delText xml:space="preserve">category </w:delText>
        </w:r>
      </w:del>
      <w:ins w:id="35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339"/>
      <w:r w:rsidR="006C74C1">
        <w:rPr>
          <w:rStyle w:val="CommentReference"/>
          <w:rFonts w:asciiTheme="minorHAnsi" w:eastAsiaTheme="minorHAnsi" w:hAnsiTheme="minorHAnsi" w:cstheme="minorBidi"/>
        </w:rPr>
        <w:commentReference w:id="339"/>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351" w:author="Parks, Robbie M" w:date="2018-11-13T17:12:00Z">
        <w:r w:rsidR="00CC34A2" w:rsidRPr="00636C9B" w:rsidDel="001C2178">
          <w:rPr>
            <w:rFonts w:ascii="Times New Roman" w:hAnsi="Times New Roman"/>
            <w:color w:val="000000" w:themeColor="text1"/>
            <w:sz w:val="24"/>
            <w:szCs w:val="24"/>
          </w:rPr>
          <w:delText xml:space="preserve">category </w:delText>
        </w:r>
      </w:del>
      <w:ins w:id="35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353" w:author="Parks, Robbie M" w:date="2018-11-13T17:12:00Z">
        <w:r w:rsidR="003939B4" w:rsidRPr="00636C9B" w:rsidDel="001C2178">
          <w:rPr>
            <w:rFonts w:ascii="Times New Roman" w:hAnsi="Times New Roman"/>
            <w:color w:val="000000" w:themeColor="text1"/>
            <w:sz w:val="24"/>
            <w:szCs w:val="24"/>
          </w:rPr>
          <w:delText xml:space="preserve">category </w:delText>
        </w:r>
      </w:del>
      <w:ins w:id="35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355" w:author="Parks, Robbie M" w:date="2018-11-13T17:12:00Z">
        <w:r w:rsidRPr="00636C9B" w:rsidDel="001C2178">
          <w:rPr>
            <w:rFonts w:ascii="Times New Roman" w:hAnsi="Times New Roman"/>
            <w:color w:val="000000" w:themeColor="text1"/>
            <w:sz w:val="24"/>
            <w:szCs w:val="24"/>
          </w:rPr>
          <w:delText xml:space="preserve">category </w:delText>
        </w:r>
      </w:del>
      <w:ins w:id="356"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D16674" w:rsidRDefault="00D16674">
      <w:pPr>
        <w:pStyle w:val="CommentText"/>
      </w:pPr>
      <w:r>
        <w:rPr>
          <w:rStyle w:val="CommentReference"/>
        </w:rPr>
        <w:annotationRef/>
      </w:r>
      <w:r>
        <w:t>Let’s discuss wording possibilities</w:t>
      </w:r>
    </w:p>
  </w:comment>
  <w:comment w:id="3" w:author="Ezzati, Majid" w:date="2018-11-06T06:13:00Z" w:initials="EM">
    <w:p w14:paraId="2F75B5A4" w14:textId="1F535BB8" w:rsidR="00D16674" w:rsidRDefault="00D16674">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4" w:author="Ezzati, Majid" w:date="2018-11-06T05:58:00Z" w:initials="EM">
    <w:p w14:paraId="2AB653CB" w14:textId="51EA618F" w:rsidR="00D16674" w:rsidRDefault="00D16674">
      <w:pPr>
        <w:pStyle w:val="CommentText"/>
      </w:pPr>
      <w:r>
        <w:rPr>
          <w:rStyle w:val="CommentReference"/>
        </w:rPr>
        <w:annotationRef/>
      </w:r>
      <w:r>
        <w:t>Start from the beginning</w:t>
      </w:r>
    </w:p>
    <w:p w14:paraId="27AD8E88" w14:textId="43ADCE32" w:rsidR="00D16674" w:rsidRDefault="00D16674">
      <w:pPr>
        <w:pStyle w:val="CommentText"/>
      </w:pPr>
    </w:p>
    <w:p w14:paraId="7DCC38CA" w14:textId="09FD47E6" w:rsidR="00D16674" w:rsidRDefault="00D16674">
      <w:pPr>
        <w:pStyle w:val="CommentText"/>
      </w:pPr>
      <w:r>
        <w:t>We adapt to long-term weather patterns. Deviations can affect our health</w:t>
      </w:r>
    </w:p>
  </w:comment>
  <w:comment w:id="6" w:author="Ezzati, Majid" w:date="2018-11-06T05:58:00Z" w:initials="EM">
    <w:p w14:paraId="034B7E9D" w14:textId="7FA018F1" w:rsidR="00D16674" w:rsidRDefault="00D16674">
      <w:pPr>
        <w:pStyle w:val="CommentText"/>
      </w:pPr>
      <w:r>
        <w:rPr>
          <w:rStyle w:val="CommentReference"/>
        </w:rPr>
        <w:annotationRef/>
      </w:r>
      <w:r>
        <w:t>Unclear. Work into the last one</w:t>
      </w:r>
    </w:p>
  </w:comment>
  <w:comment w:id="5" w:author="Parks, Robbie M" w:date="2018-11-16T09:47:00Z" w:initials="PRM">
    <w:p w14:paraId="06A3FE38" w14:textId="04D7AAF4" w:rsidR="004D7526" w:rsidRDefault="004D7526">
      <w:pPr>
        <w:pStyle w:val="CommentText"/>
      </w:pPr>
      <w:r>
        <w:rPr>
          <w:rStyle w:val="CommentReference"/>
        </w:rPr>
        <w:annotationRef/>
      </w:r>
      <w:r>
        <w:rPr>
          <w:rStyle w:val="CommentReference"/>
        </w:rPr>
        <w:t xml:space="preserve">Climate change is going to change weather </w:t>
      </w:r>
      <w:proofErr w:type="gramStart"/>
      <w:r>
        <w:rPr>
          <w:rStyle w:val="CommentReference"/>
        </w:rPr>
        <w:t>patterns,</w:t>
      </w:r>
      <w:proofErr w:type="gramEnd"/>
      <w:r>
        <w:rPr>
          <w:rStyle w:val="CommentReference"/>
        </w:rPr>
        <w:t xml:space="preserve"> therefore it will have impacts on health because anomalous temperature does.</w:t>
      </w:r>
      <w:r w:rsidR="00AB7FE9">
        <w:rPr>
          <w:rStyle w:val="CommentReference"/>
        </w:rPr>
        <w:t xml:space="preserve"> </w:t>
      </w:r>
      <w:proofErr w:type="gramStart"/>
      <w:r w:rsidR="00AB7FE9">
        <w:rPr>
          <w:rStyle w:val="CommentReference"/>
        </w:rPr>
        <w:t>Therefore</w:t>
      </w:r>
      <w:proofErr w:type="gramEnd"/>
      <w:r w:rsidR="00AB7FE9">
        <w:rPr>
          <w:rStyle w:val="CommentReference"/>
        </w:rPr>
        <w:t xml:space="preserve"> we need an analysis of</w:t>
      </w:r>
      <w:r w:rsidR="00737A8B">
        <w:rPr>
          <w:rStyle w:val="CommentReference"/>
        </w:rPr>
        <w:t xml:space="preserve"> shifts in temperature and how it’s </w:t>
      </w:r>
      <w:r>
        <w:t xml:space="preserve">  </w:t>
      </w:r>
    </w:p>
  </w:comment>
  <w:comment w:id="8" w:author="Parks, Robbie M" w:date="2018-11-16T09:49:00Z" w:initials="PRM">
    <w:p w14:paraId="3ABBCABE" w14:textId="115E9CC0" w:rsidR="00737A8B" w:rsidRDefault="00737A8B">
      <w:pPr>
        <w:pStyle w:val="CommentText"/>
      </w:pPr>
      <w:r>
        <w:rPr>
          <w:rStyle w:val="CommentReference"/>
        </w:rPr>
        <w:annotationRef/>
      </w:r>
      <w:r>
        <w:t>Not exciting</w:t>
      </w:r>
    </w:p>
  </w:comment>
  <w:comment w:id="9" w:author="Ezzati, Majid" w:date="2018-11-06T06:14:00Z" w:initials="EM">
    <w:p w14:paraId="342C9D34" w14:textId="7EAA7F45" w:rsidR="00D16674" w:rsidRDefault="00D16674">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D16674" w:rsidRDefault="00D16674">
      <w:pPr>
        <w:pStyle w:val="CommentText"/>
      </w:pPr>
    </w:p>
    <w:p w14:paraId="385C7C7F" w14:textId="5BC74CED" w:rsidR="00D16674" w:rsidRDefault="00D16674">
      <w:pPr>
        <w:pStyle w:val="CommentText"/>
      </w:pPr>
      <w:r>
        <w:t>But don’t change the intro until we discuss the logic</w:t>
      </w:r>
    </w:p>
  </w:comment>
  <w:comment w:id="10" w:author="Parks, Robbie M" w:date="2018-11-16T09:50:00Z" w:initials="PRM">
    <w:p w14:paraId="5747E0EC" w14:textId="08CEF86B" w:rsidR="00737A8B" w:rsidRDefault="00737A8B">
      <w:pPr>
        <w:pStyle w:val="CommentText"/>
      </w:pPr>
      <w:r>
        <w:rPr>
          <w:rStyle w:val="CommentReference"/>
        </w:rPr>
        <w:annotationRef/>
      </w:r>
      <w:r>
        <w:t>Move to discussion</w:t>
      </w:r>
    </w:p>
  </w:comment>
  <w:comment w:id="13" w:author="Parks, Robbie M" w:date="2018-11-16T09:50:00Z" w:initials="PRM">
    <w:p w14:paraId="63127FAB" w14:textId="467DFD8C" w:rsidR="00737A8B" w:rsidRDefault="00737A8B">
      <w:pPr>
        <w:pStyle w:val="CommentText"/>
      </w:pPr>
      <w:r>
        <w:rPr>
          <w:rStyle w:val="CommentReference"/>
        </w:rPr>
        <w:annotationRef/>
      </w:r>
      <w:r>
        <w:t>Make clear the gap we are filling</w:t>
      </w:r>
    </w:p>
  </w:comment>
  <w:comment w:id="15" w:author="Parks, Robbie M" w:date="2018-11-16T09:50:00Z" w:initials="PRM">
    <w:p w14:paraId="2B0A837F" w14:textId="7A7D0279" w:rsidR="00737A8B" w:rsidRDefault="00737A8B">
      <w:pPr>
        <w:pStyle w:val="CommentText"/>
      </w:pPr>
      <w:r>
        <w:rPr>
          <w:rStyle w:val="CommentReference"/>
        </w:rPr>
        <w:annotationRef/>
      </w:r>
      <w:r>
        <w:t>Age group and sex</w:t>
      </w:r>
    </w:p>
  </w:comment>
  <w:comment w:id="16" w:author="Parks, Robbie M" w:date="2018-11-16T09:51:00Z" w:initials="PRM">
    <w:p w14:paraId="05F86BAB" w14:textId="0B844F73" w:rsidR="009F507F" w:rsidRDefault="009F507F">
      <w:pPr>
        <w:pStyle w:val="CommentText"/>
      </w:pPr>
      <w:r>
        <w:rPr>
          <w:rStyle w:val="CommentReference"/>
        </w:rPr>
        <w:annotationRef/>
      </w:r>
      <w:r>
        <w:t>Go back to seasonality paper</w:t>
      </w:r>
    </w:p>
  </w:comment>
  <w:comment w:id="19" w:author="Ezzati, Majid" w:date="2018-11-06T06:18:00Z" w:initials="EM">
    <w:p w14:paraId="34E4DA66" w14:textId="25A8847A" w:rsidR="00D16674" w:rsidRDefault="00D16674">
      <w:pPr>
        <w:pStyle w:val="CommentText"/>
      </w:pPr>
      <w:r>
        <w:rPr>
          <w:rStyle w:val="CommentReference"/>
        </w:rPr>
        <w:annotationRef/>
      </w:r>
      <w:r>
        <w:t>Spellcheck in each version</w:t>
      </w:r>
    </w:p>
  </w:comment>
  <w:comment w:id="44" w:author="Ezzati, Majid" w:date="2018-11-06T06:18:00Z" w:initials="EM">
    <w:p w14:paraId="1938203B" w14:textId="44B4F951" w:rsidR="00D16674" w:rsidRDefault="00D16674">
      <w:pPr>
        <w:pStyle w:val="CommentText"/>
      </w:pPr>
      <w:r>
        <w:rPr>
          <w:rStyle w:val="CommentReference"/>
        </w:rPr>
        <w:annotationRef/>
      </w:r>
      <w:r>
        <w:t>Discuss what goes in here</w:t>
      </w:r>
    </w:p>
    <w:p w14:paraId="6DCD752F" w14:textId="43D4137F" w:rsidR="00D16674" w:rsidRDefault="00D16674">
      <w:pPr>
        <w:pStyle w:val="CommentText"/>
      </w:pPr>
    </w:p>
    <w:p w14:paraId="39FCD6B0" w14:textId="1D0B3462" w:rsidR="00D16674" w:rsidRDefault="00D16674">
      <w:pPr>
        <w:pStyle w:val="CommentText"/>
      </w:pPr>
      <w:r>
        <w:t xml:space="preserve">What our aim was </w:t>
      </w:r>
    </w:p>
    <w:p w14:paraId="51E5485A" w14:textId="07C4C825" w:rsidR="00D16674" w:rsidRDefault="00D16674">
      <w:pPr>
        <w:pStyle w:val="CommentText"/>
      </w:pPr>
      <w:r>
        <w:t>Then what we did</w:t>
      </w:r>
    </w:p>
    <w:p w14:paraId="233EEDAA" w14:textId="67365CC6" w:rsidR="00D16674" w:rsidRDefault="00D16674">
      <w:pPr>
        <w:pStyle w:val="CommentText"/>
      </w:pPr>
    </w:p>
    <w:p w14:paraId="2B920ADF" w14:textId="02A279EB" w:rsidR="00D16674" w:rsidRDefault="00D16674">
      <w:pPr>
        <w:pStyle w:val="CommentText"/>
      </w:pPr>
      <w:r>
        <w:t>First defined a measure of anomaly (versus absolute temperature)</w:t>
      </w:r>
    </w:p>
    <w:p w14:paraId="2E2BCD91" w14:textId="77777777" w:rsidR="00D16674" w:rsidRDefault="00D16674">
      <w:pPr>
        <w:pStyle w:val="CommentText"/>
      </w:pPr>
    </w:p>
  </w:comment>
  <w:comment w:id="49" w:author="Ezzati, Majid" w:date="2018-11-06T06:20:00Z" w:initials="EM">
    <w:p w14:paraId="3E168734" w14:textId="50F33433" w:rsidR="00D16674" w:rsidRDefault="00D16674">
      <w:pPr>
        <w:pStyle w:val="CommentText"/>
      </w:pPr>
      <w:r>
        <w:rPr>
          <w:rStyle w:val="CommentReference"/>
        </w:rPr>
        <w:annotationRef/>
      </w:r>
      <w:r>
        <w:t>???</w:t>
      </w:r>
    </w:p>
  </w:comment>
  <w:comment w:id="54" w:author="Ezzati, Majid" w:date="2018-11-06T06:21:00Z" w:initials="EM">
    <w:p w14:paraId="45EFD5AD" w14:textId="4AD882B0" w:rsidR="00D16674" w:rsidRDefault="00D16674">
      <w:pPr>
        <w:pStyle w:val="CommentText"/>
      </w:pPr>
      <w:r>
        <w:rPr>
          <w:rStyle w:val="CommentReference"/>
        </w:rPr>
        <w:annotationRef/>
      </w:r>
      <w:r>
        <w:t xml:space="preserve">There must also be </w:t>
      </w:r>
      <w:proofErr w:type="spellStart"/>
      <w:r>
        <w:t>an “other</w:t>
      </w:r>
      <w:proofErr w:type="spellEnd"/>
      <w:r>
        <w:t>” even if we don’t use it</w:t>
      </w:r>
    </w:p>
  </w:comment>
  <w:comment w:id="74" w:author="Ezzati, Majid" w:date="2018-11-06T06:23:00Z" w:initials="EM">
    <w:p w14:paraId="15D57AA0" w14:textId="5D5769D4" w:rsidR="00D16674" w:rsidRDefault="00D16674">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16674" w:rsidRDefault="00D16674">
      <w:pPr>
        <w:pStyle w:val="CommentText"/>
      </w:pPr>
    </w:p>
    <w:p w14:paraId="1EB6AA64" w14:textId="68BA8F86" w:rsidR="00D16674" w:rsidRDefault="00D16674">
      <w:pPr>
        <w:pStyle w:val="CommentText"/>
      </w:pPr>
      <w:r>
        <w:t>More generally, avoid jargon or showing off technical language of physics/stats/epi</w:t>
      </w:r>
    </w:p>
  </w:comment>
  <w:comment w:id="75" w:author="Parks, Robbie M" w:date="2018-11-13T17:13:00Z" w:initials="PRM">
    <w:p w14:paraId="73376970" w14:textId="2FE3EDA9" w:rsidR="00D16674" w:rsidRDefault="00D16674">
      <w:pPr>
        <w:pStyle w:val="CommentText"/>
      </w:pPr>
      <w:r>
        <w:rPr>
          <w:rStyle w:val="CommentReference"/>
        </w:rPr>
        <w:annotationRef/>
      </w:r>
      <w:r>
        <w:t>I’ve tried to fix</w:t>
      </w:r>
    </w:p>
  </w:comment>
  <w:comment w:id="82" w:author="Ezzati, Majid" w:date="2018-11-06T06:26:00Z" w:initials="EM">
    <w:p w14:paraId="369D4055" w14:textId="6BE6345B" w:rsidR="00D16674" w:rsidRDefault="00D16674">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D16674" w:rsidRDefault="00D16674">
      <w:pPr>
        <w:pStyle w:val="CommentText"/>
      </w:pPr>
    </w:p>
    <w:p w14:paraId="716863B5" w14:textId="15A4CDB1" w:rsidR="00D16674" w:rsidRDefault="00D16674">
      <w:pPr>
        <w:pStyle w:val="CommentText"/>
      </w:pPr>
      <w:r>
        <w:t>Give people your logic not your mechanics and do so in clear ways</w:t>
      </w:r>
    </w:p>
  </w:comment>
  <w:comment w:id="92" w:author="Parks, Robbie M" w:date="2018-11-16T09:41:00Z" w:initials="PRM">
    <w:p w14:paraId="73DA8181" w14:textId="2D209574" w:rsidR="00D16674" w:rsidRDefault="00D16674">
      <w:pPr>
        <w:pStyle w:val="CommentText"/>
      </w:pPr>
      <w:r>
        <w:rPr>
          <w:rStyle w:val="CommentReference"/>
        </w:rPr>
        <w:annotationRef/>
      </w:r>
      <w:r w:rsidR="001C250A">
        <w:t>3-4 sentences at most. Highly correlated other variables. Once mean was in the model</w:t>
      </w:r>
      <w:r w:rsidR="009E368F">
        <w:t xml:space="preserve"> the others didn’t contribute. Correlations</w:t>
      </w:r>
      <w:r w:rsidR="00A743A3">
        <w:t>. Start as bullets</w:t>
      </w:r>
      <w:r w:rsidR="00EE19FF">
        <w:t>. Metric</w:t>
      </w:r>
      <w:r w:rsidR="006021A0">
        <w:t xml:space="preserve"> as average daily and maximum daily. Metric and then how we summarise across month.</w:t>
      </w:r>
    </w:p>
  </w:comment>
  <w:comment w:id="129" w:author="Ezzati, Majid" w:date="2018-11-06T06:28:00Z" w:initials="EM">
    <w:p w14:paraId="4B0E15A7" w14:textId="5E088CBD" w:rsidR="00D16674" w:rsidRDefault="00D16674">
      <w:pPr>
        <w:pStyle w:val="CommentText"/>
      </w:pPr>
      <w:r>
        <w:rPr>
          <w:rStyle w:val="CommentReference"/>
        </w:rPr>
        <w:annotationRef/>
      </w:r>
      <w:r>
        <w:t>Unclear what in relation to place of residence means</w:t>
      </w:r>
    </w:p>
  </w:comment>
  <w:comment w:id="134" w:author="Ezzati, Majid" w:date="2018-11-06T06:35:00Z" w:initials="EM">
    <w:p w14:paraId="191E0A2D" w14:textId="434231D4" w:rsidR="00D16674" w:rsidRDefault="00D16674">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D16674" w:rsidRDefault="00D16674">
      <w:pPr>
        <w:pStyle w:val="CommentText"/>
      </w:pPr>
    </w:p>
    <w:p w14:paraId="056E752A" w14:textId="45FD5535" w:rsidR="00D16674" w:rsidRDefault="00D16674">
      <w:pPr>
        <w:pStyle w:val="CommentText"/>
      </w:pPr>
      <w:r>
        <w:t>Should more of a logic be stated here</w:t>
      </w:r>
    </w:p>
    <w:p w14:paraId="4DD8F18F" w14:textId="0C446C60" w:rsidR="00D16674" w:rsidRDefault="00D16674">
      <w:pPr>
        <w:pStyle w:val="CommentText"/>
      </w:pPr>
    </w:p>
    <w:p w14:paraId="37FE4F0E" w14:textId="720316D2" w:rsidR="00D16674" w:rsidRDefault="00D16674">
      <w:pPr>
        <w:pStyle w:val="CommentText"/>
      </w:pPr>
      <w:proofErr w:type="gramStart"/>
      <w:r>
        <w:t>There  is</w:t>
      </w:r>
      <w:proofErr w:type="gramEnd"/>
      <w:r>
        <w:t xml:space="preserve"> a long term trend and there is a systematic monthly pattern</w:t>
      </w:r>
    </w:p>
    <w:p w14:paraId="7B8F5884" w14:textId="15B4F4F4" w:rsidR="00D16674" w:rsidRDefault="00D16674">
      <w:pPr>
        <w:pStyle w:val="CommentText"/>
      </w:pPr>
      <w:r>
        <w:t>Then give what is in this paragraph now</w:t>
      </w:r>
    </w:p>
    <w:p w14:paraId="3F1C943D" w14:textId="1B50AFE2" w:rsidR="00D16674" w:rsidRDefault="00D16674">
      <w:pPr>
        <w:pStyle w:val="CommentText"/>
      </w:pPr>
    </w:p>
    <w:p w14:paraId="01782003" w14:textId="2EFBA886" w:rsidR="00D16674" w:rsidRDefault="00D16674">
      <w:pPr>
        <w:pStyle w:val="CommentText"/>
      </w:pPr>
    </w:p>
  </w:comment>
  <w:comment w:id="154" w:author="Ezzati, Majid" w:date="2018-11-06T06:34:00Z" w:initials="EM">
    <w:p w14:paraId="48293A76" w14:textId="79A25B44" w:rsidR="00D16674" w:rsidRDefault="00D16674">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158" w:author="Ezzati, Majid" w:date="2018-11-06T06:39:00Z" w:initials="EM">
    <w:p w14:paraId="5423DF21" w14:textId="3E452628" w:rsidR="00D16674" w:rsidRDefault="00D16674">
      <w:pPr>
        <w:pStyle w:val="CommentText"/>
      </w:pPr>
      <w:r>
        <w:rPr>
          <w:rStyle w:val="CommentReference"/>
        </w:rPr>
        <w:annotationRef/>
      </w:r>
      <w:r>
        <w:t xml:space="preserve">Vague given all the time terms above now. Which trend </w:t>
      </w:r>
    </w:p>
  </w:comment>
  <w:comment w:id="170" w:author="Ezzati, Majid" w:date="2018-11-06T06:38:00Z" w:initials="EM">
    <w:p w14:paraId="42E5810B" w14:textId="4706A8CE" w:rsidR="00D16674" w:rsidRDefault="00D16674">
      <w:pPr>
        <w:pStyle w:val="CommentText"/>
      </w:pPr>
      <w:r>
        <w:rPr>
          <w:rStyle w:val="CommentReference"/>
        </w:rPr>
        <w:annotationRef/>
      </w:r>
      <w:r>
        <w:t>I don’t think this non-linearity. It is everything else. And I don’t think it should stay here; it should go where detailed description given</w:t>
      </w:r>
    </w:p>
  </w:comment>
  <w:comment w:id="173" w:author="Ezzati, Majid" w:date="2018-11-06T06:56:00Z" w:initials="EM">
    <w:p w14:paraId="6D296B72" w14:textId="197756FD" w:rsidR="00D16674" w:rsidRDefault="00D16674">
      <w:pPr>
        <w:pStyle w:val="CommentText"/>
      </w:pPr>
      <w:r>
        <w:rPr>
          <w:rStyle w:val="CommentReference"/>
        </w:rPr>
        <w:annotationRef/>
      </w:r>
      <w:r>
        <w:t>This is the key component</w:t>
      </w:r>
    </w:p>
  </w:comment>
  <w:comment w:id="196" w:author="Ezzati, Majid" w:date="2018-11-06T06:58:00Z" w:initials="EM">
    <w:p w14:paraId="4A5B04E6" w14:textId="39FD4F8E" w:rsidR="00D16674" w:rsidRDefault="00D16674">
      <w:pPr>
        <w:pStyle w:val="CommentText"/>
      </w:pPr>
      <w:r>
        <w:rPr>
          <w:rStyle w:val="CommentReference"/>
        </w:rPr>
        <w:annotationRef/>
      </w:r>
      <w:r>
        <w:t>Can we have a more reader friendly term like type of injury or class of injury</w:t>
      </w:r>
    </w:p>
  </w:comment>
  <w:comment w:id="209" w:author="Ezzati, Majid" w:date="2018-11-06T06:59:00Z" w:initials="EM">
    <w:p w14:paraId="527CF713" w14:textId="31DEF30D" w:rsidR="00D16674" w:rsidRDefault="00D16674">
      <w:pPr>
        <w:pStyle w:val="CommentText"/>
      </w:pPr>
      <w:r>
        <w:rPr>
          <w:rStyle w:val="CommentReference"/>
        </w:rPr>
        <w:annotationRef/>
      </w:r>
      <w:r>
        <w:t>Fitted the model??</w:t>
      </w:r>
    </w:p>
  </w:comment>
  <w:comment w:id="210" w:author="Ezzati, Majid" w:date="2018-11-06T06:59:00Z" w:initials="EM">
    <w:p w14:paraId="2F1A0960" w14:textId="13C50478" w:rsidR="00D16674" w:rsidRDefault="00D16674">
      <w:pPr>
        <w:pStyle w:val="CommentText"/>
      </w:pPr>
      <w:r>
        <w:rPr>
          <w:rStyle w:val="CommentReference"/>
        </w:rPr>
        <w:annotationRef/>
      </w:r>
      <w:r>
        <w:t>Sounds like you are standing with a bucket of basket collecting but fine if this is what people use</w:t>
      </w:r>
    </w:p>
  </w:comment>
  <w:comment w:id="214" w:author="Ezzati, Majid" w:date="2018-11-06T07:00:00Z" w:initials="EM">
    <w:p w14:paraId="15D2C47D" w14:textId="72BCD14B" w:rsidR="00D16674" w:rsidRDefault="00D16674">
      <w:pPr>
        <w:pStyle w:val="CommentText"/>
      </w:pPr>
      <w:r>
        <w:rPr>
          <w:rStyle w:val="CommentReference"/>
        </w:rPr>
        <w:annotationRef/>
      </w:r>
      <w:r>
        <w:t>To say why this counterfactual but to discuss before writing.</w:t>
      </w:r>
    </w:p>
  </w:comment>
  <w:comment w:id="216" w:author="Ezzati, Majid" w:date="2018-11-06T07:06:00Z" w:initials="EM">
    <w:p w14:paraId="29E49B50" w14:textId="1F1EEFBB" w:rsidR="00D16674" w:rsidRDefault="00D16674">
      <w:pPr>
        <w:pStyle w:val="CommentText"/>
      </w:pPr>
      <w:r>
        <w:rPr>
          <w:rStyle w:val="CommentReference"/>
        </w:rPr>
        <w:annotationRef/>
      </w:r>
      <w:r>
        <w:t>Not sure I understand. To discuss rewriting based on PM paper but leave as is until we discuss</w:t>
      </w:r>
    </w:p>
  </w:comment>
  <w:comment w:id="219" w:author="Ezzati, Majid" w:date="2018-10-22T19:35:00Z" w:initials="EM">
    <w:p w14:paraId="0B814888" w14:textId="2B4C3065" w:rsidR="00D16674" w:rsidRDefault="00D16674">
      <w:pPr>
        <w:pStyle w:val="CommentText"/>
      </w:pPr>
      <w:r>
        <w:rPr>
          <w:rStyle w:val="CommentReference"/>
        </w:rPr>
        <w:annotationRef/>
      </w:r>
      <w:r>
        <w:t xml:space="preserve">are these the forest plots? </w:t>
      </w:r>
    </w:p>
  </w:comment>
  <w:comment w:id="220" w:author="Parks, Robbie M" w:date="2018-10-29T12:15:00Z" w:initials="PRM">
    <w:p w14:paraId="351E5D0B" w14:textId="3CA9A6C0" w:rsidR="00D16674" w:rsidRDefault="00D16674">
      <w:pPr>
        <w:pStyle w:val="CommentText"/>
      </w:pPr>
      <w:r>
        <w:rPr>
          <w:rStyle w:val="CommentReference"/>
        </w:rPr>
        <w:annotationRef/>
      </w:r>
      <w:r>
        <w:t>Yes</w:t>
      </w:r>
    </w:p>
  </w:comment>
  <w:comment w:id="227" w:author="Majid2" w:date="2018-11-06T10:25:00Z" w:initials="M">
    <w:p w14:paraId="45E26AF2" w14:textId="61140875" w:rsidR="00D16674" w:rsidRDefault="00D16674">
      <w:pPr>
        <w:pStyle w:val="CommentText"/>
      </w:pPr>
      <w:r>
        <w:rPr>
          <w:rStyle w:val="CommentReference"/>
        </w:rPr>
        <w:annotationRef/>
      </w:r>
      <w:r>
        <w:t xml:space="preserve">A bullet on whether seasonality has (visually) persisted or weakened as levels have gone down </w:t>
      </w:r>
    </w:p>
  </w:comment>
  <w:comment w:id="230" w:author="Majid2" w:date="2018-11-06T10:29:00Z" w:initials="M">
    <w:p w14:paraId="4250C762" w14:textId="3316156C" w:rsidR="00D16674" w:rsidRDefault="00D16674">
      <w:pPr>
        <w:pStyle w:val="CommentText"/>
      </w:pPr>
      <w:r>
        <w:rPr>
          <w:rStyle w:val="CommentReference"/>
        </w:rPr>
        <w:annotationRef/>
      </w:r>
      <w:r>
        <w:t>To discuss if we should also do another two panels here that show number of deaths – discuss with James something like the countdown bar chart</w:t>
      </w:r>
    </w:p>
  </w:comment>
  <w:comment w:id="235" w:author="Majid2" w:date="2018-11-06T10:36:00Z" w:initials="M">
    <w:p w14:paraId="443F72F1" w14:textId="4A76DFCD" w:rsidR="00D16674" w:rsidRDefault="00D16674">
      <w:pPr>
        <w:pStyle w:val="CommentText"/>
      </w:pPr>
      <w:r>
        <w:rPr>
          <w:rStyle w:val="CommentReference"/>
        </w:rPr>
        <w:annotationRef/>
      </w:r>
      <w:r>
        <w:t xml:space="preserve">There is overlap in age groups between this and preceding bullet; best to remove </w:t>
      </w:r>
    </w:p>
  </w:comment>
  <w:comment w:id="237" w:author="Majid2" w:date="2018-11-06T10:36:00Z" w:initials="M">
    <w:p w14:paraId="3A21F006" w14:textId="4AAB088B" w:rsidR="00D16674" w:rsidRDefault="00D16674">
      <w:pPr>
        <w:pStyle w:val="CommentText"/>
      </w:pPr>
      <w:r>
        <w:rPr>
          <w:rStyle w:val="CommentReference"/>
        </w:rPr>
        <w:annotationRef/>
      </w:r>
      <w:r>
        <w:t>Combine with the intentional bullet – see note above</w:t>
      </w:r>
    </w:p>
  </w:comment>
  <w:comment w:id="254" w:author="Majid2" w:date="2018-11-06T10:52:00Z" w:initials="M">
    <w:p w14:paraId="3A9CE3C3" w14:textId="1341C336" w:rsidR="00D16674" w:rsidRDefault="00D16674">
      <w:pPr>
        <w:pStyle w:val="CommentText"/>
      </w:pPr>
      <w:r>
        <w:rPr>
          <w:rStyle w:val="CommentReference"/>
        </w:rPr>
        <w:annotationRef/>
      </w:r>
      <w:r>
        <w:t xml:space="preserve">Too much and too numerical. Just give the headlines for a supplementary figure. Perhaps discuss before attempting </w:t>
      </w:r>
    </w:p>
  </w:comment>
  <w:comment w:id="255" w:author="Majid2" w:date="2018-11-06T10:54:00Z" w:initials="M">
    <w:p w14:paraId="756C8725" w14:textId="248E7D3F" w:rsidR="00D16674" w:rsidRDefault="00D16674">
      <w:pPr>
        <w:pStyle w:val="CommentText"/>
      </w:pPr>
      <w:r>
        <w:rPr>
          <w:rStyle w:val="CommentReference"/>
        </w:rPr>
        <w:annotationRef/>
      </w:r>
      <w:r>
        <w:t xml:space="preserve">To also </w:t>
      </w:r>
      <w:proofErr w:type="spellStart"/>
      <w:r>
        <w:t>discsuss</w:t>
      </w:r>
      <w:proofErr w:type="spellEnd"/>
    </w:p>
  </w:comment>
  <w:comment w:id="256" w:author="Parks, Robbie M" w:date="2018-11-16T09:53:00Z" w:initials="PRM">
    <w:p w14:paraId="73644F72" w14:textId="73425E64" w:rsidR="00EC29E7" w:rsidRDefault="00EC29E7">
      <w:pPr>
        <w:pStyle w:val="CommentText"/>
      </w:pPr>
      <w:r>
        <w:rPr>
          <w:rStyle w:val="CommentReference"/>
        </w:rPr>
        <w:annotationRef/>
      </w:r>
      <w:r>
        <w:t>Inter-year variation</w:t>
      </w:r>
      <w:r w:rsidR="008A53AA">
        <w:t xml:space="preserve"> causation</w:t>
      </w:r>
    </w:p>
  </w:comment>
  <w:comment w:id="257" w:author="Parks, Robbie M" w:date="2018-11-16T09:53:00Z" w:initials="PRM">
    <w:p w14:paraId="4AB090EC" w14:textId="72B47AD5" w:rsidR="00C436BA" w:rsidRDefault="00C436BA">
      <w:pPr>
        <w:pStyle w:val="CommentText"/>
      </w:pPr>
      <w:r>
        <w:rPr>
          <w:rStyle w:val="CommentReference"/>
        </w:rPr>
        <w:annotationRef/>
      </w:r>
    </w:p>
  </w:comment>
  <w:comment w:id="258" w:author="Majid2" w:date="2018-11-06T10:59:00Z" w:initials="M">
    <w:p w14:paraId="5FF9511A" w14:textId="2B0ACFF6" w:rsidR="00D16674" w:rsidRDefault="00D16674">
      <w:pPr>
        <w:pStyle w:val="CommentText"/>
      </w:pPr>
      <w:r>
        <w:rPr>
          <w:rStyle w:val="CommentReference"/>
        </w:rPr>
        <w:annotationRef/>
      </w:r>
      <w:r>
        <w:t>To discuss which of these relevant – there is something that makes crashes high/low and something that changes it with temperature; they are not necessaril</w:t>
      </w:r>
      <w:bookmarkStart w:id="259" w:name="_GoBack"/>
      <w:bookmarkEnd w:id="259"/>
      <w:r>
        <w:t xml:space="preserve">y the same.  Same with </w:t>
      </w:r>
      <w:proofErr w:type="gramStart"/>
      <w:r>
        <w:t>all of</w:t>
      </w:r>
      <w:proofErr w:type="gramEnd"/>
      <w:r>
        <w:t xml:space="preserve"> the ones below</w:t>
      </w:r>
    </w:p>
  </w:comment>
  <w:comment w:id="266" w:author="Ezzati, Majid" w:date="2018-11-06T07:11:00Z" w:initials="EM">
    <w:p w14:paraId="1AB4113B" w14:textId="21D55A1D" w:rsidR="00D16674" w:rsidRDefault="00D16674">
      <w:pPr>
        <w:pStyle w:val="CommentText"/>
      </w:pPr>
      <w:r>
        <w:rPr>
          <w:rStyle w:val="CommentReference"/>
        </w:rPr>
        <w:annotationRef/>
      </w:r>
      <w:r>
        <w:t>Say it clearly</w:t>
      </w:r>
    </w:p>
  </w:comment>
  <w:comment w:id="305" w:author="Ezzati, Majid" w:date="2018-11-06T07:14:00Z" w:initials="EM">
    <w:p w14:paraId="06789800" w14:textId="305DD88E" w:rsidR="00D16674" w:rsidRDefault="00D16674">
      <w:pPr>
        <w:pStyle w:val="CommentText"/>
      </w:pPr>
      <w:r>
        <w:rPr>
          <w:rStyle w:val="CommentReference"/>
        </w:rPr>
        <w:annotationRef/>
      </w:r>
      <w:r>
        <w:t>Not needed; use the actual name</w:t>
      </w:r>
    </w:p>
  </w:comment>
  <w:comment w:id="316" w:author="Ezzati, Majid" w:date="2018-11-06T07:16:00Z" w:initials="EM">
    <w:p w14:paraId="3BE8691F" w14:textId="7AC00AE0" w:rsidR="00D16674" w:rsidRDefault="00D16674">
      <w:pPr>
        <w:pStyle w:val="CommentText"/>
      </w:pPr>
      <w:r>
        <w:rPr>
          <w:rStyle w:val="CommentReference"/>
        </w:rPr>
        <w:annotationRef/>
      </w:r>
      <w:r>
        <w:t>To discuss if we should show for the entire period</w:t>
      </w:r>
    </w:p>
  </w:comment>
  <w:comment w:id="322" w:author="Ezzati, Majid" w:date="2018-11-06T07:17:00Z" w:initials="EM">
    <w:p w14:paraId="2E56708E" w14:textId="674D6454" w:rsidR="00D16674" w:rsidRDefault="00D16674">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324" w:author="Ezzati, Majid" w:date="2018-11-06T07:18:00Z" w:initials="EM">
    <w:p w14:paraId="0F9E36B2" w14:textId="098B625D" w:rsidR="00D16674" w:rsidRDefault="00D16674">
      <w:pPr>
        <w:pStyle w:val="CommentText"/>
      </w:pPr>
      <w:r>
        <w:rPr>
          <w:rStyle w:val="CommentReference"/>
        </w:rPr>
        <w:annotationRef/>
      </w:r>
      <w:r>
        <w:t xml:space="preserve">Complex and hard to follow. Look at PM figure captions and go for clarity/simplicity/readability. </w:t>
      </w:r>
    </w:p>
  </w:comment>
  <w:comment w:id="337" w:author="Ezzati, Majid" w:date="2018-11-06T07:19:00Z" w:initials="EM">
    <w:p w14:paraId="37EB3C4F" w14:textId="484040F0" w:rsidR="00D16674" w:rsidRDefault="00D16674">
      <w:pPr>
        <w:pStyle w:val="CommentText"/>
      </w:pPr>
      <w:r>
        <w:rPr>
          <w:rStyle w:val="CommentReference"/>
        </w:rPr>
        <w:annotationRef/>
      </w:r>
      <w:r>
        <w:t>???? for each set of bars or ….</w:t>
      </w:r>
    </w:p>
  </w:comment>
  <w:comment w:id="339" w:author="Ezzati, Majid" w:date="2018-11-06T07:20:00Z" w:initials="EM">
    <w:p w14:paraId="5D72B834" w14:textId="17D406D3" w:rsidR="00D16674" w:rsidRDefault="00D16674">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06A3FE38" w15:done="0"/>
  <w15:commentEx w15:paraId="3ABBCABE" w15:done="0"/>
  <w15:commentEx w15:paraId="385C7C7F" w15:done="0"/>
  <w15:commentEx w15:paraId="5747E0EC" w15:done="0"/>
  <w15:commentEx w15:paraId="63127FAB"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A7458C" w14:textId="77777777" w:rsidR="00CC5437" w:rsidRDefault="00CC5437">
      <w:pPr>
        <w:spacing w:after="0" w:line="240" w:lineRule="auto"/>
      </w:pPr>
      <w:r>
        <w:separator/>
      </w:r>
    </w:p>
  </w:endnote>
  <w:endnote w:type="continuationSeparator" w:id="0">
    <w:p w14:paraId="3BFF7A6E" w14:textId="77777777" w:rsidR="00CC5437" w:rsidRDefault="00CC5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16674" w:rsidRDefault="00D1667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16674" w:rsidRDefault="00D1667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16674" w:rsidRDefault="00D1667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436BA">
      <w:rPr>
        <w:rStyle w:val="PageNumber"/>
        <w:noProof/>
      </w:rPr>
      <w:t>9</w:t>
    </w:r>
    <w:r>
      <w:rPr>
        <w:rStyle w:val="PageNumber"/>
      </w:rPr>
      <w:fldChar w:fldCharType="end"/>
    </w:r>
  </w:p>
  <w:p w14:paraId="3F8F309C" w14:textId="77777777" w:rsidR="00D16674" w:rsidRDefault="00D1667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0E3248" w14:textId="77777777" w:rsidR="00CC5437" w:rsidRDefault="00CC5437">
      <w:pPr>
        <w:spacing w:after="0" w:line="240" w:lineRule="auto"/>
      </w:pPr>
      <w:r>
        <w:separator/>
      </w:r>
    </w:p>
  </w:footnote>
  <w:footnote w:type="continuationSeparator" w:id="0">
    <w:p w14:paraId="422590B7" w14:textId="77777777" w:rsidR="00CC5437" w:rsidRDefault="00CC543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5501"/>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505CF"/>
    <w:rsid w:val="00151901"/>
    <w:rsid w:val="00152658"/>
    <w:rsid w:val="00152F5E"/>
    <w:rsid w:val="00156958"/>
    <w:rsid w:val="00156FC7"/>
    <w:rsid w:val="0016077E"/>
    <w:rsid w:val="00160AE2"/>
    <w:rsid w:val="00161E98"/>
    <w:rsid w:val="00162988"/>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178"/>
    <w:rsid w:val="001C250A"/>
    <w:rsid w:val="001C2D6F"/>
    <w:rsid w:val="001C38C2"/>
    <w:rsid w:val="001C3E28"/>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D8D"/>
    <w:rsid w:val="002D1682"/>
    <w:rsid w:val="002D1F5C"/>
    <w:rsid w:val="002D336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0FA1"/>
    <w:rsid w:val="00452C20"/>
    <w:rsid w:val="00452DCF"/>
    <w:rsid w:val="00453854"/>
    <w:rsid w:val="00453A9A"/>
    <w:rsid w:val="004565A9"/>
    <w:rsid w:val="004566FC"/>
    <w:rsid w:val="00457B55"/>
    <w:rsid w:val="00461017"/>
    <w:rsid w:val="004610E6"/>
    <w:rsid w:val="004613C7"/>
    <w:rsid w:val="00461892"/>
    <w:rsid w:val="00462AFB"/>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7CAA"/>
    <w:rsid w:val="00797D2E"/>
    <w:rsid w:val="007A02F0"/>
    <w:rsid w:val="007A322B"/>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F06"/>
    <w:rsid w:val="00A77F87"/>
    <w:rsid w:val="00A82F83"/>
    <w:rsid w:val="00A83200"/>
    <w:rsid w:val="00A834C0"/>
    <w:rsid w:val="00A8418C"/>
    <w:rsid w:val="00A84DE4"/>
    <w:rsid w:val="00A85AD2"/>
    <w:rsid w:val="00A860FB"/>
    <w:rsid w:val="00A869BC"/>
    <w:rsid w:val="00A86D9D"/>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F0B65"/>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93E"/>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37A74"/>
    <w:rsid w:val="00C40303"/>
    <w:rsid w:val="00C412F5"/>
    <w:rsid w:val="00C436BA"/>
    <w:rsid w:val="00C4447B"/>
    <w:rsid w:val="00C44565"/>
    <w:rsid w:val="00C45EE7"/>
    <w:rsid w:val="00C4665D"/>
    <w:rsid w:val="00C46876"/>
    <w:rsid w:val="00C47C10"/>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437"/>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B74D6"/>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A906998-F3F2-8142-8FAF-5A0AB96BE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26</Pages>
  <Words>23657</Words>
  <Characters>134848</Characters>
  <Application>Microsoft Macintosh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117</cp:revision>
  <dcterms:created xsi:type="dcterms:W3CDTF">2018-11-13T16:16:00Z</dcterms:created>
  <dcterms:modified xsi:type="dcterms:W3CDTF">2018-11-16T14:54:00Z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