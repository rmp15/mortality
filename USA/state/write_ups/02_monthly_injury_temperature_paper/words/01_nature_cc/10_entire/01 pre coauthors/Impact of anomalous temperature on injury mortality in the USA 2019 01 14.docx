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proofErr w:type="spellStart"/>
      <w:r w:rsidR="00F018AF">
        <w:rPr>
          <w:color w:val="000000" w:themeColor="text1"/>
          <w:lang w:val="it-IT"/>
        </w:rPr>
        <w:t>Vasilis</w:t>
      </w:r>
      <w:proofErr w:type="spellEnd"/>
      <w:r w:rsidR="00F018AF">
        <w:rPr>
          <w:color w:val="000000" w:themeColor="text1"/>
          <w:lang w:val="it-IT"/>
        </w:rPr>
        <w:t xml:space="preserve">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w:t>
      </w:r>
      <w:proofErr w:type="gramStart"/>
      <w:r w:rsidR="00D03B30">
        <w:rPr>
          <w:color w:val="000000" w:themeColor="text1"/>
        </w:rPr>
        <w:t>as a result of</w:t>
      </w:r>
      <w:proofErr w:type="gramEnd"/>
      <w:r w:rsidR="00D03B30">
        <w:rPr>
          <w:color w:val="000000" w:themeColor="text1"/>
        </w:rPr>
        <w:t xml:space="preserve">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7777777" w:rsidR="00C21FFF" w:rsidRDefault="00BC291C" w:rsidP="002A2E8D">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proofErr w:type="gramStart"/>
      <w:r w:rsidR="00C91B02" w:rsidRPr="003017A9">
        <w:t>as a result of</w:t>
      </w:r>
      <w:proofErr w:type="gramEnd"/>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pPr>
        <w:spacing w:line="480" w:lineRule="auto"/>
        <w:pPrChange w:id="42" w:author="Parks, Robbie M" w:date="2019-01-10T10:49:00Z">
          <w:pPr/>
        </w:pPrChange>
      </w:pPr>
    </w:p>
    <w:p w14:paraId="2A4F5236" w14:textId="1B4FEE0F" w:rsidR="00A83200" w:rsidDel="00871CC0" w:rsidRDefault="00C21FFF">
      <w:pPr>
        <w:spacing w:line="480" w:lineRule="auto"/>
        <w:rPr>
          <w:del w:id="43" w:author="Parks, Robbie M" w:date="2019-01-02T13:50:00Z"/>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2769223" w14:textId="77777777" w:rsidR="00871CC0" w:rsidRDefault="00871CC0">
      <w:pPr>
        <w:spacing w:line="480" w:lineRule="auto"/>
        <w:rPr>
          <w:ins w:id="47" w:author="Parks, Robbie M" w:date="2019-01-09T15:14:00Z"/>
        </w:rPr>
        <w:pPrChange w:id="48" w:author="Parks, Robbie M" w:date="2019-01-10T10:49:00Z">
          <w:pPr/>
        </w:pPrChange>
      </w:pPr>
    </w:p>
    <w:p w14:paraId="45458504" w14:textId="77777777" w:rsidR="00852290" w:rsidRPr="00886AE3" w:rsidRDefault="00852290" w:rsidP="00886AE3">
      <w:pPr>
        <w:spacing w:line="480" w:lineRule="auto"/>
        <w:rPr>
          <w:ins w:id="49" w:author="Parks, Robbie M" w:date="2019-01-02T13:50:00Z"/>
          <w:rFonts w:eastAsia="Times New Roman"/>
          <w:color w:val="000000"/>
        </w:rPr>
      </w:pPr>
    </w:p>
    <w:p w14:paraId="32241E08" w14:textId="31A51D5A" w:rsidR="005B36C6" w:rsidDel="00314FA7" w:rsidRDefault="0066420A">
      <w:pPr>
        <w:spacing w:line="480" w:lineRule="auto"/>
        <w:rPr>
          <w:del w:id="50" w:author="Parks, Robbie M" w:date="2019-01-09T15:14:00Z"/>
          <w:b/>
        </w:rPr>
        <w:pPrChange w:id="51" w:author="Parks, Robbie M" w:date="2019-01-09T15:14:00Z">
          <w:pPr/>
        </w:pPrChange>
      </w:pPr>
      <w:ins w:id="52" w:author="Parks, Robbie M" w:date="2019-01-10T10:58:00Z">
        <w:r>
          <w:t>Our results show that s</w:t>
        </w:r>
        <w:r w:rsidRPr="00886AE3">
          <w:t xml:space="preserve">easonality </w:t>
        </w:r>
        <w:r>
          <w:t xml:space="preserve">is </w:t>
        </w:r>
        <w:r w:rsidRPr="00886AE3">
          <w:t xml:space="preserve">evident in transport and drowning deaths, as in </w:t>
        </w:r>
      </w:ins>
      <w:ins w:id="53" w:author="Bennett, James E" w:date="2019-01-11T16:31:00Z">
        <w:r w:rsidR="00922239">
          <w:t xml:space="preserve">a </w:t>
        </w:r>
      </w:ins>
      <w:ins w:id="54" w:author="Parks, Robbie M" w:date="2019-01-10T10:58:00Z">
        <w:r w:rsidRPr="00886AE3">
          <w:t>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ins>
      <w:ins w:id="55" w:author="Parks, Robbie M" w:date="2019-01-10T10:59:00Z">
        <w:r w:rsidR="00C37613">
          <w:t xml:space="preserve">While </w:t>
        </w:r>
      </w:ins>
    </w:p>
    <w:p w14:paraId="21807569" w14:textId="484F8923" w:rsidR="00B119D5" w:rsidDel="00314FA7" w:rsidRDefault="00621835">
      <w:pPr>
        <w:spacing w:line="480" w:lineRule="auto"/>
        <w:rPr>
          <w:del w:id="56" w:author="Parks, Robbie M" w:date="2019-01-09T15:14:00Z"/>
          <w:i/>
        </w:rPr>
        <w:pPrChange w:id="57" w:author="Parks, Robbie M" w:date="2019-01-09T15:14:00Z">
          <w:pPr/>
        </w:pPrChange>
      </w:pPr>
      <w:del w:id="58" w:author="Parks, Robbie M" w:date="2019-01-09T15:14:00Z">
        <w:r w:rsidRPr="00886AE3" w:rsidDel="00314FA7">
          <w:rPr>
            <w:i/>
          </w:rPr>
          <w:delText>How do we compare with prior studies?</w:delText>
        </w:r>
      </w:del>
    </w:p>
    <w:p w14:paraId="7F7AE531" w14:textId="77777777" w:rsidR="00483467" w:rsidRPr="00314FA7" w:rsidDel="00314FA7" w:rsidRDefault="00483467">
      <w:pPr>
        <w:spacing w:line="480" w:lineRule="auto"/>
        <w:rPr>
          <w:del w:id="59" w:author="Parks, Robbie M" w:date="2019-01-09T15:14:00Z"/>
          <w:i/>
          <w:rPrChange w:id="60" w:author="Parks, Robbie M" w:date="2019-01-09T15:14:00Z">
            <w:rPr>
              <w:del w:id="61" w:author="Parks, Robbie M" w:date="2019-01-09T15:14:00Z"/>
            </w:rPr>
          </w:rPrChange>
        </w:rPr>
        <w:pPrChange w:id="62" w:author="Parks, Robbie M" w:date="2019-01-09T15:14:00Z">
          <w:pPr/>
        </w:pPrChange>
      </w:pPr>
    </w:p>
    <w:p w14:paraId="761634FA" w14:textId="46D67EC6" w:rsidR="00335C7B" w:rsidDel="00F61428" w:rsidRDefault="00335C7B">
      <w:pPr>
        <w:spacing w:line="480" w:lineRule="auto"/>
        <w:rPr>
          <w:ins w:id="63" w:author="Bennett, James E" w:date="2019-01-09T10:39:00Z"/>
          <w:del w:id="64" w:author="Parks, Robbie M" w:date="2019-01-09T15:21:00Z"/>
        </w:rPr>
        <w:pPrChange w:id="65" w:author="Parks, Robbie M" w:date="2019-01-09T15:14:00Z">
          <w:pPr>
            <w:pStyle w:val="ListParagraph"/>
            <w:numPr>
              <w:numId w:val="11"/>
            </w:numPr>
            <w:spacing w:after="0" w:line="240" w:lineRule="auto"/>
            <w:ind w:hanging="360"/>
          </w:pPr>
        </w:pPrChange>
      </w:pPr>
      <w:ins w:id="66" w:author="Bennett, James E" w:date="2019-01-09T10:39:00Z">
        <w:del w:id="67" w:author="Parks, Robbie M" w:date="2019-01-10T10:59:00Z">
          <w:r w:rsidDel="00C37613">
            <w:delText>T</w:delText>
          </w:r>
        </w:del>
      </w:ins>
      <w:ins w:id="68" w:author="Parks, Robbie M" w:date="2019-01-10T10:59:00Z">
        <w:r w:rsidR="00C37613">
          <w:t>t</w:t>
        </w:r>
      </w:ins>
      <w:ins w:id="69" w:author="Bennett, James E" w:date="2019-01-09T10:39:00Z">
        <w:r>
          <w:t xml:space="preserve">here have been no </w:t>
        </w:r>
      </w:ins>
      <w:ins w:id="70" w:author="Parks, Robbie M" w:date="2019-01-09T15:04:00Z">
        <w:r w:rsidR="00EC7025">
          <w:t xml:space="preserve">previous </w:t>
        </w:r>
      </w:ins>
      <w:ins w:id="71" w:author="Bennett, James E" w:date="2019-01-09T10:39:00Z">
        <w:r>
          <w:t xml:space="preserve">studies which have associated </w:t>
        </w:r>
      </w:ins>
      <w:ins w:id="72" w:author="Parks, Robbie M" w:date="2019-01-10T10:42:00Z">
        <w:r w:rsidR="005271AA">
          <w:t xml:space="preserve">monthly </w:t>
        </w:r>
      </w:ins>
      <w:ins w:id="73" w:author="Bennett, James E" w:date="2019-01-09T10:39:00Z">
        <w:r>
          <w:t>temperature anomaly with injury morta</w:t>
        </w:r>
      </w:ins>
      <w:ins w:id="74" w:author="Bennett, James E" w:date="2019-01-09T10:40:00Z">
        <w:r>
          <w:t xml:space="preserve">lity, </w:t>
        </w:r>
        <w:del w:id="75" w:author="Parks, Robbie M" w:date="2019-01-10T10:59:00Z">
          <w:r w:rsidDel="00B72676">
            <w:delText xml:space="preserve">however, </w:delText>
          </w:r>
        </w:del>
      </w:ins>
      <w:ins w:id="76" w:author="Bennett, James E" w:date="2019-01-09T10:41:00Z">
        <w:r>
          <w:t>our result</w:t>
        </w:r>
      </w:ins>
      <w:ins w:id="77" w:author="Parks, Robbie M" w:date="2019-01-09T11:08:00Z">
        <w:r w:rsidR="00AE7E82">
          <w:t>s</w:t>
        </w:r>
      </w:ins>
      <w:ins w:id="78" w:author="Bennett, James E" w:date="2019-01-09T10:41:00Z">
        <w:r>
          <w:t xml:space="preserve"> are broadly in agreement with those which </w:t>
        </w:r>
        <w:del w:id="79" w:author="Parks, Robbie M" w:date="2019-01-09T15:15:00Z">
          <w:r w:rsidDel="004C6917">
            <w:delText>treat</w:delText>
          </w:r>
        </w:del>
      </w:ins>
      <w:ins w:id="80" w:author="Parks, Robbie M" w:date="2019-01-09T15:15:00Z">
        <w:r w:rsidR="004C6917">
          <w:t>analyse associations with absolute (i.e., not anomalous)</w:t>
        </w:r>
      </w:ins>
      <w:ins w:id="81" w:author="Bennett, James E" w:date="2019-01-09T10:41:00Z">
        <w:r>
          <w:t xml:space="preserve"> </w:t>
        </w:r>
      </w:ins>
      <w:ins w:id="82" w:author="Bennett, James E" w:date="2019-01-09T10:42:00Z">
        <w:r>
          <w:t>temperature</w:t>
        </w:r>
      </w:ins>
      <w:ins w:id="83" w:author="Parks, Robbie M" w:date="2019-01-09T11:04:00Z">
        <w:r w:rsidR="00000104">
          <w:t>.</w:t>
        </w:r>
      </w:ins>
      <w:ins w:id="84" w:author="Bennett, James E" w:date="2019-01-09T10:42:00Z">
        <w:del w:id="85" w:author="Parks, Robbie M" w:date="2019-01-09T11:04:00Z">
          <w:r w:rsidDel="00EF69FE">
            <w:delText>…</w:delText>
          </w:r>
        </w:del>
      </w:ins>
      <w:ins w:id="86" w:author="Parks, Robbie M" w:date="2019-01-09T15:21:00Z">
        <w:r w:rsidR="00F61428">
          <w:t xml:space="preserve"> </w:t>
        </w:r>
      </w:ins>
    </w:p>
    <w:p w14:paraId="71F824B6" w14:textId="140B08D2" w:rsidR="00483467" w:rsidRPr="00886AE3" w:rsidDel="00F61428" w:rsidRDefault="00451818">
      <w:pPr>
        <w:spacing w:line="480" w:lineRule="auto"/>
        <w:rPr>
          <w:del w:id="87" w:author="Parks, Robbie M" w:date="2019-01-09T15:22:00Z"/>
        </w:rPr>
        <w:pPrChange w:id="88" w:author="Parks, Robbie M" w:date="2019-01-09T15:21:00Z">
          <w:pPr>
            <w:pStyle w:val="ListParagraph"/>
            <w:numPr>
              <w:numId w:val="11"/>
            </w:numPr>
            <w:spacing w:after="0" w:line="240" w:lineRule="auto"/>
            <w:ind w:hanging="360"/>
          </w:pPr>
        </w:pPrChange>
      </w:pPr>
      <w:r>
        <w:t xml:space="preserve">A study of US counties showed that an increase of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in </w:t>
      </w:r>
      <w:ins w:id="89" w:author="Parks, Robbie M" w:date="2019-01-10T10:42:00Z">
        <w:r w:rsidR="00094D15">
          <w:rPr>
            <w:bCs/>
            <w:color w:val="000000" w:themeColor="text1"/>
          </w:rPr>
          <w:t xml:space="preserve">monthly </w:t>
        </w:r>
      </w:ins>
      <w:r>
        <w:rPr>
          <w:bCs/>
          <w:color w:val="000000" w:themeColor="text1"/>
        </w:rPr>
        <w:t xml:space="preserve">temperature leads to an </w:t>
      </w:r>
      <w:ins w:id="90" w:author="Parks, Robbie M" w:date="2018-12-31T10:04:00Z">
        <w:r w:rsidR="004B4DC2">
          <w:rPr>
            <w:bCs/>
            <w:color w:val="000000" w:themeColor="text1"/>
          </w:rPr>
          <w:t xml:space="preserve">all-age </w:t>
        </w:r>
      </w:ins>
      <w:r>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ins w:id="91" w:author="Parks, Robbie M" w:date="2019-01-09T15:22:00Z">
        <w:r w:rsidR="00F61428">
          <w:rPr>
            <w:bCs/>
            <w:color w:val="000000" w:themeColor="text1"/>
          </w:rPr>
          <w:t xml:space="preserve"> </w:t>
        </w:r>
      </w:ins>
    </w:p>
    <w:p w14:paraId="7CA76644" w14:textId="734AB927" w:rsidR="003017A9" w:rsidDel="00F61428" w:rsidRDefault="00A85099">
      <w:pPr>
        <w:spacing w:line="480" w:lineRule="auto"/>
        <w:rPr>
          <w:del w:id="92" w:author="Parks, Robbie M" w:date="2019-01-09T15:22:00Z"/>
        </w:rPr>
        <w:pPrChange w:id="93" w:author="Parks, Robbie M" w:date="2019-01-09T15:22:00Z">
          <w:pPr>
            <w:pStyle w:val="ListParagraph"/>
            <w:numPr>
              <w:numId w:val="11"/>
            </w:numPr>
            <w:ind w:hanging="360"/>
          </w:pPr>
        </w:pPrChange>
      </w:pPr>
      <w:r>
        <w:t xml:space="preserve">In a </w:t>
      </w:r>
      <w:del w:id="94" w:author="Parks, Robbie M" w:date="2019-01-14T10:49:00Z">
        <w:r w:rsidDel="0044605D">
          <w:delText xml:space="preserve">review </w:delText>
        </w:r>
      </w:del>
      <w:r>
        <w:t>study</w:t>
      </w:r>
      <w:ins w:id="95" w:author="Parks, Robbie M" w:date="2019-01-13T21:58:00Z">
        <w:r w:rsidR="00220FC2">
          <w:t xml:space="preserve"> of</w:t>
        </w:r>
      </w:ins>
      <w:ins w:id="96" w:author="Parks, Robbie M" w:date="2019-01-14T10:49:00Z">
        <w:r w:rsidR="0044605D">
          <w:t xml:space="preserve"> French heat waves</w:t>
        </w:r>
      </w:ins>
      <w:del w:id="97" w:author="Parks, Robbie M" w:date="2019-01-14T10:49:00Z">
        <w:r w:rsidDel="0044605D">
          <w:delText>,</w:delText>
        </w:r>
      </w:del>
      <w:ins w:id="98" w:author="Parks, Robbie M" w:date="2019-01-14T10:49:00Z">
        <w:r w:rsidR="0044605D" w:rsidDel="0044605D">
          <w:t xml:space="preserve"> </w:t>
        </w:r>
      </w:ins>
      <w:del w:id="99" w:author="Parks, Robbie M" w:date="2019-01-14T10:49:00Z">
        <w:r w:rsidDel="0044605D">
          <w:delText xml:space="preserve"> </w:delText>
        </w:r>
        <w:r w:rsidRPr="008B1C62" w:rsidDel="0044605D">
          <w:delText>o</w:delText>
        </w:r>
        <w:r w:rsidR="003017A9" w:rsidRPr="00886AE3" w:rsidDel="0044605D">
          <w:delText>n days with moderate temperatures</w:delText>
        </w:r>
      </w:del>
      <w:r w:rsidR="003017A9" w:rsidRPr="00886AE3">
        <w:t xml:space="preserve">, the </w:t>
      </w:r>
      <w:del w:id="100" w:author="Parks, Robbie M" w:date="2019-01-07T23:41:00Z">
        <w:r w:rsidR="003017A9" w:rsidRPr="00886AE3" w:rsidDel="006F43C8">
          <w:delText xml:space="preserve">increased </w:delText>
        </w:r>
      </w:del>
      <w:ins w:id="101" w:author="Parks, Robbie M" w:date="2019-01-07T23:41:00Z">
        <w:r w:rsidR="006F43C8">
          <w:t>additional</w:t>
        </w:r>
        <w:r w:rsidR="006F43C8" w:rsidRPr="00886AE3">
          <w:t xml:space="preserve"> </w:t>
        </w:r>
      </w:ins>
      <w:r w:rsidR="003017A9" w:rsidRPr="00886AE3">
        <w:t xml:space="preserve">risk </w:t>
      </w:r>
      <w:r>
        <w:t>for</w:t>
      </w:r>
      <w:ins w:id="102" w:author="Parks, Robbie M" w:date="2019-01-07T23:41:00Z">
        <w:r w:rsidR="006F43C8">
          <w:t xml:space="preserve"> mortality from</w:t>
        </w:r>
      </w:ins>
      <w:r>
        <w:t xml:space="preserve"> unintentional injuries </w:t>
      </w:r>
      <w:del w:id="103" w:author="Parks, Robbie M" w:date="2019-01-14T10:49:00Z">
        <w:r w:rsidR="003017A9" w:rsidRPr="00886AE3" w:rsidDel="00D61244">
          <w:delText>varied between 0.4% and 5.3%</w:delText>
        </w:r>
      </w:del>
      <w:ins w:id="104" w:author="Parks, Robbie M" w:date="2019-01-14T10:49:00Z">
        <w:r w:rsidR="00D61244">
          <w:t>was up to 4%</w:t>
        </w:r>
      </w:ins>
      <w:del w:id="105" w:author="Parks, Robbie M" w:date="2019-01-14T10:50:00Z">
        <w:r w:rsidR="003017A9" w:rsidRPr="00886AE3" w:rsidDel="00D61244">
          <w:delText xml:space="preserve"> </w:delText>
        </w:r>
      </w:del>
      <w:ins w:id="106" w:author="Parks, Robbie M" w:date="2019-01-14T10:50:00Z">
        <w:r w:rsidR="00D61244">
          <w:t xml:space="preserve"> during a heat wave period</w:t>
        </w:r>
      </w:ins>
      <w:ins w:id="107" w:author="Parks, Robbie M" w:date="2019-01-14T10:51:00Z">
        <w:r w:rsidR="00D61244">
          <w:t xml:space="preserve"> compared to a non-heat wave baseline</w:t>
        </w:r>
      </w:ins>
      <w:del w:id="108" w:author="Parks, Robbie M" w:date="2019-01-14T10:50:00Z">
        <w:r w:rsidR="003017A9" w:rsidRPr="00886AE3" w:rsidDel="00D61244">
          <w:delText>for each 1°C increase in ambient temperature</w:delText>
        </w:r>
      </w:del>
      <w:r w:rsidR="003017A9" w:rsidRPr="00886AE3">
        <w:t>.</w:t>
      </w:r>
      <w:ins w:id="109" w:author="Parks, Robbie M" w:date="2019-01-14T10:50:00Z">
        <w:r w:rsidR="00D61244">
          <w:fldChar w:fldCharType="begin" w:fldLock="1"/>
        </w:r>
      </w:ins>
      <w:r w:rsidR="00D6124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operties":{"noteIndex":0},"schema":"https://github.com/citation-style-language/schema/raw/master/csl-citation.json"}</w:instrText>
      </w:r>
      <w:r w:rsidR="00D61244">
        <w:fldChar w:fldCharType="separate"/>
      </w:r>
      <w:r w:rsidR="00D61244" w:rsidRPr="00D61244">
        <w:rPr>
          <w:noProof/>
          <w:vertAlign w:val="superscript"/>
        </w:rPr>
        <w:t>13</w:t>
      </w:r>
      <w:ins w:id="110" w:author="Parks, Robbie M" w:date="2019-01-14T10:50:00Z">
        <w:r w:rsidR="00D61244">
          <w:fldChar w:fldCharType="end"/>
        </w:r>
      </w:ins>
      <w:del w:id="111" w:author="Parks, Robbie M" w:date="2019-01-14T10:50:00Z">
        <w:r w:rsidR="008B1C62" w:rsidDel="00D61244">
          <w:fldChar w:fldCharType="begin" w:fldLock="1"/>
        </w:r>
        <w:r w:rsidR="00C922A9" w:rsidDel="00D61244">
          <w:del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13&lt;/sup&gt;"},"properties":{"noteIndex":0},"schema":"https://github.com/citation-style-language/schema/raw/master/csl-citation.json"}</w:delInstrText>
        </w:r>
        <w:r w:rsidR="008B1C62" w:rsidDel="00D61244">
          <w:fldChar w:fldCharType="separate"/>
        </w:r>
        <w:r w:rsidR="00534D12" w:rsidRPr="00534D12" w:rsidDel="00D61244">
          <w:rPr>
            <w:noProof/>
            <w:vertAlign w:val="superscript"/>
          </w:rPr>
          <w:delText>13</w:delText>
        </w:r>
        <w:r w:rsidR="008B1C62" w:rsidDel="00D61244">
          <w:fldChar w:fldCharType="end"/>
        </w:r>
      </w:del>
      <w:ins w:id="112" w:author="Parks, Robbie M" w:date="2019-01-09T15:22:00Z">
        <w:r w:rsidR="00F61428">
          <w:t xml:space="preserve"> </w:t>
        </w:r>
      </w:ins>
    </w:p>
    <w:p w14:paraId="3CCC87D4" w14:textId="1033148A" w:rsidR="00A65255" w:rsidDel="00F61428" w:rsidRDefault="00A439F5">
      <w:pPr>
        <w:spacing w:line="480" w:lineRule="auto"/>
        <w:rPr>
          <w:del w:id="113" w:author="Parks, Robbie M" w:date="2019-01-09T15:22:00Z"/>
        </w:rPr>
        <w:pPrChange w:id="114" w:author="Parks, Robbie M" w:date="2019-01-09T15:22:00Z">
          <w:pPr>
            <w:pStyle w:val="ListParagraph"/>
            <w:numPr>
              <w:numId w:val="11"/>
            </w:numPr>
            <w:ind w:hanging="360"/>
          </w:pPr>
        </w:pPrChange>
      </w:pPr>
      <w:ins w:id="115" w:author="Parks, Robbie M" w:date="2019-01-02T13:54:00Z">
        <w:r>
          <w:t>A s</w:t>
        </w:r>
      </w:ins>
      <w:del w:id="116" w:author="Parks, Robbie M" w:date="2019-01-02T13:54:00Z">
        <w:r w:rsidR="000667D9" w:rsidDel="00A439F5">
          <w:delText>S</w:delText>
        </w:r>
      </w:del>
      <w:r w:rsidR="000667D9">
        <w:t xml:space="preserve">tudy of </w:t>
      </w:r>
      <w:ins w:id="117" w:author="Parks, Robbie M" w:date="2019-01-10T10:33:00Z">
        <w:r w:rsidR="00B72BB0">
          <w:t xml:space="preserve">mortality from </w:t>
        </w:r>
      </w:ins>
      <w:r w:rsidR="000667D9">
        <w:t xml:space="preserve">all injuries from </w:t>
      </w:r>
      <w:r w:rsidR="002D660F">
        <w:t>Estonia</w:t>
      </w:r>
      <w:ins w:id="118" w:author="Parks, Robbie M" w:date="2019-01-02T13:58:00Z">
        <w:r w:rsidR="00730983">
          <w:t xml:space="preserve"> found a</w:t>
        </w:r>
      </w:ins>
      <w:del w:id="119" w:author="Parks, Robbie M" w:date="2019-01-02T13:58:00Z">
        <w:r w:rsidR="002D660F" w:rsidDel="00730983">
          <w:delText xml:space="preserve"> shows</w:delText>
        </w:r>
      </w:del>
      <w:ins w:id="120" w:author="Parks, Robbie M" w:date="2019-01-02T13:57:00Z">
        <w:r w:rsidR="00BA5092">
          <w:t xml:space="preserve"> 1.24%</w:t>
        </w:r>
      </w:ins>
      <w:r w:rsidR="002D660F">
        <w:t xml:space="preserve"> increase </w:t>
      </w:r>
      <w:del w:id="121" w:author="Bennett, James E" w:date="2019-01-11T16:34:00Z">
        <w:r w:rsidR="002D660F" w:rsidDel="00FD3259">
          <w:delText>of</w:delText>
        </w:r>
        <w:r w:rsidR="001A747F" w:rsidDel="00FD3259">
          <w:delText xml:space="preserve"> incidence</w:delText>
        </w:r>
      </w:del>
      <w:ins w:id="122" w:author="Parks, Robbie M" w:date="2019-01-07T23:42:00Z">
        <w:del w:id="123" w:author="Bennett, James E" w:date="2019-01-11T16:34:00Z">
          <w:r w:rsidR="009F59F0" w:rsidDel="00FD3259">
            <w:delText xml:space="preserve"> of</w:delText>
          </w:r>
        </w:del>
      </w:ins>
      <w:ins w:id="124" w:author="Bennett, James E" w:date="2019-01-11T16:34:00Z">
        <w:r w:rsidR="00FD3259">
          <w:t>in</w:t>
        </w:r>
      </w:ins>
      <w:ins w:id="125" w:author="Parks, Robbie M" w:date="2019-01-07T23:42:00Z">
        <w:r w:rsidR="009F59F0">
          <w:t xml:space="preserve"> </w:t>
        </w:r>
      </w:ins>
      <w:ins w:id="126" w:author="Parks, Robbie M" w:date="2019-01-10T10:34:00Z">
        <w:r w:rsidR="009154E9">
          <w:t xml:space="preserve">daily </w:t>
        </w:r>
      </w:ins>
      <w:ins w:id="127" w:author="Parks, Robbie M" w:date="2019-01-07T23:42:00Z">
        <w:r w:rsidR="009F59F0">
          <w:t>mortality</w:t>
        </w:r>
      </w:ins>
      <w:del w:id="128" w:author="Parks, Robbie M" w:date="2019-01-02T13:57:00Z">
        <w:r w:rsidR="001A747F" w:rsidDel="00BA5092">
          <w:delText xml:space="preserve"> of</w:delText>
        </w:r>
        <w:r w:rsidR="002D660F" w:rsidDel="00BA5092">
          <w:delText xml:space="preserve"> 1.24%</w:delText>
        </w:r>
      </w:del>
      <w:ins w:id="129" w:author="Parks, Robbie M" w:date="2019-01-10T10:44:00Z">
        <w:r w:rsidR="00E25E1F">
          <w:t xml:space="preserve"> when daily maximum </w:t>
        </w:r>
      </w:ins>
      <w:del w:id="130" w:author="Parks, Robbie M" w:date="2019-01-10T10:44:00Z">
        <w:r w:rsidR="002D660F" w:rsidDel="00E25E1F">
          <w:delText xml:space="preserve"> for </w:delText>
        </w:r>
      </w:del>
      <w:r w:rsidR="002D660F">
        <w:t xml:space="preserve">temperature </w:t>
      </w:r>
      <w:del w:id="131" w:author="Parks, Robbie M" w:date="2019-01-10T10:44:00Z">
        <w:r w:rsidR="002D660F" w:rsidDel="00E25E1F">
          <w:delText xml:space="preserve">going </w:delText>
        </w:r>
      </w:del>
      <w:ins w:id="132" w:author="Parks, Robbie M" w:date="2019-01-10T10:44:00Z">
        <w:r w:rsidR="00E25E1F">
          <w:t xml:space="preserve">went </w:t>
        </w:r>
      </w:ins>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ins w:id="133" w:author="Parks, Robbie M" w:date="2019-01-10T10:44:00Z">
        <w:r w:rsidR="00BC0E9A">
          <w:t xml:space="preserve"> of long-term distribution</w:t>
        </w:r>
      </w:ins>
      <w:r w:rsidR="00D01659">
        <w:t>.</w:t>
      </w:r>
      <w:ins w:id="134" w:author="Parks, Robbie M" w:date="2019-01-10T10:42:00Z">
        <w:r w:rsidR="00C922A9">
          <w:fldChar w:fldCharType="begin" w:fldLock="1"/>
        </w:r>
      </w:ins>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ins w:id="135" w:author="Parks, Robbie M" w:date="2019-01-10T10:42:00Z">
        <w:r w:rsidR="00C922A9">
          <w:fldChar w:fldCharType="end"/>
        </w:r>
      </w:ins>
      <w:ins w:id="136" w:author="Parks, Robbie M" w:date="2019-01-09T15:22:00Z">
        <w:r w:rsidR="00F61428">
          <w:t xml:space="preserve"> </w:t>
        </w:r>
      </w:ins>
    </w:p>
    <w:p w14:paraId="3D731B22" w14:textId="7A3C2B69" w:rsidR="005C28F1" w:rsidDel="00E84ADA" w:rsidRDefault="005B19A5">
      <w:pPr>
        <w:spacing w:line="480" w:lineRule="auto"/>
        <w:rPr>
          <w:del w:id="137" w:author="Parks, Robbie M" w:date="2019-01-10T10:49:00Z"/>
        </w:rPr>
        <w:pPrChange w:id="138" w:author="Parks, Robbie M" w:date="2019-01-10T10:49:00Z">
          <w:pPr>
            <w:pStyle w:val="ListParagraph"/>
            <w:numPr>
              <w:numId w:val="11"/>
            </w:numPr>
            <w:ind w:hanging="360"/>
          </w:pPr>
        </w:pPrChange>
      </w:pPr>
      <w:r>
        <w:t>For comparison</w:t>
      </w:r>
      <w:r w:rsidR="005C28F1">
        <w:t xml:space="preserve"> </w:t>
      </w:r>
      <w:r>
        <w:t xml:space="preserve">with studies of </w:t>
      </w:r>
      <w:r w:rsidR="005C28F1">
        <w:t xml:space="preserve">other causes of death, </w:t>
      </w:r>
      <w:ins w:id="139" w:author="Parks, Robbie M" w:date="2019-01-10T10:42:00Z">
        <w:r w:rsidR="003A39BB">
          <w:t xml:space="preserve">daily </w:t>
        </w:r>
      </w:ins>
      <w:r w:rsidR="00BF6BBD">
        <w:t xml:space="preserve">cardiorespiratory mortality in </w:t>
      </w:r>
      <w:del w:id="140" w:author="Bennett, James E" w:date="2019-01-09T10:36:00Z">
        <w:r w:rsidR="00BF6BBD" w:rsidDel="00BE7791">
          <w:delText>the United Kingdom</w:delText>
        </w:r>
      </w:del>
      <w:ins w:id="141" w:author="Bennett, James E" w:date="2019-01-09T10:36:00Z">
        <w:r w:rsidR="00BE7791">
          <w:t>England and Wales</w:t>
        </w:r>
      </w:ins>
      <w:r w:rsidR="00BF6BBD">
        <w:t xml:space="preserve"> </w:t>
      </w:r>
      <w:r w:rsidR="00864E84">
        <w:t xml:space="preserve">increased in risk by </w:t>
      </w:r>
      <w:r w:rsidR="00BF6BBD">
        <w:t xml:space="preserve">2.4-2.7% </w:t>
      </w:r>
      <w:r w:rsidR="00BF6BBD">
        <w:lastRenderedPageBreak/>
        <w:t>in males</w:t>
      </w:r>
      <w:r w:rsidR="00A756E6">
        <w:t xml:space="preserve"> across age groups</w:t>
      </w:r>
      <w:r w:rsidR="00BF6BBD">
        <w:t xml:space="preserve"> </w:t>
      </w:r>
      <w:r w:rsidR="00BF6BBD" w:rsidRPr="00886AE3">
        <w:t xml:space="preserve">for each 1°C increase </w:t>
      </w:r>
      <w:del w:id="142" w:author="Bennett, James E" w:date="2019-01-09T10:37:00Z">
        <w:r w:rsidR="00BF6BBD" w:rsidRPr="00886AE3" w:rsidDel="00335C7B">
          <w:delText>in ambient temperature</w:delText>
        </w:r>
      </w:del>
      <w:ins w:id="143" w:author="Bennett, James E" w:date="2019-01-09T10:36:00Z">
        <w:r w:rsidR="00335C7B">
          <w:t xml:space="preserve">above locally determined </w:t>
        </w:r>
      </w:ins>
      <w:ins w:id="144" w:author="Bennett, James E" w:date="2019-01-09T10:37:00Z">
        <w:r w:rsidR="00335C7B">
          <w:t xml:space="preserve">temperature </w:t>
        </w:r>
      </w:ins>
      <w:ins w:id="145" w:author="Bennett, James E" w:date="2019-01-09T10:36:00Z">
        <w:r w:rsidR="00335C7B">
          <w:t>thresh</w:t>
        </w:r>
      </w:ins>
      <w:ins w:id="146" w:author="Bennett, James E" w:date="2019-01-09T10:37:00Z">
        <w:r w:rsidR="00335C7B">
          <w:t>olds</w:t>
        </w:r>
      </w:ins>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5D877F7D" w14:textId="77777777" w:rsidR="00E84ADA" w:rsidRDefault="00E84ADA">
      <w:pPr>
        <w:spacing w:line="480" w:lineRule="auto"/>
        <w:rPr>
          <w:ins w:id="147" w:author="Parks, Robbie M" w:date="2019-01-10T10:49:00Z"/>
        </w:rPr>
        <w:pPrChange w:id="148" w:author="Parks, Robbie M" w:date="2019-01-09T15:22:00Z">
          <w:pPr>
            <w:pStyle w:val="ListParagraph"/>
            <w:numPr>
              <w:numId w:val="11"/>
            </w:numPr>
            <w:ind w:hanging="360"/>
          </w:pPr>
        </w:pPrChange>
      </w:pPr>
    </w:p>
    <w:p w14:paraId="5B25F33E" w14:textId="11164269" w:rsidR="00621835" w:rsidRPr="00B45977" w:rsidDel="00E84ADA" w:rsidRDefault="00621835" w:rsidP="0044781A">
      <w:pPr>
        <w:rPr>
          <w:del w:id="149" w:author="Parks, Robbie M" w:date="2019-01-10T10:49:00Z"/>
          <w:rPrChange w:id="150" w:author="Parks, Robbie M" w:date="2019-01-10T10:50:00Z">
            <w:rPr>
              <w:del w:id="151" w:author="Parks, Robbie M" w:date="2019-01-10T10:49:00Z"/>
              <w:b/>
            </w:rPr>
          </w:rPrChange>
        </w:rPr>
      </w:pPr>
    </w:p>
    <w:p w14:paraId="565E57DE" w14:textId="4B69EDA0" w:rsidR="002365A9" w:rsidDel="00E84ADA" w:rsidRDefault="00870682" w:rsidP="0044781A">
      <w:pPr>
        <w:rPr>
          <w:del w:id="152" w:author="Parks, Robbie M" w:date="2019-01-10T10:49:00Z"/>
          <w:i/>
        </w:rPr>
      </w:pPr>
      <w:del w:id="153" w:author="Parks, Robbie M" w:date="2019-01-10T10:49:00Z">
        <w:r w:rsidDel="00E84ADA">
          <w:rPr>
            <w:i/>
          </w:rPr>
          <w:delText xml:space="preserve">Seasonality </w:delText>
        </w:r>
        <w:r w:rsidR="00E13195" w:rsidDel="00E84ADA">
          <w:rPr>
            <w:i/>
          </w:rPr>
          <w:delText>discussion</w:delText>
        </w:r>
      </w:del>
    </w:p>
    <w:p w14:paraId="28344E16" w14:textId="2DCE8C6D" w:rsidR="0022481A" w:rsidDel="00266429" w:rsidRDefault="00F12FD9">
      <w:pPr>
        <w:spacing w:line="480" w:lineRule="auto"/>
        <w:rPr>
          <w:del w:id="154" w:author="Parks, Robbie M" w:date="2019-01-10T10:53:00Z"/>
        </w:rPr>
        <w:pPrChange w:id="155" w:author="Parks, Robbie M" w:date="2019-01-10T10:53:00Z">
          <w:pPr>
            <w:pStyle w:val="ListParagraph"/>
            <w:numPr>
              <w:numId w:val="7"/>
            </w:numPr>
            <w:spacing w:after="0" w:line="240" w:lineRule="auto"/>
            <w:ind w:hanging="360"/>
          </w:pPr>
        </w:pPrChange>
      </w:pPr>
      <w:del w:id="156" w:author="Parks, Robbie M" w:date="2019-01-10T10:51:00Z">
        <w:r w:rsidRPr="00886AE3" w:rsidDel="00B45977">
          <w:delText>S</w:delText>
        </w:r>
      </w:del>
      <w:del w:id="157" w:author="Parks, Robbie M" w:date="2019-01-10T10:58:00Z">
        <w:r w:rsidRPr="00886AE3" w:rsidDel="0066420A">
          <w:delText>easonality evident in transport and drowning deaths</w:delText>
        </w:r>
      </w:del>
      <w:del w:id="158" w:author="Parks, Robbie M" w:date="2019-01-10T10:51:00Z">
        <w:r w:rsidR="005E039F" w:rsidRPr="00886AE3" w:rsidDel="00B45977">
          <w:delText xml:space="preserve"> in this work</w:delText>
        </w:r>
      </w:del>
      <w:del w:id="159" w:author="Parks, Robbie M" w:date="2019-01-10T10:58:00Z">
        <w:r w:rsidR="009334DF" w:rsidRPr="00886AE3" w:rsidDel="0066420A">
          <w:delText xml:space="preserve">, as </w:delText>
        </w:r>
        <w:r w:rsidRPr="00886AE3" w:rsidDel="0066420A">
          <w:delText>in previous study of intentional and unintentional injury seasonality persisting throughout 1980-2016 (Figure 1).</w:delText>
        </w:r>
        <w:r w:rsidRPr="00886AE3" w:rsidDel="0066420A">
          <w:fldChar w:fldCharType="begin" w:fldLock="1"/>
        </w:r>
        <w:r w:rsidR="00557C12" w:rsidRPr="00886AE3" w:rsidDel="0066420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66420A">
          <w:fldChar w:fldCharType="separate"/>
        </w:r>
        <w:r w:rsidR="00103AEA" w:rsidRPr="00886AE3" w:rsidDel="0066420A">
          <w:rPr>
            <w:noProof/>
            <w:vertAlign w:val="superscript"/>
          </w:rPr>
          <w:delText>7</w:delText>
        </w:r>
        <w:r w:rsidRPr="00886AE3" w:rsidDel="0066420A">
          <w:fldChar w:fldCharType="end"/>
        </w:r>
      </w:del>
    </w:p>
    <w:p w14:paraId="3015B0C6" w14:textId="77777777" w:rsidR="00266429" w:rsidRDefault="00266429">
      <w:pPr>
        <w:spacing w:line="480" w:lineRule="auto"/>
        <w:rPr>
          <w:ins w:id="160" w:author="Parks, Robbie M" w:date="2019-01-10T10:57:00Z"/>
          <w:color w:val="000000" w:themeColor="text1"/>
        </w:rPr>
        <w:pPrChange w:id="161" w:author="Parks, Robbie M" w:date="2019-01-10T10:49:00Z">
          <w:pPr>
            <w:pStyle w:val="ListParagraph"/>
            <w:numPr>
              <w:numId w:val="11"/>
            </w:numPr>
            <w:ind w:hanging="360"/>
          </w:pPr>
        </w:pPrChange>
      </w:pPr>
    </w:p>
    <w:p w14:paraId="527D4EFD" w14:textId="46F2E292" w:rsidR="00D259CD" w:rsidRPr="003017A9" w:rsidDel="003434A1" w:rsidRDefault="00537CAA" w:rsidP="003017A9">
      <w:pPr>
        <w:rPr>
          <w:del w:id="162" w:author="Parks, Robbie M" w:date="2019-01-10T10:53:00Z"/>
          <w:i/>
        </w:rPr>
      </w:pPr>
      <w:del w:id="163" w:author="Parks, Robbie M" w:date="2019-01-10T10:53:00Z">
        <w:r w:rsidRPr="00886AE3" w:rsidDel="003434A1">
          <w:rPr>
            <w:i/>
            <w:color w:val="000000" w:themeColor="text1"/>
          </w:rPr>
          <w:delText>Unintentional</w:delText>
        </w:r>
        <w:r w:rsidR="00E13195" w:rsidRPr="003017A9" w:rsidDel="003434A1">
          <w:rPr>
            <w:i/>
          </w:rPr>
          <w:delText xml:space="preserve"> discussion</w:delText>
        </w:r>
      </w:del>
      <w:ins w:id="164" w:author="Parks, Robbie M" w:date="2019-01-10T10:54:00Z">
        <w:r w:rsidR="003434A1">
          <w:t xml:space="preserve">Studies of road traffic accidents in Canada </w:t>
        </w:r>
      </w:ins>
    </w:p>
    <w:p w14:paraId="362EB49C" w14:textId="7D216F1E" w:rsidR="002B3894" w:rsidDel="00BE7826" w:rsidRDefault="006942E2">
      <w:pPr>
        <w:spacing w:line="480" w:lineRule="auto"/>
        <w:rPr>
          <w:del w:id="165" w:author="Parks, Robbie M" w:date="2019-01-10T11:00:00Z"/>
        </w:rPr>
        <w:pPrChange w:id="166" w:author="Parks, Robbie M" w:date="2019-01-10T10:53:00Z">
          <w:pPr>
            <w:pStyle w:val="ListParagraph"/>
            <w:numPr>
              <w:numId w:val="7"/>
            </w:numPr>
            <w:spacing w:after="0" w:line="240" w:lineRule="auto"/>
            <w:ind w:hanging="360"/>
          </w:pPr>
        </w:pPrChange>
      </w:pPr>
      <w:del w:id="167" w:author="Parks, Robbie M" w:date="2019-01-10T10:54:00Z">
        <w:r w:rsidDel="003434A1">
          <w:delText>Research</w:delText>
        </w:r>
        <w:r w:rsidR="00B519FA" w:rsidDel="003434A1">
          <w:delText xml:space="preserve"> </w:delText>
        </w:r>
      </w:del>
      <w:r>
        <w:t>ha</w:t>
      </w:r>
      <w:ins w:id="168" w:author="Bennett, James E" w:date="2019-01-11T16:35:00Z">
        <w:r w:rsidR="00FD3259">
          <w:t>ve</w:t>
        </w:r>
      </w:ins>
      <w:del w:id="169" w:author="Bennett, James E" w:date="2019-01-11T16:35:00Z">
        <w:r w:rsidDel="00FD3259">
          <w:delText>s</w:delText>
        </w:r>
      </w:del>
      <w:r w:rsidR="006F7CFD">
        <w:t xml:space="preserve"> shown that there is m</w:t>
      </w:r>
      <w:r w:rsidR="00C204F6">
        <w:t>ore road traffic when there is less snow</w:t>
      </w:r>
      <w:r w:rsidR="00730CB0">
        <w:t xml:space="preserve"> (i.e., </w:t>
      </w:r>
      <w:r w:rsidR="006F7CFD">
        <w:t>warmer weather</w:t>
      </w:r>
      <w:r w:rsidR="00730CB0">
        <w:t>)</w:t>
      </w:r>
      <w:del w:id="170" w:author="Parks, Robbie M" w:date="2019-01-10T10:54:00Z">
        <w:r w:rsidR="00780977" w:rsidDel="003434A1">
          <w:delText xml:space="preserve"> in winter in Canada</w:delText>
        </w:r>
      </w:del>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ins w:id="171" w:author="Parks, Robbie M" w:date="2019-01-10T10:59:00Z">
        <w:r w:rsidR="00AA659F">
          <w:t>Increasing anomalous temperatures encouraging more driving could therefore increa</w:t>
        </w:r>
        <w:r w:rsidR="00BE7826">
          <w:t>se the potential for collisions.</w:t>
        </w:r>
      </w:ins>
      <w:ins w:id="172" w:author="Parks, Robbie M" w:date="2019-01-10T11:00:00Z">
        <w:r w:rsidR="00BE7826">
          <w:t xml:space="preserve"> </w:t>
        </w:r>
      </w:ins>
    </w:p>
    <w:p w14:paraId="0AC5D084" w14:textId="40C7409C" w:rsidR="00CD196F" w:rsidRPr="008D4556" w:rsidDel="001417E4" w:rsidRDefault="002B3894">
      <w:pPr>
        <w:spacing w:line="480" w:lineRule="auto"/>
        <w:rPr>
          <w:del w:id="173" w:author="Parks, Robbie M" w:date="2019-01-10T11:03:00Z"/>
        </w:rPr>
        <w:pPrChange w:id="174" w:author="Parks, Robbie M" w:date="2019-01-10T11:00:00Z">
          <w:pPr>
            <w:pStyle w:val="ListParagraph"/>
            <w:numPr>
              <w:numId w:val="7"/>
            </w:numPr>
            <w:spacing w:after="0" w:line="240" w:lineRule="auto"/>
            <w:ind w:hanging="360"/>
          </w:pPr>
        </w:pPrChange>
      </w:pPr>
      <w:r>
        <w:t>Further, d</w:t>
      </w:r>
      <w:r w:rsidR="007E25B1">
        <w:t xml:space="preserve">riving performance </w:t>
      </w:r>
      <w:r w:rsidR="009E4B56">
        <w:t xml:space="preserve">itself </w:t>
      </w:r>
      <w:r w:rsidR="007E25B1">
        <w:t>deteriorates at higher temperatures</w:t>
      </w:r>
      <w:ins w:id="175" w:author="Parks, Robbie M" w:date="2019-01-10T11:00:00Z">
        <w:r w:rsidR="00BE7826">
          <w:t>,</w:t>
        </w:r>
      </w:ins>
      <w:del w:id="176" w:author="Parks, Robbie M" w:date="2019-01-10T11:00:00Z">
        <w:r w:rsidR="007D78F5" w:rsidDel="00BE7826">
          <w:delText>.</w:delText>
        </w:r>
      </w:del>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t xml:space="preserve"> </w:t>
      </w:r>
      <w:ins w:id="177" w:author="Parks, Robbie M" w:date="2019-01-10T11:00:00Z">
        <w:r w:rsidR="00BE7826">
          <w:t xml:space="preserve">which could affect </w:t>
        </w:r>
        <w:r w:rsidR="00E92BA5">
          <w:t xml:space="preserve">drivers’ </w:t>
        </w:r>
      </w:ins>
      <w:ins w:id="178" w:author="Parks, Robbie M" w:date="2019-01-10T11:01:00Z">
        <w:r w:rsidR="00E92BA5">
          <w:t>ability to perceive risks and dangers on the road.</w:t>
        </w:r>
      </w:ins>
      <w:ins w:id="179" w:author="Parks, Robbie M" w:date="2019-01-10T11:03:00Z">
        <w:r w:rsidR="001417E4">
          <w:t xml:space="preserve"> </w:t>
        </w:r>
      </w:ins>
    </w:p>
    <w:p w14:paraId="60430025" w14:textId="6B2D2E89" w:rsidR="005D151A" w:rsidDel="005D151A" w:rsidRDefault="00CB56FB">
      <w:pPr>
        <w:rPr>
          <w:del w:id="180" w:author="Parks, Robbie M" w:date="2019-01-10T11:12:00Z"/>
        </w:rPr>
        <w:pPrChange w:id="181" w:author="Parks, Robbie M" w:date="2019-01-10T11:12:00Z">
          <w:pPr>
            <w:pStyle w:val="ListParagraph"/>
            <w:numPr>
              <w:numId w:val="7"/>
            </w:numPr>
            <w:spacing w:after="0" w:line="240" w:lineRule="auto"/>
            <w:ind w:hanging="360"/>
          </w:pPr>
        </w:pPrChange>
      </w:pPr>
      <w:r>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ins w:id="182" w:author="Bennett, James E" w:date="2019-01-11T16:35:00Z">
        <w:r w:rsidR="00FD3259">
          <w:t xml:space="preserve">are </w:t>
        </w:r>
      </w:ins>
      <w:r w:rsidR="00207F3E" w:rsidRPr="00283E06">
        <w:t>more likely to crash than older ages</w:t>
      </w:r>
      <w:ins w:id="183" w:author="Bennett, James E" w:date="2019-01-11T16:35:00Z">
        <w:r w:rsidR="00FD3259">
          <w:t>,</w:t>
        </w:r>
      </w:ins>
      <w:del w:id="184" w:author="Bennett, James E" w:date="2019-01-11T16:35:00Z">
        <w:r w:rsidR="001D52C0" w:rsidRPr="00283E06" w:rsidDel="00FD3259">
          <w:delText>.</w:delText>
        </w:r>
      </w:del>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ins w:id="185" w:author="Bennett, James E" w:date="2019-01-11T16:35:00Z">
        <w:r w:rsidR="00FD3259">
          <w:t>and i</w:t>
        </w:r>
      </w:ins>
      <w:del w:id="186" w:author="Bennett, James E" w:date="2019-01-11T16:35:00Z">
        <w:r w:rsidR="009E4B56" w:rsidDel="00FD3259">
          <w:delText>I</w:delText>
        </w:r>
      </w:del>
      <w:r w:rsidR="009E4B56">
        <w:t>f alcohol consumption increases with temperature anomaly</w:t>
      </w:r>
      <w:r w:rsidR="0030298B">
        <w:t xml:space="preserve"> (as indicated in Britain)</w:t>
      </w:r>
      <w:del w:id="187" w:author="Parks, Robbie M" w:date="2019-01-10T11:10:00Z">
        <w:r w:rsidR="0030298B" w:rsidDel="00F5560A">
          <w:delText xml:space="preserve"> (</w:delText>
        </w:r>
        <w:r w:rsidR="0030298B" w:rsidRPr="00F5560A" w:rsidDel="00F5560A">
          <w:rPr>
            <w:rPrChange w:id="188" w:author="Parks, Robbie M" w:date="2019-01-10T11:10:00Z">
              <w:rPr>
                <w:rStyle w:val="Hyperlink"/>
              </w:rPr>
            </w:rPrChange>
          </w:rPr>
          <w:delText>link</w:delText>
        </w:r>
        <w:r w:rsidR="0030298B" w:rsidDel="00F5560A">
          <w:delText>)</w:delText>
        </w:r>
      </w:del>
      <w:r w:rsidR="009E4B56">
        <w:t>,</w:t>
      </w:r>
      <w:ins w:id="189" w:author="Parks, Robbie M" w:date="2019-01-10T11:10:00Z">
        <w:r w:rsidR="00F5560A">
          <w:fldChar w:fldCharType="begin" w:fldLock="1"/>
        </w:r>
      </w:ins>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ins w:id="190" w:author="Parks, Robbie M" w:date="2019-01-10T11:10:00Z">
        <w:r w:rsidR="00F5560A">
          <w:fldChar w:fldCharType="end"/>
        </w:r>
      </w:ins>
      <w:r w:rsidR="009E4B56">
        <w:t xml:space="preserve"> it could </w:t>
      </w:r>
      <w:ins w:id="191" w:author="Parks, Robbie M" w:date="2019-01-10T11:07:00Z">
        <w:r w:rsidR="00E445F8">
          <w:t xml:space="preserve">further </w:t>
        </w:r>
      </w:ins>
      <w:r w:rsidR="009E4B56">
        <w:t>serve to explain the positive association of transport deaths with temperature anomaly.</w:t>
      </w:r>
    </w:p>
    <w:p w14:paraId="0DE5929B" w14:textId="77777777" w:rsidR="005D151A" w:rsidRDefault="005D151A">
      <w:pPr>
        <w:spacing w:line="480" w:lineRule="auto"/>
        <w:rPr>
          <w:ins w:id="192" w:author="Parks, Robbie M" w:date="2019-01-10T11:12:00Z"/>
        </w:rPr>
        <w:pPrChange w:id="193" w:author="Parks, Robbie M" w:date="2019-01-10T11:12:00Z">
          <w:pPr>
            <w:pStyle w:val="ListParagraph"/>
            <w:numPr>
              <w:numId w:val="7"/>
            </w:numPr>
            <w:spacing w:after="0" w:line="240" w:lineRule="auto"/>
            <w:ind w:hanging="360"/>
          </w:pPr>
        </w:pPrChange>
      </w:pPr>
    </w:p>
    <w:p w14:paraId="64EB1672" w14:textId="77777777" w:rsidR="005D151A" w:rsidRPr="005D151A" w:rsidRDefault="005D151A">
      <w:pPr>
        <w:spacing w:line="480" w:lineRule="auto"/>
        <w:rPr>
          <w:ins w:id="194" w:author="Parks, Robbie M" w:date="2019-01-10T11:12:00Z"/>
          <w:rPrChange w:id="195" w:author="Parks, Robbie M" w:date="2019-01-10T11:12:00Z">
            <w:rPr>
              <w:ins w:id="196" w:author="Parks, Robbie M" w:date="2019-01-10T11:12:00Z"/>
              <w:i/>
            </w:rPr>
          </w:rPrChange>
        </w:rPr>
        <w:pPrChange w:id="197" w:author="Parks, Robbie M" w:date="2019-01-10T11:12:00Z">
          <w:pPr>
            <w:pStyle w:val="ListParagraph"/>
            <w:numPr>
              <w:numId w:val="7"/>
            </w:numPr>
            <w:spacing w:after="0" w:line="240" w:lineRule="auto"/>
            <w:ind w:hanging="360"/>
          </w:pPr>
        </w:pPrChange>
      </w:pPr>
    </w:p>
    <w:p w14:paraId="1C1D54B7" w14:textId="37CEDA96" w:rsidR="00223D8A" w:rsidDel="00000D28" w:rsidRDefault="00F97057">
      <w:pPr>
        <w:spacing w:line="480" w:lineRule="auto"/>
        <w:rPr>
          <w:del w:id="198" w:author="Parks, Robbie M" w:date="2019-01-10T11:19:00Z"/>
        </w:rPr>
        <w:pPrChange w:id="199" w:author="Parks, Robbie M" w:date="2019-01-10T11:19:00Z">
          <w:pPr>
            <w:pStyle w:val="ListParagraph"/>
            <w:numPr>
              <w:numId w:val="7"/>
            </w:numPr>
            <w:spacing w:after="0" w:line="240" w:lineRule="auto"/>
            <w:ind w:hanging="360"/>
          </w:pPr>
        </w:pPrChange>
      </w:pPr>
      <w:ins w:id="200" w:author="Parks, Robbie M" w:date="2019-01-10T11:17:00Z">
        <w:r>
          <w:t>Factors which influence d</w:t>
        </w:r>
      </w:ins>
      <w:ins w:id="201" w:author="Parks, Robbie M" w:date="2019-01-10T11:12:00Z">
        <w:r>
          <w:t xml:space="preserve">eaths from falls </w:t>
        </w:r>
      </w:ins>
      <w:del w:id="202" w:author="Parks, Robbie M" w:date="2019-01-10T11:16:00Z">
        <w:r w:rsidR="00C41B74" w:rsidDel="00F97057">
          <w:delText>F</w:delText>
        </w:r>
        <w:r w:rsidR="000D5E5E" w:rsidRPr="00636C9B" w:rsidDel="00F97057">
          <w:delText>actor</w:delText>
        </w:r>
        <w:r w:rsidR="00A850C6" w:rsidDel="00F97057">
          <w:delText>s</w:delText>
        </w:r>
        <w:r w:rsidR="000D5E5E" w:rsidRPr="00636C9B" w:rsidDel="00F97057">
          <w:delText xml:space="preserve"> for</w:delText>
        </w:r>
      </w:del>
      <w:ins w:id="203" w:author="Parks, Robbie M" w:date="2019-01-10T11:16:00Z">
        <w:r>
          <w:t>in</w:t>
        </w:r>
      </w:ins>
      <w:r w:rsidR="000D5E5E" w:rsidRPr="00636C9B">
        <w:t xml:space="preserve"> older people</w:t>
      </w:r>
      <w:ins w:id="204" w:author="Parks, Robbie M" w:date="2019-01-10T11:16:00Z">
        <w:r>
          <w:t xml:space="preserve"> </w:t>
        </w:r>
      </w:ins>
      <w:ins w:id="205" w:author="Parks, Robbie M" w:date="2019-01-10T11:17:00Z">
        <w:r>
          <w:t xml:space="preserve">include </w:t>
        </w:r>
      </w:ins>
      <w:del w:id="206" w:author="Parks, Robbie M" w:date="2019-01-10T11:16:00Z">
        <w:r w:rsidR="000D5E5E" w:rsidRPr="00636C9B" w:rsidDel="00F97057">
          <w:delText xml:space="preserve"> </w:delText>
        </w:r>
        <w:r w:rsidR="007E2E1B" w:rsidRPr="00636C9B" w:rsidDel="00F97057">
          <w:delText xml:space="preserve">falling </w:delText>
        </w:r>
      </w:del>
      <w:del w:id="207" w:author="Parks, Robbie M" w:date="2019-01-10T11:17:00Z">
        <w:r w:rsidR="00A850C6" w:rsidDel="00F97057">
          <w:delText xml:space="preserve">include </w:delText>
        </w:r>
      </w:del>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ins w:id="208" w:author="Parks, Robbie M" w:date="2019-01-10T11:17:00Z">
        <w:r w:rsidR="005B7B7B">
          <w:t xml:space="preserve"> Positive anomalous temperatures in winter could lead to less potential to slip on ice, potentially explaining the </w:t>
        </w:r>
      </w:ins>
      <w:ins w:id="209" w:author="Parks, Robbie M" w:date="2019-01-10T11:18:00Z">
        <w:r w:rsidR="005B7B7B">
          <w:t>reduction</w:t>
        </w:r>
      </w:ins>
      <w:ins w:id="210" w:author="Parks, Robbie M" w:date="2019-01-10T11:17:00Z">
        <w:r w:rsidR="005B7B7B">
          <w:t xml:space="preserve"> </w:t>
        </w:r>
      </w:ins>
      <w:ins w:id="211" w:author="Parks, Robbie M" w:date="2019-01-10T11:18:00Z">
        <w:r w:rsidR="005B7B7B">
          <w:t>in falls in the older age groups.</w:t>
        </w:r>
        <w:r w:rsidR="00000D28">
          <w:t xml:space="preserve"> </w:t>
        </w:r>
        <w:r w:rsidR="006B057A">
          <w:t>H</w:t>
        </w:r>
        <w:r w:rsidR="00000D28">
          <w:t xml:space="preserve">ospital admissions </w:t>
        </w:r>
      </w:ins>
      <w:ins w:id="212" w:author="Parks, Robbie M" w:date="2019-01-10T11:19:00Z">
        <w:r w:rsidR="00000D28">
          <w:t xml:space="preserve">for injuries from falls </w:t>
        </w:r>
      </w:ins>
      <w:ins w:id="213" w:author="Parks, Robbie M" w:date="2019-01-10T11:18:00Z">
        <w:r w:rsidR="00000D28">
          <w:t xml:space="preserve">in </w:t>
        </w:r>
      </w:ins>
    </w:p>
    <w:p w14:paraId="30F68D26" w14:textId="2E532910" w:rsidR="007709ED" w:rsidRPr="007709ED" w:rsidDel="00D91C67" w:rsidRDefault="007709ED">
      <w:pPr>
        <w:spacing w:line="480" w:lineRule="auto"/>
        <w:rPr>
          <w:del w:id="214" w:author="Parks, Robbie M" w:date="2019-01-10T11:25:00Z"/>
        </w:rPr>
        <w:pPrChange w:id="215" w:author="Parks, Robbie M" w:date="2019-01-10T11:19:00Z">
          <w:pPr>
            <w:pStyle w:val="ListParagraph"/>
            <w:numPr>
              <w:numId w:val="7"/>
            </w:numPr>
            <w:spacing w:after="0" w:line="240" w:lineRule="auto"/>
            <w:ind w:hanging="360"/>
          </w:pPr>
        </w:pPrChange>
      </w:pPr>
      <w:del w:id="216" w:author="Parks, Robbie M" w:date="2019-01-10T11:19:00Z">
        <w:r w:rsidDel="00000D28">
          <w:rPr>
            <w:bCs/>
            <w:color w:val="000000" w:themeColor="text1"/>
          </w:rPr>
          <w:delText xml:space="preserve">An analysis of hospitals in </w:delText>
        </w:r>
      </w:del>
      <w:r>
        <w:rPr>
          <w:bCs/>
          <w:color w:val="000000" w:themeColor="text1"/>
        </w:rPr>
        <w:t xml:space="preserve">Boston, Massachusetts, USA, </w:t>
      </w:r>
      <w:del w:id="217" w:author="Parks, Robbie M" w:date="2019-01-10T11:19:00Z">
        <w:r w:rsidDel="00C31A32">
          <w:rPr>
            <w:bCs/>
            <w:color w:val="000000" w:themeColor="text1"/>
          </w:rPr>
          <w:delText xml:space="preserve">shows </w:delText>
        </w:r>
      </w:del>
      <w:r>
        <w:rPr>
          <w:bCs/>
          <w:color w:val="000000" w:themeColor="text1"/>
        </w:rPr>
        <w:t>increase</w:t>
      </w:r>
      <w:del w:id="218" w:author="Parks, Robbie M" w:date="2019-01-10T11:19:00Z">
        <w:r w:rsidDel="00C31A32">
          <w:rPr>
            <w:bCs/>
            <w:color w:val="000000" w:themeColor="text1"/>
          </w:rPr>
          <w:delText xml:space="preserve"> of hospital admissions for falls of 18% w</w:delText>
        </w:r>
      </w:del>
      <w:ins w:id="219" w:author="Parks, Robbie M" w:date="2019-01-10T11:19:00Z">
        <w:r w:rsidR="00C31A32">
          <w:rPr>
            <w:bCs/>
            <w:color w:val="000000" w:themeColor="text1"/>
          </w:rPr>
          <w:t xml:space="preserve"> w</w:t>
        </w:r>
      </w:ins>
      <w:r>
        <w:rPr>
          <w:bCs/>
          <w:color w:val="000000" w:themeColor="text1"/>
        </w:rPr>
        <w:t>ith moderate snow fall</w:t>
      </w:r>
      <w:ins w:id="220" w:author="Parks, Robbie M" w:date="2019-01-10T11:20:00Z">
        <w:r w:rsidR="006B057A">
          <w:rPr>
            <w:bCs/>
            <w:color w:val="000000" w:themeColor="text1"/>
          </w:rPr>
          <w:t>.</w:t>
        </w:r>
      </w:ins>
      <w:del w:id="221" w:author="Parks, Robbie M" w:date="2019-01-10T11:20:00Z">
        <w:r w:rsidDel="006B057A">
          <w:rPr>
            <w:bCs/>
            <w:color w:val="000000" w:themeColor="text1"/>
          </w:rPr>
          <w:delText>,</w:delText>
        </w:r>
      </w:del>
      <w:r>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Pr>
          <w:bCs/>
          <w:color w:val="000000" w:themeColor="text1"/>
        </w:rPr>
        <w:fldChar w:fldCharType="separate"/>
      </w:r>
      <w:r w:rsidR="00F5560A" w:rsidRPr="00F5560A">
        <w:rPr>
          <w:bCs/>
          <w:noProof/>
          <w:color w:val="000000" w:themeColor="text1"/>
          <w:vertAlign w:val="superscript"/>
        </w:rPr>
        <w:t>27</w:t>
      </w:r>
      <w:r>
        <w:rPr>
          <w:bCs/>
          <w:color w:val="000000" w:themeColor="text1"/>
        </w:rPr>
        <w:fldChar w:fldCharType="end"/>
      </w:r>
      <w:ins w:id="222" w:author="Parks, Robbie M" w:date="2019-01-10T11:20:00Z">
        <w:r w:rsidR="006B057A">
          <w:rPr>
            <w:bCs/>
            <w:color w:val="000000" w:themeColor="text1"/>
          </w:rPr>
          <w:t xml:space="preserve"> </w:t>
        </w:r>
      </w:ins>
      <w:del w:id="223" w:author="Parks, Robbie M" w:date="2019-01-10T11:20:00Z">
        <w:r w:rsidDel="006B057A">
          <w:rPr>
            <w:bCs/>
            <w:color w:val="000000" w:themeColor="text1"/>
          </w:rPr>
          <w:delText xml:space="preserve"> </w:delText>
        </w:r>
        <w:r w:rsidDel="00C31A32">
          <w:rPr>
            <w:bCs/>
            <w:color w:val="000000" w:themeColor="text1"/>
          </w:rPr>
          <w:delText xml:space="preserve">compared to our results of up to 0.7% decrease for </w:delText>
        </w:r>
        <w:r w:rsidDel="00C31A32">
          <w:rPr>
            <w:color w:val="000000" w:themeColor="text1"/>
          </w:rPr>
          <w:delText xml:space="preserve">temperature anomaly </w:delText>
        </w:r>
        <w:r w:rsidRPr="00D024C6" w:rsidDel="00C31A32">
          <w:rPr>
            <w:color w:val="000000" w:themeColor="text1"/>
          </w:rPr>
          <w:delText>of +</w:delText>
        </w:r>
        <w:r w:rsidRPr="00886AE3" w:rsidDel="00C31A32">
          <w:rPr>
            <w:rFonts w:eastAsia="Times New Roman"/>
            <w:bCs/>
            <w:color w:val="222222"/>
            <w:shd w:val="clear" w:color="auto" w:fill="FFFFFF"/>
          </w:rPr>
          <w:delText>1</w:delText>
        </w:r>
        <w:r w:rsidRPr="00D024C6" w:rsidDel="00C31A32">
          <w:rPr>
            <w:bCs/>
            <w:color w:val="000000" w:themeColor="text1"/>
          </w:rPr>
          <w:delText>°C</w:delText>
        </w:r>
        <w:r w:rsidDel="00C31A32">
          <w:rPr>
            <w:color w:val="000000" w:themeColor="text1"/>
          </w:rPr>
          <w:delText xml:space="preserve"> </w:delText>
        </w:r>
        <w:r w:rsidDel="00C31A32">
          <w:rPr>
            <w:bCs/>
            <w:color w:val="000000" w:themeColor="text1"/>
          </w:rPr>
          <w:delText xml:space="preserve">in males across age groups and 0.4% decrease in females.  </w:delText>
        </w:r>
      </w:del>
    </w:p>
    <w:p w14:paraId="3305DD79" w14:textId="30E28873" w:rsidR="00D91C67" w:rsidDel="00AB5EE2" w:rsidRDefault="00423243">
      <w:pPr>
        <w:spacing w:line="480" w:lineRule="auto"/>
        <w:rPr>
          <w:del w:id="224" w:author="Parks, Robbie M" w:date="2019-01-10T11:25:00Z"/>
        </w:rPr>
        <w:pPrChange w:id="225" w:author="Parks, Robbie M" w:date="2019-01-13T22:04:00Z">
          <w:pPr>
            <w:pStyle w:val="ListParagraph"/>
            <w:numPr>
              <w:numId w:val="7"/>
            </w:numPr>
            <w:spacing w:after="0" w:line="240" w:lineRule="auto"/>
            <w:ind w:hanging="360"/>
          </w:pPr>
        </w:pPrChange>
      </w:pPr>
      <w:del w:id="226" w:author="Parks, Robbie M" w:date="2019-01-13T22:04:00Z">
        <w:r w:rsidDel="008C7ECC">
          <w:delText xml:space="preserve">Healthy older people </w:delText>
        </w:r>
        <w:r w:rsidR="00B37097" w:rsidDel="008C7ECC">
          <w:delText>fall more outdoors than indoors.</w:delText>
        </w:r>
      </w:del>
      <w:ins w:id="227" w:author="Parks, Robbie M" w:date="2019-01-13T22:04:00Z">
        <w:r w:rsidR="008C7ECC">
          <w:rPr>
            <w:bCs/>
            <w:color w:val="000000" w:themeColor="text1"/>
          </w:rPr>
          <w:t>As outdoor falls are common in healthy older people,</w:t>
        </w:r>
      </w:ins>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del w:id="228" w:author="Parks, Robbie M" w:date="2019-01-10T11:25:00Z">
        <w:r w:rsidR="009B5A29" w:rsidDel="00D91C67">
          <w:delText xml:space="preserve">With </w:delText>
        </w:r>
      </w:del>
      <w:r w:rsidR="009B5A29">
        <w:t>warmer</w:t>
      </w:r>
      <w:r w:rsidR="00C30EEC">
        <w:t xml:space="preserve"> overall</w:t>
      </w:r>
      <w:r w:rsidR="009B5A29">
        <w:t xml:space="preserve"> </w:t>
      </w:r>
      <w:r w:rsidR="004E0D21">
        <w:t>temperatures</w:t>
      </w:r>
      <w:ins w:id="229" w:author="Parks, Robbie M" w:date="2019-01-13T22:05:00Z">
        <w:r w:rsidR="00566802">
          <w:t xml:space="preserve"> would reduce the chance of outdoor slipping.</w:t>
        </w:r>
      </w:ins>
      <w:del w:id="230" w:author="Parks, Robbie M" w:date="2019-01-13T22:05:00Z">
        <w:r w:rsidR="009B5A29" w:rsidDel="00566802">
          <w:delText xml:space="preserve">, slippery outdoor conditions </w:delText>
        </w:r>
        <w:r w:rsidR="002268D5" w:rsidDel="00566802">
          <w:delText>may be less of a factor</w:delText>
        </w:r>
        <w:r w:rsidR="009B5A29" w:rsidRPr="00A850C6" w:rsidDel="00566802">
          <w:delText>.</w:delText>
        </w:r>
      </w:del>
    </w:p>
    <w:p w14:paraId="7D42D8E9" w14:textId="77777777" w:rsidR="00AB5EE2" w:rsidRDefault="00AB5EE2">
      <w:pPr>
        <w:spacing w:line="480" w:lineRule="auto"/>
        <w:rPr>
          <w:ins w:id="231" w:author="Parks, Robbie M" w:date="2019-01-10T11:25:00Z"/>
        </w:rPr>
        <w:pPrChange w:id="232" w:author="Parks, Robbie M" w:date="2019-01-13T22:04:00Z">
          <w:pPr>
            <w:pStyle w:val="ListParagraph"/>
            <w:numPr>
              <w:numId w:val="7"/>
            </w:numPr>
            <w:spacing w:after="0" w:line="240" w:lineRule="auto"/>
            <w:ind w:hanging="360"/>
          </w:pPr>
        </w:pPrChange>
      </w:pPr>
    </w:p>
    <w:p w14:paraId="787F372A" w14:textId="77777777" w:rsidR="00AB5EE2" w:rsidRPr="00AB5EE2" w:rsidRDefault="00AB5EE2">
      <w:pPr>
        <w:spacing w:line="480" w:lineRule="auto"/>
        <w:rPr>
          <w:ins w:id="233" w:author="Parks, Robbie M" w:date="2019-01-10T11:25:00Z"/>
          <w:rPrChange w:id="234" w:author="Parks, Robbie M" w:date="2019-01-10T11:25:00Z">
            <w:rPr>
              <w:ins w:id="235" w:author="Parks, Robbie M" w:date="2019-01-10T11:25:00Z"/>
              <w:i/>
            </w:rPr>
          </w:rPrChange>
        </w:rPr>
        <w:pPrChange w:id="236" w:author="Parks, Robbie M" w:date="2019-01-10T11:25:00Z">
          <w:pPr>
            <w:pStyle w:val="ListParagraph"/>
            <w:numPr>
              <w:numId w:val="7"/>
            </w:numPr>
            <w:spacing w:after="0" w:line="240" w:lineRule="auto"/>
            <w:ind w:hanging="360"/>
          </w:pPr>
        </w:pPrChange>
      </w:pPr>
    </w:p>
    <w:p w14:paraId="00046339" w14:textId="401A0AA8" w:rsidR="002C6259" w:rsidRPr="00843ACB" w:rsidDel="008F55DF" w:rsidRDefault="008F55DF">
      <w:pPr>
        <w:spacing w:line="480" w:lineRule="auto"/>
        <w:rPr>
          <w:del w:id="237" w:author="Parks, Robbie M" w:date="2019-01-10T11:28:00Z"/>
        </w:rPr>
        <w:pPrChange w:id="238" w:author="Parks, Robbie M" w:date="2019-01-10T11:29:00Z">
          <w:pPr>
            <w:pStyle w:val="ListParagraph"/>
            <w:numPr>
              <w:numId w:val="7"/>
            </w:numPr>
            <w:spacing w:after="0" w:line="240" w:lineRule="auto"/>
            <w:ind w:hanging="360"/>
          </w:pPr>
        </w:pPrChange>
      </w:pPr>
      <w:ins w:id="239" w:author="Parks, Robbie M" w:date="2019-01-10T11:27:00Z">
        <w:r>
          <w:t xml:space="preserve">Since </w:t>
        </w:r>
      </w:ins>
      <w:del w:id="240" w:author="Parks, Robbie M" w:date="2019-01-10T11:27:00Z">
        <w:r w:rsidR="002C6259" w:rsidDel="008F55DF">
          <w:delText>S</w:delText>
        </w:r>
      </w:del>
      <w:ins w:id="241" w:author="Parks, Robbie M" w:date="2019-01-10T11:27:00Z">
        <w:r>
          <w:t>s</w:t>
        </w:r>
      </w:ins>
      <w:r w:rsidR="002C6259">
        <w:t xml:space="preserve">wimming </w:t>
      </w:r>
      <w:r w:rsidR="00C969BF">
        <w:t xml:space="preserve">is generally </w:t>
      </w:r>
      <w:r w:rsidR="002C6259">
        <w:t xml:space="preserve">more </w:t>
      </w:r>
      <w:r w:rsidR="00C969BF">
        <w:t xml:space="preserve">popular </w:t>
      </w:r>
      <w:r w:rsidR="002C6259">
        <w:t>in warmer temperatures</w:t>
      </w:r>
      <w:ins w:id="242" w:author="Parks, Robbie M" w:date="2019-01-10T11:28:00Z">
        <w:r>
          <w:t>, deaths from drownings are expected to be more common in anomalously warm months.</w:t>
        </w:r>
      </w:ins>
      <w:del w:id="243" w:author="Parks, Robbie M" w:date="2019-01-10T11:28:00Z">
        <w:r w:rsidR="002C6259" w:rsidDel="008F55DF">
          <w:delText>.</w:delText>
        </w:r>
      </w:del>
    </w:p>
    <w:p w14:paraId="45D8204E" w14:textId="056D1789" w:rsidR="00243549" w:rsidRDefault="008F55DF">
      <w:pPr>
        <w:spacing w:line="480" w:lineRule="auto"/>
        <w:rPr>
          <w:ins w:id="244" w:author="Parks, Robbie M" w:date="2019-01-10T11:37:00Z"/>
        </w:rPr>
        <w:pPrChange w:id="245" w:author="Parks, Robbie M" w:date="2019-01-10T11:29:00Z">
          <w:pPr>
            <w:pStyle w:val="ListParagraph"/>
            <w:numPr>
              <w:numId w:val="7"/>
            </w:numPr>
            <w:spacing w:after="0" w:line="240" w:lineRule="auto"/>
            <w:ind w:hanging="360"/>
          </w:pPr>
        </w:pPrChange>
      </w:pPr>
      <w:ins w:id="246" w:author="Parks, Robbie M" w:date="2019-01-10T11:28:00Z">
        <w:r>
          <w:t xml:space="preserve"> When drownings occur, </w:t>
        </w:r>
      </w:ins>
      <w:ins w:id="247" w:author="Bennett, James E" w:date="2019-01-11T16:50:00Z">
        <w:r w:rsidR="009F0BE9">
          <w:t xml:space="preserve">for males </w:t>
        </w:r>
      </w:ins>
      <w:r w:rsidR="00243549" w:rsidRPr="00636C9B">
        <w:t xml:space="preserve">52.7% </w:t>
      </w:r>
      <w:ins w:id="248" w:author="Bennett, James E" w:date="2019-01-11T16:50:00Z">
        <w:r w:rsidR="009F0BE9">
          <w:t xml:space="preserve">are </w:t>
        </w:r>
      </w:ins>
      <w:del w:id="249" w:author="Bennett, James E" w:date="2019-01-11T16:50:00Z">
        <w:r w:rsidR="00243549" w:rsidRPr="00636C9B" w:rsidDel="0033131C">
          <w:delText xml:space="preserve">of drowning in males is </w:delText>
        </w:r>
      </w:del>
      <w:r w:rsidR="00243549" w:rsidRPr="00636C9B">
        <w:t xml:space="preserve">in natural water, with </w:t>
      </w:r>
      <w:ins w:id="250" w:author="Bennett, James E" w:date="2019-01-11T16:50:00Z">
        <w:r w:rsidR="009F0BE9">
          <w:t xml:space="preserve">only </w:t>
        </w:r>
      </w:ins>
      <w:r w:rsidR="00243549" w:rsidRPr="00636C9B">
        <w:t>25.9</w:t>
      </w:r>
      <w:ins w:id="251" w:author="Bennett, James E" w:date="2019-01-11T16:50:00Z">
        <w:r w:rsidR="009F0BE9">
          <w:t>%</w:t>
        </w:r>
      </w:ins>
      <w:r w:rsidR="00243549" w:rsidRPr="00636C9B">
        <w:t xml:space="preserve">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w:t>
      </w:r>
      <w:ins w:id="252" w:author="Bennett, James E" w:date="2019-01-11T16:50:00Z">
        <w:r w:rsidR="009F0BE9">
          <w:t>However,</w:t>
        </w:r>
      </w:ins>
      <w:ins w:id="253" w:author="Bennett, James E" w:date="2019-01-11T16:51:00Z">
        <w:r w:rsidR="009F0BE9">
          <w:t xml:space="preserve"> </w:t>
        </w:r>
      </w:ins>
      <w:ins w:id="254" w:author="Bennett, James E" w:date="2019-01-11T16:59:00Z">
        <w:r w:rsidR="00206DE6">
          <w:t xml:space="preserve">for targeted risk prevention </w:t>
        </w:r>
      </w:ins>
      <w:ins w:id="255" w:author="Bennett, James E" w:date="2019-01-11T16:51:00Z">
        <w:r w:rsidR="009F0BE9">
          <w:t xml:space="preserve">it </w:t>
        </w:r>
      </w:ins>
      <w:ins w:id="256" w:author="Bennett, James E" w:date="2019-01-11T17:00:00Z">
        <w:r w:rsidR="00206DE6">
          <w:t>would be desirable to know</w:t>
        </w:r>
      </w:ins>
      <w:ins w:id="257" w:author="Bennett, James E" w:date="2019-01-11T16:51:00Z">
        <w:r w:rsidR="009F0BE9">
          <w:t xml:space="preserve"> if these patterns change </w:t>
        </w:r>
      </w:ins>
      <w:ins w:id="258" w:author="Bennett, James E" w:date="2019-01-11T16:52:00Z">
        <w:r w:rsidR="009F0BE9">
          <w:t>as a</w:t>
        </w:r>
      </w:ins>
      <w:del w:id="259" w:author="Bennett, James E" w:date="2019-01-11T16:52:00Z">
        <w:r w:rsidR="00F306C6" w:rsidDel="009F0BE9">
          <w:delText>A</w:delText>
        </w:r>
      </w:del>
      <w:r w:rsidR="00F306C6">
        <w:t>nomalous temperature</w:t>
      </w:r>
      <w:ins w:id="260" w:author="Bennett, James E" w:date="2019-01-11T16:52:00Z">
        <w:r w:rsidR="009F0BE9">
          <w:t xml:space="preserve"> increases.</w:t>
        </w:r>
      </w:ins>
      <w:del w:id="261" w:author="Parks, Robbie M" w:date="2019-01-13T22:05:00Z">
        <w:r w:rsidR="00F306C6" w:rsidDel="000965EC">
          <w:delText xml:space="preserve"> </w:delText>
        </w:r>
        <w:commentRangeStart w:id="262"/>
        <w:r w:rsidR="00F306C6" w:rsidDel="000965EC">
          <w:delText xml:space="preserve">could affect the likelihood that young people swim in natural water, as those from deprived backgrounds likely not have </w:delText>
        </w:r>
        <w:r w:rsidR="00784240" w:rsidDel="000965EC">
          <w:delText xml:space="preserve">access to </w:delText>
        </w:r>
        <w:r w:rsidR="00F306C6" w:rsidDel="000965EC">
          <w:delText>adequate and affordable swimming pool facilities.</w:delText>
        </w:r>
        <w:commentRangeEnd w:id="262"/>
        <w:r w:rsidR="009F0BE9" w:rsidDel="000965EC">
          <w:rPr>
            <w:rStyle w:val="CommentReference"/>
            <w:rFonts w:asciiTheme="minorHAnsi" w:hAnsiTheme="minorHAnsi" w:cstheme="minorBidi"/>
            <w:lang w:eastAsia="en-US"/>
          </w:rPr>
          <w:commentReference w:id="262"/>
        </w:r>
      </w:del>
    </w:p>
    <w:p w14:paraId="3AFBA133" w14:textId="77777777" w:rsidR="005773FB" w:rsidRDefault="005773FB">
      <w:pPr>
        <w:spacing w:line="480" w:lineRule="auto"/>
        <w:rPr>
          <w:ins w:id="263" w:author="Parks, Robbie M" w:date="2019-01-10T11:37:00Z"/>
        </w:rPr>
        <w:pPrChange w:id="264" w:author="Parks, Robbie M" w:date="2019-01-10T11:29:00Z">
          <w:pPr>
            <w:pStyle w:val="ListParagraph"/>
            <w:numPr>
              <w:numId w:val="7"/>
            </w:numPr>
            <w:spacing w:after="0" w:line="240" w:lineRule="auto"/>
            <w:ind w:hanging="360"/>
          </w:pPr>
        </w:pPrChange>
      </w:pPr>
    </w:p>
    <w:p w14:paraId="2CA8184D" w14:textId="5ABBF022" w:rsidR="005773FB" w:rsidRPr="00636C9B" w:rsidDel="00060831" w:rsidRDefault="005773FB">
      <w:pPr>
        <w:spacing w:line="480" w:lineRule="auto"/>
        <w:rPr>
          <w:del w:id="265" w:author="Parks, Robbie M" w:date="2019-01-10T11:38:00Z"/>
        </w:rPr>
        <w:pPrChange w:id="266" w:author="Parks, Robbie M" w:date="2019-01-10T11:29:00Z">
          <w:pPr>
            <w:pStyle w:val="ListParagraph"/>
            <w:numPr>
              <w:numId w:val="7"/>
            </w:numPr>
            <w:spacing w:after="0" w:line="240" w:lineRule="auto"/>
            <w:ind w:hanging="360"/>
          </w:pPr>
        </w:pPrChange>
      </w:pPr>
      <w:ins w:id="267" w:author="Parks, Robbie M" w:date="2019-01-10T11:38:00Z">
        <w:r>
          <w:lastRenderedPageBreak/>
          <w:t>Less clear are p</w:t>
        </w:r>
      </w:ins>
      <w:ins w:id="268" w:author="Parks, Robbie M" w:date="2019-01-10T11:37:00Z">
        <w:r>
          <w:t>athways between anomalously high temperatures and intentional injury deaths (i.e., deaths from intentional self-harm and assault)</w:t>
        </w:r>
      </w:ins>
      <w:ins w:id="269" w:author="Parks, Robbie M" w:date="2019-01-10T11:38:00Z">
        <w:r>
          <w:t xml:space="preserve">. </w:t>
        </w:r>
        <w:r w:rsidR="00060831">
          <w:t xml:space="preserve">Other previous studies exist examining the </w:t>
        </w:r>
      </w:ins>
    </w:p>
    <w:p w14:paraId="5123D5DE" w14:textId="77777777" w:rsidR="004565A9" w:rsidRPr="00636C9B" w:rsidDel="005773FB" w:rsidRDefault="004565A9" w:rsidP="0044781A">
      <w:pPr>
        <w:rPr>
          <w:del w:id="270" w:author="Parks, Robbie M" w:date="2019-01-10T11:37:00Z"/>
        </w:rPr>
      </w:pPr>
    </w:p>
    <w:p w14:paraId="0B1AFEEF" w14:textId="29986419" w:rsidR="005F20AD" w:rsidDel="00060831" w:rsidRDefault="005F20AD" w:rsidP="005F20AD">
      <w:pPr>
        <w:rPr>
          <w:del w:id="271" w:author="Parks, Robbie M" w:date="2019-01-10T11:38:00Z"/>
          <w:i/>
        </w:rPr>
      </w:pPr>
      <w:del w:id="272" w:author="Parks, Robbie M" w:date="2019-01-10T11:37:00Z">
        <w:r w:rsidDel="005773FB">
          <w:rPr>
            <w:i/>
          </w:rPr>
          <w:delText>Intentional discussion</w:delText>
        </w:r>
      </w:del>
    </w:p>
    <w:p w14:paraId="25B2DF5B" w14:textId="23485BA1" w:rsidR="005F20AD" w:rsidRPr="005B5C55" w:rsidDel="00060831" w:rsidRDefault="005F20AD">
      <w:pPr>
        <w:spacing w:line="480" w:lineRule="auto"/>
        <w:rPr>
          <w:del w:id="273" w:author="Parks, Robbie M" w:date="2019-01-10T11:39:00Z"/>
        </w:rPr>
        <w:pPrChange w:id="274" w:author="Parks, Robbie M" w:date="2019-01-10T11:38:00Z">
          <w:pPr>
            <w:pStyle w:val="ListParagraph"/>
            <w:numPr>
              <w:numId w:val="7"/>
            </w:numPr>
            <w:spacing w:line="240" w:lineRule="auto"/>
            <w:ind w:hanging="360"/>
          </w:pPr>
        </w:pPrChange>
      </w:pPr>
      <w:del w:id="275" w:author="Parks, Robbie M" w:date="2019-01-10T11:38:00Z">
        <w:r w:rsidDel="00060831">
          <w:delText>T</w:delText>
        </w:r>
        <w:r w:rsidRPr="00843ACB" w:rsidDel="00060831">
          <w:delText xml:space="preserve">here are studies which indirectly examine </w:delText>
        </w:r>
      </w:del>
      <w:r w:rsidRPr="00843ACB">
        <w:t>relationship</w:t>
      </w:r>
      <w:del w:id="276" w:author="Parks, Robbie M" w:date="2019-01-10T11:39:00Z">
        <w:r w:rsidRPr="00843ACB" w:rsidDel="00060831">
          <w:delText>s</w:delText>
        </w:r>
      </w:del>
      <w:r w:rsidRPr="00843ACB">
        <w:t xml:space="preserve"> of violent behaviour and conflict with climate </w:t>
      </w:r>
      <w:del w:id="277" w:author="Parks, Robbie M" w:date="2019-01-13T22:05:00Z">
        <w:r w:rsidRPr="00843ACB" w:rsidDel="001140DB">
          <w:delText>change</w:delText>
        </w:r>
      </w:del>
      <w:ins w:id="278" w:author="Parks, Robbie M" w:date="2019-01-13T22:05:00Z">
        <w:r w:rsidR="001140DB">
          <w:t>variability</w:t>
        </w:r>
      </w:ins>
      <w:r w:rsidRPr="00843ACB">
        <w:t>,</w:t>
      </w:r>
      <w:r w:rsidRPr="00843ACB">
        <w:fldChar w:fldCharType="begin" w:fldLock="1"/>
      </w:r>
      <w:r w:rsidR="00D61244">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D61244">
        <w:rPr>
          <w:rFonts w:ascii="MS Mincho" w:eastAsia="MS Mincho" w:hAnsi="MS Mincho" w:cs="MS Mincho"/>
        </w:rPr>
        <w:instrText>∼</w:instrText>
      </w:r>
      <w:r w:rsidR="00D61244">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30–35&lt;/sup&gt;","plainTextFormattedCitation":"30–35","previouslyFormattedCitation":"&lt;sup&gt;32–37&lt;/sup&gt;"},"properties":{"noteIndex":0},"schema":"https://github.com/citation-style-language/schema/raw/master/csl-citation.json"}</w:instrText>
      </w:r>
      <w:r w:rsidRPr="00843ACB">
        <w:fldChar w:fldCharType="separate"/>
      </w:r>
      <w:r w:rsidR="00D61244" w:rsidRPr="00D61244">
        <w:rPr>
          <w:noProof/>
          <w:vertAlign w:val="superscript"/>
        </w:rPr>
        <w:t>30–35</w:t>
      </w:r>
      <w:r w:rsidRPr="00843ACB">
        <w:fldChar w:fldCharType="end"/>
      </w:r>
      <w:r w:rsidRPr="00843ACB">
        <w:t xml:space="preserve"> with only a few linking an outcome </w:t>
      </w:r>
      <w:del w:id="279" w:author="Bennett, James E" w:date="2019-01-11T16:30:00Z">
        <w:r w:rsidRPr="00843ACB" w:rsidDel="00922239">
          <w:delText xml:space="preserve">for </w:delText>
        </w:r>
      </w:del>
      <w:ins w:id="280" w:author="Bennett, James E" w:date="2019-01-11T16:30:00Z">
        <w:r w:rsidR="00922239">
          <w:t>from</w:t>
        </w:r>
        <w:r w:rsidR="00922239" w:rsidRPr="00843ACB">
          <w:t xml:space="preserve"> </w:t>
        </w:r>
      </w:ins>
      <w:r w:rsidRPr="00843ACB">
        <w:t>a particular type of injury with increasing temperature.</w:t>
      </w:r>
      <w:r w:rsidRPr="00843ACB">
        <w:fldChar w:fldCharType="begin" w:fldLock="1"/>
      </w:r>
      <w:r w:rsidR="00D61244">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6,14,36,37&lt;/sup&gt;","plainTextFormattedCitation":"6,14,36,37","previouslyFormattedCitation":"&lt;sup&gt;6,13,14,38&lt;/sup&gt;"},"properties":{"noteIndex":0},"schema":"https://github.com/citation-style-language/schema/raw/master/csl-citation.json"}</w:instrText>
      </w:r>
      <w:r w:rsidRPr="00843ACB">
        <w:fldChar w:fldCharType="separate"/>
      </w:r>
      <w:r w:rsidR="00D61244" w:rsidRPr="00D61244">
        <w:rPr>
          <w:noProof/>
          <w:vertAlign w:val="superscript"/>
        </w:rPr>
        <w:t>6,14,36,37</w:t>
      </w:r>
      <w:r w:rsidRPr="00843ACB">
        <w:fldChar w:fldCharType="end"/>
      </w:r>
      <w:ins w:id="281" w:author="Parks, Robbie M" w:date="2019-01-10T11:39:00Z">
        <w:r w:rsidR="00060831">
          <w:t xml:space="preserve"> One theory of increasing violence with anomalously warm temperature is that</w:t>
        </w:r>
      </w:ins>
    </w:p>
    <w:p w14:paraId="5A2F794D" w14:textId="2569D893" w:rsidR="005F20AD" w:rsidDel="00060831" w:rsidRDefault="005F20AD">
      <w:pPr>
        <w:spacing w:line="480" w:lineRule="auto"/>
        <w:rPr>
          <w:del w:id="282" w:author="Parks, Robbie M" w:date="2019-01-10T11:39:00Z"/>
        </w:rPr>
        <w:pPrChange w:id="283" w:author="Parks, Robbie M" w:date="2019-01-10T11:39:00Z">
          <w:pPr>
            <w:pStyle w:val="ListParagraph"/>
            <w:numPr>
              <w:numId w:val="7"/>
            </w:numPr>
            <w:spacing w:after="0" w:line="240" w:lineRule="auto"/>
            <w:ind w:hanging="360"/>
          </w:pPr>
        </w:pPrChange>
      </w:pPr>
      <w:del w:id="284" w:author="Parks, Robbie M" w:date="2019-01-10T11:39:00Z">
        <w:r w:rsidDel="00060831">
          <w:delText>O</w:delText>
        </w:r>
      </w:del>
      <w:ins w:id="285" w:author="Parks, Robbie M" w:date="2019-01-10T11:39:00Z">
        <w:r w:rsidR="00060831">
          <w:t xml:space="preserve"> </w:t>
        </w:r>
        <w:del w:id="286" w:author="Bennett, James E" w:date="2019-01-11T16:30:00Z">
          <w:r w:rsidR="00060831" w:rsidDel="00922239">
            <w:delText>o</w:delText>
          </w:r>
        </w:del>
      </w:ins>
      <w:del w:id="287" w:author="Bennett, James E" w:date="2019-01-11T16:30:00Z">
        <w:r w:rsidDel="00922239">
          <w:delText xml:space="preserve">n average </w:delText>
        </w:r>
      </w:del>
      <w:r>
        <w:t>more time is spent outdoors in anomalously warmer temperatures leading to an increased number of face-to-face interactions, and hence numbers of arguments, confrontations, and ultimately deaths from assault.</w:t>
      </w:r>
      <w:r>
        <w:fldChar w:fldCharType="begin" w:fldLock="1"/>
      </w:r>
      <w:r w:rsidR="00D6124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38,39&lt;/sup&gt;","plainTextFormattedCitation":"38,39","previouslyFormattedCitation":"&lt;sup&gt;39,40&lt;/sup&gt;"},"properties":{"noteIndex":0},"schema":"https://github.com/citation-style-language/schema/raw/master/csl-citation.json"}</w:instrText>
      </w:r>
      <w:r>
        <w:fldChar w:fldCharType="separate"/>
      </w:r>
      <w:r w:rsidR="00D61244" w:rsidRPr="00D61244">
        <w:rPr>
          <w:noProof/>
          <w:vertAlign w:val="superscript"/>
        </w:rPr>
        <w:t>38,39</w:t>
      </w:r>
      <w:r>
        <w:fldChar w:fldCharType="end"/>
      </w:r>
      <w:ins w:id="288" w:author="Parks, Robbie M" w:date="2019-01-10T11:39:00Z">
        <w:r w:rsidR="00060831">
          <w:t xml:space="preserve"> </w:t>
        </w:r>
      </w:ins>
    </w:p>
    <w:p w14:paraId="1945E85A" w14:textId="00431554" w:rsidR="00E35337" w:rsidDel="00E35337" w:rsidRDefault="005F20AD">
      <w:pPr>
        <w:rPr>
          <w:del w:id="289" w:author="Parks, Robbie M" w:date="2019-01-10T11:39:00Z"/>
        </w:rPr>
        <w:pPrChange w:id="290" w:author="Parks, Robbie M" w:date="2019-01-10T11:39:00Z">
          <w:pPr>
            <w:pStyle w:val="ListParagraph"/>
            <w:numPr>
              <w:numId w:val="7"/>
            </w:numPr>
            <w:spacing w:after="0" w:line="240" w:lineRule="auto"/>
            <w:ind w:hanging="360"/>
          </w:pPr>
        </w:pPrChange>
      </w:pPr>
      <w:r>
        <w:t xml:space="preserve">These effects </w:t>
      </w:r>
      <w:del w:id="291" w:author="Parks, Robbie M" w:date="2019-01-10T11:39:00Z">
        <w:r w:rsidDel="00060831">
          <w:delText xml:space="preserve">are </w:delText>
        </w:r>
      </w:del>
      <w:ins w:id="292" w:author="Parks, Robbie M" w:date="2019-01-10T11:39:00Z">
        <w:r w:rsidR="00060831">
          <w:t xml:space="preserve">could be </w:t>
        </w:r>
      </w:ins>
      <w:r>
        <w:t>compounded by the greater anger levels li</w:t>
      </w:r>
      <w:r w:rsidRPr="00A27E88">
        <w:t>nk</w:t>
      </w:r>
      <w:r>
        <w:t>ed to higher</w:t>
      </w:r>
      <w:r w:rsidRPr="00A27E88">
        <w:t xml:space="preserve"> temperature</w:t>
      </w:r>
      <w:r>
        <w:t>s</w:t>
      </w:r>
      <w:r w:rsidRPr="00A27E88">
        <w:t>.</w:t>
      </w:r>
      <w:r w:rsidRPr="00A27E88">
        <w:fldChar w:fldCharType="begin" w:fldLock="1"/>
      </w:r>
      <w:r w:rsidR="00D6124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40,41&lt;/sup&gt;","plainTextFormattedCitation":"40,41","previouslyFormattedCitation":"&lt;sup&gt;41,42&lt;/sup&gt;"},"properties":{"noteIndex":0},"schema":"https://github.com/citation-style-language/schema/raw/master/csl-citation.json"}</w:instrText>
      </w:r>
      <w:r w:rsidRPr="00A27E88">
        <w:fldChar w:fldCharType="separate"/>
      </w:r>
      <w:r w:rsidR="00D61244" w:rsidRPr="00D61244">
        <w:rPr>
          <w:noProof/>
          <w:vertAlign w:val="superscript"/>
        </w:rPr>
        <w:t>40,41</w:t>
      </w:r>
      <w:r w:rsidRPr="00A27E88">
        <w:fldChar w:fldCharType="end"/>
      </w:r>
    </w:p>
    <w:p w14:paraId="5491A4BC" w14:textId="77777777" w:rsidR="00E35337" w:rsidRDefault="00E35337">
      <w:pPr>
        <w:spacing w:line="480" w:lineRule="auto"/>
        <w:rPr>
          <w:ins w:id="293" w:author="Parks, Robbie M" w:date="2019-01-10T11:39:00Z"/>
        </w:rPr>
        <w:pPrChange w:id="294" w:author="Parks, Robbie M" w:date="2019-01-10T11:39:00Z">
          <w:pPr>
            <w:pStyle w:val="ListParagraph"/>
          </w:pPr>
        </w:pPrChange>
      </w:pPr>
    </w:p>
    <w:p w14:paraId="24201BFD" w14:textId="77777777" w:rsidR="00E35337" w:rsidRDefault="00E35337">
      <w:pPr>
        <w:spacing w:line="480" w:lineRule="auto"/>
        <w:rPr>
          <w:ins w:id="295" w:author="Parks, Robbie M" w:date="2019-01-10T11:39:00Z"/>
        </w:rPr>
        <w:pPrChange w:id="296" w:author="Parks, Robbie M" w:date="2019-01-10T11:39:00Z">
          <w:pPr>
            <w:pStyle w:val="ListParagraph"/>
          </w:pPr>
        </w:pPrChange>
      </w:pPr>
    </w:p>
    <w:p w14:paraId="22010CDE" w14:textId="220CABC1" w:rsidR="00AD49AD" w:rsidRPr="00AD49AD" w:rsidDel="00B94EA3" w:rsidRDefault="00AD49AD">
      <w:pPr>
        <w:spacing w:line="480" w:lineRule="auto"/>
        <w:rPr>
          <w:del w:id="297" w:author="Parks, Robbie M" w:date="2019-01-09T11:09:00Z"/>
        </w:rPr>
        <w:pPrChange w:id="298" w:author="Parks, Robbie M" w:date="2019-01-10T11:45:00Z">
          <w:pPr>
            <w:pStyle w:val="ListParagraph"/>
            <w:numPr>
              <w:numId w:val="7"/>
            </w:numPr>
            <w:spacing w:after="0" w:line="240" w:lineRule="auto"/>
            <w:ind w:hanging="360"/>
          </w:pPr>
        </w:pPrChange>
      </w:pPr>
      <w:commentRangeStart w:id="299"/>
      <w:del w:id="300" w:author="Parks, Robbie M" w:date="2019-01-09T11:09:00Z">
        <w:r w:rsidDel="00B94EA3">
          <w:delText>Currently, r</w:delText>
        </w:r>
        <w:r w:rsidRPr="004633E5" w:rsidDel="00B94EA3">
          <w:delText>esearchers recognise the need for more research into climate change and mental health.</w:delText>
        </w:r>
        <w:r w:rsidRPr="004633E5" w:rsidDel="00B94EA3">
          <w:fldChar w:fldCharType="begin" w:fldLock="1"/>
        </w:r>
        <w:r w:rsidDel="00B94EA3">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noProof/>
            <w:vertAlign w:val="superscript"/>
          </w:rPr>
          <w:delText>41</w:delText>
        </w:r>
        <w:r w:rsidRPr="004633E5" w:rsidDel="00B94EA3">
          <w:fldChar w:fldCharType="end"/>
        </w:r>
        <w:commentRangeEnd w:id="299"/>
        <w:r w:rsidR="00315EDD" w:rsidDel="00B94EA3">
          <w:rPr>
            <w:rStyle w:val="CommentReference"/>
            <w:rFonts w:asciiTheme="minorHAnsi" w:hAnsiTheme="minorHAnsi" w:cstheme="minorBidi"/>
          </w:rPr>
          <w:commentReference w:id="299"/>
        </w:r>
      </w:del>
    </w:p>
    <w:p w14:paraId="38F26015" w14:textId="4D6E9741" w:rsidR="005F20AD" w:rsidDel="00245B0A" w:rsidRDefault="005F20AD">
      <w:pPr>
        <w:spacing w:line="480" w:lineRule="auto"/>
        <w:rPr>
          <w:del w:id="301" w:author="Parks, Robbie M" w:date="2019-01-10T11:44:00Z"/>
        </w:rPr>
        <w:pPrChange w:id="302" w:author="Parks, Robbie M" w:date="2019-01-10T11:45:00Z">
          <w:pPr>
            <w:pStyle w:val="ListParagraph"/>
            <w:numPr>
              <w:numId w:val="7"/>
            </w:numPr>
            <w:spacing w:after="0" w:line="240" w:lineRule="auto"/>
            <w:ind w:hanging="360"/>
          </w:pPr>
        </w:pPrChange>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D6124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42&lt;/sup&gt;","plainTextFormattedCitation":"42","previouslyFormattedCitation":"&lt;sup&gt;43&lt;/sup&gt;"},"properties":{"noteIndex":0},"schema":"https://github.com/citation-style-language/schema/raw/master/csl-citation.json"}</w:instrText>
      </w:r>
      <w:r>
        <w:fldChar w:fldCharType="separate"/>
      </w:r>
      <w:r w:rsidR="00D61244" w:rsidRPr="00D61244">
        <w:rPr>
          <w:noProof/>
          <w:vertAlign w:val="superscript"/>
        </w:rPr>
        <w:t>42</w:t>
      </w:r>
      <w:r>
        <w:fldChar w:fldCharType="end"/>
      </w:r>
      <w:ins w:id="303" w:author="Parks, Robbie M" w:date="2019-01-10T11:44:00Z">
        <w:r w:rsidR="00245B0A">
          <w:t xml:space="preserve"> </w:t>
        </w:r>
      </w:ins>
    </w:p>
    <w:p w14:paraId="16073B01" w14:textId="37A7C60A" w:rsidR="005F20AD" w:rsidDel="00245B0A" w:rsidRDefault="005F20AD">
      <w:pPr>
        <w:spacing w:line="480" w:lineRule="auto"/>
        <w:rPr>
          <w:del w:id="304" w:author="Parks, Robbie M" w:date="2019-01-10T11:44:00Z"/>
        </w:rPr>
        <w:pPrChange w:id="305" w:author="Parks, Robbie M" w:date="2019-01-10T11:45:00Z">
          <w:pPr>
            <w:pStyle w:val="ListParagraph"/>
            <w:numPr>
              <w:numId w:val="7"/>
            </w:numPr>
            <w:spacing w:after="0" w:line="240" w:lineRule="auto"/>
            <w:ind w:hanging="360"/>
          </w:pPr>
        </w:pPrChange>
      </w:pP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D61244">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fldChar w:fldCharType="separate"/>
      </w:r>
      <w:r w:rsidR="00D61244" w:rsidRPr="00D61244">
        <w:rPr>
          <w:noProof/>
          <w:vertAlign w:val="superscript"/>
        </w:rPr>
        <w:t>43</w:t>
      </w:r>
      <w:r>
        <w:fldChar w:fldCharType="end"/>
      </w:r>
      <w:r w:rsidRPr="00DC0131">
        <w:t xml:space="preserve"> </w:t>
      </w:r>
    </w:p>
    <w:p w14:paraId="2E6F452B" w14:textId="283D180B" w:rsidR="005F20AD" w:rsidDel="00DA6B3F" w:rsidRDefault="005F20AD">
      <w:pPr>
        <w:pStyle w:val="ListParagraph"/>
        <w:numPr>
          <w:ilvl w:val="0"/>
          <w:numId w:val="7"/>
        </w:numPr>
        <w:spacing w:after="0" w:line="480" w:lineRule="auto"/>
        <w:rPr>
          <w:del w:id="306" w:author="Parks, Robbie M" w:date="2019-01-08T00:52:00Z"/>
          <w:rFonts w:ascii="Times New Roman" w:hAnsi="Times New Roman"/>
          <w:sz w:val="24"/>
          <w:szCs w:val="24"/>
        </w:rPr>
        <w:pPrChange w:id="307" w:author="Parks, Robbie M" w:date="2019-01-10T11:45:00Z">
          <w:pPr>
            <w:pStyle w:val="ListParagraph"/>
            <w:numPr>
              <w:numId w:val="7"/>
            </w:numPr>
            <w:spacing w:after="0" w:line="240" w:lineRule="auto"/>
            <w:ind w:hanging="360"/>
          </w:pPr>
        </w:pPrChange>
      </w:pPr>
      <w:r>
        <w:rPr>
          <w:rFonts w:ascii="Times New Roman" w:hAnsi="Times New Roman"/>
          <w:sz w:val="24"/>
          <w:szCs w:val="24"/>
        </w:rPr>
        <w:t>Changes associated with increasing temperature include loss of sleep,</w:t>
      </w:r>
      <w:r>
        <w:fldChar w:fldCharType="begin" w:fldLock="1"/>
      </w:r>
      <w:r w:rsidR="00D61244">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fldChar w:fldCharType="separate"/>
      </w:r>
      <w:r w:rsidR="00D61244" w:rsidRPr="00D61244">
        <w:rPr>
          <w:noProof/>
          <w:vertAlign w:val="superscript"/>
        </w:rPr>
        <w:t>44</w:t>
      </w:r>
      <w:r>
        <w:fldChar w:fldCharType="end"/>
      </w:r>
      <w:ins w:id="308" w:author="Parks, Robbie M" w:date="2019-01-08T00:52:00Z">
        <w:r w:rsidR="00DA6B3F">
          <w:rPr>
            <w:rFonts w:ascii="Times New Roman" w:hAnsi="Times New Roman"/>
            <w:sz w:val="24"/>
            <w:szCs w:val="24"/>
          </w:rPr>
          <w:t xml:space="preserve"> </w:t>
        </w:r>
      </w:ins>
    </w:p>
    <w:p w14:paraId="7DBD581C" w14:textId="38A1FC60" w:rsidR="005F20AD" w:rsidRPr="00DA6B3F" w:rsidDel="00DA6B3F" w:rsidRDefault="005F20AD">
      <w:pPr>
        <w:pStyle w:val="ListParagraph"/>
        <w:numPr>
          <w:ilvl w:val="0"/>
          <w:numId w:val="7"/>
        </w:numPr>
        <w:spacing w:after="0" w:line="480" w:lineRule="auto"/>
        <w:rPr>
          <w:del w:id="309" w:author="Parks, Robbie M" w:date="2019-01-08T00:52:00Z"/>
          <w:rFonts w:ascii="Times New Roman" w:hAnsi="Times New Roman"/>
          <w:sz w:val="24"/>
          <w:szCs w:val="24"/>
        </w:rPr>
        <w:pPrChange w:id="310" w:author="Parks, Robbie M" w:date="2019-01-10T11:45:00Z">
          <w:pPr>
            <w:pStyle w:val="ListParagraph"/>
            <w:numPr>
              <w:numId w:val="7"/>
            </w:numPr>
            <w:spacing w:after="0" w:line="240" w:lineRule="auto"/>
            <w:ind w:hanging="360"/>
          </w:pPr>
        </w:pPrChange>
      </w:pPr>
      <w:del w:id="311"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312" w:author="Parks, Robbie M" w:date="2019-01-08T00:52:00Z">
        <w:r w:rsidR="00416368">
          <w:rPr>
            <w:rFonts w:ascii="Times New Roman" w:hAnsi="Times New Roman"/>
            <w:sz w:val="24"/>
            <w:szCs w:val="24"/>
          </w:rPr>
          <w:t>,</w:t>
        </w:r>
      </w:ins>
      <w:del w:id="313" w:author="Parks, Robbie M" w:date="2019-01-08T00:52:00Z">
        <w:r w:rsidRPr="00DA6B3F" w:rsidDel="00DA6B3F">
          <w:rPr>
            <w:rFonts w:ascii="Times New Roman" w:hAnsi="Times New Roman"/>
            <w:sz w:val="24"/>
            <w:szCs w:val="24"/>
          </w:rPr>
          <w:delText>,</w:delText>
        </w:r>
      </w:del>
      <w:r w:rsidRPr="00DA6B3F">
        <w:fldChar w:fldCharType="begin" w:fldLock="1"/>
      </w:r>
      <w:r w:rsidR="00D61244">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sidRPr="00DA6B3F">
        <w:rPr>
          <w:rPrChange w:id="314" w:author="Parks, Robbie M" w:date="2019-01-08T00:52:00Z">
            <w:rPr/>
          </w:rPrChange>
        </w:rPr>
        <w:fldChar w:fldCharType="separate"/>
      </w:r>
      <w:r w:rsidR="00D61244" w:rsidRPr="00D61244">
        <w:rPr>
          <w:noProof/>
          <w:vertAlign w:val="superscript"/>
        </w:rPr>
        <w:t>45</w:t>
      </w:r>
      <w:r w:rsidRPr="00DA6B3F">
        <w:fldChar w:fldCharType="end"/>
      </w:r>
      <w:ins w:id="315" w:author="Parks, Robbie M" w:date="2019-01-08T00:52:00Z">
        <w:r w:rsidR="00DA6B3F">
          <w:rPr>
            <w:rFonts w:ascii="Times New Roman" w:hAnsi="Times New Roman"/>
            <w:sz w:val="24"/>
            <w:szCs w:val="24"/>
          </w:rPr>
          <w:t xml:space="preserve"> </w:t>
        </w:r>
      </w:ins>
    </w:p>
    <w:p w14:paraId="0A40DE63" w14:textId="2171A4F4" w:rsidR="00B94EA3" w:rsidRDefault="005F20AD">
      <w:pPr>
        <w:spacing w:line="480" w:lineRule="auto"/>
        <w:rPr>
          <w:ins w:id="316" w:author="Parks, Robbie M" w:date="2019-01-13T22:13:00Z"/>
        </w:rPr>
        <w:pPrChange w:id="317" w:author="Parks, Robbie M" w:date="2019-01-10T11:45:00Z">
          <w:pPr>
            <w:pStyle w:val="ListParagraph"/>
            <w:numPr>
              <w:numId w:val="7"/>
            </w:numPr>
            <w:spacing w:after="0" w:line="240" w:lineRule="auto"/>
            <w:ind w:hanging="360"/>
          </w:pPr>
        </w:pPrChange>
      </w:pPr>
      <w:r w:rsidRPr="00DA6B3F">
        <w:t xml:space="preserve">and </w:t>
      </w:r>
      <w:ins w:id="318" w:author="Parks, Robbie M" w:date="2019-01-08T00:51:00Z">
        <w:r w:rsidR="00257789" w:rsidRPr="00416368">
          <w:t xml:space="preserve">deterioration of </w:t>
        </w:r>
      </w:ins>
      <w:del w:id="319" w:author="Parks, Robbie M" w:date="2019-01-08T00:51:00Z">
        <w:r w:rsidRPr="00A76C09" w:rsidDel="00257789">
          <w:delText xml:space="preserve">rising depression </w:delText>
        </w:r>
      </w:del>
      <w:r w:rsidRPr="00A76C09">
        <w:t>levels</w:t>
      </w:r>
      <w:ins w:id="320" w:author="Parks, Robbie M" w:date="2019-01-08T00:51:00Z">
        <w:r w:rsidR="00257789" w:rsidRPr="00DA6B3F">
          <w:t xml:space="preserve"> of mental well-being</w:t>
        </w:r>
      </w:ins>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PrChange w:id="321" w:author="Parks, Robbie M" w:date="2019-01-08T00:52:00Z">
            <w:rPr/>
          </w:rPrChange>
        </w:rPr>
        <w:fldChar w:fldCharType="separate"/>
      </w:r>
      <w:r w:rsidRPr="00DA6B3F">
        <w:rPr>
          <w:noProof/>
          <w:vertAlign w:val="superscript"/>
        </w:rPr>
        <w:t>6</w:t>
      </w:r>
      <w:r w:rsidRPr="00DA6B3F">
        <w:fldChar w:fldCharType="end"/>
      </w:r>
      <w:r w:rsidRPr="00DA6B3F">
        <w:t xml:space="preserve"> </w:t>
      </w:r>
      <w:ins w:id="322" w:author="Parks, Robbie M" w:date="2019-01-09T11:09:00Z">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ins>
      <w:r w:rsidR="00D6124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47&lt;/sup&gt;"},"properties":{"noteIndex":0},"schema":"https://github.com/citation-style-language/schema/raw/master/csl-citation.json"}</w:instrText>
      </w:r>
      <w:ins w:id="323" w:author="Parks, Robbie M" w:date="2019-01-09T11:09:00Z">
        <w:r w:rsidR="00B94EA3" w:rsidRPr="004633E5">
          <w:fldChar w:fldCharType="separate"/>
        </w:r>
      </w:ins>
      <w:r w:rsidR="00D61244" w:rsidRPr="00D61244">
        <w:rPr>
          <w:noProof/>
          <w:vertAlign w:val="superscript"/>
        </w:rPr>
        <w:t>46</w:t>
      </w:r>
      <w:ins w:id="324" w:author="Parks, Robbie M" w:date="2019-01-09T11:09:00Z">
        <w:r w:rsidR="00B94EA3" w:rsidRPr="004633E5">
          <w:fldChar w:fldCharType="end"/>
        </w:r>
      </w:ins>
      <w:ins w:id="325" w:author="Parks, Robbie M" w:date="2019-01-10T11:44:00Z">
        <w:r w:rsidR="00245B0A">
          <w:t xml:space="preserve"> </w:t>
        </w:r>
        <w:del w:id="326" w:author="Bennett, James E" w:date="2019-01-11T16:27:00Z">
          <w:r w:rsidR="00245B0A" w:rsidDel="00B878F7">
            <w:delText>Our work</w:delText>
          </w:r>
        </w:del>
      </w:ins>
      <w:ins w:id="327" w:author="Bennett, James E" w:date="2019-01-11T16:27:00Z">
        <w:r w:rsidR="00B878F7">
          <w:t>This study</w:t>
        </w:r>
      </w:ins>
      <w:ins w:id="328" w:author="Parks, Robbie M" w:date="2019-01-10T11:44:00Z">
        <w:r w:rsidR="00245B0A">
          <w:t xml:space="preserve"> helps to identify </w:t>
        </w:r>
      </w:ins>
      <w:commentRangeStart w:id="329"/>
      <w:ins w:id="330" w:author="Bennett, James E" w:date="2019-01-11T16:27:00Z">
        <w:del w:id="331" w:author="Parks, Robbie M" w:date="2019-01-13T22:09:00Z">
          <w:r w:rsidR="00B878F7" w:rsidDel="00907AAC">
            <w:delText xml:space="preserve">-sex </w:delText>
          </w:r>
          <w:commentRangeEnd w:id="329"/>
          <w:r w:rsidR="00B878F7" w:rsidDel="00907AAC">
            <w:rPr>
              <w:rStyle w:val="CommentReference"/>
              <w:rFonts w:asciiTheme="minorHAnsi" w:hAnsiTheme="minorHAnsi" w:cstheme="minorBidi"/>
              <w:lang w:eastAsia="en-US"/>
            </w:rPr>
            <w:commentReference w:id="329"/>
          </w:r>
        </w:del>
      </w:ins>
      <w:ins w:id="332" w:author="Parks, Robbie M" w:date="2019-01-10T11:44:00Z">
        <w:r w:rsidR="00245B0A">
          <w:t>groups which are particularly at risk</w:t>
        </w:r>
      </w:ins>
      <w:ins w:id="333" w:author="Parks, Robbie M" w:date="2019-01-13T22:06:00Z">
        <w:r w:rsidR="004A6AF0">
          <w:t>.</w:t>
        </w:r>
      </w:ins>
    </w:p>
    <w:p w14:paraId="46FF7E36" w14:textId="77777777" w:rsidR="00701866" w:rsidRPr="00542390" w:rsidRDefault="00701866" w:rsidP="00701866">
      <w:pPr>
        <w:spacing w:line="480" w:lineRule="auto"/>
        <w:outlineLvl w:val="0"/>
        <w:rPr>
          <w:ins w:id="334" w:author="Parks, Robbie M" w:date="2019-01-13T22:13:00Z"/>
          <w:i/>
          <w:color w:val="000000" w:themeColor="text1"/>
        </w:rPr>
      </w:pPr>
    </w:p>
    <w:p w14:paraId="5299A52C" w14:textId="77777777" w:rsidR="00701866" w:rsidRPr="00542390" w:rsidRDefault="00701866" w:rsidP="00701866">
      <w:pPr>
        <w:spacing w:line="480" w:lineRule="auto"/>
        <w:rPr>
          <w:ins w:id="335" w:author="Parks, Robbie M" w:date="2019-01-13T22:13:00Z"/>
        </w:rPr>
      </w:pPr>
      <w:ins w:id="336" w:author="Parks, Robbie M" w:date="2019-01-13T22:13: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 xml:space="preserve">standard deviation; heat </w:t>
        </w:r>
        <w:r w:rsidRPr="00052DDD">
          <w:lastRenderedPageBreak/>
          <w:t>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w:t>
        </w:r>
        <w:proofErr w:type="gramStart"/>
        <w:r w:rsidRPr="00052DDD">
          <w:t>similar to</w:t>
        </w:r>
        <w:proofErr w:type="gramEnd"/>
        <w:r w:rsidRPr="00052DDD">
          <w:t xml:space="preserve"> the single variable model, due to the collinearity of other measures with mean monthly temperature.</w:t>
        </w:r>
        <w:r>
          <w:t xml:space="preserve"> </w:t>
        </w:r>
      </w:ins>
    </w:p>
    <w:p w14:paraId="1733C77D" w14:textId="77777777" w:rsidR="00701866" w:rsidRDefault="00701866" w:rsidP="00701866">
      <w:pPr>
        <w:spacing w:line="480" w:lineRule="auto"/>
        <w:rPr>
          <w:ins w:id="337" w:author="Parks, Robbie M" w:date="2019-01-13T22:13:00Z"/>
          <w:i/>
        </w:rPr>
      </w:pPr>
    </w:p>
    <w:p w14:paraId="3878C20E" w14:textId="77777777" w:rsidR="00701866" w:rsidRDefault="00701866" w:rsidP="00701866">
      <w:pPr>
        <w:spacing w:line="480" w:lineRule="auto"/>
        <w:rPr>
          <w:ins w:id="338" w:author="Parks, Robbie M" w:date="2019-01-13T22:13:00Z"/>
        </w:rPr>
      </w:pPr>
      <w:ins w:id="339" w:author="Parks, Robbie M" w:date="2019-01-13T22:13:00Z">
        <w:r>
          <w:t xml:space="preserve">The strengths of our study are its comprehensive modelling of association of temperature anomaly with injury by type of injury, age group and sex. We defined a concept of temperature anomaly that internalises long-term historical experience by month and state, and is closer to what climate change may bring about than solely examining single or multi-day episodes. We have managed to couple two disparate datasets from mortality and meteorology with methodology that allows leveraging the conceptual innovation with massive data. </w:t>
        </w:r>
      </w:ins>
    </w:p>
    <w:p w14:paraId="0BB95D0B" w14:textId="77777777" w:rsidR="00701866" w:rsidRDefault="00701866" w:rsidP="00701866">
      <w:pPr>
        <w:spacing w:line="480" w:lineRule="auto"/>
        <w:rPr>
          <w:ins w:id="340" w:author="Parks, Robbie M" w:date="2019-01-13T22:13:00Z"/>
        </w:rPr>
      </w:pPr>
    </w:p>
    <w:p w14:paraId="0612ADBF" w14:textId="5710ED2F" w:rsidR="00701866" w:rsidRPr="002A2E8D" w:rsidRDefault="00701866">
      <w:pPr>
        <w:spacing w:line="480" w:lineRule="auto"/>
        <w:pPrChange w:id="341" w:author="Parks, Robbie M" w:date="2019-01-10T11:45:00Z">
          <w:pPr>
            <w:pStyle w:val="ListParagraph"/>
            <w:numPr>
              <w:numId w:val="7"/>
            </w:numPr>
            <w:spacing w:after="0" w:line="240" w:lineRule="auto"/>
            <w:ind w:hanging="360"/>
          </w:pPr>
        </w:pPrChange>
      </w:pPr>
      <w:ins w:id="342" w:author="Parks, Robbie M" w:date="2019-01-13T22:13:00Z">
        <w:r>
          <w:t xml:space="preserve">A limitation of our study is that, like all observation studies, we cannot rule out confounding, although it is unlikely that other factors will have the same anomalies even if their average space and time patterns are the same. </w:t>
        </w:r>
      </w:ins>
    </w:p>
    <w:p w14:paraId="122C25DB" w14:textId="34EBE06A" w:rsidR="00B42286" w:rsidDel="006652B3" w:rsidRDefault="00B42286">
      <w:pPr>
        <w:rPr>
          <w:del w:id="343" w:author="Parks, Robbie M" w:date="2019-01-10T10:50:00Z"/>
        </w:rPr>
        <w:pPrChange w:id="344" w:author="Parks, Robbie M" w:date="2019-01-10T11:45:00Z">
          <w:pPr>
            <w:pStyle w:val="ListParagraph"/>
            <w:numPr>
              <w:numId w:val="7"/>
            </w:numPr>
            <w:spacing w:line="240" w:lineRule="auto"/>
            <w:ind w:hanging="360"/>
          </w:pPr>
        </w:pPrChange>
      </w:pPr>
    </w:p>
    <w:p w14:paraId="2069734E" w14:textId="77777777" w:rsidR="006652B3" w:rsidRPr="00F24740" w:rsidRDefault="006652B3" w:rsidP="00F24740">
      <w:pPr>
        <w:spacing w:line="480" w:lineRule="auto"/>
        <w:rPr>
          <w:ins w:id="345" w:author="Parks, Robbie M" w:date="2019-01-10T11:45:00Z"/>
        </w:rPr>
      </w:pPr>
    </w:p>
    <w:p w14:paraId="39140E25" w14:textId="2F1AA2FB" w:rsidR="005F20AD" w:rsidRPr="00F24740" w:rsidDel="006652B3" w:rsidRDefault="005F20AD">
      <w:pPr>
        <w:spacing w:line="480" w:lineRule="auto"/>
        <w:rPr>
          <w:del w:id="346" w:author="Parks, Robbie M" w:date="2019-01-10T11:45:00Z"/>
          <w:i/>
        </w:rPr>
      </w:pPr>
      <w:del w:id="347" w:author="Parks, Robbie M" w:date="2019-01-10T11:45:00Z">
        <w:r w:rsidRPr="00F24740" w:rsidDel="006652B3">
          <w:rPr>
            <w:i/>
          </w:rPr>
          <w:delText>So what</w:delText>
        </w:r>
      </w:del>
    </w:p>
    <w:p w14:paraId="647C6E17" w14:textId="5F0F6BBC" w:rsidR="00F76D4F" w:rsidRPr="00254463" w:rsidRDefault="00735673">
      <w:pPr>
        <w:spacing w:line="480" w:lineRule="auto"/>
        <w:rPr>
          <w:ins w:id="348" w:author="Parks, Robbie M" w:date="2019-01-08T00:50:00Z"/>
        </w:rPr>
        <w:pPrChange w:id="349" w:author="Parks, Robbie M" w:date="2019-01-10T11:46:00Z">
          <w:pPr>
            <w:pStyle w:val="ListParagraph"/>
            <w:numPr>
              <w:numId w:val="7"/>
            </w:numPr>
            <w:spacing w:line="240" w:lineRule="auto"/>
            <w:ind w:hanging="360"/>
          </w:pPr>
        </w:pPrChange>
      </w:pPr>
      <w:ins w:id="350" w:author="Parks, Robbie M" w:date="2019-01-08T00:50:00Z">
        <w:r w:rsidRPr="00254463">
          <w:t xml:space="preserve">Our work </w:t>
        </w:r>
        <w:r>
          <w:t xml:space="preserve">highlights how deaths from injuries </w:t>
        </w:r>
      </w:ins>
      <w:ins w:id="351" w:author="Parks, Robbie M" w:date="2019-01-10T11:48:00Z">
        <w:r w:rsidR="00580B4F">
          <w:t xml:space="preserve">could be </w:t>
        </w:r>
      </w:ins>
      <w:ins w:id="352" w:author="Parks, Robbie M" w:date="2019-01-08T00:50:00Z">
        <w:r w:rsidR="00580B4F">
          <w:t>modified</w:t>
        </w:r>
        <w:r>
          <w:t xml:space="preserve"> </w:t>
        </w:r>
        <w:del w:id="353" w:author="Bennett, James E" w:date="2019-01-11T16:25:00Z">
          <w:r w:rsidDel="00877EDF">
            <w:delText>from</w:delText>
          </w:r>
        </w:del>
      </w:ins>
      <w:ins w:id="354" w:author="Bennett, James E" w:date="2019-01-11T16:25:00Z">
        <w:r w:rsidR="00877EDF">
          <w:t>by</w:t>
        </w:r>
      </w:ins>
      <w:ins w:id="355" w:author="Parks, Robbie M" w:date="2019-01-08T00:50:00Z">
        <w:r>
          <w:t xml:space="preserve"> rising temperatures </w:t>
        </w:r>
        <w:del w:id="356" w:author="Bennett, James E" w:date="2019-01-11T16:17:00Z">
          <w:r w:rsidDel="00716FDD">
            <w:delText>due to</w:delText>
          </w:r>
        </w:del>
      </w:ins>
      <w:ins w:id="357" w:author="Bennett, James E" w:date="2019-01-11T16:17:00Z">
        <w:r w:rsidR="00716FDD">
          <w:t>resulting from</w:t>
        </w:r>
      </w:ins>
      <w:ins w:id="358" w:author="Parks, Robbie M" w:date="2019-01-08T00:50:00Z">
        <w:r>
          <w:t xml:space="preserve"> climate change.</w:t>
        </w:r>
      </w:ins>
      <w:ins w:id="359" w:author="Parks, Robbie M" w:date="2019-01-10T11:46:00Z">
        <w:r w:rsidR="006652B3">
          <w:t xml:space="preserve"> </w:t>
        </w:r>
      </w:ins>
      <w:ins w:id="360" w:author="Parks, Robbie M" w:date="2019-01-08T00:52:00Z">
        <w:r w:rsidR="006652B3">
          <w:t>Our novel study design</w:t>
        </w:r>
      </w:ins>
      <w:ins w:id="361" w:author="Bennett, James E" w:date="2019-01-11T15:45:00Z">
        <w:r w:rsidR="004B0C9B">
          <w:t xml:space="preserve">, in comparison to previous studies which have treated the population as </w:t>
        </w:r>
      </w:ins>
      <w:ins w:id="362" w:author="Bennett, James E" w:date="2019-01-11T15:46:00Z">
        <w:r w:rsidR="004B0C9B">
          <w:t xml:space="preserve">a whole or split into only a few strata, </w:t>
        </w:r>
      </w:ins>
      <w:ins w:id="363" w:author="Parks, Robbie M" w:date="2019-01-08T00:52:00Z">
        <w:r w:rsidR="006652B3">
          <w:t xml:space="preserve"> allowed us to </w:t>
        </w:r>
      </w:ins>
      <w:ins w:id="364" w:author="Bennett, James E" w:date="2019-01-11T15:47:00Z">
        <w:r w:rsidR="004B0C9B">
          <w:t xml:space="preserve">show that </w:t>
        </w:r>
      </w:ins>
      <w:ins w:id="365" w:author="Parks, Robbie M" w:date="2019-01-08T00:52:00Z">
        <w:del w:id="366" w:author="Bennett, James E" w:date="2019-01-11T15:47:00Z">
          <w:r w:rsidR="006652B3" w:rsidDel="004B0C9B">
            <w:delText xml:space="preserve">look </w:delText>
          </w:r>
          <w:r w:rsidR="00A76C09" w:rsidDel="004B0C9B">
            <w:delText xml:space="preserve">at how </w:delText>
          </w:r>
        </w:del>
      </w:ins>
      <w:ins w:id="367" w:author="Parks, Robbie M" w:date="2019-01-08T00:56:00Z">
        <w:del w:id="368" w:author="Bennett, James E" w:date="2019-01-11T15:47:00Z">
          <w:r w:rsidR="00F375B0" w:rsidDel="004B0C9B">
            <w:delText xml:space="preserve">additional </w:delText>
          </w:r>
        </w:del>
      </w:ins>
      <w:ins w:id="369" w:author="Parks, Robbie M" w:date="2019-01-08T00:52:00Z">
        <w:del w:id="370" w:author="Bennett, James E" w:date="2019-01-11T15:47:00Z">
          <w:r w:rsidR="00A76C09" w:rsidDel="004B0C9B">
            <w:delText>deaths from injuries</w:delText>
          </w:r>
        </w:del>
      </w:ins>
      <w:ins w:id="371" w:author="Parks, Robbie M" w:date="2019-01-10T11:48:00Z">
        <w:del w:id="372" w:author="Bennett, James E" w:date="2019-01-11T15:47:00Z">
          <w:r w:rsidR="00580B4F" w:rsidDel="004B0C9B">
            <w:delText>. T</w:delText>
          </w:r>
        </w:del>
      </w:ins>
      <w:ins w:id="373" w:author="Bennett, James E" w:date="2019-01-11T15:47:00Z">
        <w:r w:rsidR="004B0C9B">
          <w:t>t</w:t>
        </w:r>
      </w:ins>
      <w:ins w:id="374" w:author="Parks, Robbie M" w:date="2019-01-10T11:48:00Z">
        <w:r w:rsidR="00580B4F">
          <w:t>hese additional deaths</w:t>
        </w:r>
      </w:ins>
      <w:ins w:id="375" w:author="Parks, Robbie M" w:date="2019-01-08T00:52:00Z">
        <w:r w:rsidR="00A76C09">
          <w:t xml:space="preserve"> will be </w:t>
        </w:r>
      </w:ins>
      <w:ins w:id="376" w:author="Parks, Robbie M" w:date="2019-01-08T00:56:00Z">
        <w:r w:rsidR="00F375B0">
          <w:t>concentrated</w:t>
        </w:r>
      </w:ins>
      <w:ins w:id="377" w:author="Parks, Robbie M" w:date="2019-01-08T00:52:00Z">
        <w:r w:rsidR="00A76C09">
          <w:t xml:space="preserve"> </w:t>
        </w:r>
      </w:ins>
      <w:ins w:id="378" w:author="Parks, Robbie M" w:date="2019-01-08T00:56:00Z">
        <w:r w:rsidR="00F375B0">
          <w:t>in young to middle-aged males</w:t>
        </w:r>
      </w:ins>
      <w:ins w:id="379" w:author="Bennett, James E" w:date="2019-01-11T15:47:00Z">
        <w:r w:rsidR="004B0C9B">
          <w:t>.</w:t>
        </w:r>
      </w:ins>
      <w:ins w:id="380" w:author="Parks, Robbie M" w:date="2019-01-08T00:56:00Z">
        <w:del w:id="381" w:author="Bennett, James E" w:date="2019-01-11T15:47:00Z">
          <w:r w:rsidR="00F375B0" w:rsidDel="004B0C9B">
            <w:delText xml:space="preserve">, </w:delText>
          </w:r>
          <w:r w:rsidR="002C7EC2" w:rsidDel="004B0C9B">
            <w:delText xml:space="preserve">with </w:delText>
          </w:r>
          <w:r w:rsidR="0089054C" w:rsidDel="004B0C9B">
            <w:delText xml:space="preserve">similar previous studies taking population </w:delText>
          </w:r>
        </w:del>
      </w:ins>
      <w:ins w:id="382" w:author="Parks, Robbie M" w:date="2019-01-10T11:48:00Z">
        <w:del w:id="383" w:author="Bennett, James E" w:date="2019-01-11T15:47:00Z">
          <w:r w:rsidR="008C4876" w:rsidDel="004B0C9B">
            <w:delText>in one or few subdivisons</w:delText>
          </w:r>
        </w:del>
      </w:ins>
      <w:ins w:id="384" w:author="Parks, Robbie M" w:date="2019-01-08T00:56:00Z">
        <w:del w:id="385" w:author="Bennett, James E" w:date="2019-01-11T15:47:00Z">
          <w:r w:rsidR="0089054C" w:rsidDel="004B0C9B">
            <w:delText xml:space="preserve"> without separation by age </w:delText>
          </w:r>
        </w:del>
      </w:ins>
      <w:ins w:id="386" w:author="Parks, Robbie M" w:date="2019-01-08T00:59:00Z">
        <w:del w:id="387" w:author="Bennett, James E" w:date="2019-01-11T15:47:00Z">
          <w:r w:rsidR="0089054C" w:rsidDel="004B0C9B">
            <w:delText xml:space="preserve">group </w:delText>
          </w:r>
        </w:del>
      </w:ins>
      <w:ins w:id="388" w:author="Parks, Robbie M" w:date="2019-01-08T00:56:00Z">
        <w:del w:id="389" w:author="Bennett, James E" w:date="2019-01-11T15:47:00Z">
          <w:r w:rsidR="0089054C" w:rsidDel="004B0C9B">
            <w:delText>and sex</w:delText>
          </w:r>
        </w:del>
      </w:ins>
      <w:ins w:id="390" w:author="Parks, Robbie M" w:date="2019-01-10T11:46:00Z">
        <w:r w:rsidR="006652B3">
          <w:t xml:space="preserve"> </w:t>
        </w:r>
      </w:ins>
      <w:ins w:id="391" w:author="Parks, Robbie M" w:date="2019-01-08T16:59:00Z">
        <w:r w:rsidR="0069377A">
          <w:t xml:space="preserve">Based on our work, </w:t>
        </w:r>
        <w:r w:rsidR="007B6420">
          <w:t xml:space="preserve">there may be opportunities to </w:t>
        </w:r>
      </w:ins>
      <w:ins w:id="392" w:author="Parks, Robbie M" w:date="2019-01-08T17:01:00Z">
        <w:r w:rsidR="003C122B">
          <w:t xml:space="preserve">focus on </w:t>
        </w:r>
      </w:ins>
      <w:ins w:id="393" w:author="Parks, Robbie M" w:date="2019-01-08T16:59:00Z">
        <w:r w:rsidR="007B6420">
          <w:t>younger males</w:t>
        </w:r>
      </w:ins>
      <w:ins w:id="394" w:author="Parks, Robbie M" w:date="2019-01-08T17:00:00Z">
        <w:r w:rsidR="003C122B">
          <w:t xml:space="preserve"> for interventions</w:t>
        </w:r>
        <w:del w:id="395" w:author="Bennett, James E" w:date="2019-01-11T15:48:00Z">
          <w:r w:rsidR="003C122B" w:rsidDel="004B0C9B">
            <w:delText xml:space="preserve"> on anomalously warm conditions</w:delText>
          </w:r>
        </w:del>
        <w:r w:rsidR="003C122B">
          <w:t>. This could be th</w:t>
        </w:r>
        <w:bookmarkStart w:id="396" w:name="_GoBack"/>
        <w:bookmarkEnd w:id="396"/>
        <w:r w:rsidR="003C122B">
          <w:t>rough targeted messaging</w:t>
        </w:r>
      </w:ins>
      <w:ins w:id="397" w:author="Parks, Robbie M" w:date="2019-01-08T17:01:00Z">
        <w:r w:rsidR="003C122B">
          <w:t xml:space="preserve"> </w:t>
        </w:r>
        <w:del w:id="398" w:author="Bennett, James E" w:date="2019-01-11T16:23:00Z">
          <w:r w:rsidR="003C122B" w:rsidDel="00212615">
            <w:delText>with</w:delText>
          </w:r>
        </w:del>
      </w:ins>
      <w:ins w:id="399" w:author="Bennett, James E" w:date="2019-01-11T16:23:00Z">
        <w:r w:rsidR="00212615">
          <w:t>following</w:t>
        </w:r>
      </w:ins>
      <w:ins w:id="400" w:author="Parks, Robbie M" w:date="2019-01-08T17:01:00Z">
        <w:r w:rsidR="003C122B">
          <w:t xml:space="preserve"> forecasts of anomalously warm months or through </w:t>
        </w:r>
        <w:r w:rsidR="00566932">
          <w:t xml:space="preserve">general education of the </w:t>
        </w:r>
      </w:ins>
      <w:ins w:id="401" w:author="Parks, Robbie M" w:date="2019-01-08T17:02:00Z">
        <w:r w:rsidR="00566932">
          <w:t xml:space="preserve">potential </w:t>
        </w:r>
      </w:ins>
      <w:ins w:id="402" w:author="Parks, Robbie M" w:date="2019-01-08T17:01:00Z">
        <w:r w:rsidR="00566932">
          <w:t>added mental health, violence, and driving risks that are evident through anomalously warm temperature.</w:t>
        </w:r>
      </w:ins>
    </w:p>
    <w:p w14:paraId="16546106" w14:textId="77777777" w:rsidR="003C6E2A" w:rsidRDefault="003C6E2A" w:rsidP="0044781A">
      <w:pPr>
        <w:spacing w:line="480" w:lineRule="auto"/>
        <w:rPr>
          <w:ins w:id="403" w:author="Parks, Robbie M" w:date="2019-01-10T11:26:00Z"/>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lastRenderedPageBreak/>
        <w:t>Methods</w:t>
      </w:r>
    </w:p>
    <w:p w14:paraId="15E3966A" w14:textId="77777777" w:rsidR="00FA3851" w:rsidRDefault="00FA3851" w:rsidP="0044781A">
      <w:pPr>
        <w:spacing w:line="480" w:lineRule="auto"/>
        <w:outlineLvl w:val="0"/>
        <w:rPr>
          <w:ins w:id="404"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w:t>
      </w:r>
      <w:proofErr w:type="gramStart"/>
      <w:r w:rsidR="005C5A8B">
        <w:rPr>
          <w:color w:val="000000" w:themeColor="text1"/>
        </w:rPr>
        <w:t xml:space="preserve">according </w:t>
      </w:r>
      <w:r w:rsidRPr="00636C9B">
        <w:rPr>
          <w:color w:val="000000" w:themeColor="text1"/>
        </w:rPr>
        <w:t>to</w:t>
      </w:r>
      <w:proofErr w:type="gramEnd"/>
      <w:r w:rsidRPr="00636C9B">
        <w:rPr>
          <w:color w:val="000000" w:themeColor="text1"/>
        </w:rPr>
        <w:t xml:space="preserve">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522F670F"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D6124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fldChar w:fldCharType="separate"/>
      </w:r>
      <w:r w:rsidR="00D61244" w:rsidRPr="00D61244">
        <w:rPr>
          <w:noProof/>
          <w:vertAlign w:val="superscript"/>
        </w:rPr>
        <w:t>47</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6DC20F5A" w:rsidR="00FA3851" w:rsidRPr="002C6C20" w:rsidRDefault="00BA1F28" w:rsidP="0044781A">
      <w:pPr>
        <w:spacing w:line="480" w:lineRule="auto"/>
        <w:rPr>
          <w:color w:val="000000" w:themeColor="text1"/>
        </w:rPr>
      </w:pPr>
      <w:r>
        <w:lastRenderedPageBreak/>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405" w:author="Parks, Robbie M" w:date="2019-01-02T21:33:00Z">
        <w:r w:rsidDel="00EF0593">
          <w:delText>becaus</w:delText>
        </w:r>
      </w:del>
      <w:ins w:id="406" w:author="Parks, Robbie M" w:date="2019-01-02T21:33:00Z">
        <w:r w:rsidR="00EF0593">
          <w:t>because it is</w:t>
        </w:r>
      </w:ins>
      <w:del w:id="407" w:author="Parks, Robbie M" w:date="2019-01-02T21:33:00Z">
        <w:r w:rsidDel="00EF0593">
          <w:delText>e ….</w:delText>
        </w:r>
      </w:del>
      <w:r w:rsidR="00FA3851">
        <w:t xml:space="preserve"> equivalent to </w:t>
      </w:r>
      <w:r w:rsidR="002407A3">
        <w:t>the</w:t>
      </w:r>
      <w:ins w:id="408" w:author="Parks, Robbie M" w:date="2019-01-02T21:33:00Z">
        <w:r w:rsidR="00EF0593">
          <w:t xml:space="preserve"> </w:t>
        </w:r>
      </w:ins>
      <w:del w:id="409"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D6124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fldChar w:fldCharType="separate"/>
      </w:r>
      <w:r w:rsidR="00D61244" w:rsidRPr="00D61244">
        <w:rPr>
          <w:noProof/>
          <w:vertAlign w:val="superscript"/>
        </w:rPr>
        <w:t>48</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144842AA"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D6124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7,8,50&lt;/sup&gt;"},"properties":{"noteIndex":0},"schema":"https://github.com/citation-style-language/schema/raw/master/csl-citation.json"}</w:instrText>
      </w:r>
      <w:r w:rsidR="0051156D">
        <w:rPr>
          <w:color w:val="000000" w:themeColor="text1"/>
        </w:rPr>
        <w:fldChar w:fldCharType="separate"/>
      </w:r>
      <w:r w:rsidR="00D61244" w:rsidRPr="00D61244">
        <w:rPr>
          <w:noProof/>
          <w:color w:val="000000" w:themeColor="text1"/>
          <w:vertAlign w:val="superscript"/>
        </w:rPr>
        <w:t>7,8,49</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07D5546B"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We used a random walk structure for neighbouring month terms</w:t>
      </w:r>
      <w:del w:id="410" w:author="Parks, Robbie M" w:date="2019-01-10T10:13:00Z">
        <w:r w:rsidR="00133FDE" w:rsidDel="008916F4">
          <w:rPr>
            <w:color w:val="000000" w:themeColor="text1"/>
          </w:rPr>
          <w:delText xml:space="preserve">, </w:delText>
        </w:r>
        <w:r w:rsidDel="008916F4">
          <w:rPr>
            <w:color w:val="000000" w:themeColor="text1"/>
          </w:rPr>
          <w:delText xml:space="preserve"> </w:delText>
        </w:r>
      </w:del>
      <w:ins w:id="411" w:author="Parks, Robbie M" w:date="2019-01-10T10:13:00Z">
        <w:r w:rsidR="008916F4">
          <w:rPr>
            <w:color w:val="000000" w:themeColor="text1"/>
          </w:rPr>
          <w:t xml:space="preserve">, </w:t>
        </w:r>
      </w:ins>
      <w:r w:rsidRPr="00636C9B">
        <w:rPr>
          <w:color w:val="000000" w:themeColor="text1"/>
        </w:rPr>
        <w:t>widely used to characterise smoothly varying associations</w:t>
      </w:r>
      <w:r>
        <w:t>.</w:t>
      </w:r>
      <w:r>
        <w:fldChar w:fldCharType="begin" w:fldLock="1"/>
      </w:r>
      <w:r w:rsidR="00D612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51&lt;/sup&gt;"},"properties":{"noteIndex":0},"schema":"https://github.com/citation-style-language/schema/raw/master/csl-citation.json"}</w:instrText>
      </w:r>
      <w:r>
        <w:fldChar w:fldCharType="separate"/>
      </w:r>
      <w:r w:rsidR="00D61244" w:rsidRPr="00D61244">
        <w:rPr>
          <w:noProof/>
          <w:vertAlign w:val="superscript"/>
        </w:rPr>
        <w:t>50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89DA49E"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D61244">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52&lt;/sup&gt;"},"properties":{"noteIndex":0},"schema":"https://github.com/citation-style-language/schema/raw/master/csl-citation.json"}</w:instrText>
      </w:r>
      <w:r w:rsidRPr="00636C9B">
        <w:rPr>
          <w:color w:val="000000" w:themeColor="text1"/>
        </w:rPr>
        <w:fldChar w:fldCharType="separate"/>
      </w:r>
      <w:r w:rsidR="00D61244" w:rsidRPr="00D61244">
        <w:rPr>
          <w:noProof/>
          <w:color w:val="000000" w:themeColor="text1"/>
          <w:vertAlign w:val="superscript"/>
        </w:rPr>
        <w:t>51</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B8ACB30"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D6124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53&lt;/sup&gt;"},"properties":{"noteIndex":0},"schema":"https://github.com/citation-style-language/schema/raw/master/csl-citation.json"}</w:instrText>
      </w:r>
      <w:r w:rsidR="002A16CF">
        <w:rPr>
          <w:color w:val="000000" w:themeColor="text1"/>
          <w:lang w:val="en-US"/>
        </w:rPr>
        <w:fldChar w:fldCharType="separate"/>
      </w:r>
      <w:r w:rsidR="00D61244" w:rsidRPr="00D61244">
        <w:rPr>
          <w:noProof/>
          <w:color w:val="000000" w:themeColor="text1"/>
          <w:vertAlign w:val="superscript"/>
          <w:lang w:val="en-US"/>
        </w:rPr>
        <w:t>52</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3CFEB974" w14:textId="139173F6" w:rsidR="00701866" w:rsidRDefault="003351F5" w:rsidP="0044781A">
      <w:pPr>
        <w:spacing w:line="480" w:lineRule="auto"/>
        <w:outlineLvl w:val="0"/>
        <w:rPr>
          <w:ins w:id="412" w:author="Parks, Robbie M" w:date="2019-01-02T13:50:00Z"/>
          <w:color w:val="000000" w:themeColor="text1"/>
        </w:rPr>
      </w:pPr>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D6124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54&lt;/sup&gt;"},"properties":{"noteIndex":0},"schema":"https://github.com/citation-style-language/schema/raw/master/csl-citation.json"}</w:instrText>
      </w:r>
      <w:r>
        <w:rPr>
          <w:color w:val="000000" w:themeColor="text1"/>
        </w:rPr>
        <w:fldChar w:fldCharType="separate"/>
      </w:r>
      <w:r w:rsidR="00D61244" w:rsidRPr="00D61244">
        <w:rPr>
          <w:noProof/>
          <w:color w:val="000000" w:themeColor="text1"/>
          <w:vertAlign w:val="superscript"/>
        </w:rPr>
        <w:t>53</w:t>
      </w:r>
      <w:r>
        <w:rPr>
          <w:color w:val="000000" w:themeColor="text1"/>
        </w:rPr>
        <w:fldChar w:fldCharType="end"/>
      </w:r>
    </w:p>
    <w:p w14:paraId="5C621549" w14:textId="76B97265" w:rsidR="00261EEF" w:rsidRPr="0097410E" w:rsidDel="00701866" w:rsidRDefault="00261EEF">
      <w:pPr>
        <w:spacing w:line="480" w:lineRule="auto"/>
        <w:rPr>
          <w:del w:id="413" w:author="Parks, Robbie M" w:date="2019-01-13T22:13:00Z"/>
          <w:rPrChange w:id="414" w:author="Parks, Robbie M" w:date="2019-01-02T13:50:00Z">
            <w:rPr>
              <w:del w:id="415" w:author="Parks, Robbie M" w:date="2019-01-13T22:13:00Z"/>
              <w:color w:val="000000" w:themeColor="text1"/>
            </w:rPr>
          </w:rPrChange>
        </w:rPr>
        <w:pPrChange w:id="416" w:author="Parks, Robbie M" w:date="2019-01-02T13:50:00Z">
          <w:pPr>
            <w:spacing w:line="480" w:lineRule="auto"/>
            <w:outlineLvl w:val="0"/>
          </w:pPr>
        </w:pPrChange>
      </w:pPr>
    </w:p>
    <w:p w14:paraId="3389E3F6" w14:textId="43669536" w:rsidR="003351F5" w:rsidDel="00701866" w:rsidRDefault="003351F5" w:rsidP="0044781A">
      <w:pPr>
        <w:spacing w:line="480" w:lineRule="auto"/>
        <w:outlineLvl w:val="0"/>
        <w:rPr>
          <w:del w:id="417" w:author="Parks, Robbie M" w:date="2019-01-13T22:13:00Z"/>
          <w:color w:val="000000" w:themeColor="text1"/>
        </w:rPr>
      </w:pPr>
    </w:p>
    <w:p w14:paraId="5516B767" w14:textId="5FC6E747" w:rsidR="0003670D" w:rsidDel="00701866" w:rsidRDefault="0003670D">
      <w:pPr>
        <w:spacing w:line="480" w:lineRule="auto"/>
        <w:rPr>
          <w:del w:id="418" w:author="Parks, Robbie M" w:date="2019-01-13T22:13:00Z"/>
          <w:i/>
        </w:rPr>
        <w:pPrChange w:id="419" w:author="Parks, Robbie M" w:date="2019-01-02T13:51:00Z">
          <w:pPr/>
        </w:pPrChange>
      </w:pPr>
      <w:del w:id="420" w:author="Parks, Robbie M" w:date="2019-01-13T22:13:00Z">
        <w:r w:rsidDel="00701866">
          <w:rPr>
            <w:i/>
          </w:rPr>
          <w:delText>Strengths and limitations</w:delText>
        </w:r>
      </w:del>
    </w:p>
    <w:p w14:paraId="2C46A821" w14:textId="6CA37E5C" w:rsidR="00A47B94" w:rsidDel="00701866" w:rsidRDefault="00A47B94">
      <w:pPr>
        <w:spacing w:line="480" w:lineRule="auto"/>
        <w:rPr>
          <w:del w:id="421" w:author="Parks, Robbie M" w:date="2019-01-13T22:13:00Z"/>
          <w:i/>
        </w:rPr>
        <w:pPrChange w:id="422" w:author="Parks, Robbie M" w:date="2019-01-02T13:51:00Z">
          <w:pPr/>
        </w:pPrChange>
      </w:pPr>
    </w:p>
    <w:p w14:paraId="42745145" w14:textId="03266430" w:rsidR="0004728E" w:rsidDel="00701866" w:rsidRDefault="00DE752B" w:rsidP="001E0C8D">
      <w:pPr>
        <w:spacing w:line="480" w:lineRule="auto"/>
        <w:rPr>
          <w:del w:id="423" w:author="Parks, Robbie M" w:date="2019-01-13T22:13:00Z"/>
        </w:rPr>
      </w:pPr>
      <w:del w:id="424" w:author="Parks, Robbie M" w:date="2019-01-13T22:13:00Z">
        <w:r w:rsidDel="00701866">
          <w:delText xml:space="preserve">The strengths of our study are its comprehensive </w:delText>
        </w:r>
        <w:r w:rsidR="0004728E" w:rsidDel="00701866">
          <w:delText>modelling</w:delText>
        </w:r>
        <w:r w:rsidDel="00701866">
          <w:delText xml:space="preserve"> of association of temperature anomaly with injury by type of injury, age group and sex. We defined a concept of </w:delText>
        </w:r>
        <w:r w:rsidR="00AB0474" w:rsidDel="00701866">
          <w:delText xml:space="preserve">temperature </w:delText>
        </w:r>
        <w:r w:rsidDel="00701866">
          <w:delText>anomaly that internalises long-term historical experience by month and state, and is closer to what climate change may bring about than solely examining single or multi-day episodes.</w:delText>
        </w:r>
        <w:r w:rsidR="0004728E" w:rsidDel="00701866">
          <w:delText xml:space="preserve"> We have</w:delText>
        </w:r>
        <w:r w:rsidR="00C51557" w:rsidDel="00701866">
          <w:delText xml:space="preserve"> managed to</w:delText>
        </w:r>
        <w:r w:rsidR="0004728E" w:rsidDel="00701866">
          <w:delText xml:space="preserve"> couple two disparate datasets from mortality and meteorology with </w:delText>
        </w:r>
        <w:r w:rsidR="00AB0474" w:rsidDel="00701866">
          <w:delText>met</w:delText>
        </w:r>
        <w:r w:rsidR="00A86F92" w:rsidDel="00701866">
          <w:delText>hodology that allows leveraging</w:delText>
        </w:r>
        <w:r w:rsidR="0004728E" w:rsidDel="00701866">
          <w:delText xml:space="preserve"> the conceptual innovation with massive data. </w:delText>
        </w:r>
      </w:del>
    </w:p>
    <w:p w14:paraId="7693E81E" w14:textId="72DE2461" w:rsidR="0004728E" w:rsidDel="00701866" w:rsidRDefault="0004728E" w:rsidP="00886AE3">
      <w:pPr>
        <w:spacing w:line="480" w:lineRule="auto"/>
        <w:rPr>
          <w:del w:id="425" w:author="Parks, Robbie M" w:date="2019-01-13T22:13:00Z"/>
        </w:rPr>
      </w:pPr>
    </w:p>
    <w:p w14:paraId="4FE1CB11" w14:textId="0DA0A8C9" w:rsidR="00A47B94" w:rsidRPr="00886AE3" w:rsidDel="00701866" w:rsidRDefault="0004728E" w:rsidP="00886AE3">
      <w:pPr>
        <w:spacing w:line="480" w:lineRule="auto"/>
        <w:rPr>
          <w:del w:id="426" w:author="Parks, Robbie M" w:date="2019-01-13T22:13:00Z"/>
        </w:rPr>
      </w:pPr>
      <w:del w:id="427" w:author="Parks, Robbie M" w:date="2019-01-13T22:13:00Z">
        <w:r w:rsidDel="00701866">
          <w:delText xml:space="preserve">A limitation of our study is that, like all observation studies, we cannot rule out confounding, although it is unlikely that other factors will have the same anomalies even if their average space and time patterns are the same. </w:delText>
        </w:r>
      </w:del>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428"/>
    <w:commentRangeStart w:id="429"/>
    <w:p w14:paraId="20BEFA57" w14:textId="4320A6B7" w:rsidR="00D61244" w:rsidRPr="00D61244" w:rsidRDefault="00A55581" w:rsidP="00D61244">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D61244" w:rsidRPr="00D61244">
        <w:rPr>
          <w:rFonts w:eastAsia="Times New Roman"/>
          <w:noProof/>
        </w:rPr>
        <w:t>1.</w:t>
      </w:r>
      <w:r w:rsidR="00D61244" w:rsidRPr="00D61244">
        <w:rPr>
          <w:rFonts w:eastAsia="Times New Roman"/>
          <w:noProof/>
        </w:rPr>
        <w:tab/>
        <w:t xml:space="preserve">Watts, N. </w:t>
      </w:r>
      <w:r w:rsidR="00D61244" w:rsidRPr="00D61244">
        <w:rPr>
          <w:rFonts w:eastAsia="Times New Roman"/>
          <w:i/>
          <w:iCs/>
          <w:noProof/>
        </w:rPr>
        <w:t>et al.</w:t>
      </w:r>
      <w:r w:rsidR="00D61244" w:rsidRPr="00D61244">
        <w:rPr>
          <w:rFonts w:eastAsia="Times New Roman"/>
          <w:noProof/>
        </w:rPr>
        <w:t xml:space="preserve"> The 2018 report of the Lancet Countdown on health and climate change: shaping health of nations for centuries to come. </w:t>
      </w:r>
      <w:r w:rsidR="00D61244" w:rsidRPr="00D61244">
        <w:rPr>
          <w:rFonts w:eastAsia="Times New Roman"/>
          <w:i/>
          <w:iCs/>
          <w:noProof/>
        </w:rPr>
        <w:t>Lancet</w:t>
      </w:r>
      <w:r w:rsidR="00D61244" w:rsidRPr="00D61244">
        <w:rPr>
          <w:rFonts w:eastAsia="Times New Roman"/>
          <w:noProof/>
        </w:rPr>
        <w:t xml:space="preserve"> </w:t>
      </w:r>
      <w:r w:rsidR="00D61244" w:rsidRPr="00D61244">
        <w:rPr>
          <w:rFonts w:eastAsia="Times New Roman"/>
          <w:b/>
          <w:bCs/>
          <w:noProof/>
        </w:rPr>
        <w:t>6736,</w:t>
      </w:r>
      <w:r w:rsidR="00D61244" w:rsidRPr="00D61244">
        <w:rPr>
          <w:rFonts w:eastAsia="Times New Roman"/>
          <w:noProof/>
        </w:rPr>
        <w:t xml:space="preserve"> 1–4 (2018).</w:t>
      </w:r>
    </w:p>
    <w:p w14:paraId="5996A5B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w:t>
      </w:r>
      <w:r w:rsidRPr="00D61244">
        <w:rPr>
          <w:rFonts w:eastAsia="Times New Roman"/>
          <w:noProof/>
        </w:rPr>
        <w:tab/>
        <w:t xml:space="preserve">McMichael, A. J., Woodruff, R. E. &amp; Hales, S. Climate change and human health: Present and future risks. </w:t>
      </w:r>
      <w:r w:rsidRPr="00D61244">
        <w:rPr>
          <w:rFonts w:eastAsia="Times New Roman"/>
          <w:i/>
          <w:iCs/>
          <w:noProof/>
        </w:rPr>
        <w:t>Lancet</w:t>
      </w:r>
      <w:r w:rsidRPr="00D61244">
        <w:rPr>
          <w:rFonts w:eastAsia="Times New Roman"/>
          <w:noProof/>
        </w:rPr>
        <w:t xml:space="preserve"> (2006). doi:10.1016/S0140-6736(06)68079-3</w:t>
      </w:r>
    </w:p>
    <w:p w14:paraId="0360034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w:t>
      </w:r>
      <w:r w:rsidRPr="00D61244">
        <w:rPr>
          <w:rFonts w:eastAsia="Times New Roman"/>
          <w:noProof/>
        </w:rPr>
        <w:tab/>
        <w:t xml:space="preserve">Huang, C. </w:t>
      </w:r>
      <w:r w:rsidRPr="00D61244">
        <w:rPr>
          <w:rFonts w:eastAsia="Times New Roman"/>
          <w:i/>
          <w:iCs/>
          <w:noProof/>
        </w:rPr>
        <w:t>et al.</w:t>
      </w:r>
      <w:r w:rsidRPr="00D61244">
        <w:rPr>
          <w:rFonts w:eastAsia="Times New Roman"/>
          <w:noProof/>
        </w:rPr>
        <w:t xml:space="preserve"> Projecting Future heat-related mortality under climate change scenarios: A systematic review. </w:t>
      </w:r>
      <w:r w:rsidRPr="00D61244">
        <w:rPr>
          <w:rFonts w:eastAsia="Times New Roman"/>
          <w:i/>
          <w:iCs/>
          <w:noProof/>
        </w:rPr>
        <w:t>Environmental Health Perspectives</w:t>
      </w:r>
      <w:r w:rsidRPr="00D61244">
        <w:rPr>
          <w:rFonts w:eastAsia="Times New Roman"/>
          <w:noProof/>
        </w:rPr>
        <w:t xml:space="preserve"> (2011). doi:10.1289/ehp.1103456</w:t>
      </w:r>
    </w:p>
    <w:p w14:paraId="1569505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Projections of temperature-related excess mortality under climate change scenarios. </w:t>
      </w:r>
      <w:r w:rsidRPr="00D61244">
        <w:rPr>
          <w:rFonts w:eastAsia="Times New Roman"/>
          <w:i/>
          <w:iCs/>
          <w:noProof/>
        </w:rPr>
        <w:t>Lancet Planet. Heal.</w:t>
      </w:r>
      <w:r w:rsidRPr="00D61244">
        <w:rPr>
          <w:rFonts w:eastAsia="Times New Roman"/>
          <w:noProof/>
        </w:rPr>
        <w:t xml:space="preserve"> (2017). doi:10.1016/S2542-5196(17)30156-0</w:t>
      </w:r>
    </w:p>
    <w:p w14:paraId="043C0C4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w:t>
      </w:r>
      <w:r w:rsidRPr="00D61244">
        <w:rPr>
          <w:rFonts w:eastAsia="Times New Roman"/>
          <w:noProof/>
        </w:rPr>
        <w:tab/>
        <w:t xml:space="preserve">Smith, K. R. </w:t>
      </w:r>
      <w:r w:rsidRPr="00D61244">
        <w:rPr>
          <w:rFonts w:eastAsia="Times New Roman"/>
          <w:i/>
          <w:iCs/>
          <w:noProof/>
        </w:rPr>
        <w:t>et al.</w:t>
      </w:r>
      <w:r w:rsidRPr="00D61244">
        <w:rPr>
          <w:rFonts w:eastAsia="Times New Roman"/>
          <w:noProof/>
        </w:rPr>
        <w:t xml:space="preserve"> Human health: Impacts, adaptation, and co-benefits. in </w:t>
      </w:r>
      <w:r w:rsidRPr="00D61244">
        <w:rPr>
          <w:rFonts w:eastAsia="Times New Roman"/>
          <w:i/>
          <w:iCs/>
          <w:noProof/>
        </w:rPr>
        <w:t>Climate Change 2014 Impacts, Adaptation and Vulnerability: Part A: Global and Sectoral Aspects</w:t>
      </w:r>
      <w:r w:rsidRPr="00D61244">
        <w:rPr>
          <w:rFonts w:eastAsia="Times New Roman"/>
          <w:noProof/>
        </w:rPr>
        <w:t xml:space="preserve"> (2015). doi:10.1017/CBO9781107415379.016</w:t>
      </w:r>
    </w:p>
    <w:p w14:paraId="0EAEA34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6.</w:t>
      </w:r>
      <w:r w:rsidRPr="00D61244">
        <w:rPr>
          <w:rFonts w:eastAsia="Times New Roman"/>
          <w:noProof/>
        </w:rPr>
        <w:tab/>
        <w:t xml:space="preserve">Burke, M. </w:t>
      </w:r>
      <w:r w:rsidRPr="00D61244">
        <w:rPr>
          <w:rFonts w:eastAsia="Times New Roman"/>
          <w:i/>
          <w:iCs/>
          <w:noProof/>
        </w:rPr>
        <w:t>et al.</w:t>
      </w:r>
      <w:r w:rsidRPr="00D61244">
        <w:rPr>
          <w:rFonts w:eastAsia="Times New Roman"/>
          <w:noProof/>
        </w:rPr>
        <w:t xml:space="preserve"> Higher temperatures increase suicide rates in the United States and Mexico. </w:t>
      </w:r>
      <w:r w:rsidRPr="00D61244">
        <w:rPr>
          <w:rFonts w:eastAsia="Times New Roman"/>
          <w:i/>
          <w:iCs/>
          <w:noProof/>
        </w:rPr>
        <w:t>Nat. Clim. Chang.</w:t>
      </w:r>
      <w:r w:rsidRPr="00D61244">
        <w:rPr>
          <w:rFonts w:eastAsia="Times New Roman"/>
          <w:noProof/>
        </w:rPr>
        <w:t xml:space="preserve"> (2018). doi:10.1038/s41558-018-0222-x</w:t>
      </w:r>
    </w:p>
    <w:p w14:paraId="5CBAC53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7.</w:t>
      </w:r>
      <w:r w:rsidRPr="00D61244">
        <w:rPr>
          <w:rFonts w:eastAsia="Times New Roman"/>
          <w:noProof/>
        </w:rPr>
        <w:tab/>
        <w:t xml:space="preserve">Parks, R. M., Bennett, J. E., Foreman, K. J., Toumi, R. &amp; Ezzati, M. National and regional seasonal dynamics of all-cause and cause-specific mortality in the USA from 1980 to 2016. </w:t>
      </w:r>
      <w:r w:rsidRPr="00D61244">
        <w:rPr>
          <w:rFonts w:eastAsia="Times New Roman"/>
          <w:i/>
          <w:iCs/>
          <w:noProof/>
        </w:rPr>
        <w:t>Elife</w:t>
      </w:r>
      <w:r w:rsidRPr="00D61244">
        <w:rPr>
          <w:rFonts w:eastAsia="Times New Roman"/>
          <w:noProof/>
        </w:rPr>
        <w:t xml:space="preserve"> </w:t>
      </w:r>
      <w:r w:rsidRPr="00D61244">
        <w:rPr>
          <w:rFonts w:eastAsia="Times New Roman"/>
          <w:b/>
          <w:bCs/>
          <w:noProof/>
        </w:rPr>
        <w:t>7,</w:t>
      </w:r>
      <w:r w:rsidRPr="00D61244">
        <w:rPr>
          <w:rFonts w:eastAsia="Times New Roman"/>
          <w:noProof/>
        </w:rPr>
        <w:t xml:space="preserve"> (2018).</w:t>
      </w:r>
    </w:p>
    <w:p w14:paraId="042BBFF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8.</w:t>
      </w:r>
      <w:r w:rsidRPr="00D61244">
        <w:rPr>
          <w:rFonts w:eastAsia="Times New Roman"/>
          <w:noProof/>
        </w:rPr>
        <w:tab/>
        <w:t xml:space="preserve">Rau, R. Seasonality in Human Mortality.  A Demographic Approach. </w:t>
      </w:r>
      <w:r w:rsidRPr="00D61244">
        <w:rPr>
          <w:rFonts w:eastAsia="Times New Roman"/>
          <w:i/>
          <w:iCs/>
          <w:noProof/>
        </w:rPr>
        <w:t>Wirtschafts- und Sozialwissenschaftlichen Fak.</w:t>
      </w:r>
      <w:r w:rsidRPr="00D61244">
        <w:rPr>
          <w:rFonts w:eastAsia="Times New Roman"/>
          <w:noProof/>
        </w:rPr>
        <w:t xml:space="preserve"> </w:t>
      </w:r>
      <w:r w:rsidRPr="00D61244">
        <w:rPr>
          <w:rFonts w:eastAsia="Times New Roman"/>
          <w:b/>
          <w:bCs/>
          <w:noProof/>
        </w:rPr>
        <w:t>PhD,</w:t>
      </w:r>
      <w:r w:rsidRPr="00D61244">
        <w:rPr>
          <w:rFonts w:eastAsia="Times New Roman"/>
          <w:noProof/>
        </w:rPr>
        <w:t xml:space="preserve"> 361 (2004).</w:t>
      </w:r>
    </w:p>
    <w:p w14:paraId="1D6F63E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9.</w:t>
      </w:r>
      <w:r w:rsidRPr="00D61244">
        <w:rPr>
          <w:rFonts w:eastAsia="Times New Roman"/>
          <w:noProof/>
        </w:rPr>
        <w:tab/>
        <w:t xml:space="preserve">Shi, L., Kloog, I., Zanobetti, A., Liu, P. &amp; Schwartz, J. D. Impacts of temperature and its variability on mortality in New England.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5,</w:t>
      </w:r>
      <w:r w:rsidRPr="00D61244">
        <w:rPr>
          <w:rFonts w:eastAsia="Times New Roman"/>
          <w:noProof/>
        </w:rPr>
        <w:t xml:space="preserve"> 988–991 (2015).</w:t>
      </w:r>
    </w:p>
    <w:p w14:paraId="55588F93"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10.</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Mortality risk attributable to high and low ambient temperature: A multicountry observational study. </w:t>
      </w:r>
      <w:r w:rsidRPr="00D61244">
        <w:rPr>
          <w:rFonts w:eastAsia="Times New Roman"/>
          <w:i/>
          <w:iCs/>
          <w:noProof/>
        </w:rPr>
        <w:t>Lancet</w:t>
      </w:r>
      <w:r w:rsidRPr="00D61244">
        <w:rPr>
          <w:rFonts w:eastAsia="Times New Roman"/>
          <w:noProof/>
        </w:rPr>
        <w:t xml:space="preserve"> </w:t>
      </w:r>
      <w:r w:rsidRPr="00D61244">
        <w:rPr>
          <w:rFonts w:eastAsia="Times New Roman"/>
          <w:b/>
          <w:bCs/>
          <w:noProof/>
        </w:rPr>
        <w:t>386,</w:t>
      </w:r>
      <w:r w:rsidRPr="00D61244">
        <w:rPr>
          <w:rFonts w:eastAsia="Times New Roman"/>
          <w:noProof/>
        </w:rPr>
        <w:t xml:space="preserve"> 369–375 (2015).</w:t>
      </w:r>
    </w:p>
    <w:p w14:paraId="4188E18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11.</w:t>
      </w:r>
      <w:r w:rsidRPr="00D61244">
        <w:rPr>
          <w:rFonts w:eastAsia="Times New Roman"/>
          <w:noProof/>
        </w:rPr>
        <w:tab/>
        <w:t xml:space="preserve">Ye, X. </w:t>
      </w:r>
      <w:r w:rsidRPr="00D61244">
        <w:rPr>
          <w:rFonts w:eastAsia="Times New Roman"/>
          <w:i/>
          <w:iCs/>
          <w:noProof/>
        </w:rPr>
        <w:t>et al.</w:t>
      </w:r>
      <w:r w:rsidRPr="00D61244">
        <w:rPr>
          <w:rFonts w:eastAsia="Times New Roman"/>
          <w:noProof/>
        </w:rPr>
        <w:t xml:space="preserve"> Ambient temperature and morbidity: a review of epidemiological evidence. </w:t>
      </w:r>
      <w:r w:rsidRPr="00D61244">
        <w:rPr>
          <w:rFonts w:eastAsia="Times New Roman"/>
          <w:i/>
          <w:iCs/>
          <w:noProof/>
        </w:rPr>
        <w:t>Environ. Health Perspect.</w:t>
      </w:r>
      <w:r w:rsidRPr="00D61244">
        <w:rPr>
          <w:rFonts w:eastAsia="Times New Roman"/>
          <w:noProof/>
        </w:rPr>
        <w:t xml:space="preserve"> </w:t>
      </w:r>
      <w:r w:rsidRPr="00D61244">
        <w:rPr>
          <w:rFonts w:eastAsia="Times New Roman"/>
          <w:b/>
          <w:bCs/>
          <w:noProof/>
        </w:rPr>
        <w:t>120,</w:t>
      </w:r>
      <w:r w:rsidRPr="00D61244">
        <w:rPr>
          <w:rFonts w:eastAsia="Times New Roman"/>
          <w:noProof/>
        </w:rPr>
        <w:t xml:space="preserve"> 19–28 (2012).</w:t>
      </w:r>
    </w:p>
    <w:p w14:paraId="3B3FE94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12.</w:t>
      </w:r>
      <w:r w:rsidRPr="00D61244">
        <w:rPr>
          <w:rFonts w:eastAsia="Times New Roman"/>
          <w:noProof/>
        </w:rPr>
        <w:tab/>
        <w:t xml:space="preserve">Basu, R. High ambient temperature and mortality: A review of epidemiologic studies from 2001 to 2008. </w:t>
      </w:r>
      <w:r w:rsidRPr="00D61244">
        <w:rPr>
          <w:rFonts w:eastAsia="Times New Roman"/>
          <w:i/>
          <w:iCs/>
          <w:noProof/>
        </w:rPr>
        <w:t>Environ. Heal. A Glob. Access Sci. Source</w:t>
      </w:r>
      <w:r w:rsidRPr="00D61244">
        <w:rPr>
          <w:rFonts w:eastAsia="Times New Roman"/>
          <w:noProof/>
        </w:rPr>
        <w:t xml:space="preserve"> </w:t>
      </w:r>
      <w:r w:rsidRPr="00D61244">
        <w:rPr>
          <w:rFonts w:eastAsia="Times New Roman"/>
          <w:b/>
          <w:bCs/>
          <w:noProof/>
        </w:rPr>
        <w:t>8,</w:t>
      </w:r>
      <w:r w:rsidRPr="00D61244">
        <w:rPr>
          <w:rFonts w:eastAsia="Times New Roman"/>
          <w:noProof/>
        </w:rPr>
        <w:t xml:space="preserve"> 40 (2009).</w:t>
      </w:r>
    </w:p>
    <w:p w14:paraId="1DE62E3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13.</w:t>
      </w:r>
      <w:r w:rsidRPr="00D61244">
        <w:rPr>
          <w:rFonts w:eastAsia="Times New Roman"/>
          <w:noProof/>
        </w:rPr>
        <w:tab/>
        <w:t xml:space="preserve">Rey, G. </w:t>
      </w:r>
      <w:r w:rsidRPr="00D61244">
        <w:rPr>
          <w:rFonts w:eastAsia="Times New Roman"/>
          <w:i/>
          <w:iCs/>
          <w:noProof/>
        </w:rPr>
        <w:t>et al.</w:t>
      </w:r>
      <w:r w:rsidRPr="00D61244">
        <w:rPr>
          <w:rFonts w:eastAsia="Times New Roman"/>
          <w:noProof/>
        </w:rPr>
        <w:t xml:space="preserve"> The impact of major heat waves on all-cause and cause-specific mortality in France from 1971 to 2003. </w:t>
      </w:r>
      <w:r w:rsidRPr="00D61244">
        <w:rPr>
          <w:rFonts w:eastAsia="Times New Roman"/>
          <w:i/>
          <w:iCs/>
          <w:noProof/>
        </w:rPr>
        <w:t>Int. Arch. Occup. Environ. Health</w:t>
      </w:r>
      <w:r w:rsidRPr="00D61244">
        <w:rPr>
          <w:rFonts w:eastAsia="Times New Roman"/>
          <w:noProof/>
        </w:rPr>
        <w:t xml:space="preserve"> (2007). doi:10.1007/s00420-007-0173-4</w:t>
      </w:r>
    </w:p>
    <w:p w14:paraId="228744B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14.</w:t>
      </w:r>
      <w:r w:rsidRPr="00D61244">
        <w:rPr>
          <w:rFonts w:eastAsia="Times New Roman"/>
          <w:noProof/>
        </w:rPr>
        <w:tab/>
        <w:t xml:space="preserve">Orru, H. &amp; Åström, D. O. Increases in external cause mortality due to high and low temperatures: evidence from northeastern Europe. </w:t>
      </w:r>
      <w:r w:rsidRPr="00D61244">
        <w:rPr>
          <w:rFonts w:eastAsia="Times New Roman"/>
          <w:i/>
          <w:iCs/>
          <w:noProof/>
        </w:rPr>
        <w:t>Int. J. Biometeorol.</w:t>
      </w:r>
      <w:r w:rsidRPr="00D61244">
        <w:rPr>
          <w:rFonts w:eastAsia="Times New Roman"/>
          <w:noProof/>
        </w:rPr>
        <w:t xml:space="preserve"> (2017). doi:10.1007/s00484-016-1270-4</w:t>
      </w:r>
    </w:p>
    <w:p w14:paraId="3A636FA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15.</w:t>
      </w:r>
      <w:r w:rsidRPr="00D61244">
        <w:rPr>
          <w:rFonts w:eastAsia="Times New Roman"/>
          <w:noProof/>
        </w:rPr>
        <w:tab/>
        <w:t xml:space="preserve">Bennett, J. E., Blangiardo, M., Fecht, D., Elliott, P. &amp; Ezzati, M. Vulnerability to the mortality effects of warm temperature in the districts of England and Wales.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4,</w:t>
      </w:r>
      <w:r w:rsidRPr="00D61244">
        <w:rPr>
          <w:rFonts w:eastAsia="Times New Roman"/>
          <w:noProof/>
        </w:rPr>
        <w:t xml:space="preserve"> 269–273 (2014).</w:t>
      </w:r>
    </w:p>
    <w:p w14:paraId="13BE3CD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16.</w:t>
      </w:r>
      <w:r w:rsidRPr="00D61244">
        <w:rPr>
          <w:rFonts w:eastAsia="Times New Roman"/>
          <w:noProof/>
        </w:rPr>
        <w:tab/>
        <w:t xml:space="preserve">Datla, S., Sahu, P., Roh, H.-J. &amp; Sharma, S. A comprehensive analysis of the </w:t>
      </w:r>
      <w:r w:rsidRPr="00D61244">
        <w:rPr>
          <w:rFonts w:eastAsia="Times New Roman"/>
          <w:noProof/>
        </w:rPr>
        <w:lastRenderedPageBreak/>
        <w:t xml:space="preserve">association of highway traffic with winter weather conditions. </w:t>
      </w:r>
      <w:r w:rsidRPr="00D61244">
        <w:rPr>
          <w:rFonts w:eastAsia="Times New Roman"/>
          <w:i/>
          <w:iCs/>
          <w:noProof/>
        </w:rPr>
        <w:t>Procedia - Soc. Behav. Sci.</w:t>
      </w:r>
      <w:r w:rsidRPr="00D61244">
        <w:rPr>
          <w:rFonts w:eastAsia="Times New Roman"/>
          <w:noProof/>
        </w:rPr>
        <w:t xml:space="preserve"> (2013). doi:10.1016/j.sbspro.2013.11.143</w:t>
      </w:r>
    </w:p>
    <w:p w14:paraId="0430FDA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17.</w:t>
      </w:r>
      <w:r w:rsidRPr="00D61244">
        <w:rPr>
          <w:rFonts w:eastAsia="Times New Roman"/>
          <w:noProof/>
        </w:rPr>
        <w:tab/>
        <w:t xml:space="preserve">Roh, H.-J., Sahu, P. K., Sharma, S., Datla, S. &amp; Mehran, B. Statistical Investigations of Snowfall and Temperature Interaction with Passenger Car and Truck Traffic on Primary Highways in Canada. </w:t>
      </w:r>
      <w:r w:rsidRPr="00D61244">
        <w:rPr>
          <w:rFonts w:eastAsia="Times New Roman"/>
          <w:i/>
          <w:iCs/>
          <w:noProof/>
        </w:rPr>
        <w:t>J. Cold Reg. Eng.</w:t>
      </w:r>
      <w:r w:rsidRPr="00D61244">
        <w:rPr>
          <w:rFonts w:eastAsia="Times New Roman"/>
          <w:noProof/>
        </w:rPr>
        <w:t xml:space="preserve"> (2016). doi:10.1061/(ASCE)CR.1943-5495.0000099</w:t>
      </w:r>
    </w:p>
    <w:p w14:paraId="667F47E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18.</w:t>
      </w:r>
      <w:r w:rsidRPr="00D61244">
        <w:rPr>
          <w:rFonts w:eastAsia="Times New Roman"/>
          <w:noProof/>
        </w:rPr>
        <w:tab/>
        <w:t xml:space="preserve">Roh, H.-J., Datla, S. &amp; Sharma, S. Effect of snow, temperature and their interaction on highway truck traffic. </w:t>
      </w:r>
      <w:r w:rsidRPr="00D61244">
        <w:rPr>
          <w:rFonts w:eastAsia="Times New Roman"/>
          <w:i/>
          <w:iCs/>
          <w:noProof/>
        </w:rPr>
        <w:t>J. Transp. Techn.</w:t>
      </w:r>
      <w:r w:rsidRPr="00D61244">
        <w:rPr>
          <w:rFonts w:eastAsia="Times New Roman"/>
          <w:noProof/>
        </w:rPr>
        <w:t xml:space="preserve"> (2013). doi:10.4236/jtts.2013.31003</w:t>
      </w:r>
    </w:p>
    <w:p w14:paraId="3BF571A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19.</w:t>
      </w:r>
      <w:r w:rsidRPr="00D61244">
        <w:rPr>
          <w:rFonts w:eastAsia="Times New Roman"/>
          <w:noProof/>
        </w:rPr>
        <w:tab/>
        <w:t xml:space="preserve">Roh, H. J., Sharma, S. &amp; Sahu, P. K. Modeling snow and cold effects for classified highway traffic volumes. </w:t>
      </w:r>
      <w:r w:rsidRPr="00D61244">
        <w:rPr>
          <w:rFonts w:eastAsia="Times New Roman"/>
          <w:i/>
          <w:iCs/>
          <w:noProof/>
        </w:rPr>
        <w:t>KSCE J. Civ. Eng.</w:t>
      </w:r>
      <w:r w:rsidRPr="00D61244">
        <w:rPr>
          <w:rFonts w:eastAsia="Times New Roman"/>
          <w:noProof/>
        </w:rPr>
        <w:t xml:space="preserve"> (2016). doi:10.1007/s12205-015-0236-0</w:t>
      </w:r>
    </w:p>
    <w:p w14:paraId="5215271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20.</w:t>
      </w:r>
      <w:r w:rsidRPr="00D61244">
        <w:rPr>
          <w:rFonts w:eastAsia="Times New Roman"/>
          <w:noProof/>
        </w:rPr>
        <w:tab/>
        <w:t xml:space="preserve">Daanen, H. A. M., Van De Vliert, E. &amp; Huang, X. Driving performance in cold, warm, and thermoneutral environments. </w:t>
      </w:r>
      <w:r w:rsidRPr="00D61244">
        <w:rPr>
          <w:rFonts w:eastAsia="Times New Roman"/>
          <w:i/>
          <w:iCs/>
          <w:noProof/>
        </w:rPr>
        <w:t>Appl. Ergon.</w:t>
      </w:r>
      <w:r w:rsidRPr="00D61244">
        <w:rPr>
          <w:rFonts w:eastAsia="Times New Roman"/>
          <w:noProof/>
        </w:rPr>
        <w:t xml:space="preserve"> (2003). doi:10.1016/S0003-6870(03)00055-3</w:t>
      </w:r>
    </w:p>
    <w:p w14:paraId="1089BC5B"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21.</w:t>
      </w:r>
      <w:r w:rsidRPr="00D61244">
        <w:rPr>
          <w:rFonts w:eastAsia="Times New Roman"/>
          <w:noProof/>
        </w:rPr>
        <w:tab/>
        <w:t xml:space="preserve">Zlatoper, T. J. Determinants of motor vehicle deaths in the United States: A cross-sectional analysis. </w:t>
      </w:r>
      <w:r w:rsidRPr="00D61244">
        <w:rPr>
          <w:rFonts w:eastAsia="Times New Roman"/>
          <w:i/>
          <w:iCs/>
          <w:noProof/>
        </w:rPr>
        <w:t>Accid. Anal. Prev.</w:t>
      </w:r>
      <w:r w:rsidRPr="00D61244">
        <w:rPr>
          <w:rFonts w:eastAsia="Times New Roman"/>
          <w:noProof/>
        </w:rPr>
        <w:t xml:space="preserve"> (1991). doi:10.1016/0001-4575(91)90062-A</w:t>
      </w:r>
    </w:p>
    <w:p w14:paraId="0F0BB37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22.</w:t>
      </w:r>
      <w:r w:rsidRPr="00D61244">
        <w:rPr>
          <w:rFonts w:eastAsia="Times New Roman"/>
          <w:noProof/>
        </w:rPr>
        <w:tab/>
        <w:t xml:space="preserve">Mackie, R. R. &amp; Hanlon, J. F. . O. A study of the combined effects of extented driving and heat stress on driver arousal and performance. in </w:t>
      </w:r>
      <w:r w:rsidRPr="00D61244">
        <w:rPr>
          <w:rFonts w:eastAsia="Times New Roman"/>
          <w:i/>
          <w:iCs/>
          <w:noProof/>
        </w:rPr>
        <w:t>Symposium on relationships among theory, physiological correlates, and operational performance</w:t>
      </w:r>
      <w:r w:rsidRPr="00D61244">
        <w:rPr>
          <w:rFonts w:eastAsia="Times New Roman"/>
          <w:noProof/>
        </w:rPr>
        <w:t xml:space="preserve"> (1976). doi:10.1007/978-1-4684-2529-1_25</w:t>
      </w:r>
    </w:p>
    <w:p w14:paraId="4EF0D63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23.</w:t>
      </w:r>
      <w:r w:rsidRPr="00D61244">
        <w:rPr>
          <w:rFonts w:eastAsia="Times New Roman"/>
          <w:noProof/>
        </w:rPr>
        <w:tab/>
        <w:t xml:space="preserve">Wyon, D. P., Wyon, I. &amp; Norin, F. Effects of moderate heat stress on driver vigilance in a moving vehicle. </w:t>
      </w:r>
      <w:r w:rsidRPr="00D61244">
        <w:rPr>
          <w:rFonts w:eastAsia="Times New Roman"/>
          <w:i/>
          <w:iCs/>
          <w:noProof/>
        </w:rPr>
        <w:t>Ergonomics</w:t>
      </w:r>
      <w:r w:rsidRPr="00D61244">
        <w:rPr>
          <w:rFonts w:eastAsia="Times New Roman"/>
          <w:noProof/>
        </w:rPr>
        <w:t xml:space="preserve"> (1996). doi:10.1080/00140139608964434</w:t>
      </w:r>
    </w:p>
    <w:p w14:paraId="0856CABC"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24.</w:t>
      </w:r>
      <w:r w:rsidRPr="00D61244">
        <w:rPr>
          <w:rFonts w:eastAsia="Times New Roman"/>
          <w:noProof/>
        </w:rPr>
        <w:tab/>
        <w:t xml:space="preserve">Voas, R. B., Torres, P., Romano, E. &amp; Lacey, J. H. Alcohol-Related Risk of Driver Fatalities: An Update Using 2007 Data. </w:t>
      </w:r>
      <w:r w:rsidRPr="00D61244">
        <w:rPr>
          <w:rFonts w:eastAsia="Times New Roman"/>
          <w:i/>
          <w:iCs/>
          <w:noProof/>
        </w:rPr>
        <w:t>J. Stud. Alcohol Drugs</w:t>
      </w:r>
      <w:r w:rsidRPr="00D61244">
        <w:rPr>
          <w:rFonts w:eastAsia="Times New Roman"/>
          <w:noProof/>
        </w:rPr>
        <w:t xml:space="preserve"> (2012). doi:10.15288/jsad.2012.73.341</w:t>
      </w:r>
    </w:p>
    <w:p w14:paraId="04AC3E1B"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25.</w:t>
      </w:r>
      <w:r w:rsidRPr="00D61244">
        <w:rPr>
          <w:rFonts w:eastAsia="Times New Roman"/>
          <w:noProof/>
        </w:rPr>
        <w:tab/>
        <w:t xml:space="preserve">Opinium. Brits drink more alcohol in warmer weather. </w:t>
      </w:r>
      <w:r w:rsidRPr="00D61244">
        <w:rPr>
          <w:rFonts w:eastAsia="Times New Roman"/>
          <w:i/>
          <w:iCs/>
          <w:noProof/>
        </w:rPr>
        <w:t>Opinium.co.uk</w:t>
      </w:r>
      <w:r w:rsidRPr="00D61244">
        <w:rPr>
          <w:rFonts w:eastAsia="Times New Roman"/>
          <w:noProof/>
        </w:rPr>
        <w:t xml:space="preserve"> (2018). Available at: https://www.opinium.co.uk/brits-drink-more-alcohol-in-warmer-weather/. (Accessed: 10th January 2019)</w:t>
      </w:r>
    </w:p>
    <w:p w14:paraId="5ED740F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26.</w:t>
      </w:r>
      <w:r w:rsidRPr="00D61244">
        <w:rPr>
          <w:rFonts w:eastAsia="Times New Roman"/>
          <w:noProof/>
        </w:rPr>
        <w:tab/>
        <w:t xml:space="preserve">Ambrose, A. F., Paul, G. &amp; Hausdorff, J. M. Risk factors for falls among older adults: A review of the literature. </w:t>
      </w:r>
      <w:r w:rsidRPr="00D61244">
        <w:rPr>
          <w:rFonts w:eastAsia="Times New Roman"/>
          <w:i/>
          <w:iCs/>
          <w:noProof/>
        </w:rPr>
        <w:t>Maturitas</w:t>
      </w:r>
      <w:r w:rsidRPr="00D61244">
        <w:rPr>
          <w:rFonts w:eastAsia="Times New Roman"/>
          <w:noProof/>
        </w:rPr>
        <w:t xml:space="preserve"> (2013). doi:10.1016/j.maturitas.2013.02.009</w:t>
      </w:r>
    </w:p>
    <w:p w14:paraId="02E31AB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27.</w:t>
      </w:r>
      <w:r w:rsidRPr="00D61244">
        <w:rPr>
          <w:rFonts w:eastAsia="Times New Roman"/>
          <w:noProof/>
        </w:rPr>
        <w:tab/>
        <w:t xml:space="preserve">Bobb, J. F. </w:t>
      </w:r>
      <w:r w:rsidRPr="00D61244">
        <w:rPr>
          <w:rFonts w:eastAsia="Times New Roman"/>
          <w:i/>
          <w:iCs/>
          <w:noProof/>
        </w:rPr>
        <w:t>et al.</w:t>
      </w:r>
      <w:r w:rsidRPr="00D61244">
        <w:rPr>
          <w:rFonts w:eastAsia="Times New Roman"/>
          <w:noProof/>
        </w:rPr>
        <w:t xml:space="preserve"> Time-Course of Cause-Specific Hospital Admissions During Snowstorms : An Analysis of Electronic Medical Records From Major Hospitals in Boston, Massachusetts. </w:t>
      </w:r>
      <w:r w:rsidRPr="00D61244">
        <w:rPr>
          <w:rFonts w:eastAsia="Times New Roman"/>
          <w:i/>
          <w:iCs/>
          <w:noProof/>
        </w:rPr>
        <w:t>Am. J. Epidemiol.</w:t>
      </w:r>
      <w:r w:rsidRPr="00D61244">
        <w:rPr>
          <w:rFonts w:eastAsia="Times New Roman"/>
          <w:noProof/>
        </w:rPr>
        <w:t xml:space="preserve"> </w:t>
      </w:r>
      <w:r w:rsidRPr="00D61244">
        <w:rPr>
          <w:rFonts w:eastAsia="Times New Roman"/>
          <w:b/>
          <w:bCs/>
          <w:noProof/>
        </w:rPr>
        <w:t>185,</w:t>
      </w:r>
      <w:r w:rsidRPr="00D61244">
        <w:rPr>
          <w:rFonts w:eastAsia="Times New Roman"/>
          <w:noProof/>
        </w:rPr>
        <w:t xml:space="preserve"> 283–294 (2017).</w:t>
      </w:r>
    </w:p>
    <w:p w14:paraId="5D83DA8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28.</w:t>
      </w:r>
      <w:r w:rsidRPr="00D61244">
        <w:rPr>
          <w:rFonts w:eastAsia="Times New Roman"/>
          <w:noProof/>
        </w:rPr>
        <w:tab/>
        <w:t xml:space="preserve">Kelsey, J. L. </w:t>
      </w:r>
      <w:r w:rsidRPr="00D61244">
        <w:rPr>
          <w:rFonts w:eastAsia="Times New Roman"/>
          <w:i/>
          <w:iCs/>
          <w:noProof/>
        </w:rPr>
        <w:t>et al.</w:t>
      </w:r>
      <w:r w:rsidRPr="00D61244">
        <w:rPr>
          <w:rFonts w:eastAsia="Times New Roman"/>
          <w:noProof/>
        </w:rPr>
        <w:t xml:space="preserve"> Indoor and outdoor falls in older adults are different: The maintenance of balance, independent living, intellect, and zest in the elderly of boston study. </w:t>
      </w:r>
      <w:r w:rsidRPr="00D61244">
        <w:rPr>
          <w:rFonts w:eastAsia="Times New Roman"/>
          <w:i/>
          <w:iCs/>
          <w:noProof/>
        </w:rPr>
        <w:t>J. Am. Geriatr. Soc.</w:t>
      </w:r>
      <w:r w:rsidRPr="00D61244">
        <w:rPr>
          <w:rFonts w:eastAsia="Times New Roman"/>
          <w:noProof/>
        </w:rPr>
        <w:t xml:space="preserve"> (2010). doi:10.1111/j.1532-5415.2010.03062.x</w:t>
      </w:r>
    </w:p>
    <w:p w14:paraId="2663724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29.</w:t>
      </w:r>
      <w:r w:rsidRPr="00D61244">
        <w:rPr>
          <w:rFonts w:eastAsia="Times New Roman"/>
          <w:noProof/>
        </w:rPr>
        <w:tab/>
        <w:t xml:space="preserve">Xu, J. Unintentional drowning deaths in the United States, 1999-2010. </w:t>
      </w:r>
      <w:r w:rsidRPr="00D61244">
        <w:rPr>
          <w:rFonts w:eastAsia="Times New Roman"/>
          <w:i/>
          <w:iCs/>
          <w:noProof/>
        </w:rPr>
        <w:t>NCHS Data Brief</w:t>
      </w:r>
      <w:r w:rsidRPr="00D61244">
        <w:rPr>
          <w:rFonts w:eastAsia="Times New Roman"/>
          <w:noProof/>
        </w:rPr>
        <w:t xml:space="preserve"> (2014).</w:t>
      </w:r>
    </w:p>
    <w:p w14:paraId="502389E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30.</w:t>
      </w:r>
      <w:r w:rsidRPr="00D61244">
        <w:rPr>
          <w:rFonts w:eastAsia="Times New Roman"/>
          <w:noProof/>
        </w:rPr>
        <w:tab/>
        <w:t xml:space="preserve">Ranson, M. Crime, weather, and climate change. </w:t>
      </w:r>
      <w:r w:rsidRPr="00D61244">
        <w:rPr>
          <w:rFonts w:eastAsia="Times New Roman"/>
          <w:i/>
          <w:iCs/>
          <w:noProof/>
        </w:rPr>
        <w:t>J. Environ. Econ. Manage.</w:t>
      </w:r>
      <w:r w:rsidRPr="00D61244">
        <w:rPr>
          <w:rFonts w:eastAsia="Times New Roman"/>
          <w:noProof/>
        </w:rPr>
        <w:t xml:space="preserve"> (2014). doi:10.1016/j.jeem.2013.11.008</w:t>
      </w:r>
    </w:p>
    <w:p w14:paraId="7E6E054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lastRenderedPageBreak/>
        <w:t>31.</w:t>
      </w:r>
      <w:r w:rsidRPr="00D61244">
        <w:rPr>
          <w:rFonts w:eastAsia="Times New Roman"/>
          <w:noProof/>
        </w:rPr>
        <w:tab/>
        <w:t xml:space="preserve">Mares, D. Climate change and levels of violence in socially disadvantaged neighborhood groups. </w:t>
      </w:r>
      <w:r w:rsidRPr="00D61244">
        <w:rPr>
          <w:rFonts w:eastAsia="Times New Roman"/>
          <w:i/>
          <w:iCs/>
          <w:noProof/>
        </w:rPr>
        <w:t>J. Urban Heal.</w:t>
      </w:r>
      <w:r w:rsidRPr="00D61244">
        <w:rPr>
          <w:rFonts w:eastAsia="Times New Roman"/>
          <w:noProof/>
        </w:rPr>
        <w:t xml:space="preserve"> (2013). doi:10.1007/s11524-013-9791-1</w:t>
      </w:r>
    </w:p>
    <w:p w14:paraId="5DCE8FD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32.</w:t>
      </w:r>
      <w:r w:rsidRPr="00D61244">
        <w:rPr>
          <w:rFonts w:eastAsia="Times New Roman"/>
          <w:noProof/>
        </w:rPr>
        <w:tab/>
        <w:t xml:space="preserve">Burke, M. B., Miguel, E., Satyanath, S., Dykema, J. A. &amp; Lobell, D. B. Warming increases the risk of civil war in Africa. </w:t>
      </w:r>
      <w:r w:rsidRPr="00D61244">
        <w:rPr>
          <w:rFonts w:eastAsia="Times New Roman"/>
          <w:i/>
          <w:iCs/>
          <w:noProof/>
        </w:rPr>
        <w:t>Proc. Natl. Acad. Sci.</w:t>
      </w:r>
      <w:r w:rsidRPr="00D61244">
        <w:rPr>
          <w:rFonts w:eastAsia="Times New Roman"/>
          <w:noProof/>
        </w:rPr>
        <w:t xml:space="preserve"> (2009). doi:10.1073/pnas.0907998106</w:t>
      </w:r>
    </w:p>
    <w:p w14:paraId="5871644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33.</w:t>
      </w:r>
      <w:r w:rsidRPr="00D61244">
        <w:rPr>
          <w:rFonts w:eastAsia="Times New Roman"/>
          <w:noProof/>
        </w:rPr>
        <w:tab/>
        <w:t xml:space="preserve">Hsiang, S. M., Burke, M. &amp; Miguel, E. Quantifying the Influence of Climate on Human Conflict. </w:t>
      </w:r>
      <w:r w:rsidRPr="00D61244">
        <w:rPr>
          <w:rFonts w:eastAsia="Times New Roman"/>
          <w:i/>
          <w:iCs/>
          <w:noProof/>
        </w:rPr>
        <w:t>Science (80-. ).</w:t>
      </w:r>
      <w:r w:rsidRPr="00D61244">
        <w:rPr>
          <w:rFonts w:eastAsia="Times New Roman"/>
          <w:noProof/>
        </w:rPr>
        <w:t xml:space="preserve"> (2013). doi:10.1126/science.1235367</w:t>
      </w:r>
    </w:p>
    <w:p w14:paraId="111FE516"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34.</w:t>
      </w:r>
      <w:r w:rsidRPr="00D61244">
        <w:rPr>
          <w:rFonts w:eastAsia="Times New Roman"/>
          <w:noProof/>
        </w:rPr>
        <w:tab/>
        <w:t xml:space="preserve">Hsiang, S. M., Meng, K. C. &amp; Cane, M. A. Civil conflicts are associated with the global climate. </w:t>
      </w:r>
      <w:r w:rsidRPr="00D61244">
        <w:rPr>
          <w:rFonts w:eastAsia="Times New Roman"/>
          <w:i/>
          <w:iCs/>
          <w:noProof/>
        </w:rPr>
        <w:t>Nature</w:t>
      </w:r>
      <w:r w:rsidRPr="00D61244">
        <w:rPr>
          <w:rFonts w:eastAsia="Times New Roman"/>
          <w:noProof/>
        </w:rPr>
        <w:t xml:space="preserve"> (2011). doi:10.1038/nature10311</w:t>
      </w:r>
    </w:p>
    <w:p w14:paraId="0FA43DC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35.</w:t>
      </w:r>
      <w:r w:rsidRPr="00D61244">
        <w:rPr>
          <w:rFonts w:eastAsia="Times New Roman"/>
          <w:noProof/>
        </w:rPr>
        <w:tab/>
        <w:t xml:space="preserve">O’Loughlin, J. </w:t>
      </w:r>
      <w:r w:rsidRPr="00D61244">
        <w:rPr>
          <w:rFonts w:eastAsia="Times New Roman"/>
          <w:i/>
          <w:iCs/>
          <w:noProof/>
        </w:rPr>
        <w:t>et al.</w:t>
      </w:r>
      <w:r w:rsidRPr="00D61244">
        <w:rPr>
          <w:rFonts w:eastAsia="Times New Roman"/>
          <w:noProof/>
        </w:rPr>
        <w:t xml:space="preserve"> Climate variability and conflict risk in East Africa, 1990-2009. </w:t>
      </w:r>
      <w:r w:rsidRPr="00D61244">
        <w:rPr>
          <w:rFonts w:eastAsia="Times New Roman"/>
          <w:i/>
          <w:iCs/>
          <w:noProof/>
        </w:rPr>
        <w:t>Proc. Natl. Acad. Sci.</w:t>
      </w:r>
      <w:r w:rsidRPr="00D61244">
        <w:rPr>
          <w:rFonts w:eastAsia="Times New Roman"/>
          <w:noProof/>
        </w:rPr>
        <w:t xml:space="preserve"> (2012). doi:10.1073/pnas.1205130109</w:t>
      </w:r>
    </w:p>
    <w:p w14:paraId="2AE3E63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36.</w:t>
      </w:r>
      <w:r w:rsidRPr="00D61244">
        <w:rPr>
          <w:rFonts w:eastAsia="Times New Roman"/>
          <w:noProof/>
        </w:rPr>
        <w:tab/>
        <w:t xml:space="preserve">Page, L. A., Hajat, S. &amp; Kovats, R. S. Relationship between daily suicide counts and temperature in England and Wales. </w:t>
      </w:r>
      <w:r w:rsidRPr="00D61244">
        <w:rPr>
          <w:rFonts w:eastAsia="Times New Roman"/>
          <w:i/>
          <w:iCs/>
          <w:noProof/>
        </w:rPr>
        <w:t>Br. J. Psychiatry</w:t>
      </w:r>
      <w:r w:rsidRPr="00D61244">
        <w:rPr>
          <w:rFonts w:eastAsia="Times New Roman"/>
          <w:noProof/>
        </w:rPr>
        <w:t xml:space="preserve"> (2007). doi:10.1192/bjp.bp.106.031948</w:t>
      </w:r>
    </w:p>
    <w:p w14:paraId="0404D3A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37.</w:t>
      </w:r>
      <w:r w:rsidRPr="00D61244">
        <w:rPr>
          <w:rFonts w:eastAsia="Times New Roman"/>
          <w:noProof/>
        </w:rPr>
        <w:tab/>
        <w:t xml:space="preserve">Kampe, E. O. I., Kovats, S. &amp; Hajat, S. Impact of high ambient temperature on unintentional injuries in high-income countries: A narrative systematic literature review. </w:t>
      </w:r>
      <w:r w:rsidRPr="00D61244">
        <w:rPr>
          <w:rFonts w:eastAsia="Times New Roman"/>
          <w:i/>
          <w:iCs/>
          <w:noProof/>
        </w:rPr>
        <w:t>BMJ Open</w:t>
      </w:r>
      <w:r w:rsidRPr="00D61244">
        <w:rPr>
          <w:rFonts w:eastAsia="Times New Roman"/>
          <w:noProof/>
        </w:rPr>
        <w:t xml:space="preserve"> (2016). doi:10.1136/bmjopen-2015-010399</w:t>
      </w:r>
    </w:p>
    <w:p w14:paraId="4837B20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38.</w:t>
      </w:r>
      <w:r w:rsidRPr="00D61244">
        <w:rPr>
          <w:rFonts w:eastAsia="Times New Roman"/>
          <w:noProof/>
        </w:rPr>
        <w:tab/>
        <w:t xml:space="preserve">Glaeser, E. L., Sacerdote, B. &amp; Scheinkman, J. A. Crime and social interactions. </w:t>
      </w:r>
      <w:r w:rsidRPr="00D61244">
        <w:rPr>
          <w:rFonts w:eastAsia="Times New Roman"/>
          <w:i/>
          <w:iCs/>
          <w:noProof/>
        </w:rPr>
        <w:t>Q. J. Econ.</w:t>
      </w:r>
      <w:r w:rsidRPr="00D61244">
        <w:rPr>
          <w:rFonts w:eastAsia="Times New Roman"/>
          <w:noProof/>
        </w:rPr>
        <w:t xml:space="preserve"> (1996). doi:10.2307/2946686</w:t>
      </w:r>
    </w:p>
    <w:p w14:paraId="1BB5E85A"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39.</w:t>
      </w:r>
      <w:r w:rsidRPr="00D61244">
        <w:rPr>
          <w:rFonts w:eastAsia="Times New Roman"/>
          <w:noProof/>
        </w:rPr>
        <w:tab/>
        <w:t xml:space="preserve">Rotton, J. &amp; Cohn, E. G. Global warming and U.S. crime rates: An application of routine activity theory. </w:t>
      </w:r>
      <w:r w:rsidRPr="00D61244">
        <w:rPr>
          <w:rFonts w:eastAsia="Times New Roman"/>
          <w:i/>
          <w:iCs/>
          <w:noProof/>
        </w:rPr>
        <w:t>Environ. Behav.</w:t>
      </w:r>
      <w:r w:rsidRPr="00D61244">
        <w:rPr>
          <w:rFonts w:eastAsia="Times New Roman"/>
          <w:noProof/>
        </w:rPr>
        <w:t xml:space="preserve"> (2003). doi:10.1177/0013916503255565</w:t>
      </w:r>
    </w:p>
    <w:p w14:paraId="2C9F797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40.</w:t>
      </w:r>
      <w:r w:rsidRPr="00D61244">
        <w:rPr>
          <w:rFonts w:eastAsia="Times New Roman"/>
          <w:noProof/>
        </w:rPr>
        <w:tab/>
        <w:t xml:space="preserve">Anderson, C. A. Temperature and aggression: Ubiquitous effects of heat on occurrence of human violence. </w:t>
      </w:r>
      <w:r w:rsidRPr="00D61244">
        <w:rPr>
          <w:rFonts w:eastAsia="Times New Roman"/>
          <w:i/>
          <w:iCs/>
          <w:noProof/>
        </w:rPr>
        <w:t>Psychol. Bull.</w:t>
      </w:r>
      <w:r w:rsidRPr="00D61244">
        <w:rPr>
          <w:rFonts w:eastAsia="Times New Roman"/>
          <w:noProof/>
        </w:rPr>
        <w:t xml:space="preserve"> (1989). doi:10.1037/0033-2909.106.1.74</w:t>
      </w:r>
    </w:p>
    <w:p w14:paraId="7D02DF7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41.</w:t>
      </w:r>
      <w:r w:rsidRPr="00D61244">
        <w:rPr>
          <w:rFonts w:eastAsia="Times New Roman"/>
          <w:noProof/>
        </w:rPr>
        <w:tab/>
        <w:t xml:space="preserve">Baron, R. A. &amp; Bell, P. A. Aggression and heat: The influence of ambient temperature, negative affect, and a cooling drink on physical aggression. </w:t>
      </w:r>
      <w:r w:rsidRPr="00D61244">
        <w:rPr>
          <w:rFonts w:eastAsia="Times New Roman"/>
          <w:i/>
          <w:iCs/>
          <w:noProof/>
        </w:rPr>
        <w:t>J. Pers. Soc. Psychol.</w:t>
      </w:r>
      <w:r w:rsidRPr="00D61244">
        <w:rPr>
          <w:rFonts w:eastAsia="Times New Roman"/>
          <w:noProof/>
        </w:rPr>
        <w:t xml:space="preserve"> (1976). doi:10.1037/0022-3514.33.3.245</w:t>
      </w:r>
    </w:p>
    <w:p w14:paraId="72436B8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42.</w:t>
      </w:r>
      <w:r w:rsidRPr="00D61244">
        <w:rPr>
          <w:rFonts w:eastAsia="Times New Roman"/>
          <w:noProof/>
        </w:rPr>
        <w:tab/>
        <w:t xml:space="preserve">Majeed, H. &amp; Lee, J. The impact of climate change on youth depression and mental health. </w:t>
      </w:r>
      <w:r w:rsidRPr="00D61244">
        <w:rPr>
          <w:rFonts w:eastAsia="Times New Roman"/>
          <w:i/>
          <w:iCs/>
          <w:noProof/>
        </w:rPr>
        <w:t>Lancet Planet. Heal.</w:t>
      </w:r>
      <w:r w:rsidRPr="00D61244">
        <w:rPr>
          <w:rFonts w:eastAsia="Times New Roman"/>
          <w:noProof/>
        </w:rPr>
        <w:t xml:space="preserve"> </w:t>
      </w:r>
      <w:r w:rsidRPr="00D61244">
        <w:rPr>
          <w:rFonts w:eastAsia="Times New Roman"/>
          <w:b/>
          <w:bCs/>
          <w:noProof/>
        </w:rPr>
        <w:t>1,</w:t>
      </w:r>
      <w:r w:rsidRPr="00D61244">
        <w:rPr>
          <w:rFonts w:eastAsia="Times New Roman"/>
          <w:noProof/>
        </w:rPr>
        <w:t xml:space="preserve"> e94–e95 (2017).</w:t>
      </w:r>
    </w:p>
    <w:p w14:paraId="1F82480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43.</w:t>
      </w:r>
      <w:r w:rsidRPr="00D61244">
        <w:rPr>
          <w:rFonts w:eastAsia="Times New Roman"/>
          <w:noProof/>
        </w:rPr>
        <w:tab/>
        <w:t xml:space="preserve">Hansen, A. </w:t>
      </w:r>
      <w:r w:rsidRPr="00D61244">
        <w:rPr>
          <w:rFonts w:eastAsia="Times New Roman"/>
          <w:i/>
          <w:iCs/>
          <w:noProof/>
        </w:rPr>
        <w:t>et al.</w:t>
      </w:r>
      <w:r w:rsidRPr="00D61244">
        <w:rPr>
          <w:rFonts w:eastAsia="Times New Roman"/>
          <w:noProof/>
        </w:rPr>
        <w:t xml:space="preserve"> The effect of heat waves on mental health in a temperate Australian City. </w:t>
      </w:r>
      <w:r w:rsidRPr="00D61244">
        <w:rPr>
          <w:rFonts w:eastAsia="Times New Roman"/>
          <w:i/>
          <w:iCs/>
          <w:noProof/>
        </w:rPr>
        <w:t>Environ. Health Perspect.</w:t>
      </w:r>
      <w:r w:rsidRPr="00D61244">
        <w:rPr>
          <w:rFonts w:eastAsia="Times New Roman"/>
          <w:noProof/>
        </w:rPr>
        <w:t xml:space="preserve"> (2008). doi:10.1289/ehp.11339</w:t>
      </w:r>
    </w:p>
    <w:p w14:paraId="64132BB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44.</w:t>
      </w:r>
      <w:r w:rsidRPr="00D61244">
        <w:rPr>
          <w:rFonts w:eastAsia="Times New Roman"/>
          <w:noProof/>
        </w:rPr>
        <w:tab/>
        <w:t xml:space="preserve">Obradovich, N., Migliorini, R., Mednick, S. C. &amp; Fowler, J. H. Nighttime temperature and human sleep loss in a changing climate. </w:t>
      </w:r>
      <w:r w:rsidRPr="00D61244">
        <w:rPr>
          <w:rFonts w:eastAsia="Times New Roman"/>
          <w:i/>
          <w:iCs/>
          <w:noProof/>
        </w:rPr>
        <w:t>Sci. Adv.</w:t>
      </w:r>
      <w:r w:rsidRPr="00D61244">
        <w:rPr>
          <w:rFonts w:eastAsia="Times New Roman"/>
          <w:noProof/>
        </w:rPr>
        <w:t xml:space="preserve"> (2017). doi:10.1126/sciadv.1601555</w:t>
      </w:r>
    </w:p>
    <w:p w14:paraId="4E80AACD"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45.</w:t>
      </w:r>
      <w:r w:rsidRPr="00D61244">
        <w:rPr>
          <w:rFonts w:eastAsia="Times New Roman"/>
          <w:noProof/>
        </w:rPr>
        <w:tab/>
        <w:t xml:space="preserve">L., C., C.,  de C. &amp; P., A. Heatwaves and their impact on people with alcohol, drug and mental health conditions: A discussion paper on clinical practice considerations. </w:t>
      </w:r>
      <w:r w:rsidRPr="00D61244">
        <w:rPr>
          <w:rFonts w:eastAsia="Times New Roman"/>
          <w:i/>
          <w:iCs/>
          <w:noProof/>
        </w:rPr>
        <w:t>J. Adv. Nurs.</w:t>
      </w:r>
      <w:r w:rsidRPr="00D61244">
        <w:rPr>
          <w:rFonts w:eastAsia="Times New Roman"/>
          <w:noProof/>
        </w:rPr>
        <w:t xml:space="preserve"> (2011).</w:t>
      </w:r>
    </w:p>
    <w:p w14:paraId="3925517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46.</w:t>
      </w:r>
      <w:r w:rsidRPr="00D61244">
        <w:rPr>
          <w:rFonts w:eastAsia="Times New Roman"/>
          <w:noProof/>
        </w:rPr>
        <w:tab/>
        <w:t xml:space="preserve">Berry, H. L., Waite, T. D., Dear, K. B. G., Capon, A. G. &amp; Murray, V. The case for systems thinking about climate change and mental health. </w:t>
      </w:r>
      <w:r w:rsidRPr="00D61244">
        <w:rPr>
          <w:rFonts w:eastAsia="Times New Roman"/>
          <w:i/>
          <w:iCs/>
          <w:noProof/>
        </w:rPr>
        <w:t>Nature Climate Change</w:t>
      </w:r>
      <w:r w:rsidRPr="00D61244">
        <w:rPr>
          <w:rFonts w:eastAsia="Times New Roman"/>
          <w:noProof/>
        </w:rPr>
        <w:t xml:space="preserve"> (2018). doi:10.1038/s41558-018-0102-4</w:t>
      </w:r>
    </w:p>
    <w:p w14:paraId="67B317A6"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lastRenderedPageBreak/>
        <w:t>47.</w:t>
      </w:r>
      <w:r w:rsidRPr="00D61244">
        <w:rPr>
          <w:rFonts w:eastAsia="Times New Roman"/>
          <w:noProof/>
        </w:rPr>
        <w:tab/>
        <w:t xml:space="preserve">Dee, D. P. </w:t>
      </w:r>
      <w:r w:rsidRPr="00D61244">
        <w:rPr>
          <w:rFonts w:eastAsia="Times New Roman"/>
          <w:i/>
          <w:iCs/>
          <w:noProof/>
        </w:rPr>
        <w:t>et al.</w:t>
      </w:r>
      <w:r w:rsidRPr="00D61244">
        <w:rPr>
          <w:rFonts w:eastAsia="Times New Roman"/>
          <w:noProof/>
        </w:rPr>
        <w:t xml:space="preserve"> The ERA-Interim reanalysis: configuration and performance of the data assimilation system. </w:t>
      </w:r>
      <w:r w:rsidRPr="00D61244">
        <w:rPr>
          <w:rFonts w:eastAsia="Times New Roman"/>
          <w:i/>
          <w:iCs/>
          <w:noProof/>
        </w:rPr>
        <w:t>Q. J. R. Meteorol. Soc.</w:t>
      </w:r>
      <w:r w:rsidRPr="00D61244">
        <w:rPr>
          <w:rFonts w:eastAsia="Times New Roman"/>
          <w:noProof/>
        </w:rPr>
        <w:t xml:space="preserve"> </w:t>
      </w:r>
      <w:r w:rsidRPr="00D61244">
        <w:rPr>
          <w:rFonts w:eastAsia="Times New Roman"/>
          <w:b/>
          <w:bCs/>
          <w:noProof/>
        </w:rPr>
        <w:t>137,</w:t>
      </w:r>
      <w:r w:rsidRPr="00D61244">
        <w:rPr>
          <w:rFonts w:eastAsia="Times New Roman"/>
          <w:noProof/>
        </w:rPr>
        <w:t xml:space="preserve"> 553–597 (2011).</w:t>
      </w:r>
    </w:p>
    <w:p w14:paraId="5C9F17D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48.</w:t>
      </w:r>
      <w:r w:rsidRPr="00D61244">
        <w:rPr>
          <w:rFonts w:eastAsia="Times New Roman"/>
          <w:noProof/>
        </w:rPr>
        <w:tab/>
        <w:t xml:space="preserve">Wallace, J. M. &amp; Hobbs, P. V. </w:t>
      </w:r>
      <w:r w:rsidRPr="00D61244">
        <w:rPr>
          <w:rFonts w:eastAsia="Times New Roman"/>
          <w:i/>
          <w:iCs/>
          <w:noProof/>
        </w:rPr>
        <w:t>Atmospheric Science: An Introductory Survey: Second Edition</w:t>
      </w:r>
      <w:r w:rsidRPr="00D61244">
        <w:rPr>
          <w:rFonts w:eastAsia="Times New Roman"/>
          <w:noProof/>
        </w:rPr>
        <w:t xml:space="preserve">. </w:t>
      </w:r>
      <w:r w:rsidRPr="00D61244">
        <w:rPr>
          <w:rFonts w:eastAsia="Times New Roman"/>
          <w:i/>
          <w:iCs/>
          <w:noProof/>
        </w:rPr>
        <w:t>Atmospheric Science: An Introductory Survey: Second Edition</w:t>
      </w:r>
      <w:r w:rsidRPr="00D61244">
        <w:rPr>
          <w:rFonts w:eastAsia="Times New Roman"/>
          <w:noProof/>
        </w:rPr>
        <w:t xml:space="preserve"> (2006). doi:10.1016/C2009-0-00034-8</w:t>
      </w:r>
    </w:p>
    <w:p w14:paraId="5E62797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49.</w:t>
      </w:r>
      <w:r w:rsidRPr="00D61244">
        <w:rPr>
          <w:rFonts w:eastAsia="Times New Roman"/>
          <w:noProof/>
        </w:rPr>
        <w:tab/>
        <w:t xml:space="preserve">Lozano, R. </w:t>
      </w:r>
      <w:r w:rsidRPr="00D61244">
        <w:rPr>
          <w:rFonts w:eastAsia="Times New Roman"/>
          <w:i/>
          <w:iCs/>
          <w:noProof/>
        </w:rPr>
        <w:t>et al.</w:t>
      </w:r>
      <w:r w:rsidRPr="00D61244">
        <w:rPr>
          <w:rFonts w:eastAsia="Times New Roman"/>
          <w:noProof/>
        </w:rPr>
        <w:t xml:space="preserve"> Global and regional mortality from 235 causes of death for 20 age groups in 1990 and 2010: A systematic analysis for the Global Burden of Disease Study 2010. </w:t>
      </w:r>
      <w:r w:rsidRPr="00D61244">
        <w:rPr>
          <w:rFonts w:eastAsia="Times New Roman"/>
          <w:i/>
          <w:iCs/>
          <w:noProof/>
        </w:rPr>
        <w:t>Lancet</w:t>
      </w:r>
      <w:r w:rsidRPr="00D61244">
        <w:rPr>
          <w:rFonts w:eastAsia="Times New Roman"/>
          <w:noProof/>
        </w:rPr>
        <w:t xml:space="preserve"> (2012). doi:10.1016/S0140-6736(12)61728-0</w:t>
      </w:r>
    </w:p>
    <w:p w14:paraId="02DA5BF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50.</w:t>
      </w:r>
      <w:r w:rsidRPr="00D61244">
        <w:rPr>
          <w:rFonts w:eastAsia="Times New Roman"/>
          <w:noProof/>
        </w:rPr>
        <w:tab/>
        <w:t xml:space="preserve">Rue, H. &amp; Held, L. </w:t>
      </w:r>
      <w:r w:rsidRPr="00D61244">
        <w:rPr>
          <w:rFonts w:eastAsia="Times New Roman"/>
          <w:i/>
          <w:iCs/>
          <w:noProof/>
        </w:rPr>
        <w:t>Gaussian Markov random fields. Theory and applications</w:t>
      </w:r>
      <w:r w:rsidRPr="00D61244">
        <w:rPr>
          <w:rFonts w:eastAsia="Times New Roman"/>
          <w:noProof/>
        </w:rPr>
        <w:t xml:space="preserve">. </w:t>
      </w:r>
      <w:r w:rsidRPr="00D61244">
        <w:rPr>
          <w:rFonts w:eastAsia="Times New Roman"/>
          <w:i/>
          <w:iCs/>
          <w:noProof/>
        </w:rPr>
        <w:t>Chapman &amp; Hall</w:t>
      </w:r>
      <w:r w:rsidRPr="00D61244">
        <w:rPr>
          <w:rFonts w:eastAsia="Times New Roman"/>
          <w:noProof/>
        </w:rPr>
        <w:t xml:space="preserve"> (2005). doi:10.1007/s00184-007-0162-3</w:t>
      </w:r>
    </w:p>
    <w:p w14:paraId="0E07D4A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51.</w:t>
      </w:r>
      <w:r w:rsidRPr="00D61244">
        <w:rPr>
          <w:rFonts w:eastAsia="Times New Roman"/>
          <w:noProof/>
        </w:rPr>
        <w:tab/>
        <w:t xml:space="preserve">Besag, J. Spatial interaction and the statistical snalysis of lattice systems. </w:t>
      </w:r>
      <w:r w:rsidRPr="00D61244">
        <w:rPr>
          <w:rFonts w:eastAsia="Times New Roman"/>
          <w:i/>
          <w:iCs/>
          <w:noProof/>
        </w:rPr>
        <w:t>J. R. Stat. Soc. Ser. B (Statistical Methodol.</w:t>
      </w:r>
      <w:r w:rsidRPr="00D61244">
        <w:rPr>
          <w:rFonts w:eastAsia="Times New Roman"/>
          <w:noProof/>
        </w:rPr>
        <w:t xml:space="preserve"> (1974). doi:10.2307/2984812</w:t>
      </w:r>
    </w:p>
    <w:p w14:paraId="5D74BE3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52.</w:t>
      </w:r>
      <w:r w:rsidRPr="00D61244">
        <w:rPr>
          <w:rFonts w:eastAsia="Times New Roman"/>
          <w:noProof/>
        </w:rPr>
        <w:tab/>
        <w:t xml:space="preserve">Rue, H., Martino, S. &amp; Chopin, N. Approximate Bayesian inference for latent Gaussian models by using integrated nested Laplace approximations. </w:t>
      </w:r>
      <w:r w:rsidRPr="00D61244">
        <w:rPr>
          <w:rFonts w:eastAsia="Times New Roman"/>
          <w:i/>
          <w:iCs/>
          <w:noProof/>
        </w:rPr>
        <w:t>J. R. Stat. Soc. Ser. B Stat. Methodol.</w:t>
      </w:r>
      <w:r w:rsidRPr="00D61244">
        <w:rPr>
          <w:rFonts w:eastAsia="Times New Roman"/>
          <w:noProof/>
        </w:rPr>
        <w:t xml:space="preserve"> (2009). doi:10.1111/j.1467-9868.2008.00700.x</w:t>
      </w:r>
    </w:p>
    <w:p w14:paraId="62B133E4" w14:textId="77777777" w:rsidR="00D61244" w:rsidRPr="00D61244" w:rsidRDefault="00D61244" w:rsidP="00D61244">
      <w:pPr>
        <w:widowControl w:val="0"/>
        <w:autoSpaceDE w:val="0"/>
        <w:autoSpaceDN w:val="0"/>
        <w:adjustRightInd w:val="0"/>
        <w:spacing w:after="200"/>
        <w:ind w:left="640" w:hanging="640"/>
        <w:rPr>
          <w:noProof/>
        </w:rPr>
      </w:pPr>
      <w:r w:rsidRPr="00D61244">
        <w:rPr>
          <w:rFonts w:eastAsia="Times New Roman"/>
          <w:noProof/>
        </w:rPr>
        <w:t>53.</w:t>
      </w:r>
      <w:r w:rsidRPr="00D61244">
        <w:rPr>
          <w:rFonts w:eastAsia="Times New Roman"/>
          <w:noProof/>
        </w:rPr>
        <w:tab/>
        <w:t>IPCC. IPCC special report on the impacts of global warming of 1.5 °C - Summary for policy makers. (2018).</w:t>
      </w:r>
    </w:p>
    <w:p w14:paraId="2F3991B5" w14:textId="4E1A543F" w:rsidR="006A3229" w:rsidRDefault="00A55581" w:rsidP="00D61244">
      <w:pPr>
        <w:widowControl w:val="0"/>
        <w:autoSpaceDE w:val="0"/>
        <w:autoSpaceDN w:val="0"/>
        <w:adjustRightInd w:val="0"/>
        <w:spacing w:after="200"/>
        <w:ind w:left="640" w:hanging="640"/>
        <w:rPr>
          <w:b/>
        </w:rPr>
      </w:pPr>
      <w:r w:rsidRPr="00636C9B">
        <w:rPr>
          <w:b/>
        </w:rPr>
        <w:fldChar w:fldCharType="end"/>
      </w:r>
      <w:commentRangeEnd w:id="428"/>
      <w:r w:rsidR="009B42B8">
        <w:rPr>
          <w:rStyle w:val="CommentReference"/>
          <w:rFonts w:asciiTheme="minorHAnsi" w:hAnsiTheme="minorHAnsi" w:cstheme="minorBidi"/>
          <w:lang w:eastAsia="en-US"/>
        </w:rPr>
        <w:commentReference w:id="428"/>
      </w:r>
      <w:commentRangeEnd w:id="429"/>
      <w:r w:rsidR="00F24740">
        <w:rPr>
          <w:rStyle w:val="CommentReference"/>
          <w:rFonts w:asciiTheme="minorHAnsi" w:hAnsiTheme="minorHAnsi" w:cstheme="minorBidi"/>
          <w:lang w:eastAsia="en-US"/>
        </w:rPr>
        <w:commentReference w:id="429"/>
      </w:r>
      <w:r w:rsidR="006A3229">
        <w:rPr>
          <w:b/>
        </w:rPr>
        <w:br w:type="page"/>
      </w:r>
    </w:p>
    <w:p w14:paraId="36419E9D" w14:textId="45C0FBEC" w:rsidR="006A3229" w:rsidRDefault="006A3229" w:rsidP="006A3229">
      <w:pPr>
        <w:spacing w:line="480" w:lineRule="auto"/>
        <w:rPr>
          <w:ins w:id="430" w:author="Parks, Robbie M" w:date="2019-01-02T23:12:00Z"/>
          <w:color w:val="000000" w:themeColor="text1"/>
        </w:rPr>
      </w:pPr>
      <w:ins w:id="431"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432" w:author="Parks, Robbie M" w:date="2019-01-02T23:55:00Z">
        <w:r w:rsidR="00356600">
          <w:rPr>
            <w:color w:val="000000" w:themeColor="text1"/>
          </w:rPr>
          <w:t xml:space="preserve"> and other unintentional injury</w:t>
        </w:r>
      </w:ins>
      <w:ins w:id="433" w:author="Parks, Robbie M" w:date="2019-01-02T23:12:00Z">
        <w:r>
          <w:rPr>
            <w:color w:val="000000" w:themeColor="text1"/>
          </w:rPr>
          <w:t>,</w:t>
        </w:r>
      </w:ins>
      <w:ins w:id="434" w:author="Parks, Robbie M" w:date="2019-01-02T23:55:00Z">
        <w:r w:rsidR="00356600">
          <w:rPr>
            <w:color w:val="000000" w:themeColor="text1"/>
          </w:rPr>
          <w:t xml:space="preserve"> by</w:t>
        </w:r>
      </w:ins>
      <w:ins w:id="435" w:author="Parks, Robbie M" w:date="2019-01-02T23:12:00Z">
        <w:r>
          <w:rPr>
            <w:color w:val="000000" w:themeColor="text1"/>
          </w:rPr>
          <w:t xml:space="preserve"> </w:t>
        </w:r>
      </w:ins>
      <w:ins w:id="436" w:author="Parks, Robbie M" w:date="2019-01-02T23:24:00Z">
        <w:r w:rsidR="009F0E6E">
          <w:rPr>
            <w:color w:val="000000" w:themeColor="text1"/>
          </w:rPr>
          <w:t xml:space="preserve">sex and </w:t>
        </w:r>
      </w:ins>
      <w:ins w:id="437"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438" w:author="Parks, Robbie M" w:date="2019-01-02T23:12:00Z"/>
          <w:color w:val="000000" w:themeColor="text1"/>
        </w:rPr>
      </w:pPr>
    </w:p>
    <w:p w14:paraId="3B15A043" w14:textId="1F83B8B9" w:rsidR="00D70938" w:rsidRDefault="00D70938" w:rsidP="00D70938">
      <w:pPr>
        <w:spacing w:line="480" w:lineRule="auto"/>
        <w:rPr>
          <w:ins w:id="439" w:author="Parks, Robbie M" w:date="2019-01-02T23:12:00Z"/>
          <w:color w:val="000000" w:themeColor="text1"/>
        </w:rPr>
      </w:pPr>
      <w:ins w:id="440"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441" w:author="Parks, Robbie M" w:date="2019-01-02T23:25:00Z">
        <w:r w:rsidR="00EB47E2">
          <w:rPr>
            <w:color w:val="000000" w:themeColor="text1"/>
          </w:rPr>
          <w:t xml:space="preserve"> and month</w:t>
        </w:r>
      </w:ins>
      <w:ins w:id="442" w:author="Parks, Robbie M" w:date="2019-01-02T23:12:00Z">
        <w:r>
          <w:rPr>
            <w:color w:val="000000" w:themeColor="text1"/>
          </w:rPr>
          <w:t>.</w:t>
        </w:r>
      </w:ins>
    </w:p>
    <w:p w14:paraId="044D051D" w14:textId="77777777" w:rsidR="00D70938" w:rsidRDefault="00D70938" w:rsidP="006A3229">
      <w:pPr>
        <w:spacing w:line="480" w:lineRule="auto"/>
        <w:rPr>
          <w:ins w:id="443" w:author="Parks, Robbie M" w:date="2019-01-02T23:12:00Z"/>
          <w:color w:val="000000" w:themeColor="text1"/>
        </w:rPr>
      </w:pPr>
    </w:p>
    <w:p w14:paraId="1695F259" w14:textId="64882215" w:rsidR="00D70938" w:rsidRDefault="00D70938">
      <w:pPr>
        <w:spacing w:line="480" w:lineRule="auto"/>
        <w:rPr>
          <w:ins w:id="444" w:author="Parks, Robbie M" w:date="2019-01-10T10:31:00Z"/>
          <w:color w:val="000000" w:themeColor="text1"/>
        </w:rPr>
        <w:pPrChange w:id="445" w:author="Parks, Robbie M" w:date="2019-01-10T10:31:00Z">
          <w:pPr>
            <w:widowControl w:val="0"/>
            <w:autoSpaceDE w:val="0"/>
            <w:autoSpaceDN w:val="0"/>
            <w:adjustRightInd w:val="0"/>
            <w:spacing w:after="200"/>
            <w:ind w:left="640" w:hanging="640"/>
          </w:pPr>
        </w:pPrChange>
      </w:pPr>
      <w:ins w:id="446"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4E11C231" w14:textId="77777777" w:rsidR="00685021" w:rsidRPr="00685021" w:rsidRDefault="00685021">
      <w:pPr>
        <w:spacing w:line="480" w:lineRule="auto"/>
        <w:rPr>
          <w:ins w:id="447" w:author="Parks, Robbie M" w:date="2019-01-02T23:12:00Z"/>
          <w:color w:val="000000" w:themeColor="text1"/>
          <w:rPrChange w:id="448" w:author="Parks, Robbie M" w:date="2019-01-10T10:31:00Z">
            <w:rPr>
              <w:ins w:id="449" w:author="Parks, Robbie M" w:date="2019-01-02T23:12:00Z"/>
              <w:b/>
              <w:color w:val="000000" w:themeColor="text1"/>
            </w:rPr>
          </w:rPrChange>
        </w:rPr>
        <w:pPrChange w:id="450" w:author="Parks, Robbie M" w:date="2019-01-10T10:31:00Z">
          <w:pPr>
            <w:widowControl w:val="0"/>
            <w:autoSpaceDE w:val="0"/>
            <w:autoSpaceDN w:val="0"/>
            <w:adjustRightInd w:val="0"/>
            <w:spacing w:after="200"/>
            <w:ind w:left="640" w:hanging="640"/>
          </w:pPr>
        </w:pPrChange>
      </w:pPr>
    </w:p>
    <w:p w14:paraId="17122703" w14:textId="23803A67" w:rsidR="00685021" w:rsidRDefault="00D70938">
      <w:pPr>
        <w:spacing w:line="480" w:lineRule="auto"/>
        <w:rPr>
          <w:ins w:id="451" w:author="Parks, Robbie M" w:date="2019-01-10T10:31:00Z"/>
          <w:color w:val="000000" w:themeColor="text1"/>
        </w:rPr>
        <w:pPrChange w:id="452" w:author="Parks, Robbie M" w:date="2019-01-10T10:31:00Z">
          <w:pPr>
            <w:widowControl w:val="0"/>
            <w:autoSpaceDE w:val="0"/>
            <w:autoSpaceDN w:val="0"/>
            <w:adjustRightInd w:val="0"/>
            <w:spacing w:after="200"/>
            <w:ind w:left="640" w:hanging="640"/>
          </w:pPr>
        </w:pPrChange>
      </w:pPr>
      <w:ins w:id="453"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454"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455"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456" w:author="Parks, Robbie M" w:date="2019-01-02T23:25:00Z">
        <w:r w:rsidR="007B5299">
          <w:rPr>
            <w:color w:val="000000" w:themeColor="text1"/>
          </w:rPr>
          <w:t>, sex</w:t>
        </w:r>
      </w:ins>
      <w:ins w:id="457"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3F8DECAB" w14:textId="77777777" w:rsidR="00685021" w:rsidRPr="00685021" w:rsidRDefault="00685021">
      <w:pPr>
        <w:spacing w:line="480" w:lineRule="auto"/>
        <w:rPr>
          <w:ins w:id="458" w:author="Parks, Robbie M" w:date="2019-01-02T23:12:00Z"/>
          <w:color w:val="000000" w:themeColor="text1"/>
          <w:rPrChange w:id="459" w:author="Parks, Robbie M" w:date="2019-01-10T10:31:00Z">
            <w:rPr>
              <w:ins w:id="460" w:author="Parks, Robbie M" w:date="2019-01-02T23:12:00Z"/>
              <w:b/>
              <w:color w:val="000000" w:themeColor="text1"/>
            </w:rPr>
          </w:rPrChange>
        </w:rPr>
        <w:pPrChange w:id="461" w:author="Parks, Robbie M" w:date="2019-01-10T10:31:00Z">
          <w:pPr>
            <w:widowControl w:val="0"/>
            <w:autoSpaceDE w:val="0"/>
            <w:autoSpaceDN w:val="0"/>
            <w:adjustRightInd w:val="0"/>
            <w:spacing w:after="200"/>
            <w:ind w:left="640" w:hanging="640"/>
          </w:pPr>
        </w:pPrChange>
      </w:pPr>
    </w:p>
    <w:p w14:paraId="14D0E6E5" w14:textId="0F281C55" w:rsidR="009011C5" w:rsidRPr="00685021" w:rsidDel="00AC0CA8" w:rsidRDefault="00D70938">
      <w:pPr>
        <w:widowControl w:val="0"/>
        <w:autoSpaceDE w:val="0"/>
        <w:autoSpaceDN w:val="0"/>
        <w:adjustRightInd w:val="0"/>
        <w:spacing w:after="200" w:line="480" w:lineRule="auto"/>
        <w:ind w:left="640" w:hanging="640"/>
        <w:rPr>
          <w:del w:id="462" w:author="Parks, Robbie M" w:date="2019-01-02T23:13:00Z"/>
          <w:color w:val="000000" w:themeColor="text1"/>
          <w:rPrChange w:id="463" w:author="Parks, Robbie M" w:date="2019-01-10T10:31:00Z">
            <w:rPr>
              <w:del w:id="464" w:author="Parks, Robbie M" w:date="2019-01-02T23:13:00Z"/>
              <w:b/>
            </w:rPr>
          </w:rPrChange>
        </w:rPr>
        <w:pPrChange w:id="465" w:author="Parks, Robbie M" w:date="2019-01-02T23:13:00Z">
          <w:pPr>
            <w:widowControl w:val="0"/>
            <w:autoSpaceDE w:val="0"/>
            <w:autoSpaceDN w:val="0"/>
            <w:adjustRightInd w:val="0"/>
            <w:spacing w:after="200"/>
            <w:ind w:left="640" w:hanging="640"/>
          </w:pPr>
        </w:pPrChange>
      </w:pPr>
      <w:ins w:id="466"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467"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468"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469" w:author="Parks, Robbie M" w:date="2019-01-02T23:26:00Z">
        <w:r w:rsidR="00FA6227">
          <w:rPr>
            <w:color w:val="000000" w:themeColor="text1"/>
          </w:rPr>
          <w:t xml:space="preserve"> and age group</w:t>
        </w:r>
      </w:ins>
      <w:ins w:id="470"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del w:id="471" w:author="Parks, Robbie M" w:date="2019-01-02T23:13:00Z">
        <w:r w:rsidR="009011C5" w:rsidRPr="00636C9B" w:rsidDel="00AC0CA8">
          <w:rPr>
            <w:b/>
            <w:color w:val="000000" w:themeColor="text1"/>
          </w:rPr>
          <w:br w:type="page"/>
        </w:r>
      </w:del>
    </w:p>
    <w:p w14:paraId="7A629EAC" w14:textId="5E49C4BA" w:rsidR="0077298E" w:rsidDel="00F60ED8" w:rsidRDefault="0077298E" w:rsidP="00886AE3">
      <w:pPr>
        <w:spacing w:line="480" w:lineRule="auto"/>
        <w:rPr>
          <w:del w:id="472" w:author="Parks, Robbie M" w:date="2019-01-02T23:21:00Z"/>
          <w:color w:val="000000" w:themeColor="text1"/>
        </w:rPr>
      </w:pPr>
      <w:del w:id="473"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474" w:author="Parks, Robbie M" w:date="2019-01-02T23:21:00Z"/>
          <w:color w:val="000000" w:themeColor="text1"/>
        </w:rPr>
      </w:pPr>
    </w:p>
    <w:p w14:paraId="660A5670" w14:textId="2B09FE17" w:rsidR="0077298E" w:rsidDel="00F60ED8" w:rsidRDefault="001A3C82" w:rsidP="00886AE3">
      <w:pPr>
        <w:spacing w:line="480" w:lineRule="auto"/>
        <w:rPr>
          <w:del w:id="475" w:author="Parks, Robbie M" w:date="2019-01-02T23:21:00Z"/>
          <w:color w:val="000000" w:themeColor="text1"/>
        </w:rPr>
      </w:pPr>
      <w:del w:id="476"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477"/>
        <w:r w:rsidRPr="00636C9B" w:rsidDel="00F60ED8">
          <w:rPr>
            <w:color w:val="000000" w:themeColor="text1"/>
          </w:rPr>
          <w:delText>age group and sex</w:delText>
        </w:r>
        <w:commentRangeEnd w:id="477"/>
        <w:r w:rsidR="00C74DD3" w:rsidDel="00F60ED8">
          <w:rPr>
            <w:rStyle w:val="CommentReference"/>
            <w:rFonts w:asciiTheme="minorHAnsi" w:hAnsiTheme="minorHAnsi" w:cstheme="minorBidi"/>
            <w:lang w:eastAsia="en-US"/>
          </w:rPr>
          <w:commentReference w:id="477"/>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478" w:author="Parks, Robbie M" w:date="2019-01-02T23:21:00Z"/>
          <w:color w:val="000000" w:themeColor="text1"/>
        </w:rPr>
      </w:pPr>
    </w:p>
    <w:p w14:paraId="5959A838" w14:textId="0FBCEC8F" w:rsidR="00773A25" w:rsidDel="00F60ED8" w:rsidRDefault="005B03DF" w:rsidP="00886AE3">
      <w:pPr>
        <w:spacing w:line="480" w:lineRule="auto"/>
        <w:rPr>
          <w:del w:id="479" w:author="Parks, Robbie M" w:date="2019-01-02T23:21:00Z"/>
          <w:color w:val="000000" w:themeColor="text1"/>
        </w:rPr>
      </w:pPr>
      <w:del w:id="480"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481" w:author="Parks, Robbie M" w:date="2019-01-02T22:53:00Z">
        <w:r w:rsidR="006C049E" w:rsidRPr="00636C9B" w:rsidDel="00861194">
          <w:rPr>
            <w:color w:val="000000" w:themeColor="text1"/>
          </w:rPr>
          <w:delText xml:space="preserve">month and </w:delText>
        </w:r>
      </w:del>
      <w:del w:id="482"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483" w:author="Parks, Robbie M" w:date="2019-01-02T23:21:00Z"/>
          <w:color w:val="000000" w:themeColor="text1"/>
        </w:rPr>
      </w:pPr>
    </w:p>
    <w:p w14:paraId="32D5DAAD" w14:textId="2328CACD" w:rsidR="00773A25" w:rsidDel="00F60ED8" w:rsidRDefault="00773A25" w:rsidP="00886AE3">
      <w:pPr>
        <w:spacing w:line="480" w:lineRule="auto"/>
        <w:rPr>
          <w:del w:id="484" w:author="Parks, Robbie M" w:date="2019-01-02T23:21:00Z"/>
          <w:color w:val="000000" w:themeColor="text1"/>
        </w:rPr>
      </w:pPr>
      <w:del w:id="485"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486" w:author="Parks, Robbie M" w:date="2019-01-02T22:54:00Z">
        <w:r w:rsidRPr="00636C9B" w:rsidDel="0002320C">
          <w:rPr>
            <w:color w:val="000000" w:themeColor="text1"/>
          </w:rPr>
          <w:delText xml:space="preserve">sex, </w:delText>
        </w:r>
      </w:del>
      <w:del w:id="487" w:author="Parks, Robbie M" w:date="2019-01-02T23:21:00Z">
        <w:r w:rsidDel="00F60ED8">
          <w:rPr>
            <w:color w:val="000000" w:themeColor="text1"/>
          </w:rPr>
          <w:delText>type</w:delText>
        </w:r>
        <w:r w:rsidRPr="00636C9B" w:rsidDel="00F60ED8">
          <w:rPr>
            <w:color w:val="000000" w:themeColor="text1"/>
          </w:rPr>
          <w:delText xml:space="preserve"> of injury</w:delText>
        </w:r>
      </w:del>
      <w:del w:id="488" w:author="Parks, Robbie M" w:date="2019-01-02T22:54:00Z">
        <w:r w:rsidRPr="00636C9B" w:rsidDel="0002320C">
          <w:rPr>
            <w:color w:val="000000" w:themeColor="text1"/>
          </w:rPr>
          <w:delText xml:space="preserve"> and </w:delText>
        </w:r>
      </w:del>
      <w:del w:id="489"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490" w:author="Parks, Robbie M" w:date="2019-01-02T23:21:00Z"/>
          <w:color w:val="000000" w:themeColor="text1"/>
        </w:rPr>
      </w:pPr>
    </w:p>
    <w:p w14:paraId="44A20DA9" w14:textId="73EDFCE7" w:rsidR="00773A25" w:rsidDel="00F60ED8" w:rsidRDefault="00773A25" w:rsidP="00886AE3">
      <w:pPr>
        <w:spacing w:line="480" w:lineRule="auto"/>
        <w:rPr>
          <w:del w:id="491" w:author="Parks, Robbie M" w:date="2019-01-02T23:21:00Z"/>
          <w:color w:val="000000" w:themeColor="text1"/>
        </w:rPr>
      </w:pPr>
      <w:commentRangeStart w:id="492"/>
      <w:del w:id="493"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492"/>
        <w:r w:rsidR="0049069D" w:rsidDel="00F60ED8">
          <w:rPr>
            <w:rStyle w:val="CommentReference"/>
            <w:rFonts w:asciiTheme="minorHAnsi" w:hAnsiTheme="minorHAnsi" w:cstheme="minorBidi"/>
            <w:lang w:eastAsia="en-US"/>
          </w:rPr>
          <w:commentReference w:id="492"/>
        </w:r>
      </w:del>
    </w:p>
    <w:p w14:paraId="4088BC7A" w14:textId="77777777" w:rsidR="00773A25" w:rsidRDefault="00773A25" w:rsidP="00886AE3">
      <w:pPr>
        <w:spacing w:line="480" w:lineRule="auto"/>
        <w:rPr>
          <w:color w:val="000000" w:themeColor="text1"/>
        </w:rPr>
      </w:pPr>
    </w:p>
    <w:p w14:paraId="4EF47EB1" w14:textId="22CC1F08" w:rsidR="00685021" w:rsidRPr="00685021" w:rsidDel="00685021" w:rsidRDefault="00773A25">
      <w:pPr>
        <w:spacing w:line="480" w:lineRule="auto"/>
        <w:rPr>
          <w:del w:id="494" w:author="Parks, Robbie M" w:date="2019-01-10T10:30:00Z"/>
          <w:b/>
          <w:color w:val="000000" w:themeColor="text1"/>
          <w:rPrChange w:id="495" w:author="Parks, Robbie M" w:date="2019-01-10T10:30:00Z">
            <w:rPr>
              <w:del w:id="496" w:author="Parks, Robbie M" w:date="2019-01-10T10:30:00Z"/>
              <w:color w:val="000000" w:themeColor="text1"/>
            </w:rPr>
          </w:rPrChange>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497"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498"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id="499" w:author="Parks, Robbie M" w:date="2019-01-10T10:30:00Z">
        <w:r w:rsidR="00685021" w:rsidRPr="00636C9B" w:rsidDel="00685021">
          <w:rPr>
            <w:color w:val="000000" w:themeColor="text1"/>
          </w:rPr>
          <w:t xml:space="preserve"> </w:t>
        </w:r>
      </w:ins>
      <w:del w:id="500" w:author="Parks, Robbie M" w:date="2019-01-10T10:30:00Z">
        <w:r w:rsidR="00B4508B" w:rsidRPr="00636C9B" w:rsidDel="00685021">
          <w:rPr>
            <w:color w:val="000000" w:themeColor="text1"/>
          </w:rPr>
          <w:br w:type="page"/>
        </w:r>
      </w:del>
      <w:del w:id="501"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502"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503">
          <w:tblGrid>
            <w:gridCol w:w="975"/>
            <w:gridCol w:w="943"/>
            <w:gridCol w:w="975"/>
            <w:gridCol w:w="2661"/>
            <w:gridCol w:w="975"/>
            <w:gridCol w:w="218"/>
            <w:gridCol w:w="975"/>
            <w:gridCol w:w="230"/>
            <w:gridCol w:w="975"/>
            <w:gridCol w:w="243"/>
            <w:gridCol w:w="975"/>
          </w:tblGrid>
        </w:tblGridChange>
      </w:tblGrid>
      <w:tr w:rsidR="004E2756" w:rsidRPr="00636C9B" w:rsidDel="00BB14E6" w14:paraId="1814841C" w14:textId="008BB215" w:rsidTr="000250EE">
        <w:trPr>
          <w:trHeight w:val="495"/>
          <w:del w:id="50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pPr>
              <w:spacing w:line="480" w:lineRule="auto"/>
              <w:rPr>
                <w:del w:id="505" w:author="Parks, Robbie M" w:date="2019-01-02T22:54:00Z"/>
                <w:color w:val="000000" w:themeColor="text1"/>
              </w:rPr>
              <w:pPrChange w:id="506" w:author="Parks, Robbie M" w:date="2019-01-10T10:30:00Z">
                <w:pPr>
                  <w:jc w:val="both"/>
                </w:pPr>
              </w:pPrChange>
            </w:pPr>
            <w:del w:id="507"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pPr>
              <w:spacing w:line="480" w:lineRule="auto"/>
              <w:rPr>
                <w:del w:id="508" w:author="Parks, Robbie M" w:date="2019-01-02T22:54:00Z"/>
                <w:color w:val="000000" w:themeColor="text1"/>
              </w:rPr>
              <w:pPrChange w:id="509" w:author="Parks, Robbie M" w:date="2019-01-10T10:30:00Z">
                <w:pPr>
                  <w:jc w:val="both"/>
                </w:pPr>
              </w:pPrChange>
            </w:pPr>
            <w:del w:id="510"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pPr>
              <w:spacing w:line="480" w:lineRule="auto"/>
              <w:rPr>
                <w:del w:id="511" w:author="Parks, Robbie M" w:date="2019-01-02T22:54:00Z"/>
                <w:color w:val="000000" w:themeColor="text1"/>
              </w:rPr>
              <w:pPrChange w:id="512" w:author="Parks, Robbie M" w:date="2019-01-10T10:30:00Z">
                <w:pPr>
                  <w:jc w:val="both"/>
                </w:pPr>
              </w:pPrChange>
            </w:pPr>
            <w:del w:id="513"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pPr>
              <w:spacing w:line="480" w:lineRule="auto"/>
              <w:rPr>
                <w:del w:id="514" w:author="Parks, Robbie M" w:date="2019-01-02T22:54:00Z"/>
                <w:color w:val="000000" w:themeColor="text1"/>
              </w:rPr>
              <w:pPrChange w:id="515" w:author="Parks, Robbie M" w:date="2019-01-10T10:30:00Z">
                <w:pPr>
                  <w:jc w:val="both"/>
                </w:pPr>
              </w:pPrChange>
            </w:pPr>
            <w:del w:id="516"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517"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pPr>
              <w:spacing w:line="480" w:lineRule="auto"/>
              <w:rPr>
                <w:del w:id="518" w:author="Parks, Robbie M" w:date="2019-01-02T22:54:00Z"/>
                <w:color w:val="000000" w:themeColor="text1"/>
              </w:rPr>
              <w:pPrChange w:id="519" w:author="Parks, Robbie M" w:date="2019-01-10T10:30:00Z">
                <w:pPr>
                  <w:jc w:val="both"/>
                </w:pPr>
              </w:pPrChange>
            </w:pPr>
            <w:del w:id="520"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pPr>
              <w:spacing w:line="480" w:lineRule="auto"/>
              <w:rPr>
                <w:del w:id="521" w:author="Parks, Robbie M" w:date="2019-01-02T22:54:00Z"/>
                <w:color w:val="000000" w:themeColor="text1"/>
              </w:rPr>
              <w:pPrChange w:id="522" w:author="Parks, Robbie M" w:date="2019-01-10T10:30:00Z">
                <w:pPr>
                  <w:jc w:val="both"/>
                </w:pPr>
              </w:pPrChange>
            </w:pPr>
            <w:del w:id="523"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pPr>
              <w:spacing w:line="480" w:lineRule="auto"/>
              <w:rPr>
                <w:del w:id="524" w:author="Parks, Robbie M" w:date="2019-01-02T22:54:00Z"/>
                <w:color w:val="000000" w:themeColor="text1"/>
              </w:rPr>
              <w:pPrChange w:id="525" w:author="Parks, Robbie M" w:date="2019-01-10T10:30:00Z">
                <w:pPr>
                  <w:jc w:val="both"/>
                </w:pPr>
              </w:pPrChange>
            </w:pPr>
            <w:del w:id="526"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pPr>
              <w:spacing w:line="480" w:lineRule="auto"/>
              <w:rPr>
                <w:del w:id="527" w:author="Parks, Robbie M" w:date="2019-01-02T22:54:00Z"/>
                <w:color w:val="000000" w:themeColor="text1"/>
              </w:rPr>
              <w:pPrChange w:id="528" w:author="Parks, Robbie M" w:date="2019-01-10T10:30:00Z">
                <w:pPr>
                  <w:jc w:val="both"/>
                </w:pPr>
              </w:pPrChange>
            </w:pPr>
            <w:del w:id="529"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530"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pPr>
              <w:spacing w:line="480" w:lineRule="auto"/>
              <w:rPr>
                <w:del w:id="531" w:author="Parks, Robbie M" w:date="2019-01-02T22:54:00Z"/>
                <w:color w:val="000000" w:themeColor="text1"/>
              </w:rPr>
              <w:pPrChange w:id="532"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pPr>
              <w:spacing w:line="480" w:lineRule="auto"/>
              <w:rPr>
                <w:del w:id="533" w:author="Parks, Robbie M" w:date="2019-01-02T22:54:00Z"/>
                <w:color w:val="000000" w:themeColor="text1"/>
              </w:rPr>
              <w:pPrChange w:id="534" w:author="Parks, Robbie M" w:date="2019-01-10T10:30:00Z">
                <w:pPr>
                  <w:jc w:val="both"/>
                </w:pPr>
              </w:pPrChange>
            </w:pPr>
            <w:del w:id="535"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pPr>
              <w:spacing w:line="480" w:lineRule="auto"/>
              <w:rPr>
                <w:del w:id="536" w:author="Parks, Robbie M" w:date="2019-01-02T22:54:00Z"/>
                <w:color w:val="000000" w:themeColor="text1"/>
              </w:rPr>
              <w:pPrChange w:id="537" w:author="Parks, Robbie M" w:date="2019-01-10T10:30:00Z">
                <w:pPr>
                  <w:jc w:val="both"/>
                </w:pPr>
              </w:pPrChange>
            </w:pPr>
            <w:del w:id="538"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pPr>
              <w:spacing w:line="480" w:lineRule="auto"/>
              <w:rPr>
                <w:del w:id="539" w:author="Parks, Robbie M" w:date="2019-01-02T22:54:00Z"/>
                <w:color w:val="000000" w:themeColor="text1"/>
              </w:rPr>
              <w:pPrChange w:id="540" w:author="Parks, Robbie M" w:date="2019-01-10T10:30:00Z">
                <w:pPr>
                  <w:jc w:val="both"/>
                </w:pPr>
              </w:pPrChange>
            </w:pPr>
            <w:del w:id="541"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pPr>
              <w:spacing w:line="480" w:lineRule="auto"/>
              <w:rPr>
                <w:del w:id="542" w:author="Parks, Robbie M" w:date="2019-01-02T22:54:00Z"/>
                <w:color w:val="000000" w:themeColor="text1"/>
              </w:rPr>
              <w:pPrChange w:id="543" w:author="Parks, Robbie M" w:date="2019-01-10T10:30:00Z">
                <w:pPr>
                  <w:jc w:val="both"/>
                </w:pPr>
              </w:pPrChange>
            </w:pPr>
            <w:del w:id="544"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54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pPr>
              <w:spacing w:line="480" w:lineRule="auto"/>
              <w:rPr>
                <w:del w:id="546" w:author="Parks, Robbie M" w:date="2019-01-02T22:54:00Z"/>
                <w:color w:val="000000" w:themeColor="text1"/>
              </w:rPr>
              <w:pPrChange w:id="547"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pPr>
              <w:spacing w:line="480" w:lineRule="auto"/>
              <w:rPr>
                <w:del w:id="548" w:author="Parks, Robbie M" w:date="2019-01-02T22:54:00Z"/>
                <w:color w:val="000000" w:themeColor="text1"/>
              </w:rPr>
              <w:pPrChange w:id="549" w:author="Parks, Robbie M" w:date="2019-01-10T10:30:00Z">
                <w:pPr>
                  <w:jc w:val="both"/>
                </w:pPr>
              </w:pPrChange>
            </w:pPr>
            <w:del w:id="550"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pPr>
              <w:spacing w:line="480" w:lineRule="auto"/>
              <w:rPr>
                <w:del w:id="551" w:author="Parks, Robbie M" w:date="2019-01-02T22:54:00Z"/>
                <w:color w:val="000000" w:themeColor="text1"/>
              </w:rPr>
              <w:pPrChange w:id="552" w:author="Parks, Robbie M" w:date="2019-01-10T10:30:00Z">
                <w:pPr>
                  <w:jc w:val="both"/>
                </w:pPr>
              </w:pPrChange>
            </w:pPr>
            <w:del w:id="553"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pPr>
              <w:spacing w:line="480" w:lineRule="auto"/>
              <w:rPr>
                <w:del w:id="554" w:author="Parks, Robbie M" w:date="2019-01-02T22:54:00Z"/>
                <w:color w:val="000000" w:themeColor="text1"/>
              </w:rPr>
              <w:pPrChange w:id="555" w:author="Parks, Robbie M" w:date="2019-01-10T10:30:00Z">
                <w:pPr>
                  <w:jc w:val="both"/>
                </w:pPr>
              </w:pPrChange>
            </w:pPr>
            <w:del w:id="556"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pPr>
              <w:spacing w:line="480" w:lineRule="auto"/>
              <w:rPr>
                <w:del w:id="557" w:author="Parks, Robbie M" w:date="2019-01-02T22:54:00Z"/>
                <w:color w:val="000000" w:themeColor="text1"/>
              </w:rPr>
              <w:pPrChange w:id="558" w:author="Parks, Robbie M" w:date="2019-01-10T10:30:00Z">
                <w:pPr>
                  <w:jc w:val="both"/>
                </w:pPr>
              </w:pPrChange>
            </w:pPr>
            <w:del w:id="559"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560"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pPr>
              <w:spacing w:line="480" w:lineRule="auto"/>
              <w:rPr>
                <w:del w:id="561" w:author="Parks, Robbie M" w:date="2019-01-02T22:54:00Z"/>
                <w:color w:val="000000" w:themeColor="text1"/>
              </w:rPr>
              <w:pPrChange w:id="562"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pPr>
              <w:spacing w:line="480" w:lineRule="auto"/>
              <w:rPr>
                <w:del w:id="563" w:author="Parks, Robbie M" w:date="2019-01-02T22:54:00Z"/>
                <w:color w:val="000000" w:themeColor="text1"/>
              </w:rPr>
              <w:pPrChange w:id="564" w:author="Parks, Robbie M" w:date="2019-01-10T10:30:00Z">
                <w:pPr>
                  <w:jc w:val="both"/>
                </w:pPr>
              </w:pPrChange>
            </w:pPr>
            <w:del w:id="565"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pPr>
              <w:spacing w:line="480" w:lineRule="auto"/>
              <w:rPr>
                <w:del w:id="566" w:author="Parks, Robbie M" w:date="2019-01-02T22:54:00Z"/>
                <w:color w:val="000000" w:themeColor="text1"/>
              </w:rPr>
              <w:pPrChange w:id="567" w:author="Parks, Robbie M" w:date="2019-01-10T10:30:00Z">
                <w:pPr>
                  <w:jc w:val="both"/>
                </w:pPr>
              </w:pPrChange>
            </w:pPr>
            <w:del w:id="568"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pPr>
              <w:spacing w:line="480" w:lineRule="auto"/>
              <w:rPr>
                <w:del w:id="569" w:author="Parks, Robbie M" w:date="2019-01-02T22:54:00Z"/>
                <w:color w:val="000000" w:themeColor="text1"/>
              </w:rPr>
              <w:pPrChange w:id="570" w:author="Parks, Robbie M" w:date="2019-01-10T10:30:00Z">
                <w:pPr>
                  <w:jc w:val="both"/>
                </w:pPr>
              </w:pPrChange>
            </w:pPr>
            <w:del w:id="571"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pPr>
              <w:spacing w:line="480" w:lineRule="auto"/>
              <w:rPr>
                <w:del w:id="572" w:author="Parks, Robbie M" w:date="2019-01-02T22:54:00Z"/>
                <w:color w:val="000000" w:themeColor="text1"/>
              </w:rPr>
              <w:pPrChange w:id="573" w:author="Parks, Robbie M" w:date="2019-01-10T10:30:00Z">
                <w:pPr>
                  <w:jc w:val="both"/>
                </w:pPr>
              </w:pPrChange>
            </w:pPr>
            <w:del w:id="574"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57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pPr>
              <w:spacing w:line="480" w:lineRule="auto"/>
              <w:rPr>
                <w:del w:id="576" w:author="Parks, Robbie M" w:date="2019-01-02T22:54:00Z"/>
                <w:color w:val="000000" w:themeColor="text1"/>
              </w:rPr>
              <w:pPrChange w:id="577"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pPr>
              <w:spacing w:line="480" w:lineRule="auto"/>
              <w:rPr>
                <w:del w:id="578" w:author="Parks, Robbie M" w:date="2019-01-02T22:54:00Z"/>
                <w:color w:val="000000" w:themeColor="text1"/>
              </w:rPr>
              <w:pPrChange w:id="579" w:author="Parks, Robbie M" w:date="2019-01-10T10:30:00Z">
                <w:pPr>
                  <w:jc w:val="both"/>
                </w:pPr>
              </w:pPrChange>
            </w:pPr>
            <w:del w:id="580"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pPr>
              <w:spacing w:line="480" w:lineRule="auto"/>
              <w:rPr>
                <w:del w:id="581" w:author="Parks, Robbie M" w:date="2019-01-02T22:54:00Z"/>
                <w:color w:val="000000" w:themeColor="text1"/>
              </w:rPr>
              <w:pPrChange w:id="582" w:author="Parks, Robbie M" w:date="2019-01-10T10:30:00Z">
                <w:pPr>
                  <w:jc w:val="both"/>
                </w:pPr>
              </w:pPrChange>
            </w:pPr>
            <w:del w:id="583"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pPr>
              <w:spacing w:line="480" w:lineRule="auto"/>
              <w:rPr>
                <w:del w:id="584" w:author="Parks, Robbie M" w:date="2019-01-02T22:54:00Z"/>
                <w:color w:val="000000" w:themeColor="text1"/>
              </w:rPr>
              <w:pPrChange w:id="585" w:author="Parks, Robbie M" w:date="2019-01-10T10:30:00Z">
                <w:pPr>
                  <w:jc w:val="both"/>
                </w:pPr>
              </w:pPrChange>
            </w:pPr>
            <w:del w:id="586"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pPr>
              <w:spacing w:line="480" w:lineRule="auto"/>
              <w:rPr>
                <w:del w:id="587" w:author="Parks, Robbie M" w:date="2019-01-02T22:54:00Z"/>
                <w:color w:val="000000" w:themeColor="text1"/>
              </w:rPr>
              <w:pPrChange w:id="588" w:author="Parks, Robbie M" w:date="2019-01-10T10:30:00Z">
                <w:pPr>
                  <w:jc w:val="both"/>
                </w:pPr>
              </w:pPrChange>
            </w:pPr>
            <w:del w:id="589"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59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pPr>
              <w:spacing w:line="480" w:lineRule="auto"/>
              <w:rPr>
                <w:del w:id="591" w:author="Parks, Robbie M" w:date="2019-01-02T22:54:00Z"/>
                <w:color w:val="000000" w:themeColor="text1"/>
              </w:rPr>
              <w:pPrChange w:id="592" w:author="Parks, Robbie M" w:date="2019-01-10T10:30:00Z">
                <w:pPr>
                  <w:jc w:val="both"/>
                </w:pPr>
              </w:pPrChange>
            </w:pPr>
            <w:del w:id="593"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pPr>
              <w:spacing w:line="480" w:lineRule="auto"/>
              <w:rPr>
                <w:del w:id="594" w:author="Parks, Robbie M" w:date="2019-01-02T22:54:00Z"/>
                <w:color w:val="000000" w:themeColor="text1"/>
              </w:rPr>
              <w:pPrChange w:id="595" w:author="Parks, Robbie M" w:date="2019-01-10T10:30:00Z">
                <w:pPr>
                  <w:jc w:val="both"/>
                </w:pPr>
              </w:pPrChange>
            </w:pPr>
            <w:del w:id="596"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pPr>
              <w:spacing w:line="480" w:lineRule="auto"/>
              <w:rPr>
                <w:del w:id="597" w:author="Parks, Robbie M" w:date="2019-01-02T22:54:00Z"/>
                <w:color w:val="000000" w:themeColor="text1"/>
              </w:rPr>
              <w:pPrChange w:id="598" w:author="Parks, Robbie M" w:date="2019-01-10T10:30:00Z">
                <w:pPr>
                  <w:jc w:val="both"/>
                </w:pPr>
              </w:pPrChange>
            </w:pPr>
            <w:del w:id="599"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pPr>
              <w:spacing w:line="480" w:lineRule="auto"/>
              <w:rPr>
                <w:del w:id="600" w:author="Parks, Robbie M" w:date="2019-01-02T22:54:00Z"/>
                <w:color w:val="000000" w:themeColor="text1"/>
              </w:rPr>
              <w:pPrChange w:id="601" w:author="Parks, Robbie M" w:date="2019-01-10T10:30:00Z">
                <w:pPr>
                  <w:jc w:val="both"/>
                </w:pPr>
              </w:pPrChange>
            </w:pPr>
            <w:del w:id="602"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603" w:author="Parks, Robbie M" w:date="2019-01-02T22:54:00Z">
            <w:tblPrEx>
              <w:tblW w:w="0" w:type="auto"/>
              <w:tblCellMar>
                <w:left w:w="0" w:type="dxa"/>
                <w:right w:w="0" w:type="dxa"/>
              </w:tblCellMar>
            </w:tblPrEx>
          </w:tblPrExChange>
        </w:tblPrEx>
        <w:trPr>
          <w:trHeight w:val="465"/>
          <w:del w:id="604" w:author="Parks, Robbie M" w:date="2019-01-02T22:54:00Z"/>
          <w:trPrChange w:id="605"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606"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pPr>
              <w:spacing w:line="480" w:lineRule="auto"/>
              <w:rPr>
                <w:del w:id="607" w:author="Parks, Robbie M" w:date="2019-01-02T22:54:00Z"/>
                <w:color w:val="000000" w:themeColor="text1"/>
              </w:rPr>
              <w:pPrChange w:id="608"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609"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pPr>
              <w:spacing w:line="480" w:lineRule="auto"/>
              <w:rPr>
                <w:del w:id="610" w:author="Parks, Robbie M" w:date="2019-01-02T22:54:00Z"/>
                <w:color w:val="000000" w:themeColor="text1"/>
              </w:rPr>
              <w:pPrChange w:id="611" w:author="Parks, Robbie M" w:date="2019-01-10T10:30:00Z">
                <w:pPr>
                  <w:jc w:val="both"/>
                </w:pPr>
              </w:pPrChange>
            </w:pPr>
            <w:del w:id="612"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613"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pPr>
              <w:spacing w:line="480" w:lineRule="auto"/>
              <w:rPr>
                <w:del w:id="614" w:author="Parks, Robbie M" w:date="2019-01-02T22:54:00Z"/>
                <w:color w:val="000000" w:themeColor="text1"/>
              </w:rPr>
              <w:pPrChange w:id="615" w:author="Parks, Robbie M" w:date="2019-01-10T10:30:00Z">
                <w:pPr>
                  <w:jc w:val="both"/>
                </w:pPr>
              </w:pPrChange>
            </w:pPr>
            <w:del w:id="616"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617"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pPr>
              <w:spacing w:line="480" w:lineRule="auto"/>
              <w:rPr>
                <w:del w:id="618" w:author="Parks, Robbie M" w:date="2019-01-02T22:54:00Z"/>
                <w:color w:val="000000" w:themeColor="text1"/>
              </w:rPr>
              <w:pPrChange w:id="619" w:author="Parks, Robbie M" w:date="2019-01-10T10:30:00Z">
                <w:pPr>
                  <w:jc w:val="both"/>
                </w:pPr>
              </w:pPrChange>
            </w:pPr>
            <w:del w:id="620"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621"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pPr>
              <w:spacing w:line="480" w:lineRule="auto"/>
              <w:rPr>
                <w:del w:id="622" w:author="Parks, Robbie M" w:date="2019-01-02T22:54:00Z"/>
                <w:color w:val="000000" w:themeColor="text1"/>
              </w:rPr>
              <w:pPrChange w:id="623" w:author="Parks, Robbie M" w:date="2019-01-10T10:30:00Z">
                <w:pPr>
                  <w:jc w:val="both"/>
                </w:pPr>
              </w:pPrChange>
            </w:pPr>
            <w:del w:id="624"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62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pPr>
              <w:spacing w:line="480" w:lineRule="auto"/>
              <w:rPr>
                <w:del w:id="626" w:author="Parks, Robbie M" w:date="2019-01-02T22:54:00Z"/>
                <w:color w:val="000000" w:themeColor="text1"/>
              </w:rPr>
              <w:pPrChange w:id="627"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pPr>
              <w:spacing w:line="480" w:lineRule="auto"/>
              <w:rPr>
                <w:del w:id="628" w:author="Parks, Robbie M" w:date="2019-01-02T22:54:00Z"/>
                <w:color w:val="000000" w:themeColor="text1"/>
              </w:rPr>
              <w:pPrChange w:id="629" w:author="Parks, Robbie M" w:date="2019-01-10T10:30:00Z">
                <w:pPr>
                  <w:jc w:val="both"/>
                </w:pPr>
              </w:pPrChange>
            </w:pPr>
            <w:del w:id="630"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pPr>
              <w:spacing w:line="480" w:lineRule="auto"/>
              <w:rPr>
                <w:del w:id="631" w:author="Parks, Robbie M" w:date="2019-01-02T22:54:00Z"/>
                <w:color w:val="000000" w:themeColor="text1"/>
              </w:rPr>
              <w:pPrChange w:id="632" w:author="Parks, Robbie M" w:date="2019-01-10T10:30:00Z">
                <w:pPr>
                  <w:jc w:val="both"/>
                </w:pPr>
              </w:pPrChange>
            </w:pPr>
            <w:del w:id="633"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pPr>
              <w:spacing w:line="480" w:lineRule="auto"/>
              <w:rPr>
                <w:del w:id="634" w:author="Parks, Robbie M" w:date="2019-01-02T22:54:00Z"/>
                <w:color w:val="000000" w:themeColor="text1"/>
              </w:rPr>
              <w:pPrChange w:id="635" w:author="Parks, Robbie M" w:date="2019-01-10T10:30:00Z">
                <w:pPr>
                  <w:jc w:val="both"/>
                </w:pPr>
              </w:pPrChange>
            </w:pPr>
            <w:del w:id="636"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pPr>
              <w:spacing w:line="480" w:lineRule="auto"/>
              <w:rPr>
                <w:del w:id="637" w:author="Parks, Robbie M" w:date="2019-01-02T22:54:00Z"/>
                <w:color w:val="000000" w:themeColor="text1"/>
              </w:rPr>
              <w:pPrChange w:id="638" w:author="Parks, Robbie M" w:date="2019-01-10T10:30:00Z">
                <w:pPr>
                  <w:jc w:val="both"/>
                </w:pPr>
              </w:pPrChange>
            </w:pPr>
            <w:del w:id="639"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64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pPr>
              <w:spacing w:line="480" w:lineRule="auto"/>
              <w:rPr>
                <w:del w:id="641" w:author="Parks, Robbie M" w:date="2019-01-02T22:54:00Z"/>
                <w:color w:val="000000" w:themeColor="text1"/>
              </w:rPr>
              <w:pPrChange w:id="642" w:author="Parks, Robbie M" w:date="2019-01-10T10:30:00Z">
                <w:pPr>
                  <w:jc w:val="both"/>
                </w:pPr>
              </w:pPrChange>
            </w:pPr>
            <w:del w:id="643"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pPr>
              <w:spacing w:line="480" w:lineRule="auto"/>
              <w:rPr>
                <w:del w:id="644" w:author="Parks, Robbie M" w:date="2019-01-02T22:54:00Z"/>
                <w:color w:val="000000" w:themeColor="text1"/>
              </w:rPr>
              <w:pPrChange w:id="645" w:author="Parks, Robbie M" w:date="2019-01-10T10:30:00Z">
                <w:pPr>
                  <w:jc w:val="both"/>
                </w:pPr>
              </w:pPrChange>
            </w:pPr>
            <w:del w:id="646"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pPr>
              <w:spacing w:line="480" w:lineRule="auto"/>
              <w:rPr>
                <w:del w:id="647" w:author="Parks, Robbie M" w:date="2019-01-02T22:54:00Z"/>
                <w:color w:val="000000" w:themeColor="text1"/>
              </w:rPr>
              <w:pPrChange w:id="648" w:author="Parks, Robbie M" w:date="2019-01-10T10:30:00Z">
                <w:pPr>
                  <w:jc w:val="both"/>
                </w:pPr>
              </w:pPrChange>
            </w:pPr>
            <w:del w:id="649"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pPr>
              <w:spacing w:line="480" w:lineRule="auto"/>
              <w:rPr>
                <w:del w:id="650" w:author="Parks, Robbie M" w:date="2019-01-02T22:54:00Z"/>
                <w:color w:val="000000" w:themeColor="text1"/>
              </w:rPr>
              <w:pPrChange w:id="651" w:author="Parks, Robbie M" w:date="2019-01-10T10:30:00Z">
                <w:pPr>
                  <w:jc w:val="both"/>
                </w:pPr>
              </w:pPrChange>
            </w:pPr>
            <w:del w:id="652" w:author="Parks, Robbie M" w:date="2019-01-02T22:54:00Z">
              <w:r w:rsidDel="00BB14E6">
                <w:rPr>
                  <w:b/>
                  <w:bCs/>
                  <w:color w:val="000000" w:themeColor="text1"/>
                </w:rPr>
                <w:delText>5,764,316</w:delText>
              </w:r>
            </w:del>
          </w:p>
        </w:tc>
      </w:tr>
    </w:tbl>
    <w:p w14:paraId="46CB6BDF" w14:textId="77777777" w:rsidR="007178E4" w:rsidRDefault="007178E4">
      <w:pPr>
        <w:spacing w:line="480" w:lineRule="auto"/>
        <w:rPr>
          <w:ins w:id="653" w:author="Parks, Robbie M" w:date="2019-01-02T23:22:00Z"/>
          <w:color w:val="000000" w:themeColor="text1"/>
        </w:rPr>
        <w:sectPr w:rsidR="007178E4" w:rsidSect="009C5108">
          <w:footerReference w:type="even" r:id="rId15"/>
          <w:footerReference w:type="default" r:id="rId16"/>
          <w:pgSz w:w="11900" w:h="16840"/>
          <w:pgMar w:top="1440" w:right="1440" w:bottom="1440" w:left="1440" w:header="720" w:footer="720" w:gutter="0"/>
          <w:lnNumType w:countBy="1" w:restart="continuous"/>
          <w:cols w:space="720"/>
          <w:docGrid w:linePitch="360"/>
        </w:sectPr>
        <w:pPrChange w:id="654" w:author="Parks, Robbie M" w:date="2019-01-10T10:30:00Z">
          <w:pPr>
            <w:jc w:val="both"/>
          </w:pPr>
        </w:pPrChange>
      </w:pPr>
    </w:p>
    <w:p w14:paraId="63F03294" w14:textId="3D537C11" w:rsidR="00D2442C" w:rsidRPr="00843ACB" w:rsidDel="008B1393" w:rsidRDefault="00D2442C" w:rsidP="00843ACB">
      <w:pPr>
        <w:rPr>
          <w:del w:id="655"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656"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657" w:author="Parks, Robbie M" w:date="2019-01-10T10:20:00Z">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471"/>
        <w:gridCol w:w="471"/>
        <w:gridCol w:w="1999"/>
        <w:gridCol w:w="2927"/>
        <w:gridCol w:w="4662"/>
        <w:tblGridChange w:id="658">
          <w:tblGrid>
            <w:gridCol w:w="471"/>
            <w:gridCol w:w="471"/>
            <w:gridCol w:w="1999"/>
            <w:gridCol w:w="2927"/>
            <w:gridCol w:w="4662"/>
          </w:tblGrid>
        </w:tblGridChange>
      </w:tblGrid>
      <w:tr w:rsidR="00B81EB4" w:rsidRPr="007662C6" w14:paraId="35AEFD15" w14:textId="77777777" w:rsidTr="00BD486D">
        <w:trPr>
          <w:trHeight w:val="320"/>
          <w:trPrChange w:id="659" w:author="Parks, Robbie M" w:date="2019-01-10T10:20:00Z">
            <w:trPr>
              <w:trHeight w:val="320"/>
              <w:jc w:val="center"/>
            </w:trPr>
          </w:trPrChange>
        </w:trPr>
        <w:tc>
          <w:tcPr>
            <w:tcW w:w="2941" w:type="dxa"/>
            <w:gridSpan w:val="3"/>
            <w:shd w:val="clear" w:color="auto" w:fill="auto"/>
            <w:noWrap/>
            <w:vAlign w:val="bottom"/>
            <w:hideMark/>
            <w:tcPrChange w:id="660" w:author="Parks, Robbie M" w:date="2019-01-10T10:20:00Z">
              <w:tcPr>
                <w:tcW w:w="2941" w:type="dxa"/>
                <w:gridSpan w:val="3"/>
                <w:shd w:val="clear" w:color="auto" w:fill="auto"/>
                <w:noWrap/>
                <w:vAlign w:val="bottom"/>
                <w:hideMark/>
              </w:tcPr>
            </w:tcPrChange>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Change w:id="661" w:author="Parks, Robbie M" w:date="2019-01-10T10:20:00Z">
              <w:tcPr>
                <w:tcW w:w="2927" w:type="dxa"/>
                <w:shd w:val="clear" w:color="auto" w:fill="auto"/>
                <w:noWrap/>
                <w:vAlign w:val="bottom"/>
                <w:hideMark/>
              </w:tcPr>
            </w:tcPrChange>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Change w:id="662" w:author="Parks, Robbie M" w:date="2019-01-10T10:20:00Z">
              <w:tcPr>
                <w:tcW w:w="4662" w:type="dxa"/>
                <w:shd w:val="clear" w:color="auto" w:fill="auto"/>
                <w:noWrap/>
                <w:vAlign w:val="bottom"/>
                <w:hideMark/>
              </w:tcPr>
            </w:tcPrChange>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D486D">
        <w:trPr>
          <w:trHeight w:val="354"/>
          <w:trPrChange w:id="663" w:author="Parks, Robbie M" w:date="2019-01-10T10:20:00Z">
            <w:trPr>
              <w:trHeight w:val="354"/>
              <w:jc w:val="center"/>
            </w:trPr>
          </w:trPrChange>
        </w:trPr>
        <w:tc>
          <w:tcPr>
            <w:tcW w:w="2941" w:type="dxa"/>
            <w:gridSpan w:val="3"/>
            <w:shd w:val="clear" w:color="auto" w:fill="auto"/>
            <w:noWrap/>
            <w:vAlign w:val="bottom"/>
            <w:hideMark/>
            <w:tcPrChange w:id="664" w:author="Parks, Robbie M" w:date="2019-01-10T10:20:00Z">
              <w:tcPr>
                <w:tcW w:w="2941" w:type="dxa"/>
                <w:gridSpan w:val="3"/>
                <w:shd w:val="clear" w:color="auto" w:fill="auto"/>
                <w:noWrap/>
                <w:vAlign w:val="bottom"/>
                <w:hideMark/>
              </w:tcPr>
            </w:tcPrChange>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Change w:id="665" w:author="Parks, Robbie M" w:date="2019-01-10T10:20:00Z">
              <w:tcPr>
                <w:tcW w:w="2927" w:type="dxa"/>
                <w:shd w:val="clear" w:color="auto" w:fill="auto"/>
                <w:noWrap/>
                <w:vAlign w:val="bottom"/>
                <w:hideMark/>
              </w:tcPr>
            </w:tcPrChange>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Change w:id="666" w:author="Parks, Robbie M" w:date="2019-01-10T10:20:00Z">
              <w:tcPr>
                <w:tcW w:w="4662" w:type="dxa"/>
                <w:shd w:val="clear" w:color="auto" w:fill="auto"/>
                <w:noWrap/>
                <w:vAlign w:val="bottom"/>
                <w:hideMark/>
              </w:tcPr>
            </w:tcPrChange>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D486D">
        <w:trPr>
          <w:trHeight w:val="320"/>
          <w:trPrChange w:id="667" w:author="Parks, Robbie M" w:date="2019-01-10T10:20:00Z">
            <w:trPr>
              <w:trHeight w:val="320"/>
              <w:jc w:val="center"/>
            </w:trPr>
          </w:trPrChange>
        </w:trPr>
        <w:tc>
          <w:tcPr>
            <w:tcW w:w="471" w:type="dxa"/>
            <w:shd w:val="clear" w:color="auto" w:fill="auto"/>
            <w:noWrap/>
            <w:vAlign w:val="bottom"/>
            <w:hideMark/>
            <w:tcPrChange w:id="668" w:author="Parks, Robbie M" w:date="2019-01-10T10:20: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69" w:author="Parks, Robbie M" w:date="2019-01-10T10:20: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670" w:author="Parks, Robbie M" w:date="2019-01-10T10:20: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671" w:author="Parks, Robbie M" w:date="2019-01-10T10:20: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D486D">
        <w:trPr>
          <w:trHeight w:val="320"/>
          <w:trPrChange w:id="672" w:author="Parks, Robbie M" w:date="2019-01-10T10:20:00Z">
            <w:trPr>
              <w:trHeight w:val="320"/>
              <w:jc w:val="center"/>
            </w:trPr>
          </w:trPrChange>
        </w:trPr>
        <w:tc>
          <w:tcPr>
            <w:tcW w:w="471" w:type="dxa"/>
            <w:shd w:val="clear" w:color="auto" w:fill="auto"/>
            <w:noWrap/>
            <w:vAlign w:val="bottom"/>
            <w:hideMark/>
            <w:tcPrChange w:id="673" w:author="Parks, Robbie M" w:date="2019-01-10T10:20: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74" w:author="Parks, Robbie M" w:date="2019-01-10T10:20: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75" w:author="Parks, Robbie M" w:date="2019-01-10T10:20: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676" w:author="Parks, Robbie M" w:date="2019-01-10T10:20: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677" w:author="Parks, Robbie M" w:date="2019-01-10T10:20: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D486D">
        <w:trPr>
          <w:trHeight w:val="320"/>
          <w:trPrChange w:id="678" w:author="Parks, Robbie M" w:date="2019-01-10T10:20:00Z">
            <w:trPr>
              <w:trHeight w:val="320"/>
              <w:jc w:val="center"/>
            </w:trPr>
          </w:trPrChange>
        </w:trPr>
        <w:tc>
          <w:tcPr>
            <w:tcW w:w="471" w:type="dxa"/>
            <w:shd w:val="clear" w:color="auto" w:fill="auto"/>
            <w:noWrap/>
            <w:vAlign w:val="bottom"/>
            <w:hideMark/>
            <w:tcPrChange w:id="679" w:author="Parks, Robbie M" w:date="2019-01-10T10:20: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80" w:author="Parks, Robbie M" w:date="2019-01-10T10:20: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81" w:author="Parks, Robbie M" w:date="2019-01-10T10:20: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682" w:author="Parks, Robbie M" w:date="2019-01-10T10:20: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683" w:author="Parks, Robbie M" w:date="2019-01-10T10:20: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D486D">
        <w:trPr>
          <w:trHeight w:val="360"/>
          <w:trPrChange w:id="684" w:author="Parks, Robbie M" w:date="2019-01-10T10:20:00Z">
            <w:trPr>
              <w:trHeight w:val="360"/>
              <w:jc w:val="center"/>
            </w:trPr>
          </w:trPrChange>
        </w:trPr>
        <w:tc>
          <w:tcPr>
            <w:tcW w:w="471" w:type="dxa"/>
            <w:shd w:val="clear" w:color="auto" w:fill="auto"/>
            <w:noWrap/>
            <w:vAlign w:val="bottom"/>
            <w:hideMark/>
            <w:tcPrChange w:id="685" w:author="Parks, Robbie M" w:date="2019-01-10T10:20: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86" w:author="Parks, Robbie M" w:date="2019-01-10T10:20: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87" w:author="Parks, Robbie M" w:date="2019-01-10T10:20: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688" w:author="Parks, Robbie M" w:date="2019-01-10T10:20: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689" w:author="Parks, Robbie M" w:date="2019-01-10T10:20: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D486D">
        <w:trPr>
          <w:trHeight w:val="320"/>
          <w:trPrChange w:id="690" w:author="Parks, Robbie M" w:date="2019-01-10T10:20:00Z">
            <w:trPr>
              <w:trHeight w:val="320"/>
              <w:jc w:val="center"/>
            </w:trPr>
          </w:trPrChange>
        </w:trPr>
        <w:tc>
          <w:tcPr>
            <w:tcW w:w="471" w:type="dxa"/>
            <w:shd w:val="clear" w:color="auto" w:fill="auto"/>
            <w:noWrap/>
            <w:vAlign w:val="bottom"/>
            <w:hideMark/>
            <w:tcPrChange w:id="691" w:author="Parks, Robbie M" w:date="2019-01-10T10:20: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92" w:author="Parks, Robbie M" w:date="2019-01-10T10:20: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693" w:author="Parks, Robbie M" w:date="2019-01-10T10:20: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694" w:author="Parks, Robbie M" w:date="2019-01-10T10:20: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D486D">
        <w:trPr>
          <w:trHeight w:val="320"/>
          <w:trPrChange w:id="695" w:author="Parks, Robbie M" w:date="2019-01-10T10:20:00Z">
            <w:trPr>
              <w:trHeight w:val="320"/>
              <w:jc w:val="center"/>
            </w:trPr>
          </w:trPrChange>
        </w:trPr>
        <w:tc>
          <w:tcPr>
            <w:tcW w:w="471" w:type="dxa"/>
            <w:shd w:val="clear" w:color="auto" w:fill="auto"/>
            <w:noWrap/>
            <w:vAlign w:val="bottom"/>
            <w:hideMark/>
            <w:tcPrChange w:id="696" w:author="Parks, Robbie M" w:date="2019-01-10T10:20: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97" w:author="Parks, Robbie M" w:date="2019-01-10T10:20: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98" w:author="Parks, Robbie M" w:date="2019-01-10T10:20: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699" w:author="Parks, Robbie M" w:date="2019-01-10T10:20: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700" w:author="Parks, Robbie M" w:date="2019-01-10T10:20: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D486D">
        <w:trPr>
          <w:trHeight w:val="340"/>
          <w:trPrChange w:id="701" w:author="Parks, Robbie M" w:date="2019-01-10T10:20:00Z">
            <w:trPr>
              <w:trHeight w:val="340"/>
              <w:jc w:val="center"/>
            </w:trPr>
          </w:trPrChange>
        </w:trPr>
        <w:tc>
          <w:tcPr>
            <w:tcW w:w="471" w:type="dxa"/>
            <w:shd w:val="clear" w:color="auto" w:fill="auto"/>
            <w:noWrap/>
            <w:vAlign w:val="bottom"/>
            <w:hideMark/>
            <w:tcPrChange w:id="702" w:author="Parks, Robbie M" w:date="2019-01-10T10:20: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703" w:author="Parks, Robbie M" w:date="2019-01-10T10:20: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704" w:author="Parks, Robbie M" w:date="2019-01-10T10:20: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705" w:author="Parks, Robbie M" w:date="2019-01-10T10:20: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706" w:author="Parks, Robbie M" w:date="2019-01-10T10:20: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707"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75437" w:rsidRDefault="004F7F15" w:rsidP="004F7F15">
            <w:pPr>
              <w:rPr>
                <w:sz w:val="18"/>
                <w:szCs w:val="18"/>
                <w:rPrChange w:id="708" w:author="Parks, Robbie M" w:date="2019-01-10T10:26:00Z">
                  <w:rPr>
                    <w:b/>
                    <w:sz w:val="18"/>
                    <w:szCs w:val="18"/>
                  </w:rPr>
                </w:rPrChange>
              </w:rPr>
            </w:pPr>
            <w:r w:rsidRPr="00675437">
              <w:rPr>
                <w:color w:val="000000"/>
                <w:sz w:val="18"/>
                <w:szCs w:val="18"/>
                <w:rPrChange w:id="709" w:author="Parks, Robbie M" w:date="2019-01-10T10:26:00Z">
                  <w:rPr>
                    <w:b/>
                    <w:color w:val="000000"/>
                    <w:sz w:val="18"/>
                    <w:szCs w:val="18"/>
                  </w:rPr>
                </w:rPrChange>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4354D797" w:rsidR="004F7F15" w:rsidRPr="005D151A" w:rsidRDefault="004F7F15" w:rsidP="004F7F15">
            <w:pPr>
              <w:rPr>
                <w:sz w:val="18"/>
                <w:szCs w:val="18"/>
              </w:rPr>
            </w:pPr>
            <w:r w:rsidRPr="002A2E8D">
              <w:rPr>
                <w:color w:val="000000"/>
                <w:sz w:val="18"/>
                <w:szCs w:val="18"/>
              </w:rPr>
              <w:t xml:space="preserve">16.0 </w:t>
            </w:r>
            <w:del w:id="710" w:author="Parks, Robbie M" w:date="2019-01-10T10:13:00Z">
              <w:r w:rsidRPr="002A2E8D" w:rsidDel="008916F4">
                <w:rPr>
                  <w:color w:val="000000"/>
                  <w:sz w:val="18"/>
                  <w:szCs w:val="18"/>
                </w:rPr>
                <w:delText xml:space="preserve">(  </w:delText>
              </w:r>
            </w:del>
            <w:ins w:id="711" w:author="Parks, Robbie M" w:date="2019-01-10T10:13:00Z">
              <w:r w:rsidR="008916F4" w:rsidRPr="00AA659F">
                <w:rPr>
                  <w:color w:val="000000"/>
                  <w:sz w:val="18"/>
                  <w:szCs w:val="18"/>
                </w:rPr>
                <w:t>(</w:t>
              </w:r>
            </w:ins>
            <w:r w:rsidRPr="00AA659F">
              <w:rPr>
                <w:color w:val="000000"/>
                <w:sz w:val="18"/>
                <w:szCs w:val="18"/>
              </w:rPr>
              <w:t>11.0</w:t>
            </w:r>
            <w:del w:id="712" w:author="Parks, Robbie M" w:date="2019-01-10T10:13:00Z">
              <w:r w:rsidRPr="00AA659F" w:rsidDel="008916F4">
                <w:rPr>
                  <w:color w:val="000000"/>
                  <w:sz w:val="18"/>
                  <w:szCs w:val="18"/>
                </w:rPr>
                <w:delText xml:space="preserve">,  </w:delText>
              </w:r>
            </w:del>
            <w:ins w:id="713" w:author="Parks, Robbie M" w:date="2019-01-10T10:13:00Z">
              <w:r w:rsidR="008916F4" w:rsidRPr="00AA659F">
                <w:rPr>
                  <w:color w:val="000000"/>
                  <w:sz w:val="18"/>
                  <w:szCs w:val="18"/>
                </w:rPr>
                <w:t xml:space="preserve">, </w:t>
              </w:r>
            </w:ins>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172AB4D4" w:rsidR="004F7F15" w:rsidRPr="00E966D2" w:rsidRDefault="004F7F15" w:rsidP="004F7F15">
            <w:pPr>
              <w:rPr>
                <w:sz w:val="18"/>
                <w:szCs w:val="18"/>
              </w:rPr>
            </w:pPr>
            <w:r w:rsidRPr="005D151A">
              <w:rPr>
                <w:color w:val="000000"/>
                <w:sz w:val="18"/>
                <w:szCs w:val="18"/>
              </w:rPr>
              <w:t xml:space="preserve">18.0 </w:t>
            </w:r>
            <w:del w:id="714" w:author="Parks, Robbie M" w:date="2019-01-10T10:13:00Z">
              <w:r w:rsidRPr="005D151A" w:rsidDel="008916F4">
                <w:rPr>
                  <w:color w:val="000000"/>
                  <w:sz w:val="18"/>
                  <w:szCs w:val="18"/>
                </w:rPr>
                <w:delText xml:space="preserve">(  </w:delText>
              </w:r>
            </w:del>
            <w:ins w:id="715" w:author="Parks, Robbie M" w:date="2019-01-10T10:13:00Z">
              <w:r w:rsidR="008916F4" w:rsidRPr="005D151A">
                <w:rPr>
                  <w:color w:val="000000"/>
                  <w:sz w:val="18"/>
                  <w:szCs w:val="18"/>
                </w:rPr>
                <w:t>(</w:t>
              </w:r>
            </w:ins>
            <w:r w:rsidRPr="005D151A">
              <w:rPr>
                <w:color w:val="000000"/>
                <w:sz w:val="18"/>
                <w:szCs w:val="18"/>
              </w:rPr>
              <w:t>12.0</w:t>
            </w:r>
            <w:del w:id="716" w:author="Parks, Robbie M" w:date="2019-01-10T10:13:00Z">
              <w:r w:rsidRPr="005D151A" w:rsidDel="008916F4">
                <w:rPr>
                  <w:color w:val="000000"/>
                  <w:sz w:val="18"/>
                  <w:szCs w:val="18"/>
                </w:rPr>
                <w:delText xml:space="preserve">,  </w:delText>
              </w:r>
            </w:del>
            <w:ins w:id="717" w:author="Parks, Robbie M" w:date="2019-01-10T10:13:00Z">
              <w:r w:rsidR="008916F4" w:rsidRPr="00F97057">
                <w:rPr>
                  <w:color w:val="000000"/>
                  <w:sz w:val="18"/>
                  <w:szCs w:val="18"/>
                </w:rPr>
                <w:t xml:space="preserve">, </w:t>
              </w:r>
            </w:ins>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221D8D1E" w:rsidR="004F7F15" w:rsidRPr="00675437" w:rsidRDefault="004F7F15" w:rsidP="004F7F15">
            <w:pPr>
              <w:rPr>
                <w:sz w:val="18"/>
                <w:szCs w:val="18"/>
              </w:rPr>
            </w:pPr>
            <w:r w:rsidRPr="005464C8">
              <w:rPr>
                <w:color w:val="000000"/>
                <w:sz w:val="18"/>
                <w:szCs w:val="18"/>
              </w:rPr>
              <w:t xml:space="preserve">177.0 </w:t>
            </w:r>
            <w:del w:id="718" w:author="Parks, Robbie M" w:date="2019-01-10T10:13:00Z">
              <w:r w:rsidRPr="005464C8" w:rsidDel="008916F4">
                <w:rPr>
                  <w:color w:val="000000"/>
                  <w:sz w:val="18"/>
                  <w:szCs w:val="18"/>
                </w:rPr>
                <w:delText xml:space="preserve">( </w:delText>
              </w:r>
            </w:del>
            <w:ins w:id="719" w:author="Parks, Robbie M" w:date="2019-01-10T10:13:00Z">
              <w:r w:rsidR="008916F4" w:rsidRPr="00F24740">
                <w:rPr>
                  <w:color w:val="000000"/>
                  <w:sz w:val="18"/>
                  <w:szCs w:val="18"/>
                </w:rPr>
                <w:t>(</w:t>
              </w:r>
            </w:ins>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2BB8107" w:rsidR="004F7F15" w:rsidRPr="00675437" w:rsidRDefault="004F7F15" w:rsidP="004F7F15">
            <w:pPr>
              <w:rPr>
                <w:sz w:val="18"/>
                <w:szCs w:val="18"/>
              </w:rPr>
            </w:pPr>
            <w:r w:rsidRPr="00675437">
              <w:rPr>
                <w:color w:val="000000"/>
                <w:sz w:val="18"/>
                <w:szCs w:val="18"/>
              </w:rPr>
              <w:t xml:space="preserve">195.0 </w:t>
            </w:r>
            <w:del w:id="720" w:author="Parks, Robbie M" w:date="2019-01-10T10:13:00Z">
              <w:r w:rsidRPr="00675437" w:rsidDel="008916F4">
                <w:rPr>
                  <w:color w:val="000000"/>
                  <w:sz w:val="18"/>
                  <w:szCs w:val="18"/>
                </w:rPr>
                <w:delText xml:space="preserve">( </w:delText>
              </w:r>
            </w:del>
            <w:ins w:id="721" w:author="Parks, Robbie M" w:date="2019-01-10T10:13:00Z">
              <w:r w:rsidR="008916F4" w:rsidRPr="00675437">
                <w:rPr>
                  <w:color w:val="000000"/>
                  <w:sz w:val="18"/>
                  <w:szCs w:val="18"/>
                </w:rPr>
                <w:t>(</w:t>
              </w:r>
            </w:ins>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4E51CE2C" w:rsidR="004F7F15" w:rsidRPr="00675437" w:rsidRDefault="004F7F15" w:rsidP="004F7F15">
            <w:pPr>
              <w:rPr>
                <w:sz w:val="18"/>
                <w:szCs w:val="18"/>
              </w:rPr>
            </w:pPr>
            <w:r w:rsidRPr="00675437">
              <w:rPr>
                <w:color w:val="000000"/>
                <w:sz w:val="18"/>
                <w:szCs w:val="18"/>
              </w:rPr>
              <w:t xml:space="preserve">130.0 </w:t>
            </w:r>
            <w:del w:id="722" w:author="Parks, Robbie M" w:date="2019-01-10T10:13:00Z">
              <w:r w:rsidRPr="00675437" w:rsidDel="008916F4">
                <w:rPr>
                  <w:color w:val="000000"/>
                  <w:sz w:val="18"/>
                  <w:szCs w:val="18"/>
                </w:rPr>
                <w:delText xml:space="preserve">( </w:delText>
              </w:r>
            </w:del>
            <w:ins w:id="723" w:author="Parks, Robbie M" w:date="2019-01-10T10:13:00Z">
              <w:r w:rsidR="008916F4" w:rsidRPr="00675437">
                <w:rPr>
                  <w:color w:val="000000"/>
                  <w:sz w:val="18"/>
                  <w:szCs w:val="18"/>
                </w:rPr>
                <w:t>(</w:t>
              </w:r>
            </w:ins>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5914DBFE" w:rsidR="004F7F15" w:rsidRPr="00675437" w:rsidRDefault="004F7F15" w:rsidP="004F7F15">
            <w:pPr>
              <w:rPr>
                <w:sz w:val="18"/>
                <w:szCs w:val="18"/>
              </w:rPr>
            </w:pPr>
            <w:r w:rsidRPr="00675437">
              <w:rPr>
                <w:color w:val="000000"/>
                <w:sz w:val="18"/>
                <w:szCs w:val="18"/>
              </w:rPr>
              <w:t xml:space="preserve">125.0 </w:t>
            </w:r>
            <w:del w:id="724" w:author="Parks, Robbie M" w:date="2019-01-10T10:13:00Z">
              <w:r w:rsidRPr="00675437" w:rsidDel="008916F4">
                <w:rPr>
                  <w:color w:val="000000"/>
                  <w:sz w:val="18"/>
                  <w:szCs w:val="18"/>
                </w:rPr>
                <w:delText xml:space="preserve">(  </w:delText>
              </w:r>
            </w:del>
            <w:ins w:id="725" w:author="Parks, Robbie M" w:date="2019-01-10T10:13:00Z">
              <w:r w:rsidR="008916F4" w:rsidRPr="00675437">
                <w:rPr>
                  <w:color w:val="000000"/>
                  <w:sz w:val="18"/>
                  <w:szCs w:val="18"/>
                </w:rPr>
                <w:t>(</w:t>
              </w:r>
            </w:ins>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0487418" w:rsidR="004F7F15" w:rsidRPr="00675437" w:rsidRDefault="004F7F15" w:rsidP="004F7F15">
            <w:pPr>
              <w:rPr>
                <w:sz w:val="18"/>
                <w:szCs w:val="18"/>
              </w:rPr>
            </w:pPr>
            <w:r w:rsidRPr="00675437">
              <w:rPr>
                <w:color w:val="000000"/>
                <w:sz w:val="18"/>
                <w:szCs w:val="18"/>
              </w:rPr>
              <w:t xml:space="preserve">133.0 </w:t>
            </w:r>
            <w:del w:id="726" w:author="Parks, Robbie M" w:date="2019-01-10T10:13:00Z">
              <w:r w:rsidRPr="00675437" w:rsidDel="008916F4">
                <w:rPr>
                  <w:color w:val="000000"/>
                  <w:sz w:val="18"/>
                  <w:szCs w:val="18"/>
                </w:rPr>
                <w:delText xml:space="preserve">(  </w:delText>
              </w:r>
            </w:del>
            <w:ins w:id="727" w:author="Parks, Robbie M" w:date="2019-01-10T10:13:00Z">
              <w:r w:rsidR="008916F4" w:rsidRPr="00675437">
                <w:rPr>
                  <w:color w:val="000000"/>
                  <w:sz w:val="18"/>
                  <w:szCs w:val="18"/>
                </w:rPr>
                <w:t>(</w:t>
              </w:r>
            </w:ins>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5C67F3DE" w:rsidR="004F7F15" w:rsidRPr="00675437" w:rsidRDefault="004F7F15" w:rsidP="004F7F15">
            <w:pPr>
              <w:rPr>
                <w:sz w:val="18"/>
                <w:szCs w:val="18"/>
              </w:rPr>
            </w:pPr>
            <w:r w:rsidRPr="00675437">
              <w:rPr>
                <w:color w:val="000000"/>
                <w:sz w:val="18"/>
                <w:szCs w:val="18"/>
              </w:rPr>
              <w:t xml:space="preserve">51.0 </w:t>
            </w:r>
            <w:del w:id="728" w:author="Parks, Robbie M" w:date="2019-01-10T10:13:00Z">
              <w:r w:rsidRPr="00675437" w:rsidDel="008916F4">
                <w:rPr>
                  <w:color w:val="000000"/>
                  <w:sz w:val="18"/>
                  <w:szCs w:val="18"/>
                </w:rPr>
                <w:delText xml:space="preserve">(  </w:delText>
              </w:r>
            </w:del>
            <w:ins w:id="729" w:author="Parks, Robbie M" w:date="2019-01-10T10:13:00Z">
              <w:r w:rsidR="008916F4" w:rsidRPr="00675437">
                <w:rPr>
                  <w:color w:val="000000"/>
                  <w:sz w:val="18"/>
                  <w:szCs w:val="18"/>
                </w:rPr>
                <w:t>(</w:t>
              </w:r>
            </w:ins>
            <w:r w:rsidRPr="00675437">
              <w:rPr>
                <w:color w:val="000000"/>
                <w:sz w:val="18"/>
                <w:szCs w:val="18"/>
              </w:rPr>
              <w:t>22.0</w:t>
            </w:r>
            <w:del w:id="730" w:author="Parks, Robbie M" w:date="2019-01-10T10:13:00Z">
              <w:r w:rsidRPr="00675437" w:rsidDel="008916F4">
                <w:rPr>
                  <w:color w:val="000000"/>
                  <w:sz w:val="18"/>
                  <w:szCs w:val="18"/>
                </w:rPr>
                <w:delText xml:space="preserve">,  </w:delText>
              </w:r>
            </w:del>
            <w:ins w:id="731" w:author="Parks, Robbie M" w:date="2019-01-10T10:13:00Z">
              <w:r w:rsidR="008916F4" w:rsidRPr="00675437">
                <w:rPr>
                  <w:color w:val="000000"/>
                  <w:sz w:val="18"/>
                  <w:szCs w:val="18"/>
                </w:rPr>
                <w:t xml:space="preserve">, </w:t>
              </w:r>
            </w:ins>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1B037719" w:rsidR="004F7F15" w:rsidRPr="00675437" w:rsidRDefault="004F7F15" w:rsidP="004F7F15">
            <w:pPr>
              <w:rPr>
                <w:sz w:val="18"/>
                <w:szCs w:val="18"/>
              </w:rPr>
            </w:pPr>
            <w:r w:rsidRPr="00675437">
              <w:rPr>
                <w:color w:val="000000"/>
                <w:sz w:val="18"/>
                <w:szCs w:val="18"/>
              </w:rPr>
              <w:t xml:space="preserve">2.0 </w:t>
            </w:r>
            <w:del w:id="732" w:author="Parks, Robbie M" w:date="2019-01-10T10:13:00Z">
              <w:r w:rsidRPr="00675437" w:rsidDel="008916F4">
                <w:rPr>
                  <w:color w:val="000000"/>
                  <w:sz w:val="18"/>
                  <w:szCs w:val="18"/>
                </w:rPr>
                <w:delText xml:space="preserve">( </w:delText>
              </w:r>
            </w:del>
            <w:ins w:id="733" w:author="Parks, Robbie M" w:date="2019-01-10T10:13:00Z">
              <w:r w:rsidR="008916F4" w:rsidRPr="00675437">
                <w:rPr>
                  <w:color w:val="000000"/>
                  <w:sz w:val="18"/>
                  <w:szCs w:val="18"/>
                </w:rPr>
                <w:t>(</w:t>
              </w:r>
            </w:ins>
            <w:r w:rsidRPr="00675437">
              <w:rPr>
                <w:color w:val="000000"/>
                <w:sz w:val="18"/>
                <w:szCs w:val="18"/>
              </w:rPr>
              <w:t>-24.0</w:t>
            </w:r>
            <w:del w:id="734" w:author="Parks, Robbie M" w:date="2019-01-10T10:13:00Z">
              <w:r w:rsidRPr="00675437" w:rsidDel="008916F4">
                <w:rPr>
                  <w:color w:val="000000"/>
                  <w:sz w:val="18"/>
                  <w:szCs w:val="18"/>
                </w:rPr>
                <w:delText xml:space="preserve">,  </w:delText>
              </w:r>
            </w:del>
            <w:ins w:id="735" w:author="Parks, Robbie M" w:date="2019-01-10T10:13:00Z">
              <w:r w:rsidR="008916F4" w:rsidRPr="00675437">
                <w:rPr>
                  <w:color w:val="000000"/>
                  <w:sz w:val="18"/>
                  <w:szCs w:val="18"/>
                </w:rPr>
                <w:t xml:space="preserve">, </w:t>
              </w:r>
            </w:ins>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6EFCBFB0" w:rsidR="004F7F15" w:rsidRPr="00675437" w:rsidRDefault="004F7F15" w:rsidP="004F7F15">
            <w:pPr>
              <w:rPr>
                <w:sz w:val="18"/>
                <w:szCs w:val="18"/>
              </w:rPr>
            </w:pPr>
            <w:r w:rsidRPr="00675437">
              <w:rPr>
                <w:color w:val="000000"/>
                <w:sz w:val="18"/>
                <w:szCs w:val="18"/>
              </w:rPr>
              <w:t xml:space="preserve">-32.0 </w:t>
            </w:r>
            <w:del w:id="736" w:author="Parks, Robbie M" w:date="2019-01-10T10:13:00Z">
              <w:r w:rsidRPr="00675437" w:rsidDel="008916F4">
                <w:rPr>
                  <w:color w:val="000000"/>
                  <w:sz w:val="18"/>
                  <w:szCs w:val="18"/>
                </w:rPr>
                <w:delText xml:space="preserve">( </w:delText>
              </w:r>
            </w:del>
            <w:ins w:id="737" w:author="Parks, Robbie M" w:date="2019-01-10T10:13:00Z">
              <w:r w:rsidR="008916F4" w:rsidRPr="00675437">
                <w:rPr>
                  <w:color w:val="000000"/>
                  <w:sz w:val="18"/>
                  <w:szCs w:val="18"/>
                </w:rPr>
                <w:t>(</w:t>
              </w:r>
            </w:ins>
            <w:r w:rsidRPr="00675437">
              <w:rPr>
                <w:color w:val="000000"/>
                <w:sz w:val="18"/>
                <w:szCs w:val="18"/>
              </w:rPr>
              <w:t>-64.0</w:t>
            </w:r>
            <w:del w:id="738" w:author="Parks, Robbie M" w:date="2019-01-10T10:13:00Z">
              <w:r w:rsidRPr="00675437" w:rsidDel="008916F4">
                <w:rPr>
                  <w:color w:val="000000"/>
                  <w:sz w:val="18"/>
                  <w:szCs w:val="18"/>
                </w:rPr>
                <w:delText>,  </w:delText>
              </w:r>
            </w:del>
            <w:ins w:id="739"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3B1DB9B7" w:rsidR="004F7F15" w:rsidRPr="00675437" w:rsidRDefault="004F7F15" w:rsidP="004F7F15">
            <w:pPr>
              <w:rPr>
                <w:sz w:val="18"/>
                <w:szCs w:val="18"/>
              </w:rPr>
            </w:pPr>
            <w:r w:rsidRPr="00675437">
              <w:rPr>
                <w:color w:val="000000"/>
                <w:sz w:val="18"/>
                <w:szCs w:val="18"/>
              </w:rPr>
              <w:t xml:space="preserve">815.0 </w:t>
            </w:r>
            <w:del w:id="740" w:author="Parks, Robbie M" w:date="2019-01-10T10:13:00Z">
              <w:r w:rsidRPr="00675437" w:rsidDel="008916F4">
                <w:rPr>
                  <w:color w:val="000000"/>
                  <w:sz w:val="18"/>
                  <w:szCs w:val="18"/>
                </w:rPr>
                <w:delText xml:space="preserve">( </w:delText>
              </w:r>
            </w:del>
            <w:ins w:id="741" w:author="Parks, Robbie M" w:date="2019-01-10T10:13:00Z">
              <w:r w:rsidR="008916F4" w:rsidRPr="00675437">
                <w:rPr>
                  <w:color w:val="000000"/>
                  <w:sz w:val="18"/>
                  <w:szCs w:val="18"/>
                </w:rPr>
                <w:t>(</w:t>
              </w:r>
            </w:ins>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7152B952" w:rsidR="004F7F15" w:rsidRPr="00675437" w:rsidRDefault="004F7F15" w:rsidP="004F7F15">
            <w:pPr>
              <w:rPr>
                <w:sz w:val="18"/>
                <w:szCs w:val="18"/>
              </w:rPr>
            </w:pPr>
            <w:r w:rsidRPr="00675437">
              <w:rPr>
                <w:color w:val="000000"/>
                <w:sz w:val="18"/>
                <w:szCs w:val="18"/>
              </w:rPr>
              <w:t xml:space="preserve">8.0 </w:t>
            </w:r>
            <w:del w:id="742" w:author="Parks, Robbie M" w:date="2019-01-10T10:13:00Z">
              <w:r w:rsidRPr="00675437" w:rsidDel="008916F4">
                <w:rPr>
                  <w:color w:val="000000"/>
                  <w:sz w:val="18"/>
                  <w:szCs w:val="18"/>
                </w:rPr>
                <w:delText xml:space="preserve">(   </w:delText>
              </w:r>
            </w:del>
            <w:ins w:id="743" w:author="Parks, Robbie M" w:date="2019-01-10T10:13:00Z">
              <w:r w:rsidR="008916F4" w:rsidRPr="00675437">
                <w:rPr>
                  <w:color w:val="000000"/>
                  <w:sz w:val="18"/>
                  <w:szCs w:val="18"/>
                </w:rPr>
                <w:t>(</w:t>
              </w:r>
            </w:ins>
            <w:r w:rsidRPr="00675437">
              <w:rPr>
                <w:color w:val="000000"/>
                <w:sz w:val="18"/>
                <w:szCs w:val="18"/>
              </w:rPr>
              <w:t>4.0</w:t>
            </w:r>
            <w:del w:id="744" w:author="Parks, Robbie M" w:date="2019-01-10T10:13:00Z">
              <w:r w:rsidRPr="00675437" w:rsidDel="008916F4">
                <w:rPr>
                  <w:color w:val="000000"/>
                  <w:sz w:val="18"/>
                  <w:szCs w:val="18"/>
                </w:rPr>
                <w:delText xml:space="preserve">,  </w:delText>
              </w:r>
            </w:del>
            <w:ins w:id="745"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0D9C7EB2" w:rsidR="004F7F15" w:rsidRPr="00675437" w:rsidRDefault="004F7F15" w:rsidP="004F7F15">
            <w:pPr>
              <w:rPr>
                <w:sz w:val="18"/>
                <w:szCs w:val="18"/>
              </w:rPr>
            </w:pPr>
            <w:r w:rsidRPr="00675437">
              <w:rPr>
                <w:color w:val="000000"/>
                <w:sz w:val="18"/>
                <w:szCs w:val="18"/>
              </w:rPr>
              <w:t xml:space="preserve">11.0 </w:t>
            </w:r>
            <w:del w:id="746" w:author="Parks, Robbie M" w:date="2019-01-10T10:13:00Z">
              <w:r w:rsidRPr="00675437" w:rsidDel="008916F4">
                <w:rPr>
                  <w:color w:val="000000"/>
                  <w:sz w:val="18"/>
                  <w:szCs w:val="18"/>
                </w:rPr>
                <w:delText xml:space="preserve">(   </w:delText>
              </w:r>
            </w:del>
            <w:ins w:id="747" w:author="Parks, Robbie M" w:date="2019-01-10T10:13:00Z">
              <w:r w:rsidR="008916F4" w:rsidRPr="00675437">
                <w:rPr>
                  <w:color w:val="000000"/>
                  <w:sz w:val="18"/>
                  <w:szCs w:val="18"/>
                </w:rPr>
                <w:t>(</w:t>
              </w:r>
            </w:ins>
            <w:r w:rsidRPr="00675437">
              <w:rPr>
                <w:color w:val="000000"/>
                <w:sz w:val="18"/>
                <w:szCs w:val="18"/>
              </w:rPr>
              <w:t>7.0</w:t>
            </w:r>
            <w:del w:id="748" w:author="Parks, Robbie M" w:date="2019-01-10T10:13:00Z">
              <w:r w:rsidRPr="00675437" w:rsidDel="008916F4">
                <w:rPr>
                  <w:color w:val="000000"/>
                  <w:sz w:val="18"/>
                  <w:szCs w:val="18"/>
                </w:rPr>
                <w:delText xml:space="preserve">,  </w:delText>
              </w:r>
            </w:del>
            <w:ins w:id="749"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47B5288A" w:rsidR="004F7F15" w:rsidRPr="00675437" w:rsidRDefault="004F7F15" w:rsidP="004F7F15">
            <w:pPr>
              <w:rPr>
                <w:sz w:val="18"/>
                <w:szCs w:val="18"/>
              </w:rPr>
            </w:pPr>
            <w:r w:rsidRPr="00675437">
              <w:rPr>
                <w:color w:val="000000"/>
                <w:sz w:val="18"/>
                <w:szCs w:val="18"/>
              </w:rPr>
              <w:t xml:space="preserve">35.0 </w:t>
            </w:r>
            <w:del w:id="750" w:author="Parks, Robbie M" w:date="2019-01-10T10:13:00Z">
              <w:r w:rsidRPr="00675437" w:rsidDel="008916F4">
                <w:rPr>
                  <w:color w:val="000000"/>
                  <w:sz w:val="18"/>
                  <w:szCs w:val="18"/>
                </w:rPr>
                <w:delText xml:space="preserve">(  </w:delText>
              </w:r>
            </w:del>
            <w:ins w:id="751" w:author="Parks, Robbie M" w:date="2019-01-10T10:13:00Z">
              <w:r w:rsidR="008916F4" w:rsidRPr="00675437">
                <w:rPr>
                  <w:color w:val="000000"/>
                  <w:sz w:val="18"/>
                  <w:szCs w:val="18"/>
                </w:rPr>
                <w:t>(</w:t>
              </w:r>
            </w:ins>
            <w:r w:rsidRPr="00675437">
              <w:rPr>
                <w:color w:val="000000"/>
                <w:sz w:val="18"/>
                <w:szCs w:val="18"/>
              </w:rPr>
              <w:t>21.0</w:t>
            </w:r>
            <w:del w:id="752" w:author="Parks, Robbie M" w:date="2019-01-10T10:13:00Z">
              <w:r w:rsidRPr="00675437" w:rsidDel="008916F4">
                <w:rPr>
                  <w:color w:val="000000"/>
                  <w:sz w:val="18"/>
                  <w:szCs w:val="18"/>
                </w:rPr>
                <w:delText xml:space="preserve">,  </w:delText>
              </w:r>
            </w:del>
            <w:ins w:id="753" w:author="Parks, Robbie M" w:date="2019-01-10T10:13:00Z">
              <w:r w:rsidR="008916F4" w:rsidRPr="00675437">
                <w:rPr>
                  <w:color w:val="000000"/>
                  <w:sz w:val="18"/>
                  <w:szCs w:val="18"/>
                </w:rPr>
                <w:t xml:space="preserve">, </w:t>
              </w:r>
            </w:ins>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0BE1009D" w:rsidR="004F7F15" w:rsidRPr="00675437" w:rsidRDefault="004F7F15" w:rsidP="004F7F15">
            <w:pPr>
              <w:rPr>
                <w:sz w:val="18"/>
                <w:szCs w:val="18"/>
              </w:rPr>
            </w:pPr>
            <w:r w:rsidRPr="00675437">
              <w:rPr>
                <w:color w:val="000000"/>
                <w:sz w:val="18"/>
                <w:szCs w:val="18"/>
              </w:rPr>
              <w:t xml:space="preserve">22.0 </w:t>
            </w:r>
            <w:del w:id="754" w:author="Parks, Robbie M" w:date="2019-01-10T10:13:00Z">
              <w:r w:rsidRPr="00675437" w:rsidDel="008916F4">
                <w:rPr>
                  <w:color w:val="000000"/>
                  <w:sz w:val="18"/>
                  <w:szCs w:val="18"/>
                </w:rPr>
                <w:delText xml:space="preserve">(   </w:delText>
              </w:r>
            </w:del>
            <w:ins w:id="755" w:author="Parks, Robbie M" w:date="2019-01-10T10:13:00Z">
              <w:r w:rsidR="008916F4" w:rsidRPr="00675437">
                <w:rPr>
                  <w:color w:val="000000"/>
                  <w:sz w:val="18"/>
                  <w:szCs w:val="18"/>
                </w:rPr>
                <w:t>(</w:t>
              </w:r>
            </w:ins>
            <w:r w:rsidRPr="00675437">
              <w:rPr>
                <w:color w:val="000000"/>
                <w:sz w:val="18"/>
                <w:szCs w:val="18"/>
              </w:rPr>
              <w:t>6.0</w:t>
            </w:r>
            <w:del w:id="756" w:author="Parks, Robbie M" w:date="2019-01-10T10:13:00Z">
              <w:r w:rsidRPr="00675437" w:rsidDel="008916F4">
                <w:rPr>
                  <w:color w:val="000000"/>
                  <w:sz w:val="18"/>
                  <w:szCs w:val="18"/>
                </w:rPr>
                <w:delText xml:space="preserve">,  </w:delText>
              </w:r>
            </w:del>
            <w:ins w:id="757" w:author="Parks, Robbie M" w:date="2019-01-10T10:13:00Z">
              <w:r w:rsidR="008916F4" w:rsidRPr="00675437">
                <w:rPr>
                  <w:color w:val="000000"/>
                  <w:sz w:val="18"/>
                  <w:szCs w:val="18"/>
                </w:rPr>
                <w:t xml:space="preserve">, </w:t>
              </w:r>
            </w:ins>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1E14FA4" w:rsidR="004F7F15" w:rsidRPr="00675437" w:rsidRDefault="004F7F15" w:rsidP="004F7F15">
            <w:pPr>
              <w:rPr>
                <w:sz w:val="18"/>
                <w:szCs w:val="18"/>
              </w:rPr>
            </w:pPr>
            <w:r w:rsidRPr="00675437">
              <w:rPr>
                <w:color w:val="000000"/>
                <w:sz w:val="18"/>
                <w:szCs w:val="18"/>
              </w:rPr>
              <w:t xml:space="preserve">23.0 </w:t>
            </w:r>
            <w:del w:id="758" w:author="Parks, Robbie M" w:date="2019-01-10T10:13:00Z">
              <w:r w:rsidRPr="00675437" w:rsidDel="008916F4">
                <w:rPr>
                  <w:color w:val="000000"/>
                  <w:sz w:val="18"/>
                  <w:szCs w:val="18"/>
                </w:rPr>
                <w:delText xml:space="preserve">(   </w:delText>
              </w:r>
            </w:del>
            <w:ins w:id="759" w:author="Parks, Robbie M" w:date="2019-01-10T10:13:00Z">
              <w:r w:rsidR="008916F4" w:rsidRPr="00675437">
                <w:rPr>
                  <w:color w:val="000000"/>
                  <w:sz w:val="18"/>
                  <w:szCs w:val="18"/>
                </w:rPr>
                <w:t>(</w:t>
              </w:r>
            </w:ins>
            <w:r w:rsidRPr="00675437">
              <w:rPr>
                <w:color w:val="000000"/>
                <w:sz w:val="18"/>
                <w:szCs w:val="18"/>
              </w:rPr>
              <w:t>9.0</w:t>
            </w:r>
            <w:del w:id="760" w:author="Parks, Robbie M" w:date="2019-01-10T10:13:00Z">
              <w:r w:rsidRPr="00675437" w:rsidDel="008916F4">
                <w:rPr>
                  <w:color w:val="000000"/>
                  <w:sz w:val="18"/>
                  <w:szCs w:val="18"/>
                </w:rPr>
                <w:delText xml:space="preserve">,  </w:delText>
              </w:r>
            </w:del>
            <w:ins w:id="761"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4BB920CB" w:rsidR="004F7F15" w:rsidRPr="00675437" w:rsidRDefault="004F7F15" w:rsidP="004F7F15">
            <w:pPr>
              <w:rPr>
                <w:sz w:val="18"/>
                <w:szCs w:val="18"/>
              </w:rPr>
            </w:pPr>
            <w:r w:rsidRPr="00675437">
              <w:rPr>
                <w:color w:val="000000"/>
                <w:sz w:val="18"/>
                <w:szCs w:val="18"/>
              </w:rPr>
              <w:t xml:space="preserve">20.0 </w:t>
            </w:r>
            <w:del w:id="762" w:author="Parks, Robbie M" w:date="2019-01-10T10:13:00Z">
              <w:r w:rsidRPr="00675437" w:rsidDel="008916F4">
                <w:rPr>
                  <w:color w:val="000000"/>
                  <w:sz w:val="18"/>
                  <w:szCs w:val="18"/>
                </w:rPr>
                <w:delText xml:space="preserve">(   </w:delText>
              </w:r>
            </w:del>
            <w:ins w:id="763" w:author="Parks, Robbie M" w:date="2019-01-10T10:13:00Z">
              <w:r w:rsidR="008916F4" w:rsidRPr="00675437">
                <w:rPr>
                  <w:color w:val="000000"/>
                  <w:sz w:val="18"/>
                  <w:szCs w:val="18"/>
                </w:rPr>
                <w:t>(</w:t>
              </w:r>
            </w:ins>
            <w:r w:rsidRPr="00675437">
              <w:rPr>
                <w:color w:val="000000"/>
                <w:sz w:val="18"/>
                <w:szCs w:val="18"/>
              </w:rPr>
              <w:t>3.0</w:t>
            </w:r>
            <w:del w:id="764" w:author="Parks, Robbie M" w:date="2019-01-10T10:13:00Z">
              <w:r w:rsidRPr="00675437" w:rsidDel="008916F4">
                <w:rPr>
                  <w:color w:val="000000"/>
                  <w:sz w:val="18"/>
                  <w:szCs w:val="18"/>
                </w:rPr>
                <w:delText xml:space="preserve">,  </w:delText>
              </w:r>
            </w:del>
            <w:ins w:id="765"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182BD9E6" w:rsidR="004F7F15" w:rsidRPr="00675437" w:rsidRDefault="004F7F15" w:rsidP="004F7F15">
            <w:pPr>
              <w:rPr>
                <w:sz w:val="18"/>
                <w:szCs w:val="18"/>
              </w:rPr>
            </w:pPr>
            <w:r w:rsidRPr="00675437">
              <w:rPr>
                <w:color w:val="000000"/>
                <w:sz w:val="18"/>
                <w:szCs w:val="18"/>
              </w:rPr>
              <w:t xml:space="preserve">17.0 </w:t>
            </w:r>
            <w:del w:id="766" w:author="Parks, Robbie M" w:date="2019-01-10T10:13:00Z">
              <w:r w:rsidRPr="00675437" w:rsidDel="008916F4">
                <w:rPr>
                  <w:color w:val="000000"/>
                  <w:sz w:val="18"/>
                  <w:szCs w:val="18"/>
                </w:rPr>
                <w:delText xml:space="preserve">(  </w:delText>
              </w:r>
            </w:del>
            <w:ins w:id="767" w:author="Parks, Robbie M" w:date="2019-01-10T10:13:00Z">
              <w:r w:rsidR="008916F4" w:rsidRPr="00675437">
                <w:rPr>
                  <w:color w:val="000000"/>
                  <w:sz w:val="18"/>
                  <w:szCs w:val="18"/>
                </w:rPr>
                <w:t>(</w:t>
              </w:r>
            </w:ins>
            <w:r w:rsidRPr="00675437">
              <w:rPr>
                <w:color w:val="000000"/>
                <w:sz w:val="18"/>
                <w:szCs w:val="18"/>
              </w:rPr>
              <w:t>-2.0</w:t>
            </w:r>
            <w:del w:id="768" w:author="Parks, Robbie M" w:date="2019-01-10T10:13:00Z">
              <w:r w:rsidRPr="00675437" w:rsidDel="008916F4">
                <w:rPr>
                  <w:color w:val="000000"/>
                  <w:sz w:val="18"/>
                  <w:szCs w:val="18"/>
                </w:rPr>
                <w:delText xml:space="preserve">,  </w:delText>
              </w:r>
            </w:del>
            <w:ins w:id="769" w:author="Parks, Robbie M" w:date="2019-01-10T10:13:00Z">
              <w:r w:rsidR="008916F4" w:rsidRPr="00675437">
                <w:rPr>
                  <w:color w:val="000000"/>
                  <w:sz w:val="18"/>
                  <w:szCs w:val="18"/>
                </w:rPr>
                <w:t xml:space="preserve">, </w:t>
              </w:r>
            </w:ins>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65531156" w:rsidR="004F7F15" w:rsidRPr="00675437" w:rsidRDefault="004F7F15" w:rsidP="004F7F15">
            <w:pPr>
              <w:rPr>
                <w:sz w:val="18"/>
                <w:szCs w:val="18"/>
              </w:rPr>
            </w:pPr>
            <w:r w:rsidRPr="00675437">
              <w:rPr>
                <w:color w:val="000000"/>
                <w:sz w:val="18"/>
                <w:szCs w:val="18"/>
              </w:rPr>
              <w:t xml:space="preserve">20.0 </w:t>
            </w:r>
            <w:del w:id="770" w:author="Parks, Robbie M" w:date="2019-01-10T10:13:00Z">
              <w:r w:rsidRPr="00675437" w:rsidDel="008916F4">
                <w:rPr>
                  <w:color w:val="000000"/>
                  <w:sz w:val="18"/>
                  <w:szCs w:val="18"/>
                </w:rPr>
                <w:delText xml:space="preserve">(   </w:delText>
              </w:r>
            </w:del>
            <w:ins w:id="771" w:author="Parks, Robbie M" w:date="2019-01-10T10:13:00Z">
              <w:r w:rsidR="008916F4" w:rsidRPr="00675437">
                <w:rPr>
                  <w:color w:val="000000"/>
                  <w:sz w:val="18"/>
                  <w:szCs w:val="18"/>
                </w:rPr>
                <w:t>(</w:t>
              </w:r>
            </w:ins>
            <w:r w:rsidRPr="00675437">
              <w:rPr>
                <w:color w:val="000000"/>
                <w:sz w:val="18"/>
                <w:szCs w:val="18"/>
              </w:rPr>
              <w:t>2.0</w:t>
            </w:r>
            <w:del w:id="772" w:author="Parks, Robbie M" w:date="2019-01-10T10:13:00Z">
              <w:r w:rsidRPr="00675437" w:rsidDel="008916F4">
                <w:rPr>
                  <w:color w:val="000000"/>
                  <w:sz w:val="18"/>
                  <w:szCs w:val="18"/>
                </w:rPr>
                <w:delText xml:space="preserve">,  </w:delText>
              </w:r>
            </w:del>
            <w:ins w:id="773" w:author="Parks, Robbie M" w:date="2019-01-10T10:13:00Z">
              <w:r w:rsidR="008916F4" w:rsidRPr="00675437">
                <w:rPr>
                  <w:color w:val="000000"/>
                  <w:sz w:val="18"/>
                  <w:szCs w:val="18"/>
                </w:rPr>
                <w:t xml:space="preserve">, </w:t>
              </w:r>
            </w:ins>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3ECD06B4" w:rsidR="004F7F15" w:rsidRPr="00675437" w:rsidRDefault="004F7F15" w:rsidP="004F7F15">
            <w:pPr>
              <w:rPr>
                <w:sz w:val="18"/>
                <w:szCs w:val="18"/>
              </w:rPr>
            </w:pPr>
            <w:r w:rsidRPr="00675437">
              <w:rPr>
                <w:color w:val="000000"/>
                <w:sz w:val="18"/>
                <w:szCs w:val="18"/>
              </w:rPr>
              <w:t xml:space="preserve">5.0 </w:t>
            </w:r>
            <w:del w:id="774" w:author="Parks, Robbie M" w:date="2019-01-10T10:13:00Z">
              <w:r w:rsidRPr="00675437" w:rsidDel="008916F4">
                <w:rPr>
                  <w:color w:val="000000"/>
                  <w:sz w:val="18"/>
                  <w:szCs w:val="18"/>
                </w:rPr>
                <w:delText xml:space="preserve">( </w:delText>
              </w:r>
            </w:del>
            <w:ins w:id="775" w:author="Parks, Robbie M" w:date="2019-01-10T10:13:00Z">
              <w:r w:rsidR="008916F4" w:rsidRPr="00675437">
                <w:rPr>
                  <w:color w:val="000000"/>
                  <w:sz w:val="18"/>
                  <w:szCs w:val="18"/>
                </w:rPr>
                <w:t>(</w:t>
              </w:r>
            </w:ins>
            <w:r w:rsidRPr="00675437">
              <w:rPr>
                <w:color w:val="000000"/>
                <w:sz w:val="18"/>
                <w:szCs w:val="18"/>
              </w:rPr>
              <w:t>-17.0</w:t>
            </w:r>
            <w:del w:id="776" w:author="Parks, Robbie M" w:date="2019-01-10T10:13:00Z">
              <w:r w:rsidRPr="00675437" w:rsidDel="008916F4">
                <w:rPr>
                  <w:color w:val="000000"/>
                  <w:sz w:val="18"/>
                  <w:szCs w:val="18"/>
                </w:rPr>
                <w:delText xml:space="preserve">,  </w:delText>
              </w:r>
            </w:del>
            <w:ins w:id="777" w:author="Parks, Robbie M" w:date="2019-01-10T10:13:00Z">
              <w:r w:rsidR="008916F4" w:rsidRPr="00675437">
                <w:rPr>
                  <w:color w:val="000000"/>
                  <w:sz w:val="18"/>
                  <w:szCs w:val="18"/>
                </w:rPr>
                <w:t xml:space="preserve">, </w:t>
              </w:r>
            </w:ins>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5A8707E6" w:rsidR="004F7F15" w:rsidRPr="00675437" w:rsidRDefault="004F7F15" w:rsidP="004F7F15">
            <w:pPr>
              <w:rPr>
                <w:sz w:val="18"/>
                <w:szCs w:val="18"/>
              </w:rPr>
            </w:pPr>
            <w:r w:rsidRPr="00675437">
              <w:rPr>
                <w:color w:val="000000"/>
                <w:sz w:val="18"/>
                <w:szCs w:val="18"/>
              </w:rPr>
              <w:t xml:space="preserve">-34.0 </w:t>
            </w:r>
            <w:del w:id="778" w:author="Parks, Robbie M" w:date="2019-01-10T10:13:00Z">
              <w:r w:rsidRPr="00675437" w:rsidDel="008916F4">
                <w:rPr>
                  <w:color w:val="000000"/>
                  <w:sz w:val="18"/>
                  <w:szCs w:val="18"/>
                </w:rPr>
                <w:delText xml:space="preserve">( </w:delText>
              </w:r>
            </w:del>
            <w:ins w:id="779" w:author="Parks, Robbie M" w:date="2019-01-10T10:13:00Z">
              <w:r w:rsidR="008916F4" w:rsidRPr="00675437">
                <w:rPr>
                  <w:color w:val="000000"/>
                  <w:sz w:val="18"/>
                  <w:szCs w:val="18"/>
                </w:rPr>
                <w:t>(</w:t>
              </w:r>
            </w:ins>
            <w:r w:rsidRPr="00675437">
              <w:rPr>
                <w:color w:val="000000"/>
                <w:sz w:val="18"/>
                <w:szCs w:val="18"/>
              </w:rPr>
              <w:t>-73.0</w:t>
            </w:r>
            <w:del w:id="780" w:author="Parks, Robbie M" w:date="2019-01-10T10:13:00Z">
              <w:r w:rsidRPr="00675437" w:rsidDel="008916F4">
                <w:rPr>
                  <w:color w:val="000000"/>
                  <w:sz w:val="18"/>
                  <w:szCs w:val="18"/>
                </w:rPr>
                <w:delText>,  </w:delText>
              </w:r>
            </w:del>
            <w:ins w:id="781"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42417CA7" w:rsidR="004F7F15" w:rsidRPr="00675437" w:rsidRDefault="004F7F15" w:rsidP="004F7F15">
            <w:pPr>
              <w:rPr>
                <w:sz w:val="18"/>
                <w:szCs w:val="18"/>
              </w:rPr>
            </w:pPr>
            <w:r w:rsidRPr="00675437">
              <w:rPr>
                <w:color w:val="000000"/>
                <w:sz w:val="18"/>
                <w:szCs w:val="18"/>
              </w:rPr>
              <w:t xml:space="preserve">126.0 </w:t>
            </w:r>
            <w:del w:id="782" w:author="Parks, Robbie M" w:date="2019-01-10T10:13:00Z">
              <w:r w:rsidRPr="00675437" w:rsidDel="008916F4">
                <w:rPr>
                  <w:color w:val="000000"/>
                  <w:sz w:val="18"/>
                  <w:szCs w:val="18"/>
                </w:rPr>
                <w:delText xml:space="preserve">(  </w:delText>
              </w:r>
            </w:del>
            <w:ins w:id="783" w:author="Parks, Robbie M" w:date="2019-01-10T10:13:00Z">
              <w:r w:rsidR="008916F4" w:rsidRPr="00675437">
                <w:rPr>
                  <w:color w:val="000000"/>
                  <w:sz w:val="18"/>
                  <w:szCs w:val="18"/>
                </w:rPr>
                <w:t>(</w:t>
              </w:r>
            </w:ins>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0946DA99" w:rsidR="004F7F15" w:rsidRPr="00E966D2" w:rsidRDefault="004F7F15" w:rsidP="004F7F15">
            <w:pPr>
              <w:rPr>
                <w:sz w:val="18"/>
                <w:szCs w:val="18"/>
              </w:rPr>
            </w:pPr>
            <w:r w:rsidRPr="005D151A">
              <w:rPr>
                <w:color w:val="000000"/>
                <w:sz w:val="18"/>
                <w:szCs w:val="18"/>
              </w:rPr>
              <w:t xml:space="preserve">15.0 </w:t>
            </w:r>
            <w:del w:id="784" w:author="Parks, Robbie M" w:date="2019-01-10T10:13:00Z">
              <w:r w:rsidRPr="005D151A" w:rsidDel="008916F4">
                <w:rPr>
                  <w:color w:val="000000"/>
                  <w:sz w:val="18"/>
                  <w:szCs w:val="18"/>
                </w:rPr>
                <w:delText xml:space="preserve">(  </w:delText>
              </w:r>
            </w:del>
            <w:ins w:id="785" w:author="Parks, Robbie M" w:date="2019-01-10T10:13:00Z">
              <w:r w:rsidR="008916F4" w:rsidRPr="005D151A">
                <w:rPr>
                  <w:color w:val="000000"/>
                  <w:sz w:val="18"/>
                  <w:szCs w:val="18"/>
                </w:rPr>
                <w:t>(</w:t>
              </w:r>
            </w:ins>
            <w:r w:rsidRPr="005D151A">
              <w:rPr>
                <w:color w:val="000000"/>
                <w:sz w:val="18"/>
                <w:szCs w:val="18"/>
              </w:rPr>
              <w:t>11.0</w:t>
            </w:r>
            <w:del w:id="786" w:author="Parks, Robbie M" w:date="2019-01-10T10:13:00Z">
              <w:r w:rsidRPr="005D151A" w:rsidDel="008916F4">
                <w:rPr>
                  <w:color w:val="000000"/>
                  <w:sz w:val="18"/>
                  <w:szCs w:val="18"/>
                </w:rPr>
                <w:delText xml:space="preserve">,  </w:delText>
              </w:r>
            </w:del>
            <w:ins w:id="787" w:author="Parks, Robbie M" w:date="2019-01-10T10:13:00Z">
              <w:r w:rsidR="008916F4" w:rsidRPr="00F97057">
                <w:rPr>
                  <w:color w:val="000000"/>
                  <w:sz w:val="18"/>
                  <w:szCs w:val="18"/>
                </w:rPr>
                <w:t xml:space="preserve">, </w:t>
              </w:r>
            </w:ins>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7E3CE377" w:rsidR="004F7F15" w:rsidRPr="00675437" w:rsidRDefault="004F7F15" w:rsidP="004F7F15">
            <w:pPr>
              <w:rPr>
                <w:sz w:val="18"/>
                <w:szCs w:val="18"/>
              </w:rPr>
            </w:pPr>
            <w:r w:rsidRPr="005464C8">
              <w:rPr>
                <w:color w:val="000000"/>
                <w:sz w:val="18"/>
                <w:szCs w:val="18"/>
              </w:rPr>
              <w:t xml:space="preserve">15.0 </w:t>
            </w:r>
            <w:del w:id="788" w:author="Parks, Robbie M" w:date="2019-01-10T10:13:00Z">
              <w:r w:rsidRPr="005464C8" w:rsidDel="008916F4">
                <w:rPr>
                  <w:color w:val="000000"/>
                  <w:sz w:val="18"/>
                  <w:szCs w:val="18"/>
                </w:rPr>
                <w:delText xml:space="preserve">(  </w:delText>
              </w:r>
            </w:del>
            <w:ins w:id="789" w:author="Parks, Robbie M" w:date="2019-01-10T10:13:00Z">
              <w:r w:rsidR="008916F4" w:rsidRPr="00F24740">
                <w:rPr>
                  <w:color w:val="000000"/>
                  <w:sz w:val="18"/>
                  <w:szCs w:val="18"/>
                </w:rPr>
                <w:t>(</w:t>
              </w:r>
            </w:ins>
            <w:r w:rsidRPr="00675437">
              <w:rPr>
                <w:color w:val="000000"/>
                <w:sz w:val="18"/>
                <w:szCs w:val="18"/>
              </w:rPr>
              <w:t>10.0</w:t>
            </w:r>
            <w:del w:id="790" w:author="Parks, Robbie M" w:date="2019-01-10T10:13:00Z">
              <w:r w:rsidRPr="00675437" w:rsidDel="008916F4">
                <w:rPr>
                  <w:color w:val="000000"/>
                  <w:sz w:val="18"/>
                  <w:szCs w:val="18"/>
                </w:rPr>
                <w:delText xml:space="preserve">,  </w:delText>
              </w:r>
            </w:del>
            <w:ins w:id="791" w:author="Parks, Robbie M" w:date="2019-01-10T10:13:00Z">
              <w:r w:rsidR="008916F4" w:rsidRPr="00675437">
                <w:rPr>
                  <w:color w:val="000000"/>
                  <w:sz w:val="18"/>
                  <w:szCs w:val="18"/>
                </w:rPr>
                <w:t xml:space="preserve">, </w:t>
              </w:r>
            </w:ins>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1624D336" w:rsidR="004F7F15" w:rsidRPr="00675437" w:rsidRDefault="004F7F15" w:rsidP="004F7F15">
            <w:pPr>
              <w:rPr>
                <w:sz w:val="18"/>
                <w:szCs w:val="18"/>
              </w:rPr>
            </w:pPr>
            <w:r w:rsidRPr="00675437">
              <w:rPr>
                <w:color w:val="000000"/>
                <w:sz w:val="18"/>
                <w:szCs w:val="18"/>
              </w:rPr>
              <w:t xml:space="preserve">119.0 </w:t>
            </w:r>
            <w:del w:id="792" w:author="Parks, Robbie M" w:date="2019-01-10T10:13:00Z">
              <w:r w:rsidRPr="00675437" w:rsidDel="008916F4">
                <w:rPr>
                  <w:color w:val="000000"/>
                  <w:sz w:val="18"/>
                  <w:szCs w:val="18"/>
                </w:rPr>
                <w:delText xml:space="preserve">( </w:delText>
              </w:r>
            </w:del>
            <w:ins w:id="793" w:author="Parks, Robbie M" w:date="2019-01-10T10:13:00Z">
              <w:r w:rsidR="008916F4" w:rsidRPr="00675437">
                <w:rPr>
                  <w:color w:val="000000"/>
                  <w:sz w:val="18"/>
                  <w:szCs w:val="18"/>
                </w:rPr>
                <w:t>(</w:t>
              </w:r>
            </w:ins>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1BA7CDF0" w:rsidR="004F7F15" w:rsidRPr="00675437" w:rsidRDefault="004F7F15" w:rsidP="004F7F15">
            <w:pPr>
              <w:rPr>
                <w:sz w:val="18"/>
                <w:szCs w:val="18"/>
              </w:rPr>
            </w:pPr>
            <w:r w:rsidRPr="00675437">
              <w:rPr>
                <w:color w:val="000000"/>
                <w:sz w:val="18"/>
                <w:szCs w:val="18"/>
              </w:rPr>
              <w:t xml:space="preserve">99.0 </w:t>
            </w:r>
            <w:del w:id="794" w:author="Parks, Robbie M" w:date="2019-01-10T10:13:00Z">
              <w:r w:rsidRPr="00675437" w:rsidDel="008916F4">
                <w:rPr>
                  <w:color w:val="000000"/>
                  <w:sz w:val="18"/>
                  <w:szCs w:val="18"/>
                </w:rPr>
                <w:delText xml:space="preserve">(  </w:delText>
              </w:r>
            </w:del>
            <w:ins w:id="795" w:author="Parks, Robbie M" w:date="2019-01-10T10:13:00Z">
              <w:r w:rsidR="008916F4" w:rsidRPr="00675437">
                <w:rPr>
                  <w:color w:val="000000"/>
                  <w:sz w:val="18"/>
                  <w:szCs w:val="18"/>
                </w:rPr>
                <w:t>(</w:t>
              </w:r>
            </w:ins>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00EF3BCE" w:rsidR="004F7F15" w:rsidRPr="00675437" w:rsidRDefault="004F7F15" w:rsidP="004F7F15">
            <w:pPr>
              <w:rPr>
                <w:sz w:val="18"/>
                <w:szCs w:val="18"/>
              </w:rPr>
            </w:pPr>
            <w:r w:rsidRPr="00675437">
              <w:rPr>
                <w:color w:val="000000"/>
                <w:sz w:val="18"/>
                <w:szCs w:val="18"/>
              </w:rPr>
              <w:t xml:space="preserve">65.0 </w:t>
            </w:r>
            <w:del w:id="796" w:author="Parks, Robbie M" w:date="2019-01-10T10:13:00Z">
              <w:r w:rsidRPr="00675437" w:rsidDel="008916F4">
                <w:rPr>
                  <w:color w:val="000000"/>
                  <w:sz w:val="18"/>
                  <w:szCs w:val="18"/>
                </w:rPr>
                <w:delText xml:space="preserve">(  </w:delText>
              </w:r>
            </w:del>
            <w:ins w:id="797" w:author="Parks, Robbie M" w:date="2019-01-10T10:13:00Z">
              <w:r w:rsidR="008916F4" w:rsidRPr="00675437">
                <w:rPr>
                  <w:color w:val="000000"/>
                  <w:sz w:val="18"/>
                  <w:szCs w:val="18"/>
                </w:rPr>
                <w:t>(</w:t>
              </w:r>
            </w:ins>
            <w:r w:rsidRPr="00675437">
              <w:rPr>
                <w:color w:val="000000"/>
                <w:sz w:val="18"/>
                <w:szCs w:val="18"/>
              </w:rPr>
              <w:t>48.0</w:t>
            </w:r>
            <w:del w:id="798" w:author="Parks, Robbie M" w:date="2019-01-10T10:13:00Z">
              <w:r w:rsidRPr="00675437" w:rsidDel="008916F4">
                <w:rPr>
                  <w:color w:val="000000"/>
                  <w:sz w:val="18"/>
                  <w:szCs w:val="18"/>
                </w:rPr>
                <w:delText xml:space="preserve">,  </w:delText>
              </w:r>
            </w:del>
            <w:ins w:id="799" w:author="Parks, Robbie M" w:date="2019-01-10T10:13:00Z">
              <w:r w:rsidR="008916F4" w:rsidRPr="00675437">
                <w:rPr>
                  <w:color w:val="000000"/>
                  <w:sz w:val="18"/>
                  <w:szCs w:val="18"/>
                </w:rPr>
                <w:t xml:space="preserve">, </w:t>
              </w:r>
            </w:ins>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45E60BDB" w:rsidR="004F7F15" w:rsidRPr="00675437" w:rsidRDefault="004F7F15" w:rsidP="004F7F15">
            <w:pPr>
              <w:rPr>
                <w:sz w:val="18"/>
                <w:szCs w:val="18"/>
              </w:rPr>
            </w:pPr>
            <w:r w:rsidRPr="00675437">
              <w:rPr>
                <w:color w:val="000000"/>
                <w:sz w:val="18"/>
                <w:szCs w:val="18"/>
              </w:rPr>
              <w:t xml:space="preserve">80.0 </w:t>
            </w:r>
            <w:del w:id="800" w:author="Parks, Robbie M" w:date="2019-01-10T10:13:00Z">
              <w:r w:rsidRPr="00675437" w:rsidDel="008916F4">
                <w:rPr>
                  <w:color w:val="000000"/>
                  <w:sz w:val="18"/>
                  <w:szCs w:val="18"/>
                </w:rPr>
                <w:delText xml:space="preserve">(  </w:delText>
              </w:r>
            </w:del>
            <w:ins w:id="801" w:author="Parks, Robbie M" w:date="2019-01-10T10:13:00Z">
              <w:r w:rsidR="008916F4" w:rsidRPr="00675437">
                <w:rPr>
                  <w:color w:val="000000"/>
                  <w:sz w:val="18"/>
                  <w:szCs w:val="18"/>
                </w:rPr>
                <w:t>(</w:t>
              </w:r>
            </w:ins>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74D5ECC7" w:rsidR="004F7F15" w:rsidRPr="00675437" w:rsidRDefault="004F7F15" w:rsidP="004F7F15">
            <w:pPr>
              <w:rPr>
                <w:sz w:val="18"/>
                <w:szCs w:val="18"/>
              </w:rPr>
            </w:pPr>
            <w:r w:rsidRPr="00675437">
              <w:rPr>
                <w:color w:val="000000"/>
                <w:sz w:val="18"/>
                <w:szCs w:val="18"/>
              </w:rPr>
              <w:t xml:space="preserve">65.0 </w:t>
            </w:r>
            <w:del w:id="802" w:author="Parks, Robbie M" w:date="2019-01-10T10:13:00Z">
              <w:r w:rsidRPr="00675437" w:rsidDel="008916F4">
                <w:rPr>
                  <w:color w:val="000000"/>
                  <w:sz w:val="18"/>
                  <w:szCs w:val="18"/>
                </w:rPr>
                <w:delText xml:space="preserve">(  </w:delText>
              </w:r>
            </w:del>
            <w:ins w:id="803" w:author="Parks, Robbie M" w:date="2019-01-10T10:13:00Z">
              <w:r w:rsidR="008916F4" w:rsidRPr="00675437">
                <w:rPr>
                  <w:color w:val="000000"/>
                  <w:sz w:val="18"/>
                  <w:szCs w:val="18"/>
                </w:rPr>
                <w:t>(</w:t>
              </w:r>
            </w:ins>
            <w:r w:rsidRPr="00675437">
              <w:rPr>
                <w:color w:val="000000"/>
                <w:sz w:val="18"/>
                <w:szCs w:val="18"/>
              </w:rPr>
              <w:t>40.0</w:t>
            </w:r>
            <w:del w:id="804" w:author="Parks, Robbie M" w:date="2019-01-10T10:13:00Z">
              <w:r w:rsidRPr="00675437" w:rsidDel="008916F4">
                <w:rPr>
                  <w:color w:val="000000"/>
                  <w:sz w:val="18"/>
                  <w:szCs w:val="18"/>
                </w:rPr>
                <w:delText xml:space="preserve">,  </w:delText>
              </w:r>
            </w:del>
            <w:ins w:id="805"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4DE98F2C" w:rsidR="004F7F15" w:rsidRPr="00675437" w:rsidRDefault="004F7F15" w:rsidP="004F7F15">
            <w:pPr>
              <w:rPr>
                <w:sz w:val="18"/>
                <w:szCs w:val="18"/>
              </w:rPr>
            </w:pPr>
            <w:r w:rsidRPr="00675437">
              <w:rPr>
                <w:color w:val="000000"/>
                <w:sz w:val="18"/>
                <w:szCs w:val="18"/>
              </w:rPr>
              <w:t xml:space="preserve">23.0 </w:t>
            </w:r>
            <w:del w:id="806" w:author="Parks, Robbie M" w:date="2019-01-10T10:13:00Z">
              <w:r w:rsidRPr="00675437" w:rsidDel="008916F4">
                <w:rPr>
                  <w:color w:val="000000"/>
                  <w:sz w:val="18"/>
                  <w:szCs w:val="18"/>
                </w:rPr>
                <w:delText xml:space="preserve">(   </w:delText>
              </w:r>
            </w:del>
            <w:ins w:id="807" w:author="Parks, Robbie M" w:date="2019-01-10T10:13:00Z">
              <w:r w:rsidR="008916F4" w:rsidRPr="00675437">
                <w:rPr>
                  <w:color w:val="000000"/>
                  <w:sz w:val="18"/>
                  <w:szCs w:val="18"/>
                </w:rPr>
                <w:t>(</w:t>
              </w:r>
            </w:ins>
            <w:r w:rsidRPr="00675437">
              <w:rPr>
                <w:color w:val="000000"/>
                <w:sz w:val="18"/>
                <w:szCs w:val="18"/>
              </w:rPr>
              <w:t>0.0</w:t>
            </w:r>
            <w:del w:id="808" w:author="Parks, Robbie M" w:date="2019-01-10T10:13:00Z">
              <w:r w:rsidRPr="00675437" w:rsidDel="008916F4">
                <w:rPr>
                  <w:color w:val="000000"/>
                  <w:sz w:val="18"/>
                  <w:szCs w:val="18"/>
                </w:rPr>
                <w:delText xml:space="preserve">,  </w:delText>
              </w:r>
            </w:del>
            <w:ins w:id="809"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4265A30" w:rsidR="004F7F15" w:rsidRPr="00675437" w:rsidRDefault="004F7F15" w:rsidP="004F7F15">
            <w:pPr>
              <w:rPr>
                <w:sz w:val="18"/>
                <w:szCs w:val="18"/>
              </w:rPr>
            </w:pPr>
            <w:r w:rsidRPr="00675437">
              <w:rPr>
                <w:color w:val="000000"/>
                <w:sz w:val="18"/>
                <w:szCs w:val="18"/>
              </w:rPr>
              <w:t xml:space="preserve">-12.0 </w:t>
            </w:r>
            <w:del w:id="810" w:author="Parks, Robbie M" w:date="2019-01-10T10:13:00Z">
              <w:r w:rsidRPr="00675437" w:rsidDel="008916F4">
                <w:rPr>
                  <w:color w:val="000000"/>
                  <w:sz w:val="18"/>
                  <w:szCs w:val="18"/>
                </w:rPr>
                <w:delText xml:space="preserve">( </w:delText>
              </w:r>
            </w:del>
            <w:ins w:id="811" w:author="Parks, Robbie M" w:date="2019-01-10T10:13:00Z">
              <w:r w:rsidR="008916F4" w:rsidRPr="00675437">
                <w:rPr>
                  <w:color w:val="000000"/>
                  <w:sz w:val="18"/>
                  <w:szCs w:val="18"/>
                </w:rPr>
                <w:t>(</w:t>
              </w:r>
            </w:ins>
            <w:r w:rsidRPr="00675437">
              <w:rPr>
                <w:color w:val="000000"/>
                <w:sz w:val="18"/>
                <w:szCs w:val="18"/>
              </w:rPr>
              <w:t>-36.0</w:t>
            </w:r>
            <w:del w:id="812" w:author="Parks, Robbie M" w:date="2019-01-10T10:13:00Z">
              <w:r w:rsidRPr="00675437" w:rsidDel="008916F4">
                <w:rPr>
                  <w:color w:val="000000"/>
                  <w:sz w:val="18"/>
                  <w:szCs w:val="18"/>
                </w:rPr>
                <w:delText xml:space="preserve">,  </w:delText>
              </w:r>
            </w:del>
            <w:ins w:id="813" w:author="Parks, Robbie M" w:date="2019-01-10T10:13:00Z">
              <w:r w:rsidR="008916F4" w:rsidRPr="00675437">
                <w:rPr>
                  <w:color w:val="000000"/>
                  <w:sz w:val="18"/>
                  <w:szCs w:val="18"/>
                </w:rPr>
                <w:t xml:space="preserve">, </w:t>
              </w:r>
            </w:ins>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08316BBB" w:rsidR="004F7F15" w:rsidRPr="00675437" w:rsidRDefault="004F7F15" w:rsidP="004F7F15">
            <w:pPr>
              <w:rPr>
                <w:sz w:val="18"/>
                <w:szCs w:val="18"/>
              </w:rPr>
            </w:pPr>
            <w:r w:rsidRPr="00675437">
              <w:rPr>
                <w:color w:val="000000"/>
                <w:sz w:val="18"/>
                <w:szCs w:val="18"/>
              </w:rPr>
              <w:t xml:space="preserve">-42.0 </w:t>
            </w:r>
            <w:del w:id="814" w:author="Parks, Robbie M" w:date="2019-01-10T10:13:00Z">
              <w:r w:rsidRPr="00675437" w:rsidDel="008916F4">
                <w:rPr>
                  <w:color w:val="000000"/>
                  <w:sz w:val="18"/>
                  <w:szCs w:val="18"/>
                </w:rPr>
                <w:delText xml:space="preserve">( </w:delText>
              </w:r>
            </w:del>
            <w:ins w:id="815" w:author="Parks, Robbie M" w:date="2019-01-10T10:13:00Z">
              <w:r w:rsidR="008916F4" w:rsidRPr="00675437">
                <w:rPr>
                  <w:color w:val="000000"/>
                  <w:sz w:val="18"/>
                  <w:szCs w:val="18"/>
                </w:rPr>
                <w:t>(</w:t>
              </w:r>
            </w:ins>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6AFE9064" w:rsidR="004F7F15" w:rsidRPr="00675437" w:rsidRDefault="004F7F15" w:rsidP="004F7F15">
            <w:pPr>
              <w:rPr>
                <w:sz w:val="18"/>
                <w:szCs w:val="18"/>
              </w:rPr>
            </w:pPr>
            <w:r w:rsidRPr="00675437">
              <w:rPr>
                <w:color w:val="000000"/>
                <w:sz w:val="18"/>
                <w:szCs w:val="18"/>
              </w:rPr>
              <w:t xml:space="preserve">427.0 </w:t>
            </w:r>
            <w:del w:id="816" w:author="Parks, Robbie M" w:date="2019-01-10T10:13:00Z">
              <w:r w:rsidRPr="00675437" w:rsidDel="008916F4">
                <w:rPr>
                  <w:color w:val="000000"/>
                  <w:sz w:val="18"/>
                  <w:szCs w:val="18"/>
                </w:rPr>
                <w:delText xml:space="preserve">( </w:delText>
              </w:r>
            </w:del>
            <w:ins w:id="817" w:author="Parks, Robbie M" w:date="2019-01-10T10:13:00Z">
              <w:r w:rsidR="008916F4" w:rsidRPr="00675437">
                <w:rPr>
                  <w:color w:val="000000"/>
                  <w:sz w:val="18"/>
                  <w:szCs w:val="18"/>
                </w:rPr>
                <w:t>(</w:t>
              </w:r>
            </w:ins>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E5E96B1" w:rsidR="004F7F15" w:rsidRPr="00675437" w:rsidRDefault="004F7F15" w:rsidP="004F7F15">
            <w:pPr>
              <w:rPr>
                <w:sz w:val="18"/>
                <w:szCs w:val="18"/>
              </w:rPr>
            </w:pPr>
            <w:r w:rsidRPr="00675437">
              <w:rPr>
                <w:color w:val="000000"/>
                <w:sz w:val="18"/>
                <w:szCs w:val="18"/>
              </w:rPr>
              <w:t xml:space="preserve">5.0 </w:t>
            </w:r>
            <w:del w:id="818" w:author="Parks, Robbie M" w:date="2019-01-10T10:13:00Z">
              <w:r w:rsidRPr="00675437" w:rsidDel="008916F4">
                <w:rPr>
                  <w:color w:val="000000"/>
                  <w:sz w:val="18"/>
                  <w:szCs w:val="18"/>
                </w:rPr>
                <w:delText xml:space="preserve">(   </w:delText>
              </w:r>
            </w:del>
            <w:ins w:id="819" w:author="Parks, Robbie M" w:date="2019-01-10T10:13:00Z">
              <w:r w:rsidR="008916F4" w:rsidRPr="00675437">
                <w:rPr>
                  <w:color w:val="000000"/>
                  <w:sz w:val="18"/>
                  <w:szCs w:val="18"/>
                </w:rPr>
                <w:t>(</w:t>
              </w:r>
            </w:ins>
            <w:r w:rsidRPr="00675437">
              <w:rPr>
                <w:color w:val="000000"/>
                <w:sz w:val="18"/>
                <w:szCs w:val="18"/>
              </w:rPr>
              <w:t>2.0</w:t>
            </w:r>
            <w:del w:id="820" w:author="Parks, Robbie M" w:date="2019-01-10T10:13:00Z">
              <w:r w:rsidRPr="00675437" w:rsidDel="008916F4">
                <w:rPr>
                  <w:color w:val="000000"/>
                  <w:sz w:val="18"/>
                  <w:szCs w:val="18"/>
                </w:rPr>
                <w:delText>,  </w:delText>
              </w:r>
            </w:del>
            <w:ins w:id="821"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2DC7C112" w:rsidR="004F7F15" w:rsidRPr="00675437" w:rsidRDefault="004F7F15" w:rsidP="004F7F15">
            <w:pPr>
              <w:rPr>
                <w:sz w:val="18"/>
                <w:szCs w:val="18"/>
              </w:rPr>
            </w:pPr>
            <w:r w:rsidRPr="00675437">
              <w:rPr>
                <w:color w:val="000000"/>
                <w:sz w:val="18"/>
                <w:szCs w:val="18"/>
              </w:rPr>
              <w:t xml:space="preserve">8.0 </w:t>
            </w:r>
            <w:del w:id="822" w:author="Parks, Robbie M" w:date="2019-01-10T10:13:00Z">
              <w:r w:rsidRPr="00675437" w:rsidDel="008916F4">
                <w:rPr>
                  <w:color w:val="000000"/>
                  <w:sz w:val="18"/>
                  <w:szCs w:val="18"/>
                </w:rPr>
                <w:delText xml:space="preserve">(   </w:delText>
              </w:r>
            </w:del>
            <w:ins w:id="823" w:author="Parks, Robbie M" w:date="2019-01-10T10:13:00Z">
              <w:r w:rsidR="008916F4" w:rsidRPr="00675437">
                <w:rPr>
                  <w:color w:val="000000"/>
                  <w:sz w:val="18"/>
                  <w:szCs w:val="18"/>
                </w:rPr>
                <w:t>(</w:t>
              </w:r>
            </w:ins>
            <w:r w:rsidRPr="00675437">
              <w:rPr>
                <w:color w:val="000000"/>
                <w:sz w:val="18"/>
                <w:szCs w:val="18"/>
              </w:rPr>
              <w:t>4.0</w:t>
            </w:r>
            <w:del w:id="824" w:author="Parks, Robbie M" w:date="2019-01-10T10:13:00Z">
              <w:r w:rsidRPr="00675437" w:rsidDel="008916F4">
                <w:rPr>
                  <w:color w:val="000000"/>
                  <w:sz w:val="18"/>
                  <w:szCs w:val="18"/>
                </w:rPr>
                <w:delText xml:space="preserve">,  </w:delText>
              </w:r>
            </w:del>
            <w:ins w:id="825"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3468EED" w:rsidR="004F7F15" w:rsidRPr="00675437" w:rsidRDefault="004F7F15" w:rsidP="004F7F15">
            <w:pPr>
              <w:rPr>
                <w:sz w:val="18"/>
                <w:szCs w:val="18"/>
              </w:rPr>
            </w:pPr>
            <w:r w:rsidRPr="00675437">
              <w:rPr>
                <w:color w:val="000000"/>
                <w:sz w:val="18"/>
                <w:szCs w:val="18"/>
              </w:rPr>
              <w:t xml:space="preserve">19.0 </w:t>
            </w:r>
            <w:del w:id="826" w:author="Parks, Robbie M" w:date="2019-01-10T10:13:00Z">
              <w:r w:rsidRPr="00675437" w:rsidDel="008916F4">
                <w:rPr>
                  <w:color w:val="000000"/>
                  <w:sz w:val="18"/>
                  <w:szCs w:val="18"/>
                </w:rPr>
                <w:delText xml:space="preserve">(   </w:delText>
              </w:r>
            </w:del>
            <w:ins w:id="827" w:author="Parks, Robbie M" w:date="2019-01-10T10:13:00Z">
              <w:r w:rsidR="008916F4" w:rsidRPr="00675437">
                <w:rPr>
                  <w:color w:val="000000"/>
                  <w:sz w:val="18"/>
                  <w:szCs w:val="18"/>
                </w:rPr>
                <w:t>(</w:t>
              </w:r>
            </w:ins>
            <w:r w:rsidRPr="00675437">
              <w:rPr>
                <w:color w:val="000000"/>
                <w:sz w:val="18"/>
                <w:szCs w:val="18"/>
              </w:rPr>
              <w:t>9.0</w:t>
            </w:r>
            <w:del w:id="828" w:author="Parks, Robbie M" w:date="2019-01-10T10:13:00Z">
              <w:r w:rsidRPr="00675437" w:rsidDel="008916F4">
                <w:rPr>
                  <w:color w:val="000000"/>
                  <w:sz w:val="18"/>
                  <w:szCs w:val="18"/>
                </w:rPr>
                <w:delText xml:space="preserve">,  </w:delText>
              </w:r>
            </w:del>
            <w:ins w:id="829"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24E60D90" w:rsidR="004F7F15" w:rsidRPr="00675437" w:rsidRDefault="004F7F15" w:rsidP="004F7F15">
            <w:pPr>
              <w:rPr>
                <w:sz w:val="18"/>
                <w:szCs w:val="18"/>
              </w:rPr>
            </w:pPr>
            <w:r w:rsidRPr="00675437">
              <w:rPr>
                <w:color w:val="000000"/>
                <w:sz w:val="18"/>
                <w:szCs w:val="18"/>
              </w:rPr>
              <w:t xml:space="preserve">7.0 </w:t>
            </w:r>
            <w:del w:id="830" w:author="Parks, Robbie M" w:date="2019-01-10T10:13:00Z">
              <w:r w:rsidRPr="00675437" w:rsidDel="008916F4">
                <w:rPr>
                  <w:color w:val="000000"/>
                  <w:sz w:val="18"/>
                  <w:szCs w:val="18"/>
                </w:rPr>
                <w:delText xml:space="preserve">(  </w:delText>
              </w:r>
            </w:del>
            <w:ins w:id="831" w:author="Parks, Robbie M" w:date="2019-01-10T10:13:00Z">
              <w:r w:rsidR="008916F4" w:rsidRPr="00675437">
                <w:rPr>
                  <w:color w:val="000000"/>
                  <w:sz w:val="18"/>
                  <w:szCs w:val="18"/>
                </w:rPr>
                <w:t>(</w:t>
              </w:r>
            </w:ins>
            <w:r w:rsidRPr="00675437">
              <w:rPr>
                <w:color w:val="000000"/>
                <w:sz w:val="18"/>
                <w:szCs w:val="18"/>
              </w:rPr>
              <w:t>-3.0</w:t>
            </w:r>
            <w:del w:id="832" w:author="Parks, Robbie M" w:date="2019-01-10T10:13:00Z">
              <w:r w:rsidRPr="00675437" w:rsidDel="008916F4">
                <w:rPr>
                  <w:color w:val="000000"/>
                  <w:sz w:val="18"/>
                  <w:szCs w:val="18"/>
                </w:rPr>
                <w:delText xml:space="preserve">,  </w:delText>
              </w:r>
            </w:del>
            <w:ins w:id="833"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28A323A2" w:rsidR="004F7F15" w:rsidRPr="00675437" w:rsidRDefault="004F7F15" w:rsidP="004F7F15">
            <w:pPr>
              <w:rPr>
                <w:sz w:val="18"/>
                <w:szCs w:val="18"/>
              </w:rPr>
            </w:pPr>
            <w:r w:rsidRPr="00675437">
              <w:rPr>
                <w:color w:val="000000"/>
                <w:sz w:val="18"/>
                <w:szCs w:val="18"/>
              </w:rPr>
              <w:t xml:space="preserve">6.0 </w:t>
            </w:r>
            <w:del w:id="834" w:author="Parks, Robbie M" w:date="2019-01-10T10:13:00Z">
              <w:r w:rsidRPr="00675437" w:rsidDel="008916F4">
                <w:rPr>
                  <w:color w:val="000000"/>
                  <w:sz w:val="18"/>
                  <w:szCs w:val="18"/>
                </w:rPr>
                <w:delText xml:space="preserve">(  </w:delText>
              </w:r>
            </w:del>
            <w:ins w:id="835" w:author="Parks, Robbie M" w:date="2019-01-10T10:13:00Z">
              <w:r w:rsidR="008916F4" w:rsidRPr="00675437">
                <w:rPr>
                  <w:color w:val="000000"/>
                  <w:sz w:val="18"/>
                  <w:szCs w:val="18"/>
                </w:rPr>
                <w:t>(</w:t>
              </w:r>
            </w:ins>
            <w:r w:rsidRPr="00675437">
              <w:rPr>
                <w:color w:val="000000"/>
                <w:sz w:val="18"/>
                <w:szCs w:val="18"/>
              </w:rPr>
              <w:t>-2.0</w:t>
            </w:r>
            <w:del w:id="836" w:author="Parks, Robbie M" w:date="2019-01-10T10:13:00Z">
              <w:r w:rsidRPr="00675437" w:rsidDel="008916F4">
                <w:rPr>
                  <w:color w:val="000000"/>
                  <w:sz w:val="18"/>
                  <w:szCs w:val="18"/>
                </w:rPr>
                <w:delText xml:space="preserve">,  </w:delText>
              </w:r>
            </w:del>
            <w:ins w:id="837"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159ABAEC" w:rsidR="004F7F15" w:rsidRPr="00675437" w:rsidRDefault="004F7F15" w:rsidP="004F7F15">
            <w:pPr>
              <w:rPr>
                <w:sz w:val="18"/>
                <w:szCs w:val="18"/>
              </w:rPr>
            </w:pPr>
            <w:r w:rsidRPr="00675437">
              <w:rPr>
                <w:color w:val="000000"/>
                <w:sz w:val="18"/>
                <w:szCs w:val="18"/>
              </w:rPr>
              <w:t xml:space="preserve">7.0 </w:t>
            </w:r>
            <w:del w:id="838" w:author="Parks, Robbie M" w:date="2019-01-10T10:13:00Z">
              <w:r w:rsidRPr="00675437" w:rsidDel="008916F4">
                <w:rPr>
                  <w:color w:val="000000"/>
                  <w:sz w:val="18"/>
                  <w:szCs w:val="18"/>
                </w:rPr>
                <w:delText xml:space="preserve">(  </w:delText>
              </w:r>
            </w:del>
            <w:ins w:id="839" w:author="Parks, Robbie M" w:date="2019-01-10T10:13:00Z">
              <w:r w:rsidR="008916F4" w:rsidRPr="00675437">
                <w:rPr>
                  <w:color w:val="000000"/>
                  <w:sz w:val="18"/>
                  <w:szCs w:val="18"/>
                </w:rPr>
                <w:t>(</w:t>
              </w:r>
            </w:ins>
            <w:r w:rsidRPr="00675437">
              <w:rPr>
                <w:color w:val="000000"/>
                <w:sz w:val="18"/>
                <w:szCs w:val="18"/>
              </w:rPr>
              <w:t>-4.0</w:t>
            </w:r>
            <w:del w:id="840" w:author="Parks, Robbie M" w:date="2019-01-10T10:13:00Z">
              <w:r w:rsidRPr="00675437" w:rsidDel="008916F4">
                <w:rPr>
                  <w:color w:val="000000"/>
                  <w:sz w:val="18"/>
                  <w:szCs w:val="18"/>
                </w:rPr>
                <w:delText xml:space="preserve">,  </w:delText>
              </w:r>
            </w:del>
            <w:ins w:id="841"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C01A4A2" w:rsidR="004F7F15" w:rsidRPr="00675437" w:rsidRDefault="004F7F15" w:rsidP="004F7F15">
            <w:pPr>
              <w:rPr>
                <w:sz w:val="18"/>
                <w:szCs w:val="18"/>
              </w:rPr>
            </w:pPr>
            <w:r w:rsidRPr="00675437">
              <w:rPr>
                <w:color w:val="000000"/>
                <w:sz w:val="18"/>
                <w:szCs w:val="18"/>
              </w:rPr>
              <w:t xml:space="preserve">4.0 </w:t>
            </w:r>
            <w:del w:id="842" w:author="Parks, Robbie M" w:date="2019-01-10T10:13:00Z">
              <w:r w:rsidRPr="00675437" w:rsidDel="008916F4">
                <w:rPr>
                  <w:color w:val="000000"/>
                  <w:sz w:val="18"/>
                  <w:szCs w:val="18"/>
                </w:rPr>
                <w:delText xml:space="preserve">(  </w:delText>
              </w:r>
            </w:del>
            <w:ins w:id="843" w:author="Parks, Robbie M" w:date="2019-01-10T10:13:00Z">
              <w:r w:rsidR="008916F4" w:rsidRPr="00675437">
                <w:rPr>
                  <w:color w:val="000000"/>
                  <w:sz w:val="18"/>
                  <w:szCs w:val="18"/>
                </w:rPr>
                <w:t>(</w:t>
              </w:r>
            </w:ins>
            <w:r w:rsidRPr="00675437">
              <w:rPr>
                <w:color w:val="000000"/>
                <w:sz w:val="18"/>
                <w:szCs w:val="18"/>
              </w:rPr>
              <w:t>-8.0</w:t>
            </w:r>
            <w:del w:id="844" w:author="Parks, Robbie M" w:date="2019-01-10T10:13:00Z">
              <w:r w:rsidRPr="00675437" w:rsidDel="008916F4">
                <w:rPr>
                  <w:color w:val="000000"/>
                  <w:sz w:val="18"/>
                  <w:szCs w:val="18"/>
                </w:rPr>
                <w:delText xml:space="preserve">,  </w:delText>
              </w:r>
            </w:del>
            <w:ins w:id="845"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1615BDD6" w:rsidR="004F7F15" w:rsidRPr="00675437" w:rsidRDefault="004F7F15" w:rsidP="004F7F15">
            <w:pPr>
              <w:rPr>
                <w:sz w:val="18"/>
                <w:szCs w:val="18"/>
              </w:rPr>
            </w:pPr>
            <w:r w:rsidRPr="00675437">
              <w:rPr>
                <w:color w:val="000000"/>
                <w:sz w:val="18"/>
                <w:szCs w:val="18"/>
              </w:rPr>
              <w:t xml:space="preserve">10.0 </w:t>
            </w:r>
            <w:del w:id="846" w:author="Parks, Robbie M" w:date="2019-01-10T10:13:00Z">
              <w:r w:rsidRPr="00675437" w:rsidDel="008916F4">
                <w:rPr>
                  <w:color w:val="000000"/>
                  <w:sz w:val="18"/>
                  <w:szCs w:val="18"/>
                </w:rPr>
                <w:delText xml:space="preserve">(  </w:delText>
              </w:r>
            </w:del>
            <w:ins w:id="847" w:author="Parks, Robbie M" w:date="2019-01-10T10:13:00Z">
              <w:r w:rsidR="008916F4" w:rsidRPr="00675437">
                <w:rPr>
                  <w:color w:val="000000"/>
                  <w:sz w:val="18"/>
                  <w:szCs w:val="18"/>
                </w:rPr>
                <w:t>(</w:t>
              </w:r>
            </w:ins>
            <w:r w:rsidRPr="00675437">
              <w:rPr>
                <w:color w:val="000000"/>
                <w:sz w:val="18"/>
                <w:szCs w:val="18"/>
              </w:rPr>
              <w:t>-5.0</w:t>
            </w:r>
            <w:del w:id="848" w:author="Parks, Robbie M" w:date="2019-01-10T10:13:00Z">
              <w:r w:rsidRPr="00675437" w:rsidDel="008916F4">
                <w:rPr>
                  <w:color w:val="000000"/>
                  <w:sz w:val="18"/>
                  <w:szCs w:val="18"/>
                </w:rPr>
                <w:delText xml:space="preserve">,  </w:delText>
              </w:r>
            </w:del>
            <w:ins w:id="849" w:author="Parks, Robbie M" w:date="2019-01-10T10:13:00Z">
              <w:r w:rsidR="008916F4" w:rsidRPr="00675437">
                <w:rPr>
                  <w:color w:val="000000"/>
                  <w:sz w:val="18"/>
                  <w:szCs w:val="18"/>
                </w:rPr>
                <w:t xml:space="preserve">, </w:t>
              </w:r>
            </w:ins>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5B206C45" w:rsidR="004F7F15" w:rsidRPr="00675437" w:rsidRDefault="004F7F15" w:rsidP="004F7F15">
            <w:pPr>
              <w:rPr>
                <w:sz w:val="18"/>
                <w:szCs w:val="18"/>
              </w:rPr>
            </w:pPr>
            <w:r w:rsidRPr="00675437">
              <w:rPr>
                <w:color w:val="000000"/>
                <w:sz w:val="18"/>
                <w:szCs w:val="18"/>
              </w:rPr>
              <w:t xml:space="preserve">5.0 </w:t>
            </w:r>
            <w:del w:id="850" w:author="Parks, Robbie M" w:date="2019-01-10T10:13:00Z">
              <w:r w:rsidRPr="00675437" w:rsidDel="008916F4">
                <w:rPr>
                  <w:color w:val="000000"/>
                  <w:sz w:val="18"/>
                  <w:szCs w:val="18"/>
                </w:rPr>
                <w:delText xml:space="preserve">( </w:delText>
              </w:r>
            </w:del>
            <w:ins w:id="851" w:author="Parks, Robbie M" w:date="2019-01-10T10:13:00Z">
              <w:r w:rsidR="008916F4" w:rsidRPr="00675437">
                <w:rPr>
                  <w:color w:val="000000"/>
                  <w:sz w:val="18"/>
                  <w:szCs w:val="18"/>
                </w:rPr>
                <w:t>(</w:t>
              </w:r>
            </w:ins>
            <w:r w:rsidRPr="00675437">
              <w:rPr>
                <w:color w:val="000000"/>
                <w:sz w:val="18"/>
                <w:szCs w:val="18"/>
              </w:rPr>
              <w:t>-17.0</w:t>
            </w:r>
            <w:del w:id="852" w:author="Parks, Robbie M" w:date="2019-01-10T10:13:00Z">
              <w:r w:rsidRPr="00675437" w:rsidDel="008916F4">
                <w:rPr>
                  <w:color w:val="000000"/>
                  <w:sz w:val="18"/>
                  <w:szCs w:val="18"/>
                </w:rPr>
                <w:delText xml:space="preserve">,  </w:delText>
              </w:r>
            </w:del>
            <w:ins w:id="853"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05E66F62" w:rsidR="004F7F15" w:rsidRPr="00675437" w:rsidRDefault="004F7F15" w:rsidP="004F7F15">
            <w:pPr>
              <w:rPr>
                <w:sz w:val="18"/>
                <w:szCs w:val="18"/>
              </w:rPr>
            </w:pPr>
            <w:r w:rsidRPr="00675437">
              <w:rPr>
                <w:color w:val="000000"/>
                <w:sz w:val="18"/>
                <w:szCs w:val="18"/>
              </w:rPr>
              <w:t xml:space="preserve">-36.0 </w:t>
            </w:r>
            <w:del w:id="854" w:author="Parks, Robbie M" w:date="2019-01-10T10:13:00Z">
              <w:r w:rsidRPr="00675437" w:rsidDel="008916F4">
                <w:rPr>
                  <w:color w:val="000000"/>
                  <w:sz w:val="18"/>
                  <w:szCs w:val="18"/>
                </w:rPr>
                <w:delText xml:space="preserve">( </w:delText>
              </w:r>
            </w:del>
            <w:ins w:id="855" w:author="Parks, Robbie M" w:date="2019-01-10T10:13:00Z">
              <w:r w:rsidR="008916F4" w:rsidRPr="00675437">
                <w:rPr>
                  <w:color w:val="000000"/>
                  <w:sz w:val="18"/>
                  <w:szCs w:val="18"/>
                </w:rPr>
                <w:t>(</w:t>
              </w:r>
            </w:ins>
            <w:r w:rsidRPr="00675437">
              <w:rPr>
                <w:color w:val="000000"/>
                <w:sz w:val="18"/>
                <w:szCs w:val="18"/>
              </w:rPr>
              <w:t>-75.0</w:t>
            </w:r>
            <w:del w:id="856" w:author="Parks, Robbie M" w:date="2019-01-10T10:13:00Z">
              <w:r w:rsidRPr="00675437" w:rsidDel="008916F4">
                <w:rPr>
                  <w:color w:val="000000"/>
                  <w:sz w:val="18"/>
                  <w:szCs w:val="18"/>
                </w:rPr>
                <w:delText>,  </w:delText>
              </w:r>
            </w:del>
            <w:ins w:id="85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744BADAF" w:rsidR="004F7F15" w:rsidRPr="00675437" w:rsidRDefault="004F7F15" w:rsidP="004F7F15">
            <w:pPr>
              <w:rPr>
                <w:sz w:val="18"/>
                <w:szCs w:val="18"/>
              </w:rPr>
            </w:pPr>
            <w:r w:rsidRPr="00675437">
              <w:rPr>
                <w:color w:val="000000"/>
                <w:sz w:val="18"/>
                <w:szCs w:val="18"/>
              </w:rPr>
              <w:t xml:space="preserve">34.0 </w:t>
            </w:r>
            <w:del w:id="858" w:author="Parks, Robbie M" w:date="2019-01-10T10:13:00Z">
              <w:r w:rsidRPr="00675437" w:rsidDel="008916F4">
                <w:rPr>
                  <w:color w:val="000000"/>
                  <w:sz w:val="18"/>
                  <w:szCs w:val="18"/>
                </w:rPr>
                <w:delText xml:space="preserve">( </w:delText>
              </w:r>
            </w:del>
            <w:ins w:id="859" w:author="Parks, Robbie M" w:date="2019-01-10T10:13:00Z">
              <w:r w:rsidR="008916F4" w:rsidRPr="00675437">
                <w:rPr>
                  <w:color w:val="000000"/>
                  <w:sz w:val="18"/>
                  <w:szCs w:val="18"/>
                </w:rPr>
                <w:t>(</w:t>
              </w:r>
            </w:ins>
            <w:r w:rsidRPr="00675437">
              <w:rPr>
                <w:color w:val="000000"/>
                <w:sz w:val="18"/>
                <w:szCs w:val="18"/>
              </w:rPr>
              <w:t>-19.0</w:t>
            </w:r>
            <w:del w:id="860" w:author="Parks, Robbie M" w:date="2019-01-10T10:13:00Z">
              <w:r w:rsidRPr="00675437" w:rsidDel="008916F4">
                <w:rPr>
                  <w:color w:val="000000"/>
                  <w:sz w:val="18"/>
                  <w:szCs w:val="18"/>
                </w:rPr>
                <w:delText xml:space="preserve">,  </w:delText>
              </w:r>
            </w:del>
            <w:ins w:id="861" w:author="Parks, Robbie M" w:date="2019-01-10T10:13:00Z">
              <w:r w:rsidR="008916F4" w:rsidRPr="00675437">
                <w:rPr>
                  <w:color w:val="000000"/>
                  <w:sz w:val="18"/>
                  <w:szCs w:val="18"/>
                </w:rPr>
                <w:t xml:space="preserve">, </w:t>
              </w:r>
            </w:ins>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1652FD6D" w:rsidR="004F7F15" w:rsidRPr="00F97057" w:rsidRDefault="004F7F15" w:rsidP="004F7F15">
            <w:pPr>
              <w:rPr>
                <w:sz w:val="18"/>
                <w:szCs w:val="18"/>
              </w:rPr>
            </w:pPr>
            <w:r w:rsidRPr="005D151A">
              <w:rPr>
                <w:color w:val="000000"/>
                <w:sz w:val="18"/>
                <w:szCs w:val="18"/>
              </w:rPr>
              <w:t xml:space="preserve">6.0 </w:t>
            </w:r>
            <w:del w:id="862" w:author="Parks, Robbie M" w:date="2019-01-10T10:13:00Z">
              <w:r w:rsidRPr="005D151A" w:rsidDel="008916F4">
                <w:rPr>
                  <w:color w:val="000000"/>
                  <w:sz w:val="18"/>
                  <w:szCs w:val="18"/>
                </w:rPr>
                <w:delText xml:space="preserve">(   </w:delText>
              </w:r>
            </w:del>
            <w:ins w:id="863" w:author="Parks, Robbie M" w:date="2019-01-10T10:13:00Z">
              <w:r w:rsidR="008916F4" w:rsidRPr="005D151A">
                <w:rPr>
                  <w:color w:val="000000"/>
                  <w:sz w:val="18"/>
                  <w:szCs w:val="18"/>
                </w:rPr>
                <w:t>(</w:t>
              </w:r>
            </w:ins>
            <w:r w:rsidRPr="005D151A">
              <w:rPr>
                <w:color w:val="000000"/>
                <w:sz w:val="18"/>
                <w:szCs w:val="18"/>
              </w:rPr>
              <w:t>3.0</w:t>
            </w:r>
            <w:del w:id="864" w:author="Parks, Robbie M" w:date="2019-01-10T10:13:00Z">
              <w:r w:rsidRPr="005D151A" w:rsidDel="008916F4">
                <w:rPr>
                  <w:color w:val="000000"/>
                  <w:sz w:val="18"/>
                  <w:szCs w:val="18"/>
                </w:rPr>
                <w:delText>,  </w:delText>
              </w:r>
            </w:del>
            <w:ins w:id="865" w:author="Parks, Robbie M" w:date="2019-01-10T10:13:00Z">
              <w:r w:rsidR="008916F4" w:rsidRPr="00F97057">
                <w:rPr>
                  <w:color w:val="000000"/>
                  <w:sz w:val="18"/>
                  <w:szCs w:val="18"/>
                </w:rPr>
                <w:t xml:space="preserve">, </w:t>
              </w:r>
            </w:ins>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08D0F2FA" w:rsidR="004F7F15" w:rsidRPr="00C31A32" w:rsidRDefault="004F7F15" w:rsidP="004F7F15">
            <w:pPr>
              <w:rPr>
                <w:sz w:val="18"/>
                <w:szCs w:val="18"/>
              </w:rPr>
            </w:pPr>
            <w:r w:rsidRPr="00F97057">
              <w:rPr>
                <w:color w:val="000000"/>
                <w:sz w:val="18"/>
                <w:szCs w:val="18"/>
              </w:rPr>
              <w:t xml:space="preserve">5.0 </w:t>
            </w:r>
            <w:del w:id="866" w:author="Parks, Robbie M" w:date="2019-01-10T10:13:00Z">
              <w:r w:rsidRPr="00F97057" w:rsidDel="008916F4">
                <w:rPr>
                  <w:color w:val="000000"/>
                  <w:sz w:val="18"/>
                  <w:szCs w:val="18"/>
                </w:rPr>
                <w:delText xml:space="preserve">(   </w:delText>
              </w:r>
            </w:del>
            <w:ins w:id="867" w:author="Parks, Robbie M" w:date="2019-01-10T10:13:00Z">
              <w:r w:rsidR="008916F4" w:rsidRPr="005B7B7B">
                <w:rPr>
                  <w:color w:val="000000"/>
                  <w:sz w:val="18"/>
                  <w:szCs w:val="18"/>
                </w:rPr>
                <w:t>(</w:t>
              </w:r>
            </w:ins>
            <w:r w:rsidRPr="005B7B7B">
              <w:rPr>
                <w:color w:val="000000"/>
                <w:sz w:val="18"/>
                <w:szCs w:val="18"/>
              </w:rPr>
              <w:t>1.0</w:t>
            </w:r>
            <w:del w:id="868" w:author="Parks, Robbie M" w:date="2019-01-10T10:13:00Z">
              <w:r w:rsidRPr="00000D28" w:rsidDel="008916F4">
                <w:rPr>
                  <w:color w:val="000000"/>
                  <w:sz w:val="18"/>
                  <w:szCs w:val="18"/>
                </w:rPr>
                <w:delText>,  </w:delText>
              </w:r>
            </w:del>
            <w:ins w:id="869" w:author="Parks, Robbie M" w:date="2019-01-10T10:13:00Z">
              <w:r w:rsidR="008916F4" w:rsidRPr="00C31A32">
                <w:rPr>
                  <w:color w:val="000000"/>
                  <w:sz w:val="18"/>
                  <w:szCs w:val="18"/>
                </w:rPr>
                <w:t xml:space="preserve">, </w:t>
              </w:r>
            </w:ins>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53061305" w:rsidR="004F7F15" w:rsidRPr="00E966D2" w:rsidRDefault="004F7F15" w:rsidP="004F7F15">
            <w:pPr>
              <w:rPr>
                <w:sz w:val="18"/>
                <w:szCs w:val="18"/>
              </w:rPr>
            </w:pPr>
            <w:r w:rsidRPr="00C31A32">
              <w:rPr>
                <w:color w:val="000000"/>
                <w:sz w:val="18"/>
                <w:szCs w:val="18"/>
              </w:rPr>
              <w:t xml:space="preserve">76.0 </w:t>
            </w:r>
            <w:del w:id="870" w:author="Parks, Robbie M" w:date="2019-01-10T10:13:00Z">
              <w:r w:rsidRPr="00C31A32" w:rsidDel="008916F4">
                <w:rPr>
                  <w:color w:val="000000"/>
                  <w:sz w:val="18"/>
                  <w:szCs w:val="18"/>
                </w:rPr>
                <w:delText xml:space="preserve">(  </w:delText>
              </w:r>
            </w:del>
            <w:ins w:id="871" w:author="Parks, Robbie M" w:date="2019-01-10T10:13:00Z">
              <w:r w:rsidR="008916F4" w:rsidRPr="006B057A">
                <w:rPr>
                  <w:color w:val="000000"/>
                  <w:sz w:val="18"/>
                  <w:szCs w:val="18"/>
                </w:rPr>
                <w:t>(</w:t>
              </w:r>
            </w:ins>
            <w:r w:rsidRPr="00D91C67">
              <w:rPr>
                <w:color w:val="000000"/>
                <w:sz w:val="18"/>
                <w:szCs w:val="18"/>
              </w:rPr>
              <w:t>59.0</w:t>
            </w:r>
            <w:del w:id="872" w:author="Parks, Robbie M" w:date="2019-01-10T10:13:00Z">
              <w:r w:rsidRPr="00D91C67" w:rsidDel="008916F4">
                <w:rPr>
                  <w:color w:val="000000"/>
                  <w:sz w:val="18"/>
                  <w:szCs w:val="18"/>
                </w:rPr>
                <w:delText xml:space="preserve">,  </w:delText>
              </w:r>
            </w:del>
            <w:ins w:id="873" w:author="Parks, Robbie M" w:date="2019-01-10T10:13:00Z">
              <w:r w:rsidR="008916F4" w:rsidRPr="00D91C67">
                <w:rPr>
                  <w:color w:val="000000"/>
                  <w:sz w:val="18"/>
                  <w:szCs w:val="18"/>
                </w:rPr>
                <w:t xml:space="preserve">, </w:t>
              </w:r>
            </w:ins>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2B149B7B" w:rsidR="004F7F15" w:rsidRPr="00675437" w:rsidRDefault="004F7F15" w:rsidP="004F7F15">
            <w:pPr>
              <w:rPr>
                <w:sz w:val="18"/>
                <w:szCs w:val="18"/>
              </w:rPr>
            </w:pPr>
            <w:r w:rsidRPr="005464C8">
              <w:rPr>
                <w:color w:val="000000"/>
                <w:sz w:val="18"/>
                <w:szCs w:val="18"/>
              </w:rPr>
              <w:t xml:space="preserve">71.0 </w:t>
            </w:r>
            <w:del w:id="874" w:author="Parks, Robbie M" w:date="2019-01-10T10:13:00Z">
              <w:r w:rsidRPr="005464C8" w:rsidDel="008916F4">
                <w:rPr>
                  <w:color w:val="000000"/>
                  <w:sz w:val="18"/>
                  <w:szCs w:val="18"/>
                </w:rPr>
                <w:delText xml:space="preserve">(  </w:delText>
              </w:r>
            </w:del>
            <w:ins w:id="875" w:author="Parks, Robbie M" w:date="2019-01-10T10:13:00Z">
              <w:r w:rsidR="008916F4" w:rsidRPr="00F24740">
                <w:rPr>
                  <w:color w:val="000000"/>
                  <w:sz w:val="18"/>
                  <w:szCs w:val="18"/>
                </w:rPr>
                <w:t>(</w:t>
              </w:r>
            </w:ins>
            <w:r w:rsidRPr="00675437">
              <w:rPr>
                <w:color w:val="000000"/>
                <w:sz w:val="18"/>
                <w:szCs w:val="18"/>
              </w:rPr>
              <w:t>51.0</w:t>
            </w:r>
            <w:del w:id="876" w:author="Parks, Robbie M" w:date="2019-01-10T10:13:00Z">
              <w:r w:rsidRPr="00675437" w:rsidDel="008916F4">
                <w:rPr>
                  <w:color w:val="000000"/>
                  <w:sz w:val="18"/>
                  <w:szCs w:val="18"/>
                </w:rPr>
                <w:delText xml:space="preserve">,  </w:delText>
              </w:r>
            </w:del>
            <w:ins w:id="877"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509D9067" w:rsidR="004F7F15" w:rsidRPr="00675437" w:rsidRDefault="004F7F15" w:rsidP="004F7F15">
            <w:pPr>
              <w:rPr>
                <w:sz w:val="18"/>
                <w:szCs w:val="18"/>
              </w:rPr>
            </w:pPr>
            <w:r w:rsidRPr="00675437">
              <w:rPr>
                <w:color w:val="000000"/>
                <w:sz w:val="18"/>
                <w:szCs w:val="18"/>
              </w:rPr>
              <w:t xml:space="preserve">48.0 </w:t>
            </w:r>
            <w:del w:id="878" w:author="Parks, Robbie M" w:date="2019-01-10T10:13:00Z">
              <w:r w:rsidRPr="00675437" w:rsidDel="008916F4">
                <w:rPr>
                  <w:color w:val="000000"/>
                  <w:sz w:val="18"/>
                  <w:szCs w:val="18"/>
                </w:rPr>
                <w:delText xml:space="preserve">(  </w:delText>
              </w:r>
            </w:del>
            <w:ins w:id="879" w:author="Parks, Robbie M" w:date="2019-01-10T10:13:00Z">
              <w:r w:rsidR="008916F4" w:rsidRPr="00675437">
                <w:rPr>
                  <w:color w:val="000000"/>
                  <w:sz w:val="18"/>
                  <w:szCs w:val="18"/>
                </w:rPr>
                <w:t>(</w:t>
              </w:r>
            </w:ins>
            <w:r w:rsidRPr="00675437">
              <w:rPr>
                <w:color w:val="000000"/>
                <w:sz w:val="18"/>
                <w:szCs w:val="18"/>
              </w:rPr>
              <w:t>32.0</w:t>
            </w:r>
            <w:del w:id="880" w:author="Parks, Robbie M" w:date="2019-01-10T10:13:00Z">
              <w:r w:rsidRPr="00675437" w:rsidDel="008916F4">
                <w:rPr>
                  <w:color w:val="000000"/>
                  <w:sz w:val="18"/>
                  <w:szCs w:val="18"/>
                </w:rPr>
                <w:delText xml:space="preserve">,  </w:delText>
              </w:r>
            </w:del>
            <w:ins w:id="881" w:author="Parks, Robbie M" w:date="2019-01-10T10:13:00Z">
              <w:r w:rsidR="008916F4" w:rsidRPr="00675437">
                <w:rPr>
                  <w:color w:val="000000"/>
                  <w:sz w:val="18"/>
                  <w:szCs w:val="18"/>
                </w:rPr>
                <w:t xml:space="preserve">, </w:t>
              </w:r>
            </w:ins>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47B9ADA3" w:rsidR="004F7F15" w:rsidRPr="00675437" w:rsidRDefault="004F7F15" w:rsidP="004F7F15">
            <w:pPr>
              <w:rPr>
                <w:sz w:val="18"/>
                <w:szCs w:val="18"/>
              </w:rPr>
            </w:pPr>
            <w:r w:rsidRPr="00675437">
              <w:rPr>
                <w:color w:val="000000"/>
                <w:sz w:val="18"/>
                <w:szCs w:val="18"/>
              </w:rPr>
              <w:t xml:space="preserve">65.0 </w:t>
            </w:r>
            <w:del w:id="882" w:author="Parks, Robbie M" w:date="2019-01-10T10:13:00Z">
              <w:r w:rsidRPr="00675437" w:rsidDel="008916F4">
                <w:rPr>
                  <w:color w:val="000000"/>
                  <w:sz w:val="18"/>
                  <w:szCs w:val="18"/>
                </w:rPr>
                <w:delText xml:space="preserve">(  </w:delText>
              </w:r>
            </w:del>
            <w:ins w:id="883" w:author="Parks, Robbie M" w:date="2019-01-10T10:13:00Z">
              <w:r w:rsidR="008916F4" w:rsidRPr="00675437">
                <w:rPr>
                  <w:color w:val="000000"/>
                  <w:sz w:val="18"/>
                  <w:szCs w:val="18"/>
                </w:rPr>
                <w:t>(</w:t>
              </w:r>
            </w:ins>
            <w:r w:rsidRPr="00675437">
              <w:rPr>
                <w:color w:val="000000"/>
                <w:sz w:val="18"/>
                <w:szCs w:val="18"/>
              </w:rPr>
              <w:t>47.0</w:t>
            </w:r>
            <w:del w:id="884" w:author="Parks, Robbie M" w:date="2019-01-10T10:13:00Z">
              <w:r w:rsidRPr="00675437" w:rsidDel="008916F4">
                <w:rPr>
                  <w:color w:val="000000"/>
                  <w:sz w:val="18"/>
                  <w:szCs w:val="18"/>
                </w:rPr>
                <w:delText xml:space="preserve">,  </w:delText>
              </w:r>
            </w:del>
            <w:ins w:id="885" w:author="Parks, Robbie M" w:date="2019-01-10T10:13:00Z">
              <w:r w:rsidR="008916F4" w:rsidRPr="00675437">
                <w:rPr>
                  <w:color w:val="000000"/>
                  <w:sz w:val="18"/>
                  <w:szCs w:val="18"/>
                </w:rPr>
                <w:t xml:space="preserve">, </w:t>
              </w:r>
            </w:ins>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9472779" w:rsidR="004F7F15" w:rsidRPr="00675437" w:rsidRDefault="004F7F15" w:rsidP="004F7F15">
            <w:pPr>
              <w:rPr>
                <w:sz w:val="18"/>
                <w:szCs w:val="18"/>
              </w:rPr>
            </w:pPr>
            <w:r w:rsidRPr="00675437">
              <w:rPr>
                <w:color w:val="000000"/>
                <w:sz w:val="18"/>
                <w:szCs w:val="18"/>
              </w:rPr>
              <w:t xml:space="preserve">73.0 </w:t>
            </w:r>
            <w:del w:id="886" w:author="Parks, Robbie M" w:date="2019-01-10T10:13:00Z">
              <w:r w:rsidRPr="00675437" w:rsidDel="008916F4">
                <w:rPr>
                  <w:color w:val="000000"/>
                  <w:sz w:val="18"/>
                  <w:szCs w:val="18"/>
                </w:rPr>
                <w:delText xml:space="preserve">(  </w:delText>
              </w:r>
            </w:del>
            <w:ins w:id="887" w:author="Parks, Robbie M" w:date="2019-01-10T10:13:00Z">
              <w:r w:rsidR="008916F4" w:rsidRPr="00675437">
                <w:rPr>
                  <w:color w:val="000000"/>
                  <w:sz w:val="18"/>
                  <w:szCs w:val="18"/>
                </w:rPr>
                <w:t>(</w:t>
              </w:r>
            </w:ins>
            <w:r w:rsidRPr="00675437">
              <w:rPr>
                <w:color w:val="000000"/>
                <w:sz w:val="18"/>
                <w:szCs w:val="18"/>
              </w:rPr>
              <w:t>51.0</w:t>
            </w:r>
            <w:del w:id="888" w:author="Parks, Robbie M" w:date="2019-01-10T10:13:00Z">
              <w:r w:rsidRPr="00675437" w:rsidDel="008916F4">
                <w:rPr>
                  <w:color w:val="000000"/>
                  <w:sz w:val="18"/>
                  <w:szCs w:val="18"/>
                </w:rPr>
                <w:delText xml:space="preserve">,  </w:delText>
              </w:r>
            </w:del>
            <w:ins w:id="889" w:author="Parks, Robbie M" w:date="2019-01-10T10:13:00Z">
              <w:r w:rsidR="008916F4" w:rsidRPr="00675437">
                <w:rPr>
                  <w:color w:val="000000"/>
                  <w:sz w:val="18"/>
                  <w:szCs w:val="18"/>
                </w:rPr>
                <w:t xml:space="preserve">, </w:t>
              </w:r>
            </w:ins>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79C21DF4" w:rsidR="004F7F15" w:rsidRPr="00675437" w:rsidRDefault="004F7F15" w:rsidP="004F7F15">
            <w:pPr>
              <w:rPr>
                <w:sz w:val="18"/>
                <w:szCs w:val="18"/>
              </w:rPr>
            </w:pPr>
            <w:r w:rsidRPr="00675437">
              <w:rPr>
                <w:color w:val="000000"/>
                <w:sz w:val="18"/>
                <w:szCs w:val="18"/>
              </w:rPr>
              <w:t xml:space="preserve">23.0 </w:t>
            </w:r>
            <w:del w:id="890" w:author="Parks, Robbie M" w:date="2019-01-10T10:13:00Z">
              <w:r w:rsidRPr="00675437" w:rsidDel="008916F4">
                <w:rPr>
                  <w:color w:val="000000"/>
                  <w:sz w:val="18"/>
                  <w:szCs w:val="18"/>
                </w:rPr>
                <w:delText xml:space="preserve">(   </w:delText>
              </w:r>
            </w:del>
            <w:ins w:id="891" w:author="Parks, Robbie M" w:date="2019-01-10T10:13:00Z">
              <w:r w:rsidR="008916F4" w:rsidRPr="00675437">
                <w:rPr>
                  <w:color w:val="000000"/>
                  <w:sz w:val="18"/>
                  <w:szCs w:val="18"/>
                </w:rPr>
                <w:t>(</w:t>
              </w:r>
            </w:ins>
            <w:r w:rsidRPr="00675437">
              <w:rPr>
                <w:color w:val="000000"/>
                <w:sz w:val="18"/>
                <w:szCs w:val="18"/>
              </w:rPr>
              <w:t>8.0</w:t>
            </w:r>
            <w:del w:id="892" w:author="Parks, Robbie M" w:date="2019-01-10T10:13:00Z">
              <w:r w:rsidRPr="00675437" w:rsidDel="008916F4">
                <w:rPr>
                  <w:color w:val="000000"/>
                  <w:sz w:val="18"/>
                  <w:szCs w:val="18"/>
                </w:rPr>
                <w:delText xml:space="preserve">,  </w:delText>
              </w:r>
            </w:del>
            <w:ins w:id="893" w:author="Parks, Robbie M" w:date="2019-01-10T10:13:00Z">
              <w:r w:rsidR="008916F4" w:rsidRPr="00675437">
                <w:rPr>
                  <w:color w:val="000000"/>
                  <w:sz w:val="18"/>
                  <w:szCs w:val="18"/>
                </w:rPr>
                <w:t xml:space="preserve">, </w:t>
              </w:r>
            </w:ins>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2704010B" w:rsidR="004F7F15" w:rsidRPr="00675437" w:rsidRDefault="004F7F15" w:rsidP="004F7F15">
            <w:pPr>
              <w:rPr>
                <w:sz w:val="18"/>
                <w:szCs w:val="18"/>
              </w:rPr>
            </w:pPr>
            <w:r w:rsidRPr="00675437">
              <w:rPr>
                <w:color w:val="000000"/>
                <w:sz w:val="18"/>
                <w:szCs w:val="18"/>
              </w:rPr>
              <w:t xml:space="preserve">16.0 </w:t>
            </w:r>
            <w:del w:id="894" w:author="Parks, Robbie M" w:date="2019-01-10T10:13:00Z">
              <w:r w:rsidRPr="00675437" w:rsidDel="008916F4">
                <w:rPr>
                  <w:color w:val="000000"/>
                  <w:sz w:val="18"/>
                  <w:szCs w:val="18"/>
                </w:rPr>
                <w:delText xml:space="preserve">(   </w:delText>
              </w:r>
            </w:del>
            <w:ins w:id="895" w:author="Parks, Robbie M" w:date="2019-01-10T10:13:00Z">
              <w:r w:rsidR="008916F4" w:rsidRPr="00675437">
                <w:rPr>
                  <w:color w:val="000000"/>
                  <w:sz w:val="18"/>
                  <w:szCs w:val="18"/>
                </w:rPr>
                <w:t>(</w:t>
              </w:r>
            </w:ins>
            <w:r w:rsidRPr="00675437">
              <w:rPr>
                <w:color w:val="000000"/>
                <w:sz w:val="18"/>
                <w:szCs w:val="18"/>
              </w:rPr>
              <w:t>5.0</w:t>
            </w:r>
            <w:del w:id="896" w:author="Parks, Robbie M" w:date="2019-01-10T10:13:00Z">
              <w:r w:rsidRPr="00675437" w:rsidDel="008916F4">
                <w:rPr>
                  <w:color w:val="000000"/>
                  <w:sz w:val="18"/>
                  <w:szCs w:val="18"/>
                </w:rPr>
                <w:delText xml:space="preserve">,  </w:delText>
              </w:r>
            </w:del>
            <w:ins w:id="897"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5FA8CFF2" w:rsidR="004F7F15" w:rsidRPr="00675437" w:rsidRDefault="004F7F15" w:rsidP="004F7F15">
            <w:pPr>
              <w:rPr>
                <w:sz w:val="18"/>
                <w:szCs w:val="18"/>
              </w:rPr>
            </w:pPr>
            <w:r w:rsidRPr="00675437">
              <w:rPr>
                <w:color w:val="000000"/>
                <w:sz w:val="18"/>
                <w:szCs w:val="18"/>
              </w:rPr>
              <w:t xml:space="preserve">4.0 </w:t>
            </w:r>
            <w:del w:id="898" w:author="Parks, Robbie M" w:date="2019-01-10T10:13:00Z">
              <w:r w:rsidRPr="00675437" w:rsidDel="008916F4">
                <w:rPr>
                  <w:color w:val="000000"/>
                  <w:sz w:val="18"/>
                  <w:szCs w:val="18"/>
                </w:rPr>
                <w:delText xml:space="preserve">(  </w:delText>
              </w:r>
            </w:del>
            <w:ins w:id="899" w:author="Parks, Robbie M" w:date="2019-01-10T10:13:00Z">
              <w:r w:rsidR="008916F4" w:rsidRPr="00675437">
                <w:rPr>
                  <w:color w:val="000000"/>
                  <w:sz w:val="18"/>
                  <w:szCs w:val="18"/>
                </w:rPr>
                <w:t>(</w:t>
              </w:r>
            </w:ins>
            <w:r w:rsidRPr="00675437">
              <w:rPr>
                <w:color w:val="000000"/>
                <w:sz w:val="18"/>
                <w:szCs w:val="18"/>
              </w:rPr>
              <w:t>-4.0</w:t>
            </w:r>
            <w:del w:id="900" w:author="Parks, Robbie M" w:date="2019-01-10T10:13:00Z">
              <w:r w:rsidRPr="00675437" w:rsidDel="008916F4">
                <w:rPr>
                  <w:color w:val="000000"/>
                  <w:sz w:val="18"/>
                  <w:szCs w:val="18"/>
                </w:rPr>
                <w:delText xml:space="preserve">,  </w:delText>
              </w:r>
            </w:del>
            <w:ins w:id="901"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2C2D60FB" w:rsidR="004F7F15" w:rsidRPr="00675437" w:rsidRDefault="004F7F15" w:rsidP="004F7F15">
            <w:pPr>
              <w:rPr>
                <w:sz w:val="18"/>
                <w:szCs w:val="18"/>
              </w:rPr>
            </w:pPr>
            <w:r w:rsidRPr="00675437">
              <w:rPr>
                <w:color w:val="000000"/>
                <w:sz w:val="18"/>
                <w:szCs w:val="18"/>
              </w:rPr>
              <w:t xml:space="preserve">385.0 </w:t>
            </w:r>
            <w:del w:id="902" w:author="Parks, Robbie M" w:date="2019-01-10T10:13:00Z">
              <w:r w:rsidRPr="00675437" w:rsidDel="008916F4">
                <w:rPr>
                  <w:color w:val="000000"/>
                  <w:sz w:val="18"/>
                  <w:szCs w:val="18"/>
                </w:rPr>
                <w:delText xml:space="preserve">( </w:delText>
              </w:r>
            </w:del>
            <w:ins w:id="903" w:author="Parks, Robbie M" w:date="2019-01-10T10:13:00Z">
              <w:r w:rsidR="008916F4" w:rsidRPr="00675437">
                <w:rPr>
                  <w:color w:val="000000"/>
                  <w:sz w:val="18"/>
                  <w:szCs w:val="18"/>
                </w:rPr>
                <w:t>(</w:t>
              </w:r>
            </w:ins>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6A3E65A8" w:rsidR="004F7F15" w:rsidRPr="00675437" w:rsidRDefault="004F7F15" w:rsidP="004F7F15">
            <w:pPr>
              <w:rPr>
                <w:sz w:val="18"/>
                <w:szCs w:val="18"/>
              </w:rPr>
            </w:pPr>
            <w:r w:rsidRPr="00675437">
              <w:rPr>
                <w:color w:val="000000"/>
                <w:sz w:val="18"/>
                <w:szCs w:val="18"/>
              </w:rPr>
              <w:t xml:space="preserve">1.0 </w:t>
            </w:r>
            <w:del w:id="904" w:author="Parks, Robbie M" w:date="2019-01-10T10:13:00Z">
              <w:r w:rsidRPr="00675437" w:rsidDel="008916F4">
                <w:rPr>
                  <w:color w:val="000000"/>
                  <w:sz w:val="18"/>
                  <w:szCs w:val="18"/>
                </w:rPr>
                <w:delText xml:space="preserve">(  </w:delText>
              </w:r>
            </w:del>
            <w:ins w:id="905" w:author="Parks, Robbie M" w:date="2019-01-10T10:13:00Z">
              <w:r w:rsidR="008916F4" w:rsidRPr="00675437">
                <w:rPr>
                  <w:color w:val="000000"/>
                  <w:sz w:val="18"/>
                  <w:szCs w:val="18"/>
                </w:rPr>
                <w:t>(</w:t>
              </w:r>
            </w:ins>
            <w:r w:rsidRPr="00675437">
              <w:rPr>
                <w:color w:val="000000"/>
                <w:sz w:val="18"/>
                <w:szCs w:val="18"/>
              </w:rPr>
              <w:t>-1.0</w:t>
            </w:r>
            <w:del w:id="906" w:author="Parks, Robbie M" w:date="2019-01-10T10:13:00Z">
              <w:r w:rsidRPr="00675437" w:rsidDel="008916F4">
                <w:rPr>
                  <w:color w:val="000000"/>
                  <w:sz w:val="18"/>
                  <w:szCs w:val="18"/>
                </w:rPr>
                <w:delText>,  </w:delText>
              </w:r>
            </w:del>
            <w:ins w:id="90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76CEC9B3" w:rsidR="004F7F15" w:rsidRPr="00675437" w:rsidRDefault="004F7F15" w:rsidP="004F7F15">
            <w:pPr>
              <w:rPr>
                <w:sz w:val="18"/>
                <w:szCs w:val="18"/>
              </w:rPr>
            </w:pPr>
            <w:r w:rsidRPr="00675437">
              <w:rPr>
                <w:color w:val="000000"/>
                <w:sz w:val="18"/>
                <w:szCs w:val="18"/>
              </w:rPr>
              <w:t xml:space="preserve">4.0 </w:t>
            </w:r>
            <w:del w:id="908" w:author="Parks, Robbie M" w:date="2019-01-10T10:13:00Z">
              <w:r w:rsidRPr="00675437" w:rsidDel="008916F4">
                <w:rPr>
                  <w:color w:val="000000"/>
                  <w:sz w:val="18"/>
                  <w:szCs w:val="18"/>
                </w:rPr>
                <w:delText xml:space="preserve">(   </w:delText>
              </w:r>
            </w:del>
            <w:ins w:id="909" w:author="Parks, Robbie M" w:date="2019-01-10T10:13:00Z">
              <w:r w:rsidR="008916F4" w:rsidRPr="00675437">
                <w:rPr>
                  <w:color w:val="000000"/>
                  <w:sz w:val="18"/>
                  <w:szCs w:val="18"/>
                </w:rPr>
                <w:t>(</w:t>
              </w:r>
            </w:ins>
            <w:r w:rsidRPr="00675437">
              <w:rPr>
                <w:color w:val="000000"/>
                <w:sz w:val="18"/>
                <w:szCs w:val="18"/>
              </w:rPr>
              <w:t>1.0</w:t>
            </w:r>
            <w:del w:id="910" w:author="Parks, Robbie M" w:date="2019-01-10T10:13:00Z">
              <w:r w:rsidRPr="00675437" w:rsidDel="008916F4">
                <w:rPr>
                  <w:color w:val="000000"/>
                  <w:sz w:val="18"/>
                  <w:szCs w:val="18"/>
                </w:rPr>
                <w:delText>,  </w:delText>
              </w:r>
            </w:del>
            <w:ins w:id="911"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761CD8E7" w:rsidR="004F7F15" w:rsidRPr="00675437" w:rsidRDefault="004F7F15" w:rsidP="004F7F15">
            <w:pPr>
              <w:rPr>
                <w:sz w:val="18"/>
                <w:szCs w:val="18"/>
              </w:rPr>
            </w:pPr>
            <w:r w:rsidRPr="00675437">
              <w:rPr>
                <w:color w:val="000000"/>
                <w:sz w:val="18"/>
                <w:szCs w:val="18"/>
              </w:rPr>
              <w:t xml:space="preserve">18.0 </w:t>
            </w:r>
            <w:del w:id="912" w:author="Parks, Robbie M" w:date="2019-01-10T10:13:00Z">
              <w:r w:rsidRPr="00675437" w:rsidDel="008916F4">
                <w:rPr>
                  <w:color w:val="000000"/>
                  <w:sz w:val="18"/>
                  <w:szCs w:val="18"/>
                </w:rPr>
                <w:delText xml:space="preserve">(   </w:delText>
              </w:r>
            </w:del>
            <w:ins w:id="913" w:author="Parks, Robbie M" w:date="2019-01-10T10:13:00Z">
              <w:r w:rsidR="008916F4" w:rsidRPr="00675437">
                <w:rPr>
                  <w:color w:val="000000"/>
                  <w:sz w:val="18"/>
                  <w:szCs w:val="18"/>
                </w:rPr>
                <w:t>(</w:t>
              </w:r>
            </w:ins>
            <w:r w:rsidRPr="00675437">
              <w:rPr>
                <w:color w:val="000000"/>
                <w:sz w:val="18"/>
                <w:szCs w:val="18"/>
              </w:rPr>
              <w:t>8.0</w:t>
            </w:r>
            <w:del w:id="914" w:author="Parks, Robbie M" w:date="2019-01-10T10:13:00Z">
              <w:r w:rsidRPr="00675437" w:rsidDel="008916F4">
                <w:rPr>
                  <w:color w:val="000000"/>
                  <w:sz w:val="18"/>
                  <w:szCs w:val="18"/>
                </w:rPr>
                <w:delText xml:space="preserve">,  </w:delText>
              </w:r>
            </w:del>
            <w:ins w:id="915" w:author="Parks, Robbie M" w:date="2019-01-10T10:13:00Z">
              <w:r w:rsidR="008916F4" w:rsidRPr="00675437">
                <w:rPr>
                  <w:color w:val="000000"/>
                  <w:sz w:val="18"/>
                  <w:szCs w:val="18"/>
                </w:rPr>
                <w:t xml:space="preserve">, </w:t>
              </w:r>
            </w:ins>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4BB9FFF1" w:rsidR="004F7F15" w:rsidRPr="00675437" w:rsidRDefault="004F7F15" w:rsidP="004F7F15">
            <w:pPr>
              <w:rPr>
                <w:sz w:val="18"/>
                <w:szCs w:val="18"/>
              </w:rPr>
            </w:pPr>
            <w:r w:rsidRPr="00675437">
              <w:rPr>
                <w:color w:val="000000"/>
                <w:sz w:val="18"/>
                <w:szCs w:val="18"/>
              </w:rPr>
              <w:t xml:space="preserve">4.0 </w:t>
            </w:r>
            <w:del w:id="916" w:author="Parks, Robbie M" w:date="2019-01-10T10:13:00Z">
              <w:r w:rsidRPr="00675437" w:rsidDel="008916F4">
                <w:rPr>
                  <w:color w:val="000000"/>
                  <w:sz w:val="18"/>
                  <w:szCs w:val="18"/>
                </w:rPr>
                <w:delText xml:space="preserve">(  </w:delText>
              </w:r>
            </w:del>
            <w:ins w:id="917" w:author="Parks, Robbie M" w:date="2019-01-10T10:13:00Z">
              <w:r w:rsidR="008916F4" w:rsidRPr="00675437">
                <w:rPr>
                  <w:color w:val="000000"/>
                  <w:sz w:val="18"/>
                  <w:szCs w:val="18"/>
                </w:rPr>
                <w:t>(</w:t>
              </w:r>
            </w:ins>
            <w:r w:rsidRPr="00675437">
              <w:rPr>
                <w:color w:val="000000"/>
                <w:sz w:val="18"/>
                <w:szCs w:val="18"/>
              </w:rPr>
              <w:t>-6.0</w:t>
            </w:r>
            <w:del w:id="918" w:author="Parks, Robbie M" w:date="2019-01-10T10:13:00Z">
              <w:r w:rsidRPr="00675437" w:rsidDel="008916F4">
                <w:rPr>
                  <w:color w:val="000000"/>
                  <w:sz w:val="18"/>
                  <w:szCs w:val="18"/>
                </w:rPr>
                <w:delText xml:space="preserve">,  </w:delText>
              </w:r>
            </w:del>
            <w:ins w:id="919"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399C9B4A" w:rsidR="004F7F15" w:rsidRPr="00675437" w:rsidRDefault="004F7F15" w:rsidP="004F7F15">
            <w:pPr>
              <w:rPr>
                <w:sz w:val="18"/>
                <w:szCs w:val="18"/>
              </w:rPr>
            </w:pPr>
            <w:r w:rsidRPr="00675437">
              <w:rPr>
                <w:color w:val="000000"/>
                <w:sz w:val="18"/>
                <w:szCs w:val="18"/>
              </w:rPr>
              <w:t xml:space="preserve">4.0 </w:t>
            </w:r>
            <w:del w:id="920" w:author="Parks, Robbie M" w:date="2019-01-10T10:13:00Z">
              <w:r w:rsidRPr="00675437" w:rsidDel="008916F4">
                <w:rPr>
                  <w:color w:val="000000"/>
                  <w:sz w:val="18"/>
                  <w:szCs w:val="18"/>
                </w:rPr>
                <w:delText xml:space="preserve">(  </w:delText>
              </w:r>
            </w:del>
            <w:ins w:id="921" w:author="Parks, Robbie M" w:date="2019-01-10T10:13:00Z">
              <w:r w:rsidR="008916F4" w:rsidRPr="00675437">
                <w:rPr>
                  <w:color w:val="000000"/>
                  <w:sz w:val="18"/>
                  <w:szCs w:val="18"/>
                </w:rPr>
                <w:t>(</w:t>
              </w:r>
            </w:ins>
            <w:r w:rsidRPr="00675437">
              <w:rPr>
                <w:color w:val="000000"/>
                <w:sz w:val="18"/>
                <w:szCs w:val="18"/>
              </w:rPr>
              <w:t>-3.0</w:t>
            </w:r>
            <w:del w:id="922" w:author="Parks, Robbie M" w:date="2019-01-10T10:13:00Z">
              <w:r w:rsidRPr="00675437" w:rsidDel="008916F4">
                <w:rPr>
                  <w:color w:val="000000"/>
                  <w:sz w:val="18"/>
                  <w:szCs w:val="18"/>
                </w:rPr>
                <w:delText xml:space="preserve">,  </w:delText>
              </w:r>
            </w:del>
            <w:ins w:id="923"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47FE3E73" w:rsidR="004F7F15" w:rsidRPr="00675437" w:rsidRDefault="004F7F15" w:rsidP="004F7F15">
            <w:pPr>
              <w:rPr>
                <w:sz w:val="18"/>
                <w:szCs w:val="18"/>
              </w:rPr>
            </w:pPr>
            <w:r w:rsidRPr="00675437">
              <w:rPr>
                <w:color w:val="000000"/>
                <w:sz w:val="18"/>
                <w:szCs w:val="18"/>
              </w:rPr>
              <w:t xml:space="preserve">5.0 </w:t>
            </w:r>
            <w:del w:id="924" w:author="Parks, Robbie M" w:date="2019-01-10T10:13:00Z">
              <w:r w:rsidRPr="00675437" w:rsidDel="008916F4">
                <w:rPr>
                  <w:color w:val="000000"/>
                  <w:sz w:val="18"/>
                  <w:szCs w:val="18"/>
                </w:rPr>
                <w:delText xml:space="preserve">(  </w:delText>
              </w:r>
            </w:del>
            <w:ins w:id="925" w:author="Parks, Robbie M" w:date="2019-01-10T10:13:00Z">
              <w:r w:rsidR="008916F4" w:rsidRPr="00675437">
                <w:rPr>
                  <w:color w:val="000000"/>
                  <w:sz w:val="18"/>
                  <w:szCs w:val="18"/>
                </w:rPr>
                <w:t>(</w:t>
              </w:r>
            </w:ins>
            <w:r w:rsidRPr="00675437">
              <w:rPr>
                <w:color w:val="000000"/>
                <w:sz w:val="18"/>
                <w:szCs w:val="18"/>
              </w:rPr>
              <w:t>-5.0</w:t>
            </w:r>
            <w:del w:id="926" w:author="Parks, Robbie M" w:date="2019-01-10T10:13:00Z">
              <w:r w:rsidRPr="00675437" w:rsidDel="008916F4">
                <w:rPr>
                  <w:color w:val="000000"/>
                  <w:sz w:val="18"/>
                  <w:szCs w:val="18"/>
                </w:rPr>
                <w:delText xml:space="preserve">,  </w:delText>
              </w:r>
            </w:del>
            <w:ins w:id="927"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7FAE9013" w:rsidR="004F7F15" w:rsidRPr="00675437" w:rsidRDefault="004F7F15" w:rsidP="004F7F15">
            <w:pPr>
              <w:rPr>
                <w:sz w:val="18"/>
                <w:szCs w:val="18"/>
              </w:rPr>
            </w:pPr>
            <w:r w:rsidRPr="00675437">
              <w:rPr>
                <w:color w:val="000000"/>
                <w:sz w:val="18"/>
                <w:szCs w:val="18"/>
              </w:rPr>
              <w:t xml:space="preserve">3.0 </w:t>
            </w:r>
            <w:del w:id="928" w:author="Parks, Robbie M" w:date="2019-01-10T10:13:00Z">
              <w:r w:rsidRPr="00675437" w:rsidDel="008916F4">
                <w:rPr>
                  <w:color w:val="000000"/>
                  <w:sz w:val="18"/>
                  <w:szCs w:val="18"/>
                </w:rPr>
                <w:delText xml:space="preserve">(  </w:delText>
              </w:r>
            </w:del>
            <w:ins w:id="929" w:author="Parks, Robbie M" w:date="2019-01-10T10:13:00Z">
              <w:r w:rsidR="008916F4" w:rsidRPr="00675437">
                <w:rPr>
                  <w:color w:val="000000"/>
                  <w:sz w:val="18"/>
                  <w:szCs w:val="18"/>
                </w:rPr>
                <w:t>(</w:t>
              </w:r>
            </w:ins>
            <w:r w:rsidRPr="00675437">
              <w:rPr>
                <w:color w:val="000000"/>
                <w:sz w:val="18"/>
                <w:szCs w:val="18"/>
              </w:rPr>
              <w:t>-7.0</w:t>
            </w:r>
            <w:del w:id="930" w:author="Parks, Robbie M" w:date="2019-01-10T10:13:00Z">
              <w:r w:rsidRPr="00675437" w:rsidDel="008916F4">
                <w:rPr>
                  <w:color w:val="000000"/>
                  <w:sz w:val="18"/>
                  <w:szCs w:val="18"/>
                </w:rPr>
                <w:delText xml:space="preserve">,  </w:delText>
              </w:r>
            </w:del>
            <w:ins w:id="931"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66DA21FC" w:rsidR="004F7F15" w:rsidRPr="00675437" w:rsidRDefault="004F7F15" w:rsidP="004F7F15">
            <w:pPr>
              <w:rPr>
                <w:sz w:val="18"/>
                <w:szCs w:val="18"/>
              </w:rPr>
            </w:pPr>
            <w:r w:rsidRPr="00675437">
              <w:rPr>
                <w:color w:val="000000"/>
                <w:sz w:val="18"/>
                <w:szCs w:val="18"/>
              </w:rPr>
              <w:t xml:space="preserve">12.0 </w:t>
            </w:r>
            <w:del w:id="932" w:author="Parks, Robbie M" w:date="2019-01-10T10:13:00Z">
              <w:r w:rsidRPr="00675437" w:rsidDel="008916F4">
                <w:rPr>
                  <w:color w:val="000000"/>
                  <w:sz w:val="18"/>
                  <w:szCs w:val="18"/>
                </w:rPr>
                <w:delText xml:space="preserve">(   </w:delText>
              </w:r>
            </w:del>
            <w:ins w:id="933" w:author="Parks, Robbie M" w:date="2019-01-10T10:13:00Z">
              <w:r w:rsidR="008916F4" w:rsidRPr="00675437">
                <w:rPr>
                  <w:color w:val="000000"/>
                  <w:sz w:val="18"/>
                  <w:szCs w:val="18"/>
                </w:rPr>
                <w:t>(</w:t>
              </w:r>
            </w:ins>
            <w:r w:rsidRPr="00675437">
              <w:rPr>
                <w:color w:val="000000"/>
                <w:sz w:val="18"/>
                <w:szCs w:val="18"/>
              </w:rPr>
              <w:t>4.0</w:t>
            </w:r>
            <w:del w:id="934" w:author="Parks, Robbie M" w:date="2019-01-10T10:13:00Z">
              <w:r w:rsidRPr="00675437" w:rsidDel="008916F4">
                <w:rPr>
                  <w:color w:val="000000"/>
                  <w:sz w:val="18"/>
                  <w:szCs w:val="18"/>
                </w:rPr>
                <w:delText xml:space="preserve">,  </w:delText>
              </w:r>
            </w:del>
            <w:ins w:id="935" w:author="Parks, Robbie M" w:date="2019-01-10T10:13:00Z">
              <w:r w:rsidR="008916F4" w:rsidRPr="00675437">
                <w:rPr>
                  <w:color w:val="000000"/>
                  <w:sz w:val="18"/>
                  <w:szCs w:val="18"/>
                </w:rPr>
                <w:t xml:space="preserve">, </w:t>
              </w:r>
            </w:ins>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956AEC4" w:rsidR="004F7F15" w:rsidRPr="00675437" w:rsidRDefault="004F7F15" w:rsidP="004F7F15">
            <w:pPr>
              <w:rPr>
                <w:sz w:val="18"/>
                <w:szCs w:val="18"/>
              </w:rPr>
            </w:pPr>
            <w:r w:rsidRPr="00675437">
              <w:rPr>
                <w:color w:val="000000"/>
                <w:sz w:val="18"/>
                <w:szCs w:val="18"/>
              </w:rPr>
              <w:t xml:space="preserve">7.0 </w:t>
            </w:r>
            <w:del w:id="936" w:author="Parks, Robbie M" w:date="2019-01-10T10:13:00Z">
              <w:r w:rsidRPr="00675437" w:rsidDel="008916F4">
                <w:rPr>
                  <w:color w:val="000000"/>
                  <w:sz w:val="18"/>
                  <w:szCs w:val="18"/>
                </w:rPr>
                <w:delText xml:space="preserve">(   </w:delText>
              </w:r>
            </w:del>
            <w:ins w:id="937" w:author="Parks, Robbie M" w:date="2019-01-10T10:13:00Z">
              <w:r w:rsidR="008916F4" w:rsidRPr="00675437">
                <w:rPr>
                  <w:color w:val="000000"/>
                  <w:sz w:val="18"/>
                  <w:szCs w:val="18"/>
                </w:rPr>
                <w:t>(</w:t>
              </w:r>
            </w:ins>
            <w:r w:rsidRPr="00675437">
              <w:rPr>
                <w:color w:val="000000"/>
                <w:sz w:val="18"/>
                <w:szCs w:val="18"/>
              </w:rPr>
              <w:t>0.0</w:t>
            </w:r>
            <w:del w:id="938" w:author="Parks, Robbie M" w:date="2019-01-10T10:13:00Z">
              <w:r w:rsidRPr="00675437" w:rsidDel="008916F4">
                <w:rPr>
                  <w:color w:val="000000"/>
                  <w:sz w:val="18"/>
                  <w:szCs w:val="18"/>
                </w:rPr>
                <w:delText xml:space="preserve">,  </w:delText>
              </w:r>
            </w:del>
            <w:ins w:id="939" w:author="Parks, Robbie M" w:date="2019-01-10T10:13:00Z">
              <w:r w:rsidR="008916F4" w:rsidRPr="00675437">
                <w:rPr>
                  <w:color w:val="000000"/>
                  <w:sz w:val="18"/>
                  <w:szCs w:val="18"/>
                </w:rPr>
                <w:t xml:space="preserve">, </w:t>
              </w:r>
            </w:ins>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6D7B7675" w:rsidR="004F7F15" w:rsidRPr="00675437" w:rsidRDefault="004F7F15" w:rsidP="004F7F15">
            <w:pPr>
              <w:rPr>
                <w:sz w:val="18"/>
                <w:szCs w:val="18"/>
              </w:rPr>
            </w:pPr>
            <w:r w:rsidRPr="00675437">
              <w:rPr>
                <w:color w:val="000000"/>
                <w:sz w:val="18"/>
                <w:szCs w:val="18"/>
              </w:rPr>
              <w:t xml:space="preserve">5.0 </w:t>
            </w:r>
            <w:del w:id="940" w:author="Parks, Robbie M" w:date="2019-01-10T10:13:00Z">
              <w:r w:rsidRPr="00675437" w:rsidDel="008916F4">
                <w:rPr>
                  <w:color w:val="000000"/>
                  <w:sz w:val="18"/>
                  <w:szCs w:val="18"/>
                </w:rPr>
                <w:delText xml:space="preserve">(  </w:delText>
              </w:r>
            </w:del>
            <w:ins w:id="941" w:author="Parks, Robbie M" w:date="2019-01-10T10:13:00Z">
              <w:r w:rsidR="008916F4" w:rsidRPr="00675437">
                <w:rPr>
                  <w:color w:val="000000"/>
                  <w:sz w:val="18"/>
                  <w:szCs w:val="18"/>
                </w:rPr>
                <w:t>(</w:t>
              </w:r>
            </w:ins>
            <w:r w:rsidRPr="00675437">
              <w:rPr>
                <w:color w:val="000000"/>
                <w:sz w:val="18"/>
                <w:szCs w:val="18"/>
              </w:rPr>
              <w:t>-1.0</w:t>
            </w:r>
            <w:del w:id="942" w:author="Parks, Robbie M" w:date="2019-01-10T10:13:00Z">
              <w:r w:rsidRPr="00675437" w:rsidDel="008916F4">
                <w:rPr>
                  <w:color w:val="000000"/>
                  <w:sz w:val="18"/>
                  <w:szCs w:val="18"/>
                </w:rPr>
                <w:delText xml:space="preserve">,  </w:delText>
              </w:r>
            </w:del>
            <w:ins w:id="943" w:author="Parks, Robbie M" w:date="2019-01-10T10:13:00Z">
              <w:r w:rsidR="008916F4" w:rsidRPr="00675437">
                <w:rPr>
                  <w:color w:val="000000"/>
                  <w:sz w:val="18"/>
                  <w:szCs w:val="18"/>
                </w:rPr>
                <w:t xml:space="preserve">, </w:t>
              </w:r>
            </w:ins>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347C5DDE" w:rsidR="004F7F15" w:rsidRPr="00675437" w:rsidRDefault="004F7F15" w:rsidP="004F7F15">
            <w:pPr>
              <w:rPr>
                <w:sz w:val="18"/>
                <w:szCs w:val="18"/>
              </w:rPr>
            </w:pPr>
            <w:r w:rsidRPr="00675437">
              <w:rPr>
                <w:color w:val="000000"/>
                <w:sz w:val="18"/>
                <w:szCs w:val="18"/>
              </w:rPr>
              <w:t xml:space="preserve">63.0 </w:t>
            </w:r>
            <w:del w:id="944" w:author="Parks, Robbie M" w:date="2019-01-10T10:13:00Z">
              <w:r w:rsidRPr="00675437" w:rsidDel="008916F4">
                <w:rPr>
                  <w:color w:val="000000"/>
                  <w:sz w:val="18"/>
                  <w:szCs w:val="18"/>
                </w:rPr>
                <w:delText xml:space="preserve">(  </w:delText>
              </w:r>
            </w:del>
            <w:ins w:id="945" w:author="Parks, Robbie M" w:date="2019-01-10T10:13:00Z">
              <w:r w:rsidR="008916F4" w:rsidRPr="00675437">
                <w:rPr>
                  <w:color w:val="000000"/>
                  <w:sz w:val="18"/>
                  <w:szCs w:val="18"/>
                </w:rPr>
                <w:t>(</w:t>
              </w:r>
            </w:ins>
            <w:r w:rsidRPr="00675437">
              <w:rPr>
                <w:color w:val="000000"/>
                <w:sz w:val="18"/>
                <w:szCs w:val="18"/>
              </w:rPr>
              <w:t>39.0</w:t>
            </w:r>
            <w:del w:id="946" w:author="Parks, Robbie M" w:date="2019-01-10T10:13:00Z">
              <w:r w:rsidRPr="00675437" w:rsidDel="008916F4">
                <w:rPr>
                  <w:color w:val="000000"/>
                  <w:sz w:val="18"/>
                  <w:szCs w:val="18"/>
                </w:rPr>
                <w:delText xml:space="preserve">,  </w:delText>
              </w:r>
            </w:del>
            <w:ins w:id="947" w:author="Parks, Robbie M" w:date="2019-01-10T10:13:00Z">
              <w:r w:rsidR="008916F4" w:rsidRPr="00675437">
                <w:rPr>
                  <w:color w:val="000000"/>
                  <w:sz w:val="18"/>
                  <w:szCs w:val="18"/>
                </w:rPr>
                <w:t xml:space="preserve">, </w:t>
              </w:r>
            </w:ins>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2229CEC3" w:rsidR="004F7F15" w:rsidRPr="00F97057" w:rsidRDefault="004F7F15" w:rsidP="004F7F15">
            <w:pPr>
              <w:rPr>
                <w:sz w:val="18"/>
                <w:szCs w:val="18"/>
              </w:rPr>
            </w:pPr>
            <w:r w:rsidRPr="005D151A">
              <w:rPr>
                <w:color w:val="000000"/>
                <w:sz w:val="18"/>
                <w:szCs w:val="18"/>
              </w:rPr>
              <w:t xml:space="preserve">0.0 </w:t>
            </w:r>
            <w:del w:id="948" w:author="Parks, Robbie M" w:date="2019-01-10T10:13:00Z">
              <w:r w:rsidRPr="005D151A" w:rsidDel="008916F4">
                <w:rPr>
                  <w:color w:val="000000"/>
                  <w:sz w:val="18"/>
                  <w:szCs w:val="18"/>
                </w:rPr>
                <w:delText xml:space="preserve">(   </w:delText>
              </w:r>
            </w:del>
            <w:ins w:id="949" w:author="Parks, Robbie M" w:date="2019-01-10T10:13:00Z">
              <w:r w:rsidR="008916F4" w:rsidRPr="005D151A">
                <w:rPr>
                  <w:color w:val="000000"/>
                  <w:sz w:val="18"/>
                  <w:szCs w:val="18"/>
                </w:rPr>
                <w:t>(</w:t>
              </w:r>
            </w:ins>
            <w:r w:rsidRPr="005D151A">
              <w:rPr>
                <w:color w:val="000000"/>
                <w:sz w:val="18"/>
                <w:szCs w:val="18"/>
              </w:rPr>
              <w:t>0.0</w:t>
            </w:r>
            <w:del w:id="950" w:author="Parks, Robbie M" w:date="2019-01-10T10:13:00Z">
              <w:r w:rsidRPr="005D151A" w:rsidDel="008916F4">
                <w:rPr>
                  <w:color w:val="000000"/>
                  <w:sz w:val="18"/>
                  <w:szCs w:val="18"/>
                </w:rPr>
                <w:delText>,  </w:delText>
              </w:r>
            </w:del>
            <w:ins w:id="951" w:author="Parks, Robbie M" w:date="2019-01-10T10:13:00Z">
              <w:r w:rsidR="008916F4" w:rsidRPr="00F97057">
                <w:rPr>
                  <w:color w:val="000000"/>
                  <w:sz w:val="18"/>
                  <w:szCs w:val="18"/>
                </w:rPr>
                <w:t xml:space="preserve">, </w:t>
              </w:r>
            </w:ins>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38EDE2C3" w:rsidR="004F7F15" w:rsidRPr="00C31A32" w:rsidRDefault="004F7F15" w:rsidP="004F7F15">
            <w:pPr>
              <w:rPr>
                <w:sz w:val="18"/>
                <w:szCs w:val="18"/>
              </w:rPr>
            </w:pPr>
            <w:r w:rsidRPr="00F97057">
              <w:rPr>
                <w:color w:val="000000"/>
                <w:sz w:val="18"/>
                <w:szCs w:val="18"/>
              </w:rPr>
              <w:t xml:space="preserve">0.0 </w:t>
            </w:r>
            <w:del w:id="952" w:author="Parks, Robbie M" w:date="2019-01-10T10:13:00Z">
              <w:r w:rsidRPr="005B7B7B" w:rsidDel="008916F4">
                <w:rPr>
                  <w:color w:val="000000"/>
                  <w:sz w:val="18"/>
                  <w:szCs w:val="18"/>
                </w:rPr>
                <w:delText xml:space="preserve">(   </w:delText>
              </w:r>
            </w:del>
            <w:ins w:id="953" w:author="Parks, Robbie M" w:date="2019-01-10T10:13:00Z">
              <w:r w:rsidR="008916F4" w:rsidRPr="005B7B7B">
                <w:rPr>
                  <w:color w:val="000000"/>
                  <w:sz w:val="18"/>
                  <w:szCs w:val="18"/>
                </w:rPr>
                <w:t>(</w:t>
              </w:r>
            </w:ins>
            <w:r w:rsidRPr="00000D28">
              <w:rPr>
                <w:color w:val="000000"/>
                <w:sz w:val="18"/>
                <w:szCs w:val="18"/>
              </w:rPr>
              <w:t>0.0</w:t>
            </w:r>
            <w:del w:id="954" w:author="Parks, Robbie M" w:date="2019-01-10T10:13:00Z">
              <w:r w:rsidRPr="00C31A32" w:rsidDel="008916F4">
                <w:rPr>
                  <w:color w:val="000000"/>
                  <w:sz w:val="18"/>
                  <w:szCs w:val="18"/>
                </w:rPr>
                <w:delText>,  </w:delText>
              </w:r>
            </w:del>
            <w:ins w:id="955" w:author="Parks, Robbie M" w:date="2019-01-10T10:13:00Z">
              <w:r w:rsidR="008916F4" w:rsidRPr="00C31A32">
                <w:rPr>
                  <w:color w:val="000000"/>
                  <w:sz w:val="18"/>
                  <w:szCs w:val="18"/>
                </w:rPr>
                <w:t xml:space="preserve">, </w:t>
              </w:r>
            </w:ins>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921171A" w:rsidR="004F7F15" w:rsidRPr="00AB5EE2" w:rsidRDefault="004F7F15" w:rsidP="004F7F15">
            <w:pPr>
              <w:rPr>
                <w:sz w:val="18"/>
                <w:szCs w:val="18"/>
              </w:rPr>
            </w:pPr>
            <w:r w:rsidRPr="00C31A32">
              <w:rPr>
                <w:color w:val="000000"/>
                <w:sz w:val="18"/>
                <w:szCs w:val="18"/>
              </w:rPr>
              <w:t xml:space="preserve">2.0 </w:t>
            </w:r>
            <w:del w:id="956" w:author="Parks, Robbie M" w:date="2019-01-10T10:13:00Z">
              <w:r w:rsidRPr="006B057A" w:rsidDel="008916F4">
                <w:rPr>
                  <w:color w:val="000000"/>
                  <w:sz w:val="18"/>
                  <w:szCs w:val="18"/>
                </w:rPr>
                <w:delText xml:space="preserve">(   </w:delText>
              </w:r>
            </w:del>
            <w:ins w:id="957" w:author="Parks, Robbie M" w:date="2019-01-10T10:13:00Z">
              <w:r w:rsidR="008916F4" w:rsidRPr="00D91C67">
                <w:rPr>
                  <w:color w:val="000000"/>
                  <w:sz w:val="18"/>
                  <w:szCs w:val="18"/>
                </w:rPr>
                <w:t>(</w:t>
              </w:r>
            </w:ins>
            <w:r w:rsidRPr="00D91C67">
              <w:rPr>
                <w:color w:val="000000"/>
                <w:sz w:val="18"/>
                <w:szCs w:val="18"/>
              </w:rPr>
              <w:t>0.0</w:t>
            </w:r>
            <w:del w:id="958" w:author="Parks, Robbie M" w:date="2019-01-10T10:13:00Z">
              <w:r w:rsidRPr="00D91C67" w:rsidDel="008916F4">
                <w:rPr>
                  <w:color w:val="000000"/>
                  <w:sz w:val="18"/>
                  <w:szCs w:val="18"/>
                </w:rPr>
                <w:delText>,  </w:delText>
              </w:r>
            </w:del>
            <w:ins w:id="959" w:author="Parks, Robbie M" w:date="2019-01-10T10:13:00Z">
              <w:r w:rsidR="008916F4" w:rsidRPr="00AB5EE2">
                <w:rPr>
                  <w:color w:val="000000"/>
                  <w:sz w:val="18"/>
                  <w:szCs w:val="18"/>
                </w:rPr>
                <w:t xml:space="preserve">, </w:t>
              </w:r>
            </w:ins>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800621" w:rsidR="004F7F15" w:rsidRPr="008F55DF" w:rsidRDefault="004F7F15" w:rsidP="004F7F15">
            <w:pPr>
              <w:rPr>
                <w:sz w:val="18"/>
                <w:szCs w:val="18"/>
              </w:rPr>
            </w:pPr>
            <w:r w:rsidRPr="003C6E2A">
              <w:rPr>
                <w:color w:val="000000"/>
                <w:sz w:val="18"/>
                <w:szCs w:val="18"/>
              </w:rPr>
              <w:t xml:space="preserve">3.0 </w:t>
            </w:r>
            <w:del w:id="960" w:author="Parks, Robbie M" w:date="2019-01-10T10:13:00Z">
              <w:r w:rsidRPr="008F55DF" w:rsidDel="008916F4">
                <w:rPr>
                  <w:color w:val="000000"/>
                  <w:sz w:val="18"/>
                  <w:szCs w:val="18"/>
                </w:rPr>
                <w:delText xml:space="preserve">(   </w:delText>
              </w:r>
            </w:del>
            <w:ins w:id="961" w:author="Parks, Robbie M" w:date="2019-01-10T10:13:00Z">
              <w:r w:rsidR="008916F4" w:rsidRPr="008F55DF">
                <w:rPr>
                  <w:color w:val="000000"/>
                  <w:sz w:val="18"/>
                  <w:szCs w:val="18"/>
                </w:rPr>
                <w:t>(</w:t>
              </w:r>
            </w:ins>
            <w:r w:rsidRPr="008F55DF">
              <w:rPr>
                <w:color w:val="000000"/>
                <w:sz w:val="18"/>
                <w:szCs w:val="18"/>
              </w:rPr>
              <w:t>1.0</w:t>
            </w:r>
            <w:del w:id="962" w:author="Parks, Robbie M" w:date="2019-01-10T10:13:00Z">
              <w:r w:rsidRPr="008F55DF" w:rsidDel="008916F4">
                <w:rPr>
                  <w:color w:val="000000"/>
                  <w:sz w:val="18"/>
                  <w:szCs w:val="18"/>
                </w:rPr>
                <w:delText>,  </w:delText>
              </w:r>
            </w:del>
            <w:ins w:id="963" w:author="Parks, Robbie M" w:date="2019-01-10T10:13:00Z">
              <w:r w:rsidR="008916F4" w:rsidRPr="008F55DF">
                <w:rPr>
                  <w:color w:val="000000"/>
                  <w:sz w:val="18"/>
                  <w:szCs w:val="18"/>
                </w:rPr>
                <w:t xml:space="preserve">, </w:t>
              </w:r>
            </w:ins>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3B77F6FB" w:rsidR="004F7F15" w:rsidRPr="00675437" w:rsidRDefault="004F7F15" w:rsidP="004F7F15">
            <w:pPr>
              <w:rPr>
                <w:sz w:val="18"/>
                <w:szCs w:val="18"/>
              </w:rPr>
            </w:pPr>
            <w:r w:rsidRPr="008F55DF">
              <w:rPr>
                <w:color w:val="000000"/>
                <w:sz w:val="18"/>
                <w:szCs w:val="18"/>
              </w:rPr>
              <w:t xml:space="preserve">2.0 </w:t>
            </w:r>
            <w:del w:id="964" w:author="Parks, Robbie M" w:date="2019-01-10T10:13:00Z">
              <w:r w:rsidRPr="00393690" w:rsidDel="008916F4">
                <w:rPr>
                  <w:color w:val="000000"/>
                  <w:sz w:val="18"/>
                  <w:szCs w:val="18"/>
                </w:rPr>
                <w:delText xml:space="preserve">(  </w:delText>
              </w:r>
            </w:del>
            <w:ins w:id="965" w:author="Parks, Robbie M" w:date="2019-01-10T10:13:00Z">
              <w:r w:rsidR="008916F4" w:rsidRPr="00E966D2">
                <w:rPr>
                  <w:color w:val="000000"/>
                  <w:sz w:val="18"/>
                  <w:szCs w:val="18"/>
                </w:rPr>
                <w:t>(</w:t>
              </w:r>
            </w:ins>
            <w:r w:rsidRPr="00E966D2">
              <w:rPr>
                <w:color w:val="000000"/>
                <w:sz w:val="18"/>
                <w:szCs w:val="18"/>
              </w:rPr>
              <w:t>-1.0</w:t>
            </w:r>
            <w:del w:id="966" w:author="Parks, Robbie M" w:date="2019-01-10T10:13:00Z">
              <w:r w:rsidRPr="005464C8" w:rsidDel="008916F4">
                <w:rPr>
                  <w:color w:val="000000"/>
                  <w:sz w:val="18"/>
                  <w:szCs w:val="18"/>
                </w:rPr>
                <w:delText>,  </w:delText>
              </w:r>
            </w:del>
            <w:ins w:id="967" w:author="Parks, Robbie M" w:date="2019-01-10T10:13:00Z">
              <w:r w:rsidR="008916F4" w:rsidRPr="005464C8">
                <w:rPr>
                  <w:color w:val="000000"/>
                  <w:sz w:val="18"/>
                  <w:szCs w:val="18"/>
                </w:rPr>
                <w:t xml:space="preserve">, </w:t>
              </w:r>
            </w:ins>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044AD09B" w:rsidR="004F7F15" w:rsidRPr="00675437" w:rsidRDefault="004F7F15" w:rsidP="004F7F15">
            <w:pPr>
              <w:rPr>
                <w:sz w:val="18"/>
                <w:szCs w:val="18"/>
              </w:rPr>
            </w:pPr>
            <w:r w:rsidRPr="00675437">
              <w:rPr>
                <w:color w:val="000000"/>
                <w:sz w:val="18"/>
                <w:szCs w:val="18"/>
              </w:rPr>
              <w:t xml:space="preserve">4.0 </w:t>
            </w:r>
            <w:del w:id="968" w:author="Parks, Robbie M" w:date="2019-01-10T10:13:00Z">
              <w:r w:rsidRPr="00675437" w:rsidDel="008916F4">
                <w:rPr>
                  <w:color w:val="000000"/>
                  <w:sz w:val="18"/>
                  <w:szCs w:val="18"/>
                </w:rPr>
                <w:delText xml:space="preserve">(  </w:delText>
              </w:r>
            </w:del>
            <w:ins w:id="969" w:author="Parks, Robbie M" w:date="2019-01-10T10:13:00Z">
              <w:r w:rsidR="008916F4" w:rsidRPr="00675437">
                <w:rPr>
                  <w:color w:val="000000"/>
                  <w:sz w:val="18"/>
                  <w:szCs w:val="18"/>
                </w:rPr>
                <w:t>(</w:t>
              </w:r>
            </w:ins>
            <w:r w:rsidRPr="00675437">
              <w:rPr>
                <w:color w:val="000000"/>
                <w:sz w:val="18"/>
                <w:szCs w:val="18"/>
              </w:rPr>
              <w:t>-3.0</w:t>
            </w:r>
            <w:del w:id="970" w:author="Parks, Robbie M" w:date="2019-01-10T10:13:00Z">
              <w:r w:rsidRPr="00675437" w:rsidDel="008916F4">
                <w:rPr>
                  <w:color w:val="000000"/>
                  <w:sz w:val="18"/>
                  <w:szCs w:val="18"/>
                </w:rPr>
                <w:delText xml:space="preserve">,  </w:delText>
              </w:r>
            </w:del>
            <w:ins w:id="971"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531807B" w:rsidR="004F7F15" w:rsidRPr="00675437" w:rsidRDefault="004F7F15" w:rsidP="004F7F15">
            <w:pPr>
              <w:rPr>
                <w:sz w:val="18"/>
                <w:szCs w:val="18"/>
              </w:rPr>
            </w:pPr>
            <w:r w:rsidRPr="00675437">
              <w:rPr>
                <w:color w:val="000000"/>
                <w:sz w:val="18"/>
                <w:szCs w:val="18"/>
              </w:rPr>
              <w:t xml:space="preserve">-16.0 </w:t>
            </w:r>
            <w:del w:id="972" w:author="Parks, Robbie M" w:date="2019-01-10T10:13:00Z">
              <w:r w:rsidRPr="00675437" w:rsidDel="008916F4">
                <w:rPr>
                  <w:color w:val="000000"/>
                  <w:sz w:val="18"/>
                  <w:szCs w:val="18"/>
                </w:rPr>
                <w:delText xml:space="preserve">( </w:delText>
              </w:r>
            </w:del>
            <w:ins w:id="973" w:author="Parks, Robbie M" w:date="2019-01-10T10:13:00Z">
              <w:r w:rsidR="008916F4" w:rsidRPr="00675437">
                <w:rPr>
                  <w:color w:val="000000"/>
                  <w:sz w:val="18"/>
                  <w:szCs w:val="18"/>
                </w:rPr>
                <w:t>(</w:t>
              </w:r>
            </w:ins>
            <w:r w:rsidRPr="00675437">
              <w:rPr>
                <w:color w:val="000000"/>
                <w:sz w:val="18"/>
                <w:szCs w:val="18"/>
              </w:rPr>
              <w:t>-29.0</w:t>
            </w:r>
            <w:del w:id="974" w:author="Parks, Robbie M" w:date="2019-01-10T10:13:00Z">
              <w:r w:rsidRPr="00675437" w:rsidDel="008916F4">
                <w:rPr>
                  <w:color w:val="000000"/>
                  <w:sz w:val="18"/>
                  <w:szCs w:val="18"/>
                </w:rPr>
                <w:delText xml:space="preserve">,  </w:delText>
              </w:r>
            </w:del>
            <w:ins w:id="975" w:author="Parks, Robbie M" w:date="2019-01-10T10:13:00Z">
              <w:r w:rsidR="008916F4" w:rsidRPr="00675437">
                <w:rPr>
                  <w:color w:val="000000"/>
                  <w:sz w:val="18"/>
                  <w:szCs w:val="18"/>
                </w:rPr>
                <w:t xml:space="preserve">, </w:t>
              </w:r>
            </w:ins>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171AD50A" w:rsidR="004F7F15" w:rsidRPr="00675437" w:rsidRDefault="004F7F15" w:rsidP="004F7F15">
            <w:pPr>
              <w:rPr>
                <w:sz w:val="18"/>
                <w:szCs w:val="18"/>
              </w:rPr>
            </w:pPr>
            <w:r w:rsidRPr="00675437">
              <w:rPr>
                <w:color w:val="000000"/>
                <w:sz w:val="18"/>
                <w:szCs w:val="18"/>
              </w:rPr>
              <w:t xml:space="preserve">-6.0 </w:t>
            </w:r>
            <w:del w:id="976" w:author="Parks, Robbie M" w:date="2019-01-10T10:13:00Z">
              <w:r w:rsidRPr="00675437" w:rsidDel="008916F4">
                <w:rPr>
                  <w:color w:val="000000"/>
                  <w:sz w:val="18"/>
                  <w:szCs w:val="18"/>
                </w:rPr>
                <w:delText xml:space="preserve">( </w:delText>
              </w:r>
            </w:del>
            <w:ins w:id="977" w:author="Parks, Robbie M" w:date="2019-01-10T10:13:00Z">
              <w:r w:rsidR="008916F4" w:rsidRPr="00675437">
                <w:rPr>
                  <w:color w:val="000000"/>
                  <w:sz w:val="18"/>
                  <w:szCs w:val="18"/>
                </w:rPr>
                <w:t>(</w:t>
              </w:r>
            </w:ins>
            <w:r w:rsidRPr="00675437">
              <w:rPr>
                <w:color w:val="000000"/>
                <w:sz w:val="18"/>
                <w:szCs w:val="18"/>
              </w:rPr>
              <w:t>-23.0</w:t>
            </w:r>
            <w:del w:id="978" w:author="Parks, Robbie M" w:date="2019-01-10T10:13:00Z">
              <w:r w:rsidRPr="00675437" w:rsidDel="008916F4">
                <w:rPr>
                  <w:color w:val="000000"/>
                  <w:sz w:val="18"/>
                  <w:szCs w:val="18"/>
                </w:rPr>
                <w:delText xml:space="preserve">,  </w:delText>
              </w:r>
            </w:del>
            <w:ins w:id="979" w:author="Parks, Robbie M" w:date="2019-01-10T10:13:00Z">
              <w:r w:rsidR="008916F4" w:rsidRPr="00675437">
                <w:rPr>
                  <w:color w:val="000000"/>
                  <w:sz w:val="18"/>
                  <w:szCs w:val="18"/>
                </w:rPr>
                <w:t xml:space="preserve">, </w:t>
              </w:r>
            </w:ins>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7B6B98C0" w:rsidR="004F7F15" w:rsidRPr="00675437" w:rsidRDefault="004F7F15" w:rsidP="004F7F15">
            <w:pPr>
              <w:rPr>
                <w:sz w:val="18"/>
                <w:szCs w:val="18"/>
              </w:rPr>
            </w:pPr>
            <w:r w:rsidRPr="00675437">
              <w:rPr>
                <w:color w:val="000000"/>
                <w:sz w:val="18"/>
                <w:szCs w:val="18"/>
              </w:rPr>
              <w:t xml:space="preserve">-31.0 </w:t>
            </w:r>
            <w:del w:id="980" w:author="Parks, Robbie M" w:date="2019-01-10T10:13:00Z">
              <w:r w:rsidRPr="00675437" w:rsidDel="008916F4">
                <w:rPr>
                  <w:color w:val="000000"/>
                  <w:sz w:val="18"/>
                  <w:szCs w:val="18"/>
                </w:rPr>
                <w:delText xml:space="preserve">( </w:delText>
              </w:r>
            </w:del>
            <w:ins w:id="981" w:author="Parks, Robbie M" w:date="2019-01-10T10:13:00Z">
              <w:r w:rsidR="008916F4" w:rsidRPr="00675437">
                <w:rPr>
                  <w:color w:val="000000"/>
                  <w:sz w:val="18"/>
                  <w:szCs w:val="18"/>
                </w:rPr>
                <w:t>(</w:t>
              </w:r>
            </w:ins>
            <w:r w:rsidRPr="00675437">
              <w:rPr>
                <w:color w:val="000000"/>
                <w:sz w:val="18"/>
                <w:szCs w:val="18"/>
              </w:rPr>
              <w:t>-53.0</w:t>
            </w:r>
            <w:del w:id="982" w:author="Parks, Robbie M" w:date="2019-01-10T10:13:00Z">
              <w:r w:rsidRPr="00675437" w:rsidDel="008916F4">
                <w:rPr>
                  <w:color w:val="000000"/>
                  <w:sz w:val="18"/>
                  <w:szCs w:val="18"/>
                </w:rPr>
                <w:delText xml:space="preserve">,  </w:delText>
              </w:r>
            </w:del>
            <w:ins w:id="983" w:author="Parks, Robbie M" w:date="2019-01-10T10:13:00Z">
              <w:r w:rsidR="008916F4" w:rsidRPr="00675437">
                <w:rPr>
                  <w:color w:val="000000"/>
                  <w:sz w:val="18"/>
                  <w:szCs w:val="18"/>
                </w:rPr>
                <w:t xml:space="preserve">, </w:t>
              </w:r>
            </w:ins>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1910E931" w:rsidR="004F7F15" w:rsidRPr="00675437" w:rsidRDefault="004F7F15" w:rsidP="004F7F15">
            <w:pPr>
              <w:rPr>
                <w:sz w:val="18"/>
                <w:szCs w:val="18"/>
              </w:rPr>
            </w:pPr>
            <w:r w:rsidRPr="00675437">
              <w:rPr>
                <w:color w:val="000000"/>
                <w:sz w:val="18"/>
                <w:szCs w:val="18"/>
              </w:rPr>
              <w:t xml:space="preserve">-46.0 </w:t>
            </w:r>
            <w:del w:id="984" w:author="Parks, Robbie M" w:date="2019-01-10T10:13:00Z">
              <w:r w:rsidRPr="00675437" w:rsidDel="008916F4">
                <w:rPr>
                  <w:color w:val="000000"/>
                  <w:sz w:val="18"/>
                  <w:szCs w:val="18"/>
                </w:rPr>
                <w:delText xml:space="preserve">( </w:delText>
              </w:r>
            </w:del>
            <w:ins w:id="985" w:author="Parks, Robbie M" w:date="2019-01-10T10:13:00Z">
              <w:r w:rsidR="008916F4" w:rsidRPr="00675437">
                <w:rPr>
                  <w:color w:val="000000"/>
                  <w:sz w:val="18"/>
                  <w:szCs w:val="18"/>
                </w:rPr>
                <w:t>(</w:t>
              </w:r>
            </w:ins>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69CFFFD3" w:rsidR="004F7F15" w:rsidRPr="00675437" w:rsidRDefault="004F7F15" w:rsidP="004F7F15">
            <w:pPr>
              <w:rPr>
                <w:sz w:val="18"/>
                <w:szCs w:val="18"/>
              </w:rPr>
            </w:pPr>
            <w:r w:rsidRPr="00675437">
              <w:rPr>
                <w:color w:val="000000"/>
                <w:sz w:val="18"/>
                <w:szCs w:val="18"/>
              </w:rPr>
              <w:t xml:space="preserve">0.0 </w:t>
            </w:r>
            <w:del w:id="986" w:author="Parks, Robbie M" w:date="2019-01-10T10:13:00Z">
              <w:r w:rsidRPr="00675437" w:rsidDel="008916F4">
                <w:rPr>
                  <w:color w:val="000000"/>
                  <w:sz w:val="18"/>
                  <w:szCs w:val="18"/>
                </w:rPr>
                <w:delText xml:space="preserve">(   </w:delText>
              </w:r>
            </w:del>
            <w:ins w:id="987" w:author="Parks, Robbie M" w:date="2019-01-10T10:13:00Z">
              <w:r w:rsidR="008916F4" w:rsidRPr="00675437">
                <w:rPr>
                  <w:color w:val="000000"/>
                  <w:sz w:val="18"/>
                  <w:szCs w:val="18"/>
                </w:rPr>
                <w:t>(</w:t>
              </w:r>
            </w:ins>
            <w:r w:rsidRPr="00675437">
              <w:rPr>
                <w:color w:val="000000"/>
                <w:sz w:val="18"/>
                <w:szCs w:val="18"/>
              </w:rPr>
              <w:t>0.0</w:t>
            </w:r>
            <w:del w:id="988" w:author="Parks, Robbie M" w:date="2019-01-10T10:13:00Z">
              <w:r w:rsidRPr="00675437" w:rsidDel="008916F4">
                <w:rPr>
                  <w:color w:val="000000"/>
                  <w:sz w:val="18"/>
                  <w:szCs w:val="18"/>
                </w:rPr>
                <w:delText>,  </w:delText>
              </w:r>
            </w:del>
            <w:ins w:id="989"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B962814" w:rsidR="004F7F15" w:rsidRPr="00675437" w:rsidRDefault="004F7F15" w:rsidP="004F7F15">
            <w:pPr>
              <w:rPr>
                <w:sz w:val="18"/>
                <w:szCs w:val="18"/>
              </w:rPr>
            </w:pPr>
            <w:r w:rsidRPr="00675437">
              <w:rPr>
                <w:color w:val="000000"/>
                <w:sz w:val="18"/>
                <w:szCs w:val="18"/>
              </w:rPr>
              <w:t xml:space="preserve">0.0 </w:t>
            </w:r>
            <w:del w:id="990" w:author="Parks, Robbie M" w:date="2019-01-10T10:13:00Z">
              <w:r w:rsidRPr="00675437" w:rsidDel="008916F4">
                <w:rPr>
                  <w:color w:val="000000"/>
                  <w:sz w:val="18"/>
                  <w:szCs w:val="18"/>
                </w:rPr>
                <w:delText xml:space="preserve">(   </w:delText>
              </w:r>
            </w:del>
            <w:ins w:id="991" w:author="Parks, Robbie M" w:date="2019-01-10T10:13:00Z">
              <w:r w:rsidR="008916F4" w:rsidRPr="00675437">
                <w:rPr>
                  <w:color w:val="000000"/>
                  <w:sz w:val="18"/>
                  <w:szCs w:val="18"/>
                </w:rPr>
                <w:t>(</w:t>
              </w:r>
            </w:ins>
            <w:r w:rsidRPr="00675437">
              <w:rPr>
                <w:color w:val="000000"/>
                <w:sz w:val="18"/>
                <w:szCs w:val="18"/>
              </w:rPr>
              <w:t>0.0</w:t>
            </w:r>
            <w:del w:id="992" w:author="Parks, Robbie M" w:date="2019-01-10T10:13:00Z">
              <w:r w:rsidRPr="00675437" w:rsidDel="008916F4">
                <w:rPr>
                  <w:color w:val="000000"/>
                  <w:sz w:val="18"/>
                  <w:szCs w:val="18"/>
                </w:rPr>
                <w:delText>,  </w:delText>
              </w:r>
            </w:del>
            <w:ins w:id="993"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7A8C6CB7" w:rsidR="004F7F15" w:rsidRPr="00675437" w:rsidRDefault="004F7F15" w:rsidP="004F7F15">
            <w:pPr>
              <w:rPr>
                <w:sz w:val="18"/>
                <w:szCs w:val="18"/>
              </w:rPr>
            </w:pPr>
            <w:r w:rsidRPr="00675437">
              <w:rPr>
                <w:color w:val="000000"/>
                <w:sz w:val="18"/>
                <w:szCs w:val="18"/>
              </w:rPr>
              <w:t xml:space="preserve">0.0 </w:t>
            </w:r>
            <w:del w:id="994" w:author="Parks, Robbie M" w:date="2019-01-10T10:13:00Z">
              <w:r w:rsidRPr="00675437" w:rsidDel="008916F4">
                <w:rPr>
                  <w:color w:val="000000"/>
                  <w:sz w:val="18"/>
                  <w:szCs w:val="18"/>
                </w:rPr>
                <w:delText xml:space="preserve">(   </w:delText>
              </w:r>
            </w:del>
            <w:ins w:id="995" w:author="Parks, Robbie M" w:date="2019-01-10T10:13:00Z">
              <w:r w:rsidR="008916F4" w:rsidRPr="00675437">
                <w:rPr>
                  <w:color w:val="000000"/>
                  <w:sz w:val="18"/>
                  <w:szCs w:val="18"/>
                </w:rPr>
                <w:t>(</w:t>
              </w:r>
            </w:ins>
            <w:r w:rsidRPr="00675437">
              <w:rPr>
                <w:color w:val="000000"/>
                <w:sz w:val="18"/>
                <w:szCs w:val="18"/>
              </w:rPr>
              <w:t>0.0</w:t>
            </w:r>
            <w:del w:id="996" w:author="Parks, Robbie M" w:date="2019-01-10T10:13:00Z">
              <w:r w:rsidRPr="00675437" w:rsidDel="008916F4">
                <w:rPr>
                  <w:color w:val="000000"/>
                  <w:sz w:val="18"/>
                  <w:szCs w:val="18"/>
                </w:rPr>
                <w:delText>,  </w:delText>
              </w:r>
            </w:del>
            <w:ins w:id="997"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833A695" w:rsidR="004F7F15" w:rsidRPr="00675437" w:rsidRDefault="004F7F15" w:rsidP="004F7F15">
            <w:pPr>
              <w:rPr>
                <w:sz w:val="18"/>
                <w:szCs w:val="18"/>
              </w:rPr>
            </w:pPr>
            <w:r w:rsidRPr="00675437">
              <w:rPr>
                <w:color w:val="000000"/>
                <w:sz w:val="18"/>
                <w:szCs w:val="18"/>
              </w:rPr>
              <w:t xml:space="preserve">1.0 </w:t>
            </w:r>
            <w:del w:id="998" w:author="Parks, Robbie M" w:date="2019-01-10T10:13:00Z">
              <w:r w:rsidRPr="00675437" w:rsidDel="008916F4">
                <w:rPr>
                  <w:color w:val="000000"/>
                  <w:sz w:val="18"/>
                  <w:szCs w:val="18"/>
                </w:rPr>
                <w:delText xml:space="preserve">(   </w:delText>
              </w:r>
            </w:del>
            <w:ins w:id="999" w:author="Parks, Robbie M" w:date="2019-01-10T10:13:00Z">
              <w:r w:rsidR="008916F4" w:rsidRPr="00675437">
                <w:rPr>
                  <w:color w:val="000000"/>
                  <w:sz w:val="18"/>
                  <w:szCs w:val="18"/>
                </w:rPr>
                <w:t>(</w:t>
              </w:r>
            </w:ins>
            <w:r w:rsidRPr="00675437">
              <w:rPr>
                <w:color w:val="000000"/>
                <w:sz w:val="18"/>
                <w:szCs w:val="18"/>
              </w:rPr>
              <w:t>0.0</w:t>
            </w:r>
            <w:del w:id="1000" w:author="Parks, Robbie M" w:date="2019-01-10T10:13:00Z">
              <w:r w:rsidRPr="00675437" w:rsidDel="008916F4">
                <w:rPr>
                  <w:color w:val="000000"/>
                  <w:sz w:val="18"/>
                  <w:szCs w:val="18"/>
                </w:rPr>
                <w:delText>,  </w:delText>
              </w:r>
            </w:del>
            <w:ins w:id="1001"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708A96F1" w:rsidR="004F7F15" w:rsidRPr="00675437" w:rsidRDefault="004F7F15" w:rsidP="004F7F15">
            <w:pPr>
              <w:rPr>
                <w:sz w:val="18"/>
                <w:szCs w:val="18"/>
              </w:rPr>
            </w:pPr>
            <w:r w:rsidRPr="00675437">
              <w:rPr>
                <w:color w:val="000000"/>
                <w:sz w:val="18"/>
                <w:szCs w:val="18"/>
              </w:rPr>
              <w:t xml:space="preserve">0.0 </w:t>
            </w:r>
            <w:del w:id="1002" w:author="Parks, Robbie M" w:date="2019-01-10T10:13:00Z">
              <w:r w:rsidRPr="00675437" w:rsidDel="008916F4">
                <w:rPr>
                  <w:color w:val="000000"/>
                  <w:sz w:val="18"/>
                  <w:szCs w:val="18"/>
                </w:rPr>
                <w:delText xml:space="preserve">(  </w:delText>
              </w:r>
            </w:del>
            <w:ins w:id="1003" w:author="Parks, Robbie M" w:date="2019-01-10T10:13:00Z">
              <w:r w:rsidR="008916F4" w:rsidRPr="00675437">
                <w:rPr>
                  <w:color w:val="000000"/>
                  <w:sz w:val="18"/>
                  <w:szCs w:val="18"/>
                </w:rPr>
                <w:t>(</w:t>
              </w:r>
            </w:ins>
            <w:r w:rsidRPr="00675437">
              <w:rPr>
                <w:color w:val="000000"/>
                <w:sz w:val="18"/>
                <w:szCs w:val="18"/>
              </w:rPr>
              <w:t>-1.0</w:t>
            </w:r>
            <w:del w:id="1004" w:author="Parks, Robbie M" w:date="2019-01-10T10:13:00Z">
              <w:r w:rsidRPr="00675437" w:rsidDel="008916F4">
                <w:rPr>
                  <w:color w:val="000000"/>
                  <w:sz w:val="18"/>
                  <w:szCs w:val="18"/>
                </w:rPr>
                <w:delText>,  </w:delText>
              </w:r>
            </w:del>
            <w:ins w:id="1005"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0FCD7C49" w:rsidR="004F7F15" w:rsidRPr="00675437" w:rsidRDefault="004F7F15" w:rsidP="004F7F15">
            <w:pPr>
              <w:rPr>
                <w:sz w:val="18"/>
                <w:szCs w:val="18"/>
              </w:rPr>
            </w:pPr>
            <w:r w:rsidRPr="00675437">
              <w:rPr>
                <w:color w:val="000000"/>
                <w:sz w:val="18"/>
                <w:szCs w:val="18"/>
              </w:rPr>
              <w:t xml:space="preserve">0.0 </w:t>
            </w:r>
            <w:del w:id="1006" w:author="Parks, Robbie M" w:date="2019-01-10T10:13:00Z">
              <w:r w:rsidRPr="00675437" w:rsidDel="008916F4">
                <w:rPr>
                  <w:color w:val="000000"/>
                  <w:sz w:val="18"/>
                  <w:szCs w:val="18"/>
                </w:rPr>
                <w:delText xml:space="preserve">(  </w:delText>
              </w:r>
            </w:del>
            <w:ins w:id="1007" w:author="Parks, Robbie M" w:date="2019-01-10T10:13:00Z">
              <w:r w:rsidR="008916F4" w:rsidRPr="00675437">
                <w:rPr>
                  <w:color w:val="000000"/>
                  <w:sz w:val="18"/>
                  <w:szCs w:val="18"/>
                </w:rPr>
                <w:t>(</w:t>
              </w:r>
            </w:ins>
            <w:r w:rsidRPr="00675437">
              <w:rPr>
                <w:color w:val="000000"/>
                <w:sz w:val="18"/>
                <w:szCs w:val="18"/>
              </w:rPr>
              <w:t>-3.0</w:t>
            </w:r>
            <w:del w:id="1008" w:author="Parks, Robbie M" w:date="2019-01-10T10:13:00Z">
              <w:r w:rsidRPr="00675437" w:rsidDel="008916F4">
                <w:rPr>
                  <w:color w:val="000000"/>
                  <w:sz w:val="18"/>
                  <w:szCs w:val="18"/>
                </w:rPr>
                <w:delText>,  </w:delText>
              </w:r>
            </w:del>
            <w:ins w:id="1009"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5925C32D" w:rsidR="004F7F15" w:rsidRPr="00675437" w:rsidRDefault="004F7F15" w:rsidP="004F7F15">
            <w:pPr>
              <w:rPr>
                <w:sz w:val="18"/>
                <w:szCs w:val="18"/>
              </w:rPr>
            </w:pPr>
            <w:r w:rsidRPr="00675437">
              <w:rPr>
                <w:color w:val="000000"/>
                <w:sz w:val="18"/>
                <w:szCs w:val="18"/>
              </w:rPr>
              <w:t xml:space="preserve">1.0 </w:t>
            </w:r>
            <w:del w:id="1010" w:author="Parks, Robbie M" w:date="2019-01-10T10:13:00Z">
              <w:r w:rsidRPr="00675437" w:rsidDel="008916F4">
                <w:rPr>
                  <w:color w:val="000000"/>
                  <w:sz w:val="18"/>
                  <w:szCs w:val="18"/>
                </w:rPr>
                <w:delText xml:space="preserve">(  </w:delText>
              </w:r>
            </w:del>
            <w:ins w:id="1011" w:author="Parks, Robbie M" w:date="2019-01-10T10:13:00Z">
              <w:r w:rsidR="008916F4" w:rsidRPr="00675437">
                <w:rPr>
                  <w:color w:val="000000"/>
                  <w:sz w:val="18"/>
                  <w:szCs w:val="18"/>
                </w:rPr>
                <w:t>(</w:t>
              </w:r>
            </w:ins>
            <w:r w:rsidRPr="00675437">
              <w:rPr>
                <w:color w:val="000000"/>
                <w:sz w:val="18"/>
                <w:szCs w:val="18"/>
              </w:rPr>
              <w:t>-7.0</w:t>
            </w:r>
            <w:del w:id="1012" w:author="Parks, Robbie M" w:date="2019-01-10T10:13:00Z">
              <w:r w:rsidRPr="00675437" w:rsidDel="008916F4">
                <w:rPr>
                  <w:color w:val="000000"/>
                  <w:sz w:val="18"/>
                  <w:szCs w:val="18"/>
                </w:rPr>
                <w:delText>,  </w:delText>
              </w:r>
            </w:del>
            <w:ins w:id="1013"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8BD7A34" w:rsidR="004F7F15" w:rsidRPr="00675437" w:rsidRDefault="004F7F15" w:rsidP="004F7F15">
            <w:pPr>
              <w:rPr>
                <w:sz w:val="18"/>
                <w:szCs w:val="18"/>
              </w:rPr>
            </w:pPr>
            <w:r w:rsidRPr="00675437">
              <w:rPr>
                <w:color w:val="000000"/>
                <w:sz w:val="18"/>
                <w:szCs w:val="18"/>
              </w:rPr>
              <w:t xml:space="preserve">-3.0 </w:t>
            </w:r>
            <w:del w:id="1014" w:author="Parks, Robbie M" w:date="2019-01-10T10:13:00Z">
              <w:r w:rsidRPr="00675437" w:rsidDel="008916F4">
                <w:rPr>
                  <w:color w:val="000000"/>
                  <w:sz w:val="18"/>
                  <w:szCs w:val="18"/>
                </w:rPr>
                <w:delText xml:space="preserve">( </w:delText>
              </w:r>
            </w:del>
            <w:ins w:id="1015" w:author="Parks, Robbie M" w:date="2019-01-10T10:13:00Z">
              <w:r w:rsidR="008916F4" w:rsidRPr="00675437">
                <w:rPr>
                  <w:color w:val="000000"/>
                  <w:sz w:val="18"/>
                  <w:szCs w:val="18"/>
                </w:rPr>
                <w:t>(</w:t>
              </w:r>
            </w:ins>
            <w:r w:rsidRPr="00675437">
              <w:rPr>
                <w:color w:val="000000"/>
                <w:sz w:val="18"/>
                <w:szCs w:val="18"/>
              </w:rPr>
              <w:t>-16.0</w:t>
            </w:r>
            <w:del w:id="1016" w:author="Parks, Robbie M" w:date="2019-01-10T10:13:00Z">
              <w:r w:rsidRPr="00675437" w:rsidDel="008916F4">
                <w:rPr>
                  <w:color w:val="000000"/>
                  <w:sz w:val="18"/>
                  <w:szCs w:val="18"/>
                </w:rPr>
                <w:delText>,  </w:delText>
              </w:r>
            </w:del>
            <w:ins w:id="1017"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3805E319" w:rsidR="004F7F15" w:rsidRPr="00675437" w:rsidRDefault="004F7F15" w:rsidP="004F7F15">
            <w:pPr>
              <w:rPr>
                <w:sz w:val="18"/>
                <w:szCs w:val="18"/>
              </w:rPr>
            </w:pPr>
            <w:r w:rsidRPr="00675437">
              <w:rPr>
                <w:color w:val="000000"/>
                <w:sz w:val="18"/>
                <w:szCs w:val="18"/>
              </w:rPr>
              <w:t xml:space="preserve">-3.0 </w:t>
            </w:r>
            <w:del w:id="1018" w:author="Parks, Robbie M" w:date="2019-01-10T10:13:00Z">
              <w:r w:rsidRPr="00675437" w:rsidDel="008916F4">
                <w:rPr>
                  <w:color w:val="000000"/>
                  <w:sz w:val="18"/>
                  <w:szCs w:val="18"/>
                </w:rPr>
                <w:delText xml:space="preserve">( </w:delText>
              </w:r>
            </w:del>
            <w:ins w:id="1019" w:author="Parks, Robbie M" w:date="2019-01-10T10:13:00Z">
              <w:r w:rsidR="008916F4" w:rsidRPr="00675437">
                <w:rPr>
                  <w:color w:val="000000"/>
                  <w:sz w:val="18"/>
                  <w:szCs w:val="18"/>
                </w:rPr>
                <w:t>(</w:t>
              </w:r>
            </w:ins>
            <w:r w:rsidRPr="00675437">
              <w:rPr>
                <w:color w:val="000000"/>
                <w:sz w:val="18"/>
                <w:szCs w:val="18"/>
              </w:rPr>
              <w:t>-23.0</w:t>
            </w:r>
            <w:del w:id="1020" w:author="Parks, Robbie M" w:date="2019-01-10T10:13:00Z">
              <w:r w:rsidRPr="00675437" w:rsidDel="008916F4">
                <w:rPr>
                  <w:color w:val="000000"/>
                  <w:sz w:val="18"/>
                  <w:szCs w:val="18"/>
                </w:rPr>
                <w:delText xml:space="preserve">,  </w:delText>
              </w:r>
            </w:del>
            <w:ins w:id="1021"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54E6177D" w:rsidR="004F7F15" w:rsidRPr="00675437" w:rsidRDefault="004F7F15" w:rsidP="004F7F15">
            <w:pPr>
              <w:rPr>
                <w:sz w:val="18"/>
                <w:szCs w:val="18"/>
              </w:rPr>
            </w:pPr>
            <w:r w:rsidRPr="00675437">
              <w:rPr>
                <w:color w:val="000000"/>
                <w:sz w:val="18"/>
                <w:szCs w:val="18"/>
              </w:rPr>
              <w:t xml:space="preserve">-41.0 </w:t>
            </w:r>
            <w:del w:id="1022" w:author="Parks, Robbie M" w:date="2019-01-10T10:13:00Z">
              <w:r w:rsidRPr="00675437" w:rsidDel="008916F4">
                <w:rPr>
                  <w:color w:val="000000"/>
                  <w:sz w:val="18"/>
                  <w:szCs w:val="18"/>
                </w:rPr>
                <w:delText xml:space="preserve">( </w:delText>
              </w:r>
            </w:del>
            <w:ins w:id="1023" w:author="Parks, Robbie M" w:date="2019-01-10T10:13:00Z">
              <w:r w:rsidR="008916F4" w:rsidRPr="00675437">
                <w:rPr>
                  <w:color w:val="000000"/>
                  <w:sz w:val="18"/>
                  <w:szCs w:val="18"/>
                </w:rPr>
                <w:t>(</w:t>
              </w:r>
            </w:ins>
            <w:r w:rsidRPr="00675437">
              <w:rPr>
                <w:color w:val="000000"/>
                <w:sz w:val="18"/>
                <w:szCs w:val="18"/>
              </w:rPr>
              <w:t>-79.0</w:t>
            </w:r>
            <w:del w:id="1024" w:author="Parks, Robbie M" w:date="2019-01-10T10:13:00Z">
              <w:r w:rsidRPr="00675437" w:rsidDel="008916F4">
                <w:rPr>
                  <w:color w:val="000000"/>
                  <w:sz w:val="18"/>
                  <w:szCs w:val="18"/>
                </w:rPr>
                <w:delText xml:space="preserve">,  </w:delText>
              </w:r>
            </w:del>
            <w:ins w:id="1025" w:author="Parks, Robbie M" w:date="2019-01-10T10:13:00Z">
              <w:r w:rsidR="008916F4" w:rsidRPr="00675437">
                <w:rPr>
                  <w:color w:val="000000"/>
                  <w:sz w:val="18"/>
                  <w:szCs w:val="18"/>
                </w:rPr>
                <w:t xml:space="preserve">, </w:t>
              </w:r>
            </w:ins>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1A1FF559" w:rsidR="004F7F15" w:rsidRPr="00675437" w:rsidRDefault="004F7F15" w:rsidP="004F7F15">
            <w:pPr>
              <w:rPr>
                <w:sz w:val="18"/>
                <w:szCs w:val="18"/>
              </w:rPr>
            </w:pPr>
            <w:r w:rsidRPr="00675437">
              <w:rPr>
                <w:color w:val="000000"/>
                <w:sz w:val="18"/>
                <w:szCs w:val="18"/>
              </w:rPr>
              <w:t xml:space="preserve">-44.0 </w:t>
            </w:r>
            <w:del w:id="1026" w:author="Parks, Robbie M" w:date="2019-01-10T10:13:00Z">
              <w:r w:rsidRPr="00675437" w:rsidDel="008916F4">
                <w:rPr>
                  <w:color w:val="000000"/>
                  <w:sz w:val="18"/>
                  <w:szCs w:val="18"/>
                </w:rPr>
                <w:delText xml:space="preserve">( </w:delText>
              </w:r>
            </w:del>
            <w:ins w:id="1027" w:author="Parks, Robbie M" w:date="2019-01-10T10:13:00Z">
              <w:r w:rsidR="008916F4" w:rsidRPr="00675437">
                <w:rPr>
                  <w:color w:val="000000"/>
                  <w:sz w:val="18"/>
                  <w:szCs w:val="18"/>
                </w:rPr>
                <w:t>(</w:t>
              </w:r>
            </w:ins>
            <w:r w:rsidRPr="00675437">
              <w:rPr>
                <w:color w:val="000000"/>
                <w:sz w:val="18"/>
                <w:szCs w:val="18"/>
              </w:rPr>
              <w:t>-89.0</w:t>
            </w:r>
            <w:del w:id="1028" w:author="Parks, Robbie M" w:date="2019-01-10T10:13:00Z">
              <w:r w:rsidRPr="00675437" w:rsidDel="008916F4">
                <w:rPr>
                  <w:color w:val="000000"/>
                  <w:sz w:val="18"/>
                  <w:szCs w:val="18"/>
                </w:rPr>
                <w:delText>,  </w:delText>
              </w:r>
            </w:del>
            <w:ins w:id="1029" w:author="Parks, Robbie M" w:date="2019-01-10T10:13:00Z">
              <w:r w:rsidR="008916F4" w:rsidRPr="00675437">
                <w:rPr>
                  <w:color w:val="000000"/>
                  <w:sz w:val="18"/>
                  <w:szCs w:val="18"/>
                </w:rPr>
                <w:t xml:space="preserve">, </w:t>
              </w:r>
            </w:ins>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57141020" w:rsidR="004F7F15" w:rsidRPr="00E966D2" w:rsidRDefault="004F7F15" w:rsidP="004F7F15">
            <w:pPr>
              <w:rPr>
                <w:sz w:val="18"/>
                <w:szCs w:val="18"/>
              </w:rPr>
            </w:pPr>
            <w:r w:rsidRPr="005D151A">
              <w:rPr>
                <w:color w:val="000000"/>
                <w:sz w:val="18"/>
                <w:szCs w:val="18"/>
              </w:rPr>
              <w:t xml:space="preserve">9.0 </w:t>
            </w:r>
            <w:del w:id="1030" w:author="Parks, Robbie M" w:date="2019-01-10T10:13:00Z">
              <w:r w:rsidRPr="005D151A" w:rsidDel="008916F4">
                <w:rPr>
                  <w:color w:val="000000"/>
                  <w:sz w:val="18"/>
                  <w:szCs w:val="18"/>
                </w:rPr>
                <w:delText xml:space="preserve">(   </w:delText>
              </w:r>
            </w:del>
            <w:ins w:id="1031" w:author="Parks, Robbie M" w:date="2019-01-10T10:13:00Z">
              <w:r w:rsidR="008916F4" w:rsidRPr="005D151A">
                <w:rPr>
                  <w:color w:val="000000"/>
                  <w:sz w:val="18"/>
                  <w:szCs w:val="18"/>
                </w:rPr>
                <w:t>(</w:t>
              </w:r>
            </w:ins>
            <w:r w:rsidRPr="005D151A">
              <w:rPr>
                <w:color w:val="000000"/>
                <w:sz w:val="18"/>
                <w:szCs w:val="18"/>
              </w:rPr>
              <w:t>6.0</w:t>
            </w:r>
            <w:del w:id="1032" w:author="Parks, Robbie M" w:date="2019-01-10T10:13:00Z">
              <w:r w:rsidRPr="005D151A" w:rsidDel="008916F4">
                <w:rPr>
                  <w:color w:val="000000"/>
                  <w:sz w:val="18"/>
                  <w:szCs w:val="18"/>
                </w:rPr>
                <w:delText xml:space="preserve">,  </w:delText>
              </w:r>
            </w:del>
            <w:ins w:id="1033" w:author="Parks, Robbie M" w:date="2019-01-10T10:13:00Z">
              <w:r w:rsidR="008916F4" w:rsidRPr="00F97057">
                <w:rPr>
                  <w:color w:val="000000"/>
                  <w:sz w:val="18"/>
                  <w:szCs w:val="18"/>
                </w:rPr>
                <w:t xml:space="preserve">, </w:t>
              </w:r>
            </w:ins>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7BB8FB1" w:rsidR="004F7F15" w:rsidRPr="00675437" w:rsidRDefault="004F7F15" w:rsidP="004F7F15">
            <w:pPr>
              <w:rPr>
                <w:sz w:val="18"/>
                <w:szCs w:val="18"/>
              </w:rPr>
            </w:pPr>
            <w:r w:rsidRPr="005464C8">
              <w:rPr>
                <w:color w:val="000000"/>
                <w:sz w:val="18"/>
                <w:szCs w:val="18"/>
              </w:rPr>
              <w:t xml:space="preserve">10.0 </w:t>
            </w:r>
            <w:del w:id="1034" w:author="Parks, Robbie M" w:date="2019-01-10T10:13:00Z">
              <w:r w:rsidRPr="005464C8" w:rsidDel="008916F4">
                <w:rPr>
                  <w:color w:val="000000"/>
                  <w:sz w:val="18"/>
                  <w:szCs w:val="18"/>
                </w:rPr>
                <w:delText xml:space="preserve">(   </w:delText>
              </w:r>
            </w:del>
            <w:ins w:id="1035" w:author="Parks, Robbie M" w:date="2019-01-10T10:13:00Z">
              <w:r w:rsidR="008916F4" w:rsidRPr="00F24740">
                <w:rPr>
                  <w:color w:val="000000"/>
                  <w:sz w:val="18"/>
                  <w:szCs w:val="18"/>
                </w:rPr>
                <w:t>(</w:t>
              </w:r>
            </w:ins>
            <w:r w:rsidRPr="00675437">
              <w:rPr>
                <w:color w:val="000000"/>
                <w:sz w:val="18"/>
                <w:szCs w:val="18"/>
              </w:rPr>
              <w:t>8.0</w:t>
            </w:r>
            <w:del w:id="1036" w:author="Parks, Robbie M" w:date="2019-01-10T10:13:00Z">
              <w:r w:rsidRPr="00675437" w:rsidDel="008916F4">
                <w:rPr>
                  <w:color w:val="000000"/>
                  <w:sz w:val="18"/>
                  <w:szCs w:val="18"/>
                </w:rPr>
                <w:delText xml:space="preserve">,  </w:delText>
              </w:r>
            </w:del>
            <w:ins w:id="1037"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31843AA4" w:rsidR="004F7F15" w:rsidRPr="00675437" w:rsidRDefault="004F7F15" w:rsidP="004F7F15">
            <w:pPr>
              <w:rPr>
                <w:sz w:val="18"/>
                <w:szCs w:val="18"/>
              </w:rPr>
            </w:pPr>
            <w:r w:rsidRPr="00675437">
              <w:rPr>
                <w:color w:val="000000"/>
                <w:sz w:val="18"/>
                <w:szCs w:val="18"/>
              </w:rPr>
              <w:t xml:space="preserve">40.0 </w:t>
            </w:r>
            <w:del w:id="1038" w:author="Parks, Robbie M" w:date="2019-01-10T10:13:00Z">
              <w:r w:rsidRPr="00675437" w:rsidDel="008916F4">
                <w:rPr>
                  <w:color w:val="000000"/>
                  <w:sz w:val="18"/>
                  <w:szCs w:val="18"/>
                </w:rPr>
                <w:delText xml:space="preserve">(  </w:delText>
              </w:r>
            </w:del>
            <w:ins w:id="1039" w:author="Parks, Robbie M" w:date="2019-01-10T10:13:00Z">
              <w:r w:rsidR="008916F4" w:rsidRPr="00675437">
                <w:rPr>
                  <w:color w:val="000000"/>
                  <w:sz w:val="18"/>
                  <w:szCs w:val="18"/>
                </w:rPr>
                <w:t>(</w:t>
              </w:r>
            </w:ins>
            <w:r w:rsidRPr="00675437">
              <w:rPr>
                <w:color w:val="000000"/>
                <w:sz w:val="18"/>
                <w:szCs w:val="18"/>
              </w:rPr>
              <w:t>35.0</w:t>
            </w:r>
            <w:del w:id="1040" w:author="Parks, Robbie M" w:date="2019-01-10T10:13:00Z">
              <w:r w:rsidRPr="00675437" w:rsidDel="008916F4">
                <w:rPr>
                  <w:color w:val="000000"/>
                  <w:sz w:val="18"/>
                  <w:szCs w:val="18"/>
                </w:rPr>
                <w:delText xml:space="preserve">,  </w:delText>
              </w:r>
            </w:del>
            <w:ins w:id="1041" w:author="Parks, Robbie M" w:date="2019-01-10T10:13:00Z">
              <w:r w:rsidR="008916F4" w:rsidRPr="00675437">
                <w:rPr>
                  <w:color w:val="000000"/>
                  <w:sz w:val="18"/>
                  <w:szCs w:val="18"/>
                </w:rPr>
                <w:t xml:space="preserve">, </w:t>
              </w:r>
            </w:ins>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38CA680A" w:rsidR="004F7F15" w:rsidRPr="00675437" w:rsidRDefault="004F7F15" w:rsidP="004F7F15">
            <w:pPr>
              <w:rPr>
                <w:sz w:val="18"/>
                <w:szCs w:val="18"/>
              </w:rPr>
            </w:pPr>
            <w:r w:rsidRPr="00675437">
              <w:rPr>
                <w:color w:val="000000"/>
                <w:sz w:val="18"/>
                <w:szCs w:val="18"/>
              </w:rPr>
              <w:t xml:space="preserve">25.0 </w:t>
            </w:r>
            <w:del w:id="1042" w:author="Parks, Robbie M" w:date="2019-01-10T10:13:00Z">
              <w:r w:rsidRPr="00675437" w:rsidDel="008916F4">
                <w:rPr>
                  <w:color w:val="000000"/>
                  <w:sz w:val="18"/>
                  <w:szCs w:val="18"/>
                </w:rPr>
                <w:delText xml:space="preserve">(  </w:delText>
              </w:r>
            </w:del>
            <w:ins w:id="1043" w:author="Parks, Robbie M" w:date="2019-01-10T10:13:00Z">
              <w:r w:rsidR="008916F4" w:rsidRPr="00675437">
                <w:rPr>
                  <w:color w:val="000000"/>
                  <w:sz w:val="18"/>
                  <w:szCs w:val="18"/>
                </w:rPr>
                <w:t>(</w:t>
              </w:r>
            </w:ins>
            <w:r w:rsidRPr="00675437">
              <w:rPr>
                <w:color w:val="000000"/>
                <w:sz w:val="18"/>
                <w:szCs w:val="18"/>
              </w:rPr>
              <w:t>20.0</w:t>
            </w:r>
            <w:del w:id="1044" w:author="Parks, Robbie M" w:date="2019-01-10T10:13:00Z">
              <w:r w:rsidRPr="00675437" w:rsidDel="008916F4">
                <w:rPr>
                  <w:color w:val="000000"/>
                  <w:sz w:val="18"/>
                  <w:szCs w:val="18"/>
                </w:rPr>
                <w:delText xml:space="preserve">,  </w:delText>
              </w:r>
            </w:del>
            <w:ins w:id="1045"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80625E4" w:rsidR="004F7F15" w:rsidRPr="00675437" w:rsidRDefault="004F7F15" w:rsidP="004F7F15">
            <w:pPr>
              <w:rPr>
                <w:sz w:val="18"/>
                <w:szCs w:val="18"/>
              </w:rPr>
            </w:pPr>
            <w:r w:rsidRPr="00675437">
              <w:rPr>
                <w:color w:val="000000"/>
                <w:sz w:val="18"/>
                <w:szCs w:val="18"/>
              </w:rPr>
              <w:t xml:space="preserve">15.0 </w:t>
            </w:r>
            <w:del w:id="1046" w:author="Parks, Robbie M" w:date="2019-01-10T10:13:00Z">
              <w:r w:rsidRPr="00675437" w:rsidDel="008916F4">
                <w:rPr>
                  <w:color w:val="000000"/>
                  <w:sz w:val="18"/>
                  <w:szCs w:val="18"/>
                </w:rPr>
                <w:delText xml:space="preserve">(  </w:delText>
              </w:r>
            </w:del>
            <w:ins w:id="1047" w:author="Parks, Robbie M" w:date="2019-01-10T10:13:00Z">
              <w:r w:rsidR="008916F4" w:rsidRPr="00675437">
                <w:rPr>
                  <w:color w:val="000000"/>
                  <w:sz w:val="18"/>
                  <w:szCs w:val="18"/>
                </w:rPr>
                <w:t>(</w:t>
              </w:r>
            </w:ins>
            <w:r w:rsidRPr="00675437">
              <w:rPr>
                <w:color w:val="000000"/>
                <w:sz w:val="18"/>
                <w:szCs w:val="18"/>
              </w:rPr>
              <w:t>11.0</w:t>
            </w:r>
            <w:del w:id="1048" w:author="Parks, Robbie M" w:date="2019-01-10T10:13:00Z">
              <w:r w:rsidRPr="00675437" w:rsidDel="008916F4">
                <w:rPr>
                  <w:color w:val="000000"/>
                  <w:sz w:val="18"/>
                  <w:szCs w:val="18"/>
                </w:rPr>
                <w:delText xml:space="preserve">,  </w:delText>
              </w:r>
            </w:del>
            <w:ins w:id="1049"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2EE88900" w:rsidR="004F7F15" w:rsidRPr="00675437" w:rsidRDefault="004F7F15" w:rsidP="004F7F15">
            <w:pPr>
              <w:rPr>
                <w:sz w:val="18"/>
                <w:szCs w:val="18"/>
              </w:rPr>
            </w:pPr>
            <w:r w:rsidRPr="00675437">
              <w:rPr>
                <w:color w:val="000000"/>
                <w:sz w:val="18"/>
                <w:szCs w:val="18"/>
              </w:rPr>
              <w:t xml:space="preserve">12.0 </w:t>
            </w:r>
            <w:del w:id="1050" w:author="Parks, Robbie M" w:date="2019-01-10T10:13:00Z">
              <w:r w:rsidRPr="00675437" w:rsidDel="008916F4">
                <w:rPr>
                  <w:color w:val="000000"/>
                  <w:sz w:val="18"/>
                  <w:szCs w:val="18"/>
                </w:rPr>
                <w:delText xml:space="preserve">(   </w:delText>
              </w:r>
            </w:del>
            <w:ins w:id="1051" w:author="Parks, Robbie M" w:date="2019-01-10T10:13:00Z">
              <w:r w:rsidR="008916F4" w:rsidRPr="00675437">
                <w:rPr>
                  <w:color w:val="000000"/>
                  <w:sz w:val="18"/>
                  <w:szCs w:val="18"/>
                </w:rPr>
                <w:t>(</w:t>
              </w:r>
            </w:ins>
            <w:r w:rsidRPr="00675437">
              <w:rPr>
                <w:color w:val="000000"/>
                <w:sz w:val="18"/>
                <w:szCs w:val="18"/>
              </w:rPr>
              <w:t>7.0</w:t>
            </w:r>
            <w:del w:id="1052" w:author="Parks, Robbie M" w:date="2019-01-10T10:13:00Z">
              <w:r w:rsidRPr="00675437" w:rsidDel="008916F4">
                <w:rPr>
                  <w:color w:val="000000"/>
                  <w:sz w:val="18"/>
                  <w:szCs w:val="18"/>
                </w:rPr>
                <w:delText xml:space="preserve">,  </w:delText>
              </w:r>
            </w:del>
            <w:ins w:id="1053"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29DC916E" w:rsidR="004F7F15" w:rsidRPr="00675437" w:rsidRDefault="004F7F15" w:rsidP="004F7F15">
            <w:pPr>
              <w:rPr>
                <w:sz w:val="18"/>
                <w:szCs w:val="18"/>
              </w:rPr>
            </w:pPr>
            <w:r w:rsidRPr="00675437">
              <w:rPr>
                <w:color w:val="000000"/>
                <w:sz w:val="18"/>
                <w:szCs w:val="18"/>
              </w:rPr>
              <w:t xml:space="preserve">8.0 </w:t>
            </w:r>
            <w:del w:id="1054" w:author="Parks, Robbie M" w:date="2019-01-10T10:13:00Z">
              <w:r w:rsidRPr="00675437" w:rsidDel="008916F4">
                <w:rPr>
                  <w:color w:val="000000"/>
                  <w:sz w:val="18"/>
                  <w:szCs w:val="18"/>
                </w:rPr>
                <w:delText xml:space="preserve">(   </w:delText>
              </w:r>
            </w:del>
            <w:ins w:id="1055" w:author="Parks, Robbie M" w:date="2019-01-10T10:13:00Z">
              <w:r w:rsidR="008916F4" w:rsidRPr="00675437">
                <w:rPr>
                  <w:color w:val="000000"/>
                  <w:sz w:val="18"/>
                  <w:szCs w:val="18"/>
                </w:rPr>
                <w:t>(</w:t>
              </w:r>
            </w:ins>
            <w:r w:rsidRPr="00675437">
              <w:rPr>
                <w:color w:val="000000"/>
                <w:sz w:val="18"/>
                <w:szCs w:val="18"/>
              </w:rPr>
              <w:t>4.0</w:t>
            </w:r>
            <w:del w:id="1056" w:author="Parks, Robbie M" w:date="2019-01-10T10:13:00Z">
              <w:r w:rsidRPr="00675437" w:rsidDel="008916F4">
                <w:rPr>
                  <w:color w:val="000000"/>
                  <w:sz w:val="18"/>
                  <w:szCs w:val="18"/>
                </w:rPr>
                <w:delText xml:space="preserve">,  </w:delText>
              </w:r>
            </w:del>
            <w:ins w:id="1057"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0DC3E6EE" w:rsidR="004F7F15" w:rsidRPr="00675437" w:rsidRDefault="004F7F15" w:rsidP="004F7F15">
            <w:pPr>
              <w:rPr>
                <w:sz w:val="18"/>
                <w:szCs w:val="18"/>
              </w:rPr>
            </w:pPr>
            <w:r w:rsidRPr="00675437">
              <w:rPr>
                <w:color w:val="000000"/>
                <w:sz w:val="18"/>
                <w:szCs w:val="18"/>
              </w:rPr>
              <w:t xml:space="preserve">6.0 </w:t>
            </w:r>
            <w:del w:id="1058" w:author="Parks, Robbie M" w:date="2019-01-10T10:13:00Z">
              <w:r w:rsidRPr="00675437" w:rsidDel="008916F4">
                <w:rPr>
                  <w:color w:val="000000"/>
                  <w:sz w:val="18"/>
                  <w:szCs w:val="18"/>
                </w:rPr>
                <w:delText xml:space="preserve">(   </w:delText>
              </w:r>
            </w:del>
            <w:ins w:id="1059" w:author="Parks, Robbie M" w:date="2019-01-10T10:13:00Z">
              <w:r w:rsidR="008916F4" w:rsidRPr="00675437">
                <w:rPr>
                  <w:color w:val="000000"/>
                  <w:sz w:val="18"/>
                  <w:szCs w:val="18"/>
                </w:rPr>
                <w:t>(</w:t>
              </w:r>
            </w:ins>
            <w:r w:rsidRPr="00675437">
              <w:rPr>
                <w:color w:val="000000"/>
                <w:sz w:val="18"/>
                <w:szCs w:val="18"/>
              </w:rPr>
              <w:t>2.0</w:t>
            </w:r>
            <w:del w:id="1060" w:author="Parks, Robbie M" w:date="2019-01-10T10:13:00Z">
              <w:r w:rsidRPr="00675437" w:rsidDel="008916F4">
                <w:rPr>
                  <w:color w:val="000000"/>
                  <w:sz w:val="18"/>
                  <w:szCs w:val="18"/>
                </w:rPr>
                <w:delText>,  </w:delText>
              </w:r>
            </w:del>
            <w:ins w:id="1061"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2F7EF441" w:rsidR="004F7F15" w:rsidRPr="00675437" w:rsidRDefault="004F7F15" w:rsidP="004F7F15">
            <w:pPr>
              <w:rPr>
                <w:sz w:val="18"/>
                <w:szCs w:val="18"/>
              </w:rPr>
            </w:pPr>
            <w:r w:rsidRPr="00675437">
              <w:rPr>
                <w:color w:val="000000"/>
                <w:sz w:val="18"/>
                <w:szCs w:val="18"/>
              </w:rPr>
              <w:t xml:space="preserve">3.0 </w:t>
            </w:r>
            <w:del w:id="1062" w:author="Parks, Robbie M" w:date="2019-01-10T10:13:00Z">
              <w:r w:rsidRPr="00675437" w:rsidDel="008916F4">
                <w:rPr>
                  <w:color w:val="000000"/>
                  <w:sz w:val="18"/>
                  <w:szCs w:val="18"/>
                </w:rPr>
                <w:delText xml:space="preserve">(   </w:delText>
              </w:r>
            </w:del>
            <w:ins w:id="1063" w:author="Parks, Robbie M" w:date="2019-01-10T10:13:00Z">
              <w:r w:rsidR="008916F4" w:rsidRPr="00675437">
                <w:rPr>
                  <w:color w:val="000000"/>
                  <w:sz w:val="18"/>
                  <w:szCs w:val="18"/>
                </w:rPr>
                <w:t>(</w:t>
              </w:r>
            </w:ins>
            <w:r w:rsidRPr="00675437">
              <w:rPr>
                <w:color w:val="000000"/>
                <w:sz w:val="18"/>
                <w:szCs w:val="18"/>
              </w:rPr>
              <w:t>1.0</w:t>
            </w:r>
            <w:del w:id="1064" w:author="Parks, Robbie M" w:date="2019-01-10T10:13:00Z">
              <w:r w:rsidRPr="00675437" w:rsidDel="008916F4">
                <w:rPr>
                  <w:color w:val="000000"/>
                  <w:sz w:val="18"/>
                  <w:szCs w:val="18"/>
                </w:rPr>
                <w:delText>,  </w:delText>
              </w:r>
            </w:del>
            <w:ins w:id="1065"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346D3981" w:rsidR="004F7F15" w:rsidRPr="00675437" w:rsidRDefault="004F7F15" w:rsidP="004F7F15">
            <w:pPr>
              <w:rPr>
                <w:sz w:val="18"/>
                <w:szCs w:val="18"/>
              </w:rPr>
            </w:pPr>
            <w:r w:rsidRPr="00675437">
              <w:rPr>
                <w:color w:val="000000"/>
                <w:sz w:val="18"/>
                <w:szCs w:val="18"/>
              </w:rPr>
              <w:t xml:space="preserve">0.0 </w:t>
            </w:r>
            <w:del w:id="1066" w:author="Parks, Robbie M" w:date="2019-01-10T10:13:00Z">
              <w:r w:rsidRPr="00675437" w:rsidDel="008916F4">
                <w:rPr>
                  <w:color w:val="000000"/>
                  <w:sz w:val="18"/>
                  <w:szCs w:val="18"/>
                </w:rPr>
                <w:delText xml:space="preserve">(  </w:delText>
              </w:r>
            </w:del>
            <w:ins w:id="1067" w:author="Parks, Robbie M" w:date="2019-01-10T10:13:00Z">
              <w:r w:rsidR="008916F4" w:rsidRPr="00675437">
                <w:rPr>
                  <w:color w:val="000000"/>
                  <w:sz w:val="18"/>
                  <w:szCs w:val="18"/>
                </w:rPr>
                <w:t>(</w:t>
              </w:r>
            </w:ins>
            <w:r w:rsidRPr="00675437">
              <w:rPr>
                <w:color w:val="000000"/>
                <w:sz w:val="18"/>
                <w:szCs w:val="18"/>
              </w:rPr>
              <w:t>-1.0</w:t>
            </w:r>
            <w:del w:id="1068" w:author="Parks, Robbie M" w:date="2019-01-10T10:13:00Z">
              <w:r w:rsidRPr="00675437" w:rsidDel="008916F4">
                <w:rPr>
                  <w:color w:val="000000"/>
                  <w:sz w:val="18"/>
                  <w:szCs w:val="18"/>
                </w:rPr>
                <w:delText>,  </w:delText>
              </w:r>
            </w:del>
            <w:ins w:id="1069"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3BA87471" w:rsidR="004F7F15" w:rsidRPr="00675437" w:rsidRDefault="004F7F15" w:rsidP="004F7F15">
            <w:pPr>
              <w:rPr>
                <w:sz w:val="18"/>
                <w:szCs w:val="18"/>
              </w:rPr>
            </w:pPr>
            <w:r w:rsidRPr="00675437">
              <w:rPr>
                <w:color w:val="000000"/>
                <w:sz w:val="18"/>
                <w:szCs w:val="18"/>
              </w:rPr>
              <w:t xml:space="preserve">128.0 </w:t>
            </w:r>
            <w:del w:id="1070" w:author="Parks, Robbie M" w:date="2019-01-10T10:13:00Z">
              <w:r w:rsidRPr="00675437" w:rsidDel="008916F4">
                <w:rPr>
                  <w:color w:val="000000"/>
                  <w:sz w:val="18"/>
                  <w:szCs w:val="18"/>
                </w:rPr>
                <w:delText xml:space="preserve">( </w:delText>
              </w:r>
            </w:del>
            <w:ins w:id="1071" w:author="Parks, Robbie M" w:date="2019-01-10T10:13:00Z">
              <w:r w:rsidR="008916F4" w:rsidRPr="00675437">
                <w:rPr>
                  <w:color w:val="000000"/>
                  <w:sz w:val="18"/>
                  <w:szCs w:val="18"/>
                </w:rPr>
                <w:t>(</w:t>
              </w:r>
            </w:ins>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5D43E62C" w:rsidR="004F7F15" w:rsidRPr="00675437" w:rsidRDefault="004F7F15" w:rsidP="004F7F15">
            <w:pPr>
              <w:rPr>
                <w:sz w:val="18"/>
                <w:szCs w:val="18"/>
              </w:rPr>
            </w:pPr>
            <w:r w:rsidRPr="00675437">
              <w:rPr>
                <w:color w:val="000000"/>
                <w:sz w:val="18"/>
                <w:szCs w:val="18"/>
              </w:rPr>
              <w:t xml:space="preserve">3.0 </w:t>
            </w:r>
            <w:del w:id="1072" w:author="Parks, Robbie M" w:date="2019-01-10T10:13:00Z">
              <w:r w:rsidRPr="00675437" w:rsidDel="008916F4">
                <w:rPr>
                  <w:color w:val="000000"/>
                  <w:sz w:val="18"/>
                  <w:szCs w:val="18"/>
                </w:rPr>
                <w:delText xml:space="preserve">(   </w:delText>
              </w:r>
            </w:del>
            <w:ins w:id="1073" w:author="Parks, Robbie M" w:date="2019-01-10T10:13:00Z">
              <w:r w:rsidR="008916F4" w:rsidRPr="00675437">
                <w:rPr>
                  <w:color w:val="000000"/>
                  <w:sz w:val="18"/>
                  <w:szCs w:val="18"/>
                </w:rPr>
                <w:t>(</w:t>
              </w:r>
            </w:ins>
            <w:r w:rsidRPr="00675437">
              <w:rPr>
                <w:color w:val="000000"/>
                <w:sz w:val="18"/>
                <w:szCs w:val="18"/>
              </w:rPr>
              <w:t>1.0</w:t>
            </w:r>
            <w:del w:id="1074" w:author="Parks, Robbie M" w:date="2019-01-10T10:13:00Z">
              <w:r w:rsidRPr="00675437" w:rsidDel="008916F4">
                <w:rPr>
                  <w:color w:val="000000"/>
                  <w:sz w:val="18"/>
                  <w:szCs w:val="18"/>
                </w:rPr>
                <w:delText>,  </w:delText>
              </w:r>
            </w:del>
            <w:ins w:id="1075"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10E21DCC" w:rsidR="004F7F15" w:rsidRPr="00675437" w:rsidRDefault="004F7F15" w:rsidP="004F7F15">
            <w:pPr>
              <w:rPr>
                <w:sz w:val="18"/>
                <w:szCs w:val="18"/>
              </w:rPr>
            </w:pPr>
            <w:r w:rsidRPr="00675437">
              <w:rPr>
                <w:color w:val="000000"/>
                <w:sz w:val="18"/>
                <w:szCs w:val="18"/>
              </w:rPr>
              <w:t xml:space="preserve">3.0 </w:t>
            </w:r>
            <w:del w:id="1076" w:author="Parks, Robbie M" w:date="2019-01-10T10:13:00Z">
              <w:r w:rsidRPr="00675437" w:rsidDel="008916F4">
                <w:rPr>
                  <w:color w:val="000000"/>
                  <w:sz w:val="18"/>
                  <w:szCs w:val="18"/>
                </w:rPr>
                <w:delText xml:space="preserve">(   </w:delText>
              </w:r>
            </w:del>
            <w:ins w:id="1077" w:author="Parks, Robbie M" w:date="2019-01-10T10:13:00Z">
              <w:r w:rsidR="008916F4" w:rsidRPr="00675437">
                <w:rPr>
                  <w:color w:val="000000"/>
                  <w:sz w:val="18"/>
                  <w:szCs w:val="18"/>
                </w:rPr>
                <w:t>(</w:t>
              </w:r>
            </w:ins>
            <w:r w:rsidRPr="00675437">
              <w:rPr>
                <w:color w:val="000000"/>
                <w:sz w:val="18"/>
                <w:szCs w:val="18"/>
              </w:rPr>
              <w:t>2.0</w:t>
            </w:r>
            <w:del w:id="1078" w:author="Parks, Robbie M" w:date="2019-01-10T10:13:00Z">
              <w:r w:rsidRPr="00675437" w:rsidDel="008916F4">
                <w:rPr>
                  <w:color w:val="000000"/>
                  <w:sz w:val="18"/>
                  <w:szCs w:val="18"/>
                </w:rPr>
                <w:delText>,  </w:delText>
              </w:r>
            </w:del>
            <w:ins w:id="1079"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D9DDF98" w:rsidR="004F7F15" w:rsidRPr="00675437" w:rsidRDefault="004F7F15" w:rsidP="004F7F15">
            <w:pPr>
              <w:rPr>
                <w:sz w:val="18"/>
                <w:szCs w:val="18"/>
              </w:rPr>
            </w:pPr>
            <w:r w:rsidRPr="00675437">
              <w:rPr>
                <w:color w:val="000000"/>
                <w:sz w:val="18"/>
                <w:szCs w:val="18"/>
              </w:rPr>
              <w:t xml:space="preserve">1.0 </w:t>
            </w:r>
            <w:del w:id="1080" w:author="Parks, Robbie M" w:date="2019-01-10T10:13:00Z">
              <w:r w:rsidRPr="00675437" w:rsidDel="008916F4">
                <w:rPr>
                  <w:color w:val="000000"/>
                  <w:sz w:val="18"/>
                  <w:szCs w:val="18"/>
                </w:rPr>
                <w:delText xml:space="preserve">(   </w:delText>
              </w:r>
            </w:del>
            <w:ins w:id="1081" w:author="Parks, Robbie M" w:date="2019-01-10T10:13:00Z">
              <w:r w:rsidR="008916F4" w:rsidRPr="00675437">
                <w:rPr>
                  <w:color w:val="000000"/>
                  <w:sz w:val="18"/>
                  <w:szCs w:val="18"/>
                </w:rPr>
                <w:t>(</w:t>
              </w:r>
            </w:ins>
            <w:r w:rsidRPr="00675437">
              <w:rPr>
                <w:color w:val="000000"/>
                <w:sz w:val="18"/>
                <w:szCs w:val="18"/>
              </w:rPr>
              <w:t>0.0</w:t>
            </w:r>
            <w:del w:id="1082" w:author="Parks, Robbie M" w:date="2019-01-10T10:13:00Z">
              <w:r w:rsidRPr="00675437" w:rsidDel="008916F4">
                <w:rPr>
                  <w:color w:val="000000"/>
                  <w:sz w:val="18"/>
                  <w:szCs w:val="18"/>
                </w:rPr>
                <w:delText>,  </w:delText>
              </w:r>
            </w:del>
            <w:ins w:id="1083"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3C97A4CF" w:rsidR="004F7F15" w:rsidRPr="00675437" w:rsidRDefault="004F7F15" w:rsidP="004F7F15">
            <w:pPr>
              <w:rPr>
                <w:sz w:val="18"/>
                <w:szCs w:val="18"/>
              </w:rPr>
            </w:pPr>
            <w:r w:rsidRPr="00675437">
              <w:rPr>
                <w:color w:val="000000"/>
                <w:sz w:val="18"/>
                <w:szCs w:val="18"/>
              </w:rPr>
              <w:t xml:space="preserve">2.0 </w:t>
            </w:r>
            <w:del w:id="1084" w:author="Parks, Robbie M" w:date="2019-01-10T10:13:00Z">
              <w:r w:rsidRPr="00675437" w:rsidDel="008916F4">
                <w:rPr>
                  <w:color w:val="000000"/>
                  <w:sz w:val="18"/>
                  <w:szCs w:val="18"/>
                </w:rPr>
                <w:delText xml:space="preserve">(   </w:delText>
              </w:r>
            </w:del>
            <w:ins w:id="1085" w:author="Parks, Robbie M" w:date="2019-01-10T10:13:00Z">
              <w:r w:rsidR="008916F4" w:rsidRPr="00675437">
                <w:rPr>
                  <w:color w:val="000000"/>
                  <w:sz w:val="18"/>
                  <w:szCs w:val="18"/>
                </w:rPr>
                <w:t>(</w:t>
              </w:r>
            </w:ins>
            <w:r w:rsidRPr="00675437">
              <w:rPr>
                <w:color w:val="000000"/>
                <w:sz w:val="18"/>
                <w:szCs w:val="18"/>
              </w:rPr>
              <w:t>1.0</w:t>
            </w:r>
            <w:del w:id="1086" w:author="Parks, Robbie M" w:date="2019-01-10T10:13:00Z">
              <w:r w:rsidRPr="00675437" w:rsidDel="008916F4">
                <w:rPr>
                  <w:color w:val="000000"/>
                  <w:sz w:val="18"/>
                  <w:szCs w:val="18"/>
                </w:rPr>
                <w:delText>,  </w:delText>
              </w:r>
            </w:del>
            <w:ins w:id="1087"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09A63D4" w:rsidR="004F7F15" w:rsidRPr="00675437" w:rsidRDefault="004F7F15" w:rsidP="004F7F15">
            <w:pPr>
              <w:rPr>
                <w:sz w:val="18"/>
                <w:szCs w:val="18"/>
              </w:rPr>
            </w:pPr>
            <w:r w:rsidRPr="00675437">
              <w:rPr>
                <w:color w:val="000000"/>
                <w:sz w:val="18"/>
                <w:szCs w:val="18"/>
              </w:rPr>
              <w:t xml:space="preserve">1.0 </w:t>
            </w:r>
            <w:del w:id="1088" w:author="Parks, Robbie M" w:date="2019-01-10T10:13:00Z">
              <w:r w:rsidRPr="00675437" w:rsidDel="008916F4">
                <w:rPr>
                  <w:color w:val="000000"/>
                  <w:sz w:val="18"/>
                  <w:szCs w:val="18"/>
                </w:rPr>
                <w:delText xml:space="preserve">(   </w:delText>
              </w:r>
            </w:del>
            <w:ins w:id="1089" w:author="Parks, Robbie M" w:date="2019-01-10T10:13:00Z">
              <w:r w:rsidR="008916F4" w:rsidRPr="00675437">
                <w:rPr>
                  <w:color w:val="000000"/>
                  <w:sz w:val="18"/>
                  <w:szCs w:val="18"/>
                </w:rPr>
                <w:t>(</w:t>
              </w:r>
            </w:ins>
            <w:r w:rsidRPr="00675437">
              <w:rPr>
                <w:color w:val="000000"/>
                <w:sz w:val="18"/>
                <w:szCs w:val="18"/>
              </w:rPr>
              <w:t>0.0</w:t>
            </w:r>
            <w:del w:id="1090" w:author="Parks, Robbie M" w:date="2019-01-10T10:13:00Z">
              <w:r w:rsidRPr="00675437" w:rsidDel="008916F4">
                <w:rPr>
                  <w:color w:val="000000"/>
                  <w:sz w:val="18"/>
                  <w:szCs w:val="18"/>
                </w:rPr>
                <w:delText>,  </w:delText>
              </w:r>
            </w:del>
            <w:ins w:id="1091"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5DF4928E" w:rsidR="004F7F15" w:rsidRPr="00675437" w:rsidRDefault="004F7F15" w:rsidP="004F7F15">
            <w:pPr>
              <w:rPr>
                <w:sz w:val="18"/>
                <w:szCs w:val="18"/>
              </w:rPr>
            </w:pPr>
            <w:r w:rsidRPr="00675437">
              <w:rPr>
                <w:color w:val="000000"/>
                <w:sz w:val="18"/>
                <w:szCs w:val="18"/>
              </w:rPr>
              <w:t xml:space="preserve">2.0 </w:t>
            </w:r>
            <w:del w:id="1092" w:author="Parks, Robbie M" w:date="2019-01-10T10:13:00Z">
              <w:r w:rsidRPr="00675437" w:rsidDel="008916F4">
                <w:rPr>
                  <w:color w:val="000000"/>
                  <w:sz w:val="18"/>
                  <w:szCs w:val="18"/>
                </w:rPr>
                <w:delText xml:space="preserve">(   </w:delText>
              </w:r>
            </w:del>
            <w:ins w:id="1093" w:author="Parks, Robbie M" w:date="2019-01-10T10:13:00Z">
              <w:r w:rsidR="008916F4" w:rsidRPr="00675437">
                <w:rPr>
                  <w:color w:val="000000"/>
                  <w:sz w:val="18"/>
                  <w:szCs w:val="18"/>
                </w:rPr>
                <w:t>(</w:t>
              </w:r>
            </w:ins>
            <w:r w:rsidRPr="00675437">
              <w:rPr>
                <w:color w:val="000000"/>
                <w:sz w:val="18"/>
                <w:szCs w:val="18"/>
              </w:rPr>
              <w:t>0.0</w:t>
            </w:r>
            <w:del w:id="1094" w:author="Parks, Robbie M" w:date="2019-01-10T10:13:00Z">
              <w:r w:rsidRPr="00675437" w:rsidDel="008916F4">
                <w:rPr>
                  <w:color w:val="000000"/>
                  <w:sz w:val="18"/>
                  <w:szCs w:val="18"/>
                </w:rPr>
                <w:delText>,  </w:delText>
              </w:r>
            </w:del>
            <w:ins w:id="1095"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AA749ED" w:rsidR="004F7F15" w:rsidRPr="00675437" w:rsidRDefault="004F7F15" w:rsidP="004F7F15">
            <w:pPr>
              <w:rPr>
                <w:sz w:val="18"/>
                <w:szCs w:val="18"/>
              </w:rPr>
            </w:pPr>
            <w:r w:rsidRPr="00675437">
              <w:rPr>
                <w:color w:val="000000"/>
                <w:sz w:val="18"/>
                <w:szCs w:val="18"/>
              </w:rPr>
              <w:t xml:space="preserve">1.0 </w:t>
            </w:r>
            <w:del w:id="1096" w:author="Parks, Robbie M" w:date="2019-01-10T10:13:00Z">
              <w:r w:rsidRPr="00675437" w:rsidDel="008916F4">
                <w:rPr>
                  <w:color w:val="000000"/>
                  <w:sz w:val="18"/>
                  <w:szCs w:val="18"/>
                </w:rPr>
                <w:delText xml:space="preserve">(  </w:delText>
              </w:r>
            </w:del>
            <w:ins w:id="1097" w:author="Parks, Robbie M" w:date="2019-01-10T10:13:00Z">
              <w:r w:rsidR="008916F4" w:rsidRPr="00675437">
                <w:rPr>
                  <w:color w:val="000000"/>
                  <w:sz w:val="18"/>
                  <w:szCs w:val="18"/>
                </w:rPr>
                <w:t>(</w:t>
              </w:r>
            </w:ins>
            <w:r w:rsidRPr="00675437">
              <w:rPr>
                <w:color w:val="000000"/>
                <w:sz w:val="18"/>
                <w:szCs w:val="18"/>
              </w:rPr>
              <w:t>-1.0</w:t>
            </w:r>
            <w:del w:id="1098" w:author="Parks, Robbie M" w:date="2019-01-10T10:13:00Z">
              <w:r w:rsidRPr="00675437" w:rsidDel="008916F4">
                <w:rPr>
                  <w:color w:val="000000"/>
                  <w:sz w:val="18"/>
                  <w:szCs w:val="18"/>
                </w:rPr>
                <w:delText>,  </w:delText>
              </w:r>
            </w:del>
            <w:ins w:id="1099"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4ECBB1A2" w:rsidR="004F7F15" w:rsidRPr="00675437" w:rsidRDefault="004F7F15" w:rsidP="004F7F15">
            <w:pPr>
              <w:rPr>
                <w:sz w:val="18"/>
                <w:szCs w:val="18"/>
              </w:rPr>
            </w:pPr>
            <w:r w:rsidRPr="00675437">
              <w:rPr>
                <w:color w:val="000000"/>
                <w:sz w:val="18"/>
                <w:szCs w:val="18"/>
              </w:rPr>
              <w:t xml:space="preserve">1.0 </w:t>
            </w:r>
            <w:del w:id="1100" w:author="Parks, Robbie M" w:date="2019-01-10T10:13:00Z">
              <w:r w:rsidRPr="00675437" w:rsidDel="008916F4">
                <w:rPr>
                  <w:color w:val="000000"/>
                  <w:sz w:val="18"/>
                  <w:szCs w:val="18"/>
                </w:rPr>
                <w:delText xml:space="preserve">(   </w:delText>
              </w:r>
            </w:del>
            <w:ins w:id="1101" w:author="Parks, Robbie M" w:date="2019-01-10T10:13:00Z">
              <w:r w:rsidR="008916F4" w:rsidRPr="00675437">
                <w:rPr>
                  <w:color w:val="000000"/>
                  <w:sz w:val="18"/>
                  <w:szCs w:val="18"/>
                </w:rPr>
                <w:t>(</w:t>
              </w:r>
            </w:ins>
            <w:r w:rsidRPr="00675437">
              <w:rPr>
                <w:color w:val="000000"/>
                <w:sz w:val="18"/>
                <w:szCs w:val="18"/>
              </w:rPr>
              <w:t>0.0</w:t>
            </w:r>
            <w:del w:id="1102" w:author="Parks, Robbie M" w:date="2019-01-10T10:13:00Z">
              <w:r w:rsidRPr="00675437" w:rsidDel="008916F4">
                <w:rPr>
                  <w:color w:val="000000"/>
                  <w:sz w:val="18"/>
                  <w:szCs w:val="18"/>
                </w:rPr>
                <w:delText>,  </w:delText>
              </w:r>
            </w:del>
            <w:ins w:id="1103"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776A77F4" w:rsidR="004F7F15" w:rsidRPr="00675437" w:rsidRDefault="004F7F15" w:rsidP="004F7F15">
            <w:pPr>
              <w:rPr>
                <w:sz w:val="18"/>
                <w:szCs w:val="18"/>
              </w:rPr>
            </w:pPr>
            <w:r w:rsidRPr="00675437">
              <w:rPr>
                <w:color w:val="000000"/>
                <w:sz w:val="18"/>
                <w:szCs w:val="18"/>
              </w:rPr>
              <w:t xml:space="preserve">1.0 </w:t>
            </w:r>
            <w:del w:id="1104" w:author="Parks, Robbie M" w:date="2019-01-10T10:13:00Z">
              <w:r w:rsidRPr="00675437" w:rsidDel="008916F4">
                <w:rPr>
                  <w:color w:val="000000"/>
                  <w:sz w:val="18"/>
                  <w:szCs w:val="18"/>
                </w:rPr>
                <w:delText xml:space="preserve">(   </w:delText>
              </w:r>
            </w:del>
            <w:ins w:id="1105" w:author="Parks, Robbie M" w:date="2019-01-10T10:13:00Z">
              <w:r w:rsidR="008916F4" w:rsidRPr="00675437">
                <w:rPr>
                  <w:color w:val="000000"/>
                  <w:sz w:val="18"/>
                  <w:szCs w:val="18"/>
                </w:rPr>
                <w:t>(</w:t>
              </w:r>
            </w:ins>
            <w:r w:rsidRPr="00675437">
              <w:rPr>
                <w:color w:val="000000"/>
                <w:sz w:val="18"/>
                <w:szCs w:val="18"/>
              </w:rPr>
              <w:t>0.0</w:t>
            </w:r>
            <w:del w:id="1106" w:author="Parks, Robbie M" w:date="2019-01-10T10:13:00Z">
              <w:r w:rsidRPr="00675437" w:rsidDel="008916F4">
                <w:rPr>
                  <w:color w:val="000000"/>
                  <w:sz w:val="18"/>
                  <w:szCs w:val="18"/>
                </w:rPr>
                <w:delText>,  </w:delText>
              </w:r>
            </w:del>
            <w:ins w:id="110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4A88BF41" w:rsidR="004F7F15" w:rsidRPr="00675437" w:rsidRDefault="004F7F15" w:rsidP="004F7F15">
            <w:pPr>
              <w:rPr>
                <w:sz w:val="18"/>
                <w:szCs w:val="18"/>
              </w:rPr>
            </w:pPr>
            <w:r w:rsidRPr="00675437">
              <w:rPr>
                <w:color w:val="000000"/>
                <w:sz w:val="18"/>
                <w:szCs w:val="18"/>
              </w:rPr>
              <w:t xml:space="preserve">0.0 </w:t>
            </w:r>
            <w:del w:id="1108" w:author="Parks, Robbie M" w:date="2019-01-10T10:13:00Z">
              <w:r w:rsidRPr="00675437" w:rsidDel="008916F4">
                <w:rPr>
                  <w:color w:val="000000"/>
                  <w:sz w:val="18"/>
                  <w:szCs w:val="18"/>
                </w:rPr>
                <w:delText xml:space="preserve">(   </w:delText>
              </w:r>
            </w:del>
            <w:ins w:id="1109" w:author="Parks, Robbie M" w:date="2019-01-10T10:13:00Z">
              <w:r w:rsidR="008916F4" w:rsidRPr="00675437">
                <w:rPr>
                  <w:color w:val="000000"/>
                  <w:sz w:val="18"/>
                  <w:szCs w:val="18"/>
                </w:rPr>
                <w:t>(</w:t>
              </w:r>
            </w:ins>
            <w:r w:rsidRPr="00675437">
              <w:rPr>
                <w:color w:val="000000"/>
                <w:sz w:val="18"/>
                <w:szCs w:val="18"/>
              </w:rPr>
              <w:t>0.0</w:t>
            </w:r>
            <w:del w:id="1110" w:author="Parks, Robbie M" w:date="2019-01-10T10:13:00Z">
              <w:r w:rsidRPr="00675437" w:rsidDel="008916F4">
                <w:rPr>
                  <w:color w:val="000000"/>
                  <w:sz w:val="18"/>
                  <w:szCs w:val="18"/>
                </w:rPr>
                <w:delText>,  </w:delText>
              </w:r>
            </w:del>
            <w:ins w:id="1111"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7B1E04F0" w:rsidR="004F7F15" w:rsidRPr="00675437" w:rsidRDefault="004F7F15" w:rsidP="004F7F15">
            <w:pPr>
              <w:rPr>
                <w:sz w:val="18"/>
                <w:szCs w:val="18"/>
              </w:rPr>
            </w:pPr>
            <w:r w:rsidRPr="00675437">
              <w:rPr>
                <w:color w:val="000000"/>
                <w:sz w:val="18"/>
                <w:szCs w:val="18"/>
              </w:rPr>
              <w:t xml:space="preserve">15.0 </w:t>
            </w:r>
            <w:del w:id="1112" w:author="Parks, Robbie M" w:date="2019-01-10T10:13:00Z">
              <w:r w:rsidRPr="00675437" w:rsidDel="008916F4">
                <w:rPr>
                  <w:color w:val="000000"/>
                  <w:sz w:val="18"/>
                  <w:szCs w:val="18"/>
                </w:rPr>
                <w:delText xml:space="preserve">(  </w:delText>
              </w:r>
            </w:del>
            <w:ins w:id="1113" w:author="Parks, Robbie M" w:date="2019-01-10T10:13:00Z">
              <w:r w:rsidR="008916F4" w:rsidRPr="00675437">
                <w:rPr>
                  <w:color w:val="000000"/>
                  <w:sz w:val="18"/>
                  <w:szCs w:val="18"/>
                </w:rPr>
                <w:t>(</w:t>
              </w:r>
            </w:ins>
            <w:r w:rsidRPr="00675437">
              <w:rPr>
                <w:color w:val="000000"/>
                <w:sz w:val="18"/>
                <w:szCs w:val="18"/>
              </w:rPr>
              <w:t>11.0</w:t>
            </w:r>
            <w:del w:id="1114" w:author="Parks, Robbie M" w:date="2019-01-10T10:13:00Z">
              <w:r w:rsidRPr="00675437" w:rsidDel="008916F4">
                <w:rPr>
                  <w:color w:val="000000"/>
                  <w:sz w:val="18"/>
                  <w:szCs w:val="18"/>
                </w:rPr>
                <w:delText xml:space="preserve">,  </w:delText>
              </w:r>
            </w:del>
            <w:ins w:id="1115" w:author="Parks, Robbie M" w:date="2019-01-10T10:13:00Z">
              <w:r w:rsidR="008916F4" w:rsidRPr="00675437">
                <w:rPr>
                  <w:color w:val="000000"/>
                  <w:sz w:val="18"/>
                  <w:szCs w:val="18"/>
                </w:rPr>
                <w:t xml:space="preserve">, </w:t>
              </w:r>
            </w:ins>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49B073B5" w:rsidR="004F7F15" w:rsidRPr="00E966D2" w:rsidRDefault="004F7F15" w:rsidP="004F7F15">
            <w:pPr>
              <w:rPr>
                <w:sz w:val="18"/>
                <w:szCs w:val="18"/>
              </w:rPr>
            </w:pPr>
            <w:r w:rsidRPr="005D151A">
              <w:rPr>
                <w:color w:val="000000"/>
                <w:sz w:val="18"/>
                <w:szCs w:val="18"/>
              </w:rPr>
              <w:t xml:space="preserve">1.0 </w:t>
            </w:r>
            <w:del w:id="1116" w:author="Parks, Robbie M" w:date="2019-01-10T10:13:00Z">
              <w:r w:rsidRPr="005D151A" w:rsidDel="008916F4">
                <w:rPr>
                  <w:color w:val="000000"/>
                  <w:sz w:val="18"/>
                  <w:szCs w:val="18"/>
                </w:rPr>
                <w:delText xml:space="preserve">(  </w:delText>
              </w:r>
            </w:del>
            <w:ins w:id="1117" w:author="Parks, Robbie M" w:date="2019-01-10T10:13:00Z">
              <w:r w:rsidR="008916F4" w:rsidRPr="005D151A">
                <w:rPr>
                  <w:color w:val="000000"/>
                  <w:sz w:val="18"/>
                  <w:szCs w:val="18"/>
                </w:rPr>
                <w:t>(</w:t>
              </w:r>
            </w:ins>
            <w:r w:rsidRPr="005D151A">
              <w:rPr>
                <w:color w:val="000000"/>
                <w:sz w:val="18"/>
                <w:szCs w:val="18"/>
              </w:rPr>
              <w:t>-2.0</w:t>
            </w:r>
            <w:del w:id="1118" w:author="Parks, Robbie M" w:date="2019-01-10T10:13:00Z">
              <w:r w:rsidRPr="005D151A" w:rsidDel="008916F4">
                <w:rPr>
                  <w:color w:val="000000"/>
                  <w:sz w:val="18"/>
                  <w:szCs w:val="18"/>
                </w:rPr>
                <w:delText>,  </w:delText>
              </w:r>
            </w:del>
            <w:ins w:id="1119"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1153BECC" w:rsidR="004F7F15" w:rsidRPr="00675437" w:rsidRDefault="004F7F15" w:rsidP="004F7F15">
            <w:pPr>
              <w:rPr>
                <w:sz w:val="18"/>
                <w:szCs w:val="18"/>
              </w:rPr>
            </w:pPr>
            <w:r w:rsidRPr="00E966D2">
              <w:rPr>
                <w:color w:val="000000"/>
                <w:sz w:val="18"/>
                <w:szCs w:val="18"/>
              </w:rPr>
              <w:t xml:space="preserve">3.0 </w:t>
            </w:r>
            <w:del w:id="1120" w:author="Parks, Robbie M" w:date="2019-01-10T10:13:00Z">
              <w:r w:rsidRPr="005464C8" w:rsidDel="008916F4">
                <w:rPr>
                  <w:color w:val="000000"/>
                  <w:sz w:val="18"/>
                  <w:szCs w:val="18"/>
                </w:rPr>
                <w:delText xml:space="preserve">(  </w:delText>
              </w:r>
            </w:del>
            <w:ins w:id="1121" w:author="Parks, Robbie M" w:date="2019-01-10T10:13:00Z">
              <w:r w:rsidR="008916F4" w:rsidRPr="005464C8">
                <w:rPr>
                  <w:color w:val="000000"/>
                  <w:sz w:val="18"/>
                  <w:szCs w:val="18"/>
                </w:rPr>
                <w:t>(</w:t>
              </w:r>
            </w:ins>
            <w:r w:rsidRPr="00F24740">
              <w:rPr>
                <w:color w:val="000000"/>
                <w:sz w:val="18"/>
                <w:szCs w:val="18"/>
              </w:rPr>
              <w:t>-1.0</w:t>
            </w:r>
            <w:del w:id="1122" w:author="Parks, Robbie M" w:date="2019-01-10T10:13:00Z">
              <w:r w:rsidRPr="00675437" w:rsidDel="008916F4">
                <w:rPr>
                  <w:color w:val="000000"/>
                  <w:sz w:val="18"/>
                  <w:szCs w:val="18"/>
                </w:rPr>
                <w:delText>,  </w:delText>
              </w:r>
            </w:del>
            <w:ins w:id="1123"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54CB5BFE" w:rsidR="004F7F15" w:rsidRPr="00675437" w:rsidRDefault="004F7F15" w:rsidP="004F7F15">
            <w:pPr>
              <w:rPr>
                <w:sz w:val="18"/>
                <w:szCs w:val="18"/>
              </w:rPr>
            </w:pPr>
            <w:r w:rsidRPr="00675437">
              <w:rPr>
                <w:color w:val="000000"/>
                <w:sz w:val="18"/>
                <w:szCs w:val="18"/>
              </w:rPr>
              <w:t xml:space="preserve">58.0 </w:t>
            </w:r>
            <w:del w:id="1124" w:author="Parks, Robbie M" w:date="2019-01-10T10:13:00Z">
              <w:r w:rsidRPr="00675437" w:rsidDel="008916F4">
                <w:rPr>
                  <w:color w:val="000000"/>
                  <w:sz w:val="18"/>
                  <w:szCs w:val="18"/>
                </w:rPr>
                <w:delText xml:space="preserve">(  </w:delText>
              </w:r>
            </w:del>
            <w:ins w:id="1125" w:author="Parks, Robbie M" w:date="2019-01-10T10:13:00Z">
              <w:r w:rsidR="008916F4" w:rsidRPr="00675437">
                <w:rPr>
                  <w:color w:val="000000"/>
                  <w:sz w:val="18"/>
                  <w:szCs w:val="18"/>
                </w:rPr>
                <w:t>(</w:t>
              </w:r>
            </w:ins>
            <w:r w:rsidRPr="00675437">
              <w:rPr>
                <w:color w:val="000000"/>
                <w:sz w:val="18"/>
                <w:szCs w:val="18"/>
              </w:rPr>
              <w:t>31.0</w:t>
            </w:r>
            <w:del w:id="1126" w:author="Parks, Robbie M" w:date="2019-01-10T10:13:00Z">
              <w:r w:rsidRPr="00675437" w:rsidDel="008916F4">
                <w:rPr>
                  <w:color w:val="000000"/>
                  <w:sz w:val="18"/>
                  <w:szCs w:val="18"/>
                </w:rPr>
                <w:delText xml:space="preserve">,  </w:delText>
              </w:r>
            </w:del>
            <w:ins w:id="1127" w:author="Parks, Robbie M" w:date="2019-01-10T10:13:00Z">
              <w:r w:rsidR="008916F4" w:rsidRPr="00675437">
                <w:rPr>
                  <w:color w:val="000000"/>
                  <w:sz w:val="18"/>
                  <w:szCs w:val="18"/>
                </w:rPr>
                <w:t xml:space="preserve">, </w:t>
              </w:r>
            </w:ins>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20ECF3A0" w:rsidR="004F7F15" w:rsidRPr="00675437" w:rsidRDefault="004F7F15" w:rsidP="004F7F15">
            <w:pPr>
              <w:rPr>
                <w:sz w:val="18"/>
                <w:szCs w:val="18"/>
              </w:rPr>
            </w:pPr>
            <w:r w:rsidRPr="00675437">
              <w:rPr>
                <w:color w:val="000000"/>
                <w:sz w:val="18"/>
                <w:szCs w:val="18"/>
              </w:rPr>
              <w:t xml:space="preserve">96.0 </w:t>
            </w:r>
            <w:del w:id="1128" w:author="Parks, Robbie M" w:date="2019-01-10T10:13:00Z">
              <w:r w:rsidRPr="00675437" w:rsidDel="008916F4">
                <w:rPr>
                  <w:color w:val="000000"/>
                  <w:sz w:val="18"/>
                  <w:szCs w:val="18"/>
                </w:rPr>
                <w:delText xml:space="preserve">(  </w:delText>
              </w:r>
            </w:del>
            <w:ins w:id="1129" w:author="Parks, Robbie M" w:date="2019-01-10T10:13:00Z">
              <w:r w:rsidR="008916F4" w:rsidRPr="00675437">
                <w:rPr>
                  <w:color w:val="000000"/>
                  <w:sz w:val="18"/>
                  <w:szCs w:val="18"/>
                </w:rPr>
                <w:t>(</w:t>
              </w:r>
            </w:ins>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18950ED8" w:rsidR="004F7F15" w:rsidRPr="00675437" w:rsidRDefault="004F7F15" w:rsidP="004F7F15">
            <w:pPr>
              <w:rPr>
                <w:sz w:val="18"/>
                <w:szCs w:val="18"/>
              </w:rPr>
            </w:pPr>
            <w:r w:rsidRPr="00675437">
              <w:rPr>
                <w:color w:val="000000"/>
                <w:sz w:val="18"/>
                <w:szCs w:val="18"/>
              </w:rPr>
              <w:t xml:space="preserve">65.0 </w:t>
            </w:r>
            <w:del w:id="1130" w:author="Parks, Robbie M" w:date="2019-01-10T10:13:00Z">
              <w:r w:rsidRPr="00675437" w:rsidDel="008916F4">
                <w:rPr>
                  <w:color w:val="000000"/>
                  <w:sz w:val="18"/>
                  <w:szCs w:val="18"/>
                </w:rPr>
                <w:delText xml:space="preserve">(  </w:delText>
              </w:r>
            </w:del>
            <w:ins w:id="1131" w:author="Parks, Robbie M" w:date="2019-01-10T10:13:00Z">
              <w:r w:rsidR="008916F4" w:rsidRPr="00675437">
                <w:rPr>
                  <w:color w:val="000000"/>
                  <w:sz w:val="18"/>
                  <w:szCs w:val="18"/>
                </w:rPr>
                <w:t>(</w:t>
              </w:r>
            </w:ins>
            <w:r w:rsidRPr="00675437">
              <w:rPr>
                <w:color w:val="000000"/>
                <w:sz w:val="18"/>
                <w:szCs w:val="18"/>
              </w:rPr>
              <w:t>41.0</w:t>
            </w:r>
            <w:del w:id="1132" w:author="Parks, Robbie M" w:date="2019-01-10T10:13:00Z">
              <w:r w:rsidRPr="00675437" w:rsidDel="008916F4">
                <w:rPr>
                  <w:color w:val="000000"/>
                  <w:sz w:val="18"/>
                  <w:szCs w:val="18"/>
                </w:rPr>
                <w:delText xml:space="preserve">,  </w:delText>
              </w:r>
            </w:del>
            <w:ins w:id="1133" w:author="Parks, Robbie M" w:date="2019-01-10T10:13:00Z">
              <w:r w:rsidR="008916F4" w:rsidRPr="00675437">
                <w:rPr>
                  <w:color w:val="000000"/>
                  <w:sz w:val="18"/>
                  <w:szCs w:val="18"/>
                </w:rPr>
                <w:t xml:space="preserve">, </w:t>
              </w:r>
            </w:ins>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96739B4" w:rsidR="004F7F15" w:rsidRPr="00675437" w:rsidRDefault="004F7F15" w:rsidP="004F7F15">
            <w:pPr>
              <w:rPr>
                <w:sz w:val="18"/>
                <w:szCs w:val="18"/>
              </w:rPr>
            </w:pPr>
            <w:r w:rsidRPr="00675437">
              <w:rPr>
                <w:color w:val="000000"/>
                <w:sz w:val="18"/>
                <w:szCs w:val="18"/>
              </w:rPr>
              <w:t xml:space="preserve">45.0 </w:t>
            </w:r>
            <w:del w:id="1134" w:author="Parks, Robbie M" w:date="2019-01-10T10:13:00Z">
              <w:r w:rsidRPr="00675437" w:rsidDel="008916F4">
                <w:rPr>
                  <w:color w:val="000000"/>
                  <w:sz w:val="18"/>
                  <w:szCs w:val="18"/>
                </w:rPr>
                <w:delText xml:space="preserve">(  </w:delText>
              </w:r>
            </w:del>
            <w:ins w:id="1135" w:author="Parks, Robbie M" w:date="2019-01-10T10:13:00Z">
              <w:r w:rsidR="008916F4" w:rsidRPr="00675437">
                <w:rPr>
                  <w:color w:val="000000"/>
                  <w:sz w:val="18"/>
                  <w:szCs w:val="18"/>
                </w:rPr>
                <w:t>(</w:t>
              </w:r>
            </w:ins>
            <w:r w:rsidRPr="00675437">
              <w:rPr>
                <w:color w:val="000000"/>
                <w:sz w:val="18"/>
                <w:szCs w:val="18"/>
              </w:rPr>
              <w:t>19.0</w:t>
            </w:r>
            <w:del w:id="1136" w:author="Parks, Robbie M" w:date="2019-01-10T10:13:00Z">
              <w:r w:rsidRPr="00675437" w:rsidDel="008916F4">
                <w:rPr>
                  <w:color w:val="000000"/>
                  <w:sz w:val="18"/>
                  <w:szCs w:val="18"/>
                </w:rPr>
                <w:delText xml:space="preserve">,  </w:delText>
              </w:r>
            </w:del>
            <w:ins w:id="1137" w:author="Parks, Robbie M" w:date="2019-01-10T10:13:00Z">
              <w:r w:rsidR="008916F4" w:rsidRPr="00675437">
                <w:rPr>
                  <w:color w:val="000000"/>
                  <w:sz w:val="18"/>
                  <w:szCs w:val="18"/>
                </w:rPr>
                <w:t xml:space="preserve">, </w:t>
              </w:r>
            </w:ins>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781D81EF" w:rsidR="004F7F15" w:rsidRPr="00675437" w:rsidRDefault="004F7F15" w:rsidP="004F7F15">
            <w:pPr>
              <w:rPr>
                <w:sz w:val="18"/>
                <w:szCs w:val="18"/>
              </w:rPr>
            </w:pPr>
            <w:r w:rsidRPr="00675437">
              <w:rPr>
                <w:color w:val="000000"/>
                <w:sz w:val="18"/>
                <w:szCs w:val="18"/>
              </w:rPr>
              <w:t xml:space="preserve">68.0 </w:t>
            </w:r>
            <w:del w:id="1138" w:author="Parks, Robbie M" w:date="2019-01-10T10:13:00Z">
              <w:r w:rsidRPr="00675437" w:rsidDel="008916F4">
                <w:rPr>
                  <w:color w:val="000000"/>
                  <w:sz w:val="18"/>
                  <w:szCs w:val="18"/>
                </w:rPr>
                <w:delText xml:space="preserve">(  </w:delText>
              </w:r>
            </w:del>
            <w:ins w:id="1139" w:author="Parks, Robbie M" w:date="2019-01-10T10:13:00Z">
              <w:r w:rsidR="008916F4" w:rsidRPr="00675437">
                <w:rPr>
                  <w:color w:val="000000"/>
                  <w:sz w:val="18"/>
                  <w:szCs w:val="18"/>
                </w:rPr>
                <w:t>(</w:t>
              </w:r>
            </w:ins>
            <w:r w:rsidRPr="00675437">
              <w:rPr>
                <w:color w:val="000000"/>
                <w:sz w:val="18"/>
                <w:szCs w:val="18"/>
              </w:rPr>
              <w:t>41.0</w:t>
            </w:r>
            <w:del w:id="1140" w:author="Parks, Robbie M" w:date="2019-01-10T10:13:00Z">
              <w:r w:rsidRPr="00675437" w:rsidDel="008916F4">
                <w:rPr>
                  <w:color w:val="000000"/>
                  <w:sz w:val="18"/>
                  <w:szCs w:val="18"/>
                </w:rPr>
                <w:delText xml:space="preserve">,  </w:delText>
              </w:r>
            </w:del>
            <w:ins w:id="1141" w:author="Parks, Robbie M" w:date="2019-01-10T10:13:00Z">
              <w:r w:rsidR="008916F4" w:rsidRPr="00675437">
                <w:rPr>
                  <w:color w:val="000000"/>
                  <w:sz w:val="18"/>
                  <w:szCs w:val="18"/>
                </w:rPr>
                <w:t xml:space="preserve">, </w:t>
              </w:r>
            </w:ins>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1F0E9BF9" w:rsidR="004F7F15" w:rsidRPr="00675437" w:rsidRDefault="004F7F15" w:rsidP="004F7F15">
            <w:pPr>
              <w:rPr>
                <w:sz w:val="18"/>
                <w:szCs w:val="18"/>
              </w:rPr>
            </w:pPr>
            <w:r w:rsidRPr="00675437">
              <w:rPr>
                <w:color w:val="000000"/>
                <w:sz w:val="18"/>
                <w:szCs w:val="18"/>
              </w:rPr>
              <w:t xml:space="preserve">28.0 </w:t>
            </w:r>
            <w:del w:id="1142" w:author="Parks, Robbie M" w:date="2019-01-10T10:13:00Z">
              <w:r w:rsidRPr="00675437" w:rsidDel="008916F4">
                <w:rPr>
                  <w:color w:val="000000"/>
                  <w:sz w:val="18"/>
                  <w:szCs w:val="18"/>
                </w:rPr>
                <w:delText xml:space="preserve">(  </w:delText>
              </w:r>
            </w:del>
            <w:ins w:id="1143" w:author="Parks, Robbie M" w:date="2019-01-10T10:13:00Z">
              <w:r w:rsidR="008916F4" w:rsidRPr="00675437">
                <w:rPr>
                  <w:color w:val="000000"/>
                  <w:sz w:val="18"/>
                  <w:szCs w:val="18"/>
                </w:rPr>
                <w:t>(</w:t>
              </w:r>
            </w:ins>
            <w:r w:rsidRPr="00675437">
              <w:rPr>
                <w:color w:val="000000"/>
                <w:sz w:val="18"/>
                <w:szCs w:val="18"/>
              </w:rPr>
              <w:t>11.0</w:t>
            </w:r>
            <w:del w:id="1144" w:author="Parks, Robbie M" w:date="2019-01-10T10:13:00Z">
              <w:r w:rsidRPr="00675437" w:rsidDel="008916F4">
                <w:rPr>
                  <w:color w:val="000000"/>
                  <w:sz w:val="18"/>
                  <w:szCs w:val="18"/>
                </w:rPr>
                <w:delText xml:space="preserve">,  </w:delText>
              </w:r>
            </w:del>
            <w:ins w:id="1145"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0E825389" w:rsidR="004F7F15" w:rsidRPr="00675437" w:rsidRDefault="004F7F15" w:rsidP="004F7F15">
            <w:pPr>
              <w:rPr>
                <w:sz w:val="18"/>
                <w:szCs w:val="18"/>
              </w:rPr>
            </w:pPr>
            <w:r w:rsidRPr="00675437">
              <w:rPr>
                <w:color w:val="000000"/>
                <w:sz w:val="18"/>
                <w:szCs w:val="18"/>
              </w:rPr>
              <w:t xml:space="preserve">14.0 </w:t>
            </w:r>
            <w:del w:id="1146" w:author="Parks, Robbie M" w:date="2019-01-10T10:13:00Z">
              <w:r w:rsidRPr="00675437" w:rsidDel="008916F4">
                <w:rPr>
                  <w:color w:val="000000"/>
                  <w:sz w:val="18"/>
                  <w:szCs w:val="18"/>
                </w:rPr>
                <w:delText xml:space="preserve">(   </w:delText>
              </w:r>
            </w:del>
            <w:ins w:id="1147" w:author="Parks, Robbie M" w:date="2019-01-10T10:13:00Z">
              <w:r w:rsidR="008916F4" w:rsidRPr="00675437">
                <w:rPr>
                  <w:color w:val="000000"/>
                  <w:sz w:val="18"/>
                  <w:szCs w:val="18"/>
                </w:rPr>
                <w:t>(</w:t>
              </w:r>
            </w:ins>
            <w:r w:rsidRPr="00675437">
              <w:rPr>
                <w:color w:val="000000"/>
                <w:sz w:val="18"/>
                <w:szCs w:val="18"/>
              </w:rPr>
              <w:t>2.0</w:t>
            </w:r>
            <w:del w:id="1148" w:author="Parks, Robbie M" w:date="2019-01-10T10:13:00Z">
              <w:r w:rsidRPr="00675437" w:rsidDel="008916F4">
                <w:rPr>
                  <w:color w:val="000000"/>
                  <w:sz w:val="18"/>
                  <w:szCs w:val="18"/>
                </w:rPr>
                <w:delText xml:space="preserve">,  </w:delText>
              </w:r>
            </w:del>
            <w:ins w:id="1149"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38CB6B76" w:rsidR="004F7F15" w:rsidRPr="00675437" w:rsidRDefault="004F7F15" w:rsidP="004F7F15">
            <w:pPr>
              <w:rPr>
                <w:sz w:val="18"/>
                <w:szCs w:val="18"/>
              </w:rPr>
            </w:pPr>
            <w:r w:rsidRPr="00675437">
              <w:rPr>
                <w:color w:val="000000"/>
                <w:sz w:val="18"/>
                <w:szCs w:val="18"/>
              </w:rPr>
              <w:t xml:space="preserve">10.0 </w:t>
            </w:r>
            <w:del w:id="1150" w:author="Parks, Robbie M" w:date="2019-01-10T10:13:00Z">
              <w:r w:rsidRPr="00675437" w:rsidDel="008916F4">
                <w:rPr>
                  <w:color w:val="000000"/>
                  <w:sz w:val="18"/>
                  <w:szCs w:val="18"/>
                </w:rPr>
                <w:delText xml:space="preserve">(   </w:delText>
              </w:r>
            </w:del>
            <w:ins w:id="1151" w:author="Parks, Robbie M" w:date="2019-01-10T10:13:00Z">
              <w:r w:rsidR="008916F4" w:rsidRPr="00675437">
                <w:rPr>
                  <w:color w:val="000000"/>
                  <w:sz w:val="18"/>
                  <w:szCs w:val="18"/>
                </w:rPr>
                <w:t>(</w:t>
              </w:r>
            </w:ins>
            <w:r w:rsidRPr="00675437">
              <w:rPr>
                <w:color w:val="000000"/>
                <w:sz w:val="18"/>
                <w:szCs w:val="18"/>
              </w:rPr>
              <w:t>1.0</w:t>
            </w:r>
            <w:del w:id="1152" w:author="Parks, Robbie M" w:date="2019-01-10T10:13:00Z">
              <w:r w:rsidRPr="00675437" w:rsidDel="008916F4">
                <w:rPr>
                  <w:color w:val="000000"/>
                  <w:sz w:val="18"/>
                  <w:szCs w:val="18"/>
                </w:rPr>
                <w:delText xml:space="preserve">,  </w:delText>
              </w:r>
            </w:del>
            <w:ins w:id="1153"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4887EEFD" w:rsidR="004F7F15" w:rsidRPr="00675437" w:rsidRDefault="004F7F15" w:rsidP="004F7F15">
            <w:pPr>
              <w:rPr>
                <w:sz w:val="18"/>
                <w:szCs w:val="18"/>
              </w:rPr>
            </w:pPr>
            <w:r w:rsidRPr="00675437">
              <w:rPr>
                <w:color w:val="000000"/>
                <w:sz w:val="18"/>
                <w:szCs w:val="18"/>
              </w:rPr>
              <w:t xml:space="preserve">388.0 </w:t>
            </w:r>
            <w:del w:id="1154" w:author="Parks, Robbie M" w:date="2019-01-10T10:13:00Z">
              <w:r w:rsidRPr="00675437" w:rsidDel="008916F4">
                <w:rPr>
                  <w:color w:val="000000"/>
                  <w:sz w:val="18"/>
                  <w:szCs w:val="18"/>
                </w:rPr>
                <w:delText xml:space="preserve">( </w:delText>
              </w:r>
            </w:del>
            <w:ins w:id="1155" w:author="Parks, Robbie M" w:date="2019-01-10T10:13:00Z">
              <w:r w:rsidR="008916F4" w:rsidRPr="00675437">
                <w:rPr>
                  <w:color w:val="000000"/>
                  <w:sz w:val="18"/>
                  <w:szCs w:val="18"/>
                </w:rPr>
                <w:t>(</w:t>
              </w:r>
            </w:ins>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6EE66CA6" w:rsidR="004F7F15" w:rsidRPr="00675437" w:rsidRDefault="004F7F15" w:rsidP="004F7F15">
            <w:pPr>
              <w:rPr>
                <w:sz w:val="18"/>
                <w:szCs w:val="18"/>
              </w:rPr>
            </w:pPr>
            <w:r w:rsidRPr="00675437">
              <w:rPr>
                <w:color w:val="000000"/>
                <w:sz w:val="18"/>
                <w:szCs w:val="18"/>
              </w:rPr>
              <w:t xml:space="preserve">3.0 </w:t>
            </w:r>
            <w:del w:id="1156" w:author="Parks, Robbie M" w:date="2019-01-10T10:13:00Z">
              <w:r w:rsidRPr="00675437" w:rsidDel="008916F4">
                <w:rPr>
                  <w:color w:val="000000"/>
                  <w:sz w:val="18"/>
                  <w:szCs w:val="18"/>
                </w:rPr>
                <w:delText xml:space="preserve">(   </w:delText>
              </w:r>
            </w:del>
            <w:ins w:id="1157" w:author="Parks, Robbie M" w:date="2019-01-10T10:13:00Z">
              <w:r w:rsidR="008916F4" w:rsidRPr="00675437">
                <w:rPr>
                  <w:color w:val="000000"/>
                  <w:sz w:val="18"/>
                  <w:szCs w:val="18"/>
                </w:rPr>
                <w:t>(</w:t>
              </w:r>
            </w:ins>
            <w:r w:rsidRPr="00675437">
              <w:rPr>
                <w:color w:val="000000"/>
                <w:sz w:val="18"/>
                <w:szCs w:val="18"/>
              </w:rPr>
              <w:t>0.0</w:t>
            </w:r>
            <w:del w:id="1158" w:author="Parks, Robbie M" w:date="2019-01-10T10:13:00Z">
              <w:r w:rsidRPr="00675437" w:rsidDel="008916F4">
                <w:rPr>
                  <w:color w:val="000000"/>
                  <w:sz w:val="18"/>
                  <w:szCs w:val="18"/>
                </w:rPr>
                <w:delText>,  </w:delText>
              </w:r>
            </w:del>
            <w:ins w:id="115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8E313E5" w:rsidR="004F7F15" w:rsidRPr="00675437" w:rsidRDefault="004F7F15" w:rsidP="004F7F15">
            <w:pPr>
              <w:rPr>
                <w:sz w:val="18"/>
                <w:szCs w:val="18"/>
              </w:rPr>
            </w:pPr>
            <w:r w:rsidRPr="00675437">
              <w:rPr>
                <w:color w:val="000000"/>
                <w:sz w:val="18"/>
                <w:szCs w:val="18"/>
              </w:rPr>
              <w:t xml:space="preserve">4.0 </w:t>
            </w:r>
            <w:del w:id="1160" w:author="Parks, Robbie M" w:date="2019-01-10T10:13:00Z">
              <w:r w:rsidRPr="00675437" w:rsidDel="008916F4">
                <w:rPr>
                  <w:color w:val="000000"/>
                  <w:sz w:val="18"/>
                  <w:szCs w:val="18"/>
                </w:rPr>
                <w:delText xml:space="preserve">(   </w:delText>
              </w:r>
            </w:del>
            <w:ins w:id="1161" w:author="Parks, Robbie M" w:date="2019-01-10T10:13:00Z">
              <w:r w:rsidR="008916F4" w:rsidRPr="00675437">
                <w:rPr>
                  <w:color w:val="000000"/>
                  <w:sz w:val="18"/>
                  <w:szCs w:val="18"/>
                </w:rPr>
                <w:t>(</w:t>
              </w:r>
            </w:ins>
            <w:r w:rsidRPr="00675437">
              <w:rPr>
                <w:color w:val="000000"/>
                <w:sz w:val="18"/>
                <w:szCs w:val="18"/>
              </w:rPr>
              <w:t>1.0</w:t>
            </w:r>
            <w:del w:id="1162" w:author="Parks, Robbie M" w:date="2019-01-10T10:13:00Z">
              <w:r w:rsidRPr="00675437" w:rsidDel="008916F4">
                <w:rPr>
                  <w:color w:val="000000"/>
                  <w:sz w:val="18"/>
                  <w:szCs w:val="18"/>
                </w:rPr>
                <w:delText>,  </w:delText>
              </w:r>
            </w:del>
            <w:ins w:id="1163"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5A7EE7C5" w:rsidR="004F7F15" w:rsidRPr="00675437" w:rsidRDefault="004F7F15" w:rsidP="004F7F15">
            <w:pPr>
              <w:rPr>
                <w:sz w:val="18"/>
                <w:szCs w:val="18"/>
              </w:rPr>
            </w:pPr>
            <w:r w:rsidRPr="00675437">
              <w:rPr>
                <w:color w:val="000000"/>
                <w:sz w:val="18"/>
                <w:szCs w:val="18"/>
              </w:rPr>
              <w:t xml:space="preserve">16.0 </w:t>
            </w:r>
            <w:del w:id="1164" w:author="Parks, Robbie M" w:date="2019-01-10T10:13:00Z">
              <w:r w:rsidRPr="00675437" w:rsidDel="008916F4">
                <w:rPr>
                  <w:color w:val="000000"/>
                  <w:sz w:val="18"/>
                  <w:szCs w:val="18"/>
                </w:rPr>
                <w:delText xml:space="preserve">(   </w:delText>
              </w:r>
            </w:del>
            <w:ins w:id="1165" w:author="Parks, Robbie M" w:date="2019-01-10T10:13:00Z">
              <w:r w:rsidR="008916F4" w:rsidRPr="00675437">
                <w:rPr>
                  <w:color w:val="000000"/>
                  <w:sz w:val="18"/>
                  <w:szCs w:val="18"/>
                </w:rPr>
                <w:t>(</w:t>
              </w:r>
            </w:ins>
            <w:r w:rsidRPr="00675437">
              <w:rPr>
                <w:color w:val="000000"/>
                <w:sz w:val="18"/>
                <w:szCs w:val="18"/>
              </w:rPr>
              <w:t>6.0</w:t>
            </w:r>
            <w:del w:id="1166" w:author="Parks, Robbie M" w:date="2019-01-10T10:13:00Z">
              <w:r w:rsidRPr="00675437" w:rsidDel="008916F4">
                <w:rPr>
                  <w:color w:val="000000"/>
                  <w:sz w:val="18"/>
                  <w:szCs w:val="18"/>
                </w:rPr>
                <w:delText xml:space="preserve">,  </w:delText>
              </w:r>
            </w:del>
            <w:ins w:id="1167"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518E5784" w:rsidR="004F7F15" w:rsidRPr="00675437" w:rsidRDefault="004F7F15" w:rsidP="004F7F15">
            <w:pPr>
              <w:rPr>
                <w:sz w:val="18"/>
                <w:szCs w:val="18"/>
              </w:rPr>
            </w:pPr>
            <w:r w:rsidRPr="00675437">
              <w:rPr>
                <w:color w:val="000000"/>
                <w:sz w:val="18"/>
                <w:szCs w:val="18"/>
              </w:rPr>
              <w:t xml:space="preserve">15.0 </w:t>
            </w:r>
            <w:del w:id="1168" w:author="Parks, Robbie M" w:date="2019-01-10T10:13:00Z">
              <w:r w:rsidRPr="00675437" w:rsidDel="008916F4">
                <w:rPr>
                  <w:color w:val="000000"/>
                  <w:sz w:val="18"/>
                  <w:szCs w:val="18"/>
                </w:rPr>
                <w:delText xml:space="preserve">(   </w:delText>
              </w:r>
            </w:del>
            <w:ins w:id="1169" w:author="Parks, Robbie M" w:date="2019-01-10T10:13:00Z">
              <w:r w:rsidR="008916F4" w:rsidRPr="00675437">
                <w:rPr>
                  <w:color w:val="000000"/>
                  <w:sz w:val="18"/>
                  <w:szCs w:val="18"/>
                </w:rPr>
                <w:t>(</w:t>
              </w:r>
            </w:ins>
            <w:r w:rsidRPr="00675437">
              <w:rPr>
                <w:color w:val="000000"/>
                <w:sz w:val="18"/>
                <w:szCs w:val="18"/>
              </w:rPr>
              <w:t>3.0</w:t>
            </w:r>
            <w:del w:id="1170" w:author="Parks, Robbie M" w:date="2019-01-10T10:13:00Z">
              <w:r w:rsidRPr="00675437" w:rsidDel="008916F4">
                <w:rPr>
                  <w:color w:val="000000"/>
                  <w:sz w:val="18"/>
                  <w:szCs w:val="18"/>
                </w:rPr>
                <w:delText xml:space="preserve">,  </w:delText>
              </w:r>
            </w:del>
            <w:ins w:id="1171"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5CC052D2" w:rsidR="004F7F15" w:rsidRPr="00675437" w:rsidRDefault="004F7F15" w:rsidP="004F7F15">
            <w:pPr>
              <w:rPr>
                <w:sz w:val="18"/>
                <w:szCs w:val="18"/>
              </w:rPr>
            </w:pPr>
            <w:r w:rsidRPr="00675437">
              <w:rPr>
                <w:color w:val="000000"/>
                <w:sz w:val="18"/>
                <w:szCs w:val="18"/>
              </w:rPr>
              <w:t xml:space="preserve">17.0 </w:t>
            </w:r>
            <w:del w:id="1172" w:author="Parks, Robbie M" w:date="2019-01-10T10:13:00Z">
              <w:r w:rsidRPr="00675437" w:rsidDel="008916F4">
                <w:rPr>
                  <w:color w:val="000000"/>
                  <w:sz w:val="18"/>
                  <w:szCs w:val="18"/>
                </w:rPr>
                <w:delText xml:space="preserve">(   </w:delText>
              </w:r>
            </w:del>
            <w:ins w:id="1173" w:author="Parks, Robbie M" w:date="2019-01-10T10:13:00Z">
              <w:r w:rsidR="008916F4" w:rsidRPr="00675437">
                <w:rPr>
                  <w:color w:val="000000"/>
                  <w:sz w:val="18"/>
                  <w:szCs w:val="18"/>
                </w:rPr>
                <w:t>(</w:t>
              </w:r>
            </w:ins>
            <w:r w:rsidRPr="00675437">
              <w:rPr>
                <w:color w:val="000000"/>
                <w:sz w:val="18"/>
                <w:szCs w:val="18"/>
              </w:rPr>
              <w:t>6.0</w:t>
            </w:r>
            <w:del w:id="1174" w:author="Parks, Robbie M" w:date="2019-01-10T10:13:00Z">
              <w:r w:rsidRPr="00675437" w:rsidDel="008916F4">
                <w:rPr>
                  <w:color w:val="000000"/>
                  <w:sz w:val="18"/>
                  <w:szCs w:val="18"/>
                </w:rPr>
                <w:delText xml:space="preserve">,  </w:delText>
              </w:r>
            </w:del>
            <w:ins w:id="1175"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9362365" w:rsidR="004F7F15" w:rsidRPr="00675437" w:rsidRDefault="004F7F15" w:rsidP="004F7F15">
            <w:pPr>
              <w:rPr>
                <w:sz w:val="18"/>
                <w:szCs w:val="18"/>
              </w:rPr>
            </w:pPr>
            <w:r w:rsidRPr="00675437">
              <w:rPr>
                <w:color w:val="000000"/>
                <w:sz w:val="18"/>
                <w:szCs w:val="18"/>
              </w:rPr>
              <w:t xml:space="preserve">13.0 </w:t>
            </w:r>
            <w:del w:id="1176" w:author="Parks, Robbie M" w:date="2019-01-10T10:13:00Z">
              <w:r w:rsidRPr="00675437" w:rsidDel="008916F4">
                <w:rPr>
                  <w:color w:val="000000"/>
                  <w:sz w:val="18"/>
                  <w:szCs w:val="18"/>
                </w:rPr>
                <w:delText xml:space="preserve">(  </w:delText>
              </w:r>
            </w:del>
            <w:ins w:id="1177" w:author="Parks, Robbie M" w:date="2019-01-10T10:13:00Z">
              <w:r w:rsidR="008916F4" w:rsidRPr="00675437">
                <w:rPr>
                  <w:color w:val="000000"/>
                  <w:sz w:val="18"/>
                  <w:szCs w:val="18"/>
                </w:rPr>
                <w:t>(</w:t>
              </w:r>
            </w:ins>
            <w:r w:rsidRPr="00675437">
              <w:rPr>
                <w:color w:val="000000"/>
                <w:sz w:val="18"/>
                <w:szCs w:val="18"/>
              </w:rPr>
              <w:t>-1.0</w:t>
            </w:r>
            <w:del w:id="1178" w:author="Parks, Robbie M" w:date="2019-01-10T10:13:00Z">
              <w:r w:rsidRPr="00675437" w:rsidDel="008916F4">
                <w:rPr>
                  <w:color w:val="000000"/>
                  <w:sz w:val="18"/>
                  <w:szCs w:val="18"/>
                </w:rPr>
                <w:delText xml:space="preserve">,  </w:delText>
              </w:r>
            </w:del>
            <w:ins w:id="1179"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0CF8C31E" w:rsidR="004F7F15" w:rsidRPr="00675437" w:rsidRDefault="004F7F15" w:rsidP="004F7F15">
            <w:pPr>
              <w:rPr>
                <w:sz w:val="18"/>
                <w:szCs w:val="18"/>
              </w:rPr>
            </w:pPr>
            <w:r w:rsidRPr="00675437">
              <w:rPr>
                <w:color w:val="000000"/>
                <w:sz w:val="18"/>
                <w:szCs w:val="18"/>
              </w:rPr>
              <w:t xml:space="preserve">13.0 </w:t>
            </w:r>
            <w:del w:id="1180" w:author="Parks, Robbie M" w:date="2019-01-10T10:13:00Z">
              <w:r w:rsidRPr="00675437" w:rsidDel="008916F4">
                <w:rPr>
                  <w:color w:val="000000"/>
                  <w:sz w:val="18"/>
                  <w:szCs w:val="18"/>
                </w:rPr>
                <w:delText xml:space="preserve">(  </w:delText>
              </w:r>
            </w:del>
            <w:ins w:id="1181" w:author="Parks, Robbie M" w:date="2019-01-10T10:13:00Z">
              <w:r w:rsidR="008916F4" w:rsidRPr="00675437">
                <w:rPr>
                  <w:color w:val="000000"/>
                  <w:sz w:val="18"/>
                  <w:szCs w:val="18"/>
                </w:rPr>
                <w:t>(</w:t>
              </w:r>
            </w:ins>
            <w:r w:rsidRPr="00675437">
              <w:rPr>
                <w:color w:val="000000"/>
                <w:sz w:val="18"/>
                <w:szCs w:val="18"/>
              </w:rPr>
              <w:t>-2.0</w:t>
            </w:r>
            <w:del w:id="1182" w:author="Parks, Robbie M" w:date="2019-01-10T10:13:00Z">
              <w:r w:rsidRPr="00675437" w:rsidDel="008916F4">
                <w:rPr>
                  <w:color w:val="000000"/>
                  <w:sz w:val="18"/>
                  <w:szCs w:val="18"/>
                </w:rPr>
                <w:delText xml:space="preserve">,  </w:delText>
              </w:r>
            </w:del>
            <w:ins w:id="1183"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3E621F2E" w:rsidR="004F7F15" w:rsidRPr="00675437" w:rsidRDefault="004F7F15" w:rsidP="004F7F15">
            <w:pPr>
              <w:rPr>
                <w:sz w:val="18"/>
                <w:szCs w:val="18"/>
              </w:rPr>
            </w:pPr>
            <w:r w:rsidRPr="00675437">
              <w:rPr>
                <w:color w:val="000000"/>
                <w:sz w:val="18"/>
                <w:szCs w:val="18"/>
              </w:rPr>
              <w:t xml:space="preserve">10.0 </w:t>
            </w:r>
            <w:del w:id="1184" w:author="Parks, Robbie M" w:date="2019-01-10T10:13:00Z">
              <w:r w:rsidRPr="00675437" w:rsidDel="008916F4">
                <w:rPr>
                  <w:color w:val="000000"/>
                  <w:sz w:val="18"/>
                  <w:szCs w:val="18"/>
                </w:rPr>
                <w:delText xml:space="preserve">(   </w:delText>
              </w:r>
            </w:del>
            <w:ins w:id="1185" w:author="Parks, Robbie M" w:date="2019-01-10T10:13:00Z">
              <w:r w:rsidR="008916F4" w:rsidRPr="00675437">
                <w:rPr>
                  <w:color w:val="000000"/>
                  <w:sz w:val="18"/>
                  <w:szCs w:val="18"/>
                </w:rPr>
                <w:t>(</w:t>
              </w:r>
            </w:ins>
            <w:r w:rsidRPr="00675437">
              <w:rPr>
                <w:color w:val="000000"/>
                <w:sz w:val="18"/>
                <w:szCs w:val="18"/>
              </w:rPr>
              <w:t>1.0</w:t>
            </w:r>
            <w:del w:id="1186" w:author="Parks, Robbie M" w:date="2019-01-10T10:13:00Z">
              <w:r w:rsidRPr="00675437" w:rsidDel="008916F4">
                <w:rPr>
                  <w:color w:val="000000"/>
                  <w:sz w:val="18"/>
                  <w:szCs w:val="18"/>
                </w:rPr>
                <w:delText xml:space="preserve">,  </w:delText>
              </w:r>
            </w:del>
            <w:ins w:id="1187" w:author="Parks, Robbie M" w:date="2019-01-10T10:13:00Z">
              <w:r w:rsidR="008916F4" w:rsidRPr="00675437">
                <w:rPr>
                  <w:color w:val="000000"/>
                  <w:sz w:val="18"/>
                  <w:szCs w:val="18"/>
                </w:rPr>
                <w:t xml:space="preserve">, </w:t>
              </w:r>
            </w:ins>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5552F3E9" w:rsidR="004F7F15" w:rsidRPr="00675437" w:rsidRDefault="004F7F15" w:rsidP="004F7F15">
            <w:pPr>
              <w:rPr>
                <w:sz w:val="18"/>
                <w:szCs w:val="18"/>
              </w:rPr>
            </w:pPr>
            <w:r w:rsidRPr="00675437">
              <w:rPr>
                <w:color w:val="000000"/>
                <w:sz w:val="18"/>
                <w:szCs w:val="18"/>
              </w:rPr>
              <w:t xml:space="preserve">0.0 </w:t>
            </w:r>
            <w:del w:id="1188" w:author="Parks, Robbie M" w:date="2019-01-10T10:13:00Z">
              <w:r w:rsidRPr="00675437" w:rsidDel="008916F4">
                <w:rPr>
                  <w:color w:val="000000"/>
                  <w:sz w:val="18"/>
                  <w:szCs w:val="18"/>
                </w:rPr>
                <w:delText xml:space="preserve">(  </w:delText>
              </w:r>
            </w:del>
            <w:ins w:id="1189" w:author="Parks, Robbie M" w:date="2019-01-10T10:13:00Z">
              <w:r w:rsidR="008916F4" w:rsidRPr="00675437">
                <w:rPr>
                  <w:color w:val="000000"/>
                  <w:sz w:val="18"/>
                  <w:szCs w:val="18"/>
                </w:rPr>
                <w:t>(</w:t>
              </w:r>
            </w:ins>
            <w:r w:rsidRPr="00675437">
              <w:rPr>
                <w:color w:val="000000"/>
                <w:sz w:val="18"/>
                <w:szCs w:val="18"/>
              </w:rPr>
              <w:t>-4.0</w:t>
            </w:r>
            <w:del w:id="1190" w:author="Parks, Robbie M" w:date="2019-01-10T10:13:00Z">
              <w:r w:rsidRPr="00675437" w:rsidDel="008916F4">
                <w:rPr>
                  <w:color w:val="000000"/>
                  <w:sz w:val="18"/>
                  <w:szCs w:val="18"/>
                </w:rPr>
                <w:delText>,  </w:delText>
              </w:r>
            </w:del>
            <w:ins w:id="1191"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6A64276E" w:rsidR="004F7F15" w:rsidRPr="00675437" w:rsidRDefault="004F7F15" w:rsidP="004F7F15">
            <w:pPr>
              <w:rPr>
                <w:sz w:val="18"/>
                <w:szCs w:val="18"/>
              </w:rPr>
            </w:pPr>
            <w:r w:rsidRPr="00675437">
              <w:rPr>
                <w:color w:val="000000"/>
                <w:sz w:val="18"/>
                <w:szCs w:val="18"/>
              </w:rPr>
              <w:t xml:space="preserve">2.0 </w:t>
            </w:r>
            <w:del w:id="1192" w:author="Parks, Robbie M" w:date="2019-01-10T10:13:00Z">
              <w:r w:rsidRPr="00675437" w:rsidDel="008916F4">
                <w:rPr>
                  <w:color w:val="000000"/>
                  <w:sz w:val="18"/>
                  <w:szCs w:val="18"/>
                </w:rPr>
                <w:delText xml:space="preserve">(   </w:delText>
              </w:r>
            </w:del>
            <w:ins w:id="1193" w:author="Parks, Robbie M" w:date="2019-01-10T10:13:00Z">
              <w:r w:rsidR="008916F4" w:rsidRPr="00675437">
                <w:rPr>
                  <w:color w:val="000000"/>
                  <w:sz w:val="18"/>
                  <w:szCs w:val="18"/>
                </w:rPr>
                <w:t>(</w:t>
              </w:r>
            </w:ins>
            <w:r w:rsidRPr="00675437">
              <w:rPr>
                <w:color w:val="000000"/>
                <w:sz w:val="18"/>
                <w:szCs w:val="18"/>
              </w:rPr>
              <w:t>0.0</w:t>
            </w:r>
            <w:del w:id="1194" w:author="Parks, Robbie M" w:date="2019-01-10T10:13:00Z">
              <w:r w:rsidRPr="00675437" w:rsidDel="008916F4">
                <w:rPr>
                  <w:color w:val="000000"/>
                  <w:sz w:val="18"/>
                  <w:szCs w:val="18"/>
                </w:rPr>
                <w:delText>,  </w:delText>
              </w:r>
            </w:del>
            <w:ins w:id="1195"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02437A6E" w:rsidR="004F7F15" w:rsidRPr="00675437" w:rsidRDefault="004F7F15" w:rsidP="004F7F15">
            <w:pPr>
              <w:rPr>
                <w:sz w:val="18"/>
                <w:szCs w:val="18"/>
              </w:rPr>
            </w:pPr>
            <w:r w:rsidRPr="00675437">
              <w:rPr>
                <w:color w:val="000000"/>
                <w:sz w:val="18"/>
                <w:szCs w:val="18"/>
              </w:rPr>
              <w:t xml:space="preserve">92.0 </w:t>
            </w:r>
            <w:del w:id="1196" w:author="Parks, Robbie M" w:date="2019-01-10T10:13:00Z">
              <w:r w:rsidRPr="00675437" w:rsidDel="008916F4">
                <w:rPr>
                  <w:color w:val="000000"/>
                  <w:sz w:val="18"/>
                  <w:szCs w:val="18"/>
                </w:rPr>
                <w:delText xml:space="preserve">(  </w:delText>
              </w:r>
            </w:del>
            <w:ins w:id="1197" w:author="Parks, Robbie M" w:date="2019-01-10T10:13:00Z">
              <w:r w:rsidR="008916F4" w:rsidRPr="00675437">
                <w:rPr>
                  <w:color w:val="000000"/>
                  <w:sz w:val="18"/>
                  <w:szCs w:val="18"/>
                </w:rPr>
                <w:t>(</w:t>
              </w:r>
            </w:ins>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1F49957C" w:rsidR="004F7F15" w:rsidRPr="00E966D2" w:rsidRDefault="004F7F15" w:rsidP="004F7F15">
            <w:pPr>
              <w:rPr>
                <w:sz w:val="18"/>
                <w:szCs w:val="18"/>
              </w:rPr>
            </w:pPr>
            <w:r w:rsidRPr="005D151A">
              <w:rPr>
                <w:color w:val="000000"/>
                <w:sz w:val="18"/>
                <w:szCs w:val="18"/>
              </w:rPr>
              <w:t xml:space="preserve">1.0 </w:t>
            </w:r>
            <w:del w:id="1198" w:author="Parks, Robbie M" w:date="2019-01-10T10:13:00Z">
              <w:r w:rsidRPr="005D151A" w:rsidDel="008916F4">
                <w:rPr>
                  <w:color w:val="000000"/>
                  <w:sz w:val="18"/>
                  <w:szCs w:val="18"/>
                </w:rPr>
                <w:delText xml:space="preserve">(  </w:delText>
              </w:r>
            </w:del>
            <w:ins w:id="1199" w:author="Parks, Robbie M" w:date="2019-01-10T10:13:00Z">
              <w:r w:rsidR="008916F4" w:rsidRPr="005D151A">
                <w:rPr>
                  <w:color w:val="000000"/>
                  <w:sz w:val="18"/>
                  <w:szCs w:val="18"/>
                </w:rPr>
                <w:t>(</w:t>
              </w:r>
            </w:ins>
            <w:r w:rsidRPr="005D151A">
              <w:rPr>
                <w:color w:val="000000"/>
                <w:sz w:val="18"/>
                <w:szCs w:val="18"/>
              </w:rPr>
              <w:t>-2.0</w:t>
            </w:r>
            <w:del w:id="1200" w:author="Parks, Robbie M" w:date="2019-01-10T10:13:00Z">
              <w:r w:rsidRPr="00F97057" w:rsidDel="008916F4">
                <w:rPr>
                  <w:color w:val="000000"/>
                  <w:sz w:val="18"/>
                  <w:szCs w:val="18"/>
                </w:rPr>
                <w:delText>,  </w:delText>
              </w:r>
            </w:del>
            <w:ins w:id="1201"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64F86673" w:rsidR="004F7F15" w:rsidRPr="00675437" w:rsidRDefault="004F7F15" w:rsidP="004F7F15">
            <w:pPr>
              <w:rPr>
                <w:sz w:val="18"/>
                <w:szCs w:val="18"/>
              </w:rPr>
            </w:pPr>
            <w:r w:rsidRPr="00E966D2">
              <w:rPr>
                <w:color w:val="000000"/>
                <w:sz w:val="18"/>
                <w:szCs w:val="18"/>
              </w:rPr>
              <w:t xml:space="preserve">1.0 </w:t>
            </w:r>
            <w:del w:id="1202" w:author="Parks, Robbie M" w:date="2019-01-10T10:13:00Z">
              <w:r w:rsidRPr="005464C8" w:rsidDel="008916F4">
                <w:rPr>
                  <w:color w:val="000000"/>
                  <w:sz w:val="18"/>
                  <w:szCs w:val="18"/>
                </w:rPr>
                <w:delText xml:space="preserve">(  </w:delText>
              </w:r>
            </w:del>
            <w:ins w:id="1203" w:author="Parks, Robbie M" w:date="2019-01-10T10:13:00Z">
              <w:r w:rsidR="008916F4" w:rsidRPr="005464C8">
                <w:rPr>
                  <w:color w:val="000000"/>
                  <w:sz w:val="18"/>
                  <w:szCs w:val="18"/>
                </w:rPr>
                <w:t>(</w:t>
              </w:r>
            </w:ins>
            <w:r w:rsidRPr="00F24740">
              <w:rPr>
                <w:color w:val="000000"/>
                <w:sz w:val="18"/>
                <w:szCs w:val="18"/>
              </w:rPr>
              <w:t>-1.0</w:t>
            </w:r>
            <w:del w:id="1204" w:author="Parks, Robbie M" w:date="2019-01-10T10:13:00Z">
              <w:r w:rsidRPr="00675437" w:rsidDel="008916F4">
                <w:rPr>
                  <w:color w:val="000000"/>
                  <w:sz w:val="18"/>
                  <w:szCs w:val="18"/>
                </w:rPr>
                <w:delText>,  </w:delText>
              </w:r>
            </w:del>
            <w:ins w:id="1205"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287F30A8" w:rsidR="004F7F15" w:rsidRPr="00675437" w:rsidRDefault="004F7F15" w:rsidP="004F7F15">
            <w:pPr>
              <w:rPr>
                <w:sz w:val="18"/>
                <w:szCs w:val="18"/>
              </w:rPr>
            </w:pPr>
            <w:r w:rsidRPr="00675437">
              <w:rPr>
                <w:color w:val="000000"/>
                <w:sz w:val="18"/>
                <w:szCs w:val="18"/>
              </w:rPr>
              <w:t xml:space="preserve">38.0 </w:t>
            </w:r>
            <w:del w:id="1206" w:author="Parks, Robbie M" w:date="2019-01-10T10:13:00Z">
              <w:r w:rsidRPr="00675437" w:rsidDel="008916F4">
                <w:rPr>
                  <w:color w:val="000000"/>
                  <w:sz w:val="18"/>
                  <w:szCs w:val="18"/>
                </w:rPr>
                <w:delText xml:space="preserve">(  </w:delText>
              </w:r>
            </w:del>
            <w:ins w:id="1207" w:author="Parks, Robbie M" w:date="2019-01-10T10:13:00Z">
              <w:r w:rsidR="008916F4" w:rsidRPr="00675437">
                <w:rPr>
                  <w:color w:val="000000"/>
                  <w:sz w:val="18"/>
                  <w:szCs w:val="18"/>
                </w:rPr>
                <w:t>(</w:t>
              </w:r>
            </w:ins>
            <w:r w:rsidRPr="00675437">
              <w:rPr>
                <w:color w:val="000000"/>
                <w:sz w:val="18"/>
                <w:szCs w:val="18"/>
              </w:rPr>
              <w:t>18.0</w:t>
            </w:r>
            <w:del w:id="1208" w:author="Parks, Robbie M" w:date="2019-01-10T10:13:00Z">
              <w:r w:rsidRPr="00675437" w:rsidDel="008916F4">
                <w:rPr>
                  <w:color w:val="000000"/>
                  <w:sz w:val="18"/>
                  <w:szCs w:val="18"/>
                </w:rPr>
                <w:delText xml:space="preserve">,  </w:delText>
              </w:r>
            </w:del>
            <w:ins w:id="1209" w:author="Parks, Robbie M" w:date="2019-01-10T10:13:00Z">
              <w:r w:rsidR="008916F4" w:rsidRPr="00675437">
                <w:rPr>
                  <w:color w:val="000000"/>
                  <w:sz w:val="18"/>
                  <w:szCs w:val="18"/>
                </w:rPr>
                <w:t xml:space="preserve">, </w:t>
              </w:r>
            </w:ins>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327A5F92" w:rsidR="004F7F15" w:rsidRPr="00675437" w:rsidRDefault="004F7F15" w:rsidP="004F7F15">
            <w:pPr>
              <w:rPr>
                <w:sz w:val="18"/>
                <w:szCs w:val="18"/>
              </w:rPr>
            </w:pPr>
            <w:r w:rsidRPr="00675437">
              <w:rPr>
                <w:color w:val="000000"/>
                <w:sz w:val="18"/>
                <w:szCs w:val="18"/>
              </w:rPr>
              <w:t xml:space="preserve">55.0 </w:t>
            </w:r>
            <w:del w:id="1210" w:author="Parks, Robbie M" w:date="2019-01-10T10:13:00Z">
              <w:r w:rsidRPr="00675437" w:rsidDel="008916F4">
                <w:rPr>
                  <w:color w:val="000000"/>
                  <w:sz w:val="18"/>
                  <w:szCs w:val="18"/>
                </w:rPr>
                <w:delText xml:space="preserve">(  </w:delText>
              </w:r>
            </w:del>
            <w:ins w:id="1211" w:author="Parks, Robbie M" w:date="2019-01-10T10:13:00Z">
              <w:r w:rsidR="008916F4" w:rsidRPr="00675437">
                <w:rPr>
                  <w:color w:val="000000"/>
                  <w:sz w:val="18"/>
                  <w:szCs w:val="18"/>
                </w:rPr>
                <w:t>(</w:t>
              </w:r>
            </w:ins>
            <w:r w:rsidRPr="00675437">
              <w:rPr>
                <w:color w:val="000000"/>
                <w:sz w:val="18"/>
                <w:szCs w:val="18"/>
              </w:rPr>
              <w:t>35.0</w:t>
            </w:r>
            <w:del w:id="1212" w:author="Parks, Robbie M" w:date="2019-01-10T10:13:00Z">
              <w:r w:rsidRPr="00675437" w:rsidDel="008916F4">
                <w:rPr>
                  <w:color w:val="000000"/>
                  <w:sz w:val="18"/>
                  <w:szCs w:val="18"/>
                </w:rPr>
                <w:delText xml:space="preserve">,  </w:delText>
              </w:r>
            </w:del>
            <w:ins w:id="1213" w:author="Parks, Robbie M" w:date="2019-01-10T10:13:00Z">
              <w:r w:rsidR="008916F4" w:rsidRPr="00675437">
                <w:rPr>
                  <w:color w:val="000000"/>
                  <w:sz w:val="18"/>
                  <w:szCs w:val="18"/>
                </w:rPr>
                <w:t xml:space="preserve">, </w:t>
              </w:r>
            </w:ins>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1BB122E8" w:rsidR="004F7F15" w:rsidRPr="00675437" w:rsidRDefault="004F7F15" w:rsidP="004F7F15">
            <w:pPr>
              <w:rPr>
                <w:sz w:val="18"/>
                <w:szCs w:val="18"/>
              </w:rPr>
            </w:pPr>
            <w:r w:rsidRPr="00675437">
              <w:rPr>
                <w:color w:val="000000"/>
                <w:sz w:val="18"/>
                <w:szCs w:val="18"/>
              </w:rPr>
              <w:t xml:space="preserve">18.0 </w:t>
            </w:r>
            <w:del w:id="1214" w:author="Parks, Robbie M" w:date="2019-01-10T10:13:00Z">
              <w:r w:rsidRPr="00675437" w:rsidDel="008916F4">
                <w:rPr>
                  <w:color w:val="000000"/>
                  <w:sz w:val="18"/>
                  <w:szCs w:val="18"/>
                </w:rPr>
                <w:delText xml:space="preserve">(   </w:delText>
              </w:r>
            </w:del>
            <w:ins w:id="1215" w:author="Parks, Robbie M" w:date="2019-01-10T10:13:00Z">
              <w:r w:rsidR="008916F4" w:rsidRPr="00675437">
                <w:rPr>
                  <w:color w:val="000000"/>
                  <w:sz w:val="18"/>
                  <w:szCs w:val="18"/>
                </w:rPr>
                <w:t>(</w:t>
              </w:r>
            </w:ins>
            <w:r w:rsidRPr="00675437">
              <w:rPr>
                <w:color w:val="000000"/>
                <w:sz w:val="18"/>
                <w:szCs w:val="18"/>
              </w:rPr>
              <w:t>4.0</w:t>
            </w:r>
            <w:del w:id="1216" w:author="Parks, Robbie M" w:date="2019-01-10T10:13:00Z">
              <w:r w:rsidRPr="00675437" w:rsidDel="008916F4">
                <w:rPr>
                  <w:color w:val="000000"/>
                  <w:sz w:val="18"/>
                  <w:szCs w:val="18"/>
                </w:rPr>
                <w:delText xml:space="preserve">,  </w:delText>
              </w:r>
            </w:del>
            <w:ins w:id="1217" w:author="Parks, Robbie M" w:date="2019-01-10T10:13:00Z">
              <w:r w:rsidR="008916F4" w:rsidRPr="00675437">
                <w:rPr>
                  <w:color w:val="000000"/>
                  <w:sz w:val="18"/>
                  <w:szCs w:val="18"/>
                </w:rPr>
                <w:t xml:space="preserve">, </w:t>
              </w:r>
            </w:ins>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7594E0F7" w:rsidR="004F7F15" w:rsidRPr="00675437" w:rsidRDefault="004F7F15" w:rsidP="004F7F15">
            <w:pPr>
              <w:rPr>
                <w:sz w:val="18"/>
                <w:szCs w:val="18"/>
              </w:rPr>
            </w:pPr>
            <w:r w:rsidRPr="00675437">
              <w:rPr>
                <w:color w:val="000000"/>
                <w:sz w:val="18"/>
                <w:szCs w:val="18"/>
              </w:rPr>
              <w:t xml:space="preserve">9.0 </w:t>
            </w:r>
            <w:del w:id="1218" w:author="Parks, Robbie M" w:date="2019-01-10T10:13:00Z">
              <w:r w:rsidRPr="00675437" w:rsidDel="008916F4">
                <w:rPr>
                  <w:color w:val="000000"/>
                  <w:sz w:val="18"/>
                  <w:szCs w:val="18"/>
                </w:rPr>
                <w:delText xml:space="preserve">(  </w:delText>
              </w:r>
            </w:del>
            <w:ins w:id="1219" w:author="Parks, Robbie M" w:date="2019-01-10T10:13:00Z">
              <w:r w:rsidR="008916F4" w:rsidRPr="00675437">
                <w:rPr>
                  <w:color w:val="000000"/>
                  <w:sz w:val="18"/>
                  <w:szCs w:val="18"/>
                </w:rPr>
                <w:t>(</w:t>
              </w:r>
            </w:ins>
            <w:r w:rsidRPr="00675437">
              <w:rPr>
                <w:color w:val="000000"/>
                <w:sz w:val="18"/>
                <w:szCs w:val="18"/>
              </w:rPr>
              <w:t>-1.0</w:t>
            </w:r>
            <w:del w:id="1220" w:author="Parks, Robbie M" w:date="2019-01-10T10:13:00Z">
              <w:r w:rsidRPr="00675437" w:rsidDel="008916F4">
                <w:rPr>
                  <w:color w:val="000000"/>
                  <w:sz w:val="18"/>
                  <w:szCs w:val="18"/>
                </w:rPr>
                <w:delText xml:space="preserve">,  </w:delText>
              </w:r>
            </w:del>
            <w:ins w:id="1221"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6B8756E5" w:rsidR="004F7F15" w:rsidRPr="00675437" w:rsidRDefault="004F7F15" w:rsidP="004F7F15">
            <w:pPr>
              <w:rPr>
                <w:sz w:val="18"/>
                <w:szCs w:val="18"/>
              </w:rPr>
            </w:pPr>
            <w:r w:rsidRPr="00675437">
              <w:rPr>
                <w:color w:val="000000"/>
                <w:sz w:val="18"/>
                <w:szCs w:val="18"/>
              </w:rPr>
              <w:t xml:space="preserve">9.0 </w:t>
            </w:r>
            <w:del w:id="1222" w:author="Parks, Robbie M" w:date="2019-01-10T10:13:00Z">
              <w:r w:rsidRPr="00675437" w:rsidDel="008916F4">
                <w:rPr>
                  <w:color w:val="000000"/>
                  <w:sz w:val="18"/>
                  <w:szCs w:val="18"/>
                </w:rPr>
                <w:delText xml:space="preserve">(   </w:delText>
              </w:r>
            </w:del>
            <w:ins w:id="1223" w:author="Parks, Robbie M" w:date="2019-01-10T10:13:00Z">
              <w:r w:rsidR="008916F4" w:rsidRPr="00675437">
                <w:rPr>
                  <w:color w:val="000000"/>
                  <w:sz w:val="18"/>
                  <w:szCs w:val="18"/>
                </w:rPr>
                <w:t>(</w:t>
              </w:r>
            </w:ins>
            <w:r w:rsidRPr="00675437">
              <w:rPr>
                <w:color w:val="000000"/>
                <w:sz w:val="18"/>
                <w:szCs w:val="18"/>
              </w:rPr>
              <w:t>1.0</w:t>
            </w:r>
            <w:del w:id="1224" w:author="Parks, Robbie M" w:date="2019-01-10T10:13:00Z">
              <w:r w:rsidRPr="00675437" w:rsidDel="008916F4">
                <w:rPr>
                  <w:color w:val="000000"/>
                  <w:sz w:val="18"/>
                  <w:szCs w:val="18"/>
                </w:rPr>
                <w:delText xml:space="preserve">,  </w:delText>
              </w:r>
            </w:del>
            <w:ins w:id="1225"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421D7013" w:rsidR="004F7F15" w:rsidRPr="00675437" w:rsidRDefault="004F7F15" w:rsidP="004F7F15">
            <w:pPr>
              <w:rPr>
                <w:sz w:val="18"/>
                <w:szCs w:val="18"/>
              </w:rPr>
            </w:pPr>
            <w:r w:rsidRPr="00675437">
              <w:rPr>
                <w:color w:val="000000"/>
                <w:sz w:val="18"/>
                <w:szCs w:val="18"/>
              </w:rPr>
              <w:t xml:space="preserve">2.0 </w:t>
            </w:r>
            <w:del w:id="1226" w:author="Parks, Robbie M" w:date="2019-01-10T10:13:00Z">
              <w:r w:rsidRPr="00675437" w:rsidDel="008916F4">
                <w:rPr>
                  <w:color w:val="000000"/>
                  <w:sz w:val="18"/>
                  <w:szCs w:val="18"/>
                </w:rPr>
                <w:delText xml:space="preserve">(  </w:delText>
              </w:r>
            </w:del>
            <w:ins w:id="1227" w:author="Parks, Robbie M" w:date="2019-01-10T10:13:00Z">
              <w:r w:rsidR="008916F4" w:rsidRPr="00675437">
                <w:rPr>
                  <w:color w:val="000000"/>
                  <w:sz w:val="18"/>
                  <w:szCs w:val="18"/>
                </w:rPr>
                <w:t>(</w:t>
              </w:r>
            </w:ins>
            <w:r w:rsidRPr="00675437">
              <w:rPr>
                <w:color w:val="000000"/>
                <w:sz w:val="18"/>
                <w:szCs w:val="18"/>
              </w:rPr>
              <w:t>-2.0</w:t>
            </w:r>
            <w:del w:id="1228" w:author="Parks, Robbie M" w:date="2019-01-10T10:13:00Z">
              <w:r w:rsidRPr="00675437" w:rsidDel="008916F4">
                <w:rPr>
                  <w:color w:val="000000"/>
                  <w:sz w:val="18"/>
                  <w:szCs w:val="18"/>
                </w:rPr>
                <w:delText>,  </w:delText>
              </w:r>
            </w:del>
            <w:ins w:id="122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7E615D7E" w:rsidR="004F7F15" w:rsidRPr="00675437" w:rsidRDefault="004F7F15" w:rsidP="004F7F15">
            <w:pPr>
              <w:rPr>
                <w:sz w:val="18"/>
                <w:szCs w:val="18"/>
              </w:rPr>
            </w:pPr>
            <w:r w:rsidRPr="00675437">
              <w:rPr>
                <w:color w:val="000000"/>
                <w:sz w:val="18"/>
                <w:szCs w:val="18"/>
              </w:rPr>
              <w:t xml:space="preserve">1.0 </w:t>
            </w:r>
            <w:del w:id="1230" w:author="Parks, Robbie M" w:date="2019-01-10T10:13:00Z">
              <w:r w:rsidRPr="00675437" w:rsidDel="008916F4">
                <w:rPr>
                  <w:color w:val="000000"/>
                  <w:sz w:val="18"/>
                  <w:szCs w:val="18"/>
                </w:rPr>
                <w:delText xml:space="preserve">(  </w:delText>
              </w:r>
            </w:del>
            <w:ins w:id="1231" w:author="Parks, Robbie M" w:date="2019-01-10T10:13:00Z">
              <w:r w:rsidR="008916F4" w:rsidRPr="00675437">
                <w:rPr>
                  <w:color w:val="000000"/>
                  <w:sz w:val="18"/>
                  <w:szCs w:val="18"/>
                </w:rPr>
                <w:t>(</w:t>
              </w:r>
            </w:ins>
            <w:r w:rsidRPr="00675437">
              <w:rPr>
                <w:color w:val="000000"/>
                <w:sz w:val="18"/>
                <w:szCs w:val="18"/>
              </w:rPr>
              <w:t>-1.0</w:t>
            </w:r>
            <w:del w:id="1232" w:author="Parks, Robbie M" w:date="2019-01-10T10:13:00Z">
              <w:r w:rsidRPr="00675437" w:rsidDel="008916F4">
                <w:rPr>
                  <w:color w:val="000000"/>
                  <w:sz w:val="18"/>
                  <w:szCs w:val="18"/>
                </w:rPr>
                <w:delText>,  </w:delText>
              </w:r>
            </w:del>
            <w:ins w:id="1233"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784CADBF" w:rsidR="004F7F15" w:rsidRPr="00675437" w:rsidRDefault="004F7F15" w:rsidP="004F7F15">
            <w:pPr>
              <w:rPr>
                <w:sz w:val="18"/>
                <w:szCs w:val="18"/>
              </w:rPr>
            </w:pPr>
            <w:r w:rsidRPr="00675437">
              <w:rPr>
                <w:color w:val="000000"/>
                <w:sz w:val="18"/>
                <w:szCs w:val="18"/>
              </w:rPr>
              <w:t xml:space="preserve">0.0 </w:t>
            </w:r>
            <w:del w:id="1234" w:author="Parks, Robbie M" w:date="2019-01-10T10:13:00Z">
              <w:r w:rsidRPr="00675437" w:rsidDel="008916F4">
                <w:rPr>
                  <w:color w:val="000000"/>
                  <w:sz w:val="18"/>
                  <w:szCs w:val="18"/>
                </w:rPr>
                <w:delText xml:space="preserve">(   </w:delText>
              </w:r>
            </w:del>
            <w:ins w:id="1235" w:author="Parks, Robbie M" w:date="2019-01-10T10:13:00Z">
              <w:r w:rsidR="008916F4" w:rsidRPr="00675437">
                <w:rPr>
                  <w:color w:val="000000"/>
                  <w:sz w:val="18"/>
                  <w:szCs w:val="18"/>
                </w:rPr>
                <w:t>(</w:t>
              </w:r>
            </w:ins>
            <w:r w:rsidRPr="00675437">
              <w:rPr>
                <w:color w:val="000000"/>
                <w:sz w:val="18"/>
                <w:szCs w:val="18"/>
              </w:rPr>
              <w:t>0.0</w:t>
            </w:r>
            <w:del w:id="1236" w:author="Parks, Robbie M" w:date="2019-01-10T10:13:00Z">
              <w:r w:rsidRPr="00675437" w:rsidDel="008916F4">
                <w:rPr>
                  <w:color w:val="000000"/>
                  <w:sz w:val="18"/>
                  <w:szCs w:val="18"/>
                </w:rPr>
                <w:delText>,  </w:delText>
              </w:r>
            </w:del>
            <w:ins w:id="1237"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21E7DA57" w:rsidR="004F7F15" w:rsidRPr="00675437" w:rsidRDefault="004F7F15" w:rsidP="004F7F15">
            <w:pPr>
              <w:rPr>
                <w:sz w:val="18"/>
                <w:szCs w:val="18"/>
              </w:rPr>
            </w:pPr>
            <w:r w:rsidRPr="00675437">
              <w:rPr>
                <w:color w:val="000000"/>
                <w:sz w:val="18"/>
                <w:szCs w:val="18"/>
              </w:rPr>
              <w:t xml:space="preserve">135.0 </w:t>
            </w:r>
            <w:del w:id="1238" w:author="Parks, Robbie M" w:date="2019-01-10T10:13:00Z">
              <w:r w:rsidRPr="00675437" w:rsidDel="008916F4">
                <w:rPr>
                  <w:color w:val="000000"/>
                  <w:sz w:val="18"/>
                  <w:szCs w:val="18"/>
                </w:rPr>
                <w:delText xml:space="preserve">( </w:delText>
              </w:r>
            </w:del>
            <w:ins w:id="1239" w:author="Parks, Robbie M" w:date="2019-01-10T10:13:00Z">
              <w:r w:rsidR="008916F4" w:rsidRPr="00675437">
                <w:rPr>
                  <w:color w:val="000000"/>
                  <w:sz w:val="18"/>
                  <w:szCs w:val="18"/>
                </w:rPr>
                <w:t>(</w:t>
              </w:r>
            </w:ins>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30B265B5" w:rsidR="004F7F15" w:rsidRPr="00675437" w:rsidRDefault="004F7F15" w:rsidP="004F7F15">
            <w:pPr>
              <w:rPr>
                <w:sz w:val="18"/>
                <w:szCs w:val="18"/>
              </w:rPr>
            </w:pPr>
            <w:r w:rsidRPr="00675437">
              <w:rPr>
                <w:color w:val="000000"/>
                <w:sz w:val="18"/>
                <w:szCs w:val="18"/>
              </w:rPr>
              <w:t xml:space="preserve">3.0 </w:t>
            </w:r>
            <w:del w:id="1240" w:author="Parks, Robbie M" w:date="2019-01-10T10:13:00Z">
              <w:r w:rsidRPr="00675437" w:rsidDel="008916F4">
                <w:rPr>
                  <w:color w:val="000000"/>
                  <w:sz w:val="18"/>
                  <w:szCs w:val="18"/>
                </w:rPr>
                <w:delText xml:space="preserve">(   </w:delText>
              </w:r>
            </w:del>
            <w:ins w:id="1241" w:author="Parks, Robbie M" w:date="2019-01-10T10:13:00Z">
              <w:r w:rsidR="008916F4" w:rsidRPr="00675437">
                <w:rPr>
                  <w:color w:val="000000"/>
                  <w:sz w:val="18"/>
                  <w:szCs w:val="18"/>
                </w:rPr>
                <w:t>(</w:t>
              </w:r>
            </w:ins>
            <w:r w:rsidRPr="00675437">
              <w:rPr>
                <w:color w:val="000000"/>
                <w:sz w:val="18"/>
                <w:szCs w:val="18"/>
              </w:rPr>
              <w:t>0.0</w:t>
            </w:r>
            <w:del w:id="1242" w:author="Parks, Robbie M" w:date="2019-01-10T10:13:00Z">
              <w:r w:rsidRPr="00675437" w:rsidDel="008916F4">
                <w:rPr>
                  <w:color w:val="000000"/>
                  <w:sz w:val="18"/>
                  <w:szCs w:val="18"/>
                </w:rPr>
                <w:delText>,  </w:delText>
              </w:r>
            </w:del>
            <w:ins w:id="1243"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6F4AB31" w:rsidR="004F7F15" w:rsidRPr="00675437" w:rsidRDefault="004F7F15" w:rsidP="004F7F15">
            <w:pPr>
              <w:rPr>
                <w:sz w:val="18"/>
                <w:szCs w:val="18"/>
              </w:rPr>
            </w:pPr>
            <w:r w:rsidRPr="00675437">
              <w:rPr>
                <w:color w:val="000000"/>
                <w:sz w:val="18"/>
                <w:szCs w:val="18"/>
              </w:rPr>
              <w:t xml:space="preserve">1.0 </w:t>
            </w:r>
            <w:del w:id="1244" w:author="Parks, Robbie M" w:date="2019-01-10T10:13:00Z">
              <w:r w:rsidRPr="00675437" w:rsidDel="008916F4">
                <w:rPr>
                  <w:color w:val="000000"/>
                  <w:sz w:val="18"/>
                  <w:szCs w:val="18"/>
                </w:rPr>
                <w:delText xml:space="preserve">(   </w:delText>
              </w:r>
            </w:del>
            <w:ins w:id="1245" w:author="Parks, Robbie M" w:date="2019-01-10T10:13:00Z">
              <w:r w:rsidR="008916F4" w:rsidRPr="00675437">
                <w:rPr>
                  <w:color w:val="000000"/>
                  <w:sz w:val="18"/>
                  <w:szCs w:val="18"/>
                </w:rPr>
                <w:t>(</w:t>
              </w:r>
            </w:ins>
            <w:r w:rsidRPr="00675437">
              <w:rPr>
                <w:color w:val="000000"/>
                <w:sz w:val="18"/>
                <w:szCs w:val="18"/>
              </w:rPr>
              <w:t>0.0</w:t>
            </w:r>
            <w:del w:id="1246" w:author="Parks, Robbie M" w:date="2019-01-10T10:13:00Z">
              <w:r w:rsidRPr="00675437" w:rsidDel="008916F4">
                <w:rPr>
                  <w:color w:val="000000"/>
                  <w:sz w:val="18"/>
                  <w:szCs w:val="18"/>
                </w:rPr>
                <w:delText>,  </w:delText>
              </w:r>
            </w:del>
            <w:ins w:id="124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335859DB" w:rsidR="004F7F15" w:rsidRPr="00675437" w:rsidRDefault="004F7F15" w:rsidP="004F7F15">
            <w:pPr>
              <w:rPr>
                <w:sz w:val="18"/>
                <w:szCs w:val="18"/>
              </w:rPr>
            </w:pPr>
            <w:r w:rsidRPr="00675437">
              <w:rPr>
                <w:color w:val="000000"/>
                <w:sz w:val="18"/>
                <w:szCs w:val="18"/>
              </w:rPr>
              <w:t xml:space="preserve">9.0 </w:t>
            </w:r>
            <w:del w:id="1248" w:author="Parks, Robbie M" w:date="2019-01-10T10:13:00Z">
              <w:r w:rsidRPr="00675437" w:rsidDel="008916F4">
                <w:rPr>
                  <w:color w:val="000000"/>
                  <w:sz w:val="18"/>
                  <w:szCs w:val="18"/>
                </w:rPr>
                <w:delText xml:space="preserve">(   </w:delText>
              </w:r>
            </w:del>
            <w:ins w:id="1249" w:author="Parks, Robbie M" w:date="2019-01-10T10:13:00Z">
              <w:r w:rsidR="008916F4" w:rsidRPr="00675437">
                <w:rPr>
                  <w:color w:val="000000"/>
                  <w:sz w:val="18"/>
                  <w:szCs w:val="18"/>
                </w:rPr>
                <w:t>(</w:t>
              </w:r>
            </w:ins>
            <w:r w:rsidRPr="00675437">
              <w:rPr>
                <w:color w:val="000000"/>
                <w:sz w:val="18"/>
                <w:szCs w:val="18"/>
              </w:rPr>
              <w:t>3.0</w:t>
            </w:r>
            <w:del w:id="1250" w:author="Parks, Robbie M" w:date="2019-01-10T10:13:00Z">
              <w:r w:rsidRPr="00675437" w:rsidDel="008916F4">
                <w:rPr>
                  <w:color w:val="000000"/>
                  <w:sz w:val="18"/>
                  <w:szCs w:val="18"/>
                </w:rPr>
                <w:delText xml:space="preserve">,  </w:delText>
              </w:r>
            </w:del>
            <w:ins w:id="1251"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5F7C0557" w:rsidR="004F7F15" w:rsidRPr="00675437" w:rsidRDefault="004F7F15" w:rsidP="004F7F15">
            <w:pPr>
              <w:rPr>
                <w:sz w:val="18"/>
                <w:szCs w:val="18"/>
              </w:rPr>
            </w:pPr>
            <w:r w:rsidRPr="00675437">
              <w:rPr>
                <w:color w:val="000000"/>
                <w:sz w:val="18"/>
                <w:szCs w:val="18"/>
              </w:rPr>
              <w:t xml:space="preserve">2.0 </w:t>
            </w:r>
            <w:del w:id="1252" w:author="Parks, Robbie M" w:date="2019-01-10T10:13:00Z">
              <w:r w:rsidRPr="00675437" w:rsidDel="008916F4">
                <w:rPr>
                  <w:color w:val="000000"/>
                  <w:sz w:val="18"/>
                  <w:szCs w:val="18"/>
                </w:rPr>
                <w:delText xml:space="preserve">(  </w:delText>
              </w:r>
            </w:del>
            <w:ins w:id="1253" w:author="Parks, Robbie M" w:date="2019-01-10T10:13:00Z">
              <w:r w:rsidR="008916F4" w:rsidRPr="00675437">
                <w:rPr>
                  <w:color w:val="000000"/>
                  <w:sz w:val="18"/>
                  <w:szCs w:val="18"/>
                </w:rPr>
                <w:t>(</w:t>
              </w:r>
            </w:ins>
            <w:r w:rsidRPr="00675437">
              <w:rPr>
                <w:color w:val="000000"/>
                <w:sz w:val="18"/>
                <w:szCs w:val="18"/>
              </w:rPr>
              <w:t>-4.0</w:t>
            </w:r>
            <w:del w:id="1254" w:author="Parks, Robbie M" w:date="2019-01-10T10:13:00Z">
              <w:r w:rsidRPr="00675437" w:rsidDel="008916F4">
                <w:rPr>
                  <w:color w:val="000000"/>
                  <w:sz w:val="18"/>
                  <w:szCs w:val="18"/>
                </w:rPr>
                <w:delText>,  </w:delText>
              </w:r>
            </w:del>
            <w:ins w:id="1255"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33E5D231" w:rsidR="004F7F15" w:rsidRPr="00675437" w:rsidRDefault="004F7F15" w:rsidP="004F7F15">
            <w:pPr>
              <w:rPr>
                <w:sz w:val="18"/>
                <w:szCs w:val="18"/>
              </w:rPr>
            </w:pPr>
            <w:r w:rsidRPr="00675437">
              <w:rPr>
                <w:color w:val="000000"/>
                <w:sz w:val="18"/>
                <w:szCs w:val="18"/>
              </w:rPr>
              <w:t xml:space="preserve">7.0 </w:t>
            </w:r>
            <w:del w:id="1256" w:author="Parks, Robbie M" w:date="2019-01-10T10:13:00Z">
              <w:r w:rsidRPr="00675437" w:rsidDel="008916F4">
                <w:rPr>
                  <w:color w:val="000000"/>
                  <w:sz w:val="18"/>
                  <w:szCs w:val="18"/>
                </w:rPr>
                <w:delText xml:space="preserve">(   </w:delText>
              </w:r>
            </w:del>
            <w:ins w:id="1257" w:author="Parks, Robbie M" w:date="2019-01-10T10:13:00Z">
              <w:r w:rsidR="008916F4" w:rsidRPr="00675437">
                <w:rPr>
                  <w:color w:val="000000"/>
                  <w:sz w:val="18"/>
                  <w:szCs w:val="18"/>
                </w:rPr>
                <w:t>(</w:t>
              </w:r>
            </w:ins>
            <w:r w:rsidRPr="00675437">
              <w:rPr>
                <w:color w:val="000000"/>
                <w:sz w:val="18"/>
                <w:szCs w:val="18"/>
              </w:rPr>
              <w:t>2.0</w:t>
            </w:r>
            <w:del w:id="1258" w:author="Parks, Robbie M" w:date="2019-01-10T10:13:00Z">
              <w:r w:rsidRPr="00675437" w:rsidDel="008916F4">
                <w:rPr>
                  <w:color w:val="000000"/>
                  <w:sz w:val="18"/>
                  <w:szCs w:val="18"/>
                </w:rPr>
                <w:delText xml:space="preserve">,  </w:delText>
              </w:r>
            </w:del>
            <w:ins w:id="1259"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12BD77BF" w:rsidR="004F7F15" w:rsidRPr="00675437" w:rsidRDefault="004F7F15" w:rsidP="004F7F15">
            <w:pPr>
              <w:rPr>
                <w:sz w:val="18"/>
                <w:szCs w:val="18"/>
              </w:rPr>
            </w:pPr>
            <w:r w:rsidRPr="00675437">
              <w:rPr>
                <w:color w:val="000000"/>
                <w:sz w:val="18"/>
                <w:szCs w:val="18"/>
              </w:rPr>
              <w:t xml:space="preserve">4.0 </w:t>
            </w:r>
            <w:del w:id="1260" w:author="Parks, Robbie M" w:date="2019-01-10T10:13:00Z">
              <w:r w:rsidRPr="00675437" w:rsidDel="008916F4">
                <w:rPr>
                  <w:color w:val="000000"/>
                  <w:sz w:val="18"/>
                  <w:szCs w:val="18"/>
                </w:rPr>
                <w:delText xml:space="preserve">(   </w:delText>
              </w:r>
            </w:del>
            <w:ins w:id="1261" w:author="Parks, Robbie M" w:date="2019-01-10T10:13:00Z">
              <w:r w:rsidR="008916F4" w:rsidRPr="00675437">
                <w:rPr>
                  <w:color w:val="000000"/>
                  <w:sz w:val="18"/>
                  <w:szCs w:val="18"/>
                </w:rPr>
                <w:t>(</w:t>
              </w:r>
            </w:ins>
            <w:r w:rsidRPr="00675437">
              <w:rPr>
                <w:color w:val="000000"/>
                <w:sz w:val="18"/>
                <w:szCs w:val="18"/>
              </w:rPr>
              <w:t>0.0</w:t>
            </w:r>
            <w:del w:id="1262" w:author="Parks, Robbie M" w:date="2019-01-10T10:13:00Z">
              <w:r w:rsidRPr="00675437" w:rsidDel="008916F4">
                <w:rPr>
                  <w:color w:val="000000"/>
                  <w:sz w:val="18"/>
                  <w:szCs w:val="18"/>
                </w:rPr>
                <w:delText>,  </w:delText>
              </w:r>
            </w:del>
            <w:ins w:id="1263"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09A79AFB" w:rsidR="004F7F15" w:rsidRPr="00675437" w:rsidRDefault="004F7F15" w:rsidP="004F7F15">
            <w:pPr>
              <w:rPr>
                <w:sz w:val="18"/>
                <w:szCs w:val="18"/>
              </w:rPr>
            </w:pPr>
            <w:r w:rsidRPr="00675437">
              <w:rPr>
                <w:color w:val="000000"/>
                <w:sz w:val="18"/>
                <w:szCs w:val="18"/>
              </w:rPr>
              <w:t xml:space="preserve">2.0 </w:t>
            </w:r>
            <w:del w:id="1264" w:author="Parks, Robbie M" w:date="2019-01-10T10:13:00Z">
              <w:r w:rsidRPr="00675437" w:rsidDel="008916F4">
                <w:rPr>
                  <w:color w:val="000000"/>
                  <w:sz w:val="18"/>
                  <w:szCs w:val="18"/>
                </w:rPr>
                <w:delText xml:space="preserve">(  </w:delText>
              </w:r>
            </w:del>
            <w:ins w:id="1265" w:author="Parks, Robbie M" w:date="2019-01-10T10:13:00Z">
              <w:r w:rsidR="008916F4" w:rsidRPr="00675437">
                <w:rPr>
                  <w:color w:val="000000"/>
                  <w:sz w:val="18"/>
                  <w:szCs w:val="18"/>
                </w:rPr>
                <w:t>(</w:t>
              </w:r>
            </w:ins>
            <w:r w:rsidRPr="00675437">
              <w:rPr>
                <w:color w:val="000000"/>
                <w:sz w:val="18"/>
                <w:szCs w:val="18"/>
              </w:rPr>
              <w:t>-2.0</w:t>
            </w:r>
            <w:del w:id="1266" w:author="Parks, Robbie M" w:date="2019-01-10T10:13:00Z">
              <w:r w:rsidRPr="00675437" w:rsidDel="008916F4">
                <w:rPr>
                  <w:color w:val="000000"/>
                  <w:sz w:val="18"/>
                  <w:szCs w:val="18"/>
                </w:rPr>
                <w:delText>,  </w:delText>
              </w:r>
            </w:del>
            <w:ins w:id="1267"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7DF13252" w:rsidR="004F7F15" w:rsidRPr="00675437" w:rsidRDefault="004F7F15" w:rsidP="004F7F15">
            <w:pPr>
              <w:rPr>
                <w:sz w:val="18"/>
                <w:szCs w:val="18"/>
              </w:rPr>
            </w:pPr>
            <w:r w:rsidRPr="00675437">
              <w:rPr>
                <w:color w:val="000000"/>
                <w:sz w:val="18"/>
                <w:szCs w:val="18"/>
              </w:rPr>
              <w:t xml:space="preserve">1.0 </w:t>
            </w:r>
            <w:del w:id="1268" w:author="Parks, Robbie M" w:date="2019-01-10T10:13:00Z">
              <w:r w:rsidRPr="00675437" w:rsidDel="008916F4">
                <w:rPr>
                  <w:color w:val="000000"/>
                  <w:sz w:val="18"/>
                  <w:szCs w:val="18"/>
                </w:rPr>
                <w:delText xml:space="preserve">(  </w:delText>
              </w:r>
            </w:del>
            <w:ins w:id="1269" w:author="Parks, Robbie M" w:date="2019-01-10T10:13:00Z">
              <w:r w:rsidR="008916F4" w:rsidRPr="00675437">
                <w:rPr>
                  <w:color w:val="000000"/>
                  <w:sz w:val="18"/>
                  <w:szCs w:val="18"/>
                </w:rPr>
                <w:t>(</w:t>
              </w:r>
            </w:ins>
            <w:r w:rsidRPr="00675437">
              <w:rPr>
                <w:color w:val="000000"/>
                <w:sz w:val="18"/>
                <w:szCs w:val="18"/>
              </w:rPr>
              <w:t>-1.0</w:t>
            </w:r>
            <w:del w:id="1270" w:author="Parks, Robbie M" w:date="2019-01-10T10:13:00Z">
              <w:r w:rsidRPr="00675437" w:rsidDel="008916F4">
                <w:rPr>
                  <w:color w:val="000000"/>
                  <w:sz w:val="18"/>
                  <w:szCs w:val="18"/>
                </w:rPr>
                <w:delText>,  </w:delText>
              </w:r>
            </w:del>
            <w:ins w:id="127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29247B43" w:rsidR="004F7F15" w:rsidRPr="00675437" w:rsidRDefault="004F7F15" w:rsidP="004F7F15">
            <w:pPr>
              <w:rPr>
                <w:sz w:val="18"/>
                <w:szCs w:val="18"/>
              </w:rPr>
            </w:pPr>
            <w:r w:rsidRPr="00675437">
              <w:rPr>
                <w:color w:val="000000"/>
                <w:sz w:val="18"/>
                <w:szCs w:val="18"/>
              </w:rPr>
              <w:t xml:space="preserve">0.0 </w:t>
            </w:r>
            <w:del w:id="1272" w:author="Parks, Robbie M" w:date="2019-01-10T10:13:00Z">
              <w:r w:rsidRPr="00675437" w:rsidDel="008916F4">
                <w:rPr>
                  <w:color w:val="000000"/>
                  <w:sz w:val="18"/>
                  <w:szCs w:val="18"/>
                </w:rPr>
                <w:delText xml:space="preserve">(  </w:delText>
              </w:r>
            </w:del>
            <w:ins w:id="1273" w:author="Parks, Robbie M" w:date="2019-01-10T10:13:00Z">
              <w:r w:rsidR="008916F4" w:rsidRPr="00675437">
                <w:rPr>
                  <w:color w:val="000000"/>
                  <w:sz w:val="18"/>
                  <w:szCs w:val="18"/>
                </w:rPr>
                <w:t>(</w:t>
              </w:r>
            </w:ins>
            <w:r w:rsidRPr="00675437">
              <w:rPr>
                <w:color w:val="000000"/>
                <w:sz w:val="18"/>
                <w:szCs w:val="18"/>
              </w:rPr>
              <w:t>-1.0</w:t>
            </w:r>
            <w:del w:id="1274" w:author="Parks, Robbie M" w:date="2019-01-10T10:13:00Z">
              <w:r w:rsidRPr="00675437" w:rsidDel="008916F4">
                <w:rPr>
                  <w:color w:val="000000"/>
                  <w:sz w:val="18"/>
                  <w:szCs w:val="18"/>
                </w:rPr>
                <w:delText>,  </w:delText>
              </w:r>
            </w:del>
            <w:ins w:id="1275"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77997C66" w:rsidR="004F7F15" w:rsidRPr="00675437" w:rsidRDefault="004F7F15" w:rsidP="004F7F15">
            <w:pPr>
              <w:rPr>
                <w:sz w:val="18"/>
                <w:szCs w:val="18"/>
              </w:rPr>
            </w:pPr>
            <w:r w:rsidRPr="00675437">
              <w:rPr>
                <w:color w:val="000000"/>
                <w:sz w:val="18"/>
                <w:szCs w:val="18"/>
              </w:rPr>
              <w:t xml:space="preserve">1.0 </w:t>
            </w:r>
            <w:del w:id="1276" w:author="Parks, Robbie M" w:date="2019-01-10T10:13:00Z">
              <w:r w:rsidRPr="00675437" w:rsidDel="008916F4">
                <w:rPr>
                  <w:color w:val="000000"/>
                  <w:sz w:val="18"/>
                  <w:szCs w:val="18"/>
                </w:rPr>
                <w:delText xml:space="preserve">(   </w:delText>
              </w:r>
            </w:del>
            <w:ins w:id="1277" w:author="Parks, Robbie M" w:date="2019-01-10T10:13:00Z">
              <w:r w:rsidR="008916F4" w:rsidRPr="00675437">
                <w:rPr>
                  <w:color w:val="000000"/>
                  <w:sz w:val="18"/>
                  <w:szCs w:val="18"/>
                </w:rPr>
                <w:t>(</w:t>
              </w:r>
            </w:ins>
            <w:r w:rsidRPr="00675437">
              <w:rPr>
                <w:color w:val="000000"/>
                <w:sz w:val="18"/>
                <w:szCs w:val="18"/>
              </w:rPr>
              <w:t>0.0</w:t>
            </w:r>
            <w:del w:id="1278" w:author="Parks, Robbie M" w:date="2019-01-10T10:13:00Z">
              <w:r w:rsidRPr="00675437" w:rsidDel="008916F4">
                <w:rPr>
                  <w:color w:val="000000"/>
                  <w:sz w:val="18"/>
                  <w:szCs w:val="18"/>
                </w:rPr>
                <w:delText>,  </w:delText>
              </w:r>
            </w:del>
            <w:ins w:id="1279"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564644B2" w:rsidR="004F7F15" w:rsidRPr="00675437" w:rsidRDefault="004F7F15" w:rsidP="004F7F15">
            <w:pPr>
              <w:rPr>
                <w:sz w:val="18"/>
                <w:szCs w:val="18"/>
              </w:rPr>
            </w:pPr>
            <w:r w:rsidRPr="00675437">
              <w:rPr>
                <w:color w:val="000000"/>
                <w:sz w:val="18"/>
                <w:szCs w:val="18"/>
              </w:rPr>
              <w:t xml:space="preserve">30.0 </w:t>
            </w:r>
            <w:del w:id="1280" w:author="Parks, Robbie M" w:date="2019-01-10T10:13:00Z">
              <w:r w:rsidRPr="00675437" w:rsidDel="008916F4">
                <w:rPr>
                  <w:color w:val="000000"/>
                  <w:sz w:val="18"/>
                  <w:szCs w:val="18"/>
                </w:rPr>
                <w:delText xml:space="preserve">(  </w:delText>
              </w:r>
            </w:del>
            <w:ins w:id="1281" w:author="Parks, Robbie M" w:date="2019-01-10T10:13:00Z">
              <w:r w:rsidR="008916F4" w:rsidRPr="00675437">
                <w:rPr>
                  <w:color w:val="000000"/>
                  <w:sz w:val="18"/>
                  <w:szCs w:val="18"/>
                </w:rPr>
                <w:t>(</w:t>
              </w:r>
            </w:ins>
            <w:r w:rsidRPr="00675437">
              <w:rPr>
                <w:color w:val="000000"/>
                <w:sz w:val="18"/>
                <w:szCs w:val="18"/>
              </w:rPr>
              <w:t>18.0</w:t>
            </w:r>
            <w:del w:id="1282" w:author="Parks, Robbie M" w:date="2019-01-10T10:13:00Z">
              <w:r w:rsidRPr="00675437" w:rsidDel="008916F4">
                <w:rPr>
                  <w:color w:val="000000"/>
                  <w:sz w:val="18"/>
                  <w:szCs w:val="18"/>
                </w:rPr>
                <w:delText xml:space="preserve">,  </w:delText>
              </w:r>
            </w:del>
            <w:ins w:id="1283" w:author="Parks, Robbie M" w:date="2019-01-10T10:13:00Z">
              <w:r w:rsidR="008916F4" w:rsidRPr="00675437">
                <w:rPr>
                  <w:color w:val="000000"/>
                  <w:sz w:val="18"/>
                  <w:szCs w:val="18"/>
                </w:rPr>
                <w:t xml:space="preserve">, </w:t>
              </w:r>
            </w:ins>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60C65361" w:rsidR="004F7F15" w:rsidRPr="00675437" w:rsidRDefault="004F7F15" w:rsidP="004F7F15">
            <w:pPr>
              <w:rPr>
                <w:sz w:val="18"/>
                <w:szCs w:val="18"/>
              </w:rPr>
            </w:pPr>
            <w:r w:rsidRPr="005464C8">
              <w:rPr>
                <w:color w:val="000000"/>
                <w:sz w:val="18"/>
                <w:szCs w:val="18"/>
              </w:rPr>
              <w:t xml:space="preserve">0.0 </w:t>
            </w:r>
            <w:del w:id="1284" w:author="Parks, Robbie M" w:date="2019-01-10T10:13:00Z">
              <w:r w:rsidRPr="00F24740" w:rsidDel="008916F4">
                <w:rPr>
                  <w:color w:val="000000"/>
                  <w:sz w:val="18"/>
                  <w:szCs w:val="18"/>
                </w:rPr>
                <w:delText xml:space="preserve">(   </w:delText>
              </w:r>
            </w:del>
            <w:ins w:id="1285" w:author="Parks, Robbie M" w:date="2019-01-10T10:13:00Z">
              <w:r w:rsidR="008916F4" w:rsidRPr="00675437">
                <w:rPr>
                  <w:color w:val="000000"/>
                  <w:sz w:val="18"/>
                  <w:szCs w:val="18"/>
                </w:rPr>
                <w:t>(</w:t>
              </w:r>
            </w:ins>
            <w:r w:rsidRPr="00675437">
              <w:rPr>
                <w:color w:val="000000"/>
                <w:sz w:val="18"/>
                <w:szCs w:val="18"/>
              </w:rPr>
              <w:t>0.0</w:t>
            </w:r>
            <w:del w:id="1286" w:author="Parks, Robbie M" w:date="2019-01-10T10:13:00Z">
              <w:r w:rsidRPr="00675437" w:rsidDel="008916F4">
                <w:rPr>
                  <w:color w:val="000000"/>
                  <w:sz w:val="18"/>
                  <w:szCs w:val="18"/>
                </w:rPr>
                <w:delText>,  </w:delText>
              </w:r>
            </w:del>
            <w:ins w:id="1287"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33798D9A" w:rsidR="004F7F15" w:rsidRPr="00675437" w:rsidRDefault="004F7F15" w:rsidP="004F7F15">
            <w:pPr>
              <w:rPr>
                <w:sz w:val="18"/>
                <w:szCs w:val="18"/>
              </w:rPr>
            </w:pPr>
            <w:r w:rsidRPr="00675437">
              <w:rPr>
                <w:color w:val="000000"/>
                <w:sz w:val="18"/>
                <w:szCs w:val="18"/>
              </w:rPr>
              <w:t xml:space="preserve">1.0 </w:t>
            </w:r>
            <w:del w:id="1288" w:author="Parks, Robbie M" w:date="2019-01-10T10:13:00Z">
              <w:r w:rsidRPr="00675437" w:rsidDel="008916F4">
                <w:rPr>
                  <w:color w:val="000000"/>
                  <w:sz w:val="18"/>
                  <w:szCs w:val="18"/>
                </w:rPr>
                <w:delText xml:space="preserve">(  </w:delText>
              </w:r>
            </w:del>
            <w:ins w:id="1289" w:author="Parks, Robbie M" w:date="2019-01-10T10:13:00Z">
              <w:r w:rsidR="008916F4" w:rsidRPr="00675437">
                <w:rPr>
                  <w:color w:val="000000"/>
                  <w:sz w:val="18"/>
                  <w:szCs w:val="18"/>
                </w:rPr>
                <w:t>(</w:t>
              </w:r>
            </w:ins>
            <w:r w:rsidRPr="00675437">
              <w:rPr>
                <w:color w:val="000000"/>
                <w:sz w:val="18"/>
                <w:szCs w:val="18"/>
              </w:rPr>
              <w:t>-2.0</w:t>
            </w:r>
            <w:del w:id="1290" w:author="Parks, Robbie M" w:date="2019-01-10T10:13:00Z">
              <w:r w:rsidRPr="00675437" w:rsidDel="008916F4">
                <w:rPr>
                  <w:color w:val="000000"/>
                  <w:sz w:val="18"/>
                  <w:szCs w:val="18"/>
                </w:rPr>
                <w:delText>,  </w:delText>
              </w:r>
            </w:del>
            <w:ins w:id="1291"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593A0CDC" w:rsidR="004F7F15" w:rsidRPr="00675437" w:rsidRDefault="004F7F15" w:rsidP="004F7F15">
            <w:pPr>
              <w:rPr>
                <w:sz w:val="18"/>
                <w:szCs w:val="18"/>
              </w:rPr>
            </w:pPr>
            <w:r w:rsidRPr="00675437">
              <w:rPr>
                <w:color w:val="000000"/>
                <w:sz w:val="18"/>
                <w:szCs w:val="18"/>
              </w:rPr>
              <w:t xml:space="preserve">20.0 </w:t>
            </w:r>
            <w:del w:id="1292" w:author="Parks, Robbie M" w:date="2019-01-10T10:13:00Z">
              <w:r w:rsidRPr="00675437" w:rsidDel="008916F4">
                <w:rPr>
                  <w:color w:val="000000"/>
                  <w:sz w:val="18"/>
                  <w:szCs w:val="18"/>
                </w:rPr>
                <w:delText xml:space="preserve">(   </w:delText>
              </w:r>
            </w:del>
            <w:ins w:id="1293" w:author="Parks, Robbie M" w:date="2019-01-10T10:13:00Z">
              <w:r w:rsidR="008916F4" w:rsidRPr="00675437">
                <w:rPr>
                  <w:color w:val="000000"/>
                  <w:sz w:val="18"/>
                  <w:szCs w:val="18"/>
                </w:rPr>
                <w:t>(</w:t>
              </w:r>
            </w:ins>
            <w:r w:rsidRPr="00675437">
              <w:rPr>
                <w:color w:val="000000"/>
                <w:sz w:val="18"/>
                <w:szCs w:val="18"/>
              </w:rPr>
              <w:t>3.0</w:t>
            </w:r>
            <w:del w:id="1294" w:author="Parks, Robbie M" w:date="2019-01-10T10:13:00Z">
              <w:r w:rsidRPr="00675437" w:rsidDel="008916F4">
                <w:rPr>
                  <w:color w:val="000000"/>
                  <w:sz w:val="18"/>
                  <w:szCs w:val="18"/>
                </w:rPr>
                <w:delText xml:space="preserve">,  </w:delText>
              </w:r>
            </w:del>
            <w:ins w:id="1295"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230C2B71" w:rsidR="004F7F15" w:rsidRPr="00675437" w:rsidRDefault="004F7F15" w:rsidP="004F7F15">
            <w:pPr>
              <w:rPr>
                <w:sz w:val="18"/>
                <w:szCs w:val="18"/>
              </w:rPr>
            </w:pPr>
            <w:r w:rsidRPr="00675437">
              <w:rPr>
                <w:color w:val="000000"/>
                <w:sz w:val="18"/>
                <w:szCs w:val="18"/>
              </w:rPr>
              <w:t xml:space="preserve">41.0 </w:t>
            </w:r>
            <w:del w:id="1296" w:author="Parks, Robbie M" w:date="2019-01-10T10:13:00Z">
              <w:r w:rsidRPr="00675437" w:rsidDel="008916F4">
                <w:rPr>
                  <w:color w:val="000000"/>
                  <w:sz w:val="18"/>
                  <w:szCs w:val="18"/>
                </w:rPr>
                <w:delText xml:space="preserve">(  </w:delText>
              </w:r>
            </w:del>
            <w:ins w:id="1297" w:author="Parks, Robbie M" w:date="2019-01-10T10:13:00Z">
              <w:r w:rsidR="008916F4" w:rsidRPr="00675437">
                <w:rPr>
                  <w:color w:val="000000"/>
                  <w:sz w:val="18"/>
                  <w:szCs w:val="18"/>
                </w:rPr>
                <w:t>(</w:t>
              </w:r>
            </w:ins>
            <w:r w:rsidRPr="00675437">
              <w:rPr>
                <w:color w:val="000000"/>
                <w:sz w:val="18"/>
                <w:szCs w:val="18"/>
              </w:rPr>
              <w:t>20.0</w:t>
            </w:r>
            <w:del w:id="1298" w:author="Parks, Robbie M" w:date="2019-01-10T10:13:00Z">
              <w:r w:rsidRPr="00675437" w:rsidDel="008916F4">
                <w:rPr>
                  <w:color w:val="000000"/>
                  <w:sz w:val="18"/>
                  <w:szCs w:val="18"/>
                </w:rPr>
                <w:delText xml:space="preserve">,  </w:delText>
              </w:r>
            </w:del>
            <w:ins w:id="1299" w:author="Parks, Robbie M" w:date="2019-01-10T10:13:00Z">
              <w:r w:rsidR="008916F4" w:rsidRPr="00675437">
                <w:rPr>
                  <w:color w:val="000000"/>
                  <w:sz w:val="18"/>
                  <w:szCs w:val="18"/>
                </w:rPr>
                <w:t xml:space="preserve">, </w:t>
              </w:r>
            </w:ins>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24EB4786" w:rsidR="004F7F15" w:rsidRPr="00675437" w:rsidRDefault="004F7F15" w:rsidP="004F7F15">
            <w:pPr>
              <w:rPr>
                <w:sz w:val="18"/>
                <w:szCs w:val="18"/>
              </w:rPr>
            </w:pPr>
            <w:r w:rsidRPr="00675437">
              <w:rPr>
                <w:color w:val="000000"/>
                <w:sz w:val="18"/>
                <w:szCs w:val="18"/>
              </w:rPr>
              <w:t xml:space="preserve">47.0 </w:t>
            </w:r>
            <w:del w:id="1300" w:author="Parks, Robbie M" w:date="2019-01-10T10:13:00Z">
              <w:r w:rsidRPr="00675437" w:rsidDel="008916F4">
                <w:rPr>
                  <w:color w:val="000000"/>
                  <w:sz w:val="18"/>
                  <w:szCs w:val="18"/>
                </w:rPr>
                <w:delText xml:space="preserve">(  </w:delText>
              </w:r>
            </w:del>
            <w:ins w:id="1301" w:author="Parks, Robbie M" w:date="2019-01-10T10:13:00Z">
              <w:r w:rsidR="008916F4" w:rsidRPr="00675437">
                <w:rPr>
                  <w:color w:val="000000"/>
                  <w:sz w:val="18"/>
                  <w:szCs w:val="18"/>
                </w:rPr>
                <w:t>(</w:t>
              </w:r>
            </w:ins>
            <w:r w:rsidRPr="00675437">
              <w:rPr>
                <w:color w:val="000000"/>
                <w:sz w:val="18"/>
                <w:szCs w:val="18"/>
              </w:rPr>
              <w:t>28.0</w:t>
            </w:r>
            <w:del w:id="1302" w:author="Parks, Robbie M" w:date="2019-01-10T10:13:00Z">
              <w:r w:rsidRPr="00675437" w:rsidDel="008916F4">
                <w:rPr>
                  <w:color w:val="000000"/>
                  <w:sz w:val="18"/>
                  <w:szCs w:val="18"/>
                </w:rPr>
                <w:delText xml:space="preserve">,  </w:delText>
              </w:r>
            </w:del>
            <w:ins w:id="1303" w:author="Parks, Robbie M" w:date="2019-01-10T10:13:00Z">
              <w:r w:rsidR="008916F4" w:rsidRPr="00675437">
                <w:rPr>
                  <w:color w:val="000000"/>
                  <w:sz w:val="18"/>
                  <w:szCs w:val="18"/>
                </w:rPr>
                <w:t xml:space="preserve">, </w:t>
              </w:r>
            </w:ins>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71239F5E" w:rsidR="004F7F15" w:rsidRPr="00675437" w:rsidRDefault="004F7F15" w:rsidP="004F7F15">
            <w:pPr>
              <w:rPr>
                <w:sz w:val="18"/>
                <w:szCs w:val="18"/>
              </w:rPr>
            </w:pPr>
            <w:r w:rsidRPr="00675437">
              <w:rPr>
                <w:color w:val="000000"/>
                <w:sz w:val="18"/>
                <w:szCs w:val="18"/>
              </w:rPr>
              <w:t xml:space="preserve">36.0 </w:t>
            </w:r>
            <w:del w:id="1304" w:author="Parks, Robbie M" w:date="2019-01-10T10:13:00Z">
              <w:r w:rsidRPr="00675437" w:rsidDel="008916F4">
                <w:rPr>
                  <w:color w:val="000000"/>
                  <w:sz w:val="18"/>
                  <w:szCs w:val="18"/>
                </w:rPr>
                <w:delText xml:space="preserve">(  </w:delText>
              </w:r>
            </w:del>
            <w:ins w:id="1305" w:author="Parks, Robbie M" w:date="2019-01-10T10:13:00Z">
              <w:r w:rsidR="008916F4" w:rsidRPr="00675437">
                <w:rPr>
                  <w:color w:val="000000"/>
                  <w:sz w:val="18"/>
                  <w:szCs w:val="18"/>
                </w:rPr>
                <w:t>(</w:t>
              </w:r>
            </w:ins>
            <w:r w:rsidRPr="00675437">
              <w:rPr>
                <w:color w:val="000000"/>
                <w:sz w:val="18"/>
                <w:szCs w:val="18"/>
              </w:rPr>
              <w:t>12.0</w:t>
            </w:r>
            <w:del w:id="1306" w:author="Parks, Robbie M" w:date="2019-01-10T10:13:00Z">
              <w:r w:rsidRPr="00675437" w:rsidDel="008916F4">
                <w:rPr>
                  <w:color w:val="000000"/>
                  <w:sz w:val="18"/>
                  <w:szCs w:val="18"/>
                </w:rPr>
                <w:delText xml:space="preserve">,  </w:delText>
              </w:r>
            </w:del>
            <w:ins w:id="1307" w:author="Parks, Robbie M" w:date="2019-01-10T10:13:00Z">
              <w:r w:rsidR="008916F4" w:rsidRPr="00675437">
                <w:rPr>
                  <w:color w:val="000000"/>
                  <w:sz w:val="18"/>
                  <w:szCs w:val="18"/>
                </w:rPr>
                <w:t xml:space="preserve">, </w:t>
              </w:r>
            </w:ins>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7EA5C21F" w:rsidR="004F7F15" w:rsidRPr="00675437" w:rsidRDefault="004F7F15" w:rsidP="004F7F15">
            <w:pPr>
              <w:rPr>
                <w:sz w:val="18"/>
                <w:szCs w:val="18"/>
              </w:rPr>
            </w:pPr>
            <w:r w:rsidRPr="00675437">
              <w:rPr>
                <w:color w:val="000000"/>
                <w:sz w:val="18"/>
                <w:szCs w:val="18"/>
              </w:rPr>
              <w:t xml:space="preserve">58.0 </w:t>
            </w:r>
            <w:del w:id="1308" w:author="Parks, Robbie M" w:date="2019-01-10T10:13:00Z">
              <w:r w:rsidRPr="00675437" w:rsidDel="008916F4">
                <w:rPr>
                  <w:color w:val="000000"/>
                  <w:sz w:val="18"/>
                  <w:szCs w:val="18"/>
                </w:rPr>
                <w:delText xml:space="preserve">(  </w:delText>
              </w:r>
            </w:del>
            <w:ins w:id="1309" w:author="Parks, Robbie M" w:date="2019-01-10T10:13:00Z">
              <w:r w:rsidR="008916F4" w:rsidRPr="00675437">
                <w:rPr>
                  <w:color w:val="000000"/>
                  <w:sz w:val="18"/>
                  <w:szCs w:val="18"/>
                </w:rPr>
                <w:t>(</w:t>
              </w:r>
            </w:ins>
            <w:r w:rsidRPr="00675437">
              <w:rPr>
                <w:color w:val="000000"/>
                <w:sz w:val="18"/>
                <w:szCs w:val="18"/>
              </w:rPr>
              <w:t>34.0</w:t>
            </w:r>
            <w:del w:id="1310" w:author="Parks, Robbie M" w:date="2019-01-10T10:13:00Z">
              <w:r w:rsidRPr="00675437" w:rsidDel="008916F4">
                <w:rPr>
                  <w:color w:val="000000"/>
                  <w:sz w:val="18"/>
                  <w:szCs w:val="18"/>
                </w:rPr>
                <w:delText xml:space="preserve">,  </w:delText>
              </w:r>
            </w:del>
            <w:ins w:id="1311" w:author="Parks, Robbie M" w:date="2019-01-10T10:13:00Z">
              <w:r w:rsidR="008916F4" w:rsidRPr="00675437">
                <w:rPr>
                  <w:color w:val="000000"/>
                  <w:sz w:val="18"/>
                  <w:szCs w:val="18"/>
                </w:rPr>
                <w:t xml:space="preserve">, </w:t>
              </w:r>
            </w:ins>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38150B89" w:rsidR="004F7F15" w:rsidRPr="00675437" w:rsidRDefault="004F7F15" w:rsidP="004F7F15">
            <w:pPr>
              <w:rPr>
                <w:sz w:val="18"/>
                <w:szCs w:val="18"/>
              </w:rPr>
            </w:pPr>
            <w:r w:rsidRPr="00675437">
              <w:rPr>
                <w:color w:val="000000"/>
                <w:sz w:val="18"/>
                <w:szCs w:val="18"/>
              </w:rPr>
              <w:t xml:space="preserve">26.0 </w:t>
            </w:r>
            <w:del w:id="1312" w:author="Parks, Robbie M" w:date="2019-01-10T10:13:00Z">
              <w:r w:rsidRPr="00675437" w:rsidDel="008916F4">
                <w:rPr>
                  <w:color w:val="000000"/>
                  <w:sz w:val="18"/>
                  <w:szCs w:val="18"/>
                </w:rPr>
                <w:delText xml:space="preserve">(   </w:delText>
              </w:r>
            </w:del>
            <w:ins w:id="1313" w:author="Parks, Robbie M" w:date="2019-01-10T10:13:00Z">
              <w:r w:rsidR="008916F4" w:rsidRPr="00675437">
                <w:rPr>
                  <w:color w:val="000000"/>
                  <w:sz w:val="18"/>
                  <w:szCs w:val="18"/>
                </w:rPr>
                <w:t>(</w:t>
              </w:r>
            </w:ins>
            <w:r w:rsidRPr="00675437">
              <w:rPr>
                <w:color w:val="000000"/>
                <w:sz w:val="18"/>
                <w:szCs w:val="18"/>
              </w:rPr>
              <w:t>9.0</w:t>
            </w:r>
            <w:del w:id="1314" w:author="Parks, Robbie M" w:date="2019-01-10T10:13:00Z">
              <w:r w:rsidRPr="00675437" w:rsidDel="008916F4">
                <w:rPr>
                  <w:color w:val="000000"/>
                  <w:sz w:val="18"/>
                  <w:szCs w:val="18"/>
                </w:rPr>
                <w:delText xml:space="preserve">,  </w:delText>
              </w:r>
            </w:del>
            <w:ins w:id="1315" w:author="Parks, Robbie M" w:date="2019-01-10T10:13:00Z">
              <w:r w:rsidR="008916F4" w:rsidRPr="00675437">
                <w:rPr>
                  <w:color w:val="000000"/>
                  <w:sz w:val="18"/>
                  <w:szCs w:val="18"/>
                </w:rPr>
                <w:t xml:space="preserve">, </w:t>
              </w:r>
            </w:ins>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1A684C61" w:rsidR="004F7F15" w:rsidRPr="00675437" w:rsidRDefault="004F7F15" w:rsidP="004F7F15">
            <w:pPr>
              <w:rPr>
                <w:sz w:val="18"/>
                <w:szCs w:val="18"/>
              </w:rPr>
            </w:pPr>
            <w:r w:rsidRPr="00675437">
              <w:rPr>
                <w:color w:val="000000"/>
                <w:sz w:val="18"/>
                <w:szCs w:val="18"/>
              </w:rPr>
              <w:t xml:space="preserve">14.0 </w:t>
            </w:r>
            <w:del w:id="1316" w:author="Parks, Robbie M" w:date="2019-01-10T10:13:00Z">
              <w:r w:rsidRPr="00675437" w:rsidDel="008916F4">
                <w:rPr>
                  <w:color w:val="000000"/>
                  <w:sz w:val="18"/>
                  <w:szCs w:val="18"/>
                </w:rPr>
                <w:delText xml:space="preserve">(   </w:delText>
              </w:r>
            </w:del>
            <w:ins w:id="1317" w:author="Parks, Robbie M" w:date="2019-01-10T10:13:00Z">
              <w:r w:rsidR="008916F4" w:rsidRPr="00675437">
                <w:rPr>
                  <w:color w:val="000000"/>
                  <w:sz w:val="18"/>
                  <w:szCs w:val="18"/>
                </w:rPr>
                <w:t>(</w:t>
              </w:r>
            </w:ins>
            <w:r w:rsidRPr="00675437">
              <w:rPr>
                <w:color w:val="000000"/>
                <w:sz w:val="18"/>
                <w:szCs w:val="18"/>
              </w:rPr>
              <w:t>2.0</w:t>
            </w:r>
            <w:del w:id="1318" w:author="Parks, Robbie M" w:date="2019-01-10T10:13:00Z">
              <w:r w:rsidRPr="00675437" w:rsidDel="008916F4">
                <w:rPr>
                  <w:color w:val="000000"/>
                  <w:sz w:val="18"/>
                  <w:szCs w:val="18"/>
                </w:rPr>
                <w:delText xml:space="preserve">,  </w:delText>
              </w:r>
            </w:del>
            <w:ins w:id="1319"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2E46F543" w:rsidR="004F7F15" w:rsidRPr="00675437" w:rsidRDefault="004F7F15" w:rsidP="004F7F15">
            <w:pPr>
              <w:rPr>
                <w:sz w:val="18"/>
                <w:szCs w:val="18"/>
              </w:rPr>
            </w:pPr>
            <w:r w:rsidRPr="00675437">
              <w:rPr>
                <w:color w:val="000000"/>
                <w:sz w:val="18"/>
                <w:szCs w:val="18"/>
              </w:rPr>
              <w:t xml:space="preserve">9.0 </w:t>
            </w:r>
            <w:del w:id="1320" w:author="Parks, Robbie M" w:date="2019-01-10T10:13:00Z">
              <w:r w:rsidRPr="00675437" w:rsidDel="008916F4">
                <w:rPr>
                  <w:color w:val="000000"/>
                  <w:sz w:val="18"/>
                  <w:szCs w:val="18"/>
                </w:rPr>
                <w:delText xml:space="preserve">(   </w:delText>
              </w:r>
            </w:del>
            <w:ins w:id="1321" w:author="Parks, Robbie M" w:date="2019-01-10T10:13:00Z">
              <w:r w:rsidR="008916F4" w:rsidRPr="00675437">
                <w:rPr>
                  <w:color w:val="000000"/>
                  <w:sz w:val="18"/>
                  <w:szCs w:val="18"/>
                </w:rPr>
                <w:t>(</w:t>
              </w:r>
            </w:ins>
            <w:r w:rsidRPr="00675437">
              <w:rPr>
                <w:color w:val="000000"/>
                <w:sz w:val="18"/>
                <w:szCs w:val="18"/>
              </w:rPr>
              <w:t>1.0</w:t>
            </w:r>
            <w:del w:id="1322" w:author="Parks, Robbie M" w:date="2019-01-10T10:13:00Z">
              <w:r w:rsidRPr="00675437" w:rsidDel="008916F4">
                <w:rPr>
                  <w:color w:val="000000"/>
                  <w:sz w:val="18"/>
                  <w:szCs w:val="18"/>
                </w:rPr>
                <w:delText xml:space="preserve">,  </w:delText>
              </w:r>
            </w:del>
            <w:ins w:id="1323"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56B0069C" w:rsidR="004F7F15" w:rsidRPr="00675437" w:rsidRDefault="004F7F15" w:rsidP="004F7F15">
            <w:pPr>
              <w:rPr>
                <w:sz w:val="18"/>
                <w:szCs w:val="18"/>
              </w:rPr>
            </w:pPr>
            <w:r w:rsidRPr="00675437">
              <w:rPr>
                <w:color w:val="000000"/>
                <w:sz w:val="18"/>
                <w:szCs w:val="18"/>
              </w:rPr>
              <w:t xml:space="preserve">253.0 </w:t>
            </w:r>
            <w:del w:id="1324" w:author="Parks, Robbie M" w:date="2019-01-10T10:13:00Z">
              <w:r w:rsidRPr="00675437" w:rsidDel="008916F4">
                <w:rPr>
                  <w:color w:val="000000"/>
                  <w:sz w:val="18"/>
                  <w:szCs w:val="18"/>
                </w:rPr>
                <w:delText xml:space="preserve">( </w:delText>
              </w:r>
            </w:del>
            <w:ins w:id="1325" w:author="Parks, Robbie M" w:date="2019-01-10T10:13:00Z">
              <w:r w:rsidR="008916F4" w:rsidRPr="00675437">
                <w:rPr>
                  <w:color w:val="000000"/>
                  <w:sz w:val="18"/>
                  <w:szCs w:val="18"/>
                </w:rPr>
                <w:t>(</w:t>
              </w:r>
            </w:ins>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733BE4E0" w:rsidR="004F7F15" w:rsidRPr="00675437" w:rsidRDefault="004F7F15" w:rsidP="004F7F15">
            <w:pPr>
              <w:rPr>
                <w:sz w:val="18"/>
                <w:szCs w:val="18"/>
              </w:rPr>
            </w:pPr>
            <w:r w:rsidRPr="00675437">
              <w:rPr>
                <w:color w:val="000000"/>
                <w:sz w:val="18"/>
                <w:szCs w:val="18"/>
              </w:rPr>
              <w:t xml:space="preserve">0.0 </w:t>
            </w:r>
            <w:del w:id="1326" w:author="Parks, Robbie M" w:date="2019-01-10T10:13:00Z">
              <w:r w:rsidRPr="00675437" w:rsidDel="008916F4">
                <w:rPr>
                  <w:color w:val="000000"/>
                  <w:sz w:val="18"/>
                  <w:szCs w:val="18"/>
                </w:rPr>
                <w:delText xml:space="preserve">(   </w:delText>
              </w:r>
            </w:del>
            <w:ins w:id="1327" w:author="Parks, Robbie M" w:date="2019-01-10T10:13:00Z">
              <w:r w:rsidR="008916F4" w:rsidRPr="00675437">
                <w:rPr>
                  <w:color w:val="000000"/>
                  <w:sz w:val="18"/>
                  <w:szCs w:val="18"/>
                </w:rPr>
                <w:t>(</w:t>
              </w:r>
            </w:ins>
            <w:r w:rsidRPr="00675437">
              <w:rPr>
                <w:color w:val="000000"/>
                <w:sz w:val="18"/>
                <w:szCs w:val="18"/>
              </w:rPr>
              <w:t>0.0</w:t>
            </w:r>
            <w:del w:id="1328" w:author="Parks, Robbie M" w:date="2019-01-10T10:13:00Z">
              <w:r w:rsidRPr="00675437" w:rsidDel="008916F4">
                <w:rPr>
                  <w:color w:val="000000"/>
                  <w:sz w:val="18"/>
                  <w:szCs w:val="18"/>
                </w:rPr>
                <w:delText>,  </w:delText>
              </w:r>
            </w:del>
            <w:ins w:id="1329"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BC867E6" w:rsidR="004F7F15" w:rsidRPr="00675437" w:rsidRDefault="004F7F15" w:rsidP="004F7F15">
            <w:pPr>
              <w:rPr>
                <w:sz w:val="18"/>
                <w:szCs w:val="18"/>
              </w:rPr>
            </w:pPr>
            <w:r w:rsidRPr="00675437">
              <w:rPr>
                <w:color w:val="000000"/>
                <w:sz w:val="18"/>
                <w:szCs w:val="18"/>
              </w:rPr>
              <w:t xml:space="preserve">3.0 </w:t>
            </w:r>
            <w:del w:id="1330" w:author="Parks, Robbie M" w:date="2019-01-10T10:13:00Z">
              <w:r w:rsidRPr="00675437" w:rsidDel="008916F4">
                <w:rPr>
                  <w:color w:val="000000"/>
                  <w:sz w:val="18"/>
                  <w:szCs w:val="18"/>
                </w:rPr>
                <w:delText xml:space="preserve">(   </w:delText>
              </w:r>
            </w:del>
            <w:ins w:id="1331" w:author="Parks, Robbie M" w:date="2019-01-10T10:13:00Z">
              <w:r w:rsidR="008916F4" w:rsidRPr="00675437">
                <w:rPr>
                  <w:color w:val="000000"/>
                  <w:sz w:val="18"/>
                  <w:szCs w:val="18"/>
                </w:rPr>
                <w:t>(</w:t>
              </w:r>
            </w:ins>
            <w:r w:rsidRPr="00675437">
              <w:rPr>
                <w:color w:val="000000"/>
                <w:sz w:val="18"/>
                <w:szCs w:val="18"/>
              </w:rPr>
              <w:t>0.0</w:t>
            </w:r>
            <w:del w:id="1332" w:author="Parks, Robbie M" w:date="2019-01-10T10:13:00Z">
              <w:r w:rsidRPr="00675437" w:rsidDel="008916F4">
                <w:rPr>
                  <w:color w:val="000000"/>
                  <w:sz w:val="18"/>
                  <w:szCs w:val="18"/>
                </w:rPr>
                <w:delText>,  </w:delText>
              </w:r>
            </w:del>
            <w:ins w:id="1333"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3246CC94" w:rsidR="004F7F15" w:rsidRPr="00675437" w:rsidRDefault="004F7F15" w:rsidP="004F7F15">
            <w:pPr>
              <w:rPr>
                <w:sz w:val="18"/>
                <w:szCs w:val="18"/>
              </w:rPr>
            </w:pPr>
            <w:r w:rsidRPr="00675437">
              <w:rPr>
                <w:color w:val="000000"/>
                <w:sz w:val="18"/>
                <w:szCs w:val="18"/>
              </w:rPr>
              <w:t xml:space="preserve">7.0 </w:t>
            </w:r>
            <w:del w:id="1334" w:author="Parks, Robbie M" w:date="2019-01-10T10:13:00Z">
              <w:r w:rsidRPr="00675437" w:rsidDel="008916F4">
                <w:rPr>
                  <w:color w:val="000000"/>
                  <w:sz w:val="18"/>
                  <w:szCs w:val="18"/>
                </w:rPr>
                <w:delText xml:space="preserve">(  </w:delText>
              </w:r>
            </w:del>
            <w:ins w:id="1335" w:author="Parks, Robbie M" w:date="2019-01-10T10:13:00Z">
              <w:r w:rsidR="008916F4" w:rsidRPr="00675437">
                <w:rPr>
                  <w:color w:val="000000"/>
                  <w:sz w:val="18"/>
                  <w:szCs w:val="18"/>
                </w:rPr>
                <w:t>(</w:t>
              </w:r>
            </w:ins>
            <w:r w:rsidRPr="00675437">
              <w:rPr>
                <w:color w:val="000000"/>
                <w:sz w:val="18"/>
                <w:szCs w:val="18"/>
              </w:rPr>
              <w:t>-1.0</w:t>
            </w:r>
            <w:del w:id="1336" w:author="Parks, Robbie M" w:date="2019-01-10T10:13:00Z">
              <w:r w:rsidRPr="00675437" w:rsidDel="008916F4">
                <w:rPr>
                  <w:color w:val="000000"/>
                  <w:sz w:val="18"/>
                  <w:szCs w:val="18"/>
                </w:rPr>
                <w:delText xml:space="preserve">,  </w:delText>
              </w:r>
            </w:del>
            <w:ins w:id="1337"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123246D" w:rsidR="004F7F15" w:rsidRPr="00675437" w:rsidRDefault="004F7F15" w:rsidP="004F7F15">
            <w:pPr>
              <w:rPr>
                <w:sz w:val="18"/>
                <w:szCs w:val="18"/>
              </w:rPr>
            </w:pPr>
            <w:r w:rsidRPr="00675437">
              <w:rPr>
                <w:color w:val="000000"/>
                <w:sz w:val="18"/>
                <w:szCs w:val="18"/>
              </w:rPr>
              <w:t xml:space="preserve">12.0 </w:t>
            </w:r>
            <w:del w:id="1338" w:author="Parks, Robbie M" w:date="2019-01-10T10:13:00Z">
              <w:r w:rsidRPr="00675437" w:rsidDel="008916F4">
                <w:rPr>
                  <w:color w:val="000000"/>
                  <w:sz w:val="18"/>
                  <w:szCs w:val="18"/>
                </w:rPr>
                <w:delText xml:space="preserve">(   </w:delText>
              </w:r>
            </w:del>
            <w:ins w:id="1339" w:author="Parks, Robbie M" w:date="2019-01-10T10:13:00Z">
              <w:r w:rsidR="008916F4" w:rsidRPr="00675437">
                <w:rPr>
                  <w:color w:val="000000"/>
                  <w:sz w:val="18"/>
                  <w:szCs w:val="18"/>
                </w:rPr>
                <w:t>(</w:t>
              </w:r>
            </w:ins>
            <w:r w:rsidRPr="00675437">
              <w:rPr>
                <w:color w:val="000000"/>
                <w:sz w:val="18"/>
                <w:szCs w:val="18"/>
              </w:rPr>
              <w:t>2.0</w:t>
            </w:r>
            <w:del w:id="1340" w:author="Parks, Robbie M" w:date="2019-01-10T10:13:00Z">
              <w:r w:rsidRPr="00675437" w:rsidDel="008916F4">
                <w:rPr>
                  <w:color w:val="000000"/>
                  <w:sz w:val="18"/>
                  <w:szCs w:val="18"/>
                </w:rPr>
                <w:delText xml:space="preserve">,  </w:delText>
              </w:r>
            </w:del>
            <w:ins w:id="1341"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1C39618F" w:rsidR="004F7F15" w:rsidRPr="00675437" w:rsidRDefault="004F7F15" w:rsidP="004F7F15">
            <w:pPr>
              <w:rPr>
                <w:sz w:val="18"/>
                <w:szCs w:val="18"/>
              </w:rPr>
            </w:pPr>
            <w:r w:rsidRPr="00675437">
              <w:rPr>
                <w:color w:val="000000"/>
                <w:sz w:val="18"/>
                <w:szCs w:val="18"/>
              </w:rPr>
              <w:t xml:space="preserve">11.0 </w:t>
            </w:r>
            <w:del w:id="1342" w:author="Parks, Robbie M" w:date="2019-01-10T10:13:00Z">
              <w:r w:rsidRPr="00675437" w:rsidDel="008916F4">
                <w:rPr>
                  <w:color w:val="000000"/>
                  <w:sz w:val="18"/>
                  <w:szCs w:val="18"/>
                </w:rPr>
                <w:delText xml:space="preserve">(   </w:delText>
              </w:r>
            </w:del>
            <w:ins w:id="1343" w:author="Parks, Robbie M" w:date="2019-01-10T10:13:00Z">
              <w:r w:rsidR="008916F4" w:rsidRPr="00675437">
                <w:rPr>
                  <w:color w:val="000000"/>
                  <w:sz w:val="18"/>
                  <w:szCs w:val="18"/>
                </w:rPr>
                <w:t>(</w:t>
              </w:r>
            </w:ins>
            <w:r w:rsidRPr="00675437">
              <w:rPr>
                <w:color w:val="000000"/>
                <w:sz w:val="18"/>
                <w:szCs w:val="18"/>
              </w:rPr>
              <w:t>0.0</w:t>
            </w:r>
            <w:del w:id="1344" w:author="Parks, Robbie M" w:date="2019-01-10T10:13:00Z">
              <w:r w:rsidRPr="00675437" w:rsidDel="008916F4">
                <w:rPr>
                  <w:color w:val="000000"/>
                  <w:sz w:val="18"/>
                  <w:szCs w:val="18"/>
                </w:rPr>
                <w:delText xml:space="preserve">,  </w:delText>
              </w:r>
            </w:del>
            <w:ins w:id="1345" w:author="Parks, Robbie M" w:date="2019-01-10T10:13:00Z">
              <w:r w:rsidR="008916F4" w:rsidRPr="00675437">
                <w:rPr>
                  <w:color w:val="000000"/>
                  <w:sz w:val="18"/>
                  <w:szCs w:val="18"/>
                </w:rPr>
                <w:t xml:space="preserve">, </w:t>
              </w:r>
            </w:ins>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60607D5E" w:rsidR="004F7F15" w:rsidRPr="00675437" w:rsidRDefault="004F7F15" w:rsidP="004F7F15">
            <w:pPr>
              <w:rPr>
                <w:sz w:val="18"/>
                <w:szCs w:val="18"/>
              </w:rPr>
            </w:pPr>
            <w:r w:rsidRPr="00675437">
              <w:rPr>
                <w:color w:val="000000"/>
                <w:sz w:val="18"/>
                <w:szCs w:val="18"/>
              </w:rPr>
              <w:t xml:space="preserve">9.0 </w:t>
            </w:r>
            <w:del w:id="1346" w:author="Parks, Robbie M" w:date="2019-01-10T10:13:00Z">
              <w:r w:rsidRPr="00675437" w:rsidDel="008916F4">
                <w:rPr>
                  <w:color w:val="000000"/>
                  <w:sz w:val="18"/>
                  <w:szCs w:val="18"/>
                </w:rPr>
                <w:delText xml:space="preserve">(  </w:delText>
              </w:r>
            </w:del>
            <w:ins w:id="1347" w:author="Parks, Robbie M" w:date="2019-01-10T10:13:00Z">
              <w:r w:rsidR="008916F4" w:rsidRPr="00675437">
                <w:rPr>
                  <w:color w:val="000000"/>
                  <w:sz w:val="18"/>
                  <w:szCs w:val="18"/>
                </w:rPr>
                <w:t>(</w:t>
              </w:r>
            </w:ins>
            <w:r w:rsidRPr="00675437">
              <w:rPr>
                <w:color w:val="000000"/>
                <w:sz w:val="18"/>
                <w:szCs w:val="18"/>
              </w:rPr>
              <w:t>-4.0</w:t>
            </w:r>
            <w:del w:id="1348" w:author="Parks, Robbie M" w:date="2019-01-10T10:13:00Z">
              <w:r w:rsidRPr="00675437" w:rsidDel="008916F4">
                <w:rPr>
                  <w:color w:val="000000"/>
                  <w:sz w:val="18"/>
                  <w:szCs w:val="18"/>
                </w:rPr>
                <w:delText xml:space="preserve">,  </w:delText>
              </w:r>
            </w:del>
            <w:ins w:id="1349"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70B677DB" w:rsidR="004F7F15" w:rsidRPr="00675437" w:rsidRDefault="004F7F15" w:rsidP="004F7F15">
            <w:pPr>
              <w:rPr>
                <w:sz w:val="18"/>
                <w:szCs w:val="18"/>
              </w:rPr>
            </w:pPr>
            <w:r w:rsidRPr="00675437">
              <w:rPr>
                <w:color w:val="000000"/>
                <w:sz w:val="18"/>
                <w:szCs w:val="18"/>
              </w:rPr>
              <w:t xml:space="preserve">11.0 </w:t>
            </w:r>
            <w:del w:id="1350" w:author="Parks, Robbie M" w:date="2019-01-10T10:13:00Z">
              <w:r w:rsidRPr="00675437" w:rsidDel="008916F4">
                <w:rPr>
                  <w:color w:val="000000"/>
                  <w:sz w:val="18"/>
                  <w:szCs w:val="18"/>
                </w:rPr>
                <w:delText xml:space="preserve">(  </w:delText>
              </w:r>
            </w:del>
            <w:ins w:id="1351" w:author="Parks, Robbie M" w:date="2019-01-10T10:13:00Z">
              <w:r w:rsidR="008916F4" w:rsidRPr="00675437">
                <w:rPr>
                  <w:color w:val="000000"/>
                  <w:sz w:val="18"/>
                  <w:szCs w:val="18"/>
                </w:rPr>
                <w:t>(</w:t>
              </w:r>
            </w:ins>
            <w:r w:rsidRPr="00675437">
              <w:rPr>
                <w:color w:val="000000"/>
                <w:sz w:val="18"/>
                <w:szCs w:val="18"/>
              </w:rPr>
              <w:t>-3.0</w:t>
            </w:r>
            <w:del w:id="1352" w:author="Parks, Robbie M" w:date="2019-01-10T10:13:00Z">
              <w:r w:rsidRPr="00675437" w:rsidDel="008916F4">
                <w:rPr>
                  <w:color w:val="000000"/>
                  <w:sz w:val="18"/>
                  <w:szCs w:val="18"/>
                </w:rPr>
                <w:delText xml:space="preserve">,  </w:delText>
              </w:r>
            </w:del>
            <w:ins w:id="1353" w:author="Parks, Robbie M" w:date="2019-01-10T10:13:00Z">
              <w:r w:rsidR="008916F4" w:rsidRPr="00675437">
                <w:rPr>
                  <w:color w:val="000000"/>
                  <w:sz w:val="18"/>
                  <w:szCs w:val="18"/>
                </w:rPr>
                <w:t xml:space="preserve">, </w:t>
              </w:r>
            </w:ins>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2320FE4D" w:rsidR="004F7F15" w:rsidRPr="00675437" w:rsidRDefault="004F7F15" w:rsidP="004F7F15">
            <w:pPr>
              <w:rPr>
                <w:sz w:val="18"/>
                <w:szCs w:val="18"/>
              </w:rPr>
            </w:pPr>
            <w:r w:rsidRPr="00675437">
              <w:rPr>
                <w:color w:val="000000"/>
                <w:sz w:val="18"/>
                <w:szCs w:val="18"/>
              </w:rPr>
              <w:t xml:space="preserve">9.0 </w:t>
            </w:r>
            <w:del w:id="1354" w:author="Parks, Robbie M" w:date="2019-01-10T10:13:00Z">
              <w:r w:rsidRPr="00675437" w:rsidDel="008916F4">
                <w:rPr>
                  <w:color w:val="000000"/>
                  <w:sz w:val="18"/>
                  <w:szCs w:val="18"/>
                </w:rPr>
                <w:delText xml:space="preserve">(   </w:delText>
              </w:r>
            </w:del>
            <w:ins w:id="1355" w:author="Parks, Robbie M" w:date="2019-01-10T10:13:00Z">
              <w:r w:rsidR="008916F4" w:rsidRPr="00675437">
                <w:rPr>
                  <w:color w:val="000000"/>
                  <w:sz w:val="18"/>
                  <w:szCs w:val="18"/>
                </w:rPr>
                <w:t>(</w:t>
              </w:r>
            </w:ins>
            <w:r w:rsidRPr="00675437">
              <w:rPr>
                <w:color w:val="000000"/>
                <w:sz w:val="18"/>
                <w:szCs w:val="18"/>
              </w:rPr>
              <w:t>1.0</w:t>
            </w:r>
            <w:del w:id="1356" w:author="Parks, Robbie M" w:date="2019-01-10T10:13:00Z">
              <w:r w:rsidRPr="00675437" w:rsidDel="008916F4">
                <w:rPr>
                  <w:color w:val="000000"/>
                  <w:sz w:val="18"/>
                  <w:szCs w:val="18"/>
                </w:rPr>
                <w:delText xml:space="preserve">,  </w:delText>
              </w:r>
            </w:del>
            <w:ins w:id="1357"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43C89F9F" w:rsidR="004F7F15" w:rsidRPr="00675437" w:rsidRDefault="004F7F15" w:rsidP="004F7F15">
            <w:pPr>
              <w:rPr>
                <w:sz w:val="18"/>
                <w:szCs w:val="18"/>
              </w:rPr>
            </w:pPr>
            <w:r w:rsidRPr="00675437">
              <w:rPr>
                <w:color w:val="000000"/>
                <w:sz w:val="18"/>
                <w:szCs w:val="18"/>
              </w:rPr>
              <w:t xml:space="preserve">0.0 </w:t>
            </w:r>
            <w:del w:id="1358" w:author="Parks, Robbie M" w:date="2019-01-10T10:13:00Z">
              <w:r w:rsidRPr="00675437" w:rsidDel="008916F4">
                <w:rPr>
                  <w:color w:val="000000"/>
                  <w:sz w:val="18"/>
                  <w:szCs w:val="18"/>
                </w:rPr>
                <w:delText xml:space="preserve">(  </w:delText>
              </w:r>
            </w:del>
            <w:ins w:id="1359" w:author="Parks, Robbie M" w:date="2019-01-10T10:13:00Z">
              <w:r w:rsidR="008916F4" w:rsidRPr="00675437">
                <w:rPr>
                  <w:color w:val="000000"/>
                  <w:sz w:val="18"/>
                  <w:szCs w:val="18"/>
                </w:rPr>
                <w:t>(</w:t>
              </w:r>
            </w:ins>
            <w:r w:rsidRPr="00675437">
              <w:rPr>
                <w:color w:val="000000"/>
                <w:sz w:val="18"/>
                <w:szCs w:val="18"/>
              </w:rPr>
              <w:t>-4.0</w:t>
            </w:r>
            <w:del w:id="1360" w:author="Parks, Robbie M" w:date="2019-01-10T10:13:00Z">
              <w:r w:rsidRPr="00675437" w:rsidDel="008916F4">
                <w:rPr>
                  <w:color w:val="000000"/>
                  <w:sz w:val="18"/>
                  <w:szCs w:val="18"/>
                </w:rPr>
                <w:delText>,  </w:delText>
              </w:r>
            </w:del>
            <w:ins w:id="1361"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2A073D4" w:rsidR="004F7F15" w:rsidRPr="00675437" w:rsidRDefault="004F7F15" w:rsidP="004F7F15">
            <w:pPr>
              <w:rPr>
                <w:sz w:val="18"/>
                <w:szCs w:val="18"/>
              </w:rPr>
            </w:pPr>
            <w:r w:rsidRPr="00675437">
              <w:rPr>
                <w:color w:val="000000"/>
                <w:sz w:val="18"/>
                <w:szCs w:val="18"/>
              </w:rPr>
              <w:t xml:space="preserve">1.0 </w:t>
            </w:r>
            <w:del w:id="1362" w:author="Parks, Robbie M" w:date="2019-01-10T10:13:00Z">
              <w:r w:rsidRPr="00675437" w:rsidDel="008916F4">
                <w:rPr>
                  <w:color w:val="000000"/>
                  <w:sz w:val="18"/>
                  <w:szCs w:val="18"/>
                </w:rPr>
                <w:delText xml:space="preserve">(  </w:delText>
              </w:r>
            </w:del>
            <w:ins w:id="1363" w:author="Parks, Robbie M" w:date="2019-01-10T10:13:00Z">
              <w:r w:rsidR="008916F4" w:rsidRPr="00675437">
                <w:rPr>
                  <w:color w:val="000000"/>
                  <w:sz w:val="18"/>
                  <w:szCs w:val="18"/>
                </w:rPr>
                <w:t>(</w:t>
              </w:r>
            </w:ins>
            <w:r w:rsidRPr="00675437">
              <w:rPr>
                <w:color w:val="000000"/>
                <w:sz w:val="18"/>
                <w:szCs w:val="18"/>
              </w:rPr>
              <w:t>-1.0</w:t>
            </w:r>
            <w:del w:id="1364" w:author="Parks, Robbie M" w:date="2019-01-10T10:13:00Z">
              <w:r w:rsidRPr="00675437" w:rsidDel="008916F4">
                <w:rPr>
                  <w:color w:val="000000"/>
                  <w:sz w:val="18"/>
                  <w:szCs w:val="18"/>
                </w:rPr>
                <w:delText>,  </w:delText>
              </w:r>
            </w:del>
            <w:ins w:id="1365"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6088300E" w:rsidR="004F7F15" w:rsidRPr="00675437" w:rsidRDefault="004F7F15" w:rsidP="004F7F15">
            <w:pPr>
              <w:rPr>
                <w:sz w:val="18"/>
                <w:szCs w:val="18"/>
              </w:rPr>
            </w:pPr>
            <w:r w:rsidRPr="00675437">
              <w:rPr>
                <w:color w:val="000000"/>
                <w:sz w:val="18"/>
                <w:szCs w:val="18"/>
              </w:rPr>
              <w:t xml:space="preserve">62.0 </w:t>
            </w:r>
            <w:del w:id="1366" w:author="Parks, Robbie M" w:date="2019-01-10T10:13:00Z">
              <w:r w:rsidRPr="00675437" w:rsidDel="008916F4">
                <w:rPr>
                  <w:color w:val="000000"/>
                  <w:sz w:val="18"/>
                  <w:szCs w:val="18"/>
                </w:rPr>
                <w:delText xml:space="preserve">(  </w:delText>
              </w:r>
            </w:del>
            <w:ins w:id="1367" w:author="Parks, Robbie M" w:date="2019-01-10T10:13:00Z">
              <w:r w:rsidR="008916F4" w:rsidRPr="00675437">
                <w:rPr>
                  <w:color w:val="000000"/>
                  <w:sz w:val="18"/>
                  <w:szCs w:val="18"/>
                </w:rPr>
                <w:t>(</w:t>
              </w:r>
            </w:ins>
            <w:r w:rsidRPr="00675437">
              <w:rPr>
                <w:color w:val="000000"/>
                <w:sz w:val="18"/>
                <w:szCs w:val="18"/>
              </w:rPr>
              <w:t>35.0</w:t>
            </w:r>
            <w:del w:id="1368" w:author="Parks, Robbie M" w:date="2019-01-10T10:13:00Z">
              <w:r w:rsidRPr="00675437" w:rsidDel="008916F4">
                <w:rPr>
                  <w:color w:val="000000"/>
                  <w:sz w:val="18"/>
                  <w:szCs w:val="18"/>
                </w:rPr>
                <w:delText xml:space="preserve">,  </w:delText>
              </w:r>
            </w:del>
            <w:ins w:id="1369" w:author="Parks, Robbie M" w:date="2019-01-10T10:13:00Z">
              <w:r w:rsidR="008916F4" w:rsidRPr="00675437">
                <w:rPr>
                  <w:color w:val="000000"/>
                  <w:sz w:val="18"/>
                  <w:szCs w:val="18"/>
                </w:rPr>
                <w:t xml:space="preserve">, </w:t>
              </w:r>
            </w:ins>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2852569D" w:rsidR="00194696" w:rsidRPr="00636C9B" w:rsidDel="0065404A" w:rsidRDefault="00DF2431" w:rsidP="00886AE3">
      <w:pPr>
        <w:spacing w:line="480" w:lineRule="auto"/>
        <w:rPr>
          <w:del w:id="1370" w:author="Parks, Robbie M" w:date="2019-01-10T10:18:00Z"/>
          <w:color w:val="000000" w:themeColor="text1"/>
        </w:rPr>
      </w:pPr>
      <w:commentRangeStart w:id="1371"/>
      <w:del w:id="1372" w:author="Parks, Robbie M" w:date="2019-01-10T10:18:00Z">
        <w:r w:rsidDel="0065404A">
          <w:rPr>
            <w:b/>
            <w:color w:val="000000" w:themeColor="text1"/>
          </w:rPr>
          <w:lastRenderedPageBreak/>
          <w:delText xml:space="preserve">Supplementary </w:delText>
        </w:r>
        <w:r w:rsidR="00845A19" w:rsidRPr="00636C9B" w:rsidDel="0065404A">
          <w:rPr>
            <w:b/>
            <w:color w:val="000000" w:themeColor="text1"/>
          </w:rPr>
          <w:delText>Table</w:delText>
        </w:r>
        <w:r w:rsidDel="0065404A">
          <w:rPr>
            <w:b/>
            <w:color w:val="000000" w:themeColor="text1"/>
          </w:rPr>
          <w:delText xml:space="preserve"> </w:delText>
        </w:r>
        <w:r w:rsidR="003A2FA4" w:rsidDel="0065404A">
          <w:rPr>
            <w:b/>
            <w:color w:val="000000" w:themeColor="text1"/>
          </w:rPr>
          <w:delText>3</w:delText>
        </w:r>
        <w:r w:rsidR="00845A19" w:rsidRPr="00636C9B" w:rsidDel="0065404A">
          <w:rPr>
            <w:b/>
            <w:color w:val="000000" w:themeColor="text1"/>
          </w:rPr>
          <w:delText xml:space="preserve">. </w:delText>
        </w:r>
        <w:r w:rsidR="00E724F2" w:rsidDel="0065404A">
          <w:rPr>
            <w:color w:val="000000" w:themeColor="text1"/>
          </w:rPr>
          <w:delText>Excess risk for</w:delText>
        </w:r>
        <w:r w:rsidR="00ED78FF" w:rsidRPr="00ED78FF" w:rsidDel="0065404A">
          <w:rPr>
            <w:color w:val="000000" w:themeColor="text1"/>
          </w:rPr>
          <w:delText xml:space="preserve"> injury deaths for the 2016 US population. The table shows values for if temperature anomaly </w:delText>
        </w:r>
        <w:r w:rsidR="0090240D" w:rsidDel="0065404A">
          <w:rPr>
            <w:color w:val="000000" w:themeColor="text1"/>
          </w:rPr>
          <w:delText>were</w:delText>
        </w:r>
        <w:r w:rsidR="00ED78FF" w:rsidRPr="00ED78FF" w:rsidDel="0065404A">
          <w:rPr>
            <w:color w:val="000000" w:themeColor="text1"/>
          </w:rPr>
          <w:delText xml:space="preserve"> +1°C compared with 1980-2009 long-term average temperatures.</w:delText>
        </w:r>
        <w:r w:rsidR="00194696" w:rsidRPr="00636C9B" w:rsidDel="0065404A">
          <w:rPr>
            <w:color w:val="000000" w:themeColor="text1"/>
          </w:rPr>
          <w:br w:type="page"/>
        </w:r>
      </w:del>
    </w:p>
    <w:commentRangeEnd w:id="1371"/>
    <w:p w14:paraId="36B3D507" w14:textId="785E9957" w:rsidR="00194696" w:rsidRPr="00636C9B" w:rsidDel="0065404A" w:rsidRDefault="0049069D" w:rsidP="00D76DF7">
      <w:pPr>
        <w:spacing w:line="480" w:lineRule="auto"/>
        <w:jc w:val="both"/>
        <w:rPr>
          <w:del w:id="1373" w:author="Parks, Robbie M" w:date="2019-01-10T10:18:00Z"/>
          <w:color w:val="000000" w:themeColor="text1"/>
        </w:rPr>
        <w:sectPr w:rsidR="00194696" w:rsidRPr="00636C9B" w:rsidDel="0065404A" w:rsidSect="00C92E67">
          <w:pgSz w:w="11900" w:h="16840"/>
          <w:pgMar w:top="1440" w:right="1440" w:bottom="1440" w:left="1440" w:header="720" w:footer="720" w:gutter="0"/>
          <w:lnNumType w:countBy="1" w:restart="continuous"/>
          <w:cols w:space="720"/>
          <w:docGrid w:linePitch="360"/>
        </w:sectPr>
      </w:pPr>
      <w:del w:id="1374" w:author="Parks, Robbie M" w:date="2019-01-10T10:18:00Z">
        <w:r w:rsidDel="0065404A">
          <w:rPr>
            <w:rStyle w:val="CommentReference"/>
            <w:rFonts w:asciiTheme="minorHAnsi" w:hAnsiTheme="minorHAnsi" w:cstheme="minorBidi"/>
            <w:lang w:eastAsia="en-US"/>
          </w:rPr>
          <w:commentReference w:id="1371"/>
        </w:r>
      </w:del>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rsidDel="0065404A" w14:paraId="4E32506F" w14:textId="4DDEE05B" w:rsidTr="002A2AE0">
        <w:trPr>
          <w:trHeight w:val="368"/>
          <w:del w:id="1375" w:author="Parks, Robbie M" w:date="2019-01-10T10:18:00Z"/>
        </w:trPr>
        <w:tc>
          <w:tcPr>
            <w:tcW w:w="1293" w:type="dxa"/>
            <w:shd w:val="clear" w:color="auto" w:fill="auto"/>
            <w:noWrap/>
            <w:vAlign w:val="bottom"/>
            <w:hideMark/>
          </w:tcPr>
          <w:p w14:paraId="7614BF97" w14:textId="602D8C86" w:rsidR="00334A3C" w:rsidRPr="00182A4C" w:rsidDel="0065404A" w:rsidRDefault="00334A3C" w:rsidP="00334A3C">
            <w:pPr>
              <w:rPr>
                <w:del w:id="1376" w:author="Parks, Robbie M" w:date="2019-01-10T10:18:00Z"/>
                <w:rFonts w:eastAsia="Times New Roman"/>
                <w:b/>
                <w:color w:val="000000"/>
                <w:sz w:val="18"/>
                <w:szCs w:val="18"/>
              </w:rPr>
            </w:pPr>
            <w:del w:id="1377" w:author="Parks, Robbie M" w:date="2019-01-10T10:18:00Z">
              <w:r w:rsidRPr="00182A4C" w:rsidDel="0065404A">
                <w:rPr>
                  <w:rFonts w:eastAsia="Times New Roman"/>
                  <w:b/>
                  <w:color w:val="000000"/>
                  <w:sz w:val="18"/>
                  <w:szCs w:val="18"/>
                </w:rPr>
                <w:delText>Sex</w:delText>
              </w:r>
            </w:del>
          </w:p>
        </w:tc>
        <w:tc>
          <w:tcPr>
            <w:tcW w:w="1380" w:type="dxa"/>
            <w:shd w:val="clear" w:color="auto" w:fill="auto"/>
            <w:noWrap/>
            <w:vAlign w:val="bottom"/>
            <w:hideMark/>
          </w:tcPr>
          <w:p w14:paraId="150701D0" w14:textId="4E74DC80" w:rsidR="00334A3C" w:rsidRPr="00182A4C" w:rsidDel="0065404A" w:rsidRDefault="00334A3C" w:rsidP="00334A3C">
            <w:pPr>
              <w:rPr>
                <w:del w:id="1378" w:author="Parks, Robbie M" w:date="2019-01-10T10:18:00Z"/>
                <w:rFonts w:eastAsia="Times New Roman"/>
                <w:b/>
                <w:color w:val="000000"/>
                <w:sz w:val="18"/>
                <w:szCs w:val="18"/>
              </w:rPr>
            </w:pPr>
            <w:del w:id="1379" w:author="Parks, Robbie M" w:date="2019-01-10T10:18:00Z">
              <w:r w:rsidRPr="00182A4C" w:rsidDel="0065404A">
                <w:rPr>
                  <w:rFonts w:eastAsia="Times New Roman"/>
                  <w:b/>
                  <w:color w:val="000000"/>
                  <w:sz w:val="18"/>
                  <w:szCs w:val="18"/>
                </w:rPr>
                <w:delText>Cause</w:delText>
              </w:r>
            </w:del>
          </w:p>
        </w:tc>
        <w:tc>
          <w:tcPr>
            <w:tcW w:w="1335" w:type="dxa"/>
            <w:shd w:val="clear" w:color="auto" w:fill="auto"/>
            <w:noWrap/>
            <w:vAlign w:val="bottom"/>
            <w:hideMark/>
          </w:tcPr>
          <w:p w14:paraId="48DD4913" w14:textId="743C02F2" w:rsidR="00334A3C" w:rsidRPr="00182A4C" w:rsidDel="0065404A" w:rsidRDefault="00334A3C" w:rsidP="00334A3C">
            <w:pPr>
              <w:rPr>
                <w:del w:id="1380" w:author="Parks, Robbie M" w:date="2019-01-10T10:18:00Z"/>
                <w:rFonts w:eastAsia="Times New Roman"/>
                <w:b/>
                <w:color w:val="000000"/>
                <w:sz w:val="18"/>
                <w:szCs w:val="18"/>
              </w:rPr>
            </w:pPr>
            <w:del w:id="1381" w:author="Parks, Robbie M" w:date="2019-01-10T10:18:00Z">
              <w:r w:rsidRPr="00182A4C" w:rsidDel="0065404A">
                <w:rPr>
                  <w:rFonts w:eastAsia="Times New Roman"/>
                  <w:b/>
                  <w:color w:val="000000"/>
                  <w:sz w:val="18"/>
                  <w:szCs w:val="18"/>
                </w:rPr>
                <w:delText>0-4</w:delText>
              </w:r>
            </w:del>
          </w:p>
        </w:tc>
        <w:tc>
          <w:tcPr>
            <w:tcW w:w="1335" w:type="dxa"/>
            <w:shd w:val="clear" w:color="auto" w:fill="auto"/>
            <w:noWrap/>
            <w:vAlign w:val="bottom"/>
            <w:hideMark/>
          </w:tcPr>
          <w:p w14:paraId="6C4946CD" w14:textId="3D4A060F" w:rsidR="00334A3C" w:rsidRPr="00182A4C" w:rsidDel="0065404A" w:rsidRDefault="00334A3C" w:rsidP="00334A3C">
            <w:pPr>
              <w:rPr>
                <w:del w:id="1382" w:author="Parks, Robbie M" w:date="2019-01-10T10:18:00Z"/>
                <w:rFonts w:eastAsia="Times New Roman"/>
                <w:b/>
                <w:color w:val="000000"/>
                <w:sz w:val="18"/>
                <w:szCs w:val="18"/>
              </w:rPr>
            </w:pPr>
            <w:del w:id="1383" w:author="Parks, Robbie M" w:date="2019-01-10T10:18:00Z">
              <w:r w:rsidRPr="00182A4C" w:rsidDel="0065404A">
                <w:rPr>
                  <w:rFonts w:eastAsia="Times New Roman"/>
                  <w:b/>
                  <w:color w:val="000000"/>
                  <w:sz w:val="18"/>
                  <w:szCs w:val="18"/>
                </w:rPr>
                <w:delText>5-14</w:delText>
              </w:r>
            </w:del>
          </w:p>
        </w:tc>
        <w:tc>
          <w:tcPr>
            <w:tcW w:w="1335" w:type="dxa"/>
            <w:shd w:val="clear" w:color="auto" w:fill="auto"/>
            <w:noWrap/>
            <w:vAlign w:val="bottom"/>
            <w:hideMark/>
          </w:tcPr>
          <w:p w14:paraId="522E0BB3" w14:textId="5BD748EF" w:rsidR="00334A3C" w:rsidRPr="00182A4C" w:rsidDel="0065404A" w:rsidRDefault="00334A3C" w:rsidP="00334A3C">
            <w:pPr>
              <w:rPr>
                <w:del w:id="1384" w:author="Parks, Robbie M" w:date="2019-01-10T10:18:00Z"/>
                <w:rFonts w:eastAsia="Times New Roman"/>
                <w:b/>
                <w:color w:val="000000"/>
                <w:sz w:val="18"/>
                <w:szCs w:val="18"/>
              </w:rPr>
            </w:pPr>
            <w:del w:id="1385" w:author="Parks, Robbie M" w:date="2019-01-10T10:18:00Z">
              <w:r w:rsidRPr="00182A4C" w:rsidDel="0065404A">
                <w:rPr>
                  <w:rFonts w:eastAsia="Times New Roman"/>
                  <w:b/>
                  <w:color w:val="000000"/>
                  <w:sz w:val="18"/>
                  <w:szCs w:val="18"/>
                </w:rPr>
                <w:delText>15-24</w:delText>
              </w:r>
            </w:del>
          </w:p>
        </w:tc>
        <w:tc>
          <w:tcPr>
            <w:tcW w:w="1335" w:type="dxa"/>
            <w:shd w:val="clear" w:color="auto" w:fill="auto"/>
            <w:noWrap/>
            <w:vAlign w:val="bottom"/>
            <w:hideMark/>
          </w:tcPr>
          <w:p w14:paraId="4B83BB27" w14:textId="6D15F0B5" w:rsidR="00334A3C" w:rsidRPr="00182A4C" w:rsidDel="0065404A" w:rsidRDefault="00334A3C" w:rsidP="00334A3C">
            <w:pPr>
              <w:rPr>
                <w:del w:id="1386" w:author="Parks, Robbie M" w:date="2019-01-10T10:18:00Z"/>
                <w:rFonts w:eastAsia="Times New Roman"/>
                <w:b/>
                <w:color w:val="000000"/>
                <w:sz w:val="18"/>
                <w:szCs w:val="18"/>
              </w:rPr>
            </w:pPr>
            <w:del w:id="1387" w:author="Parks, Robbie M" w:date="2019-01-10T10:18:00Z">
              <w:r w:rsidRPr="00182A4C" w:rsidDel="0065404A">
                <w:rPr>
                  <w:rFonts w:eastAsia="Times New Roman"/>
                  <w:b/>
                  <w:color w:val="000000"/>
                  <w:sz w:val="18"/>
                  <w:szCs w:val="18"/>
                </w:rPr>
                <w:delText>25-34</w:delText>
              </w:r>
            </w:del>
          </w:p>
        </w:tc>
        <w:tc>
          <w:tcPr>
            <w:tcW w:w="1335" w:type="dxa"/>
            <w:shd w:val="clear" w:color="auto" w:fill="auto"/>
            <w:noWrap/>
            <w:vAlign w:val="bottom"/>
            <w:hideMark/>
          </w:tcPr>
          <w:p w14:paraId="17AF9AF1" w14:textId="7DC04191" w:rsidR="00334A3C" w:rsidRPr="00182A4C" w:rsidDel="0065404A" w:rsidRDefault="00334A3C" w:rsidP="00334A3C">
            <w:pPr>
              <w:rPr>
                <w:del w:id="1388" w:author="Parks, Robbie M" w:date="2019-01-10T10:18:00Z"/>
                <w:rFonts w:eastAsia="Times New Roman"/>
                <w:b/>
                <w:color w:val="000000"/>
                <w:sz w:val="18"/>
                <w:szCs w:val="18"/>
              </w:rPr>
            </w:pPr>
            <w:del w:id="1389" w:author="Parks, Robbie M" w:date="2019-01-10T10:18:00Z">
              <w:r w:rsidRPr="00182A4C" w:rsidDel="0065404A">
                <w:rPr>
                  <w:rFonts w:eastAsia="Times New Roman"/>
                  <w:b/>
                  <w:color w:val="000000"/>
                  <w:sz w:val="18"/>
                  <w:szCs w:val="18"/>
                </w:rPr>
                <w:delText>35-44</w:delText>
              </w:r>
            </w:del>
          </w:p>
        </w:tc>
        <w:tc>
          <w:tcPr>
            <w:tcW w:w="1335" w:type="dxa"/>
            <w:shd w:val="clear" w:color="auto" w:fill="auto"/>
            <w:noWrap/>
            <w:vAlign w:val="bottom"/>
            <w:hideMark/>
          </w:tcPr>
          <w:p w14:paraId="46D7C5E0" w14:textId="53A05495" w:rsidR="00334A3C" w:rsidRPr="00182A4C" w:rsidDel="0065404A" w:rsidRDefault="00334A3C" w:rsidP="00334A3C">
            <w:pPr>
              <w:rPr>
                <w:del w:id="1390" w:author="Parks, Robbie M" w:date="2019-01-10T10:18:00Z"/>
                <w:rFonts w:eastAsia="Times New Roman"/>
                <w:b/>
                <w:color w:val="000000"/>
                <w:sz w:val="18"/>
                <w:szCs w:val="18"/>
              </w:rPr>
            </w:pPr>
            <w:del w:id="1391" w:author="Parks, Robbie M" w:date="2019-01-10T10:18:00Z">
              <w:r w:rsidRPr="00182A4C" w:rsidDel="0065404A">
                <w:rPr>
                  <w:rFonts w:eastAsia="Times New Roman"/>
                  <w:b/>
                  <w:color w:val="000000"/>
                  <w:sz w:val="18"/>
                  <w:szCs w:val="18"/>
                </w:rPr>
                <w:delText>45-54</w:delText>
              </w:r>
            </w:del>
          </w:p>
        </w:tc>
        <w:tc>
          <w:tcPr>
            <w:tcW w:w="1335" w:type="dxa"/>
            <w:shd w:val="clear" w:color="auto" w:fill="auto"/>
            <w:noWrap/>
            <w:vAlign w:val="bottom"/>
            <w:hideMark/>
          </w:tcPr>
          <w:p w14:paraId="5ECEF04D" w14:textId="48D9AA2D" w:rsidR="00334A3C" w:rsidRPr="00182A4C" w:rsidDel="0065404A" w:rsidRDefault="00334A3C" w:rsidP="00334A3C">
            <w:pPr>
              <w:rPr>
                <w:del w:id="1392" w:author="Parks, Robbie M" w:date="2019-01-10T10:18:00Z"/>
                <w:rFonts w:eastAsia="Times New Roman"/>
                <w:b/>
                <w:color w:val="000000"/>
                <w:sz w:val="18"/>
                <w:szCs w:val="18"/>
              </w:rPr>
            </w:pPr>
            <w:del w:id="1393" w:author="Parks, Robbie M" w:date="2019-01-10T10:18:00Z">
              <w:r w:rsidRPr="00182A4C" w:rsidDel="0065404A">
                <w:rPr>
                  <w:rFonts w:eastAsia="Times New Roman"/>
                  <w:b/>
                  <w:color w:val="000000"/>
                  <w:sz w:val="18"/>
                  <w:szCs w:val="18"/>
                </w:rPr>
                <w:delText>55-64</w:delText>
              </w:r>
            </w:del>
          </w:p>
        </w:tc>
        <w:tc>
          <w:tcPr>
            <w:tcW w:w="1335" w:type="dxa"/>
            <w:shd w:val="clear" w:color="auto" w:fill="auto"/>
            <w:noWrap/>
            <w:vAlign w:val="bottom"/>
            <w:hideMark/>
          </w:tcPr>
          <w:p w14:paraId="43E59037" w14:textId="61625637" w:rsidR="00334A3C" w:rsidRPr="00182A4C" w:rsidDel="0065404A" w:rsidRDefault="00334A3C" w:rsidP="00334A3C">
            <w:pPr>
              <w:rPr>
                <w:del w:id="1394" w:author="Parks, Robbie M" w:date="2019-01-10T10:18:00Z"/>
                <w:rFonts w:eastAsia="Times New Roman"/>
                <w:b/>
                <w:color w:val="000000"/>
                <w:sz w:val="18"/>
                <w:szCs w:val="18"/>
              </w:rPr>
            </w:pPr>
            <w:del w:id="1395" w:author="Parks, Robbie M" w:date="2019-01-10T10:18:00Z">
              <w:r w:rsidRPr="00182A4C" w:rsidDel="0065404A">
                <w:rPr>
                  <w:rFonts w:eastAsia="Times New Roman"/>
                  <w:b/>
                  <w:color w:val="000000"/>
                  <w:sz w:val="18"/>
                  <w:szCs w:val="18"/>
                </w:rPr>
                <w:delText>65-74</w:delText>
              </w:r>
            </w:del>
          </w:p>
        </w:tc>
        <w:tc>
          <w:tcPr>
            <w:tcW w:w="1335" w:type="dxa"/>
            <w:shd w:val="clear" w:color="auto" w:fill="auto"/>
            <w:noWrap/>
            <w:vAlign w:val="bottom"/>
            <w:hideMark/>
          </w:tcPr>
          <w:p w14:paraId="58DA6A71" w14:textId="14925BF7" w:rsidR="00334A3C" w:rsidRPr="00182A4C" w:rsidDel="0065404A" w:rsidRDefault="00334A3C" w:rsidP="00334A3C">
            <w:pPr>
              <w:rPr>
                <w:del w:id="1396" w:author="Parks, Robbie M" w:date="2019-01-10T10:18:00Z"/>
                <w:rFonts w:eastAsia="Times New Roman"/>
                <w:b/>
                <w:color w:val="000000"/>
                <w:sz w:val="18"/>
                <w:szCs w:val="18"/>
              </w:rPr>
            </w:pPr>
            <w:del w:id="1397" w:author="Parks, Robbie M" w:date="2019-01-10T10:18:00Z">
              <w:r w:rsidRPr="00182A4C" w:rsidDel="0065404A">
                <w:rPr>
                  <w:rFonts w:eastAsia="Times New Roman"/>
                  <w:b/>
                  <w:color w:val="000000"/>
                  <w:sz w:val="18"/>
                  <w:szCs w:val="18"/>
                </w:rPr>
                <w:delText>85+</w:delText>
              </w:r>
            </w:del>
          </w:p>
        </w:tc>
      </w:tr>
      <w:tr w:rsidR="002A2AE0" w:rsidRPr="00182A4C" w:rsidDel="0065404A" w14:paraId="6AF36A6C" w14:textId="6EDC4B7D" w:rsidTr="002A2AE0">
        <w:trPr>
          <w:trHeight w:val="615"/>
          <w:del w:id="1398" w:author="Parks, Robbie M" w:date="2019-01-10T10:18:00Z"/>
        </w:trPr>
        <w:tc>
          <w:tcPr>
            <w:tcW w:w="1293" w:type="dxa"/>
            <w:shd w:val="clear" w:color="auto" w:fill="auto"/>
            <w:noWrap/>
            <w:vAlign w:val="bottom"/>
            <w:hideMark/>
          </w:tcPr>
          <w:p w14:paraId="7B4494ED" w14:textId="7A51E3CA" w:rsidR="002A2AE0" w:rsidRPr="00182A4C" w:rsidDel="0065404A" w:rsidRDefault="002A2AE0" w:rsidP="00334A3C">
            <w:pPr>
              <w:rPr>
                <w:del w:id="1399" w:author="Parks, Robbie M" w:date="2019-01-10T10:18:00Z"/>
                <w:rFonts w:eastAsia="Times New Roman"/>
                <w:color w:val="000000"/>
                <w:sz w:val="18"/>
                <w:szCs w:val="18"/>
              </w:rPr>
            </w:pPr>
            <w:del w:id="1400"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111249CD" w14:textId="329CA954" w:rsidR="002A2AE0" w:rsidRPr="00182A4C" w:rsidDel="0065404A" w:rsidRDefault="002A2AE0" w:rsidP="00334A3C">
            <w:pPr>
              <w:rPr>
                <w:del w:id="1401" w:author="Parks, Robbie M" w:date="2019-01-10T10:18:00Z"/>
                <w:rFonts w:eastAsia="Times New Roman"/>
                <w:color w:val="000000"/>
                <w:sz w:val="18"/>
                <w:szCs w:val="18"/>
              </w:rPr>
            </w:pPr>
            <w:del w:id="1402"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05A60123" w14:textId="4B246A33" w:rsidR="002A2AE0" w:rsidRPr="00182A4C" w:rsidDel="0065404A" w:rsidRDefault="002A2AE0" w:rsidP="00334A3C">
            <w:pPr>
              <w:rPr>
                <w:del w:id="1403" w:author="Parks, Robbie M" w:date="2019-01-10T10:18:00Z"/>
                <w:rFonts w:eastAsia="Times New Roman"/>
                <w:color w:val="000000"/>
                <w:sz w:val="18"/>
                <w:szCs w:val="18"/>
              </w:rPr>
            </w:pPr>
            <w:del w:id="1404" w:author="Parks, Robbie M" w:date="2019-01-10T10:18:00Z">
              <w:r w:rsidRPr="00182A4C" w:rsidDel="0065404A">
                <w:rPr>
                  <w:rFonts w:eastAsia="Times New Roman"/>
                  <w:color w:val="000000"/>
                  <w:sz w:val="18"/>
                  <w:szCs w:val="18"/>
                </w:rPr>
                <w:delText xml:space="preserve"> 1.98 </w:delText>
              </w:r>
            </w:del>
            <w:del w:id="1405" w:author="Parks, Robbie M" w:date="2019-01-10T10:13:00Z">
              <w:r w:rsidRPr="00182A4C" w:rsidDel="008916F4">
                <w:rPr>
                  <w:rFonts w:eastAsia="Times New Roman"/>
                  <w:color w:val="000000"/>
                  <w:sz w:val="18"/>
                  <w:szCs w:val="18"/>
                </w:rPr>
                <w:delText xml:space="preserve">( </w:delText>
              </w:r>
            </w:del>
            <w:del w:id="1406" w:author="Parks, Robbie M" w:date="2019-01-10T10:18:00Z">
              <w:r w:rsidRPr="00182A4C" w:rsidDel="0065404A">
                <w:rPr>
                  <w:rFonts w:eastAsia="Times New Roman"/>
                  <w:color w:val="000000"/>
                  <w:sz w:val="18"/>
                  <w:szCs w:val="18"/>
                </w:rPr>
                <w:delText>1.09, 2.91)</w:delText>
              </w:r>
            </w:del>
          </w:p>
        </w:tc>
        <w:tc>
          <w:tcPr>
            <w:tcW w:w="1335" w:type="dxa"/>
            <w:shd w:val="clear" w:color="auto" w:fill="auto"/>
            <w:noWrap/>
            <w:vAlign w:val="bottom"/>
            <w:hideMark/>
          </w:tcPr>
          <w:p w14:paraId="4C865004" w14:textId="7940F102" w:rsidR="002A2AE0" w:rsidRPr="00182A4C" w:rsidDel="0065404A" w:rsidRDefault="002A2AE0" w:rsidP="00334A3C">
            <w:pPr>
              <w:rPr>
                <w:del w:id="1407" w:author="Parks, Robbie M" w:date="2019-01-10T10:18:00Z"/>
                <w:rFonts w:eastAsia="Times New Roman"/>
                <w:color w:val="000000"/>
                <w:sz w:val="18"/>
                <w:szCs w:val="18"/>
              </w:rPr>
            </w:pPr>
            <w:del w:id="1408" w:author="Parks, Robbie M" w:date="2019-01-10T10:18:00Z">
              <w:r w:rsidRPr="00182A4C" w:rsidDel="0065404A">
                <w:rPr>
                  <w:rFonts w:eastAsia="Times New Roman"/>
                  <w:color w:val="000000"/>
                  <w:sz w:val="18"/>
                  <w:szCs w:val="18"/>
                </w:rPr>
                <w:delText xml:space="preserve"> 0.82 </w:delText>
              </w:r>
            </w:del>
            <w:del w:id="1409" w:author="Parks, Robbie M" w:date="2019-01-10T10:13:00Z">
              <w:r w:rsidRPr="00182A4C" w:rsidDel="008916F4">
                <w:rPr>
                  <w:rFonts w:eastAsia="Times New Roman"/>
                  <w:color w:val="000000"/>
                  <w:sz w:val="18"/>
                  <w:szCs w:val="18"/>
                </w:rPr>
                <w:delText xml:space="preserve">( </w:delText>
              </w:r>
            </w:del>
            <w:del w:id="1410" w:author="Parks, Robbie M" w:date="2019-01-10T10:18:00Z">
              <w:r w:rsidRPr="00182A4C" w:rsidDel="0065404A">
                <w:rPr>
                  <w:rFonts w:eastAsia="Times New Roman"/>
                  <w:color w:val="000000"/>
                  <w:sz w:val="18"/>
                  <w:szCs w:val="18"/>
                </w:rPr>
                <w:delText>0.15, 1.51)</w:delText>
              </w:r>
            </w:del>
          </w:p>
        </w:tc>
        <w:tc>
          <w:tcPr>
            <w:tcW w:w="1335" w:type="dxa"/>
            <w:shd w:val="clear" w:color="auto" w:fill="auto"/>
            <w:noWrap/>
            <w:vAlign w:val="bottom"/>
            <w:hideMark/>
          </w:tcPr>
          <w:p w14:paraId="57B87B0D" w14:textId="7332B2FB" w:rsidR="002A2AE0" w:rsidRPr="00182A4C" w:rsidDel="0065404A" w:rsidRDefault="002A2AE0" w:rsidP="00334A3C">
            <w:pPr>
              <w:rPr>
                <w:del w:id="1411" w:author="Parks, Robbie M" w:date="2019-01-10T10:18:00Z"/>
                <w:rFonts w:eastAsia="Times New Roman"/>
                <w:color w:val="000000"/>
                <w:sz w:val="18"/>
                <w:szCs w:val="18"/>
              </w:rPr>
            </w:pPr>
            <w:del w:id="1412" w:author="Parks, Robbie M" w:date="2019-01-10T10:18:00Z">
              <w:r w:rsidRPr="00182A4C" w:rsidDel="0065404A">
                <w:rPr>
                  <w:rFonts w:eastAsia="Times New Roman"/>
                  <w:color w:val="000000"/>
                  <w:sz w:val="18"/>
                  <w:szCs w:val="18"/>
                </w:rPr>
                <w:delText xml:space="preserve"> 1.41 </w:delText>
              </w:r>
            </w:del>
            <w:del w:id="1413" w:author="Parks, Robbie M" w:date="2019-01-10T10:13:00Z">
              <w:r w:rsidRPr="00182A4C" w:rsidDel="008916F4">
                <w:rPr>
                  <w:rFonts w:eastAsia="Times New Roman"/>
                  <w:color w:val="000000"/>
                  <w:sz w:val="18"/>
                  <w:szCs w:val="18"/>
                </w:rPr>
                <w:delText xml:space="preserve">( </w:delText>
              </w:r>
            </w:del>
            <w:del w:id="1414" w:author="Parks, Robbie M" w:date="2019-01-10T10:18:00Z">
              <w:r w:rsidRPr="00182A4C" w:rsidDel="0065404A">
                <w:rPr>
                  <w:rFonts w:eastAsia="Times New Roman"/>
                  <w:color w:val="000000"/>
                  <w:sz w:val="18"/>
                  <w:szCs w:val="18"/>
                </w:rPr>
                <w:delText>1.08, 1.73)</w:delText>
              </w:r>
            </w:del>
          </w:p>
        </w:tc>
        <w:tc>
          <w:tcPr>
            <w:tcW w:w="1335" w:type="dxa"/>
            <w:shd w:val="clear" w:color="auto" w:fill="auto"/>
            <w:noWrap/>
            <w:vAlign w:val="bottom"/>
            <w:hideMark/>
          </w:tcPr>
          <w:p w14:paraId="5B557424" w14:textId="6BBFC165" w:rsidR="002A2AE0" w:rsidRPr="00182A4C" w:rsidDel="0065404A" w:rsidRDefault="002A2AE0" w:rsidP="00334A3C">
            <w:pPr>
              <w:rPr>
                <w:del w:id="1415" w:author="Parks, Robbie M" w:date="2019-01-10T10:18:00Z"/>
                <w:rFonts w:eastAsia="Times New Roman"/>
                <w:color w:val="000000"/>
                <w:sz w:val="18"/>
                <w:szCs w:val="18"/>
              </w:rPr>
            </w:pPr>
            <w:del w:id="1416" w:author="Parks, Robbie M" w:date="2019-01-10T10:18:00Z">
              <w:r w:rsidRPr="00182A4C" w:rsidDel="0065404A">
                <w:rPr>
                  <w:rFonts w:eastAsia="Times New Roman"/>
                  <w:color w:val="000000"/>
                  <w:sz w:val="18"/>
                  <w:szCs w:val="18"/>
                </w:rPr>
                <w:delText xml:space="preserve"> 1.25 </w:delText>
              </w:r>
            </w:del>
            <w:del w:id="1417" w:author="Parks, Robbie M" w:date="2019-01-10T10:13:00Z">
              <w:r w:rsidRPr="00182A4C" w:rsidDel="008916F4">
                <w:rPr>
                  <w:rFonts w:eastAsia="Times New Roman"/>
                  <w:color w:val="000000"/>
                  <w:sz w:val="18"/>
                  <w:szCs w:val="18"/>
                </w:rPr>
                <w:delText xml:space="preserve">( </w:delText>
              </w:r>
            </w:del>
            <w:del w:id="1418" w:author="Parks, Robbie M" w:date="2019-01-10T10:18:00Z">
              <w:r w:rsidRPr="00182A4C" w:rsidDel="0065404A">
                <w:rPr>
                  <w:rFonts w:eastAsia="Times New Roman"/>
                  <w:color w:val="000000"/>
                  <w:sz w:val="18"/>
                  <w:szCs w:val="18"/>
                </w:rPr>
                <w:delText>0.90, 1.60)</w:delText>
              </w:r>
            </w:del>
          </w:p>
        </w:tc>
        <w:tc>
          <w:tcPr>
            <w:tcW w:w="1335" w:type="dxa"/>
            <w:shd w:val="clear" w:color="auto" w:fill="auto"/>
            <w:noWrap/>
            <w:vAlign w:val="bottom"/>
            <w:hideMark/>
          </w:tcPr>
          <w:p w14:paraId="785581C9" w14:textId="20558FB0" w:rsidR="002A2AE0" w:rsidRPr="00182A4C" w:rsidDel="0065404A" w:rsidRDefault="002A2AE0" w:rsidP="00334A3C">
            <w:pPr>
              <w:rPr>
                <w:del w:id="1419" w:author="Parks, Robbie M" w:date="2019-01-10T10:18:00Z"/>
                <w:rFonts w:eastAsia="Times New Roman"/>
                <w:color w:val="000000"/>
                <w:sz w:val="18"/>
                <w:szCs w:val="18"/>
              </w:rPr>
            </w:pPr>
            <w:del w:id="1420" w:author="Parks, Robbie M" w:date="2019-01-10T10:18:00Z">
              <w:r w:rsidRPr="00182A4C" w:rsidDel="0065404A">
                <w:rPr>
                  <w:rFonts w:eastAsia="Times New Roman"/>
                  <w:color w:val="000000"/>
                  <w:sz w:val="18"/>
                  <w:szCs w:val="18"/>
                </w:rPr>
                <w:delText xml:space="preserve"> 1.15 </w:delText>
              </w:r>
            </w:del>
            <w:del w:id="1421" w:author="Parks, Robbie M" w:date="2019-01-10T10:13:00Z">
              <w:r w:rsidRPr="00182A4C" w:rsidDel="008916F4">
                <w:rPr>
                  <w:rFonts w:eastAsia="Times New Roman"/>
                  <w:color w:val="000000"/>
                  <w:sz w:val="18"/>
                  <w:szCs w:val="18"/>
                </w:rPr>
                <w:delText xml:space="preserve">( </w:delText>
              </w:r>
            </w:del>
            <w:del w:id="1422" w:author="Parks, Robbie M" w:date="2019-01-10T10:18:00Z">
              <w:r w:rsidRPr="00182A4C" w:rsidDel="0065404A">
                <w:rPr>
                  <w:rFonts w:eastAsia="Times New Roman"/>
                  <w:color w:val="000000"/>
                  <w:sz w:val="18"/>
                  <w:szCs w:val="18"/>
                </w:rPr>
                <w:delText>0.77, 1.54)</w:delText>
              </w:r>
            </w:del>
          </w:p>
        </w:tc>
        <w:tc>
          <w:tcPr>
            <w:tcW w:w="1335" w:type="dxa"/>
            <w:shd w:val="clear" w:color="auto" w:fill="auto"/>
            <w:noWrap/>
            <w:vAlign w:val="bottom"/>
            <w:hideMark/>
          </w:tcPr>
          <w:p w14:paraId="0360EDC4" w14:textId="178A033B" w:rsidR="002A2AE0" w:rsidRPr="00182A4C" w:rsidDel="0065404A" w:rsidRDefault="002A2AE0" w:rsidP="00334A3C">
            <w:pPr>
              <w:rPr>
                <w:del w:id="1423" w:author="Parks, Robbie M" w:date="2019-01-10T10:18:00Z"/>
                <w:rFonts w:eastAsia="Times New Roman"/>
                <w:color w:val="000000"/>
                <w:sz w:val="18"/>
                <w:szCs w:val="18"/>
              </w:rPr>
            </w:pPr>
            <w:del w:id="1424" w:author="Parks, Robbie M" w:date="2019-01-10T10:18:00Z">
              <w:r w:rsidRPr="00182A4C" w:rsidDel="0065404A">
                <w:rPr>
                  <w:rFonts w:eastAsia="Times New Roman"/>
                  <w:color w:val="000000"/>
                  <w:sz w:val="18"/>
                  <w:szCs w:val="18"/>
                </w:rPr>
                <w:delText xml:space="preserve"> 1.43 </w:delText>
              </w:r>
            </w:del>
            <w:del w:id="1425" w:author="Parks, Robbie M" w:date="2019-01-10T10:13:00Z">
              <w:r w:rsidRPr="00182A4C" w:rsidDel="008916F4">
                <w:rPr>
                  <w:rFonts w:eastAsia="Times New Roman"/>
                  <w:color w:val="000000"/>
                  <w:sz w:val="18"/>
                  <w:szCs w:val="18"/>
                </w:rPr>
                <w:delText xml:space="preserve">( </w:delText>
              </w:r>
            </w:del>
            <w:del w:id="1426" w:author="Parks, Robbie M" w:date="2019-01-10T10:18:00Z">
              <w:r w:rsidRPr="00182A4C" w:rsidDel="0065404A">
                <w:rPr>
                  <w:rFonts w:eastAsia="Times New Roman"/>
                  <w:color w:val="000000"/>
                  <w:sz w:val="18"/>
                  <w:szCs w:val="18"/>
                </w:rPr>
                <w:delText>1.03, 1.84)</w:delText>
              </w:r>
            </w:del>
          </w:p>
        </w:tc>
        <w:tc>
          <w:tcPr>
            <w:tcW w:w="1335" w:type="dxa"/>
            <w:shd w:val="clear" w:color="auto" w:fill="auto"/>
            <w:noWrap/>
            <w:vAlign w:val="bottom"/>
            <w:hideMark/>
          </w:tcPr>
          <w:p w14:paraId="388E217D" w14:textId="476446B3" w:rsidR="002A2AE0" w:rsidRPr="00182A4C" w:rsidDel="0065404A" w:rsidRDefault="002A2AE0" w:rsidP="00334A3C">
            <w:pPr>
              <w:rPr>
                <w:del w:id="1427" w:author="Parks, Robbie M" w:date="2019-01-10T10:18:00Z"/>
                <w:rFonts w:eastAsia="Times New Roman"/>
                <w:color w:val="000000"/>
                <w:sz w:val="18"/>
                <w:szCs w:val="18"/>
              </w:rPr>
            </w:pPr>
            <w:del w:id="1428" w:author="Parks, Robbie M" w:date="2019-01-10T10:18:00Z">
              <w:r w:rsidRPr="00182A4C" w:rsidDel="0065404A">
                <w:rPr>
                  <w:rFonts w:eastAsia="Times New Roman"/>
                  <w:color w:val="000000"/>
                  <w:sz w:val="18"/>
                  <w:szCs w:val="18"/>
                </w:rPr>
                <w:delText xml:space="preserve"> 1.59 </w:delText>
              </w:r>
            </w:del>
            <w:del w:id="1429" w:author="Parks, Robbie M" w:date="2019-01-10T10:13:00Z">
              <w:r w:rsidRPr="00182A4C" w:rsidDel="008916F4">
                <w:rPr>
                  <w:rFonts w:eastAsia="Times New Roman"/>
                  <w:color w:val="000000"/>
                  <w:sz w:val="18"/>
                  <w:szCs w:val="18"/>
                </w:rPr>
                <w:delText xml:space="preserve">( </w:delText>
              </w:r>
            </w:del>
            <w:del w:id="1430" w:author="Parks, Robbie M" w:date="2019-01-10T10:18:00Z">
              <w:r w:rsidRPr="00182A4C" w:rsidDel="0065404A">
                <w:rPr>
                  <w:rFonts w:eastAsia="Times New Roman"/>
                  <w:color w:val="000000"/>
                  <w:sz w:val="18"/>
                  <w:szCs w:val="18"/>
                </w:rPr>
                <w:delText>1.12, 2.05)</w:delText>
              </w:r>
            </w:del>
          </w:p>
        </w:tc>
        <w:tc>
          <w:tcPr>
            <w:tcW w:w="1335" w:type="dxa"/>
            <w:shd w:val="clear" w:color="auto" w:fill="auto"/>
            <w:noWrap/>
            <w:vAlign w:val="bottom"/>
            <w:hideMark/>
          </w:tcPr>
          <w:p w14:paraId="3FA79579" w14:textId="76A9C695" w:rsidR="002A2AE0" w:rsidRPr="00182A4C" w:rsidDel="0065404A" w:rsidRDefault="002A2AE0" w:rsidP="00334A3C">
            <w:pPr>
              <w:rPr>
                <w:del w:id="1431" w:author="Parks, Robbie M" w:date="2019-01-10T10:18:00Z"/>
                <w:rFonts w:eastAsia="Times New Roman"/>
                <w:color w:val="000000"/>
                <w:sz w:val="18"/>
                <w:szCs w:val="18"/>
              </w:rPr>
            </w:pPr>
            <w:del w:id="1432" w:author="Parks, Robbie M" w:date="2019-01-10T10:18:00Z">
              <w:r w:rsidRPr="00182A4C" w:rsidDel="0065404A">
                <w:rPr>
                  <w:rFonts w:eastAsia="Times New Roman"/>
                  <w:color w:val="000000"/>
                  <w:sz w:val="18"/>
                  <w:szCs w:val="18"/>
                </w:rPr>
                <w:delText xml:space="preserve"> 0.80 </w:delText>
              </w:r>
            </w:del>
            <w:del w:id="1433" w:author="Parks, Robbie M" w:date="2019-01-10T10:13:00Z">
              <w:r w:rsidRPr="00182A4C" w:rsidDel="008916F4">
                <w:rPr>
                  <w:rFonts w:eastAsia="Times New Roman"/>
                  <w:color w:val="000000"/>
                  <w:sz w:val="18"/>
                  <w:szCs w:val="18"/>
                </w:rPr>
                <w:delText xml:space="preserve">( </w:delText>
              </w:r>
            </w:del>
            <w:del w:id="1434" w:author="Parks, Robbie M" w:date="2019-01-10T10:18:00Z">
              <w:r w:rsidRPr="00182A4C" w:rsidDel="0065404A">
                <w:rPr>
                  <w:rFonts w:eastAsia="Times New Roman"/>
                  <w:color w:val="000000"/>
                  <w:sz w:val="18"/>
                  <w:szCs w:val="18"/>
                </w:rPr>
                <w:delText>0.27, 1.33)</w:delText>
              </w:r>
            </w:del>
          </w:p>
        </w:tc>
        <w:tc>
          <w:tcPr>
            <w:tcW w:w="1335" w:type="dxa"/>
            <w:shd w:val="clear" w:color="auto" w:fill="auto"/>
            <w:noWrap/>
            <w:vAlign w:val="bottom"/>
            <w:hideMark/>
          </w:tcPr>
          <w:p w14:paraId="1B1E0D5D" w14:textId="6A342E2C" w:rsidR="002A2AE0" w:rsidRPr="00182A4C" w:rsidDel="0065404A" w:rsidRDefault="002A2AE0" w:rsidP="00334A3C">
            <w:pPr>
              <w:rPr>
                <w:del w:id="1435" w:author="Parks, Robbie M" w:date="2019-01-10T10:18:00Z"/>
                <w:rFonts w:eastAsia="Times New Roman"/>
                <w:color w:val="000000"/>
                <w:sz w:val="18"/>
                <w:szCs w:val="18"/>
              </w:rPr>
            </w:pPr>
            <w:del w:id="1436" w:author="Parks, Robbie M" w:date="2019-01-10T10:18:00Z">
              <w:r w:rsidRPr="00182A4C" w:rsidDel="0065404A">
                <w:rPr>
                  <w:rFonts w:eastAsia="Times New Roman"/>
                  <w:color w:val="000000"/>
                  <w:sz w:val="18"/>
                  <w:szCs w:val="18"/>
                </w:rPr>
                <w:delText xml:space="preserve"> 0.43 (-0.42, 1.26)</w:delText>
              </w:r>
            </w:del>
          </w:p>
        </w:tc>
      </w:tr>
      <w:tr w:rsidR="002A2AE0" w:rsidRPr="00182A4C" w:rsidDel="0065404A" w14:paraId="60A58E4A" w14:textId="5223D60D" w:rsidTr="002A2AE0">
        <w:trPr>
          <w:trHeight w:val="320"/>
          <w:del w:id="1437" w:author="Parks, Robbie M" w:date="2019-01-10T10:18:00Z"/>
        </w:trPr>
        <w:tc>
          <w:tcPr>
            <w:tcW w:w="1293" w:type="dxa"/>
            <w:shd w:val="clear" w:color="auto" w:fill="auto"/>
            <w:noWrap/>
            <w:vAlign w:val="bottom"/>
            <w:hideMark/>
          </w:tcPr>
          <w:p w14:paraId="17468F92" w14:textId="1448DDC5" w:rsidR="002A2AE0" w:rsidRPr="00182A4C" w:rsidDel="0065404A" w:rsidRDefault="002A2AE0" w:rsidP="00334A3C">
            <w:pPr>
              <w:rPr>
                <w:del w:id="1438" w:author="Parks, Robbie M" w:date="2019-01-10T10:18:00Z"/>
                <w:rFonts w:eastAsia="Times New Roman"/>
                <w:color w:val="000000"/>
                <w:sz w:val="18"/>
                <w:szCs w:val="18"/>
              </w:rPr>
            </w:pPr>
            <w:del w:id="1439"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8FEA1E5" w14:textId="4A707CA6" w:rsidR="002A2AE0" w:rsidRPr="00182A4C" w:rsidDel="0065404A" w:rsidRDefault="002A2AE0" w:rsidP="00334A3C">
            <w:pPr>
              <w:rPr>
                <w:del w:id="1440" w:author="Parks, Robbie M" w:date="2019-01-10T10:18:00Z"/>
                <w:rFonts w:eastAsia="Times New Roman"/>
                <w:color w:val="000000"/>
                <w:sz w:val="18"/>
                <w:szCs w:val="18"/>
              </w:rPr>
            </w:pPr>
            <w:del w:id="1441"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2B95771B" w14:textId="586ABAFA" w:rsidR="002A2AE0" w:rsidRPr="00182A4C" w:rsidDel="0065404A" w:rsidRDefault="002A2AE0" w:rsidP="00334A3C">
            <w:pPr>
              <w:rPr>
                <w:del w:id="1442" w:author="Parks, Robbie M" w:date="2019-01-10T10:18:00Z"/>
                <w:rFonts w:eastAsia="Times New Roman"/>
                <w:color w:val="000000"/>
                <w:sz w:val="18"/>
                <w:szCs w:val="18"/>
              </w:rPr>
            </w:pPr>
            <w:del w:id="1443" w:author="Parks, Robbie M" w:date="2019-01-10T10:18:00Z">
              <w:r w:rsidRPr="00182A4C" w:rsidDel="0065404A">
                <w:rPr>
                  <w:rFonts w:eastAsia="Times New Roman"/>
                  <w:color w:val="000000"/>
                  <w:sz w:val="18"/>
                  <w:szCs w:val="18"/>
                </w:rPr>
                <w:delText xml:space="preserve"> 0.62 (-0.98, 2.24)</w:delText>
              </w:r>
            </w:del>
          </w:p>
        </w:tc>
        <w:tc>
          <w:tcPr>
            <w:tcW w:w="1335" w:type="dxa"/>
            <w:shd w:val="clear" w:color="auto" w:fill="auto"/>
            <w:noWrap/>
            <w:vAlign w:val="bottom"/>
            <w:hideMark/>
          </w:tcPr>
          <w:p w14:paraId="20070108" w14:textId="1193FE63" w:rsidR="002A2AE0" w:rsidRPr="00182A4C" w:rsidDel="0065404A" w:rsidRDefault="002A2AE0" w:rsidP="00334A3C">
            <w:pPr>
              <w:rPr>
                <w:del w:id="1444" w:author="Parks, Robbie M" w:date="2019-01-10T10:18:00Z"/>
                <w:rFonts w:eastAsia="Times New Roman"/>
                <w:color w:val="000000"/>
                <w:sz w:val="18"/>
                <w:szCs w:val="18"/>
              </w:rPr>
            </w:pPr>
            <w:del w:id="1445" w:author="Parks, Robbie M" w:date="2019-01-10T10:18:00Z">
              <w:r w:rsidRPr="00182A4C" w:rsidDel="0065404A">
                <w:rPr>
                  <w:rFonts w:eastAsia="Times New Roman"/>
                  <w:color w:val="000000"/>
                  <w:sz w:val="18"/>
                  <w:szCs w:val="18"/>
                </w:rPr>
                <w:delText xml:space="preserve"> 0.85 (-0.74, 2.48)</w:delText>
              </w:r>
            </w:del>
          </w:p>
        </w:tc>
        <w:tc>
          <w:tcPr>
            <w:tcW w:w="1335" w:type="dxa"/>
            <w:shd w:val="clear" w:color="auto" w:fill="auto"/>
            <w:noWrap/>
            <w:vAlign w:val="bottom"/>
            <w:hideMark/>
          </w:tcPr>
          <w:p w14:paraId="47BF488D" w14:textId="38BB9C00" w:rsidR="002A2AE0" w:rsidRPr="00182A4C" w:rsidDel="0065404A" w:rsidRDefault="002A2AE0" w:rsidP="00334A3C">
            <w:pPr>
              <w:rPr>
                <w:del w:id="1446" w:author="Parks, Robbie M" w:date="2019-01-10T10:18:00Z"/>
                <w:rFonts w:eastAsia="Times New Roman"/>
                <w:color w:val="000000"/>
                <w:sz w:val="18"/>
                <w:szCs w:val="18"/>
              </w:rPr>
            </w:pPr>
            <w:del w:id="1447" w:author="Parks, Robbie M" w:date="2019-01-10T10:18:00Z">
              <w:r w:rsidRPr="00182A4C" w:rsidDel="0065404A">
                <w:rPr>
                  <w:rFonts w:eastAsia="Times New Roman"/>
                  <w:color w:val="000000"/>
                  <w:sz w:val="18"/>
                  <w:szCs w:val="18"/>
                </w:rPr>
                <w:delText xml:space="preserve"> 1.42 </w:delText>
              </w:r>
            </w:del>
            <w:del w:id="1448" w:author="Parks, Robbie M" w:date="2019-01-10T10:13:00Z">
              <w:r w:rsidRPr="00182A4C" w:rsidDel="008916F4">
                <w:rPr>
                  <w:rFonts w:eastAsia="Times New Roman"/>
                  <w:color w:val="000000"/>
                  <w:sz w:val="18"/>
                  <w:szCs w:val="18"/>
                </w:rPr>
                <w:delText xml:space="preserve">( </w:delText>
              </w:r>
            </w:del>
            <w:del w:id="1449" w:author="Parks, Robbie M" w:date="2019-01-10T10:18:00Z">
              <w:r w:rsidRPr="00182A4C" w:rsidDel="0065404A">
                <w:rPr>
                  <w:rFonts w:eastAsia="Times New Roman"/>
                  <w:color w:val="000000"/>
                  <w:sz w:val="18"/>
                  <w:szCs w:val="18"/>
                </w:rPr>
                <w:delText>0.30, 2.57)</w:delText>
              </w:r>
            </w:del>
          </w:p>
        </w:tc>
        <w:tc>
          <w:tcPr>
            <w:tcW w:w="1335" w:type="dxa"/>
            <w:shd w:val="clear" w:color="auto" w:fill="auto"/>
            <w:noWrap/>
            <w:vAlign w:val="bottom"/>
            <w:hideMark/>
          </w:tcPr>
          <w:p w14:paraId="104F2F5A" w14:textId="6084841A" w:rsidR="002A2AE0" w:rsidRPr="00182A4C" w:rsidDel="0065404A" w:rsidRDefault="002A2AE0" w:rsidP="00334A3C">
            <w:pPr>
              <w:rPr>
                <w:del w:id="1450" w:author="Parks, Robbie M" w:date="2019-01-10T10:18:00Z"/>
                <w:rFonts w:eastAsia="Times New Roman"/>
                <w:color w:val="000000"/>
                <w:sz w:val="18"/>
                <w:szCs w:val="18"/>
              </w:rPr>
            </w:pPr>
            <w:del w:id="1451" w:author="Parks, Robbie M" w:date="2019-01-10T10:18:00Z">
              <w:r w:rsidRPr="00182A4C" w:rsidDel="0065404A">
                <w:rPr>
                  <w:rFonts w:eastAsia="Times New Roman"/>
                  <w:color w:val="000000"/>
                  <w:sz w:val="18"/>
                  <w:szCs w:val="18"/>
                </w:rPr>
                <w:delText xml:space="preserve"> 1.23 </w:delText>
              </w:r>
            </w:del>
            <w:del w:id="1452" w:author="Parks, Robbie M" w:date="2019-01-10T10:13:00Z">
              <w:r w:rsidRPr="00182A4C" w:rsidDel="008916F4">
                <w:rPr>
                  <w:rFonts w:eastAsia="Times New Roman"/>
                  <w:color w:val="000000"/>
                  <w:sz w:val="18"/>
                  <w:szCs w:val="18"/>
                </w:rPr>
                <w:delText xml:space="preserve">( </w:delText>
              </w:r>
            </w:del>
            <w:del w:id="1453" w:author="Parks, Robbie M" w:date="2019-01-10T10:18:00Z">
              <w:r w:rsidRPr="00182A4C" w:rsidDel="0065404A">
                <w:rPr>
                  <w:rFonts w:eastAsia="Times New Roman"/>
                  <w:color w:val="000000"/>
                  <w:sz w:val="18"/>
                  <w:szCs w:val="18"/>
                </w:rPr>
                <w:delText>0.22, 2.30)</w:delText>
              </w:r>
            </w:del>
          </w:p>
        </w:tc>
        <w:tc>
          <w:tcPr>
            <w:tcW w:w="1335" w:type="dxa"/>
            <w:shd w:val="clear" w:color="auto" w:fill="auto"/>
            <w:noWrap/>
            <w:vAlign w:val="bottom"/>
            <w:hideMark/>
          </w:tcPr>
          <w:p w14:paraId="48D85946" w14:textId="56CCB12F" w:rsidR="002A2AE0" w:rsidRPr="00182A4C" w:rsidDel="0065404A" w:rsidRDefault="002A2AE0" w:rsidP="00334A3C">
            <w:pPr>
              <w:rPr>
                <w:del w:id="1454" w:author="Parks, Robbie M" w:date="2019-01-10T10:18:00Z"/>
                <w:rFonts w:eastAsia="Times New Roman"/>
                <w:color w:val="000000"/>
                <w:sz w:val="18"/>
                <w:szCs w:val="18"/>
              </w:rPr>
            </w:pPr>
            <w:del w:id="1455" w:author="Parks, Robbie M" w:date="2019-01-10T10:18:00Z">
              <w:r w:rsidRPr="00182A4C" w:rsidDel="0065404A">
                <w:rPr>
                  <w:rFonts w:eastAsia="Times New Roman"/>
                  <w:color w:val="000000"/>
                  <w:sz w:val="18"/>
                  <w:szCs w:val="18"/>
                </w:rPr>
                <w:delText xml:space="preserve"> 0.57 (-0.34, 1.51)</w:delText>
              </w:r>
            </w:del>
          </w:p>
        </w:tc>
        <w:tc>
          <w:tcPr>
            <w:tcW w:w="1335" w:type="dxa"/>
            <w:shd w:val="clear" w:color="auto" w:fill="auto"/>
            <w:noWrap/>
            <w:vAlign w:val="bottom"/>
            <w:hideMark/>
          </w:tcPr>
          <w:p w14:paraId="2EE5BA82" w14:textId="05B64CD1" w:rsidR="002A2AE0" w:rsidRPr="00182A4C" w:rsidDel="0065404A" w:rsidRDefault="002A2AE0" w:rsidP="00334A3C">
            <w:pPr>
              <w:rPr>
                <w:del w:id="1456" w:author="Parks, Robbie M" w:date="2019-01-10T10:18:00Z"/>
                <w:rFonts w:eastAsia="Times New Roman"/>
                <w:color w:val="000000"/>
                <w:sz w:val="18"/>
                <w:szCs w:val="18"/>
              </w:rPr>
            </w:pPr>
            <w:del w:id="1457" w:author="Parks, Robbie M" w:date="2019-01-10T10:18:00Z">
              <w:r w:rsidRPr="00182A4C" w:rsidDel="0065404A">
                <w:rPr>
                  <w:rFonts w:eastAsia="Times New Roman"/>
                  <w:color w:val="000000"/>
                  <w:sz w:val="18"/>
                  <w:szCs w:val="18"/>
                </w:rPr>
                <w:delText xml:space="preserve"> 0.40 (-0.38, 1.15)</w:delText>
              </w:r>
            </w:del>
          </w:p>
        </w:tc>
        <w:tc>
          <w:tcPr>
            <w:tcW w:w="1335" w:type="dxa"/>
            <w:shd w:val="clear" w:color="auto" w:fill="auto"/>
            <w:noWrap/>
            <w:vAlign w:val="bottom"/>
            <w:hideMark/>
          </w:tcPr>
          <w:p w14:paraId="3E30CC2B" w14:textId="3DADA141" w:rsidR="002A2AE0" w:rsidRPr="00182A4C" w:rsidDel="0065404A" w:rsidRDefault="002A2AE0" w:rsidP="00334A3C">
            <w:pPr>
              <w:rPr>
                <w:del w:id="1458" w:author="Parks, Robbie M" w:date="2019-01-10T10:18:00Z"/>
                <w:rFonts w:eastAsia="Times New Roman"/>
                <w:color w:val="000000"/>
                <w:sz w:val="18"/>
                <w:szCs w:val="18"/>
              </w:rPr>
            </w:pPr>
            <w:del w:id="1459" w:author="Parks, Robbie M" w:date="2019-01-10T10:18:00Z">
              <w:r w:rsidRPr="00182A4C" w:rsidDel="0065404A">
                <w:rPr>
                  <w:rFonts w:eastAsia="Times New Roman"/>
                  <w:color w:val="000000"/>
                  <w:sz w:val="18"/>
                  <w:szCs w:val="18"/>
                </w:rPr>
                <w:delText>-0.84 (-1.53,-0.14)</w:delText>
              </w:r>
            </w:del>
          </w:p>
        </w:tc>
        <w:tc>
          <w:tcPr>
            <w:tcW w:w="1335" w:type="dxa"/>
            <w:shd w:val="clear" w:color="auto" w:fill="auto"/>
            <w:noWrap/>
            <w:vAlign w:val="bottom"/>
            <w:hideMark/>
          </w:tcPr>
          <w:p w14:paraId="71155746" w14:textId="490FFE59" w:rsidR="002A2AE0" w:rsidRPr="00182A4C" w:rsidDel="0065404A" w:rsidRDefault="002A2AE0" w:rsidP="00334A3C">
            <w:pPr>
              <w:rPr>
                <w:del w:id="1460" w:author="Parks, Robbie M" w:date="2019-01-10T10:18:00Z"/>
                <w:rFonts w:eastAsia="Times New Roman"/>
                <w:color w:val="000000"/>
                <w:sz w:val="18"/>
                <w:szCs w:val="18"/>
              </w:rPr>
            </w:pPr>
            <w:del w:id="1461" w:author="Parks, Robbie M" w:date="2019-01-10T10:18:00Z">
              <w:r w:rsidRPr="00182A4C" w:rsidDel="0065404A">
                <w:rPr>
                  <w:rFonts w:eastAsia="Times New Roman"/>
                  <w:color w:val="000000"/>
                  <w:sz w:val="18"/>
                  <w:szCs w:val="18"/>
                </w:rPr>
                <w:delText>-0.20 (-0.82, 0.41)</w:delText>
              </w:r>
            </w:del>
          </w:p>
        </w:tc>
        <w:tc>
          <w:tcPr>
            <w:tcW w:w="1335" w:type="dxa"/>
            <w:shd w:val="clear" w:color="auto" w:fill="auto"/>
            <w:noWrap/>
            <w:vAlign w:val="bottom"/>
            <w:hideMark/>
          </w:tcPr>
          <w:p w14:paraId="5AC20779" w14:textId="05F63A36" w:rsidR="002A2AE0" w:rsidRPr="00182A4C" w:rsidDel="0065404A" w:rsidRDefault="002A2AE0" w:rsidP="00334A3C">
            <w:pPr>
              <w:rPr>
                <w:del w:id="1462" w:author="Parks, Robbie M" w:date="2019-01-10T10:18:00Z"/>
                <w:rFonts w:eastAsia="Times New Roman"/>
                <w:color w:val="000000"/>
                <w:sz w:val="18"/>
                <w:szCs w:val="18"/>
              </w:rPr>
            </w:pPr>
            <w:del w:id="1463" w:author="Parks, Robbie M" w:date="2019-01-10T10:18:00Z">
              <w:r w:rsidRPr="00182A4C" w:rsidDel="0065404A">
                <w:rPr>
                  <w:rFonts w:eastAsia="Times New Roman"/>
                  <w:color w:val="000000"/>
                  <w:sz w:val="18"/>
                  <w:szCs w:val="18"/>
                </w:rPr>
                <w:delText>-0.70 (-1.16,-0.24)</w:delText>
              </w:r>
            </w:del>
          </w:p>
        </w:tc>
      </w:tr>
      <w:tr w:rsidR="002A2AE0" w:rsidRPr="00182A4C" w:rsidDel="0065404A" w14:paraId="390A3CD8" w14:textId="42F2BDB6" w:rsidTr="002A2AE0">
        <w:trPr>
          <w:trHeight w:val="320"/>
          <w:del w:id="1464" w:author="Parks, Robbie M" w:date="2019-01-10T10:18:00Z"/>
        </w:trPr>
        <w:tc>
          <w:tcPr>
            <w:tcW w:w="1293" w:type="dxa"/>
            <w:shd w:val="clear" w:color="auto" w:fill="auto"/>
            <w:noWrap/>
            <w:vAlign w:val="bottom"/>
            <w:hideMark/>
          </w:tcPr>
          <w:p w14:paraId="4A5084D9" w14:textId="43D77F8C" w:rsidR="002A2AE0" w:rsidRPr="00182A4C" w:rsidDel="0065404A" w:rsidRDefault="002A2AE0" w:rsidP="00334A3C">
            <w:pPr>
              <w:rPr>
                <w:del w:id="1465" w:author="Parks, Robbie M" w:date="2019-01-10T10:18:00Z"/>
                <w:rFonts w:eastAsia="Times New Roman"/>
                <w:color w:val="000000"/>
                <w:sz w:val="18"/>
                <w:szCs w:val="18"/>
              </w:rPr>
            </w:pPr>
            <w:del w:id="1466"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E055C1E" w14:textId="3D44FAFF" w:rsidR="002A2AE0" w:rsidRPr="00182A4C" w:rsidDel="0065404A" w:rsidRDefault="002A2AE0" w:rsidP="00334A3C">
            <w:pPr>
              <w:rPr>
                <w:del w:id="1467" w:author="Parks, Robbie M" w:date="2019-01-10T10:18:00Z"/>
                <w:rFonts w:eastAsia="Times New Roman"/>
                <w:color w:val="000000"/>
                <w:sz w:val="18"/>
                <w:szCs w:val="18"/>
              </w:rPr>
            </w:pPr>
            <w:del w:id="1468"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7EAB91DC" w14:textId="07B0B306" w:rsidR="002A2AE0" w:rsidRPr="00182A4C" w:rsidDel="0065404A" w:rsidRDefault="002A2AE0" w:rsidP="00334A3C">
            <w:pPr>
              <w:rPr>
                <w:del w:id="1469" w:author="Parks, Robbie M" w:date="2019-01-10T10:18:00Z"/>
                <w:rFonts w:eastAsia="Times New Roman"/>
                <w:color w:val="000000"/>
                <w:sz w:val="18"/>
                <w:szCs w:val="18"/>
              </w:rPr>
            </w:pPr>
            <w:del w:id="1470" w:author="Parks, Robbie M" w:date="2019-01-10T10:18:00Z">
              <w:r w:rsidRPr="00182A4C" w:rsidDel="0065404A">
                <w:rPr>
                  <w:rFonts w:eastAsia="Times New Roman"/>
                  <w:color w:val="000000"/>
                  <w:sz w:val="18"/>
                  <w:szCs w:val="18"/>
                </w:rPr>
                <w:delText xml:space="preserve"> 2.96 </w:delText>
              </w:r>
            </w:del>
            <w:del w:id="1471" w:author="Parks, Robbie M" w:date="2019-01-10T10:13:00Z">
              <w:r w:rsidRPr="00182A4C" w:rsidDel="008916F4">
                <w:rPr>
                  <w:rFonts w:eastAsia="Times New Roman"/>
                  <w:color w:val="000000"/>
                  <w:sz w:val="18"/>
                  <w:szCs w:val="18"/>
                </w:rPr>
                <w:delText xml:space="preserve">( </w:delText>
              </w:r>
            </w:del>
            <w:del w:id="1472" w:author="Parks, Robbie M" w:date="2019-01-10T10:18:00Z">
              <w:r w:rsidRPr="00182A4C" w:rsidDel="0065404A">
                <w:rPr>
                  <w:rFonts w:eastAsia="Times New Roman"/>
                  <w:color w:val="000000"/>
                  <w:sz w:val="18"/>
                  <w:szCs w:val="18"/>
                </w:rPr>
                <w:delText>1.81, 4.06)</w:delText>
              </w:r>
            </w:del>
          </w:p>
        </w:tc>
        <w:tc>
          <w:tcPr>
            <w:tcW w:w="1335" w:type="dxa"/>
            <w:shd w:val="clear" w:color="auto" w:fill="auto"/>
            <w:noWrap/>
            <w:vAlign w:val="bottom"/>
            <w:hideMark/>
          </w:tcPr>
          <w:p w14:paraId="17079026" w14:textId="2C60AF86" w:rsidR="002A2AE0" w:rsidRPr="00182A4C" w:rsidDel="0065404A" w:rsidRDefault="002A2AE0" w:rsidP="00334A3C">
            <w:pPr>
              <w:rPr>
                <w:del w:id="1473" w:author="Parks, Robbie M" w:date="2019-01-10T10:18:00Z"/>
                <w:rFonts w:eastAsia="Times New Roman"/>
                <w:color w:val="000000"/>
                <w:sz w:val="18"/>
                <w:szCs w:val="18"/>
              </w:rPr>
            </w:pPr>
            <w:del w:id="1474" w:author="Parks, Robbie M" w:date="2019-01-10T10:18:00Z">
              <w:r w:rsidRPr="00182A4C" w:rsidDel="0065404A">
                <w:rPr>
                  <w:rFonts w:eastAsia="Times New Roman"/>
                  <w:color w:val="000000"/>
                  <w:sz w:val="18"/>
                  <w:szCs w:val="18"/>
                </w:rPr>
                <w:delText xml:space="preserve"> 5.97 </w:delText>
              </w:r>
            </w:del>
            <w:del w:id="1475" w:author="Parks, Robbie M" w:date="2019-01-10T10:13:00Z">
              <w:r w:rsidRPr="00182A4C" w:rsidDel="008916F4">
                <w:rPr>
                  <w:rFonts w:eastAsia="Times New Roman"/>
                  <w:color w:val="000000"/>
                  <w:sz w:val="18"/>
                  <w:szCs w:val="18"/>
                </w:rPr>
                <w:delText xml:space="preserve">( </w:delText>
              </w:r>
            </w:del>
            <w:del w:id="1476" w:author="Parks, Robbie M" w:date="2019-01-10T10:18:00Z">
              <w:r w:rsidRPr="00182A4C" w:rsidDel="0065404A">
                <w:rPr>
                  <w:rFonts w:eastAsia="Times New Roman"/>
                  <w:color w:val="000000"/>
                  <w:sz w:val="18"/>
                  <w:szCs w:val="18"/>
                </w:rPr>
                <w:delText>4.52, 7.43)</w:delText>
              </w:r>
            </w:del>
          </w:p>
        </w:tc>
        <w:tc>
          <w:tcPr>
            <w:tcW w:w="1335" w:type="dxa"/>
            <w:shd w:val="clear" w:color="auto" w:fill="auto"/>
            <w:noWrap/>
            <w:vAlign w:val="bottom"/>
            <w:hideMark/>
          </w:tcPr>
          <w:p w14:paraId="1831B296" w14:textId="69DC1DE2" w:rsidR="002A2AE0" w:rsidRPr="00182A4C" w:rsidDel="0065404A" w:rsidRDefault="002A2AE0" w:rsidP="00334A3C">
            <w:pPr>
              <w:rPr>
                <w:del w:id="1477" w:author="Parks, Robbie M" w:date="2019-01-10T10:18:00Z"/>
                <w:rFonts w:eastAsia="Times New Roman"/>
                <w:color w:val="000000"/>
                <w:sz w:val="18"/>
                <w:szCs w:val="18"/>
              </w:rPr>
            </w:pPr>
            <w:del w:id="1478" w:author="Parks, Robbie M" w:date="2019-01-10T10:18:00Z">
              <w:r w:rsidRPr="00182A4C" w:rsidDel="0065404A">
                <w:rPr>
                  <w:rFonts w:eastAsia="Times New Roman"/>
                  <w:color w:val="000000"/>
                  <w:sz w:val="18"/>
                  <w:szCs w:val="18"/>
                </w:rPr>
                <w:delText xml:space="preserve"> 8.29 </w:delText>
              </w:r>
            </w:del>
            <w:del w:id="1479" w:author="Parks, Robbie M" w:date="2019-01-10T10:13:00Z">
              <w:r w:rsidRPr="00182A4C" w:rsidDel="008916F4">
                <w:rPr>
                  <w:rFonts w:eastAsia="Times New Roman"/>
                  <w:color w:val="000000"/>
                  <w:sz w:val="18"/>
                  <w:szCs w:val="18"/>
                </w:rPr>
                <w:delText xml:space="preserve">( </w:delText>
              </w:r>
            </w:del>
            <w:del w:id="1480" w:author="Parks, Robbie M" w:date="2019-01-10T10:18:00Z">
              <w:r w:rsidRPr="00182A4C" w:rsidDel="0065404A">
                <w:rPr>
                  <w:rFonts w:eastAsia="Times New Roman"/>
                  <w:color w:val="000000"/>
                  <w:sz w:val="18"/>
                  <w:szCs w:val="18"/>
                </w:rPr>
                <w:delText>7.26, 9.32)</w:delText>
              </w:r>
            </w:del>
          </w:p>
        </w:tc>
        <w:tc>
          <w:tcPr>
            <w:tcW w:w="1335" w:type="dxa"/>
            <w:shd w:val="clear" w:color="auto" w:fill="auto"/>
            <w:noWrap/>
            <w:vAlign w:val="bottom"/>
            <w:hideMark/>
          </w:tcPr>
          <w:p w14:paraId="459CE17C" w14:textId="48211B0A" w:rsidR="002A2AE0" w:rsidRPr="00182A4C" w:rsidDel="0065404A" w:rsidRDefault="002A2AE0" w:rsidP="00334A3C">
            <w:pPr>
              <w:rPr>
                <w:del w:id="1481" w:author="Parks, Robbie M" w:date="2019-01-10T10:18:00Z"/>
                <w:rFonts w:eastAsia="Times New Roman"/>
                <w:color w:val="000000"/>
                <w:sz w:val="18"/>
                <w:szCs w:val="18"/>
              </w:rPr>
            </w:pPr>
            <w:del w:id="1482" w:author="Parks, Robbie M" w:date="2019-01-10T10:18:00Z">
              <w:r w:rsidRPr="00182A4C" w:rsidDel="0065404A">
                <w:rPr>
                  <w:rFonts w:eastAsia="Times New Roman"/>
                  <w:color w:val="000000"/>
                  <w:sz w:val="18"/>
                  <w:szCs w:val="18"/>
                </w:rPr>
                <w:delText xml:space="preserve"> 6.28 </w:delText>
              </w:r>
            </w:del>
            <w:del w:id="1483" w:author="Parks, Robbie M" w:date="2019-01-10T10:13:00Z">
              <w:r w:rsidRPr="00182A4C" w:rsidDel="008916F4">
                <w:rPr>
                  <w:rFonts w:eastAsia="Times New Roman"/>
                  <w:color w:val="000000"/>
                  <w:sz w:val="18"/>
                  <w:szCs w:val="18"/>
                </w:rPr>
                <w:delText xml:space="preserve">( </w:delText>
              </w:r>
            </w:del>
            <w:del w:id="1484" w:author="Parks, Robbie M" w:date="2019-01-10T10:18:00Z">
              <w:r w:rsidRPr="00182A4C" w:rsidDel="0065404A">
                <w:rPr>
                  <w:rFonts w:eastAsia="Times New Roman"/>
                  <w:color w:val="000000"/>
                  <w:sz w:val="18"/>
                  <w:szCs w:val="18"/>
                </w:rPr>
                <w:delText>5.10, 7.47)</w:delText>
              </w:r>
            </w:del>
          </w:p>
        </w:tc>
        <w:tc>
          <w:tcPr>
            <w:tcW w:w="1335" w:type="dxa"/>
            <w:shd w:val="clear" w:color="auto" w:fill="auto"/>
            <w:noWrap/>
            <w:vAlign w:val="bottom"/>
            <w:hideMark/>
          </w:tcPr>
          <w:p w14:paraId="2E832658" w14:textId="78AAD76F" w:rsidR="002A2AE0" w:rsidRPr="00182A4C" w:rsidDel="0065404A" w:rsidRDefault="002A2AE0" w:rsidP="00334A3C">
            <w:pPr>
              <w:rPr>
                <w:del w:id="1485" w:author="Parks, Robbie M" w:date="2019-01-10T10:18:00Z"/>
                <w:rFonts w:eastAsia="Times New Roman"/>
                <w:color w:val="000000"/>
                <w:sz w:val="18"/>
                <w:szCs w:val="18"/>
              </w:rPr>
            </w:pPr>
            <w:del w:id="1486" w:author="Parks, Robbie M" w:date="2019-01-10T10:18:00Z">
              <w:r w:rsidRPr="00182A4C" w:rsidDel="0065404A">
                <w:rPr>
                  <w:rFonts w:eastAsia="Times New Roman"/>
                  <w:color w:val="000000"/>
                  <w:sz w:val="18"/>
                  <w:szCs w:val="18"/>
                </w:rPr>
                <w:delText xml:space="preserve"> 4.27 </w:delText>
              </w:r>
            </w:del>
            <w:del w:id="1487" w:author="Parks, Robbie M" w:date="2019-01-10T10:13:00Z">
              <w:r w:rsidRPr="00182A4C" w:rsidDel="008916F4">
                <w:rPr>
                  <w:rFonts w:eastAsia="Times New Roman"/>
                  <w:color w:val="000000"/>
                  <w:sz w:val="18"/>
                  <w:szCs w:val="18"/>
                </w:rPr>
                <w:delText xml:space="preserve">( </w:delText>
              </w:r>
            </w:del>
            <w:del w:id="1488" w:author="Parks, Robbie M" w:date="2019-01-10T10:18:00Z">
              <w:r w:rsidRPr="00182A4C" w:rsidDel="0065404A">
                <w:rPr>
                  <w:rFonts w:eastAsia="Times New Roman"/>
                  <w:color w:val="000000"/>
                  <w:sz w:val="18"/>
                  <w:szCs w:val="18"/>
                </w:rPr>
                <w:delText>3.12, 5.53)</w:delText>
              </w:r>
            </w:del>
          </w:p>
        </w:tc>
        <w:tc>
          <w:tcPr>
            <w:tcW w:w="1335" w:type="dxa"/>
            <w:shd w:val="clear" w:color="auto" w:fill="auto"/>
            <w:noWrap/>
            <w:vAlign w:val="bottom"/>
            <w:hideMark/>
          </w:tcPr>
          <w:p w14:paraId="7862BEB4" w14:textId="7CCB9AA2" w:rsidR="002A2AE0" w:rsidRPr="00182A4C" w:rsidDel="0065404A" w:rsidRDefault="002A2AE0" w:rsidP="00334A3C">
            <w:pPr>
              <w:rPr>
                <w:del w:id="1489" w:author="Parks, Robbie M" w:date="2019-01-10T10:18:00Z"/>
                <w:rFonts w:eastAsia="Times New Roman"/>
                <w:color w:val="000000"/>
                <w:sz w:val="18"/>
                <w:szCs w:val="18"/>
              </w:rPr>
            </w:pPr>
            <w:del w:id="1490" w:author="Parks, Robbie M" w:date="2019-01-10T10:18:00Z">
              <w:r w:rsidRPr="00182A4C" w:rsidDel="0065404A">
                <w:rPr>
                  <w:rFonts w:eastAsia="Times New Roman"/>
                  <w:color w:val="000000"/>
                  <w:sz w:val="18"/>
                  <w:szCs w:val="18"/>
                </w:rPr>
                <w:delText xml:space="preserve"> 3.11 </w:delText>
              </w:r>
            </w:del>
            <w:del w:id="1491" w:author="Parks, Robbie M" w:date="2019-01-10T10:13:00Z">
              <w:r w:rsidRPr="00182A4C" w:rsidDel="008916F4">
                <w:rPr>
                  <w:rFonts w:eastAsia="Times New Roman"/>
                  <w:color w:val="000000"/>
                  <w:sz w:val="18"/>
                  <w:szCs w:val="18"/>
                </w:rPr>
                <w:delText xml:space="preserve">( </w:delText>
              </w:r>
            </w:del>
            <w:del w:id="1492" w:author="Parks, Robbie M" w:date="2019-01-10T10:18:00Z">
              <w:r w:rsidRPr="00182A4C" w:rsidDel="0065404A">
                <w:rPr>
                  <w:rFonts w:eastAsia="Times New Roman"/>
                  <w:color w:val="000000"/>
                  <w:sz w:val="18"/>
                  <w:szCs w:val="18"/>
                </w:rPr>
                <w:delText>1.85, 4.43)</w:delText>
              </w:r>
            </w:del>
          </w:p>
        </w:tc>
        <w:tc>
          <w:tcPr>
            <w:tcW w:w="1335" w:type="dxa"/>
            <w:shd w:val="clear" w:color="auto" w:fill="auto"/>
            <w:noWrap/>
            <w:vAlign w:val="bottom"/>
            <w:hideMark/>
          </w:tcPr>
          <w:p w14:paraId="7F3AFD31" w14:textId="630F5485" w:rsidR="002A2AE0" w:rsidRPr="00182A4C" w:rsidDel="0065404A" w:rsidRDefault="002A2AE0" w:rsidP="00334A3C">
            <w:pPr>
              <w:rPr>
                <w:del w:id="1493" w:author="Parks, Robbie M" w:date="2019-01-10T10:18:00Z"/>
                <w:rFonts w:eastAsia="Times New Roman"/>
                <w:color w:val="000000"/>
                <w:sz w:val="18"/>
                <w:szCs w:val="18"/>
              </w:rPr>
            </w:pPr>
            <w:del w:id="1494" w:author="Parks, Robbie M" w:date="2019-01-10T10:18:00Z">
              <w:r w:rsidRPr="00182A4C" w:rsidDel="0065404A">
                <w:rPr>
                  <w:rFonts w:eastAsia="Times New Roman"/>
                  <w:color w:val="000000"/>
                  <w:sz w:val="18"/>
                  <w:szCs w:val="18"/>
                </w:rPr>
                <w:delText xml:space="preserve"> 2.19 </w:delText>
              </w:r>
            </w:del>
            <w:del w:id="1495" w:author="Parks, Robbie M" w:date="2019-01-10T10:13:00Z">
              <w:r w:rsidRPr="00182A4C" w:rsidDel="008916F4">
                <w:rPr>
                  <w:rFonts w:eastAsia="Times New Roman"/>
                  <w:color w:val="000000"/>
                  <w:sz w:val="18"/>
                  <w:szCs w:val="18"/>
                </w:rPr>
                <w:delText xml:space="preserve">( </w:delText>
              </w:r>
            </w:del>
            <w:del w:id="1496" w:author="Parks, Robbie M" w:date="2019-01-10T10:18:00Z">
              <w:r w:rsidRPr="00182A4C" w:rsidDel="0065404A">
                <w:rPr>
                  <w:rFonts w:eastAsia="Times New Roman"/>
                  <w:color w:val="000000"/>
                  <w:sz w:val="18"/>
                  <w:szCs w:val="18"/>
                </w:rPr>
                <w:delText>0.94, 3.46)</w:delText>
              </w:r>
            </w:del>
          </w:p>
        </w:tc>
        <w:tc>
          <w:tcPr>
            <w:tcW w:w="1335" w:type="dxa"/>
            <w:shd w:val="clear" w:color="auto" w:fill="auto"/>
            <w:noWrap/>
            <w:vAlign w:val="bottom"/>
            <w:hideMark/>
          </w:tcPr>
          <w:p w14:paraId="1510401B" w14:textId="2221E02D" w:rsidR="002A2AE0" w:rsidRPr="00182A4C" w:rsidDel="0065404A" w:rsidRDefault="002A2AE0" w:rsidP="00334A3C">
            <w:pPr>
              <w:rPr>
                <w:del w:id="1497" w:author="Parks, Robbie M" w:date="2019-01-10T10:18:00Z"/>
                <w:rFonts w:eastAsia="Times New Roman"/>
                <w:color w:val="000000"/>
                <w:sz w:val="18"/>
                <w:szCs w:val="18"/>
              </w:rPr>
            </w:pPr>
            <w:del w:id="1498" w:author="Parks, Robbie M" w:date="2019-01-10T10:18:00Z">
              <w:r w:rsidRPr="00182A4C" w:rsidDel="0065404A">
                <w:rPr>
                  <w:rFonts w:eastAsia="Times New Roman"/>
                  <w:color w:val="000000"/>
                  <w:sz w:val="18"/>
                  <w:szCs w:val="18"/>
                </w:rPr>
                <w:delText xml:space="preserve"> 2.10 </w:delText>
              </w:r>
            </w:del>
            <w:del w:id="1499" w:author="Parks, Robbie M" w:date="2019-01-10T10:13:00Z">
              <w:r w:rsidRPr="00182A4C" w:rsidDel="008916F4">
                <w:rPr>
                  <w:rFonts w:eastAsia="Times New Roman"/>
                  <w:color w:val="000000"/>
                  <w:sz w:val="18"/>
                  <w:szCs w:val="18"/>
                </w:rPr>
                <w:delText xml:space="preserve">( </w:delText>
              </w:r>
            </w:del>
            <w:del w:id="1500" w:author="Parks, Robbie M" w:date="2019-01-10T10:18:00Z">
              <w:r w:rsidRPr="00182A4C" w:rsidDel="0065404A">
                <w:rPr>
                  <w:rFonts w:eastAsia="Times New Roman"/>
                  <w:color w:val="000000"/>
                  <w:sz w:val="18"/>
                  <w:szCs w:val="18"/>
                </w:rPr>
                <w:delText>0.80, 3.43)</w:delText>
              </w:r>
            </w:del>
          </w:p>
        </w:tc>
        <w:tc>
          <w:tcPr>
            <w:tcW w:w="1335" w:type="dxa"/>
            <w:shd w:val="clear" w:color="auto" w:fill="auto"/>
            <w:noWrap/>
            <w:vAlign w:val="bottom"/>
            <w:hideMark/>
          </w:tcPr>
          <w:p w14:paraId="2B7816AA" w14:textId="08A1D19A" w:rsidR="002A2AE0" w:rsidRPr="00182A4C" w:rsidDel="0065404A" w:rsidRDefault="002A2AE0" w:rsidP="00334A3C">
            <w:pPr>
              <w:rPr>
                <w:del w:id="1501" w:author="Parks, Robbie M" w:date="2019-01-10T10:18:00Z"/>
                <w:rFonts w:eastAsia="Times New Roman"/>
                <w:color w:val="000000"/>
                <w:sz w:val="18"/>
                <w:szCs w:val="18"/>
              </w:rPr>
            </w:pPr>
            <w:del w:id="1502" w:author="Parks, Robbie M" w:date="2019-01-10T10:18:00Z">
              <w:r w:rsidRPr="00182A4C" w:rsidDel="0065404A">
                <w:rPr>
                  <w:rFonts w:eastAsia="Times New Roman"/>
                  <w:color w:val="000000"/>
                  <w:sz w:val="18"/>
                  <w:szCs w:val="18"/>
                </w:rPr>
                <w:delText xml:space="preserve"> 0.60 (-0.98, 2.20)</w:delText>
              </w:r>
            </w:del>
          </w:p>
        </w:tc>
      </w:tr>
      <w:tr w:rsidR="002A2AE0" w:rsidRPr="00182A4C" w:rsidDel="0065404A" w14:paraId="43681C2E" w14:textId="53D495B6" w:rsidTr="002A2AE0">
        <w:trPr>
          <w:trHeight w:val="320"/>
          <w:del w:id="1503" w:author="Parks, Robbie M" w:date="2019-01-10T10:18:00Z"/>
        </w:trPr>
        <w:tc>
          <w:tcPr>
            <w:tcW w:w="1293" w:type="dxa"/>
            <w:shd w:val="clear" w:color="auto" w:fill="auto"/>
            <w:noWrap/>
            <w:vAlign w:val="bottom"/>
            <w:hideMark/>
          </w:tcPr>
          <w:p w14:paraId="58CCF013" w14:textId="7564D4DE" w:rsidR="002A2AE0" w:rsidRPr="00182A4C" w:rsidDel="0065404A" w:rsidRDefault="002A2AE0" w:rsidP="00334A3C">
            <w:pPr>
              <w:rPr>
                <w:del w:id="1504" w:author="Parks, Robbie M" w:date="2019-01-10T10:18:00Z"/>
                <w:rFonts w:eastAsia="Times New Roman"/>
                <w:color w:val="000000"/>
                <w:sz w:val="18"/>
                <w:szCs w:val="18"/>
              </w:rPr>
            </w:pPr>
            <w:del w:id="150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922FF4A" w14:textId="38473C1D" w:rsidR="002A2AE0" w:rsidRPr="00182A4C" w:rsidDel="0065404A" w:rsidRDefault="002A2AE0" w:rsidP="00334A3C">
            <w:pPr>
              <w:rPr>
                <w:del w:id="1506" w:author="Parks, Robbie M" w:date="2019-01-10T10:18:00Z"/>
                <w:rFonts w:eastAsia="Times New Roman"/>
                <w:color w:val="000000"/>
                <w:sz w:val="18"/>
                <w:szCs w:val="18"/>
              </w:rPr>
            </w:pPr>
            <w:del w:id="1507"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1FD9FAEE" w:rsidR="002A2AE0" w:rsidRPr="00182A4C" w:rsidDel="0065404A" w:rsidRDefault="002A2AE0" w:rsidP="00334A3C">
            <w:pPr>
              <w:rPr>
                <w:del w:id="1508" w:author="Parks, Robbie M" w:date="2019-01-10T10:18:00Z"/>
                <w:rFonts w:eastAsia="Times New Roman"/>
                <w:color w:val="000000"/>
                <w:sz w:val="18"/>
                <w:szCs w:val="18"/>
              </w:rPr>
            </w:pPr>
            <w:del w:id="1509" w:author="Parks, Robbie M" w:date="2019-01-10T10:18:00Z">
              <w:r w:rsidRPr="00182A4C" w:rsidDel="0065404A">
                <w:rPr>
                  <w:rFonts w:eastAsia="Times New Roman"/>
                  <w:color w:val="000000"/>
                  <w:sz w:val="18"/>
                  <w:szCs w:val="18"/>
                </w:rPr>
                <w:delText>-0.20 (-0.96, 0.59)</w:delText>
              </w:r>
            </w:del>
          </w:p>
        </w:tc>
        <w:tc>
          <w:tcPr>
            <w:tcW w:w="1335" w:type="dxa"/>
            <w:shd w:val="clear" w:color="auto" w:fill="auto"/>
            <w:noWrap/>
            <w:vAlign w:val="bottom"/>
            <w:hideMark/>
          </w:tcPr>
          <w:p w14:paraId="042C7266" w14:textId="21C31F48" w:rsidR="002A2AE0" w:rsidRPr="00182A4C" w:rsidDel="0065404A" w:rsidRDefault="002A2AE0" w:rsidP="00334A3C">
            <w:pPr>
              <w:rPr>
                <w:del w:id="1510" w:author="Parks, Robbie M" w:date="2019-01-10T10:18:00Z"/>
                <w:rFonts w:eastAsia="Times New Roman"/>
                <w:color w:val="000000"/>
                <w:sz w:val="18"/>
                <w:szCs w:val="18"/>
              </w:rPr>
            </w:pPr>
            <w:del w:id="1511" w:author="Parks, Robbie M" w:date="2019-01-10T10:18:00Z">
              <w:r w:rsidRPr="00182A4C" w:rsidDel="0065404A">
                <w:rPr>
                  <w:rFonts w:eastAsia="Times New Roman"/>
                  <w:color w:val="000000"/>
                  <w:sz w:val="18"/>
                  <w:szCs w:val="18"/>
                </w:rPr>
                <w:delText>-0.36 (-1.16, 0.42)</w:delText>
              </w:r>
            </w:del>
          </w:p>
        </w:tc>
        <w:tc>
          <w:tcPr>
            <w:tcW w:w="1335" w:type="dxa"/>
            <w:shd w:val="clear" w:color="auto" w:fill="auto"/>
            <w:noWrap/>
            <w:vAlign w:val="bottom"/>
            <w:hideMark/>
          </w:tcPr>
          <w:p w14:paraId="382D7691" w14:textId="5593CA26" w:rsidR="002A2AE0" w:rsidRPr="00182A4C" w:rsidDel="0065404A" w:rsidRDefault="002A2AE0" w:rsidP="00334A3C">
            <w:pPr>
              <w:rPr>
                <w:del w:id="1512" w:author="Parks, Robbie M" w:date="2019-01-10T10:18:00Z"/>
                <w:rFonts w:eastAsia="Times New Roman"/>
                <w:color w:val="000000"/>
                <w:sz w:val="18"/>
                <w:szCs w:val="18"/>
              </w:rPr>
            </w:pPr>
            <w:del w:id="1513" w:author="Parks, Robbie M" w:date="2019-01-10T10:18:00Z">
              <w:r w:rsidRPr="00182A4C" w:rsidDel="0065404A">
                <w:rPr>
                  <w:rFonts w:eastAsia="Times New Roman"/>
                  <w:color w:val="000000"/>
                  <w:sz w:val="18"/>
                  <w:szCs w:val="18"/>
                </w:rPr>
                <w:delText xml:space="preserve"> 0.62 (-0.15, 1.41)</w:delText>
              </w:r>
            </w:del>
          </w:p>
        </w:tc>
        <w:tc>
          <w:tcPr>
            <w:tcW w:w="1335" w:type="dxa"/>
            <w:shd w:val="clear" w:color="auto" w:fill="auto"/>
            <w:noWrap/>
            <w:vAlign w:val="bottom"/>
            <w:hideMark/>
          </w:tcPr>
          <w:p w14:paraId="432A6567" w14:textId="21BEE81A" w:rsidR="002A2AE0" w:rsidRPr="00182A4C" w:rsidDel="0065404A" w:rsidRDefault="002A2AE0" w:rsidP="00334A3C">
            <w:pPr>
              <w:rPr>
                <w:del w:id="1514" w:author="Parks, Robbie M" w:date="2019-01-10T10:18:00Z"/>
                <w:rFonts w:eastAsia="Times New Roman"/>
                <w:color w:val="000000"/>
                <w:sz w:val="18"/>
                <w:szCs w:val="18"/>
              </w:rPr>
            </w:pPr>
            <w:del w:id="1515" w:author="Parks, Robbie M" w:date="2019-01-10T10:18:00Z">
              <w:r w:rsidRPr="00182A4C" w:rsidDel="0065404A">
                <w:rPr>
                  <w:rFonts w:eastAsia="Times New Roman"/>
                  <w:color w:val="000000"/>
                  <w:sz w:val="18"/>
                  <w:szCs w:val="18"/>
                </w:rPr>
                <w:delText xml:space="preserve"> 0.37 (-0.49, 1.24)</w:delText>
              </w:r>
            </w:del>
          </w:p>
        </w:tc>
        <w:tc>
          <w:tcPr>
            <w:tcW w:w="1335" w:type="dxa"/>
            <w:shd w:val="clear" w:color="auto" w:fill="auto"/>
            <w:noWrap/>
            <w:vAlign w:val="bottom"/>
            <w:hideMark/>
          </w:tcPr>
          <w:p w14:paraId="4C80FA42" w14:textId="33DAEE2F" w:rsidR="002A2AE0" w:rsidRPr="00182A4C" w:rsidDel="0065404A" w:rsidRDefault="002A2AE0" w:rsidP="00334A3C">
            <w:pPr>
              <w:rPr>
                <w:del w:id="1516" w:author="Parks, Robbie M" w:date="2019-01-10T10:18:00Z"/>
                <w:rFonts w:eastAsia="Times New Roman"/>
                <w:color w:val="000000"/>
                <w:sz w:val="18"/>
                <w:szCs w:val="18"/>
              </w:rPr>
            </w:pPr>
            <w:del w:id="1517" w:author="Parks, Robbie M" w:date="2019-01-10T10:18:00Z">
              <w:r w:rsidRPr="00182A4C" w:rsidDel="0065404A">
                <w:rPr>
                  <w:rFonts w:eastAsia="Times New Roman"/>
                  <w:color w:val="000000"/>
                  <w:sz w:val="18"/>
                  <w:szCs w:val="18"/>
                </w:rPr>
                <w:delText xml:space="preserve"> 0.78 (-0.13, 1.69)</w:delText>
              </w:r>
            </w:del>
          </w:p>
        </w:tc>
        <w:tc>
          <w:tcPr>
            <w:tcW w:w="1335" w:type="dxa"/>
            <w:shd w:val="clear" w:color="auto" w:fill="auto"/>
            <w:noWrap/>
            <w:vAlign w:val="bottom"/>
            <w:hideMark/>
          </w:tcPr>
          <w:p w14:paraId="0B0D87A7" w14:textId="70F05883" w:rsidR="002A2AE0" w:rsidRPr="00182A4C" w:rsidDel="0065404A" w:rsidRDefault="002A2AE0" w:rsidP="00334A3C">
            <w:pPr>
              <w:rPr>
                <w:del w:id="1518" w:author="Parks, Robbie M" w:date="2019-01-10T10:18:00Z"/>
                <w:rFonts w:eastAsia="Times New Roman"/>
                <w:color w:val="000000"/>
                <w:sz w:val="18"/>
                <w:szCs w:val="18"/>
              </w:rPr>
            </w:pPr>
            <w:del w:id="1519" w:author="Parks, Robbie M" w:date="2019-01-10T10:18:00Z">
              <w:r w:rsidRPr="00182A4C" w:rsidDel="0065404A">
                <w:rPr>
                  <w:rFonts w:eastAsia="Times New Roman"/>
                  <w:color w:val="000000"/>
                  <w:sz w:val="18"/>
                  <w:szCs w:val="18"/>
                </w:rPr>
                <w:delText xml:space="preserve"> 0.39 (-0.48, 1.27)</w:delText>
              </w:r>
            </w:del>
          </w:p>
        </w:tc>
        <w:tc>
          <w:tcPr>
            <w:tcW w:w="1335" w:type="dxa"/>
            <w:shd w:val="clear" w:color="auto" w:fill="auto"/>
            <w:noWrap/>
            <w:vAlign w:val="bottom"/>
            <w:hideMark/>
          </w:tcPr>
          <w:p w14:paraId="2119C4B2" w14:textId="4F8098D1" w:rsidR="002A2AE0" w:rsidRPr="00182A4C" w:rsidDel="0065404A" w:rsidRDefault="002A2AE0" w:rsidP="00334A3C">
            <w:pPr>
              <w:rPr>
                <w:del w:id="1520" w:author="Parks, Robbie M" w:date="2019-01-10T10:18:00Z"/>
                <w:rFonts w:eastAsia="Times New Roman"/>
                <w:color w:val="000000"/>
                <w:sz w:val="18"/>
                <w:szCs w:val="18"/>
              </w:rPr>
            </w:pPr>
            <w:del w:id="1521" w:author="Parks, Robbie M" w:date="2019-01-10T10:18:00Z">
              <w:r w:rsidRPr="00182A4C" w:rsidDel="0065404A">
                <w:rPr>
                  <w:rFonts w:eastAsia="Times New Roman"/>
                  <w:color w:val="000000"/>
                  <w:sz w:val="18"/>
                  <w:szCs w:val="18"/>
                </w:rPr>
                <w:delText>-0.20 (-1.01, 0.62)</w:delText>
              </w:r>
            </w:del>
          </w:p>
        </w:tc>
        <w:tc>
          <w:tcPr>
            <w:tcW w:w="1335" w:type="dxa"/>
            <w:shd w:val="clear" w:color="auto" w:fill="auto"/>
            <w:noWrap/>
            <w:vAlign w:val="bottom"/>
            <w:hideMark/>
          </w:tcPr>
          <w:p w14:paraId="749BAEE3" w14:textId="13737441" w:rsidR="002A2AE0" w:rsidRPr="00182A4C" w:rsidDel="0065404A" w:rsidRDefault="002A2AE0" w:rsidP="00334A3C">
            <w:pPr>
              <w:rPr>
                <w:del w:id="1522" w:author="Parks, Robbie M" w:date="2019-01-10T10:18:00Z"/>
                <w:rFonts w:eastAsia="Times New Roman"/>
                <w:color w:val="000000"/>
                <w:sz w:val="18"/>
                <w:szCs w:val="18"/>
              </w:rPr>
            </w:pPr>
            <w:del w:id="1523" w:author="Parks, Robbie M" w:date="2019-01-10T10:18:00Z">
              <w:r w:rsidRPr="00182A4C" w:rsidDel="0065404A">
                <w:rPr>
                  <w:rFonts w:eastAsia="Times New Roman"/>
                  <w:color w:val="000000"/>
                  <w:sz w:val="18"/>
                  <w:szCs w:val="18"/>
                </w:rPr>
                <w:delText xml:space="preserve"> 0.11 (-0.68, 0.90)</w:delText>
              </w:r>
            </w:del>
          </w:p>
        </w:tc>
        <w:tc>
          <w:tcPr>
            <w:tcW w:w="1335" w:type="dxa"/>
            <w:shd w:val="clear" w:color="auto" w:fill="auto"/>
            <w:noWrap/>
            <w:vAlign w:val="bottom"/>
            <w:hideMark/>
          </w:tcPr>
          <w:p w14:paraId="13912C95" w14:textId="4F3F8B6C" w:rsidR="002A2AE0" w:rsidRPr="00182A4C" w:rsidDel="0065404A" w:rsidRDefault="002A2AE0" w:rsidP="00334A3C">
            <w:pPr>
              <w:rPr>
                <w:del w:id="1524" w:author="Parks, Robbie M" w:date="2019-01-10T10:18:00Z"/>
                <w:rFonts w:eastAsia="Times New Roman"/>
                <w:color w:val="000000"/>
                <w:sz w:val="18"/>
                <w:szCs w:val="18"/>
              </w:rPr>
            </w:pPr>
            <w:del w:id="1525" w:author="Parks, Robbie M" w:date="2019-01-10T10:18:00Z">
              <w:r w:rsidRPr="00182A4C" w:rsidDel="0065404A">
                <w:rPr>
                  <w:rFonts w:eastAsia="Times New Roman"/>
                  <w:color w:val="000000"/>
                  <w:sz w:val="18"/>
                  <w:szCs w:val="18"/>
                </w:rPr>
                <w:delText>-0.34 (-1.15, 0.45)</w:delText>
              </w:r>
            </w:del>
          </w:p>
        </w:tc>
      </w:tr>
      <w:tr w:rsidR="002A2AE0" w:rsidRPr="00182A4C" w:rsidDel="0065404A" w14:paraId="01208710" w14:textId="3C579F86" w:rsidTr="002A2AE0">
        <w:trPr>
          <w:trHeight w:val="320"/>
          <w:del w:id="1526" w:author="Parks, Robbie M" w:date="2019-01-10T10:18:00Z"/>
        </w:trPr>
        <w:tc>
          <w:tcPr>
            <w:tcW w:w="1293" w:type="dxa"/>
            <w:shd w:val="clear" w:color="auto" w:fill="auto"/>
            <w:noWrap/>
            <w:vAlign w:val="bottom"/>
            <w:hideMark/>
          </w:tcPr>
          <w:p w14:paraId="0C0DF891" w14:textId="1D803B0A" w:rsidR="002A2AE0" w:rsidRPr="00182A4C" w:rsidDel="0065404A" w:rsidRDefault="002A2AE0" w:rsidP="00334A3C">
            <w:pPr>
              <w:rPr>
                <w:del w:id="1527" w:author="Parks, Robbie M" w:date="2019-01-10T10:18:00Z"/>
                <w:rFonts w:eastAsia="Times New Roman"/>
                <w:color w:val="000000"/>
                <w:sz w:val="18"/>
                <w:szCs w:val="18"/>
              </w:rPr>
            </w:pPr>
            <w:del w:id="1528"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F057CB7" w14:textId="5B65B2E4" w:rsidR="002A2AE0" w:rsidRPr="00182A4C" w:rsidDel="0065404A" w:rsidRDefault="002A2AE0" w:rsidP="00334A3C">
            <w:pPr>
              <w:rPr>
                <w:del w:id="1529" w:author="Parks, Robbie M" w:date="2019-01-10T10:18:00Z"/>
                <w:rFonts w:eastAsia="Times New Roman"/>
                <w:color w:val="000000"/>
                <w:sz w:val="18"/>
                <w:szCs w:val="18"/>
              </w:rPr>
            </w:pPr>
            <w:del w:id="1530"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608E2822" w14:textId="678CC0DF" w:rsidR="002A2AE0" w:rsidRPr="00182A4C" w:rsidDel="0065404A" w:rsidRDefault="002A2AE0" w:rsidP="00334A3C">
            <w:pPr>
              <w:rPr>
                <w:del w:id="1531" w:author="Parks, Robbie M" w:date="2019-01-10T10:18:00Z"/>
                <w:rFonts w:eastAsia="Times New Roman"/>
                <w:color w:val="000000"/>
                <w:sz w:val="18"/>
                <w:szCs w:val="18"/>
              </w:rPr>
            </w:pPr>
            <w:del w:id="1532" w:author="Parks, Robbie M" w:date="2019-01-10T10:18:00Z">
              <w:r w:rsidRPr="00182A4C" w:rsidDel="0065404A">
                <w:rPr>
                  <w:rFonts w:eastAsia="Times New Roman"/>
                  <w:color w:val="000000"/>
                  <w:sz w:val="18"/>
                  <w:szCs w:val="18"/>
                </w:rPr>
                <w:delText xml:space="preserve"> 0.35 (-0.61, 1.32)</w:delText>
              </w:r>
            </w:del>
          </w:p>
        </w:tc>
        <w:tc>
          <w:tcPr>
            <w:tcW w:w="1335" w:type="dxa"/>
            <w:shd w:val="clear" w:color="auto" w:fill="auto"/>
            <w:noWrap/>
            <w:vAlign w:val="bottom"/>
            <w:hideMark/>
          </w:tcPr>
          <w:p w14:paraId="48A68E45" w14:textId="1DD0285F" w:rsidR="002A2AE0" w:rsidRPr="00182A4C" w:rsidDel="0065404A" w:rsidRDefault="002A2AE0" w:rsidP="00334A3C">
            <w:pPr>
              <w:rPr>
                <w:del w:id="1533" w:author="Parks, Robbie M" w:date="2019-01-10T10:18:00Z"/>
                <w:rFonts w:eastAsia="Times New Roman"/>
                <w:color w:val="000000"/>
                <w:sz w:val="18"/>
                <w:szCs w:val="18"/>
              </w:rPr>
            </w:pPr>
            <w:del w:id="1534" w:author="Parks, Robbie M" w:date="2019-01-10T10:18:00Z">
              <w:r w:rsidRPr="00182A4C" w:rsidDel="0065404A">
                <w:rPr>
                  <w:rFonts w:eastAsia="Times New Roman"/>
                  <w:color w:val="000000"/>
                  <w:sz w:val="18"/>
                  <w:szCs w:val="18"/>
                </w:rPr>
                <w:delText xml:space="preserve"> 0.70 (-0.37, 1.82)</w:delText>
              </w:r>
            </w:del>
          </w:p>
        </w:tc>
        <w:tc>
          <w:tcPr>
            <w:tcW w:w="1335" w:type="dxa"/>
            <w:shd w:val="clear" w:color="auto" w:fill="auto"/>
            <w:noWrap/>
            <w:vAlign w:val="bottom"/>
            <w:hideMark/>
          </w:tcPr>
          <w:p w14:paraId="38ACD8D0" w14:textId="420223F8" w:rsidR="002A2AE0" w:rsidRPr="00182A4C" w:rsidDel="0065404A" w:rsidRDefault="002A2AE0" w:rsidP="00334A3C">
            <w:pPr>
              <w:rPr>
                <w:del w:id="1535" w:author="Parks, Robbie M" w:date="2019-01-10T10:18:00Z"/>
                <w:rFonts w:eastAsia="Times New Roman"/>
                <w:color w:val="000000"/>
                <w:sz w:val="18"/>
                <w:szCs w:val="18"/>
              </w:rPr>
            </w:pPr>
            <w:del w:id="1536" w:author="Parks, Robbie M" w:date="2019-01-10T10:18:00Z">
              <w:r w:rsidRPr="00182A4C" w:rsidDel="0065404A">
                <w:rPr>
                  <w:rFonts w:eastAsia="Times New Roman"/>
                  <w:color w:val="000000"/>
                  <w:sz w:val="18"/>
                  <w:szCs w:val="18"/>
                </w:rPr>
                <w:delText xml:space="preserve"> 0.82 </w:delText>
              </w:r>
            </w:del>
            <w:del w:id="1537" w:author="Parks, Robbie M" w:date="2019-01-10T10:13:00Z">
              <w:r w:rsidRPr="00182A4C" w:rsidDel="008916F4">
                <w:rPr>
                  <w:rFonts w:eastAsia="Times New Roman"/>
                  <w:color w:val="000000"/>
                  <w:sz w:val="18"/>
                  <w:szCs w:val="18"/>
                </w:rPr>
                <w:delText xml:space="preserve">( </w:delText>
              </w:r>
            </w:del>
            <w:del w:id="1538" w:author="Parks, Robbie M" w:date="2019-01-10T10:18:00Z">
              <w:r w:rsidRPr="00182A4C" w:rsidDel="0065404A">
                <w:rPr>
                  <w:rFonts w:eastAsia="Times New Roman"/>
                  <w:color w:val="000000"/>
                  <w:sz w:val="18"/>
                  <w:szCs w:val="18"/>
                </w:rPr>
                <w:delText>0.38, 1.27)</w:delText>
              </w:r>
            </w:del>
          </w:p>
        </w:tc>
        <w:tc>
          <w:tcPr>
            <w:tcW w:w="1335" w:type="dxa"/>
            <w:shd w:val="clear" w:color="auto" w:fill="auto"/>
            <w:noWrap/>
            <w:vAlign w:val="bottom"/>
            <w:hideMark/>
          </w:tcPr>
          <w:p w14:paraId="5A06850B" w14:textId="3AC26ABF" w:rsidR="002A2AE0" w:rsidRPr="00182A4C" w:rsidDel="0065404A" w:rsidRDefault="002A2AE0" w:rsidP="00334A3C">
            <w:pPr>
              <w:rPr>
                <w:del w:id="1539" w:author="Parks, Robbie M" w:date="2019-01-10T10:18:00Z"/>
                <w:rFonts w:eastAsia="Times New Roman"/>
                <w:color w:val="000000"/>
                <w:sz w:val="18"/>
                <w:szCs w:val="18"/>
              </w:rPr>
            </w:pPr>
            <w:del w:id="1540" w:author="Parks, Robbie M" w:date="2019-01-10T10:18:00Z">
              <w:r w:rsidRPr="00182A4C" w:rsidDel="0065404A">
                <w:rPr>
                  <w:rFonts w:eastAsia="Times New Roman"/>
                  <w:color w:val="000000"/>
                  <w:sz w:val="18"/>
                  <w:szCs w:val="18"/>
                </w:rPr>
                <w:delText xml:space="preserve"> 1.16 </w:delText>
              </w:r>
            </w:del>
            <w:del w:id="1541" w:author="Parks, Robbie M" w:date="2019-01-10T10:13:00Z">
              <w:r w:rsidRPr="00182A4C" w:rsidDel="008916F4">
                <w:rPr>
                  <w:rFonts w:eastAsia="Times New Roman"/>
                  <w:color w:val="000000"/>
                  <w:sz w:val="18"/>
                  <w:szCs w:val="18"/>
                </w:rPr>
                <w:delText xml:space="preserve">( </w:delText>
              </w:r>
            </w:del>
            <w:del w:id="1542" w:author="Parks, Robbie M" w:date="2019-01-10T10:18:00Z">
              <w:r w:rsidRPr="00182A4C" w:rsidDel="0065404A">
                <w:rPr>
                  <w:rFonts w:eastAsia="Times New Roman"/>
                  <w:color w:val="000000"/>
                  <w:sz w:val="18"/>
                  <w:szCs w:val="18"/>
                </w:rPr>
                <w:delText>0.74, 1.60)</w:delText>
              </w:r>
            </w:del>
          </w:p>
        </w:tc>
        <w:tc>
          <w:tcPr>
            <w:tcW w:w="1335" w:type="dxa"/>
            <w:shd w:val="clear" w:color="auto" w:fill="auto"/>
            <w:noWrap/>
            <w:vAlign w:val="bottom"/>
            <w:hideMark/>
          </w:tcPr>
          <w:p w14:paraId="472ADCE6" w14:textId="5B5F535D" w:rsidR="002A2AE0" w:rsidRPr="00182A4C" w:rsidDel="0065404A" w:rsidRDefault="002A2AE0" w:rsidP="00334A3C">
            <w:pPr>
              <w:rPr>
                <w:del w:id="1543" w:author="Parks, Robbie M" w:date="2019-01-10T10:18:00Z"/>
                <w:rFonts w:eastAsia="Times New Roman"/>
                <w:color w:val="000000"/>
                <w:sz w:val="18"/>
                <w:szCs w:val="18"/>
              </w:rPr>
            </w:pPr>
            <w:del w:id="1544" w:author="Parks, Robbie M" w:date="2019-01-10T10:18:00Z">
              <w:r w:rsidRPr="00182A4C" w:rsidDel="0065404A">
                <w:rPr>
                  <w:rFonts w:eastAsia="Times New Roman"/>
                  <w:color w:val="000000"/>
                  <w:sz w:val="18"/>
                  <w:szCs w:val="18"/>
                </w:rPr>
                <w:delText xml:space="preserve"> 0.64 </w:delText>
              </w:r>
            </w:del>
            <w:del w:id="1545" w:author="Parks, Robbie M" w:date="2019-01-10T10:13:00Z">
              <w:r w:rsidRPr="00182A4C" w:rsidDel="008916F4">
                <w:rPr>
                  <w:rFonts w:eastAsia="Times New Roman"/>
                  <w:color w:val="000000"/>
                  <w:sz w:val="18"/>
                  <w:szCs w:val="18"/>
                </w:rPr>
                <w:delText xml:space="preserve">( </w:delText>
              </w:r>
            </w:del>
            <w:del w:id="1546" w:author="Parks, Robbie M" w:date="2019-01-10T10:18:00Z">
              <w:r w:rsidRPr="00182A4C" w:rsidDel="0065404A">
                <w:rPr>
                  <w:rFonts w:eastAsia="Times New Roman"/>
                  <w:color w:val="000000"/>
                  <w:sz w:val="18"/>
                  <w:szCs w:val="18"/>
                </w:rPr>
                <w:delText>0.15, 1.13)</w:delText>
              </w:r>
            </w:del>
          </w:p>
        </w:tc>
        <w:tc>
          <w:tcPr>
            <w:tcW w:w="1335" w:type="dxa"/>
            <w:shd w:val="clear" w:color="auto" w:fill="auto"/>
            <w:noWrap/>
            <w:vAlign w:val="bottom"/>
            <w:hideMark/>
          </w:tcPr>
          <w:p w14:paraId="52693E97" w14:textId="730DFC9C" w:rsidR="002A2AE0" w:rsidRPr="00182A4C" w:rsidDel="0065404A" w:rsidRDefault="002A2AE0" w:rsidP="00334A3C">
            <w:pPr>
              <w:rPr>
                <w:del w:id="1547" w:author="Parks, Robbie M" w:date="2019-01-10T10:18:00Z"/>
                <w:rFonts w:eastAsia="Times New Roman"/>
                <w:color w:val="000000"/>
                <w:sz w:val="18"/>
                <w:szCs w:val="18"/>
              </w:rPr>
            </w:pPr>
            <w:del w:id="1548" w:author="Parks, Robbie M" w:date="2019-01-10T10:18:00Z">
              <w:r w:rsidRPr="00182A4C" w:rsidDel="0065404A">
                <w:rPr>
                  <w:rFonts w:eastAsia="Times New Roman"/>
                  <w:color w:val="000000"/>
                  <w:sz w:val="18"/>
                  <w:szCs w:val="18"/>
                </w:rPr>
                <w:delText xml:space="preserve"> 0.53 (-0.06, 1.12)</w:delText>
              </w:r>
            </w:del>
          </w:p>
        </w:tc>
        <w:tc>
          <w:tcPr>
            <w:tcW w:w="1335" w:type="dxa"/>
            <w:shd w:val="clear" w:color="auto" w:fill="auto"/>
            <w:noWrap/>
            <w:vAlign w:val="bottom"/>
            <w:hideMark/>
          </w:tcPr>
          <w:p w14:paraId="2A931B4C" w14:textId="5D07CEFC" w:rsidR="002A2AE0" w:rsidRPr="00182A4C" w:rsidDel="0065404A" w:rsidRDefault="002A2AE0" w:rsidP="00334A3C">
            <w:pPr>
              <w:rPr>
                <w:del w:id="1549" w:author="Parks, Robbie M" w:date="2019-01-10T10:18:00Z"/>
                <w:rFonts w:eastAsia="Times New Roman"/>
                <w:color w:val="000000"/>
                <w:sz w:val="18"/>
                <w:szCs w:val="18"/>
              </w:rPr>
            </w:pPr>
            <w:del w:id="1550" w:author="Parks, Robbie M" w:date="2019-01-10T10:18:00Z">
              <w:r w:rsidRPr="00182A4C" w:rsidDel="0065404A">
                <w:rPr>
                  <w:rFonts w:eastAsia="Times New Roman"/>
                  <w:color w:val="000000"/>
                  <w:sz w:val="18"/>
                  <w:szCs w:val="18"/>
                </w:rPr>
                <w:delText xml:space="preserve"> 0.90 </w:delText>
              </w:r>
            </w:del>
            <w:del w:id="1551" w:author="Parks, Robbie M" w:date="2019-01-10T10:13:00Z">
              <w:r w:rsidRPr="00182A4C" w:rsidDel="008916F4">
                <w:rPr>
                  <w:rFonts w:eastAsia="Times New Roman"/>
                  <w:color w:val="000000"/>
                  <w:sz w:val="18"/>
                  <w:szCs w:val="18"/>
                </w:rPr>
                <w:delText xml:space="preserve">( </w:delText>
              </w:r>
            </w:del>
            <w:del w:id="1552" w:author="Parks, Robbie M" w:date="2019-01-10T10:18:00Z">
              <w:r w:rsidRPr="00182A4C" w:rsidDel="0065404A">
                <w:rPr>
                  <w:rFonts w:eastAsia="Times New Roman"/>
                  <w:color w:val="000000"/>
                  <w:sz w:val="18"/>
                  <w:szCs w:val="18"/>
                </w:rPr>
                <w:delText>0.14, 1.67)</w:delText>
              </w:r>
            </w:del>
          </w:p>
        </w:tc>
        <w:tc>
          <w:tcPr>
            <w:tcW w:w="1335" w:type="dxa"/>
            <w:shd w:val="clear" w:color="auto" w:fill="auto"/>
            <w:noWrap/>
            <w:vAlign w:val="bottom"/>
            <w:hideMark/>
          </w:tcPr>
          <w:p w14:paraId="688AF06C" w14:textId="0F9C7004" w:rsidR="002A2AE0" w:rsidRPr="00182A4C" w:rsidDel="0065404A" w:rsidRDefault="002A2AE0" w:rsidP="00334A3C">
            <w:pPr>
              <w:rPr>
                <w:del w:id="1553" w:author="Parks, Robbie M" w:date="2019-01-10T10:18:00Z"/>
                <w:rFonts w:eastAsia="Times New Roman"/>
                <w:color w:val="000000"/>
                <w:sz w:val="18"/>
                <w:szCs w:val="18"/>
              </w:rPr>
            </w:pPr>
            <w:del w:id="1554" w:author="Parks, Robbie M" w:date="2019-01-10T10:18:00Z">
              <w:r w:rsidRPr="00182A4C" w:rsidDel="0065404A">
                <w:rPr>
                  <w:rFonts w:eastAsia="Times New Roman"/>
                  <w:color w:val="000000"/>
                  <w:sz w:val="18"/>
                  <w:szCs w:val="18"/>
                </w:rPr>
                <w:delText xml:space="preserve"> 0.52 (-0.47, 1.49)</w:delText>
              </w:r>
            </w:del>
          </w:p>
        </w:tc>
        <w:tc>
          <w:tcPr>
            <w:tcW w:w="1335" w:type="dxa"/>
            <w:shd w:val="clear" w:color="auto" w:fill="auto"/>
            <w:noWrap/>
            <w:vAlign w:val="bottom"/>
            <w:hideMark/>
          </w:tcPr>
          <w:p w14:paraId="353659D1" w14:textId="7F821474" w:rsidR="002A2AE0" w:rsidRPr="00182A4C" w:rsidDel="0065404A" w:rsidRDefault="002A2AE0" w:rsidP="00334A3C">
            <w:pPr>
              <w:rPr>
                <w:del w:id="1555" w:author="Parks, Robbie M" w:date="2019-01-10T10:18:00Z"/>
                <w:rFonts w:eastAsia="Times New Roman"/>
                <w:color w:val="000000"/>
                <w:sz w:val="18"/>
                <w:szCs w:val="18"/>
              </w:rPr>
            </w:pPr>
            <w:del w:id="1556" w:author="Parks, Robbie M" w:date="2019-01-10T10:18:00Z">
              <w:r w:rsidRPr="00182A4C" w:rsidDel="0065404A">
                <w:rPr>
                  <w:rFonts w:eastAsia="Times New Roman"/>
                  <w:color w:val="000000"/>
                  <w:sz w:val="18"/>
                  <w:szCs w:val="18"/>
                </w:rPr>
                <w:delText xml:space="preserve"> 0.71 (-0.75, 2.19)</w:delText>
              </w:r>
            </w:del>
          </w:p>
        </w:tc>
      </w:tr>
      <w:tr w:rsidR="002A2AE0" w:rsidRPr="00182A4C" w:rsidDel="0065404A" w14:paraId="70783327" w14:textId="3079DFC4" w:rsidTr="002A2AE0">
        <w:trPr>
          <w:trHeight w:val="639"/>
          <w:del w:id="1557" w:author="Parks, Robbie M" w:date="2019-01-10T10:18:00Z"/>
        </w:trPr>
        <w:tc>
          <w:tcPr>
            <w:tcW w:w="1293" w:type="dxa"/>
            <w:shd w:val="clear" w:color="auto" w:fill="auto"/>
            <w:noWrap/>
            <w:vAlign w:val="bottom"/>
            <w:hideMark/>
          </w:tcPr>
          <w:p w14:paraId="57EA2603" w14:textId="088FBB6A" w:rsidR="002A2AE0" w:rsidRPr="00182A4C" w:rsidDel="0065404A" w:rsidRDefault="002A2AE0" w:rsidP="00334A3C">
            <w:pPr>
              <w:rPr>
                <w:del w:id="1558" w:author="Parks, Robbie M" w:date="2019-01-10T10:18:00Z"/>
                <w:rFonts w:eastAsia="Times New Roman"/>
                <w:color w:val="000000"/>
                <w:sz w:val="18"/>
                <w:szCs w:val="18"/>
              </w:rPr>
            </w:pPr>
            <w:del w:id="1559"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CC11995" w14:textId="0D157BEC" w:rsidR="002A2AE0" w:rsidRPr="00182A4C" w:rsidDel="0065404A" w:rsidRDefault="002A2AE0" w:rsidP="00334A3C">
            <w:pPr>
              <w:rPr>
                <w:del w:id="1560" w:author="Parks, Robbie M" w:date="2019-01-10T10:18:00Z"/>
                <w:rFonts w:eastAsia="Times New Roman"/>
                <w:color w:val="000000"/>
                <w:sz w:val="18"/>
                <w:szCs w:val="18"/>
              </w:rPr>
            </w:pPr>
            <w:del w:id="1561"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26FF3BED" w14:textId="0C3FB8DF" w:rsidR="002A2AE0" w:rsidRPr="00182A4C" w:rsidDel="0065404A" w:rsidRDefault="002A2AE0" w:rsidP="001F7DDE">
            <w:pPr>
              <w:rPr>
                <w:del w:id="1562" w:author="Parks, Robbie M" w:date="2019-01-10T10:18:00Z"/>
                <w:rFonts w:eastAsia="Times New Roman"/>
                <w:color w:val="000000"/>
                <w:sz w:val="18"/>
                <w:szCs w:val="18"/>
              </w:rPr>
            </w:pPr>
            <w:del w:id="1563"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28AAC1ED" w14:textId="03A3F5F8" w:rsidR="002A2AE0" w:rsidRPr="00182A4C" w:rsidDel="0065404A" w:rsidRDefault="002A2AE0" w:rsidP="00334A3C">
            <w:pPr>
              <w:rPr>
                <w:del w:id="1564" w:author="Parks, Robbie M" w:date="2019-01-10T10:18:00Z"/>
                <w:rFonts w:eastAsia="Times New Roman"/>
                <w:color w:val="000000"/>
                <w:sz w:val="18"/>
                <w:szCs w:val="18"/>
              </w:rPr>
            </w:pPr>
            <w:del w:id="1565" w:author="Parks, Robbie M" w:date="2019-01-10T10:18:00Z">
              <w:r w:rsidRPr="00182A4C" w:rsidDel="0065404A">
                <w:rPr>
                  <w:rFonts w:eastAsia="Times New Roman"/>
                  <w:color w:val="000000"/>
                  <w:sz w:val="18"/>
                  <w:szCs w:val="18"/>
                </w:rPr>
                <w:delText xml:space="preserve"> 0.53 (-0.61, 1.70)</w:delText>
              </w:r>
            </w:del>
          </w:p>
        </w:tc>
        <w:tc>
          <w:tcPr>
            <w:tcW w:w="1335" w:type="dxa"/>
            <w:shd w:val="clear" w:color="auto" w:fill="auto"/>
            <w:noWrap/>
            <w:vAlign w:val="bottom"/>
            <w:hideMark/>
          </w:tcPr>
          <w:p w14:paraId="39DE57DF" w14:textId="6EE3829F" w:rsidR="002A2AE0" w:rsidRPr="00182A4C" w:rsidDel="0065404A" w:rsidRDefault="002A2AE0" w:rsidP="00334A3C">
            <w:pPr>
              <w:rPr>
                <w:del w:id="1566" w:author="Parks, Robbie M" w:date="2019-01-10T10:18:00Z"/>
                <w:rFonts w:eastAsia="Times New Roman"/>
                <w:color w:val="000000"/>
                <w:sz w:val="18"/>
                <w:szCs w:val="18"/>
              </w:rPr>
            </w:pPr>
            <w:del w:id="1567" w:author="Parks, Robbie M" w:date="2019-01-10T10:18:00Z">
              <w:r w:rsidRPr="00182A4C" w:rsidDel="0065404A">
                <w:rPr>
                  <w:rFonts w:eastAsia="Times New Roman"/>
                  <w:color w:val="000000"/>
                  <w:sz w:val="18"/>
                  <w:szCs w:val="18"/>
                </w:rPr>
                <w:delText xml:space="preserve"> 0.44 </w:delText>
              </w:r>
            </w:del>
            <w:del w:id="1568" w:author="Parks, Robbie M" w:date="2019-01-10T10:13:00Z">
              <w:r w:rsidRPr="00182A4C" w:rsidDel="008916F4">
                <w:rPr>
                  <w:rFonts w:eastAsia="Times New Roman"/>
                  <w:color w:val="000000"/>
                  <w:sz w:val="18"/>
                  <w:szCs w:val="18"/>
                </w:rPr>
                <w:delText xml:space="preserve">( </w:delText>
              </w:r>
            </w:del>
            <w:del w:id="1569" w:author="Parks, Robbie M" w:date="2019-01-10T10:18:00Z">
              <w:r w:rsidRPr="00182A4C" w:rsidDel="0065404A">
                <w:rPr>
                  <w:rFonts w:eastAsia="Times New Roman"/>
                  <w:color w:val="000000"/>
                  <w:sz w:val="18"/>
                  <w:szCs w:val="18"/>
                </w:rPr>
                <w:delText>0.06, 0.81)</w:delText>
              </w:r>
            </w:del>
          </w:p>
        </w:tc>
        <w:tc>
          <w:tcPr>
            <w:tcW w:w="1335" w:type="dxa"/>
            <w:shd w:val="clear" w:color="auto" w:fill="auto"/>
            <w:noWrap/>
            <w:vAlign w:val="bottom"/>
            <w:hideMark/>
          </w:tcPr>
          <w:p w14:paraId="21DDD763" w14:textId="0C7B6960" w:rsidR="002A2AE0" w:rsidRPr="00182A4C" w:rsidDel="0065404A" w:rsidRDefault="002A2AE0" w:rsidP="00334A3C">
            <w:pPr>
              <w:rPr>
                <w:del w:id="1570" w:author="Parks, Robbie M" w:date="2019-01-10T10:18:00Z"/>
                <w:rFonts w:eastAsia="Times New Roman"/>
                <w:color w:val="000000"/>
                <w:sz w:val="18"/>
                <w:szCs w:val="18"/>
              </w:rPr>
            </w:pPr>
            <w:del w:id="1571" w:author="Parks, Robbie M" w:date="2019-01-10T10:18:00Z">
              <w:r w:rsidRPr="00182A4C" w:rsidDel="0065404A">
                <w:rPr>
                  <w:rFonts w:eastAsia="Times New Roman"/>
                  <w:color w:val="000000"/>
                  <w:sz w:val="18"/>
                  <w:szCs w:val="18"/>
                </w:rPr>
                <w:delText xml:space="preserve"> 0.68 </w:delText>
              </w:r>
            </w:del>
            <w:del w:id="1572" w:author="Parks, Robbie M" w:date="2019-01-10T10:13:00Z">
              <w:r w:rsidRPr="00182A4C" w:rsidDel="008916F4">
                <w:rPr>
                  <w:rFonts w:eastAsia="Times New Roman"/>
                  <w:color w:val="000000"/>
                  <w:sz w:val="18"/>
                  <w:szCs w:val="18"/>
                </w:rPr>
                <w:delText xml:space="preserve">( </w:delText>
              </w:r>
            </w:del>
            <w:del w:id="1573" w:author="Parks, Robbie M" w:date="2019-01-10T10:18:00Z">
              <w:r w:rsidRPr="00182A4C" w:rsidDel="0065404A">
                <w:rPr>
                  <w:rFonts w:eastAsia="Times New Roman"/>
                  <w:color w:val="000000"/>
                  <w:sz w:val="18"/>
                  <w:szCs w:val="18"/>
                </w:rPr>
                <w:delText>0.33, 1.04)</w:delText>
              </w:r>
            </w:del>
          </w:p>
        </w:tc>
        <w:tc>
          <w:tcPr>
            <w:tcW w:w="1335" w:type="dxa"/>
            <w:shd w:val="clear" w:color="auto" w:fill="auto"/>
            <w:noWrap/>
            <w:vAlign w:val="bottom"/>
            <w:hideMark/>
          </w:tcPr>
          <w:p w14:paraId="569CAE7B" w14:textId="7B312450" w:rsidR="002A2AE0" w:rsidRPr="00182A4C" w:rsidDel="0065404A" w:rsidRDefault="002A2AE0" w:rsidP="00334A3C">
            <w:pPr>
              <w:rPr>
                <w:del w:id="1574" w:author="Parks, Robbie M" w:date="2019-01-10T10:18:00Z"/>
                <w:rFonts w:eastAsia="Times New Roman"/>
                <w:color w:val="000000"/>
                <w:sz w:val="18"/>
                <w:szCs w:val="18"/>
              </w:rPr>
            </w:pPr>
            <w:del w:id="1575" w:author="Parks, Robbie M" w:date="2019-01-10T10:18:00Z">
              <w:r w:rsidRPr="00182A4C" w:rsidDel="0065404A">
                <w:rPr>
                  <w:rFonts w:eastAsia="Times New Roman"/>
                  <w:color w:val="000000"/>
                  <w:sz w:val="18"/>
                  <w:szCs w:val="18"/>
                </w:rPr>
                <w:delText xml:space="preserve"> 0.88 </w:delText>
              </w:r>
            </w:del>
            <w:del w:id="1576" w:author="Parks, Robbie M" w:date="2019-01-10T10:13:00Z">
              <w:r w:rsidRPr="00182A4C" w:rsidDel="008916F4">
                <w:rPr>
                  <w:rFonts w:eastAsia="Times New Roman"/>
                  <w:color w:val="000000"/>
                  <w:sz w:val="18"/>
                  <w:szCs w:val="18"/>
                </w:rPr>
                <w:delText xml:space="preserve">( </w:delText>
              </w:r>
            </w:del>
            <w:del w:id="1577" w:author="Parks, Robbie M" w:date="2019-01-10T10:18:00Z">
              <w:r w:rsidRPr="00182A4C" w:rsidDel="0065404A">
                <w:rPr>
                  <w:rFonts w:eastAsia="Times New Roman"/>
                  <w:color w:val="000000"/>
                  <w:sz w:val="18"/>
                  <w:szCs w:val="18"/>
                </w:rPr>
                <w:delText>0.51, 1.25)</w:delText>
              </w:r>
            </w:del>
          </w:p>
        </w:tc>
        <w:tc>
          <w:tcPr>
            <w:tcW w:w="1335" w:type="dxa"/>
            <w:shd w:val="clear" w:color="auto" w:fill="auto"/>
            <w:noWrap/>
            <w:vAlign w:val="bottom"/>
            <w:hideMark/>
          </w:tcPr>
          <w:p w14:paraId="53DE8364" w14:textId="45FBD3BB" w:rsidR="002A2AE0" w:rsidRPr="00182A4C" w:rsidDel="0065404A" w:rsidRDefault="002A2AE0" w:rsidP="00334A3C">
            <w:pPr>
              <w:rPr>
                <w:del w:id="1578" w:author="Parks, Robbie M" w:date="2019-01-10T10:18:00Z"/>
                <w:rFonts w:eastAsia="Times New Roman"/>
                <w:color w:val="000000"/>
                <w:sz w:val="18"/>
                <w:szCs w:val="18"/>
              </w:rPr>
            </w:pPr>
            <w:del w:id="1579" w:author="Parks, Robbie M" w:date="2019-01-10T10:18:00Z">
              <w:r w:rsidRPr="00182A4C" w:rsidDel="0065404A">
                <w:rPr>
                  <w:rFonts w:eastAsia="Times New Roman"/>
                  <w:color w:val="000000"/>
                  <w:sz w:val="18"/>
                  <w:szCs w:val="18"/>
                </w:rPr>
                <w:delText xml:space="preserve"> 0.57 </w:delText>
              </w:r>
            </w:del>
            <w:del w:id="1580" w:author="Parks, Robbie M" w:date="2019-01-10T10:13:00Z">
              <w:r w:rsidRPr="00182A4C" w:rsidDel="008916F4">
                <w:rPr>
                  <w:rFonts w:eastAsia="Times New Roman"/>
                  <w:color w:val="000000"/>
                  <w:sz w:val="18"/>
                  <w:szCs w:val="18"/>
                </w:rPr>
                <w:delText xml:space="preserve">( </w:delText>
              </w:r>
            </w:del>
            <w:del w:id="1581" w:author="Parks, Robbie M" w:date="2019-01-10T10:18:00Z">
              <w:r w:rsidRPr="00182A4C" w:rsidDel="0065404A">
                <w:rPr>
                  <w:rFonts w:eastAsia="Times New Roman"/>
                  <w:color w:val="000000"/>
                  <w:sz w:val="18"/>
                  <w:szCs w:val="18"/>
                </w:rPr>
                <w:delText>0.19, 0.95)</w:delText>
              </w:r>
            </w:del>
          </w:p>
        </w:tc>
        <w:tc>
          <w:tcPr>
            <w:tcW w:w="1335" w:type="dxa"/>
            <w:shd w:val="clear" w:color="auto" w:fill="auto"/>
            <w:noWrap/>
            <w:vAlign w:val="bottom"/>
            <w:hideMark/>
          </w:tcPr>
          <w:p w14:paraId="1A6383F3" w14:textId="77359748" w:rsidR="002A2AE0" w:rsidRPr="00182A4C" w:rsidDel="0065404A" w:rsidRDefault="002A2AE0" w:rsidP="00334A3C">
            <w:pPr>
              <w:rPr>
                <w:del w:id="1582" w:author="Parks, Robbie M" w:date="2019-01-10T10:18:00Z"/>
                <w:rFonts w:eastAsia="Times New Roman"/>
                <w:color w:val="000000"/>
                <w:sz w:val="18"/>
                <w:szCs w:val="18"/>
              </w:rPr>
            </w:pPr>
            <w:del w:id="1583" w:author="Parks, Robbie M" w:date="2019-01-10T10:18:00Z">
              <w:r w:rsidRPr="00182A4C" w:rsidDel="0065404A">
                <w:rPr>
                  <w:rFonts w:eastAsia="Times New Roman"/>
                  <w:color w:val="000000"/>
                  <w:sz w:val="18"/>
                  <w:szCs w:val="18"/>
                </w:rPr>
                <w:delText xml:space="preserve"> 1.00 </w:delText>
              </w:r>
            </w:del>
            <w:del w:id="1584" w:author="Parks, Robbie M" w:date="2019-01-10T10:13:00Z">
              <w:r w:rsidRPr="00182A4C" w:rsidDel="008916F4">
                <w:rPr>
                  <w:rFonts w:eastAsia="Times New Roman"/>
                  <w:color w:val="000000"/>
                  <w:sz w:val="18"/>
                  <w:szCs w:val="18"/>
                </w:rPr>
                <w:delText xml:space="preserve">( </w:delText>
              </w:r>
            </w:del>
            <w:del w:id="1585" w:author="Parks, Robbie M" w:date="2019-01-10T10:18:00Z">
              <w:r w:rsidRPr="00182A4C" w:rsidDel="0065404A">
                <w:rPr>
                  <w:rFonts w:eastAsia="Times New Roman"/>
                  <w:color w:val="000000"/>
                  <w:sz w:val="18"/>
                  <w:szCs w:val="18"/>
                </w:rPr>
                <w:delText>0.58, 1.44)</w:delText>
              </w:r>
            </w:del>
          </w:p>
        </w:tc>
        <w:tc>
          <w:tcPr>
            <w:tcW w:w="1335" w:type="dxa"/>
            <w:shd w:val="clear" w:color="auto" w:fill="auto"/>
            <w:noWrap/>
            <w:vAlign w:val="bottom"/>
            <w:hideMark/>
          </w:tcPr>
          <w:p w14:paraId="76C9B4FA" w14:textId="5A51230D" w:rsidR="002A2AE0" w:rsidRPr="00182A4C" w:rsidDel="0065404A" w:rsidRDefault="002A2AE0" w:rsidP="00334A3C">
            <w:pPr>
              <w:rPr>
                <w:del w:id="1586" w:author="Parks, Robbie M" w:date="2019-01-10T10:18:00Z"/>
                <w:rFonts w:eastAsia="Times New Roman"/>
                <w:color w:val="000000"/>
                <w:sz w:val="18"/>
                <w:szCs w:val="18"/>
              </w:rPr>
            </w:pPr>
            <w:del w:id="1587" w:author="Parks, Robbie M" w:date="2019-01-10T10:18:00Z">
              <w:r w:rsidRPr="00182A4C" w:rsidDel="0065404A">
                <w:rPr>
                  <w:rFonts w:eastAsia="Times New Roman"/>
                  <w:color w:val="000000"/>
                  <w:sz w:val="18"/>
                  <w:szCs w:val="18"/>
                </w:rPr>
                <w:delText xml:space="preserve"> 0.75 </w:delText>
              </w:r>
            </w:del>
            <w:del w:id="1588" w:author="Parks, Robbie M" w:date="2019-01-10T10:13:00Z">
              <w:r w:rsidRPr="00182A4C" w:rsidDel="008916F4">
                <w:rPr>
                  <w:rFonts w:eastAsia="Times New Roman"/>
                  <w:color w:val="000000"/>
                  <w:sz w:val="18"/>
                  <w:szCs w:val="18"/>
                </w:rPr>
                <w:delText xml:space="preserve">( </w:delText>
              </w:r>
            </w:del>
            <w:del w:id="1589" w:author="Parks, Robbie M" w:date="2019-01-10T10:18:00Z">
              <w:r w:rsidRPr="00182A4C" w:rsidDel="0065404A">
                <w:rPr>
                  <w:rFonts w:eastAsia="Times New Roman"/>
                  <w:color w:val="000000"/>
                  <w:sz w:val="18"/>
                  <w:szCs w:val="18"/>
                </w:rPr>
                <w:delText>0.27, 1.22)</w:delText>
              </w:r>
            </w:del>
          </w:p>
        </w:tc>
        <w:tc>
          <w:tcPr>
            <w:tcW w:w="1335" w:type="dxa"/>
            <w:shd w:val="clear" w:color="auto" w:fill="auto"/>
            <w:noWrap/>
            <w:vAlign w:val="bottom"/>
            <w:hideMark/>
          </w:tcPr>
          <w:p w14:paraId="3330C166" w14:textId="01B8FACB" w:rsidR="002A2AE0" w:rsidRPr="00182A4C" w:rsidDel="0065404A" w:rsidRDefault="002A2AE0" w:rsidP="00334A3C">
            <w:pPr>
              <w:rPr>
                <w:del w:id="1590" w:author="Parks, Robbie M" w:date="2019-01-10T10:18:00Z"/>
                <w:rFonts w:eastAsia="Times New Roman"/>
                <w:color w:val="000000"/>
                <w:sz w:val="18"/>
                <w:szCs w:val="18"/>
              </w:rPr>
            </w:pPr>
            <w:del w:id="1591" w:author="Parks, Robbie M" w:date="2019-01-10T10:18:00Z">
              <w:r w:rsidRPr="00182A4C" w:rsidDel="0065404A">
                <w:rPr>
                  <w:rFonts w:eastAsia="Times New Roman"/>
                  <w:color w:val="000000"/>
                  <w:sz w:val="18"/>
                  <w:szCs w:val="18"/>
                </w:rPr>
                <w:delText xml:space="preserve"> 0.86 </w:delText>
              </w:r>
            </w:del>
            <w:del w:id="1592" w:author="Parks, Robbie M" w:date="2019-01-10T10:13:00Z">
              <w:r w:rsidRPr="00182A4C" w:rsidDel="008916F4">
                <w:rPr>
                  <w:rFonts w:eastAsia="Times New Roman"/>
                  <w:color w:val="000000"/>
                  <w:sz w:val="18"/>
                  <w:szCs w:val="18"/>
                </w:rPr>
                <w:delText xml:space="preserve">( </w:delText>
              </w:r>
            </w:del>
            <w:del w:id="1593" w:author="Parks, Robbie M" w:date="2019-01-10T10:18:00Z">
              <w:r w:rsidRPr="00182A4C" w:rsidDel="0065404A">
                <w:rPr>
                  <w:rFonts w:eastAsia="Times New Roman"/>
                  <w:color w:val="000000"/>
                  <w:sz w:val="18"/>
                  <w:szCs w:val="18"/>
                </w:rPr>
                <w:delText>0.06, 1.65)</w:delText>
              </w:r>
            </w:del>
          </w:p>
        </w:tc>
      </w:tr>
      <w:tr w:rsidR="002A2AE0" w:rsidRPr="00182A4C" w:rsidDel="0065404A" w14:paraId="5FBE5B5F" w14:textId="76C30AA4" w:rsidTr="002A2AE0">
        <w:trPr>
          <w:trHeight w:val="320"/>
          <w:del w:id="1594" w:author="Parks, Robbie M" w:date="2019-01-10T10:18:00Z"/>
        </w:trPr>
        <w:tc>
          <w:tcPr>
            <w:tcW w:w="1293" w:type="dxa"/>
            <w:shd w:val="clear" w:color="auto" w:fill="auto"/>
            <w:noWrap/>
            <w:vAlign w:val="bottom"/>
            <w:hideMark/>
          </w:tcPr>
          <w:p w14:paraId="4E4F5BD9" w14:textId="4E8A2783" w:rsidR="002A2AE0" w:rsidRPr="00182A4C" w:rsidDel="0065404A" w:rsidRDefault="002A2AE0" w:rsidP="00334A3C">
            <w:pPr>
              <w:rPr>
                <w:del w:id="1595" w:author="Parks, Robbie M" w:date="2019-01-10T10:18:00Z"/>
                <w:rFonts w:eastAsia="Times New Roman"/>
                <w:color w:val="000000"/>
                <w:sz w:val="18"/>
                <w:szCs w:val="18"/>
              </w:rPr>
            </w:pPr>
            <w:del w:id="1596"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837743" w14:textId="251ABE1C" w:rsidR="002A2AE0" w:rsidRPr="00182A4C" w:rsidDel="0065404A" w:rsidRDefault="002A2AE0" w:rsidP="00334A3C">
            <w:pPr>
              <w:rPr>
                <w:del w:id="1597" w:author="Parks, Robbie M" w:date="2019-01-10T10:18:00Z"/>
                <w:rFonts w:eastAsia="Times New Roman"/>
                <w:color w:val="000000"/>
                <w:sz w:val="18"/>
                <w:szCs w:val="18"/>
              </w:rPr>
            </w:pPr>
            <w:del w:id="1598"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2F83209B" w14:textId="0DFBF2C5" w:rsidR="002A2AE0" w:rsidRPr="00182A4C" w:rsidDel="0065404A" w:rsidRDefault="002A2AE0" w:rsidP="00334A3C">
            <w:pPr>
              <w:rPr>
                <w:del w:id="1599" w:author="Parks, Robbie M" w:date="2019-01-10T10:18:00Z"/>
                <w:rFonts w:eastAsia="Times New Roman"/>
                <w:color w:val="000000"/>
                <w:sz w:val="18"/>
                <w:szCs w:val="18"/>
              </w:rPr>
            </w:pPr>
            <w:del w:id="1600" w:author="Parks, Robbie M" w:date="2019-01-10T10:18:00Z">
              <w:r w:rsidRPr="00182A4C" w:rsidDel="0065404A">
                <w:rPr>
                  <w:rFonts w:eastAsia="Times New Roman"/>
                  <w:color w:val="000000"/>
                  <w:sz w:val="18"/>
                  <w:szCs w:val="18"/>
                </w:rPr>
                <w:delText xml:space="preserve"> 0.59 (-0.41, 1.60)</w:delText>
              </w:r>
            </w:del>
          </w:p>
        </w:tc>
        <w:tc>
          <w:tcPr>
            <w:tcW w:w="1335" w:type="dxa"/>
            <w:shd w:val="clear" w:color="auto" w:fill="auto"/>
            <w:noWrap/>
            <w:vAlign w:val="bottom"/>
            <w:hideMark/>
          </w:tcPr>
          <w:p w14:paraId="548696ED" w14:textId="2756491B" w:rsidR="002A2AE0" w:rsidRPr="00182A4C" w:rsidDel="0065404A" w:rsidRDefault="002A2AE0" w:rsidP="00334A3C">
            <w:pPr>
              <w:rPr>
                <w:del w:id="1601" w:author="Parks, Robbie M" w:date="2019-01-10T10:18:00Z"/>
                <w:rFonts w:eastAsia="Times New Roman"/>
                <w:color w:val="000000"/>
                <w:sz w:val="18"/>
                <w:szCs w:val="18"/>
              </w:rPr>
            </w:pPr>
            <w:del w:id="1602" w:author="Parks, Robbie M" w:date="2019-01-10T10:18:00Z">
              <w:r w:rsidRPr="00182A4C" w:rsidDel="0065404A">
                <w:rPr>
                  <w:rFonts w:eastAsia="Times New Roman"/>
                  <w:color w:val="000000"/>
                  <w:sz w:val="18"/>
                  <w:szCs w:val="18"/>
                </w:rPr>
                <w:delText xml:space="preserve"> 1.05 </w:delText>
              </w:r>
            </w:del>
            <w:del w:id="1603" w:author="Parks, Robbie M" w:date="2019-01-10T10:13:00Z">
              <w:r w:rsidRPr="00182A4C" w:rsidDel="008916F4">
                <w:rPr>
                  <w:rFonts w:eastAsia="Times New Roman"/>
                  <w:color w:val="000000"/>
                  <w:sz w:val="18"/>
                  <w:szCs w:val="18"/>
                </w:rPr>
                <w:delText xml:space="preserve">( </w:delText>
              </w:r>
            </w:del>
            <w:del w:id="1604" w:author="Parks, Robbie M" w:date="2019-01-10T10:18:00Z">
              <w:r w:rsidRPr="00182A4C" w:rsidDel="0065404A">
                <w:rPr>
                  <w:rFonts w:eastAsia="Times New Roman"/>
                  <w:color w:val="000000"/>
                  <w:sz w:val="18"/>
                  <w:szCs w:val="18"/>
                </w:rPr>
                <w:delText>0.27, 1.85)</w:delText>
              </w:r>
            </w:del>
          </w:p>
        </w:tc>
        <w:tc>
          <w:tcPr>
            <w:tcW w:w="1335" w:type="dxa"/>
            <w:shd w:val="clear" w:color="auto" w:fill="auto"/>
            <w:noWrap/>
            <w:vAlign w:val="bottom"/>
            <w:hideMark/>
          </w:tcPr>
          <w:p w14:paraId="4A58D9EA" w14:textId="1AD53A22" w:rsidR="002A2AE0" w:rsidRPr="00182A4C" w:rsidDel="0065404A" w:rsidRDefault="002A2AE0" w:rsidP="00334A3C">
            <w:pPr>
              <w:rPr>
                <w:del w:id="1605" w:author="Parks, Robbie M" w:date="2019-01-10T10:18:00Z"/>
                <w:rFonts w:eastAsia="Times New Roman"/>
                <w:color w:val="000000"/>
                <w:sz w:val="18"/>
                <w:szCs w:val="18"/>
              </w:rPr>
            </w:pPr>
            <w:del w:id="1606" w:author="Parks, Robbie M" w:date="2019-01-10T10:18:00Z">
              <w:r w:rsidRPr="00182A4C" w:rsidDel="0065404A">
                <w:rPr>
                  <w:rFonts w:eastAsia="Times New Roman"/>
                  <w:color w:val="000000"/>
                  <w:sz w:val="18"/>
                  <w:szCs w:val="18"/>
                </w:rPr>
                <w:delText xml:space="preserve"> 0.81 </w:delText>
              </w:r>
            </w:del>
            <w:del w:id="1607" w:author="Parks, Robbie M" w:date="2019-01-10T10:13:00Z">
              <w:r w:rsidRPr="00182A4C" w:rsidDel="008916F4">
                <w:rPr>
                  <w:rFonts w:eastAsia="Times New Roman"/>
                  <w:color w:val="000000"/>
                  <w:sz w:val="18"/>
                  <w:szCs w:val="18"/>
                </w:rPr>
                <w:delText xml:space="preserve">( </w:delText>
              </w:r>
            </w:del>
            <w:del w:id="1608" w:author="Parks, Robbie M" w:date="2019-01-10T10:18:00Z">
              <w:r w:rsidRPr="00182A4C" w:rsidDel="0065404A">
                <w:rPr>
                  <w:rFonts w:eastAsia="Times New Roman"/>
                  <w:color w:val="000000"/>
                  <w:sz w:val="18"/>
                  <w:szCs w:val="18"/>
                </w:rPr>
                <w:delText>0.36, 1.28)</w:delText>
              </w:r>
            </w:del>
          </w:p>
        </w:tc>
        <w:tc>
          <w:tcPr>
            <w:tcW w:w="1335" w:type="dxa"/>
            <w:shd w:val="clear" w:color="auto" w:fill="auto"/>
            <w:noWrap/>
            <w:vAlign w:val="bottom"/>
            <w:hideMark/>
          </w:tcPr>
          <w:p w14:paraId="4DACBB5A" w14:textId="0123E7B9" w:rsidR="002A2AE0" w:rsidRPr="00182A4C" w:rsidDel="0065404A" w:rsidRDefault="002A2AE0" w:rsidP="00334A3C">
            <w:pPr>
              <w:rPr>
                <w:del w:id="1609" w:author="Parks, Robbie M" w:date="2019-01-10T10:18:00Z"/>
                <w:rFonts w:eastAsia="Times New Roman"/>
                <w:color w:val="000000"/>
                <w:sz w:val="18"/>
                <w:szCs w:val="18"/>
              </w:rPr>
            </w:pPr>
            <w:del w:id="1610" w:author="Parks, Robbie M" w:date="2019-01-10T10:18:00Z">
              <w:r w:rsidRPr="00182A4C" w:rsidDel="0065404A">
                <w:rPr>
                  <w:rFonts w:eastAsia="Times New Roman"/>
                  <w:color w:val="000000"/>
                  <w:sz w:val="18"/>
                  <w:szCs w:val="18"/>
                </w:rPr>
                <w:delText xml:space="preserve"> 0.23 (-0.28, 0.76)</w:delText>
              </w:r>
            </w:del>
          </w:p>
        </w:tc>
        <w:tc>
          <w:tcPr>
            <w:tcW w:w="1335" w:type="dxa"/>
            <w:shd w:val="clear" w:color="auto" w:fill="auto"/>
            <w:noWrap/>
            <w:vAlign w:val="bottom"/>
            <w:hideMark/>
          </w:tcPr>
          <w:p w14:paraId="769C4143" w14:textId="597D4E9D" w:rsidR="002A2AE0" w:rsidRPr="00182A4C" w:rsidDel="0065404A" w:rsidRDefault="002A2AE0" w:rsidP="00334A3C">
            <w:pPr>
              <w:rPr>
                <w:del w:id="1611" w:author="Parks, Robbie M" w:date="2019-01-10T10:18:00Z"/>
                <w:rFonts w:eastAsia="Times New Roman"/>
                <w:color w:val="000000"/>
                <w:sz w:val="18"/>
                <w:szCs w:val="18"/>
              </w:rPr>
            </w:pPr>
            <w:del w:id="1612" w:author="Parks, Robbie M" w:date="2019-01-10T10:18:00Z">
              <w:r w:rsidRPr="00182A4C" w:rsidDel="0065404A">
                <w:rPr>
                  <w:rFonts w:eastAsia="Times New Roman"/>
                  <w:color w:val="000000"/>
                  <w:sz w:val="18"/>
                  <w:szCs w:val="18"/>
                </w:rPr>
                <w:delText xml:space="preserve"> 0.32 (-0.24, 0.89)</w:delText>
              </w:r>
            </w:del>
          </w:p>
        </w:tc>
        <w:tc>
          <w:tcPr>
            <w:tcW w:w="1335" w:type="dxa"/>
            <w:shd w:val="clear" w:color="auto" w:fill="auto"/>
            <w:noWrap/>
            <w:vAlign w:val="bottom"/>
            <w:hideMark/>
          </w:tcPr>
          <w:p w14:paraId="638091D0" w14:textId="373DD5E6" w:rsidR="002A2AE0" w:rsidRPr="00182A4C" w:rsidDel="0065404A" w:rsidRDefault="002A2AE0" w:rsidP="00334A3C">
            <w:pPr>
              <w:rPr>
                <w:del w:id="1613" w:author="Parks, Robbie M" w:date="2019-01-10T10:18:00Z"/>
                <w:rFonts w:eastAsia="Times New Roman"/>
                <w:color w:val="000000"/>
                <w:sz w:val="18"/>
                <w:szCs w:val="18"/>
              </w:rPr>
            </w:pPr>
            <w:del w:id="1614" w:author="Parks, Robbie M" w:date="2019-01-10T10:18:00Z">
              <w:r w:rsidRPr="00182A4C" w:rsidDel="0065404A">
                <w:rPr>
                  <w:rFonts w:eastAsia="Times New Roman"/>
                  <w:color w:val="000000"/>
                  <w:sz w:val="18"/>
                  <w:szCs w:val="18"/>
                </w:rPr>
                <w:delText xml:space="preserve"> 0.29 (-0.31, 0.91)</w:delText>
              </w:r>
            </w:del>
          </w:p>
        </w:tc>
        <w:tc>
          <w:tcPr>
            <w:tcW w:w="1335" w:type="dxa"/>
            <w:shd w:val="clear" w:color="auto" w:fill="auto"/>
            <w:noWrap/>
            <w:vAlign w:val="bottom"/>
            <w:hideMark/>
          </w:tcPr>
          <w:p w14:paraId="5666B6BF" w14:textId="5A4396F8" w:rsidR="002A2AE0" w:rsidRPr="00182A4C" w:rsidDel="0065404A" w:rsidRDefault="002A2AE0" w:rsidP="00334A3C">
            <w:pPr>
              <w:rPr>
                <w:del w:id="1615" w:author="Parks, Robbie M" w:date="2019-01-10T10:18:00Z"/>
                <w:rFonts w:eastAsia="Times New Roman"/>
                <w:color w:val="000000"/>
                <w:sz w:val="18"/>
                <w:szCs w:val="18"/>
              </w:rPr>
            </w:pPr>
            <w:del w:id="1616" w:author="Parks, Robbie M" w:date="2019-01-10T10:18:00Z">
              <w:r w:rsidRPr="00182A4C" w:rsidDel="0065404A">
                <w:rPr>
                  <w:rFonts w:eastAsia="Times New Roman"/>
                  <w:color w:val="000000"/>
                  <w:sz w:val="18"/>
                  <w:szCs w:val="18"/>
                </w:rPr>
                <w:delText xml:space="preserve"> 0.17 (-0.45, 0.81)</w:delText>
              </w:r>
            </w:del>
          </w:p>
        </w:tc>
        <w:tc>
          <w:tcPr>
            <w:tcW w:w="1335" w:type="dxa"/>
            <w:shd w:val="clear" w:color="auto" w:fill="auto"/>
            <w:noWrap/>
            <w:vAlign w:val="bottom"/>
            <w:hideMark/>
          </w:tcPr>
          <w:p w14:paraId="3D7DA397" w14:textId="0B02F570" w:rsidR="002A2AE0" w:rsidRPr="00182A4C" w:rsidDel="0065404A" w:rsidRDefault="002A2AE0" w:rsidP="00334A3C">
            <w:pPr>
              <w:rPr>
                <w:del w:id="1617" w:author="Parks, Robbie M" w:date="2019-01-10T10:18:00Z"/>
                <w:rFonts w:eastAsia="Times New Roman"/>
                <w:color w:val="000000"/>
                <w:sz w:val="18"/>
                <w:szCs w:val="18"/>
              </w:rPr>
            </w:pPr>
            <w:del w:id="1618" w:author="Parks, Robbie M" w:date="2019-01-10T10:18:00Z">
              <w:r w:rsidRPr="00182A4C" w:rsidDel="0065404A">
                <w:rPr>
                  <w:rFonts w:eastAsia="Times New Roman"/>
                  <w:color w:val="000000"/>
                  <w:sz w:val="18"/>
                  <w:szCs w:val="18"/>
                </w:rPr>
                <w:delText xml:space="preserve"> 0.93 </w:delText>
              </w:r>
            </w:del>
            <w:del w:id="1619" w:author="Parks, Robbie M" w:date="2019-01-10T10:13:00Z">
              <w:r w:rsidRPr="00182A4C" w:rsidDel="008916F4">
                <w:rPr>
                  <w:rFonts w:eastAsia="Times New Roman"/>
                  <w:color w:val="000000"/>
                  <w:sz w:val="18"/>
                  <w:szCs w:val="18"/>
                </w:rPr>
                <w:delText xml:space="preserve">( </w:delText>
              </w:r>
            </w:del>
            <w:del w:id="1620" w:author="Parks, Robbie M" w:date="2019-01-10T10:18:00Z">
              <w:r w:rsidRPr="00182A4C" w:rsidDel="0065404A">
                <w:rPr>
                  <w:rFonts w:eastAsia="Times New Roman"/>
                  <w:color w:val="000000"/>
                  <w:sz w:val="18"/>
                  <w:szCs w:val="18"/>
                </w:rPr>
                <w:delText>0.29, 1.56)</w:delText>
              </w:r>
            </w:del>
          </w:p>
        </w:tc>
        <w:tc>
          <w:tcPr>
            <w:tcW w:w="1335" w:type="dxa"/>
            <w:shd w:val="clear" w:color="auto" w:fill="auto"/>
            <w:noWrap/>
            <w:vAlign w:val="bottom"/>
            <w:hideMark/>
          </w:tcPr>
          <w:p w14:paraId="17F9A868" w14:textId="0B8E8CFA" w:rsidR="002A2AE0" w:rsidRPr="00182A4C" w:rsidDel="0065404A" w:rsidRDefault="002A2AE0" w:rsidP="00334A3C">
            <w:pPr>
              <w:rPr>
                <w:del w:id="1621" w:author="Parks, Robbie M" w:date="2019-01-10T10:18:00Z"/>
                <w:rFonts w:eastAsia="Times New Roman"/>
                <w:color w:val="000000"/>
                <w:sz w:val="18"/>
                <w:szCs w:val="18"/>
              </w:rPr>
            </w:pPr>
            <w:del w:id="1622" w:author="Parks, Robbie M" w:date="2019-01-10T10:18:00Z">
              <w:r w:rsidRPr="00182A4C" w:rsidDel="0065404A">
                <w:rPr>
                  <w:rFonts w:eastAsia="Times New Roman"/>
                  <w:color w:val="000000"/>
                  <w:sz w:val="18"/>
                  <w:szCs w:val="18"/>
                </w:rPr>
                <w:delText xml:space="preserve"> 0.80 (-0.11, 1.71)</w:delText>
              </w:r>
            </w:del>
          </w:p>
        </w:tc>
      </w:tr>
      <w:tr w:rsidR="002A2AE0" w:rsidRPr="00182A4C" w:rsidDel="0065404A" w14:paraId="4197F77D" w14:textId="5381EF53" w:rsidTr="002A2AE0">
        <w:trPr>
          <w:trHeight w:val="320"/>
          <w:del w:id="1623" w:author="Parks, Robbie M" w:date="2019-01-10T10:18:00Z"/>
        </w:trPr>
        <w:tc>
          <w:tcPr>
            <w:tcW w:w="1293" w:type="dxa"/>
            <w:shd w:val="clear" w:color="auto" w:fill="auto"/>
            <w:noWrap/>
            <w:vAlign w:val="bottom"/>
            <w:hideMark/>
          </w:tcPr>
          <w:p w14:paraId="24C43131" w14:textId="337C1BC8" w:rsidR="002A2AE0" w:rsidRPr="00182A4C" w:rsidDel="0065404A" w:rsidRDefault="002A2AE0" w:rsidP="00334A3C">
            <w:pPr>
              <w:rPr>
                <w:del w:id="1624" w:author="Parks, Robbie M" w:date="2019-01-10T10:18:00Z"/>
                <w:rFonts w:eastAsia="Times New Roman"/>
                <w:color w:val="000000"/>
                <w:sz w:val="18"/>
                <w:szCs w:val="18"/>
              </w:rPr>
            </w:pPr>
            <w:del w:id="1625"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59FEAF0" w14:textId="3B429834" w:rsidR="002A2AE0" w:rsidRPr="00182A4C" w:rsidDel="0065404A" w:rsidRDefault="002A2AE0" w:rsidP="00334A3C">
            <w:pPr>
              <w:rPr>
                <w:del w:id="1626" w:author="Parks, Robbie M" w:date="2019-01-10T10:18:00Z"/>
                <w:rFonts w:eastAsia="Times New Roman"/>
                <w:color w:val="000000"/>
                <w:sz w:val="18"/>
                <w:szCs w:val="18"/>
              </w:rPr>
            </w:pPr>
            <w:del w:id="1627"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3304AD44" w14:textId="1D05D226" w:rsidR="002A2AE0" w:rsidRPr="00182A4C" w:rsidDel="0065404A" w:rsidRDefault="002A2AE0" w:rsidP="00334A3C">
            <w:pPr>
              <w:rPr>
                <w:del w:id="1628" w:author="Parks, Robbie M" w:date="2019-01-10T10:18:00Z"/>
                <w:rFonts w:eastAsia="Times New Roman"/>
                <w:color w:val="000000"/>
                <w:sz w:val="18"/>
                <w:szCs w:val="18"/>
              </w:rPr>
            </w:pPr>
            <w:del w:id="1629" w:author="Parks, Robbie M" w:date="2019-01-10T10:18:00Z">
              <w:r w:rsidRPr="00182A4C" w:rsidDel="0065404A">
                <w:rPr>
                  <w:rFonts w:eastAsia="Times New Roman"/>
                  <w:color w:val="000000"/>
                  <w:sz w:val="18"/>
                  <w:szCs w:val="18"/>
                </w:rPr>
                <w:delText xml:space="preserve"> 1.02 (-0.51, 2.60)</w:delText>
              </w:r>
            </w:del>
          </w:p>
        </w:tc>
        <w:tc>
          <w:tcPr>
            <w:tcW w:w="1335" w:type="dxa"/>
            <w:shd w:val="clear" w:color="auto" w:fill="auto"/>
            <w:noWrap/>
            <w:vAlign w:val="bottom"/>
            <w:hideMark/>
          </w:tcPr>
          <w:p w14:paraId="5577C665" w14:textId="035BC1F1" w:rsidR="002A2AE0" w:rsidRPr="00182A4C" w:rsidDel="0065404A" w:rsidRDefault="002A2AE0" w:rsidP="00334A3C">
            <w:pPr>
              <w:rPr>
                <w:del w:id="1630" w:author="Parks, Robbie M" w:date="2019-01-10T10:18:00Z"/>
                <w:rFonts w:eastAsia="Times New Roman"/>
                <w:color w:val="000000"/>
                <w:sz w:val="18"/>
                <w:szCs w:val="18"/>
              </w:rPr>
            </w:pPr>
            <w:del w:id="1631" w:author="Parks, Robbie M" w:date="2019-01-10T10:18:00Z">
              <w:r w:rsidRPr="00182A4C" w:rsidDel="0065404A">
                <w:rPr>
                  <w:rFonts w:eastAsia="Times New Roman"/>
                  <w:color w:val="000000"/>
                  <w:sz w:val="18"/>
                  <w:szCs w:val="18"/>
                </w:rPr>
                <w:delText xml:space="preserve"> 0.91 (-0.59, 2.50)</w:delText>
              </w:r>
            </w:del>
          </w:p>
        </w:tc>
        <w:tc>
          <w:tcPr>
            <w:tcW w:w="1335" w:type="dxa"/>
            <w:shd w:val="clear" w:color="auto" w:fill="auto"/>
            <w:noWrap/>
            <w:vAlign w:val="bottom"/>
            <w:hideMark/>
          </w:tcPr>
          <w:p w14:paraId="6F02EF79" w14:textId="722BEEA0" w:rsidR="002A2AE0" w:rsidRPr="00182A4C" w:rsidDel="0065404A" w:rsidRDefault="002A2AE0" w:rsidP="00334A3C">
            <w:pPr>
              <w:rPr>
                <w:del w:id="1632" w:author="Parks, Robbie M" w:date="2019-01-10T10:18:00Z"/>
                <w:rFonts w:eastAsia="Times New Roman"/>
                <w:color w:val="000000"/>
                <w:sz w:val="18"/>
                <w:szCs w:val="18"/>
              </w:rPr>
            </w:pPr>
            <w:del w:id="1633" w:author="Parks, Robbie M" w:date="2019-01-10T10:18:00Z">
              <w:r w:rsidRPr="00182A4C" w:rsidDel="0065404A">
                <w:rPr>
                  <w:rFonts w:eastAsia="Times New Roman"/>
                  <w:color w:val="000000"/>
                  <w:sz w:val="18"/>
                  <w:szCs w:val="18"/>
                </w:rPr>
                <w:delText xml:space="preserve"> 0.54 (-0.86, 1.99)</w:delText>
              </w:r>
            </w:del>
          </w:p>
        </w:tc>
        <w:tc>
          <w:tcPr>
            <w:tcW w:w="1335" w:type="dxa"/>
            <w:shd w:val="clear" w:color="auto" w:fill="auto"/>
            <w:noWrap/>
            <w:vAlign w:val="bottom"/>
            <w:hideMark/>
          </w:tcPr>
          <w:p w14:paraId="5EA9EC8B" w14:textId="1A6E532F" w:rsidR="002A2AE0" w:rsidRPr="00182A4C" w:rsidDel="0065404A" w:rsidRDefault="002A2AE0" w:rsidP="00334A3C">
            <w:pPr>
              <w:rPr>
                <w:del w:id="1634" w:author="Parks, Robbie M" w:date="2019-01-10T10:18:00Z"/>
                <w:rFonts w:eastAsia="Times New Roman"/>
                <w:color w:val="000000"/>
                <w:sz w:val="18"/>
                <w:szCs w:val="18"/>
              </w:rPr>
            </w:pPr>
            <w:del w:id="1635" w:author="Parks, Robbie M" w:date="2019-01-10T10:18:00Z">
              <w:r w:rsidRPr="00182A4C" w:rsidDel="0065404A">
                <w:rPr>
                  <w:rFonts w:eastAsia="Times New Roman"/>
                  <w:color w:val="000000"/>
                  <w:sz w:val="18"/>
                  <w:szCs w:val="18"/>
                </w:rPr>
                <w:delText xml:space="preserve"> 1.14 (-0.22, 2.51)</w:delText>
              </w:r>
            </w:del>
          </w:p>
        </w:tc>
        <w:tc>
          <w:tcPr>
            <w:tcW w:w="1335" w:type="dxa"/>
            <w:shd w:val="clear" w:color="auto" w:fill="auto"/>
            <w:noWrap/>
            <w:vAlign w:val="bottom"/>
            <w:hideMark/>
          </w:tcPr>
          <w:p w14:paraId="37E46671" w14:textId="1579EAA6" w:rsidR="002A2AE0" w:rsidRPr="00182A4C" w:rsidDel="0065404A" w:rsidRDefault="002A2AE0" w:rsidP="00334A3C">
            <w:pPr>
              <w:rPr>
                <w:del w:id="1636" w:author="Parks, Robbie M" w:date="2019-01-10T10:18:00Z"/>
                <w:rFonts w:eastAsia="Times New Roman"/>
                <w:color w:val="000000"/>
                <w:sz w:val="18"/>
                <w:szCs w:val="18"/>
              </w:rPr>
            </w:pPr>
            <w:del w:id="1637" w:author="Parks, Robbie M" w:date="2019-01-10T10:18:00Z">
              <w:r w:rsidRPr="00182A4C" w:rsidDel="0065404A">
                <w:rPr>
                  <w:rFonts w:eastAsia="Times New Roman"/>
                  <w:color w:val="000000"/>
                  <w:sz w:val="18"/>
                  <w:szCs w:val="18"/>
                </w:rPr>
                <w:delText xml:space="preserve"> 0.10 (-1.16, 1.37)</w:delText>
              </w:r>
            </w:del>
          </w:p>
        </w:tc>
        <w:tc>
          <w:tcPr>
            <w:tcW w:w="1335" w:type="dxa"/>
            <w:shd w:val="clear" w:color="auto" w:fill="auto"/>
            <w:noWrap/>
            <w:vAlign w:val="bottom"/>
            <w:hideMark/>
          </w:tcPr>
          <w:p w14:paraId="503ABDA3" w14:textId="012B9B1B" w:rsidR="002A2AE0" w:rsidRPr="00182A4C" w:rsidDel="0065404A" w:rsidRDefault="002A2AE0" w:rsidP="00334A3C">
            <w:pPr>
              <w:rPr>
                <w:del w:id="1638" w:author="Parks, Robbie M" w:date="2019-01-10T10:18:00Z"/>
                <w:rFonts w:eastAsia="Times New Roman"/>
                <w:color w:val="000000"/>
                <w:sz w:val="18"/>
                <w:szCs w:val="18"/>
              </w:rPr>
            </w:pPr>
            <w:del w:id="1639" w:author="Parks, Robbie M" w:date="2019-01-10T10:18:00Z">
              <w:r w:rsidRPr="00182A4C" w:rsidDel="0065404A">
                <w:rPr>
                  <w:rFonts w:eastAsia="Times New Roman"/>
                  <w:color w:val="000000"/>
                  <w:sz w:val="18"/>
                  <w:szCs w:val="18"/>
                </w:rPr>
                <w:delText xml:space="preserve"> 0.10 (-0.99, 1.19)</w:delText>
              </w:r>
            </w:del>
          </w:p>
        </w:tc>
        <w:tc>
          <w:tcPr>
            <w:tcW w:w="1335" w:type="dxa"/>
            <w:shd w:val="clear" w:color="auto" w:fill="auto"/>
            <w:noWrap/>
            <w:vAlign w:val="bottom"/>
            <w:hideMark/>
          </w:tcPr>
          <w:p w14:paraId="788A0614" w14:textId="00EA0226" w:rsidR="002A2AE0" w:rsidRPr="00182A4C" w:rsidDel="0065404A" w:rsidRDefault="002A2AE0" w:rsidP="00334A3C">
            <w:pPr>
              <w:rPr>
                <w:del w:id="1640" w:author="Parks, Robbie M" w:date="2019-01-10T10:18:00Z"/>
                <w:rFonts w:eastAsia="Times New Roman"/>
                <w:color w:val="000000"/>
                <w:sz w:val="18"/>
                <w:szCs w:val="18"/>
              </w:rPr>
            </w:pPr>
            <w:del w:id="1641" w:author="Parks, Robbie M" w:date="2019-01-10T10:18:00Z">
              <w:r w:rsidRPr="00182A4C" w:rsidDel="0065404A">
                <w:rPr>
                  <w:rFonts w:eastAsia="Times New Roman"/>
                  <w:color w:val="000000"/>
                  <w:sz w:val="18"/>
                  <w:szCs w:val="18"/>
                </w:rPr>
                <w:delText xml:space="preserve"> 0.08 (-0.87, 1.03)</w:delText>
              </w:r>
            </w:del>
          </w:p>
        </w:tc>
        <w:tc>
          <w:tcPr>
            <w:tcW w:w="1335" w:type="dxa"/>
            <w:shd w:val="clear" w:color="auto" w:fill="auto"/>
            <w:noWrap/>
            <w:vAlign w:val="bottom"/>
            <w:hideMark/>
          </w:tcPr>
          <w:p w14:paraId="621834BC" w14:textId="2C612D25" w:rsidR="002A2AE0" w:rsidRPr="00182A4C" w:rsidDel="0065404A" w:rsidRDefault="002A2AE0" w:rsidP="00334A3C">
            <w:pPr>
              <w:rPr>
                <w:del w:id="1642" w:author="Parks, Robbie M" w:date="2019-01-10T10:18:00Z"/>
                <w:rFonts w:eastAsia="Times New Roman"/>
                <w:color w:val="000000"/>
                <w:sz w:val="18"/>
                <w:szCs w:val="18"/>
              </w:rPr>
            </w:pPr>
            <w:del w:id="1643" w:author="Parks, Robbie M" w:date="2019-01-10T10:18:00Z">
              <w:r w:rsidRPr="00182A4C" w:rsidDel="0065404A">
                <w:rPr>
                  <w:rFonts w:eastAsia="Times New Roman"/>
                  <w:color w:val="000000"/>
                  <w:sz w:val="18"/>
                  <w:szCs w:val="18"/>
                </w:rPr>
                <w:delText>-0.19 (-0.89, 0.51)</w:delText>
              </w:r>
            </w:del>
          </w:p>
        </w:tc>
        <w:tc>
          <w:tcPr>
            <w:tcW w:w="1335" w:type="dxa"/>
            <w:shd w:val="clear" w:color="auto" w:fill="auto"/>
            <w:noWrap/>
            <w:vAlign w:val="bottom"/>
            <w:hideMark/>
          </w:tcPr>
          <w:p w14:paraId="55ABF9B8" w14:textId="270DB267" w:rsidR="002A2AE0" w:rsidRPr="00182A4C" w:rsidDel="0065404A" w:rsidRDefault="002A2AE0" w:rsidP="00334A3C">
            <w:pPr>
              <w:rPr>
                <w:del w:id="1644" w:author="Parks, Robbie M" w:date="2019-01-10T10:18:00Z"/>
                <w:rFonts w:eastAsia="Times New Roman"/>
                <w:color w:val="000000"/>
                <w:sz w:val="18"/>
                <w:szCs w:val="18"/>
              </w:rPr>
            </w:pPr>
            <w:del w:id="1645" w:author="Parks, Robbie M" w:date="2019-01-10T10:18:00Z">
              <w:r w:rsidRPr="00182A4C" w:rsidDel="0065404A">
                <w:rPr>
                  <w:rFonts w:eastAsia="Times New Roman"/>
                  <w:color w:val="000000"/>
                  <w:sz w:val="18"/>
                  <w:szCs w:val="18"/>
                </w:rPr>
                <w:delText>-0.40 (-0.78,-0.04)</w:delText>
              </w:r>
            </w:del>
          </w:p>
        </w:tc>
      </w:tr>
      <w:tr w:rsidR="002A2AE0" w:rsidRPr="00182A4C" w:rsidDel="0065404A" w14:paraId="7727DCDB" w14:textId="222A1DC4" w:rsidTr="002A2AE0">
        <w:trPr>
          <w:trHeight w:val="320"/>
          <w:del w:id="1646" w:author="Parks, Robbie M" w:date="2019-01-10T10:18:00Z"/>
        </w:trPr>
        <w:tc>
          <w:tcPr>
            <w:tcW w:w="1293" w:type="dxa"/>
            <w:shd w:val="clear" w:color="auto" w:fill="auto"/>
            <w:noWrap/>
            <w:vAlign w:val="bottom"/>
            <w:hideMark/>
          </w:tcPr>
          <w:p w14:paraId="7DFE429C" w14:textId="3AC71370" w:rsidR="002A2AE0" w:rsidRPr="00182A4C" w:rsidDel="0065404A" w:rsidRDefault="002A2AE0" w:rsidP="00334A3C">
            <w:pPr>
              <w:rPr>
                <w:del w:id="1647" w:author="Parks, Robbie M" w:date="2019-01-10T10:18:00Z"/>
                <w:rFonts w:eastAsia="Times New Roman"/>
                <w:color w:val="000000"/>
                <w:sz w:val="18"/>
                <w:szCs w:val="18"/>
              </w:rPr>
            </w:pPr>
            <w:del w:id="1648"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E4E5076" w14:textId="02418E67" w:rsidR="002A2AE0" w:rsidRPr="00182A4C" w:rsidDel="0065404A" w:rsidRDefault="002A2AE0" w:rsidP="00334A3C">
            <w:pPr>
              <w:rPr>
                <w:del w:id="1649" w:author="Parks, Robbie M" w:date="2019-01-10T10:18:00Z"/>
                <w:rFonts w:eastAsia="Times New Roman"/>
                <w:color w:val="000000"/>
                <w:sz w:val="18"/>
                <w:szCs w:val="18"/>
              </w:rPr>
            </w:pPr>
            <w:del w:id="1650"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3D718706" w14:textId="198BD76C" w:rsidR="002A2AE0" w:rsidRPr="00182A4C" w:rsidDel="0065404A" w:rsidRDefault="002A2AE0" w:rsidP="00334A3C">
            <w:pPr>
              <w:rPr>
                <w:del w:id="1651" w:author="Parks, Robbie M" w:date="2019-01-10T10:18:00Z"/>
                <w:rFonts w:eastAsia="Times New Roman"/>
                <w:color w:val="000000"/>
                <w:sz w:val="18"/>
                <w:szCs w:val="18"/>
              </w:rPr>
            </w:pPr>
            <w:del w:id="1652" w:author="Parks, Robbie M" w:date="2019-01-10T10:18:00Z">
              <w:r w:rsidRPr="00182A4C" w:rsidDel="0065404A">
                <w:rPr>
                  <w:rFonts w:eastAsia="Times New Roman"/>
                  <w:color w:val="000000"/>
                  <w:sz w:val="18"/>
                  <w:szCs w:val="18"/>
                </w:rPr>
                <w:delText xml:space="preserve"> 2.14 </w:delText>
              </w:r>
            </w:del>
            <w:del w:id="1653" w:author="Parks, Robbie M" w:date="2019-01-10T10:13:00Z">
              <w:r w:rsidRPr="00182A4C" w:rsidDel="008916F4">
                <w:rPr>
                  <w:rFonts w:eastAsia="Times New Roman"/>
                  <w:color w:val="000000"/>
                  <w:sz w:val="18"/>
                  <w:szCs w:val="18"/>
                </w:rPr>
                <w:delText xml:space="preserve">( </w:delText>
              </w:r>
            </w:del>
            <w:del w:id="1654" w:author="Parks, Robbie M" w:date="2019-01-10T10:18:00Z">
              <w:r w:rsidRPr="00182A4C" w:rsidDel="0065404A">
                <w:rPr>
                  <w:rFonts w:eastAsia="Times New Roman"/>
                  <w:color w:val="000000"/>
                  <w:sz w:val="18"/>
                  <w:szCs w:val="18"/>
                </w:rPr>
                <w:delText>0.82, 3.50)</w:delText>
              </w:r>
            </w:del>
          </w:p>
        </w:tc>
        <w:tc>
          <w:tcPr>
            <w:tcW w:w="1335" w:type="dxa"/>
            <w:shd w:val="clear" w:color="auto" w:fill="auto"/>
            <w:noWrap/>
            <w:vAlign w:val="bottom"/>
            <w:hideMark/>
          </w:tcPr>
          <w:p w14:paraId="4755C7F2" w14:textId="5FE31EB7" w:rsidR="002A2AE0" w:rsidRPr="00182A4C" w:rsidDel="0065404A" w:rsidRDefault="002A2AE0" w:rsidP="00334A3C">
            <w:pPr>
              <w:rPr>
                <w:del w:id="1655" w:author="Parks, Robbie M" w:date="2019-01-10T10:18:00Z"/>
                <w:rFonts w:eastAsia="Times New Roman"/>
                <w:color w:val="000000"/>
                <w:sz w:val="18"/>
                <w:szCs w:val="18"/>
              </w:rPr>
            </w:pPr>
            <w:del w:id="1656" w:author="Parks, Robbie M" w:date="2019-01-10T10:18:00Z">
              <w:r w:rsidRPr="00182A4C" w:rsidDel="0065404A">
                <w:rPr>
                  <w:rFonts w:eastAsia="Times New Roman"/>
                  <w:color w:val="000000"/>
                  <w:sz w:val="18"/>
                  <w:szCs w:val="18"/>
                </w:rPr>
                <w:delText xml:space="preserve"> 4.13 </w:delText>
              </w:r>
            </w:del>
            <w:del w:id="1657" w:author="Parks, Robbie M" w:date="2019-01-10T10:13:00Z">
              <w:r w:rsidRPr="00182A4C" w:rsidDel="008916F4">
                <w:rPr>
                  <w:rFonts w:eastAsia="Times New Roman"/>
                  <w:color w:val="000000"/>
                  <w:sz w:val="18"/>
                  <w:szCs w:val="18"/>
                </w:rPr>
                <w:delText xml:space="preserve">( </w:delText>
              </w:r>
            </w:del>
            <w:del w:id="1658" w:author="Parks, Robbie M" w:date="2019-01-10T10:18:00Z">
              <w:r w:rsidRPr="00182A4C" w:rsidDel="0065404A">
                <w:rPr>
                  <w:rFonts w:eastAsia="Times New Roman"/>
                  <w:color w:val="000000"/>
                  <w:sz w:val="18"/>
                  <w:szCs w:val="18"/>
                </w:rPr>
                <w:delText>2.23, 6.16)</w:delText>
              </w:r>
            </w:del>
          </w:p>
        </w:tc>
        <w:tc>
          <w:tcPr>
            <w:tcW w:w="1335" w:type="dxa"/>
            <w:shd w:val="clear" w:color="auto" w:fill="auto"/>
            <w:noWrap/>
            <w:vAlign w:val="bottom"/>
            <w:hideMark/>
          </w:tcPr>
          <w:p w14:paraId="40E475CA" w14:textId="71CB67CD" w:rsidR="002A2AE0" w:rsidRPr="00182A4C" w:rsidDel="0065404A" w:rsidRDefault="002A2AE0" w:rsidP="00334A3C">
            <w:pPr>
              <w:rPr>
                <w:del w:id="1659" w:author="Parks, Robbie M" w:date="2019-01-10T10:18:00Z"/>
                <w:rFonts w:eastAsia="Times New Roman"/>
                <w:color w:val="000000"/>
                <w:sz w:val="18"/>
                <w:szCs w:val="18"/>
              </w:rPr>
            </w:pPr>
            <w:del w:id="1660" w:author="Parks, Robbie M" w:date="2019-01-10T10:18:00Z">
              <w:r w:rsidRPr="00182A4C" w:rsidDel="0065404A">
                <w:rPr>
                  <w:rFonts w:eastAsia="Times New Roman"/>
                  <w:color w:val="000000"/>
                  <w:sz w:val="18"/>
                  <w:szCs w:val="18"/>
                </w:rPr>
                <w:delText xml:space="preserve"> 1.44 </w:delText>
              </w:r>
            </w:del>
            <w:del w:id="1661" w:author="Parks, Robbie M" w:date="2019-01-10T10:13:00Z">
              <w:r w:rsidRPr="00182A4C" w:rsidDel="008916F4">
                <w:rPr>
                  <w:rFonts w:eastAsia="Times New Roman"/>
                  <w:color w:val="000000"/>
                  <w:sz w:val="18"/>
                  <w:szCs w:val="18"/>
                </w:rPr>
                <w:delText xml:space="preserve">( </w:delText>
              </w:r>
            </w:del>
            <w:del w:id="1662" w:author="Parks, Robbie M" w:date="2019-01-10T10:18:00Z">
              <w:r w:rsidRPr="00182A4C" w:rsidDel="0065404A">
                <w:rPr>
                  <w:rFonts w:eastAsia="Times New Roman"/>
                  <w:color w:val="000000"/>
                  <w:sz w:val="18"/>
                  <w:szCs w:val="18"/>
                </w:rPr>
                <w:delText>0.03, 2.83)</w:delText>
              </w:r>
            </w:del>
          </w:p>
        </w:tc>
        <w:tc>
          <w:tcPr>
            <w:tcW w:w="1335" w:type="dxa"/>
            <w:shd w:val="clear" w:color="auto" w:fill="auto"/>
            <w:noWrap/>
            <w:vAlign w:val="bottom"/>
            <w:hideMark/>
          </w:tcPr>
          <w:p w14:paraId="1787AF49" w14:textId="661C9311" w:rsidR="002A2AE0" w:rsidRPr="00182A4C" w:rsidDel="0065404A" w:rsidRDefault="002A2AE0" w:rsidP="00334A3C">
            <w:pPr>
              <w:rPr>
                <w:del w:id="1663" w:author="Parks, Robbie M" w:date="2019-01-10T10:18:00Z"/>
                <w:rFonts w:eastAsia="Times New Roman"/>
                <w:color w:val="000000"/>
                <w:sz w:val="18"/>
                <w:szCs w:val="18"/>
              </w:rPr>
            </w:pPr>
            <w:del w:id="1664" w:author="Parks, Robbie M" w:date="2019-01-10T10:18:00Z">
              <w:r w:rsidRPr="00182A4C" w:rsidDel="0065404A">
                <w:rPr>
                  <w:rFonts w:eastAsia="Times New Roman"/>
                  <w:color w:val="000000"/>
                  <w:sz w:val="18"/>
                  <w:szCs w:val="18"/>
                </w:rPr>
                <w:delText xml:space="preserve"> 2.28 </w:delText>
              </w:r>
            </w:del>
            <w:del w:id="1665" w:author="Parks, Robbie M" w:date="2019-01-10T10:13:00Z">
              <w:r w:rsidRPr="00182A4C" w:rsidDel="008916F4">
                <w:rPr>
                  <w:rFonts w:eastAsia="Times New Roman"/>
                  <w:color w:val="000000"/>
                  <w:sz w:val="18"/>
                  <w:szCs w:val="18"/>
                </w:rPr>
                <w:delText xml:space="preserve">( </w:delText>
              </w:r>
            </w:del>
            <w:del w:id="1666" w:author="Parks, Robbie M" w:date="2019-01-10T10:18:00Z">
              <w:r w:rsidRPr="00182A4C" w:rsidDel="0065404A">
                <w:rPr>
                  <w:rFonts w:eastAsia="Times New Roman"/>
                  <w:color w:val="000000"/>
                  <w:sz w:val="18"/>
                  <w:szCs w:val="18"/>
                </w:rPr>
                <w:delText>0.86, 3.63)</w:delText>
              </w:r>
            </w:del>
          </w:p>
        </w:tc>
        <w:tc>
          <w:tcPr>
            <w:tcW w:w="1335" w:type="dxa"/>
            <w:shd w:val="clear" w:color="auto" w:fill="auto"/>
            <w:noWrap/>
            <w:vAlign w:val="bottom"/>
            <w:hideMark/>
          </w:tcPr>
          <w:p w14:paraId="4B5C4262" w14:textId="62E43EBF" w:rsidR="002A2AE0" w:rsidRPr="00182A4C" w:rsidDel="0065404A" w:rsidRDefault="002A2AE0" w:rsidP="00334A3C">
            <w:pPr>
              <w:rPr>
                <w:del w:id="1667" w:author="Parks, Robbie M" w:date="2019-01-10T10:18:00Z"/>
                <w:rFonts w:eastAsia="Times New Roman"/>
                <w:color w:val="000000"/>
                <w:sz w:val="18"/>
                <w:szCs w:val="18"/>
              </w:rPr>
            </w:pPr>
            <w:del w:id="1668" w:author="Parks, Robbie M" w:date="2019-01-10T10:18:00Z">
              <w:r w:rsidRPr="00182A4C" w:rsidDel="0065404A">
                <w:rPr>
                  <w:rFonts w:eastAsia="Times New Roman"/>
                  <w:color w:val="000000"/>
                  <w:sz w:val="18"/>
                  <w:szCs w:val="18"/>
                </w:rPr>
                <w:delText xml:space="preserve"> 2.01 </w:delText>
              </w:r>
            </w:del>
            <w:del w:id="1669" w:author="Parks, Robbie M" w:date="2019-01-10T10:13:00Z">
              <w:r w:rsidRPr="00182A4C" w:rsidDel="008916F4">
                <w:rPr>
                  <w:rFonts w:eastAsia="Times New Roman"/>
                  <w:color w:val="000000"/>
                  <w:sz w:val="18"/>
                  <w:szCs w:val="18"/>
                </w:rPr>
                <w:delText xml:space="preserve">( </w:delText>
              </w:r>
            </w:del>
            <w:del w:id="1670" w:author="Parks, Robbie M" w:date="2019-01-10T10:18:00Z">
              <w:r w:rsidRPr="00182A4C" w:rsidDel="0065404A">
                <w:rPr>
                  <w:rFonts w:eastAsia="Times New Roman"/>
                  <w:color w:val="000000"/>
                  <w:sz w:val="18"/>
                  <w:szCs w:val="18"/>
                </w:rPr>
                <w:delText>0.53, 3.51)</w:delText>
              </w:r>
            </w:del>
          </w:p>
        </w:tc>
        <w:tc>
          <w:tcPr>
            <w:tcW w:w="1335" w:type="dxa"/>
            <w:shd w:val="clear" w:color="auto" w:fill="auto"/>
            <w:noWrap/>
            <w:vAlign w:val="bottom"/>
            <w:hideMark/>
          </w:tcPr>
          <w:p w14:paraId="2D6B92A7" w14:textId="1F4A2AF7" w:rsidR="002A2AE0" w:rsidRPr="00182A4C" w:rsidDel="0065404A" w:rsidRDefault="002A2AE0" w:rsidP="00334A3C">
            <w:pPr>
              <w:rPr>
                <w:del w:id="1671" w:author="Parks, Robbie M" w:date="2019-01-10T10:18:00Z"/>
                <w:rFonts w:eastAsia="Times New Roman"/>
                <w:color w:val="000000"/>
                <w:sz w:val="18"/>
                <w:szCs w:val="18"/>
              </w:rPr>
            </w:pPr>
            <w:del w:id="1672" w:author="Parks, Robbie M" w:date="2019-01-10T10:18:00Z">
              <w:r w:rsidRPr="00182A4C" w:rsidDel="0065404A">
                <w:rPr>
                  <w:rFonts w:eastAsia="Times New Roman"/>
                  <w:color w:val="000000"/>
                  <w:sz w:val="18"/>
                  <w:szCs w:val="18"/>
                </w:rPr>
                <w:delText xml:space="preserve"> 1.60 </w:delText>
              </w:r>
            </w:del>
            <w:del w:id="1673" w:author="Parks, Robbie M" w:date="2019-01-10T10:13:00Z">
              <w:r w:rsidRPr="00182A4C" w:rsidDel="008916F4">
                <w:rPr>
                  <w:rFonts w:eastAsia="Times New Roman"/>
                  <w:color w:val="000000"/>
                  <w:sz w:val="18"/>
                  <w:szCs w:val="18"/>
                </w:rPr>
                <w:delText xml:space="preserve">( </w:delText>
              </w:r>
            </w:del>
            <w:del w:id="1674" w:author="Parks, Robbie M" w:date="2019-01-10T10:18:00Z">
              <w:r w:rsidRPr="00182A4C" w:rsidDel="0065404A">
                <w:rPr>
                  <w:rFonts w:eastAsia="Times New Roman"/>
                  <w:color w:val="000000"/>
                  <w:sz w:val="18"/>
                  <w:szCs w:val="18"/>
                </w:rPr>
                <w:delText>0.16, 3.08)</w:delText>
              </w:r>
            </w:del>
          </w:p>
        </w:tc>
        <w:tc>
          <w:tcPr>
            <w:tcW w:w="1335" w:type="dxa"/>
            <w:shd w:val="clear" w:color="auto" w:fill="auto"/>
            <w:noWrap/>
            <w:vAlign w:val="bottom"/>
            <w:hideMark/>
          </w:tcPr>
          <w:p w14:paraId="12E5DD79" w14:textId="7B5F03B1" w:rsidR="002A2AE0" w:rsidRPr="00182A4C" w:rsidDel="0065404A" w:rsidRDefault="002A2AE0" w:rsidP="00334A3C">
            <w:pPr>
              <w:rPr>
                <w:del w:id="1675" w:author="Parks, Robbie M" w:date="2019-01-10T10:18:00Z"/>
                <w:rFonts w:eastAsia="Times New Roman"/>
                <w:color w:val="000000"/>
                <w:sz w:val="18"/>
                <w:szCs w:val="18"/>
              </w:rPr>
            </w:pPr>
            <w:del w:id="1676" w:author="Parks, Robbie M" w:date="2019-01-10T10:18:00Z">
              <w:r w:rsidRPr="00182A4C" w:rsidDel="0065404A">
                <w:rPr>
                  <w:rFonts w:eastAsia="Times New Roman"/>
                  <w:color w:val="000000"/>
                  <w:sz w:val="18"/>
                  <w:szCs w:val="18"/>
                </w:rPr>
                <w:delText xml:space="preserve"> 0.66 (-0.78, 2.10)</w:delText>
              </w:r>
            </w:del>
          </w:p>
        </w:tc>
        <w:tc>
          <w:tcPr>
            <w:tcW w:w="1335" w:type="dxa"/>
            <w:shd w:val="clear" w:color="auto" w:fill="auto"/>
            <w:noWrap/>
            <w:vAlign w:val="bottom"/>
            <w:hideMark/>
          </w:tcPr>
          <w:p w14:paraId="176E2567" w14:textId="071DA5D3" w:rsidR="002A2AE0" w:rsidRPr="00182A4C" w:rsidDel="0065404A" w:rsidRDefault="002A2AE0" w:rsidP="00334A3C">
            <w:pPr>
              <w:rPr>
                <w:del w:id="1677" w:author="Parks, Robbie M" w:date="2019-01-10T10:18:00Z"/>
                <w:rFonts w:eastAsia="Times New Roman"/>
                <w:color w:val="000000"/>
                <w:sz w:val="18"/>
                <w:szCs w:val="18"/>
              </w:rPr>
            </w:pPr>
            <w:del w:id="1678" w:author="Parks, Robbie M" w:date="2019-01-10T10:18:00Z">
              <w:r w:rsidRPr="00182A4C" w:rsidDel="0065404A">
                <w:rPr>
                  <w:rFonts w:eastAsia="Times New Roman"/>
                  <w:color w:val="000000"/>
                  <w:sz w:val="18"/>
                  <w:szCs w:val="18"/>
                </w:rPr>
                <w:delText xml:space="preserve"> 1.35 (-0.07, 2.78)</w:delText>
              </w:r>
            </w:del>
          </w:p>
        </w:tc>
        <w:tc>
          <w:tcPr>
            <w:tcW w:w="1335" w:type="dxa"/>
            <w:shd w:val="clear" w:color="auto" w:fill="auto"/>
            <w:noWrap/>
            <w:vAlign w:val="bottom"/>
            <w:hideMark/>
          </w:tcPr>
          <w:p w14:paraId="779DADF7" w14:textId="176F4155" w:rsidR="002A2AE0" w:rsidRPr="00182A4C" w:rsidDel="0065404A" w:rsidRDefault="002A2AE0" w:rsidP="00334A3C">
            <w:pPr>
              <w:rPr>
                <w:del w:id="1679" w:author="Parks, Robbie M" w:date="2019-01-10T10:18:00Z"/>
                <w:rFonts w:eastAsia="Times New Roman"/>
                <w:color w:val="000000"/>
                <w:sz w:val="18"/>
                <w:szCs w:val="18"/>
              </w:rPr>
            </w:pPr>
            <w:del w:id="1680" w:author="Parks, Robbie M" w:date="2019-01-10T10:18:00Z">
              <w:r w:rsidRPr="00182A4C" w:rsidDel="0065404A">
                <w:rPr>
                  <w:rFonts w:eastAsia="Times New Roman"/>
                  <w:color w:val="000000"/>
                  <w:sz w:val="18"/>
                  <w:szCs w:val="18"/>
                </w:rPr>
                <w:delText xml:space="preserve"> 0.33 (-1.22, 1.96)</w:delText>
              </w:r>
            </w:del>
          </w:p>
        </w:tc>
      </w:tr>
      <w:tr w:rsidR="002A2AE0" w:rsidRPr="00182A4C" w:rsidDel="0065404A" w14:paraId="711F0802" w14:textId="4A4CCE79" w:rsidTr="002A2AE0">
        <w:trPr>
          <w:trHeight w:val="320"/>
          <w:del w:id="1681" w:author="Parks, Robbie M" w:date="2019-01-10T10:18:00Z"/>
        </w:trPr>
        <w:tc>
          <w:tcPr>
            <w:tcW w:w="1293" w:type="dxa"/>
            <w:shd w:val="clear" w:color="auto" w:fill="auto"/>
            <w:noWrap/>
            <w:vAlign w:val="bottom"/>
            <w:hideMark/>
          </w:tcPr>
          <w:p w14:paraId="4F50AEC6" w14:textId="44C4B168" w:rsidR="002A2AE0" w:rsidRPr="00182A4C" w:rsidDel="0065404A" w:rsidRDefault="002A2AE0" w:rsidP="00334A3C">
            <w:pPr>
              <w:rPr>
                <w:del w:id="1682" w:author="Parks, Robbie M" w:date="2019-01-10T10:18:00Z"/>
                <w:rFonts w:eastAsia="Times New Roman"/>
                <w:color w:val="000000"/>
                <w:sz w:val="18"/>
                <w:szCs w:val="18"/>
              </w:rPr>
            </w:pPr>
            <w:del w:id="1683"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654DCD73" w14:textId="48D6CE61" w:rsidR="002A2AE0" w:rsidRPr="00182A4C" w:rsidDel="0065404A" w:rsidRDefault="002A2AE0" w:rsidP="00334A3C">
            <w:pPr>
              <w:rPr>
                <w:del w:id="1684" w:author="Parks, Robbie M" w:date="2019-01-10T10:18:00Z"/>
                <w:rFonts w:eastAsia="Times New Roman"/>
                <w:color w:val="000000"/>
                <w:sz w:val="18"/>
                <w:szCs w:val="18"/>
              </w:rPr>
            </w:pPr>
            <w:del w:id="1685"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73B832C8" w:rsidR="002A2AE0" w:rsidRPr="00182A4C" w:rsidDel="0065404A" w:rsidRDefault="002A2AE0" w:rsidP="00334A3C">
            <w:pPr>
              <w:rPr>
                <w:del w:id="1686" w:author="Parks, Robbie M" w:date="2019-01-10T10:18:00Z"/>
                <w:rFonts w:eastAsia="Times New Roman"/>
                <w:color w:val="000000"/>
                <w:sz w:val="18"/>
                <w:szCs w:val="18"/>
              </w:rPr>
            </w:pPr>
            <w:del w:id="1687" w:author="Parks, Robbie M" w:date="2019-01-10T10:18:00Z">
              <w:r w:rsidRPr="00182A4C" w:rsidDel="0065404A">
                <w:rPr>
                  <w:rFonts w:eastAsia="Times New Roman"/>
                  <w:color w:val="000000"/>
                  <w:sz w:val="18"/>
                  <w:szCs w:val="18"/>
                </w:rPr>
                <w:delText>-0.86 (-1.63,-0.06)</w:delText>
              </w:r>
            </w:del>
          </w:p>
        </w:tc>
        <w:tc>
          <w:tcPr>
            <w:tcW w:w="1335" w:type="dxa"/>
            <w:shd w:val="clear" w:color="auto" w:fill="auto"/>
            <w:noWrap/>
            <w:vAlign w:val="bottom"/>
            <w:hideMark/>
          </w:tcPr>
          <w:p w14:paraId="5D6209BF" w14:textId="7C8110CC" w:rsidR="002A2AE0" w:rsidRPr="00182A4C" w:rsidDel="0065404A" w:rsidRDefault="002A2AE0" w:rsidP="00334A3C">
            <w:pPr>
              <w:rPr>
                <w:del w:id="1688" w:author="Parks, Robbie M" w:date="2019-01-10T10:18:00Z"/>
                <w:rFonts w:eastAsia="Times New Roman"/>
                <w:color w:val="000000"/>
                <w:sz w:val="18"/>
                <w:szCs w:val="18"/>
              </w:rPr>
            </w:pPr>
            <w:del w:id="1689" w:author="Parks, Robbie M" w:date="2019-01-10T10:18:00Z">
              <w:r w:rsidRPr="00182A4C" w:rsidDel="0065404A">
                <w:rPr>
                  <w:rFonts w:eastAsia="Times New Roman"/>
                  <w:color w:val="000000"/>
                  <w:sz w:val="18"/>
                  <w:szCs w:val="18"/>
                </w:rPr>
                <w:delText>-0.74 (-1.58, 0.15)</w:delText>
              </w:r>
            </w:del>
          </w:p>
        </w:tc>
        <w:tc>
          <w:tcPr>
            <w:tcW w:w="1335" w:type="dxa"/>
            <w:shd w:val="clear" w:color="auto" w:fill="auto"/>
            <w:noWrap/>
            <w:vAlign w:val="bottom"/>
            <w:hideMark/>
          </w:tcPr>
          <w:p w14:paraId="151CBE61" w14:textId="7E6E62E8" w:rsidR="002A2AE0" w:rsidRPr="00182A4C" w:rsidDel="0065404A" w:rsidRDefault="002A2AE0" w:rsidP="00334A3C">
            <w:pPr>
              <w:rPr>
                <w:del w:id="1690" w:author="Parks, Robbie M" w:date="2019-01-10T10:18:00Z"/>
                <w:rFonts w:eastAsia="Times New Roman"/>
                <w:color w:val="000000"/>
                <w:sz w:val="18"/>
                <w:szCs w:val="18"/>
              </w:rPr>
            </w:pPr>
            <w:del w:id="1691" w:author="Parks, Robbie M" w:date="2019-01-10T10:18:00Z">
              <w:r w:rsidRPr="00182A4C" w:rsidDel="0065404A">
                <w:rPr>
                  <w:rFonts w:eastAsia="Times New Roman"/>
                  <w:color w:val="000000"/>
                  <w:sz w:val="18"/>
                  <w:szCs w:val="18"/>
                </w:rPr>
                <w:delText xml:space="preserve"> 0.12 (-0.69, 0.93)</w:delText>
              </w:r>
            </w:del>
          </w:p>
        </w:tc>
        <w:tc>
          <w:tcPr>
            <w:tcW w:w="1335" w:type="dxa"/>
            <w:shd w:val="clear" w:color="auto" w:fill="auto"/>
            <w:noWrap/>
            <w:vAlign w:val="bottom"/>
            <w:hideMark/>
          </w:tcPr>
          <w:p w14:paraId="0AC0487D" w14:textId="6BD567C6" w:rsidR="002A2AE0" w:rsidRPr="00182A4C" w:rsidDel="0065404A" w:rsidRDefault="002A2AE0" w:rsidP="00334A3C">
            <w:pPr>
              <w:rPr>
                <w:del w:id="1692" w:author="Parks, Robbie M" w:date="2019-01-10T10:18:00Z"/>
                <w:rFonts w:eastAsia="Times New Roman"/>
                <w:color w:val="000000"/>
                <w:sz w:val="18"/>
                <w:szCs w:val="18"/>
              </w:rPr>
            </w:pPr>
            <w:del w:id="1693" w:author="Parks, Robbie M" w:date="2019-01-10T10:18:00Z">
              <w:r w:rsidRPr="00182A4C" w:rsidDel="0065404A">
                <w:rPr>
                  <w:rFonts w:eastAsia="Times New Roman"/>
                  <w:color w:val="000000"/>
                  <w:sz w:val="18"/>
                  <w:szCs w:val="18"/>
                </w:rPr>
                <w:delText xml:space="preserve"> 0.03 (-0.76, 0.84)</w:delText>
              </w:r>
            </w:del>
          </w:p>
        </w:tc>
        <w:tc>
          <w:tcPr>
            <w:tcW w:w="1335" w:type="dxa"/>
            <w:shd w:val="clear" w:color="auto" w:fill="auto"/>
            <w:noWrap/>
            <w:vAlign w:val="bottom"/>
            <w:hideMark/>
          </w:tcPr>
          <w:p w14:paraId="0DA98E33" w14:textId="74FAFCC1" w:rsidR="002A2AE0" w:rsidRPr="00182A4C" w:rsidDel="0065404A" w:rsidRDefault="002A2AE0" w:rsidP="00334A3C">
            <w:pPr>
              <w:rPr>
                <w:del w:id="1694" w:author="Parks, Robbie M" w:date="2019-01-10T10:18:00Z"/>
                <w:rFonts w:eastAsia="Times New Roman"/>
                <w:color w:val="000000"/>
                <w:sz w:val="18"/>
                <w:szCs w:val="18"/>
              </w:rPr>
            </w:pPr>
            <w:del w:id="1695" w:author="Parks, Robbie M" w:date="2019-01-10T10:18:00Z">
              <w:r w:rsidRPr="00182A4C" w:rsidDel="0065404A">
                <w:rPr>
                  <w:rFonts w:eastAsia="Times New Roman"/>
                  <w:color w:val="000000"/>
                  <w:sz w:val="18"/>
                  <w:szCs w:val="18"/>
                </w:rPr>
                <w:delText xml:space="preserve"> 0.29 (-0.49, 1.10)</w:delText>
              </w:r>
            </w:del>
          </w:p>
        </w:tc>
        <w:tc>
          <w:tcPr>
            <w:tcW w:w="1335" w:type="dxa"/>
            <w:shd w:val="clear" w:color="auto" w:fill="auto"/>
            <w:noWrap/>
            <w:vAlign w:val="bottom"/>
            <w:hideMark/>
          </w:tcPr>
          <w:p w14:paraId="3CC0E324" w14:textId="5A9D1700" w:rsidR="002A2AE0" w:rsidRPr="00182A4C" w:rsidDel="0065404A" w:rsidRDefault="002A2AE0" w:rsidP="00334A3C">
            <w:pPr>
              <w:rPr>
                <w:del w:id="1696" w:author="Parks, Robbie M" w:date="2019-01-10T10:18:00Z"/>
                <w:rFonts w:eastAsia="Times New Roman"/>
                <w:color w:val="000000"/>
                <w:sz w:val="18"/>
                <w:szCs w:val="18"/>
              </w:rPr>
            </w:pPr>
            <w:del w:id="1697" w:author="Parks, Robbie M" w:date="2019-01-10T10:18:00Z">
              <w:r w:rsidRPr="00182A4C" w:rsidDel="0065404A">
                <w:rPr>
                  <w:rFonts w:eastAsia="Times New Roman"/>
                  <w:color w:val="000000"/>
                  <w:sz w:val="18"/>
                  <w:szCs w:val="18"/>
                </w:rPr>
                <w:delText>-0.10 (-0.90, 0.72)</w:delText>
              </w:r>
            </w:del>
          </w:p>
        </w:tc>
        <w:tc>
          <w:tcPr>
            <w:tcW w:w="1335" w:type="dxa"/>
            <w:shd w:val="clear" w:color="auto" w:fill="auto"/>
            <w:noWrap/>
            <w:vAlign w:val="bottom"/>
            <w:hideMark/>
          </w:tcPr>
          <w:p w14:paraId="4ED6A0C9" w14:textId="578841A7" w:rsidR="002A2AE0" w:rsidRPr="00182A4C" w:rsidDel="0065404A" w:rsidRDefault="002A2AE0" w:rsidP="00334A3C">
            <w:pPr>
              <w:rPr>
                <w:del w:id="1698" w:author="Parks, Robbie M" w:date="2019-01-10T10:18:00Z"/>
                <w:rFonts w:eastAsia="Times New Roman"/>
                <w:color w:val="000000"/>
                <w:sz w:val="18"/>
                <w:szCs w:val="18"/>
              </w:rPr>
            </w:pPr>
            <w:del w:id="1699" w:author="Parks, Robbie M" w:date="2019-01-10T10:18:00Z">
              <w:r w:rsidRPr="00182A4C" w:rsidDel="0065404A">
                <w:rPr>
                  <w:rFonts w:eastAsia="Times New Roman"/>
                  <w:color w:val="000000"/>
                  <w:sz w:val="18"/>
                  <w:szCs w:val="18"/>
                </w:rPr>
                <w:delText xml:space="preserve"> 0.31 (-0.49, 1.09)</w:delText>
              </w:r>
            </w:del>
          </w:p>
        </w:tc>
        <w:tc>
          <w:tcPr>
            <w:tcW w:w="1335" w:type="dxa"/>
            <w:shd w:val="clear" w:color="auto" w:fill="auto"/>
            <w:noWrap/>
            <w:vAlign w:val="bottom"/>
            <w:hideMark/>
          </w:tcPr>
          <w:p w14:paraId="1AE32E84" w14:textId="214B77AA" w:rsidR="002A2AE0" w:rsidRPr="00182A4C" w:rsidDel="0065404A" w:rsidRDefault="002A2AE0" w:rsidP="00334A3C">
            <w:pPr>
              <w:rPr>
                <w:del w:id="1700" w:author="Parks, Robbie M" w:date="2019-01-10T10:18:00Z"/>
                <w:rFonts w:eastAsia="Times New Roman"/>
                <w:color w:val="000000"/>
                <w:sz w:val="18"/>
                <w:szCs w:val="18"/>
              </w:rPr>
            </w:pPr>
            <w:del w:id="1701" w:author="Parks, Robbie M" w:date="2019-01-10T10:18:00Z">
              <w:r w:rsidRPr="00182A4C" w:rsidDel="0065404A">
                <w:rPr>
                  <w:rFonts w:eastAsia="Times New Roman"/>
                  <w:color w:val="000000"/>
                  <w:sz w:val="18"/>
                  <w:szCs w:val="18"/>
                </w:rPr>
                <w:delText>-0.10 (-0.89, 0.68)</w:delText>
              </w:r>
            </w:del>
          </w:p>
        </w:tc>
        <w:tc>
          <w:tcPr>
            <w:tcW w:w="1335" w:type="dxa"/>
            <w:shd w:val="clear" w:color="auto" w:fill="auto"/>
            <w:noWrap/>
            <w:vAlign w:val="bottom"/>
            <w:hideMark/>
          </w:tcPr>
          <w:p w14:paraId="187C3C39" w14:textId="673A7FFC" w:rsidR="002A2AE0" w:rsidRPr="00182A4C" w:rsidDel="0065404A" w:rsidRDefault="002A2AE0" w:rsidP="00334A3C">
            <w:pPr>
              <w:rPr>
                <w:del w:id="1702" w:author="Parks, Robbie M" w:date="2019-01-10T10:18:00Z"/>
                <w:rFonts w:eastAsia="Times New Roman"/>
                <w:color w:val="000000"/>
                <w:sz w:val="18"/>
                <w:szCs w:val="18"/>
              </w:rPr>
            </w:pPr>
            <w:del w:id="1703" w:author="Parks, Robbie M" w:date="2019-01-10T10:18:00Z">
              <w:r w:rsidRPr="00182A4C" w:rsidDel="0065404A">
                <w:rPr>
                  <w:rFonts w:eastAsia="Times New Roman"/>
                  <w:color w:val="000000"/>
                  <w:sz w:val="18"/>
                  <w:szCs w:val="18"/>
                </w:rPr>
                <w:delText>-0.31 (-1.19, 0.57)</w:delText>
              </w:r>
            </w:del>
          </w:p>
        </w:tc>
      </w:tr>
      <w:tr w:rsidR="002A2AE0" w:rsidRPr="00182A4C" w:rsidDel="0065404A" w14:paraId="63FF7904" w14:textId="61A6C372" w:rsidTr="002A2AE0">
        <w:trPr>
          <w:trHeight w:val="320"/>
          <w:del w:id="1704" w:author="Parks, Robbie M" w:date="2019-01-10T10:18:00Z"/>
        </w:trPr>
        <w:tc>
          <w:tcPr>
            <w:tcW w:w="1293" w:type="dxa"/>
            <w:shd w:val="clear" w:color="auto" w:fill="auto"/>
            <w:noWrap/>
            <w:vAlign w:val="bottom"/>
            <w:hideMark/>
          </w:tcPr>
          <w:p w14:paraId="4E83227F" w14:textId="7F99CF52" w:rsidR="002A2AE0" w:rsidRPr="00182A4C" w:rsidDel="0065404A" w:rsidRDefault="002A2AE0" w:rsidP="00334A3C">
            <w:pPr>
              <w:rPr>
                <w:del w:id="1705" w:author="Parks, Robbie M" w:date="2019-01-10T10:18:00Z"/>
                <w:rFonts w:eastAsia="Times New Roman"/>
                <w:color w:val="000000"/>
                <w:sz w:val="18"/>
                <w:szCs w:val="18"/>
              </w:rPr>
            </w:pPr>
            <w:del w:id="1706"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7CF4006" w14:textId="4AB3750C" w:rsidR="002A2AE0" w:rsidRPr="00182A4C" w:rsidDel="0065404A" w:rsidRDefault="002A2AE0" w:rsidP="00334A3C">
            <w:pPr>
              <w:rPr>
                <w:del w:id="1707" w:author="Parks, Robbie M" w:date="2019-01-10T10:18:00Z"/>
                <w:rFonts w:eastAsia="Times New Roman"/>
                <w:color w:val="000000"/>
                <w:sz w:val="18"/>
                <w:szCs w:val="18"/>
              </w:rPr>
            </w:pPr>
            <w:del w:id="1708"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04D7F083" w14:textId="619E3BBA" w:rsidR="002A2AE0" w:rsidRPr="00182A4C" w:rsidDel="0065404A" w:rsidRDefault="002A2AE0" w:rsidP="00334A3C">
            <w:pPr>
              <w:rPr>
                <w:del w:id="1709" w:author="Parks, Robbie M" w:date="2019-01-10T10:18:00Z"/>
                <w:rFonts w:eastAsia="Times New Roman"/>
                <w:color w:val="000000"/>
                <w:sz w:val="18"/>
                <w:szCs w:val="18"/>
              </w:rPr>
            </w:pPr>
            <w:del w:id="1710" w:author="Parks, Robbie M" w:date="2019-01-10T10:18:00Z">
              <w:r w:rsidRPr="00182A4C" w:rsidDel="0065404A">
                <w:rPr>
                  <w:rFonts w:eastAsia="Times New Roman"/>
                  <w:color w:val="000000"/>
                  <w:sz w:val="18"/>
                  <w:szCs w:val="18"/>
                </w:rPr>
                <w:delText xml:space="preserve"> 0.99 (-0.05, 2.04)</w:delText>
              </w:r>
            </w:del>
          </w:p>
        </w:tc>
        <w:tc>
          <w:tcPr>
            <w:tcW w:w="1335" w:type="dxa"/>
            <w:shd w:val="clear" w:color="auto" w:fill="auto"/>
            <w:noWrap/>
            <w:vAlign w:val="bottom"/>
            <w:hideMark/>
          </w:tcPr>
          <w:p w14:paraId="6B328C42" w14:textId="0E663DC4" w:rsidR="002A2AE0" w:rsidRPr="00182A4C" w:rsidDel="0065404A" w:rsidRDefault="002A2AE0" w:rsidP="00334A3C">
            <w:pPr>
              <w:rPr>
                <w:del w:id="1711" w:author="Parks, Robbie M" w:date="2019-01-10T10:18:00Z"/>
                <w:rFonts w:eastAsia="Times New Roman"/>
                <w:color w:val="000000"/>
                <w:sz w:val="18"/>
                <w:szCs w:val="18"/>
              </w:rPr>
            </w:pPr>
            <w:del w:id="1712" w:author="Parks, Robbie M" w:date="2019-01-10T10:18:00Z">
              <w:r w:rsidRPr="00182A4C" w:rsidDel="0065404A">
                <w:rPr>
                  <w:rFonts w:eastAsia="Times New Roman"/>
                  <w:color w:val="000000"/>
                  <w:sz w:val="18"/>
                  <w:szCs w:val="18"/>
                </w:rPr>
                <w:delText xml:space="preserve"> 0.83 (-0.41, 2.08)</w:delText>
              </w:r>
            </w:del>
          </w:p>
        </w:tc>
        <w:tc>
          <w:tcPr>
            <w:tcW w:w="1335" w:type="dxa"/>
            <w:shd w:val="clear" w:color="auto" w:fill="auto"/>
            <w:noWrap/>
            <w:vAlign w:val="bottom"/>
            <w:hideMark/>
          </w:tcPr>
          <w:p w14:paraId="0D3BA270" w14:textId="543E5770" w:rsidR="002A2AE0" w:rsidRPr="00182A4C" w:rsidDel="0065404A" w:rsidRDefault="002A2AE0" w:rsidP="00334A3C">
            <w:pPr>
              <w:rPr>
                <w:del w:id="1713" w:author="Parks, Robbie M" w:date="2019-01-10T10:18:00Z"/>
                <w:rFonts w:eastAsia="Times New Roman"/>
                <w:color w:val="000000"/>
                <w:sz w:val="18"/>
                <w:szCs w:val="18"/>
              </w:rPr>
            </w:pPr>
            <w:del w:id="1714" w:author="Parks, Robbie M" w:date="2019-01-10T10:18:00Z">
              <w:r w:rsidRPr="00182A4C" w:rsidDel="0065404A">
                <w:rPr>
                  <w:rFonts w:eastAsia="Times New Roman"/>
                  <w:color w:val="000000"/>
                  <w:sz w:val="18"/>
                  <w:szCs w:val="18"/>
                </w:rPr>
                <w:delText xml:space="preserve"> 1.24 </w:delText>
              </w:r>
            </w:del>
            <w:del w:id="1715" w:author="Parks, Robbie M" w:date="2019-01-10T10:13:00Z">
              <w:r w:rsidRPr="00182A4C" w:rsidDel="008916F4">
                <w:rPr>
                  <w:rFonts w:eastAsia="Times New Roman"/>
                  <w:color w:val="000000"/>
                  <w:sz w:val="18"/>
                  <w:szCs w:val="18"/>
                </w:rPr>
                <w:delText xml:space="preserve">( </w:delText>
              </w:r>
            </w:del>
            <w:del w:id="1716" w:author="Parks, Robbie M" w:date="2019-01-10T10:18:00Z">
              <w:r w:rsidRPr="00182A4C" w:rsidDel="0065404A">
                <w:rPr>
                  <w:rFonts w:eastAsia="Times New Roman"/>
                  <w:color w:val="000000"/>
                  <w:sz w:val="18"/>
                  <w:szCs w:val="18"/>
                </w:rPr>
                <w:delText>0.49, 1.98)</w:delText>
              </w:r>
            </w:del>
          </w:p>
        </w:tc>
        <w:tc>
          <w:tcPr>
            <w:tcW w:w="1335" w:type="dxa"/>
            <w:shd w:val="clear" w:color="auto" w:fill="auto"/>
            <w:noWrap/>
            <w:vAlign w:val="bottom"/>
            <w:hideMark/>
          </w:tcPr>
          <w:p w14:paraId="43D349E0" w14:textId="76AD4F95" w:rsidR="002A2AE0" w:rsidRPr="00182A4C" w:rsidDel="0065404A" w:rsidRDefault="002A2AE0" w:rsidP="00334A3C">
            <w:pPr>
              <w:rPr>
                <w:del w:id="1717" w:author="Parks, Robbie M" w:date="2019-01-10T10:18:00Z"/>
                <w:rFonts w:eastAsia="Times New Roman"/>
                <w:color w:val="000000"/>
                <w:sz w:val="18"/>
                <w:szCs w:val="18"/>
              </w:rPr>
            </w:pPr>
            <w:del w:id="1718" w:author="Parks, Robbie M" w:date="2019-01-10T10:18:00Z">
              <w:r w:rsidRPr="00182A4C" w:rsidDel="0065404A">
                <w:rPr>
                  <w:rFonts w:eastAsia="Times New Roman"/>
                  <w:color w:val="000000"/>
                  <w:sz w:val="18"/>
                  <w:szCs w:val="18"/>
                </w:rPr>
                <w:delText xml:space="preserve"> 0.27 (-0.43, 0.99)</w:delText>
              </w:r>
            </w:del>
          </w:p>
        </w:tc>
        <w:tc>
          <w:tcPr>
            <w:tcW w:w="1335" w:type="dxa"/>
            <w:shd w:val="clear" w:color="auto" w:fill="auto"/>
            <w:noWrap/>
            <w:vAlign w:val="bottom"/>
            <w:hideMark/>
          </w:tcPr>
          <w:p w14:paraId="1BC5F024" w14:textId="24C0480D" w:rsidR="002A2AE0" w:rsidRPr="00182A4C" w:rsidDel="0065404A" w:rsidRDefault="002A2AE0" w:rsidP="00334A3C">
            <w:pPr>
              <w:rPr>
                <w:del w:id="1719" w:author="Parks, Robbie M" w:date="2019-01-10T10:18:00Z"/>
                <w:rFonts w:eastAsia="Times New Roman"/>
                <w:color w:val="000000"/>
                <w:sz w:val="18"/>
                <w:szCs w:val="18"/>
              </w:rPr>
            </w:pPr>
            <w:del w:id="1720" w:author="Parks, Robbie M" w:date="2019-01-10T10:18:00Z">
              <w:r w:rsidRPr="00182A4C" w:rsidDel="0065404A">
                <w:rPr>
                  <w:rFonts w:eastAsia="Times New Roman"/>
                  <w:color w:val="000000"/>
                  <w:sz w:val="18"/>
                  <w:szCs w:val="18"/>
                </w:rPr>
                <w:delText xml:space="preserve"> 1.02 </w:delText>
              </w:r>
            </w:del>
            <w:del w:id="1721" w:author="Parks, Robbie M" w:date="2019-01-10T10:13:00Z">
              <w:r w:rsidRPr="00182A4C" w:rsidDel="008916F4">
                <w:rPr>
                  <w:rFonts w:eastAsia="Times New Roman"/>
                  <w:color w:val="000000"/>
                  <w:sz w:val="18"/>
                  <w:szCs w:val="18"/>
                </w:rPr>
                <w:delText xml:space="preserve">( </w:delText>
              </w:r>
            </w:del>
            <w:del w:id="1722" w:author="Parks, Robbie M" w:date="2019-01-10T10:18:00Z">
              <w:r w:rsidRPr="00182A4C" w:rsidDel="0065404A">
                <w:rPr>
                  <w:rFonts w:eastAsia="Times New Roman"/>
                  <w:color w:val="000000"/>
                  <w:sz w:val="18"/>
                  <w:szCs w:val="18"/>
                </w:rPr>
                <w:delText>0.28, 1.82)</w:delText>
              </w:r>
            </w:del>
          </w:p>
        </w:tc>
        <w:tc>
          <w:tcPr>
            <w:tcW w:w="1335" w:type="dxa"/>
            <w:shd w:val="clear" w:color="auto" w:fill="auto"/>
            <w:noWrap/>
            <w:vAlign w:val="bottom"/>
            <w:hideMark/>
          </w:tcPr>
          <w:p w14:paraId="139A5FC9" w14:textId="7F98E499" w:rsidR="002A2AE0" w:rsidRPr="00182A4C" w:rsidDel="0065404A" w:rsidRDefault="002A2AE0" w:rsidP="00334A3C">
            <w:pPr>
              <w:rPr>
                <w:del w:id="1723" w:author="Parks, Robbie M" w:date="2019-01-10T10:18:00Z"/>
                <w:rFonts w:eastAsia="Times New Roman"/>
                <w:color w:val="000000"/>
                <w:sz w:val="18"/>
                <w:szCs w:val="18"/>
              </w:rPr>
            </w:pPr>
            <w:del w:id="1724" w:author="Parks, Robbie M" w:date="2019-01-10T10:18:00Z">
              <w:r w:rsidRPr="00182A4C" w:rsidDel="0065404A">
                <w:rPr>
                  <w:rFonts w:eastAsia="Times New Roman"/>
                  <w:color w:val="000000"/>
                  <w:sz w:val="18"/>
                  <w:szCs w:val="18"/>
                </w:rPr>
                <w:delText xml:space="preserve"> 0.82 (-0.09, 1.76)</w:delText>
              </w:r>
            </w:del>
          </w:p>
        </w:tc>
        <w:tc>
          <w:tcPr>
            <w:tcW w:w="1335" w:type="dxa"/>
            <w:shd w:val="clear" w:color="auto" w:fill="auto"/>
            <w:noWrap/>
            <w:vAlign w:val="bottom"/>
            <w:hideMark/>
          </w:tcPr>
          <w:p w14:paraId="2459592B" w14:textId="2786C588" w:rsidR="002A2AE0" w:rsidRPr="00182A4C" w:rsidDel="0065404A" w:rsidRDefault="002A2AE0" w:rsidP="00334A3C">
            <w:pPr>
              <w:rPr>
                <w:del w:id="1725" w:author="Parks, Robbie M" w:date="2019-01-10T10:18:00Z"/>
                <w:rFonts w:eastAsia="Times New Roman"/>
                <w:color w:val="000000"/>
                <w:sz w:val="18"/>
                <w:szCs w:val="18"/>
              </w:rPr>
            </w:pPr>
            <w:del w:id="1726" w:author="Parks, Robbie M" w:date="2019-01-10T10:18:00Z">
              <w:r w:rsidRPr="00182A4C" w:rsidDel="0065404A">
                <w:rPr>
                  <w:rFonts w:eastAsia="Times New Roman"/>
                  <w:color w:val="000000"/>
                  <w:sz w:val="18"/>
                  <w:szCs w:val="18"/>
                </w:rPr>
                <w:delText xml:space="preserve"> 0.52 (-0.52, 1.56)</w:delText>
              </w:r>
            </w:del>
          </w:p>
        </w:tc>
        <w:tc>
          <w:tcPr>
            <w:tcW w:w="1335" w:type="dxa"/>
            <w:shd w:val="clear" w:color="auto" w:fill="auto"/>
            <w:noWrap/>
            <w:vAlign w:val="bottom"/>
            <w:hideMark/>
          </w:tcPr>
          <w:p w14:paraId="12BE947A" w14:textId="7854C74C" w:rsidR="002A2AE0" w:rsidRPr="00182A4C" w:rsidDel="0065404A" w:rsidRDefault="002A2AE0" w:rsidP="00334A3C">
            <w:pPr>
              <w:rPr>
                <w:del w:id="1727" w:author="Parks, Robbie M" w:date="2019-01-10T10:18:00Z"/>
                <w:rFonts w:eastAsia="Times New Roman"/>
                <w:color w:val="000000"/>
                <w:sz w:val="18"/>
                <w:szCs w:val="18"/>
              </w:rPr>
            </w:pPr>
            <w:del w:id="1728" w:author="Parks, Robbie M" w:date="2019-01-10T10:18:00Z">
              <w:r w:rsidRPr="00182A4C" w:rsidDel="0065404A">
                <w:rPr>
                  <w:rFonts w:eastAsia="Times New Roman"/>
                  <w:color w:val="000000"/>
                  <w:sz w:val="18"/>
                  <w:szCs w:val="18"/>
                </w:rPr>
                <w:delText xml:space="preserve"> 0.64 (-0.47, 1.79)</w:delText>
              </w:r>
            </w:del>
          </w:p>
        </w:tc>
        <w:tc>
          <w:tcPr>
            <w:tcW w:w="1335" w:type="dxa"/>
            <w:shd w:val="clear" w:color="auto" w:fill="auto"/>
            <w:noWrap/>
            <w:vAlign w:val="bottom"/>
            <w:hideMark/>
          </w:tcPr>
          <w:p w14:paraId="3452B53B" w14:textId="1B0D208F" w:rsidR="002A2AE0" w:rsidRPr="00182A4C" w:rsidDel="0065404A" w:rsidRDefault="002A2AE0" w:rsidP="00334A3C">
            <w:pPr>
              <w:rPr>
                <w:del w:id="1729" w:author="Parks, Robbie M" w:date="2019-01-10T10:18:00Z"/>
                <w:rFonts w:eastAsia="Times New Roman"/>
                <w:color w:val="000000"/>
                <w:sz w:val="18"/>
                <w:szCs w:val="18"/>
              </w:rPr>
            </w:pPr>
            <w:del w:id="1730" w:author="Parks, Robbie M" w:date="2019-01-10T10:18:00Z">
              <w:r w:rsidRPr="00182A4C" w:rsidDel="0065404A">
                <w:rPr>
                  <w:rFonts w:eastAsia="Times New Roman"/>
                  <w:color w:val="000000"/>
                  <w:sz w:val="18"/>
                  <w:szCs w:val="18"/>
                </w:rPr>
                <w:delText xml:space="preserve"> 0.87 (-0.54, 2.31)</w:delText>
              </w:r>
            </w:del>
          </w:p>
        </w:tc>
      </w:tr>
      <w:tr w:rsidR="002A2AE0" w:rsidRPr="00182A4C" w:rsidDel="0065404A" w14:paraId="500AB602" w14:textId="130A3782" w:rsidTr="00886AE3">
        <w:trPr>
          <w:trHeight w:val="462"/>
          <w:del w:id="1731" w:author="Parks, Robbie M" w:date="2019-01-10T10:18:00Z"/>
        </w:trPr>
        <w:tc>
          <w:tcPr>
            <w:tcW w:w="1293" w:type="dxa"/>
            <w:shd w:val="clear" w:color="auto" w:fill="auto"/>
            <w:noWrap/>
            <w:vAlign w:val="bottom"/>
            <w:hideMark/>
          </w:tcPr>
          <w:p w14:paraId="5AD26D76" w14:textId="55A4E0C7" w:rsidR="002A2AE0" w:rsidRPr="00182A4C" w:rsidDel="0065404A" w:rsidRDefault="002A2AE0" w:rsidP="00334A3C">
            <w:pPr>
              <w:rPr>
                <w:del w:id="1732" w:author="Parks, Robbie M" w:date="2019-01-10T10:18:00Z"/>
                <w:rFonts w:eastAsia="Times New Roman"/>
                <w:color w:val="000000"/>
                <w:sz w:val="18"/>
                <w:szCs w:val="18"/>
              </w:rPr>
            </w:pPr>
            <w:del w:id="1733"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BE2DFE" w14:textId="31500F81" w:rsidR="002A2AE0" w:rsidRPr="00182A4C" w:rsidDel="0065404A" w:rsidRDefault="002A2AE0" w:rsidP="00334A3C">
            <w:pPr>
              <w:rPr>
                <w:del w:id="1734" w:author="Parks, Robbie M" w:date="2019-01-10T10:18:00Z"/>
                <w:rFonts w:eastAsia="Times New Roman"/>
                <w:color w:val="000000"/>
                <w:sz w:val="18"/>
                <w:szCs w:val="18"/>
              </w:rPr>
            </w:pPr>
            <w:del w:id="1735"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7BF75937" w14:textId="676FA034" w:rsidR="002A2AE0" w:rsidRPr="00182A4C" w:rsidDel="0065404A" w:rsidRDefault="002A2AE0" w:rsidP="001F7DDE">
            <w:pPr>
              <w:rPr>
                <w:del w:id="1736" w:author="Parks, Robbie M" w:date="2019-01-10T10:18:00Z"/>
                <w:rFonts w:eastAsia="Times New Roman"/>
                <w:color w:val="000000"/>
                <w:sz w:val="18"/>
                <w:szCs w:val="18"/>
              </w:rPr>
            </w:pPr>
            <w:del w:id="1737"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5B267B0E" w14:textId="0715C010" w:rsidR="002A2AE0" w:rsidRPr="00182A4C" w:rsidDel="0065404A" w:rsidRDefault="002A2AE0" w:rsidP="00334A3C">
            <w:pPr>
              <w:rPr>
                <w:del w:id="1738" w:author="Parks, Robbie M" w:date="2019-01-10T10:18:00Z"/>
                <w:rFonts w:eastAsia="Times New Roman"/>
                <w:color w:val="000000"/>
                <w:sz w:val="18"/>
                <w:szCs w:val="18"/>
              </w:rPr>
            </w:pPr>
            <w:del w:id="1739" w:author="Parks, Robbie M" w:date="2019-01-10T10:18:00Z">
              <w:r w:rsidRPr="00182A4C" w:rsidDel="0065404A">
                <w:rPr>
                  <w:rFonts w:eastAsia="Times New Roman"/>
                  <w:color w:val="000000"/>
                  <w:sz w:val="18"/>
                  <w:szCs w:val="18"/>
                </w:rPr>
                <w:delText xml:space="preserve"> 1.47 </w:delText>
              </w:r>
            </w:del>
            <w:del w:id="1740" w:author="Parks, Robbie M" w:date="2019-01-10T10:13:00Z">
              <w:r w:rsidRPr="00182A4C" w:rsidDel="008916F4">
                <w:rPr>
                  <w:rFonts w:eastAsia="Times New Roman"/>
                  <w:color w:val="000000"/>
                  <w:sz w:val="18"/>
                  <w:szCs w:val="18"/>
                </w:rPr>
                <w:delText xml:space="preserve">( </w:delText>
              </w:r>
            </w:del>
            <w:del w:id="1741" w:author="Parks, Robbie M" w:date="2019-01-10T10:18:00Z">
              <w:r w:rsidRPr="00182A4C" w:rsidDel="0065404A">
                <w:rPr>
                  <w:rFonts w:eastAsia="Times New Roman"/>
                  <w:color w:val="000000"/>
                  <w:sz w:val="18"/>
                  <w:szCs w:val="18"/>
                </w:rPr>
                <w:delText>0.17, 2.82)</w:delText>
              </w:r>
            </w:del>
          </w:p>
        </w:tc>
        <w:tc>
          <w:tcPr>
            <w:tcW w:w="1335" w:type="dxa"/>
            <w:shd w:val="clear" w:color="auto" w:fill="auto"/>
            <w:noWrap/>
            <w:vAlign w:val="bottom"/>
            <w:hideMark/>
          </w:tcPr>
          <w:p w14:paraId="6E4BAD76" w14:textId="6875EB45" w:rsidR="002A2AE0" w:rsidRPr="00182A4C" w:rsidDel="0065404A" w:rsidRDefault="002A2AE0" w:rsidP="00334A3C">
            <w:pPr>
              <w:rPr>
                <w:del w:id="1742" w:author="Parks, Robbie M" w:date="2019-01-10T10:18:00Z"/>
                <w:rFonts w:eastAsia="Times New Roman"/>
                <w:color w:val="000000"/>
                <w:sz w:val="18"/>
                <w:szCs w:val="18"/>
              </w:rPr>
            </w:pPr>
            <w:del w:id="1743" w:author="Parks, Robbie M" w:date="2019-01-10T10:18:00Z">
              <w:r w:rsidRPr="00182A4C" w:rsidDel="0065404A">
                <w:rPr>
                  <w:rFonts w:eastAsia="Times New Roman"/>
                  <w:color w:val="000000"/>
                  <w:sz w:val="18"/>
                  <w:szCs w:val="18"/>
                </w:rPr>
                <w:delText xml:space="preserve"> 0.64 (-0.10, 1.40)</w:delText>
              </w:r>
            </w:del>
          </w:p>
        </w:tc>
        <w:tc>
          <w:tcPr>
            <w:tcW w:w="1335" w:type="dxa"/>
            <w:shd w:val="clear" w:color="auto" w:fill="auto"/>
            <w:noWrap/>
            <w:vAlign w:val="bottom"/>
            <w:hideMark/>
          </w:tcPr>
          <w:p w14:paraId="684A7EDA" w14:textId="4A6C95F4" w:rsidR="002A2AE0" w:rsidRPr="00182A4C" w:rsidDel="0065404A" w:rsidRDefault="002A2AE0" w:rsidP="00334A3C">
            <w:pPr>
              <w:rPr>
                <w:del w:id="1744" w:author="Parks, Robbie M" w:date="2019-01-10T10:18:00Z"/>
                <w:rFonts w:eastAsia="Times New Roman"/>
                <w:color w:val="000000"/>
                <w:sz w:val="18"/>
                <w:szCs w:val="18"/>
              </w:rPr>
            </w:pPr>
            <w:del w:id="1745" w:author="Parks, Robbie M" w:date="2019-01-10T10:18:00Z">
              <w:r w:rsidRPr="00182A4C" w:rsidDel="0065404A">
                <w:rPr>
                  <w:rFonts w:eastAsia="Times New Roman"/>
                  <w:color w:val="000000"/>
                  <w:sz w:val="18"/>
                  <w:szCs w:val="18"/>
                </w:rPr>
                <w:delText xml:space="preserve"> 0.82 </w:delText>
              </w:r>
            </w:del>
            <w:del w:id="1746" w:author="Parks, Robbie M" w:date="2019-01-10T10:13:00Z">
              <w:r w:rsidRPr="00182A4C" w:rsidDel="008916F4">
                <w:rPr>
                  <w:rFonts w:eastAsia="Times New Roman"/>
                  <w:color w:val="000000"/>
                  <w:sz w:val="18"/>
                  <w:szCs w:val="18"/>
                </w:rPr>
                <w:delText xml:space="preserve">( </w:delText>
              </w:r>
            </w:del>
            <w:del w:id="1747" w:author="Parks, Robbie M" w:date="2019-01-10T10:18:00Z">
              <w:r w:rsidRPr="00182A4C" w:rsidDel="0065404A">
                <w:rPr>
                  <w:rFonts w:eastAsia="Times New Roman"/>
                  <w:color w:val="000000"/>
                  <w:sz w:val="18"/>
                  <w:szCs w:val="18"/>
                </w:rPr>
                <w:delText>0.16, 1.49)</w:delText>
              </w:r>
            </w:del>
          </w:p>
        </w:tc>
        <w:tc>
          <w:tcPr>
            <w:tcW w:w="1335" w:type="dxa"/>
            <w:shd w:val="clear" w:color="auto" w:fill="auto"/>
            <w:noWrap/>
            <w:vAlign w:val="bottom"/>
            <w:hideMark/>
          </w:tcPr>
          <w:p w14:paraId="0CF15C1F" w14:textId="65E0A8B1" w:rsidR="002A2AE0" w:rsidRPr="00182A4C" w:rsidDel="0065404A" w:rsidRDefault="002A2AE0" w:rsidP="00334A3C">
            <w:pPr>
              <w:rPr>
                <w:del w:id="1748" w:author="Parks, Robbie M" w:date="2019-01-10T10:18:00Z"/>
                <w:rFonts w:eastAsia="Times New Roman"/>
                <w:color w:val="000000"/>
                <w:sz w:val="18"/>
                <w:szCs w:val="18"/>
              </w:rPr>
            </w:pPr>
            <w:del w:id="1749" w:author="Parks, Robbie M" w:date="2019-01-10T10:18:00Z">
              <w:r w:rsidRPr="00182A4C" w:rsidDel="0065404A">
                <w:rPr>
                  <w:rFonts w:eastAsia="Times New Roman"/>
                  <w:color w:val="000000"/>
                  <w:sz w:val="18"/>
                  <w:szCs w:val="18"/>
                </w:rPr>
                <w:delText xml:space="preserve"> 0.60 </w:delText>
              </w:r>
            </w:del>
            <w:del w:id="1750" w:author="Parks, Robbie M" w:date="2019-01-10T10:13:00Z">
              <w:r w:rsidRPr="00182A4C" w:rsidDel="008916F4">
                <w:rPr>
                  <w:rFonts w:eastAsia="Times New Roman"/>
                  <w:color w:val="000000"/>
                  <w:sz w:val="18"/>
                  <w:szCs w:val="18"/>
                </w:rPr>
                <w:delText xml:space="preserve">( </w:delText>
              </w:r>
            </w:del>
            <w:del w:id="1751" w:author="Parks, Robbie M" w:date="2019-01-10T10:18:00Z">
              <w:r w:rsidRPr="00182A4C" w:rsidDel="0065404A">
                <w:rPr>
                  <w:rFonts w:eastAsia="Times New Roman"/>
                  <w:color w:val="000000"/>
                  <w:sz w:val="18"/>
                  <w:szCs w:val="18"/>
                </w:rPr>
                <w:delText>0.00, 1.20)</w:delText>
              </w:r>
            </w:del>
          </w:p>
        </w:tc>
        <w:tc>
          <w:tcPr>
            <w:tcW w:w="1335" w:type="dxa"/>
            <w:shd w:val="clear" w:color="auto" w:fill="auto"/>
            <w:noWrap/>
            <w:vAlign w:val="bottom"/>
            <w:hideMark/>
          </w:tcPr>
          <w:p w14:paraId="2267CC75" w14:textId="76B47254" w:rsidR="002A2AE0" w:rsidRPr="00182A4C" w:rsidDel="0065404A" w:rsidRDefault="002A2AE0" w:rsidP="00334A3C">
            <w:pPr>
              <w:rPr>
                <w:del w:id="1752" w:author="Parks, Robbie M" w:date="2019-01-10T10:18:00Z"/>
                <w:rFonts w:eastAsia="Times New Roman"/>
                <w:color w:val="000000"/>
                <w:sz w:val="18"/>
                <w:szCs w:val="18"/>
              </w:rPr>
            </w:pPr>
            <w:del w:id="1753" w:author="Parks, Robbie M" w:date="2019-01-10T10:18:00Z">
              <w:r w:rsidRPr="00182A4C" w:rsidDel="0065404A">
                <w:rPr>
                  <w:rFonts w:eastAsia="Times New Roman"/>
                  <w:color w:val="000000"/>
                  <w:sz w:val="18"/>
                  <w:szCs w:val="18"/>
                </w:rPr>
                <w:delText xml:space="preserve"> 0.39 (-0.19, 0.98)</w:delText>
              </w:r>
            </w:del>
          </w:p>
        </w:tc>
        <w:tc>
          <w:tcPr>
            <w:tcW w:w="1335" w:type="dxa"/>
            <w:shd w:val="clear" w:color="auto" w:fill="auto"/>
            <w:noWrap/>
            <w:vAlign w:val="bottom"/>
            <w:hideMark/>
          </w:tcPr>
          <w:p w14:paraId="031B6B04" w14:textId="0392ED2A" w:rsidR="002A2AE0" w:rsidRPr="00182A4C" w:rsidDel="0065404A" w:rsidRDefault="002A2AE0" w:rsidP="00334A3C">
            <w:pPr>
              <w:rPr>
                <w:del w:id="1754" w:author="Parks, Robbie M" w:date="2019-01-10T10:18:00Z"/>
                <w:rFonts w:eastAsia="Times New Roman"/>
                <w:color w:val="000000"/>
                <w:sz w:val="18"/>
                <w:szCs w:val="18"/>
              </w:rPr>
            </w:pPr>
            <w:del w:id="1755" w:author="Parks, Robbie M" w:date="2019-01-10T10:18:00Z">
              <w:r w:rsidRPr="00182A4C" w:rsidDel="0065404A">
                <w:rPr>
                  <w:rFonts w:eastAsia="Times New Roman"/>
                  <w:color w:val="000000"/>
                  <w:sz w:val="18"/>
                  <w:szCs w:val="18"/>
                </w:rPr>
                <w:delText xml:space="preserve"> 0.52 (-0.16, 1.21)</w:delText>
              </w:r>
            </w:del>
          </w:p>
        </w:tc>
        <w:tc>
          <w:tcPr>
            <w:tcW w:w="1335" w:type="dxa"/>
            <w:shd w:val="clear" w:color="auto" w:fill="auto"/>
            <w:noWrap/>
            <w:vAlign w:val="bottom"/>
            <w:hideMark/>
          </w:tcPr>
          <w:p w14:paraId="4DE52902" w14:textId="78030E0D" w:rsidR="002A2AE0" w:rsidRPr="00182A4C" w:rsidDel="0065404A" w:rsidRDefault="002A2AE0" w:rsidP="00334A3C">
            <w:pPr>
              <w:rPr>
                <w:del w:id="1756" w:author="Parks, Robbie M" w:date="2019-01-10T10:18:00Z"/>
                <w:rFonts w:eastAsia="Times New Roman"/>
                <w:color w:val="000000"/>
                <w:sz w:val="18"/>
                <w:szCs w:val="18"/>
              </w:rPr>
            </w:pPr>
            <w:del w:id="1757" w:author="Parks, Robbie M" w:date="2019-01-10T10:18:00Z">
              <w:r w:rsidRPr="00182A4C" w:rsidDel="0065404A">
                <w:rPr>
                  <w:rFonts w:eastAsia="Times New Roman"/>
                  <w:color w:val="000000"/>
                  <w:sz w:val="18"/>
                  <w:szCs w:val="18"/>
                </w:rPr>
                <w:delText xml:space="preserve"> 0.91 </w:delText>
              </w:r>
            </w:del>
            <w:del w:id="1758" w:author="Parks, Robbie M" w:date="2019-01-10T10:13:00Z">
              <w:r w:rsidRPr="00182A4C" w:rsidDel="008916F4">
                <w:rPr>
                  <w:rFonts w:eastAsia="Times New Roman"/>
                  <w:color w:val="000000"/>
                  <w:sz w:val="18"/>
                  <w:szCs w:val="18"/>
                </w:rPr>
                <w:delText xml:space="preserve">( </w:delText>
              </w:r>
            </w:del>
            <w:del w:id="1759" w:author="Parks, Robbie M" w:date="2019-01-10T10:18:00Z">
              <w:r w:rsidRPr="00182A4C" w:rsidDel="0065404A">
                <w:rPr>
                  <w:rFonts w:eastAsia="Times New Roman"/>
                  <w:color w:val="000000"/>
                  <w:sz w:val="18"/>
                  <w:szCs w:val="18"/>
                </w:rPr>
                <w:delText>0.06, 1.77)</w:delText>
              </w:r>
            </w:del>
          </w:p>
        </w:tc>
        <w:tc>
          <w:tcPr>
            <w:tcW w:w="1335" w:type="dxa"/>
            <w:shd w:val="clear" w:color="auto" w:fill="auto"/>
            <w:noWrap/>
            <w:vAlign w:val="bottom"/>
            <w:hideMark/>
          </w:tcPr>
          <w:p w14:paraId="6B63002D" w14:textId="283EFA04" w:rsidR="002A2AE0" w:rsidRPr="00182A4C" w:rsidDel="0065404A" w:rsidRDefault="002A2AE0" w:rsidP="00334A3C">
            <w:pPr>
              <w:rPr>
                <w:del w:id="1760" w:author="Parks, Robbie M" w:date="2019-01-10T10:18:00Z"/>
                <w:rFonts w:eastAsia="Times New Roman"/>
                <w:color w:val="000000"/>
                <w:sz w:val="18"/>
                <w:szCs w:val="18"/>
              </w:rPr>
            </w:pPr>
            <w:del w:id="1761" w:author="Parks, Robbie M" w:date="2019-01-10T10:18:00Z">
              <w:r w:rsidRPr="00182A4C" w:rsidDel="0065404A">
                <w:rPr>
                  <w:rFonts w:eastAsia="Times New Roman"/>
                  <w:color w:val="000000"/>
                  <w:sz w:val="18"/>
                  <w:szCs w:val="18"/>
                </w:rPr>
                <w:delText xml:space="preserve"> 0.78 (-0.53, 2.13)</w:delText>
              </w:r>
            </w:del>
          </w:p>
        </w:tc>
      </w:tr>
    </w:tbl>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62" w:author="Bennett, James E" w:date="2019-01-11T16:55:00Z" w:initials="BJE">
    <w:p w14:paraId="134BB175" w14:textId="2AC88825" w:rsidR="001137AD" w:rsidRDefault="001137AD">
      <w:pPr>
        <w:pStyle w:val="CommentText"/>
      </w:pPr>
      <w:r>
        <w:rPr>
          <w:rStyle w:val="CommentReference"/>
        </w:rPr>
        <w:annotationRef/>
      </w:r>
      <w:r>
        <w:t xml:space="preserve">I would remove all this lot because without any link specifically to drowning data or anomalous temp, it is not really </w:t>
      </w:r>
      <w:proofErr w:type="gramStart"/>
      <w:r>
        <w:t>relevant</w:t>
      </w:r>
      <w:proofErr w:type="gramEnd"/>
      <w:r>
        <w:t xml:space="preserve"> is it?</w:t>
      </w:r>
    </w:p>
  </w:comment>
  <w:comment w:id="299" w:author="Bennett, James E" w:date="2019-01-09T10:52:00Z" w:initials="BJE">
    <w:p w14:paraId="191318E8" w14:textId="77777777" w:rsidR="001137AD" w:rsidRDefault="001137AD">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1137AD" w:rsidRDefault="001137AD">
      <w:pPr>
        <w:pStyle w:val="CommentText"/>
      </w:pPr>
      <w:r>
        <w:t>Do you want to say climate change in this sentence or can we use temperature instead? Or you could say “into temperature, and more broadly climate change, and mental health” ?</w:t>
      </w:r>
    </w:p>
  </w:comment>
  <w:comment w:id="329" w:author="Bennett, James E" w:date="2019-01-11T16:27:00Z" w:initials="BJE">
    <w:p w14:paraId="34CEBB3D" w14:textId="10EA624C" w:rsidR="001137AD" w:rsidRDefault="001137AD">
      <w:pPr>
        <w:pStyle w:val="CommentText"/>
      </w:pPr>
      <w:r>
        <w:rPr>
          <w:rStyle w:val="CommentReference"/>
        </w:rPr>
        <w:annotationRef/>
      </w:r>
      <w:r>
        <w:t>Is this how the groups are referred to elsewhere in the paper?</w:t>
      </w:r>
    </w:p>
  </w:comment>
  <w:comment w:id="428" w:author="Ezzati, Majid" w:date="2018-12-30T21:27:00Z" w:initials="EM">
    <w:p w14:paraId="6605938E" w14:textId="5E6FE779" w:rsidR="001137AD" w:rsidRDefault="001137AD">
      <w:pPr>
        <w:pStyle w:val="CommentText"/>
      </w:pPr>
      <w:r>
        <w:rPr>
          <w:rStyle w:val="CommentReference"/>
        </w:rPr>
        <w:annotationRef/>
      </w:r>
      <w:r>
        <w:t>Remove spacing between lines</w:t>
      </w:r>
    </w:p>
  </w:comment>
  <w:comment w:id="429" w:author="Parks, Robbie M" w:date="2019-01-10T11:49:00Z" w:initials="PRM">
    <w:p w14:paraId="0800FB6B" w14:textId="5EE360CD" w:rsidR="001137AD" w:rsidRDefault="001137AD">
      <w:pPr>
        <w:pStyle w:val="CommentText"/>
      </w:pPr>
      <w:r>
        <w:rPr>
          <w:rStyle w:val="CommentReference"/>
        </w:rPr>
        <w:annotationRef/>
      </w:r>
      <w:r>
        <w:t>I will do this when we submit, as every time I edit references it resets</w:t>
      </w:r>
    </w:p>
  </w:comment>
  <w:comment w:id="477" w:author="Ezzati, Majid" w:date="2018-12-30T21:43:00Z" w:initials="EM">
    <w:p w14:paraId="6B5646F7" w14:textId="272433BF" w:rsidR="001137AD" w:rsidRDefault="001137AD">
      <w:pPr>
        <w:pStyle w:val="CommentText"/>
      </w:pPr>
      <w:r>
        <w:rPr>
          <w:rStyle w:val="CommentReference"/>
        </w:rPr>
        <w:annotationRef/>
      </w:r>
      <w:r>
        <w:t>Order consistently throughout</w:t>
      </w:r>
    </w:p>
  </w:comment>
  <w:comment w:id="492" w:author="Ezzati, Majid" w:date="2018-12-30T21:44:00Z" w:initials="EM">
    <w:p w14:paraId="72A85927" w14:textId="2B64BFEC" w:rsidR="001137AD" w:rsidRDefault="001137AD">
      <w:pPr>
        <w:pStyle w:val="CommentText"/>
      </w:pPr>
      <w:r>
        <w:rPr>
          <w:rStyle w:val="CommentReference"/>
        </w:rPr>
        <w:annotationRef/>
      </w:r>
      <w:r>
        <w:t>complete</w:t>
      </w:r>
    </w:p>
  </w:comment>
  <w:comment w:id="1371" w:author="Ezzati, Majid" w:date="2018-12-30T21:45:00Z" w:initials="EM">
    <w:p w14:paraId="3A98E373" w14:textId="179EF249" w:rsidR="001137AD" w:rsidRDefault="001137AD">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4BB175" w15:done="0"/>
  <w15:commentEx w15:paraId="6ADA5EB8" w15:done="0"/>
  <w15:commentEx w15:paraId="34CEBB3D" w15:done="0"/>
  <w15:commentEx w15:paraId="6605938E" w15:done="0"/>
  <w15:commentEx w15:paraId="0800FB6B" w15:paraIdParent="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FF3FC0" w14:textId="77777777" w:rsidR="004C2E58" w:rsidRDefault="004C2E58">
      <w:r>
        <w:separator/>
      </w:r>
    </w:p>
  </w:endnote>
  <w:endnote w:type="continuationSeparator" w:id="0">
    <w:p w14:paraId="6DD43112" w14:textId="77777777" w:rsidR="004C2E58" w:rsidRDefault="004C2E58">
      <w:r>
        <w:continuationSeparator/>
      </w:r>
    </w:p>
  </w:endnote>
  <w:endnote w:type="continuationNotice" w:id="1">
    <w:p w14:paraId="34502D88" w14:textId="77777777" w:rsidR="004C2E58" w:rsidRDefault="004C2E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1CB1">
      <w:rPr>
        <w:rStyle w:val="PageNumber"/>
        <w:noProof/>
      </w:rPr>
      <w:t>8</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31192C" w14:textId="77777777" w:rsidR="004C2E58" w:rsidRDefault="004C2E58">
      <w:r>
        <w:separator/>
      </w:r>
    </w:p>
  </w:footnote>
  <w:footnote w:type="continuationSeparator" w:id="0">
    <w:p w14:paraId="000449D7" w14:textId="77777777" w:rsidR="004C2E58" w:rsidRDefault="004C2E58">
      <w:r>
        <w:continuationSeparator/>
      </w:r>
    </w:p>
  </w:footnote>
  <w:footnote w:type="continuationNotice" w:id="1">
    <w:p w14:paraId="4700D3AD" w14:textId="77777777" w:rsidR="004C2E58" w:rsidRDefault="004C2E58"/>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cdc.gov/nchs/nvss/dvs_data_release.htm" TargetMode="External"/><Relationship Id="rId13" Type="http://schemas.openxmlformats.org/officeDocument/2006/relationships/hyperlink" Target="https://www.cdc.gov/nchs/nvss/bridged_race.htm" TargetMode="External"/><Relationship Id="rId14" Type="http://schemas.openxmlformats.org/officeDocument/2006/relationships/hyperlink" Target="https://www.census.gov/data/tables/time-series/demo/popest/1980s-county.html)"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CD9BEED-A0AC-5747-87DC-A807A7A146E5}">
  <ds:schemaRefs>
    <ds:schemaRef ds:uri="http://schemas.openxmlformats.org/officeDocument/2006/bibliography"/>
  </ds:schemaRefs>
</ds:datastoreItem>
</file>

<file path=customXml/itemProps2.xml><?xml version="1.0" encoding="utf-8"?>
<ds:datastoreItem xmlns:ds="http://schemas.openxmlformats.org/officeDocument/2006/customXml" ds:itemID="{53C9F9D4-20CF-1741-933D-353BBA2F9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36037</Words>
  <Characters>205411</Characters>
  <Application>Microsoft Macintosh Word</Application>
  <DocSecurity>0</DocSecurity>
  <Lines>1711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19</cp:revision>
  <cp:lastPrinted>2018-12-07T15:24:00Z</cp:lastPrinted>
  <dcterms:created xsi:type="dcterms:W3CDTF">2019-01-13T21:38:00Z</dcterms:created>
  <dcterms:modified xsi:type="dcterms:W3CDTF">2019-01-14T10:53:00Z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