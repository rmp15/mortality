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commentRangeStart w:id="0"/>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w:t>
      </w:r>
      <w:commentRangeEnd w:id="0"/>
      <w:r w:rsidR="005D6530">
        <w:rPr>
          <w:rStyle w:val="CommentReference"/>
          <w:rFonts w:asciiTheme="minorHAnsi" w:hAnsiTheme="minorHAnsi" w:cstheme="minorBidi"/>
          <w:lang w:eastAsia="en-US"/>
        </w:rPr>
        <w:commentReference w:id="0"/>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1"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rStyle w:val="CommentReference"/>
          <w:rFonts w:asciiTheme="minorHAnsi" w:hAnsiTheme="minorHAnsi" w:cstheme="minorBidi"/>
          <w:lang w:eastAsia="en-US"/>
        </w:rPr>
        <w:commentReference w:id="2"/>
      </w:r>
      <w:r w:rsidR="00A94C10">
        <w:rPr>
          <w:rStyle w:val="CommentReference"/>
          <w:rFonts w:asciiTheme="minorHAnsi" w:hAnsiTheme="minorHAnsi" w:cstheme="minorBidi"/>
          <w:lang w:eastAsia="en-US"/>
        </w:rPr>
        <w:commentReference w:id="3"/>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79.0% of injury deaths in males and 72.1% in females were from transport injuries, falls, drowning, assault, and intentional self-harm, and the remainder from a heterogeneous group of “other injuries” (</w:t>
      </w:r>
      <w:commentRangeStart w:id="4"/>
      <w:commentRangeStart w:id="5"/>
      <w:r>
        <w:rPr>
          <w:color w:val="000000" w:themeColor="text1"/>
        </w:rPr>
        <w:t xml:space="preserve">Figure </w:t>
      </w:r>
      <w:ins w:id="6" w:author="Parks, Robbie M" w:date="2019-01-02T22:30:00Z">
        <w:r w:rsidR="00CB4D3C" w:rsidRPr="0011669A">
          <w:rPr>
            <w:color w:val="000000" w:themeColor="text1"/>
            <w:rPrChange w:id="7" w:author="Parks, Robbie M" w:date="2019-01-02T23:24:00Z">
              <w:rPr>
                <w:color w:val="000000" w:themeColor="text1"/>
                <w:highlight w:val="yellow"/>
              </w:rPr>
            </w:rPrChange>
          </w:rPr>
          <w:t>1</w:t>
        </w:r>
      </w:ins>
      <w:del w:id="8" w:author="Parks, Robbie M" w:date="2019-01-02T22:30:00Z">
        <w:r w:rsidRPr="00B653AD" w:rsidDel="00CB4D3C">
          <w:rPr>
            <w:color w:val="000000" w:themeColor="text1"/>
            <w:highlight w:val="yellow"/>
            <w:rPrChange w:id="9" w:author="Parks, Robbie M" w:date="2019-01-02T12:51:00Z">
              <w:rPr>
                <w:color w:val="000000" w:themeColor="text1"/>
              </w:rPr>
            </w:rPrChange>
          </w:rPr>
          <w:delText>2</w:delText>
        </w:r>
      </w:del>
      <w:commentRangeEnd w:id="4"/>
      <w:r w:rsidRPr="00B653AD">
        <w:rPr>
          <w:rStyle w:val="CommentReference"/>
          <w:rFonts w:asciiTheme="minorHAnsi" w:hAnsiTheme="minorHAnsi" w:cstheme="minorBidi"/>
          <w:highlight w:val="yellow"/>
          <w:lang w:eastAsia="en-US"/>
          <w:rPrChange w:id="10" w:author="Parks, Robbie M" w:date="2019-01-02T12:51:00Z">
            <w:rPr>
              <w:rStyle w:val="CommentReference"/>
              <w:rFonts w:asciiTheme="minorHAnsi" w:hAnsiTheme="minorHAnsi" w:cstheme="minorBidi"/>
              <w:lang w:eastAsia="en-US"/>
            </w:rPr>
          </w:rPrChange>
        </w:rPr>
        <w:commentReference w:id="4"/>
      </w:r>
      <w:commentRangeEnd w:id="5"/>
      <w:r w:rsidR="00B1609A">
        <w:rPr>
          <w:rStyle w:val="CommentReference"/>
          <w:rFonts w:asciiTheme="minorHAnsi" w:hAnsiTheme="minorHAnsi" w:cstheme="minorBidi"/>
          <w:lang w:eastAsia="en-US"/>
        </w:rPr>
        <w:commentReference w:id="5"/>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11"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12" w:author="Parks, Robbie M" w:date="2019-01-02T22:31:00Z">
        <w:r w:rsidR="00CB4D3C">
          <w:t>1</w:t>
        </w:r>
      </w:ins>
      <w:del w:id="13" w:author="Parks, Robbie M" w:date="2019-01-02T22:31:00Z">
        <w:r w:rsidR="00110E50" w:rsidDel="00CB4D3C">
          <w:delText>2</w:delText>
        </w:r>
      </w:del>
      <w:r w:rsidR="004D784E" w:rsidRPr="00091E0C">
        <w:t>).</w:t>
      </w:r>
      <w:r>
        <w:t xml:space="preserve"> </w:t>
      </w:r>
      <w:del w:id="14" w:author="Parks, Robbie M" w:date="2019-01-02T12:53:00Z">
        <w:r w:rsidDel="00A77DA0">
          <w:delText>T</w:delText>
        </w:r>
      </w:del>
      <w:ins w:id="15"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6"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7"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a large number of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8"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9"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3183D29A" w:rsidR="00C60C27" w:rsidRDefault="00BF3738" w:rsidP="00886AE3">
      <w:pPr>
        <w:spacing w:line="480" w:lineRule="auto"/>
      </w:pPr>
      <w:r>
        <w:t>Using the</w:t>
      </w:r>
      <w:r w:rsidR="00955652" w:rsidRPr="004326BD">
        <w:t xml:space="preserve"> estimated associations </w:t>
      </w:r>
      <w:r>
        <w:t>between injury death rates and temperature anom</w:t>
      </w:r>
      <w:ins w:id="20" w:author="Parks, Robbie M" w:date="2019-01-02T13:13:00Z">
        <w:r w:rsidR="004478EB">
          <w:t>a</w:t>
        </w:r>
      </w:ins>
      <w:del w:id="21" w:author="Parks, Robbie M" w:date="2019-01-02T13:13:00Z">
        <w:r w:rsidDel="004478EB">
          <w:delText>o</w:delText>
        </w:r>
      </w:del>
      <w:r>
        <w:t>l</w:t>
      </w:r>
      <w:del w:id="22" w:author="Parks, Robbie M" w:date="2019-01-02T13:13:00Z">
        <w:r w:rsidDel="004478EB">
          <w:delText>og</w:delText>
        </w:r>
      </w:del>
      <w:r>
        <w:t>y</w:t>
      </w:r>
      <w:r w:rsidR="00955652" w:rsidRPr="004326BD">
        <w:t>, there would be an additional 941 (</w:t>
      </w:r>
      <w:r w:rsidR="004E14B6" w:rsidRPr="00C60C27">
        <w:t xml:space="preserve">95% CrI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23" w:author="Parks, Robbie M" w:date="2019-01-02T13:26:00Z">
        <w:r w:rsidR="00955652" w:rsidRPr="004326BD" w:rsidDel="002F29BA">
          <w:delText>65</w:delText>
        </w:r>
      </w:del>
      <w:ins w:id="24" w:author="Parks, Robbie M" w:date="2019-01-02T13:26:00Z">
        <w:r w:rsidR="002F29BA">
          <w:t>47</w:t>
        </w:r>
      </w:ins>
      <w:r w:rsidR="00955652" w:rsidRPr="004326BD">
        <w:t xml:space="preserve">% of </w:t>
      </w:r>
      <w:ins w:id="25"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6" w:author="Parks, Robbie M" w:date="2019-01-02T13:14:00Z">
        <w:r w:rsidR="00600EAA" w:rsidRPr="00C91F71" w:rsidDel="004478EB">
          <w:delText>4</w:delText>
        </w:r>
      </w:del>
      <w:ins w:id="27" w:author="Parks, Robbie M" w:date="2019-01-02T13:14:00Z">
        <w:r w:rsidR="00B44620" w:rsidRPr="00C91F71">
          <w:rPr>
            <w:rPrChange w:id="28" w:author="Parks, Robbie M" w:date="2019-01-02T22:36:00Z">
              <w:rPr>
                <w:highlight w:val="yellow"/>
              </w:rPr>
            </w:rPrChange>
          </w:rPr>
          <w:t>4</w:t>
        </w:r>
      </w:ins>
      <w:r w:rsidR="00107AA8" w:rsidRPr="00C60C27">
        <w:t>)</w:t>
      </w:r>
      <w:r w:rsidR="00955652" w:rsidRPr="00C60C27">
        <w:t>.</w:t>
      </w:r>
      <w:r w:rsidR="001349B6" w:rsidRPr="00C60C27">
        <w:t xml:space="preserve"> </w:t>
      </w:r>
      <w:ins w:id="29" w:author="Parks, Robbie M" w:date="2019-01-02T13:31:00Z">
        <w:r w:rsidR="00D014BD">
          <w:t xml:space="preserve">By gender, </w:t>
        </w:r>
      </w:ins>
      <w:r w:rsidR="001349B6" w:rsidRPr="003017A9">
        <w:t xml:space="preserve">87% of additional deaths </w:t>
      </w:r>
      <w:ins w:id="30" w:author="Parks, Robbie M" w:date="2019-01-02T13:27:00Z">
        <w:r w:rsidR="00430580">
          <w:t xml:space="preserve">would occur </w:t>
        </w:r>
      </w:ins>
      <w:r w:rsidR="001349B6" w:rsidRPr="003017A9">
        <w:t>in males and 13% in females.</w:t>
      </w:r>
      <w:ins w:id="31" w:author="Parks, Robbie M" w:date="2019-01-02T13:37:00Z">
        <w:r w:rsidR="006055C9">
          <w:t xml:space="preserve"> By age,</w:t>
        </w:r>
      </w:ins>
      <w:r w:rsidR="001349B6" w:rsidRPr="003017A9">
        <w:t xml:space="preserve"> </w:t>
      </w:r>
      <w:del w:id="32"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33" w:author="Parks, Robbie M" w:date="2019-01-02T13:30:00Z">
        <w:r w:rsidR="00DC1E6C" w:rsidDel="0098742C">
          <w:delText>.1</w:delText>
        </w:r>
      </w:del>
      <w:r w:rsidR="001349B6" w:rsidRPr="003017A9">
        <w:t>% of all deaths</w:t>
      </w:r>
      <w:r w:rsidR="00C91B02" w:rsidRPr="003017A9">
        <w:t xml:space="preserve"> would </w:t>
      </w:r>
      <w:del w:id="34" w:author="Parks, Robbie M" w:date="2019-01-02T13:32:00Z">
        <w:r w:rsidR="00C91B02" w:rsidRPr="003017A9" w:rsidDel="00E24CAF">
          <w:delText xml:space="preserve">be </w:delText>
        </w:r>
      </w:del>
      <w:ins w:id="35" w:author="Parks, Robbie M" w:date="2019-01-02T13:32:00Z">
        <w:r w:rsidR="00E24CAF">
          <w:t>occur with</w:t>
        </w:r>
      </w:ins>
      <w:del w:id="36" w:author="Parks, Robbie M" w:date="2019-01-02T13:32:00Z">
        <w:r w:rsidR="001F2DC7" w:rsidDel="005272F3">
          <w:delText xml:space="preserve">for </w:delText>
        </w:r>
      </w:del>
      <w:ins w:id="37"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8" w:author="Parks, Robbie M" w:date="2019-01-02T13:32:00Z">
        <w:r w:rsidR="00532131" w:rsidRPr="003017A9" w:rsidDel="008215A5">
          <w:delText xml:space="preserve">are </w:delText>
        </w:r>
      </w:del>
      <w:ins w:id="39"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2ADBD67F" w:rsidR="00C21FFF" w:rsidRDefault="00BC291C" w:rsidP="00886AE3">
      <w:pPr>
        <w:spacing w:line="480" w:lineRule="auto"/>
      </w:pPr>
      <w:del w:id="40"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41" w:author="Parks, Robbie M" w:date="2019-01-02T13:38:00Z">
        <w:r w:rsidR="00532131" w:rsidRPr="003017A9" w:rsidDel="00BD4533">
          <w:delText>was</w:delText>
        </w:r>
        <w:r w:rsidRPr="003017A9" w:rsidDel="00BD4533">
          <w:delText xml:space="preserve"> </w:delText>
        </w:r>
      </w:del>
      <w:ins w:id="42" w:author="Parks, Robbie M" w:date="2019-01-02T13:42:00Z">
        <w:r w:rsidR="00B17F42">
          <w:t>Only</w:t>
        </w:r>
      </w:ins>
      <w:ins w:id="43" w:author="Parks, Robbie M" w:date="2019-01-02T13:38:00Z">
        <w:r w:rsidR="00BD4533" w:rsidRPr="003017A9">
          <w:t xml:space="preserve"> </w:t>
        </w:r>
      </w:ins>
      <w:r w:rsidRPr="003017A9">
        <w:t>deaths</w:t>
      </w:r>
      <w:r w:rsidR="00C325E0" w:rsidRPr="003017A9">
        <w:t xml:space="preserve"> from falls</w:t>
      </w:r>
      <w:ins w:id="44" w:author="Parks, Robbie M" w:date="2019-01-02T13:42:00Z">
        <w:r w:rsidR="00B17F42">
          <w:t xml:space="preserve"> would experience a decrease in deaths</w:t>
        </w:r>
      </w:ins>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5" w:author="Parks, Robbie M" w:date="2019-01-02T13:43:00Z">
        <w:r w:rsidR="00DE30F7">
          <w:t xml:space="preserve">deaths of </w:t>
        </w:r>
      </w:ins>
      <w:r w:rsidR="006205BD" w:rsidRPr="003017A9">
        <w:t>oldest</w:t>
      </w:r>
      <w:r w:rsidR="00EF44AE" w:rsidRPr="003017A9">
        <w:t xml:space="preserve"> males and females </w:t>
      </w:r>
      <w:ins w:id="46"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5AEE00A8" w:rsidR="00A83200" w:rsidDel="00852290" w:rsidRDefault="00C21FFF">
      <w:pPr>
        <w:spacing w:line="480" w:lineRule="auto"/>
        <w:rPr>
          <w:del w:id="47" w:author="Parks, Robbie M" w:date="2019-01-02T13:50:00Z"/>
        </w:rPr>
        <w:pPrChange w:id="48" w:author="Parks, Robbie M" w:date="2019-01-02T13:50:00Z">
          <w:pPr/>
        </w:pPrChange>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9" w:author="Parks, Robbie M" w:date="2019-01-02T13:45:00Z">
        <w:r w:rsidR="00AC1365">
          <w:t xml:space="preserve">would be in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50" w:author="Parks, Robbie M" w:date="2019-01-02T13:45:00Z">
        <w:r w:rsidR="003B3A5E" w:rsidRPr="003017A9" w:rsidDel="00030067">
          <w:delText xml:space="preserve">was </w:delText>
        </w:r>
      </w:del>
      <w:ins w:id="51"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45458504" w14:textId="77777777" w:rsidR="00852290" w:rsidRPr="00886AE3" w:rsidRDefault="00852290" w:rsidP="00886AE3">
      <w:pPr>
        <w:spacing w:line="480" w:lineRule="auto"/>
        <w:rPr>
          <w:ins w:id="52" w:author="Parks, Robbie M" w:date="2019-01-02T13:50:00Z"/>
          <w:rFonts w:eastAsia="Times New Roman"/>
          <w:color w:val="000000"/>
        </w:rPr>
      </w:pPr>
    </w:p>
    <w:p w14:paraId="32241E08" w14:textId="2278B9A6" w:rsidR="005B36C6" w:rsidRDefault="005B36C6">
      <w:pPr>
        <w:spacing w:line="480" w:lineRule="auto"/>
        <w:rPr>
          <w:b/>
        </w:rPr>
        <w:pPrChange w:id="53" w:author="Parks, Robbie M" w:date="2019-01-02T13:50:00Z">
          <w:pPr/>
        </w:pPrChange>
      </w:pP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71F824B6" w14:textId="7595AE41" w:rsidR="00483467" w:rsidRPr="00886AE3" w:rsidRDefault="00904AE6" w:rsidP="00886AE3">
      <w:pPr>
        <w:pStyle w:val="ListParagraph"/>
        <w:numPr>
          <w:ilvl w:val="0"/>
          <w:numId w:val="11"/>
        </w:numPr>
        <w:spacing w:after="0" w:line="240" w:lineRule="auto"/>
        <w:rPr>
          <w:rFonts w:ascii="Times New Roman" w:hAnsi="Times New Roman"/>
          <w:sz w:val="24"/>
          <w:szCs w:val="24"/>
        </w:rPr>
      </w:pPr>
      <w:r>
        <w:rPr>
          <w:rStyle w:val="CommentReference"/>
          <w:rFonts w:asciiTheme="minorHAnsi" w:eastAsiaTheme="minorHAnsi" w:hAnsiTheme="minorHAnsi" w:cstheme="minorBidi"/>
        </w:rPr>
        <w:commentReference w:id="54"/>
      </w:r>
      <w:r w:rsidR="00DF4833">
        <w:rPr>
          <w:rStyle w:val="CommentReference"/>
          <w:rFonts w:asciiTheme="minorHAnsi" w:eastAsiaTheme="minorHAnsi" w:hAnsiTheme="minorHAnsi" w:cstheme="minorBidi"/>
        </w:rPr>
        <w:commentReference w:id="55"/>
      </w:r>
      <w:r w:rsidR="00451818">
        <w:rPr>
          <w:rFonts w:ascii="Times New Roman" w:hAnsi="Times New Roman"/>
          <w:sz w:val="24"/>
          <w:szCs w:val="24"/>
        </w:rPr>
        <w:t xml:space="preserve">A study of US counties showed that an increase of </w:t>
      </w:r>
      <w:r w:rsidR="00451818" w:rsidRPr="00EA3450">
        <w:rPr>
          <w:rFonts w:ascii="Times New Roman" w:eastAsia="Times New Roman" w:hAnsi="Times New Roman"/>
          <w:bCs/>
          <w:color w:val="222222"/>
          <w:sz w:val="24"/>
          <w:szCs w:val="24"/>
          <w:shd w:val="clear" w:color="auto" w:fill="FFFFFF"/>
          <w:lang w:eastAsia="en-GB"/>
        </w:rPr>
        <w:t>1</w:t>
      </w:r>
      <w:r w:rsidR="00451818" w:rsidRPr="00EA3450">
        <w:rPr>
          <w:rFonts w:ascii="Times New Roman" w:hAnsi="Times New Roman"/>
          <w:bCs/>
          <w:color w:val="000000" w:themeColor="text1"/>
          <w:sz w:val="24"/>
          <w:szCs w:val="24"/>
        </w:rPr>
        <w:t>°C</w:t>
      </w:r>
      <w:r w:rsidR="00451818">
        <w:rPr>
          <w:rFonts w:ascii="Times New Roman" w:hAnsi="Times New Roman"/>
          <w:bCs/>
          <w:color w:val="000000" w:themeColor="text1"/>
          <w:sz w:val="24"/>
          <w:szCs w:val="24"/>
        </w:rPr>
        <w:t xml:space="preserve"> in temperature leads to an </w:t>
      </w:r>
      <w:ins w:id="56" w:author="Parks, Robbie M" w:date="2018-12-31T10:04:00Z">
        <w:r w:rsidR="004B4DC2">
          <w:rPr>
            <w:rFonts w:ascii="Times New Roman" w:hAnsi="Times New Roman"/>
            <w:bCs/>
            <w:color w:val="000000" w:themeColor="text1"/>
            <w:sz w:val="24"/>
            <w:szCs w:val="24"/>
          </w:rPr>
          <w:t xml:space="preserve">all-age </w:t>
        </w:r>
      </w:ins>
      <w:r w:rsidR="00451818">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sidR="00451818">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25D32252" w14:textId="796A5585" w:rsidR="00BA6275" w:rsidRPr="00886AE3" w:rsidRDefault="00BA6275" w:rsidP="00886AE3">
      <w:pPr>
        <w:pStyle w:val="ListParagraph"/>
        <w:numPr>
          <w:ilvl w:val="0"/>
          <w:numId w:val="11"/>
        </w:numPr>
        <w:spacing w:after="0" w:line="240" w:lineRule="auto"/>
        <w:rPr>
          <w:rFonts w:ascii="Times New Roman" w:hAnsi="Times New Roman"/>
          <w:sz w:val="24"/>
          <w:szCs w:val="24"/>
        </w:rPr>
      </w:pPr>
      <w:commentRangeStart w:id="57"/>
      <w:r>
        <w:rPr>
          <w:rFonts w:ascii="Times New Roman" w:hAnsi="Times New Roman"/>
          <w:bCs/>
          <w:color w:val="000000" w:themeColor="text1"/>
          <w:sz w:val="24"/>
          <w:szCs w:val="24"/>
        </w:rPr>
        <w:t>Analysis of hospitals in Boston, Massachusetts, USA, shows increase of hospital admissions for falls of 18% with moderate snow fall,</w:t>
      </w:r>
      <w:r w:rsidR="00DC7F53">
        <w:rPr>
          <w:rFonts w:ascii="Times New Roman" w:hAnsi="Times New Roman"/>
          <w:bCs/>
          <w:color w:val="000000" w:themeColor="text1"/>
          <w:sz w:val="24"/>
          <w:szCs w:val="24"/>
        </w:rPr>
        <w:fldChar w:fldCharType="begin" w:fldLock="1"/>
      </w:r>
      <w:r w:rsidR="00B7068B">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14&lt;/sup&gt;","plainTextFormattedCitation":"14","previouslyFormattedCitation":"&lt;sup&gt;14&lt;/sup&gt;"},"properties":{"noteIndex":0},"schema":"https://github.com/citation-style-language/schema/raw/master/csl-citation.json"}</w:instrText>
      </w:r>
      <w:r w:rsidR="00DC7F53">
        <w:rPr>
          <w:rFonts w:ascii="Times New Roman" w:hAnsi="Times New Roman"/>
          <w:bCs/>
          <w:color w:val="000000" w:themeColor="text1"/>
          <w:sz w:val="24"/>
          <w:szCs w:val="24"/>
        </w:rPr>
        <w:fldChar w:fldCharType="separate"/>
      </w:r>
      <w:r w:rsidR="00DC7F53" w:rsidRPr="00DC7F53">
        <w:rPr>
          <w:rFonts w:ascii="Times New Roman" w:hAnsi="Times New Roman"/>
          <w:bCs/>
          <w:noProof/>
          <w:color w:val="000000" w:themeColor="text1"/>
          <w:sz w:val="24"/>
          <w:szCs w:val="24"/>
          <w:vertAlign w:val="superscript"/>
        </w:rPr>
        <w:t>14</w:t>
      </w:r>
      <w:r w:rsidR="00DC7F53">
        <w:rPr>
          <w:rFonts w:ascii="Times New Roman" w:hAnsi="Times New Roman"/>
          <w:bCs/>
          <w:color w:val="000000" w:themeColor="text1"/>
          <w:sz w:val="24"/>
          <w:szCs w:val="24"/>
        </w:rPr>
        <w:fldChar w:fldCharType="end"/>
      </w:r>
      <w:r w:rsidR="00DC7F53">
        <w:rPr>
          <w:rFonts w:ascii="Times New Roman" w:hAnsi="Times New Roman"/>
          <w:bCs/>
          <w:color w:val="000000" w:themeColor="text1"/>
          <w:sz w:val="24"/>
          <w:szCs w:val="24"/>
        </w:rPr>
        <w:t xml:space="preserve"> compared to our results of </w:t>
      </w:r>
      <w:r w:rsidR="0053053A">
        <w:rPr>
          <w:rFonts w:ascii="Times New Roman" w:hAnsi="Times New Roman"/>
          <w:bCs/>
          <w:color w:val="000000" w:themeColor="text1"/>
          <w:sz w:val="24"/>
          <w:szCs w:val="24"/>
        </w:rPr>
        <w:t>up to 0.7</w:t>
      </w:r>
      <w:r w:rsidR="00DC7F53">
        <w:rPr>
          <w:rFonts w:ascii="Times New Roman" w:hAnsi="Times New Roman"/>
          <w:bCs/>
          <w:color w:val="000000" w:themeColor="text1"/>
          <w:sz w:val="24"/>
          <w:szCs w:val="24"/>
        </w:rPr>
        <w:t xml:space="preserve">% </w:t>
      </w:r>
      <w:r w:rsidR="0053053A">
        <w:rPr>
          <w:rFonts w:ascii="Times New Roman" w:hAnsi="Times New Roman"/>
          <w:bCs/>
          <w:color w:val="000000" w:themeColor="text1"/>
          <w:sz w:val="24"/>
          <w:szCs w:val="24"/>
        </w:rPr>
        <w:t xml:space="preserve">decrease for </w:t>
      </w:r>
      <w:r w:rsidR="0053053A">
        <w:rPr>
          <w:rFonts w:ascii="Times New Roman" w:hAnsi="Times New Roman"/>
          <w:color w:val="000000" w:themeColor="text1"/>
          <w:sz w:val="24"/>
          <w:szCs w:val="24"/>
        </w:rPr>
        <w:t xml:space="preserve">temperature anomaly </w:t>
      </w:r>
      <w:r w:rsidR="0053053A" w:rsidRPr="00D024C6">
        <w:rPr>
          <w:rFonts w:ascii="Times New Roman" w:hAnsi="Times New Roman"/>
          <w:color w:val="000000" w:themeColor="text1"/>
          <w:sz w:val="24"/>
          <w:szCs w:val="24"/>
        </w:rPr>
        <w:t>of +</w:t>
      </w:r>
      <w:r w:rsidR="0053053A" w:rsidRPr="00886AE3">
        <w:rPr>
          <w:rFonts w:ascii="Times New Roman" w:eastAsia="Times New Roman" w:hAnsi="Times New Roman"/>
          <w:bCs/>
          <w:color w:val="222222"/>
          <w:sz w:val="24"/>
          <w:szCs w:val="24"/>
          <w:shd w:val="clear" w:color="auto" w:fill="FFFFFF"/>
          <w:lang w:eastAsia="en-GB"/>
        </w:rPr>
        <w:t>1</w:t>
      </w:r>
      <w:r w:rsidR="0053053A" w:rsidRPr="00D024C6">
        <w:rPr>
          <w:rFonts w:ascii="Times New Roman" w:hAnsi="Times New Roman"/>
          <w:bCs/>
          <w:color w:val="000000" w:themeColor="text1"/>
          <w:sz w:val="24"/>
          <w:szCs w:val="24"/>
        </w:rPr>
        <w:t>°C</w:t>
      </w:r>
      <w:r w:rsidR="0053053A">
        <w:rPr>
          <w:rFonts w:ascii="Times New Roman" w:hAnsi="Times New Roman"/>
          <w:color w:val="000000" w:themeColor="text1"/>
          <w:sz w:val="24"/>
          <w:szCs w:val="24"/>
        </w:rPr>
        <w:t xml:space="preserve"> </w:t>
      </w:r>
      <w:r w:rsidR="00DC7F53">
        <w:rPr>
          <w:rFonts w:ascii="Times New Roman" w:hAnsi="Times New Roman"/>
          <w:bCs/>
          <w:color w:val="000000" w:themeColor="text1"/>
          <w:sz w:val="24"/>
          <w:szCs w:val="24"/>
        </w:rPr>
        <w:t xml:space="preserve">in males across age groups and </w:t>
      </w:r>
      <w:r w:rsidR="0053053A">
        <w:rPr>
          <w:rFonts w:ascii="Times New Roman" w:hAnsi="Times New Roman"/>
          <w:bCs/>
          <w:color w:val="000000" w:themeColor="text1"/>
          <w:sz w:val="24"/>
          <w:szCs w:val="24"/>
        </w:rPr>
        <w:t>0.4</w:t>
      </w:r>
      <w:r w:rsidR="00DC7F53">
        <w:rPr>
          <w:rFonts w:ascii="Times New Roman" w:hAnsi="Times New Roman"/>
          <w:bCs/>
          <w:color w:val="000000" w:themeColor="text1"/>
          <w:sz w:val="24"/>
          <w:szCs w:val="24"/>
        </w:rPr>
        <w:t>%</w:t>
      </w:r>
      <w:r w:rsidR="0053053A">
        <w:rPr>
          <w:rFonts w:ascii="Times New Roman" w:hAnsi="Times New Roman"/>
          <w:bCs/>
          <w:color w:val="000000" w:themeColor="text1"/>
          <w:sz w:val="24"/>
          <w:szCs w:val="24"/>
        </w:rPr>
        <w:t xml:space="preserve"> decrease</w:t>
      </w:r>
      <w:r w:rsidR="00DC7F53">
        <w:rPr>
          <w:rFonts w:ascii="Times New Roman" w:hAnsi="Times New Roman"/>
          <w:bCs/>
          <w:color w:val="000000" w:themeColor="text1"/>
          <w:sz w:val="24"/>
          <w:szCs w:val="24"/>
        </w:rPr>
        <w:t xml:space="preserve"> in females.</w:t>
      </w:r>
      <w:r>
        <w:rPr>
          <w:rFonts w:ascii="Times New Roman" w:hAnsi="Times New Roman"/>
          <w:bCs/>
          <w:color w:val="000000" w:themeColor="text1"/>
          <w:sz w:val="24"/>
          <w:szCs w:val="24"/>
        </w:rPr>
        <w:t xml:space="preserve">  </w:t>
      </w:r>
      <w:commentRangeEnd w:id="57"/>
      <w:r w:rsidR="00904AE6">
        <w:rPr>
          <w:rStyle w:val="CommentReference"/>
          <w:rFonts w:asciiTheme="minorHAnsi" w:eastAsiaTheme="minorHAnsi" w:hAnsiTheme="minorHAnsi" w:cstheme="minorBidi"/>
        </w:rPr>
        <w:commentReference w:id="57"/>
      </w:r>
    </w:p>
    <w:p w14:paraId="7CA76644" w14:textId="4229A6FF"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58"/>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increased risk </w:t>
      </w:r>
      <w:r>
        <w:rPr>
          <w:rFonts w:ascii="Times New Roman" w:eastAsia="Times New Roman" w:hAnsi="Times New Roman"/>
          <w:sz w:val="24"/>
          <w:szCs w:val="24"/>
        </w:rPr>
        <w:t xml:space="preserve">for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8B1C6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15&lt;/sup&gt;","plainTextFormattedCitation":"15"},"properties":{"noteIndex":0},"schema":"https://github.com/citation-style-language/schema/raw/master/csl-citation.json"}</w:instrText>
      </w:r>
      <w:r w:rsidR="008B1C62">
        <w:rPr>
          <w:rFonts w:ascii="Times New Roman" w:eastAsia="Times New Roman" w:hAnsi="Times New Roman"/>
          <w:sz w:val="24"/>
          <w:szCs w:val="24"/>
        </w:rPr>
        <w:fldChar w:fldCharType="separate"/>
      </w:r>
      <w:r w:rsidR="008B1C62" w:rsidRPr="008B1C62">
        <w:rPr>
          <w:rFonts w:ascii="Times New Roman" w:eastAsia="Times New Roman" w:hAnsi="Times New Roman"/>
          <w:noProof/>
          <w:sz w:val="24"/>
          <w:szCs w:val="24"/>
          <w:vertAlign w:val="superscript"/>
        </w:rPr>
        <w:t>15</w:t>
      </w:r>
      <w:r w:rsidR="008B1C62">
        <w:rPr>
          <w:rFonts w:ascii="Times New Roman" w:eastAsia="Times New Roman" w:hAnsi="Times New Roman"/>
          <w:sz w:val="24"/>
          <w:szCs w:val="24"/>
        </w:rPr>
        <w:fldChar w:fldCharType="end"/>
      </w:r>
      <w:commentRangeEnd w:id="58"/>
      <w:r w:rsidR="00904AE6">
        <w:rPr>
          <w:rStyle w:val="CommentReference"/>
          <w:rFonts w:asciiTheme="minorHAnsi" w:eastAsiaTheme="minorHAnsi" w:hAnsiTheme="minorHAnsi" w:cstheme="minorBidi"/>
        </w:rPr>
        <w:commentReference w:id="58"/>
      </w:r>
    </w:p>
    <w:p w14:paraId="3CCC87D4" w14:textId="10946194" w:rsidR="00A65255" w:rsidRPr="00886AE3" w:rsidRDefault="00A439F5" w:rsidP="00886AE3">
      <w:pPr>
        <w:pStyle w:val="ListParagraph"/>
        <w:numPr>
          <w:ilvl w:val="0"/>
          <w:numId w:val="11"/>
        </w:numPr>
        <w:rPr>
          <w:rFonts w:ascii="Times New Roman" w:eastAsia="Times New Roman" w:hAnsi="Times New Roman"/>
          <w:sz w:val="24"/>
          <w:szCs w:val="24"/>
          <w:lang w:eastAsia="en-GB"/>
        </w:rPr>
      </w:pPr>
      <w:ins w:id="59" w:author="Parks, Robbie M" w:date="2019-01-02T13:54:00Z">
        <w:r>
          <w:rPr>
            <w:rFonts w:ascii="Times New Roman" w:eastAsia="Times New Roman" w:hAnsi="Times New Roman"/>
            <w:sz w:val="24"/>
            <w:szCs w:val="24"/>
          </w:rPr>
          <w:t>A s</w:t>
        </w:r>
      </w:ins>
      <w:commentRangeStart w:id="60"/>
      <w:del w:id="61" w:author="Parks, Robbie M" w:date="2019-01-02T13:54:00Z">
        <w:r w:rsidR="000667D9" w:rsidDel="00A439F5">
          <w:rPr>
            <w:rFonts w:ascii="Times New Roman" w:eastAsia="Times New Roman" w:hAnsi="Times New Roman"/>
            <w:sz w:val="24"/>
            <w:szCs w:val="24"/>
          </w:rPr>
          <w:delText>S</w:delText>
        </w:r>
      </w:del>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ins w:id="62" w:author="Parks, Robbie M" w:date="2019-01-02T13:58:00Z">
        <w:r w:rsidR="00730983">
          <w:rPr>
            <w:rFonts w:ascii="Times New Roman" w:eastAsia="Times New Roman" w:hAnsi="Times New Roman"/>
            <w:sz w:val="24"/>
            <w:szCs w:val="24"/>
          </w:rPr>
          <w:t xml:space="preserve"> found a</w:t>
        </w:r>
      </w:ins>
      <w:del w:id="63" w:author="Parks, Robbie M" w:date="2019-01-02T13:58:00Z">
        <w:r w:rsidR="002D660F" w:rsidDel="00730983">
          <w:rPr>
            <w:rFonts w:ascii="Times New Roman" w:eastAsia="Times New Roman" w:hAnsi="Times New Roman"/>
            <w:sz w:val="24"/>
            <w:szCs w:val="24"/>
          </w:rPr>
          <w:delText xml:space="preserve"> shows</w:delText>
        </w:r>
      </w:del>
      <w:ins w:id="64" w:author="Parks, Robbie M" w:date="2019-01-02T13:57:00Z">
        <w:r w:rsidR="00BA5092">
          <w:rPr>
            <w:rFonts w:ascii="Times New Roman" w:eastAsia="Times New Roman" w:hAnsi="Times New Roman"/>
            <w:sz w:val="24"/>
            <w:szCs w:val="24"/>
          </w:rPr>
          <w:t xml:space="preserve"> 1.24%</w:t>
        </w:r>
      </w:ins>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del w:id="65" w:author="Parks, Robbie M" w:date="2019-01-02T13:57:00Z">
        <w:r w:rsidR="001A747F" w:rsidDel="00BA5092">
          <w:rPr>
            <w:rFonts w:ascii="Times New Roman" w:eastAsia="Times New Roman" w:hAnsi="Times New Roman"/>
            <w:sz w:val="24"/>
            <w:szCs w:val="24"/>
          </w:rPr>
          <w:delText xml:space="preserve"> of</w:delText>
        </w:r>
        <w:r w:rsidR="002D660F" w:rsidDel="00BA5092">
          <w:rPr>
            <w:rFonts w:ascii="Times New Roman" w:eastAsia="Times New Roman" w:hAnsi="Times New Roman"/>
            <w:sz w:val="24"/>
            <w:szCs w:val="24"/>
          </w:rPr>
          <w:delText xml:space="preserve"> 1.24%</w:delText>
        </w:r>
      </w:del>
      <w:r w:rsidR="002D660F">
        <w:rPr>
          <w:rFonts w:ascii="Times New Roman" w:eastAsia="Times New Roman" w:hAnsi="Times New Roman"/>
          <w:sz w:val="24"/>
          <w:szCs w:val="24"/>
        </w:rPr>
        <w:t xml:space="preserve"> for temperature going from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to 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60"/>
      <w:r w:rsidR="00904AE6">
        <w:rPr>
          <w:rStyle w:val="CommentReference"/>
          <w:rFonts w:asciiTheme="minorHAnsi" w:eastAsiaTheme="minorHAnsi" w:hAnsiTheme="minorHAnsi" w:cstheme="minorBidi"/>
        </w:rPr>
        <w:commentReference w:id="60"/>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6CA2FED7"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8B1C62" w:rsidRPr="008B1C62">
        <w:rPr>
          <w:rFonts w:ascii="Times New Roman" w:hAnsi="Times New Roman"/>
          <w:noProof/>
          <w:sz w:val="24"/>
          <w:szCs w:val="24"/>
          <w:vertAlign w:val="superscript"/>
        </w:rPr>
        <w:t>16–19</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0BEF590B"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20–23</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03328460"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24</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xml:space="preserve">, it </w:t>
      </w:r>
      <w:r w:rsidR="009E4B56">
        <w:rPr>
          <w:rFonts w:ascii="Times New Roman" w:hAnsi="Times New Roman"/>
          <w:sz w:val="24"/>
          <w:szCs w:val="24"/>
        </w:rPr>
        <w:lastRenderedPageBreak/>
        <w:t>could serve to explain the positive association of transport deaths with temperature anomaly.</w:t>
      </w:r>
    </w:p>
    <w:p w14:paraId="1C1D54B7" w14:textId="18593748"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25&lt;/sup&gt;","plainTextFormattedCitation":"25","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25</w:t>
      </w:r>
      <w:r w:rsidR="00D21DED" w:rsidRPr="00636C9B">
        <w:rPr>
          <w:rFonts w:ascii="Times New Roman" w:hAnsi="Times New Roman"/>
          <w:sz w:val="24"/>
          <w:szCs w:val="24"/>
        </w:rPr>
        <w:fldChar w:fldCharType="end"/>
      </w:r>
    </w:p>
    <w:p w14:paraId="458508AF" w14:textId="4DC5491C"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E033AFF"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526F1A36" w14:textId="31098F97" w:rsidR="00CE4993" w:rsidRDefault="00537CAA" w:rsidP="0044781A">
      <w:pPr>
        <w:rPr>
          <w:i/>
        </w:rPr>
      </w:pPr>
      <w:r>
        <w:rPr>
          <w:i/>
        </w:rPr>
        <w:t xml:space="preserve">Intentional </w:t>
      </w:r>
      <w:r w:rsidR="00E13195">
        <w:rPr>
          <w:i/>
        </w:rPr>
        <w:t>discussion</w:t>
      </w:r>
    </w:p>
    <w:p w14:paraId="399A880F" w14:textId="56D66DFE" w:rsidR="00870682" w:rsidRPr="005B5C55" w:rsidRDefault="00870682" w:rsidP="00886AE3">
      <w:pPr>
        <w:pStyle w:val="ListParagraph"/>
        <w:numPr>
          <w:ilvl w:val="0"/>
          <w:numId w:val="7"/>
        </w:numPr>
        <w:spacing w:line="240" w:lineRule="auto"/>
        <w:rPr>
          <w:rFonts w:ascii="Times New Roman" w:hAnsi="Times New Roman"/>
          <w:sz w:val="24"/>
          <w:szCs w:val="24"/>
        </w:rPr>
      </w:pPr>
      <w:commentRangeStart w:id="66"/>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B1C62">
        <w:rPr>
          <w:rFonts w:ascii="MS Mincho" w:eastAsia="MS Mincho" w:hAnsi="MS Mincho" w:cs="MS Mincho"/>
          <w:color w:val="000000" w:themeColor="text1"/>
          <w:sz w:val="24"/>
          <w:szCs w:val="24"/>
        </w:rPr>
        <w:instrText>∼</w:instrText>
      </w:r>
      <w:r w:rsidR="008B1C6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13,28–32&lt;/sup&gt;","plainTextFormattedCitation":"13,28–32","previouslyFormattedCitation":"&lt;sup&gt;13,27–31&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13,28–32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6,15,33,34&lt;/sup&gt;","plainTextFormattedCitation":"6,15,33,34","previouslyFormattedCitation":"&lt;sup&gt;6,32–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6,15,33,34</w:t>
      </w:r>
      <w:r w:rsidRPr="00843ACB">
        <w:rPr>
          <w:rFonts w:ascii="Times New Roman" w:hAnsi="Times New Roman"/>
          <w:color w:val="000000" w:themeColor="text1"/>
          <w:sz w:val="24"/>
          <w:szCs w:val="24"/>
        </w:rPr>
        <w:fldChar w:fldCharType="end"/>
      </w:r>
      <w:commentRangeEnd w:id="66"/>
      <w:r w:rsidR="00904AE6">
        <w:rPr>
          <w:rStyle w:val="CommentReference"/>
          <w:rFonts w:asciiTheme="minorHAnsi" w:eastAsiaTheme="minorHAnsi" w:hAnsiTheme="minorHAnsi" w:cstheme="minorBidi"/>
        </w:rPr>
        <w:commentReference w:id="66"/>
      </w:r>
    </w:p>
    <w:p w14:paraId="6E6FF6C5" w14:textId="0760E47F" w:rsidR="00DE484C" w:rsidRDefault="00CF7A7B" w:rsidP="0044781A">
      <w:pPr>
        <w:pStyle w:val="ListParagraph"/>
        <w:numPr>
          <w:ilvl w:val="0"/>
          <w:numId w:val="7"/>
        </w:numPr>
        <w:spacing w:after="0" w:line="240" w:lineRule="auto"/>
        <w:rPr>
          <w:rFonts w:ascii="Times New Roman" w:hAnsi="Times New Roman"/>
          <w:sz w:val="24"/>
          <w:szCs w:val="24"/>
        </w:rPr>
      </w:pPr>
      <w:commentRangeStart w:id="67"/>
      <w:commentRangeStart w:id="68"/>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xml:space="preserve">, </w:t>
      </w:r>
      <w:del w:id="69" w:author="Parks, Robbie M" w:date="2019-01-02T14:03:00Z">
        <w:r w:rsidDel="00A510E8">
          <w:rPr>
            <w:rFonts w:ascii="Times New Roman" w:hAnsi="Times New Roman"/>
            <w:sz w:val="24"/>
            <w:szCs w:val="24"/>
          </w:rPr>
          <w:delText>which increase</w:delText>
        </w:r>
        <w:r w:rsidR="00CC27A3" w:rsidDel="00A510E8">
          <w:rPr>
            <w:rFonts w:ascii="Times New Roman" w:hAnsi="Times New Roman"/>
            <w:sz w:val="24"/>
            <w:szCs w:val="24"/>
          </w:rPr>
          <w:delText>s</w:delText>
        </w:r>
        <w:r w:rsidDel="00A510E8">
          <w:rPr>
            <w:rFonts w:ascii="Times New Roman" w:hAnsi="Times New Roman"/>
            <w:sz w:val="24"/>
            <w:szCs w:val="24"/>
          </w:rPr>
          <w:delText xml:space="preserve"> the </w:delText>
        </w:r>
        <w:r w:rsidR="00CC27A3" w:rsidDel="00A510E8">
          <w:rPr>
            <w:rFonts w:ascii="Times New Roman" w:hAnsi="Times New Roman"/>
            <w:sz w:val="24"/>
            <w:szCs w:val="24"/>
          </w:rPr>
          <w:delText>expected</w:delText>
        </w:r>
      </w:del>
      <w:ins w:id="70" w:author="Parks, Robbie M" w:date="2019-01-02T14:03:00Z">
        <w:r w:rsidR="00A510E8">
          <w:rPr>
            <w:rFonts w:ascii="Times New Roman" w:hAnsi="Times New Roman"/>
            <w:sz w:val="24"/>
            <w:szCs w:val="24"/>
          </w:rPr>
          <w:t>potentially leading to increased</w:t>
        </w:r>
      </w:ins>
      <w:r w:rsidR="00CC27A3">
        <w:rPr>
          <w:rFonts w:ascii="Times New Roman" w:hAnsi="Times New Roman"/>
          <w:sz w:val="24"/>
          <w:szCs w:val="24"/>
        </w:rPr>
        <w:t xml:space="preserve">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w:t>
      </w:r>
      <w:del w:id="71" w:author="Parks, Robbie M" w:date="2019-01-02T14:03:00Z">
        <w:r w:rsidDel="00A510E8">
          <w:rPr>
            <w:rFonts w:ascii="Times New Roman" w:hAnsi="Times New Roman"/>
            <w:sz w:val="24"/>
            <w:szCs w:val="24"/>
          </w:rPr>
          <w:delText>conflict</w:delText>
        </w:r>
        <w:r w:rsidR="00CC27A3" w:rsidDel="00A510E8">
          <w:rPr>
            <w:rFonts w:ascii="Times New Roman" w:hAnsi="Times New Roman"/>
            <w:sz w:val="24"/>
            <w:szCs w:val="24"/>
          </w:rPr>
          <w:delText>s</w:delText>
        </w:r>
      </w:del>
      <w:ins w:id="72" w:author="Parks, Robbie M" w:date="2019-01-02T14:03:00Z">
        <w:r w:rsidR="00A510E8">
          <w:rPr>
            <w:rFonts w:ascii="Times New Roman" w:hAnsi="Times New Roman"/>
            <w:sz w:val="24"/>
            <w:szCs w:val="24"/>
          </w:rPr>
          <w:t>confrontations, potentially a precursor to assault deaths</w:t>
        </w:r>
      </w:ins>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commentRangeEnd w:id="67"/>
      <w:r w:rsidR="00904AE6">
        <w:rPr>
          <w:rStyle w:val="CommentReference"/>
          <w:rFonts w:asciiTheme="minorHAnsi" w:eastAsiaTheme="minorHAnsi" w:hAnsiTheme="minorHAnsi" w:cstheme="minorBidi"/>
        </w:rPr>
        <w:commentReference w:id="67"/>
      </w:r>
      <w:commentRangeEnd w:id="68"/>
      <w:r w:rsidR="000527CF">
        <w:rPr>
          <w:rStyle w:val="CommentReference"/>
          <w:rFonts w:asciiTheme="minorHAnsi" w:eastAsiaTheme="minorHAnsi" w:hAnsiTheme="minorHAnsi" w:cstheme="minorBidi"/>
        </w:rPr>
        <w:commentReference w:id="68"/>
      </w:r>
    </w:p>
    <w:p w14:paraId="0759FBCE" w14:textId="0C8A84F8" w:rsidR="00C86276" w:rsidRPr="00636C9B" w:rsidRDefault="00A27E88" w:rsidP="00886AE3">
      <w:pPr>
        <w:pStyle w:val="ListParagraph"/>
        <w:rPr>
          <w:i/>
        </w:rPr>
      </w:pPr>
      <w:commentRangeStart w:id="73"/>
      <w:r>
        <w:rPr>
          <w:rFonts w:ascii="Times New Roman" w:hAnsi="Times New Roman"/>
          <w:sz w:val="24"/>
          <w:szCs w:val="24"/>
        </w:rPr>
        <w:t xml:space="preserve">The general anger levels of humans is </w:t>
      </w:r>
      <w:ins w:id="74" w:author="Parks, Robbie M" w:date="2019-01-02T14:07:00Z">
        <w:r w:rsidR="004B3B69">
          <w:rPr>
            <w:rFonts w:ascii="Times New Roman" w:hAnsi="Times New Roman"/>
            <w:sz w:val="24"/>
            <w:szCs w:val="24"/>
          </w:rPr>
          <w:t xml:space="preserve">also </w:t>
        </w:r>
      </w:ins>
      <w:r>
        <w:rPr>
          <w:rFonts w:ascii="Times New Roman" w:hAnsi="Times New Roman"/>
          <w:sz w:val="24"/>
          <w:szCs w:val="24"/>
        </w:rPr>
        <w:t>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2A159D58" w14:textId="3C919AAA" w:rsidR="004633E5" w:rsidRDefault="004633E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r w:rsidR="004543CB">
        <w:rPr>
          <w:rFonts w:ascii="Times New Roman" w:hAnsi="Times New Roman"/>
          <w:sz w:val="24"/>
          <w:szCs w:val="24"/>
        </w:rPr>
        <w:t>rising</w:t>
      </w:r>
      <w:r w:rsidR="00D55EA5">
        <w:rPr>
          <w:rFonts w:ascii="Times New Roman" w:hAnsi="Times New Roman"/>
          <w:sz w:val="24"/>
          <w:szCs w:val="24"/>
        </w:rPr>
        <w:t xml:space="preserve">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00A8795D">
        <w:rPr>
          <w:rFonts w:ascii="Times New Roman" w:hAnsi="Times New Roman"/>
          <w:sz w:val="24"/>
          <w:szCs w:val="24"/>
        </w:rPr>
        <w:fldChar w:fldCharType="separate"/>
      </w:r>
      <w:r w:rsidR="003239C8" w:rsidRPr="003239C8">
        <w:rPr>
          <w:rFonts w:ascii="Times New Roman" w:hAnsi="Times New Roman"/>
          <w:noProof/>
          <w:sz w:val="24"/>
          <w:szCs w:val="24"/>
          <w:vertAlign w:val="superscript"/>
        </w:rPr>
        <w:t>39</w:t>
      </w:r>
      <w:r w:rsidR="00A8795D">
        <w:rPr>
          <w:rFonts w:ascii="Times New Roman" w:hAnsi="Times New Roman"/>
          <w:sz w:val="24"/>
          <w:szCs w:val="24"/>
        </w:rPr>
        <w:fldChar w:fldCharType="end"/>
      </w:r>
    </w:p>
    <w:p w14:paraId="0BF20732" w14:textId="73D31E7D"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00107BF2" w:rsidRPr="004633E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40</w:t>
      </w:r>
      <w:r w:rsidR="00107BF2" w:rsidRPr="004633E5">
        <w:rPr>
          <w:rFonts w:ascii="Times New Roman" w:hAnsi="Times New Roman"/>
          <w:sz w:val="24"/>
          <w:szCs w:val="24"/>
        </w:rPr>
        <w:fldChar w:fldCharType="end"/>
      </w:r>
      <w:del w:id="75" w:author="Parks, Robbie M" w:date="2019-01-02T14:02:00Z">
        <w:r w:rsidR="00B72B18" w:rsidRPr="004633E5" w:rsidDel="00215199">
          <w:rPr>
            <w:rFonts w:ascii="Times New Roman" w:hAnsi="Times New Roman"/>
            <w:sz w:val="24"/>
            <w:szCs w:val="24"/>
          </w:rPr>
          <w:delText>.</w:delText>
        </w:r>
      </w:del>
    </w:p>
    <w:p w14:paraId="0EBFA69E" w14:textId="6C54DB25" w:rsidR="00DC0131" w:rsidRDefault="005573C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41&lt;/sup&gt;","plainTextFormattedCitation":"41","previouslyFormattedCitation":"&lt;sup&gt;41&lt;/sup&gt;"},"properties":{"noteIndex":0},"schema":"https://github.com/citation-style-language/schema/raw/master/csl-citation.json"}</w:instrText>
      </w:r>
      <w:r w:rsidR="0024720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41</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p>
    <w:p w14:paraId="48FB8BC9" w14:textId="3864DEC4"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42&lt;/sup&gt;","plainTextFormattedCitation":"42","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42</w:t>
      </w:r>
      <w:r>
        <w:rPr>
          <w:rFonts w:ascii="Times New Roman" w:hAnsi="Times New Roman"/>
          <w:sz w:val="24"/>
          <w:szCs w:val="24"/>
        </w:rPr>
        <w:fldChar w:fldCharType="end"/>
      </w:r>
    </w:p>
    <w:p w14:paraId="43A04291" w14:textId="51D10D4A"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C61B9D">
        <w:rPr>
          <w:rFonts w:ascii="Times New Roman" w:hAnsi="Times New Roman"/>
          <w:sz w:val="24"/>
          <w:szCs w:val="24"/>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43&lt;/sup&gt;","plainTextFormattedCitation":"43","previouslyFormattedCitation":"&lt;sup&gt;43&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43</w:t>
      </w:r>
      <w:r>
        <w:rPr>
          <w:rFonts w:ascii="Times New Roman" w:hAnsi="Times New Roman"/>
          <w:sz w:val="24"/>
          <w:szCs w:val="24"/>
        </w:rPr>
        <w:fldChar w:fldCharType="end"/>
      </w:r>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commentRangeEnd w:id="73"/>
      <w:r w:rsidR="00904AE6">
        <w:rPr>
          <w:rStyle w:val="CommentReference"/>
          <w:rFonts w:asciiTheme="minorHAnsi" w:eastAsiaTheme="minorHAnsi" w:hAnsiTheme="minorHAnsi" w:cstheme="minorBidi"/>
        </w:rPr>
        <w:commentReference w:id="73"/>
      </w:r>
    </w:p>
    <w:p w14:paraId="67720C84" w14:textId="77777777" w:rsidR="00290E98" w:rsidRPr="00636C9B" w:rsidRDefault="00290E98" w:rsidP="0044781A">
      <w:pPr>
        <w:spacing w:line="480" w:lineRule="auto"/>
      </w:pPr>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76"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w:t>
        </w:r>
        <w:r w:rsidR="00C2431E" w:rsidRPr="000421EF">
          <w:rPr>
            <w:rStyle w:val="Hyperlink"/>
          </w:rPr>
          <w:lastRenderedPageBreak/>
          <w:t>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77777777"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696B9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44&lt;/sup&gt;","plainTextFormattedCitation":"44","previouslyFormattedCitation":"&lt;sup&gt;44&lt;/sup&gt;"},"properties":{"noteIndex":0},"schema":"https://github.com/citation-style-language/schema/raw/master/csl-citation.json"}</w:instrText>
      </w:r>
      <w:r w:rsidR="00EC6676" w:rsidRPr="00636C9B">
        <w:fldChar w:fldCharType="separate"/>
      </w:r>
      <w:r w:rsidR="003239C8" w:rsidRPr="003239C8">
        <w:rPr>
          <w:noProof/>
          <w:vertAlign w:val="superscript"/>
        </w:rPr>
        <w:t>44</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47F333E6"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77" w:author="Parks, Robbie M" w:date="2019-01-02T21:33:00Z">
        <w:r w:rsidDel="00EF0593">
          <w:delText>becaus</w:delText>
        </w:r>
      </w:del>
      <w:ins w:id="78" w:author="Parks, Robbie M" w:date="2019-01-02T21:33:00Z">
        <w:r w:rsidR="00EF0593">
          <w:t>because it is</w:t>
        </w:r>
      </w:ins>
      <w:del w:id="79" w:author="Parks, Robbie M" w:date="2019-01-02T21:33:00Z">
        <w:r w:rsidDel="00EF0593">
          <w:delText>e ….</w:delText>
        </w:r>
      </w:del>
      <w:r w:rsidR="00FA3851">
        <w:t xml:space="preserve"> equivalent to </w:t>
      </w:r>
      <w:r w:rsidR="002407A3">
        <w:t>the</w:t>
      </w:r>
      <w:ins w:id="80" w:author="Parks, Robbie M" w:date="2019-01-02T21:33:00Z">
        <w:r w:rsidR="00EF0593">
          <w:t xml:space="preserve"> </w:t>
        </w:r>
      </w:ins>
      <w:del w:id="81"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696B9C">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45&lt;/sup&gt;","plainTextFormattedCitation":"45","previouslyFormattedCitation":"&lt;sup&gt;45&lt;/sup&gt;"},"properties":{"noteIndex":0},"schema":"https://github.com/citation-style-language/schema/raw/master/csl-citation.json"}</w:instrText>
      </w:r>
      <w:r w:rsidR="00FA3851" w:rsidRPr="00636C9B">
        <w:fldChar w:fldCharType="separate"/>
      </w:r>
      <w:r w:rsidR="003239C8" w:rsidRPr="003239C8">
        <w:rPr>
          <w:noProof/>
          <w:vertAlign w:val="superscript"/>
        </w:rPr>
        <w:t>45</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24B1134F"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696B9C">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7,8,46&lt;/sup&gt;","plainTextFormattedCitation":"7,8,46","previouslyFormattedCitation":"&lt;sup&gt;7,8,46&lt;/sup&gt;"},"properties":{"noteIndex":0},"schema":"https://github.com/citation-style-language/schema/raw/master/csl-citation.json"}</w:instrText>
      </w:r>
      <w:r w:rsidR="0051156D">
        <w:rPr>
          <w:color w:val="000000" w:themeColor="text1"/>
        </w:rPr>
        <w:fldChar w:fldCharType="separate"/>
      </w:r>
      <w:r w:rsidR="003239C8" w:rsidRPr="003239C8">
        <w:rPr>
          <w:noProof/>
          <w:color w:val="000000" w:themeColor="text1"/>
          <w:vertAlign w:val="superscript"/>
        </w:rPr>
        <w:t>7,8,46</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6D29C392"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696B9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47&lt;/sup&gt;"},"properties":{"noteIndex":0},"schema":"https://github.com/citation-style-language/schema/raw/master/csl-citation.json"}</w:instrText>
      </w:r>
      <w:r>
        <w:fldChar w:fldCharType="separate"/>
      </w:r>
      <w:r w:rsidR="003239C8" w:rsidRPr="003239C8">
        <w:rPr>
          <w:noProof/>
          <w:vertAlign w:val="superscript"/>
        </w:rPr>
        <w:t>47</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4ED38BDA"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696B9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48&lt;/sup&gt;"},"properties":{"noteIndex":0},"schema":"https://github.com/citation-style-language/schema/raw/master/csl-citation.json"}</w:instrText>
      </w:r>
      <w:r w:rsidRPr="00636C9B">
        <w:rPr>
          <w:color w:val="000000" w:themeColor="text1"/>
        </w:rPr>
        <w:fldChar w:fldCharType="separate"/>
      </w:r>
      <w:r w:rsidR="003239C8" w:rsidRPr="003239C8">
        <w:rPr>
          <w:noProof/>
          <w:color w:val="000000" w:themeColor="text1"/>
          <w:vertAlign w:val="superscript"/>
        </w:rPr>
        <w:t>48</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w:t>
      </w:r>
      <w:r w:rsidRPr="00636C9B">
        <w:rPr>
          <w:color w:val="000000" w:themeColor="text1"/>
        </w:rPr>
        <w:lastRenderedPageBreak/>
        <w:t>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667FE41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696B9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49&lt;/sup&gt;"},"properties":{"noteIndex":0},"schema":"https://github.com/citation-style-language/schema/raw/master/csl-citation.json"}</w:instrText>
      </w:r>
      <w:r w:rsidR="002A16CF">
        <w:rPr>
          <w:color w:val="000000" w:themeColor="text1"/>
          <w:lang w:val="en-US"/>
        </w:rPr>
        <w:fldChar w:fldCharType="separate"/>
      </w:r>
      <w:r w:rsidR="003239C8" w:rsidRPr="003239C8">
        <w:rPr>
          <w:noProof/>
          <w:color w:val="000000" w:themeColor="text1"/>
          <w:vertAlign w:val="superscript"/>
          <w:lang w:val="en-US"/>
        </w:rPr>
        <w:t>49</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69D2C263" w:rsidR="003351F5" w:rsidRDefault="003351F5" w:rsidP="0044781A">
      <w:pPr>
        <w:spacing w:line="480" w:lineRule="auto"/>
        <w:outlineLvl w:val="0"/>
        <w:rPr>
          <w:ins w:id="82" w:author="Parks, Robbie M" w:date="2019-01-02T13:50:00Z"/>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696B9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50&lt;/sup&gt;"},"properties":{"noteIndex":0},"schema":"https://github.com/citation-style-language/schema/raw/master/csl-citation.json"}</w:instrText>
      </w:r>
      <w:r>
        <w:rPr>
          <w:color w:val="000000" w:themeColor="text1"/>
        </w:rPr>
        <w:fldChar w:fldCharType="separate"/>
      </w:r>
      <w:r w:rsidR="003239C8" w:rsidRPr="003239C8">
        <w:rPr>
          <w:noProof/>
          <w:color w:val="000000" w:themeColor="text1"/>
          <w:vertAlign w:val="superscript"/>
        </w:rPr>
        <w:t>50</w:t>
      </w:r>
      <w:r>
        <w:rPr>
          <w:color w:val="000000" w:themeColor="text1"/>
        </w:rPr>
        <w:fldChar w:fldCharType="end"/>
      </w:r>
    </w:p>
    <w:p w14:paraId="5AE10A10" w14:textId="77777777" w:rsidR="00261EEF" w:rsidRDefault="00261EEF" w:rsidP="0044781A">
      <w:pPr>
        <w:spacing w:line="480" w:lineRule="auto"/>
        <w:outlineLvl w:val="0"/>
        <w:rPr>
          <w:ins w:id="83" w:author="Parks, Robbie M" w:date="2019-01-02T13:50:00Z"/>
          <w:color w:val="000000" w:themeColor="text1"/>
        </w:rPr>
      </w:pPr>
    </w:p>
    <w:p w14:paraId="43953311" w14:textId="0E1B87DB" w:rsidR="00261EEF" w:rsidRDefault="00261EEF" w:rsidP="0044781A">
      <w:pPr>
        <w:spacing w:line="480" w:lineRule="auto"/>
        <w:outlineLvl w:val="0"/>
        <w:rPr>
          <w:ins w:id="84" w:author="Parks, Robbie M" w:date="2019-01-02T13:51:00Z"/>
          <w:i/>
          <w:color w:val="000000" w:themeColor="text1"/>
        </w:rPr>
      </w:pPr>
      <w:ins w:id="85" w:author="Parks, Robbie M" w:date="2019-01-02T13:50:00Z">
        <w:r>
          <w:rPr>
            <w:i/>
            <w:color w:val="000000" w:themeColor="text1"/>
          </w:rPr>
          <w:t>Sensitivity analysis</w:t>
        </w:r>
      </w:ins>
    </w:p>
    <w:p w14:paraId="354DAAFA" w14:textId="77777777" w:rsidR="001E0C8D" w:rsidRPr="0097410E" w:rsidRDefault="001E0C8D" w:rsidP="0044781A">
      <w:pPr>
        <w:spacing w:line="480" w:lineRule="auto"/>
        <w:outlineLvl w:val="0"/>
        <w:rPr>
          <w:ins w:id="86" w:author="Parks, Robbie M" w:date="2019-01-02T13:50:00Z"/>
          <w:i/>
          <w:color w:val="000000" w:themeColor="text1"/>
          <w:rPrChange w:id="87" w:author="Parks, Robbie M" w:date="2019-01-02T13:50:00Z">
            <w:rPr>
              <w:ins w:id="88" w:author="Parks, Robbie M" w:date="2019-01-02T13:50:00Z"/>
              <w:color w:val="000000" w:themeColor="text1"/>
            </w:rPr>
          </w:rPrChange>
        </w:rPr>
      </w:pPr>
    </w:p>
    <w:p w14:paraId="5C621549" w14:textId="1BE87F1C" w:rsidR="00261EEF" w:rsidRPr="0097410E" w:rsidRDefault="00261EEF">
      <w:pPr>
        <w:spacing w:line="480" w:lineRule="auto"/>
        <w:rPr>
          <w:rPrChange w:id="89" w:author="Parks, Robbie M" w:date="2019-01-02T13:50:00Z">
            <w:rPr>
              <w:color w:val="000000" w:themeColor="text1"/>
            </w:rPr>
          </w:rPrChange>
        </w:rPr>
        <w:pPrChange w:id="90" w:author="Parks, Robbie M" w:date="2019-01-02T13:50:00Z">
          <w:pPr>
            <w:spacing w:line="480" w:lineRule="auto"/>
            <w:outlineLvl w:val="0"/>
          </w:pPr>
        </w:pPrChange>
      </w:pPr>
      <w:ins w:id="91" w:author="Parks, Robbie M" w:date="2019-01-02T13:50: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lastRenderedPageBreak/>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92" w:author="Parks, Robbie M" w:date="2019-01-02T13:51:00Z">
          <w:pPr/>
        </w:pPrChange>
      </w:pPr>
      <w:r>
        <w:rPr>
          <w:i/>
        </w:rPr>
        <w:t>Strengths and limitations</w:t>
      </w:r>
    </w:p>
    <w:p w14:paraId="2C46A821" w14:textId="77777777" w:rsidR="00A47B94" w:rsidRDefault="00A47B94">
      <w:pPr>
        <w:spacing w:line="480" w:lineRule="auto"/>
        <w:rPr>
          <w:i/>
        </w:rPr>
        <w:pPrChange w:id="93" w:author="Parks, Robbie M" w:date="2019-01-02T13:51:00Z">
          <w:pPr/>
        </w:pPrChange>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94"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95"/>
    <w:p w14:paraId="5636747F" w14:textId="0B44A134" w:rsidR="008B1C62" w:rsidRPr="008B1C62" w:rsidRDefault="00A55581" w:rsidP="008B1C6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8B1C62" w:rsidRPr="008B1C62">
        <w:rPr>
          <w:rFonts w:eastAsia="Times New Roman"/>
          <w:noProof/>
        </w:rPr>
        <w:t>1.</w:t>
      </w:r>
      <w:r w:rsidR="008B1C62" w:rsidRPr="008B1C62">
        <w:rPr>
          <w:rFonts w:eastAsia="Times New Roman"/>
          <w:noProof/>
        </w:rPr>
        <w:tab/>
        <w:t xml:space="preserve">Watts, N. </w:t>
      </w:r>
      <w:r w:rsidR="008B1C62" w:rsidRPr="008B1C62">
        <w:rPr>
          <w:rFonts w:eastAsia="Times New Roman"/>
          <w:i/>
          <w:iCs/>
          <w:noProof/>
        </w:rPr>
        <w:t>et al.</w:t>
      </w:r>
      <w:r w:rsidR="008B1C62" w:rsidRPr="008B1C62">
        <w:rPr>
          <w:rFonts w:eastAsia="Times New Roman"/>
          <w:noProof/>
        </w:rPr>
        <w:t xml:space="preserve"> The 2018 report of the Lancet Countdown on health and climate change: shaping health of nations for centuries to come. </w:t>
      </w:r>
      <w:r w:rsidR="008B1C62" w:rsidRPr="008B1C62">
        <w:rPr>
          <w:rFonts w:eastAsia="Times New Roman"/>
          <w:i/>
          <w:iCs/>
          <w:noProof/>
        </w:rPr>
        <w:t>Lancet</w:t>
      </w:r>
      <w:r w:rsidR="008B1C62" w:rsidRPr="008B1C62">
        <w:rPr>
          <w:rFonts w:eastAsia="Times New Roman"/>
          <w:noProof/>
        </w:rPr>
        <w:t xml:space="preserve"> </w:t>
      </w:r>
      <w:r w:rsidR="008B1C62" w:rsidRPr="008B1C62">
        <w:rPr>
          <w:rFonts w:eastAsia="Times New Roman"/>
          <w:b/>
          <w:bCs/>
          <w:noProof/>
        </w:rPr>
        <w:t>6736,</w:t>
      </w:r>
      <w:r w:rsidR="008B1C62" w:rsidRPr="008B1C62">
        <w:rPr>
          <w:rFonts w:eastAsia="Times New Roman"/>
          <w:noProof/>
        </w:rPr>
        <w:t xml:space="preserve"> 1–4 (2018).</w:t>
      </w:r>
    </w:p>
    <w:p w14:paraId="0220012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w:t>
      </w:r>
      <w:r w:rsidRPr="008B1C62">
        <w:rPr>
          <w:rFonts w:eastAsia="Times New Roman"/>
          <w:noProof/>
        </w:rPr>
        <w:tab/>
        <w:t xml:space="preserve">McMichael, A. J., Woodruff, R. E. &amp; Hales, S. Climate change and human health: Present and future risks. </w:t>
      </w:r>
      <w:r w:rsidRPr="008B1C62">
        <w:rPr>
          <w:rFonts w:eastAsia="Times New Roman"/>
          <w:i/>
          <w:iCs/>
          <w:noProof/>
        </w:rPr>
        <w:t>Lancet</w:t>
      </w:r>
      <w:r w:rsidRPr="008B1C62">
        <w:rPr>
          <w:rFonts w:eastAsia="Times New Roman"/>
          <w:noProof/>
        </w:rPr>
        <w:t xml:space="preserve"> (2006). doi:10.1016/S0140-6736(06)68079-3</w:t>
      </w:r>
    </w:p>
    <w:p w14:paraId="20DA21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w:t>
      </w:r>
      <w:r w:rsidRPr="008B1C62">
        <w:rPr>
          <w:rFonts w:eastAsia="Times New Roman"/>
          <w:noProof/>
        </w:rPr>
        <w:tab/>
        <w:t xml:space="preserve">Huang, C. </w:t>
      </w:r>
      <w:r w:rsidRPr="008B1C62">
        <w:rPr>
          <w:rFonts w:eastAsia="Times New Roman"/>
          <w:i/>
          <w:iCs/>
          <w:noProof/>
        </w:rPr>
        <w:t>et al.</w:t>
      </w:r>
      <w:r w:rsidRPr="008B1C62">
        <w:rPr>
          <w:rFonts w:eastAsia="Times New Roman"/>
          <w:noProof/>
        </w:rPr>
        <w:t xml:space="preserve"> Projecting Future heat-related mortality under climate change scenarios: A systematic review. </w:t>
      </w:r>
      <w:r w:rsidRPr="008B1C62">
        <w:rPr>
          <w:rFonts w:eastAsia="Times New Roman"/>
          <w:i/>
          <w:iCs/>
          <w:noProof/>
        </w:rPr>
        <w:t>Environmental Health Perspectives</w:t>
      </w:r>
      <w:r w:rsidRPr="008B1C62">
        <w:rPr>
          <w:rFonts w:eastAsia="Times New Roman"/>
          <w:noProof/>
        </w:rPr>
        <w:t xml:space="preserve"> (2011). doi:10.1289/ehp.1103456</w:t>
      </w:r>
    </w:p>
    <w:p w14:paraId="6B4E572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Projections of temperature-related excess mortality under climate change scenarios. </w:t>
      </w:r>
      <w:r w:rsidRPr="008B1C62">
        <w:rPr>
          <w:rFonts w:eastAsia="Times New Roman"/>
          <w:i/>
          <w:iCs/>
          <w:noProof/>
        </w:rPr>
        <w:t>Lancet Planet. Heal.</w:t>
      </w:r>
      <w:r w:rsidRPr="008B1C62">
        <w:rPr>
          <w:rFonts w:eastAsia="Times New Roman"/>
          <w:noProof/>
        </w:rPr>
        <w:t xml:space="preserve"> (2017). doi:10.1016/S2542-5196(17)30156-0</w:t>
      </w:r>
    </w:p>
    <w:p w14:paraId="3772B38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5.</w:t>
      </w:r>
      <w:r w:rsidRPr="008B1C62">
        <w:rPr>
          <w:rFonts w:eastAsia="Times New Roman"/>
          <w:noProof/>
        </w:rPr>
        <w:tab/>
        <w:t xml:space="preserve">Smith, K. R. </w:t>
      </w:r>
      <w:r w:rsidRPr="008B1C62">
        <w:rPr>
          <w:rFonts w:eastAsia="Times New Roman"/>
          <w:i/>
          <w:iCs/>
          <w:noProof/>
        </w:rPr>
        <w:t>et al.</w:t>
      </w:r>
      <w:r w:rsidRPr="008B1C62">
        <w:rPr>
          <w:rFonts w:eastAsia="Times New Roman"/>
          <w:noProof/>
        </w:rPr>
        <w:t xml:space="preserve"> Human health: Impacts, adaptation, and co-benefits. in </w:t>
      </w:r>
      <w:r w:rsidRPr="008B1C62">
        <w:rPr>
          <w:rFonts w:eastAsia="Times New Roman"/>
          <w:i/>
          <w:iCs/>
          <w:noProof/>
        </w:rPr>
        <w:t>Climate Change 2014 Impacts, Adaptation and Vulnerability: Part A: Global and Sectoral Aspects</w:t>
      </w:r>
      <w:r w:rsidRPr="008B1C62">
        <w:rPr>
          <w:rFonts w:eastAsia="Times New Roman"/>
          <w:noProof/>
        </w:rPr>
        <w:t xml:space="preserve"> (2015). doi:10.1017/CBO9781107415379.016</w:t>
      </w:r>
    </w:p>
    <w:p w14:paraId="465D668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6.</w:t>
      </w:r>
      <w:r w:rsidRPr="008B1C62">
        <w:rPr>
          <w:rFonts w:eastAsia="Times New Roman"/>
          <w:noProof/>
        </w:rPr>
        <w:tab/>
        <w:t xml:space="preserve">Burke, M. </w:t>
      </w:r>
      <w:r w:rsidRPr="008B1C62">
        <w:rPr>
          <w:rFonts w:eastAsia="Times New Roman"/>
          <w:i/>
          <w:iCs/>
          <w:noProof/>
        </w:rPr>
        <w:t>et al.</w:t>
      </w:r>
      <w:r w:rsidRPr="008B1C62">
        <w:rPr>
          <w:rFonts w:eastAsia="Times New Roman"/>
          <w:noProof/>
        </w:rPr>
        <w:t xml:space="preserve"> Higher temperatures increase suicide rates in the United States and Mexico. </w:t>
      </w:r>
      <w:r w:rsidRPr="008B1C62">
        <w:rPr>
          <w:rFonts w:eastAsia="Times New Roman"/>
          <w:i/>
          <w:iCs/>
          <w:noProof/>
        </w:rPr>
        <w:t>Nat. Clim. Chang.</w:t>
      </w:r>
      <w:r w:rsidRPr="008B1C62">
        <w:rPr>
          <w:rFonts w:eastAsia="Times New Roman"/>
          <w:noProof/>
        </w:rPr>
        <w:t xml:space="preserve"> (2018). doi:10.1038/s41558-018-0222-x</w:t>
      </w:r>
    </w:p>
    <w:p w14:paraId="083437B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7.</w:t>
      </w:r>
      <w:r w:rsidRPr="008B1C62">
        <w:rPr>
          <w:rFonts w:eastAsia="Times New Roman"/>
          <w:noProof/>
        </w:rPr>
        <w:tab/>
        <w:t xml:space="preserve">Parks, R. M., Bennett, J. E., Foreman, K. J., Toumi, R. &amp; Ezzati, M. National and regional seasonal dynamics of all-cause and cause-specific mortality in the USA from 1980 to 2016. </w:t>
      </w:r>
      <w:r w:rsidRPr="008B1C62">
        <w:rPr>
          <w:rFonts w:eastAsia="Times New Roman"/>
          <w:i/>
          <w:iCs/>
          <w:noProof/>
        </w:rPr>
        <w:t>Elife</w:t>
      </w:r>
      <w:r w:rsidRPr="008B1C62">
        <w:rPr>
          <w:rFonts w:eastAsia="Times New Roman"/>
          <w:noProof/>
        </w:rPr>
        <w:t xml:space="preserve"> </w:t>
      </w:r>
      <w:r w:rsidRPr="008B1C62">
        <w:rPr>
          <w:rFonts w:eastAsia="Times New Roman"/>
          <w:b/>
          <w:bCs/>
          <w:noProof/>
        </w:rPr>
        <w:t>7,</w:t>
      </w:r>
      <w:r w:rsidRPr="008B1C62">
        <w:rPr>
          <w:rFonts w:eastAsia="Times New Roman"/>
          <w:noProof/>
        </w:rPr>
        <w:t xml:space="preserve"> (2018).</w:t>
      </w:r>
    </w:p>
    <w:p w14:paraId="564B4BE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8.</w:t>
      </w:r>
      <w:r w:rsidRPr="008B1C62">
        <w:rPr>
          <w:rFonts w:eastAsia="Times New Roman"/>
          <w:noProof/>
        </w:rPr>
        <w:tab/>
        <w:t xml:space="preserve">Rau, R. Seasonality in Human Mortality.  A Demographic Approach. </w:t>
      </w:r>
      <w:r w:rsidRPr="008B1C62">
        <w:rPr>
          <w:rFonts w:eastAsia="Times New Roman"/>
          <w:i/>
          <w:iCs/>
          <w:noProof/>
        </w:rPr>
        <w:t>Wirtschafts- und Sozialwissenschaftlichen Fak.</w:t>
      </w:r>
      <w:r w:rsidRPr="008B1C62">
        <w:rPr>
          <w:rFonts w:eastAsia="Times New Roman"/>
          <w:noProof/>
        </w:rPr>
        <w:t xml:space="preserve"> </w:t>
      </w:r>
      <w:r w:rsidRPr="008B1C62">
        <w:rPr>
          <w:rFonts w:eastAsia="Times New Roman"/>
          <w:b/>
          <w:bCs/>
          <w:noProof/>
        </w:rPr>
        <w:t>PhD,</w:t>
      </w:r>
      <w:r w:rsidRPr="008B1C62">
        <w:rPr>
          <w:rFonts w:eastAsia="Times New Roman"/>
          <w:noProof/>
        </w:rPr>
        <w:t xml:space="preserve"> 361 (2004).</w:t>
      </w:r>
    </w:p>
    <w:p w14:paraId="21AC2C5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9.</w:t>
      </w:r>
      <w:r w:rsidRPr="008B1C62">
        <w:rPr>
          <w:rFonts w:eastAsia="Times New Roman"/>
          <w:noProof/>
        </w:rPr>
        <w:tab/>
        <w:t xml:space="preserve">Shi, L., Kloog, I., Zanobetti, A., Liu, P. &amp; Schwartz, J. D. Impacts of temperature and its variability on mortality in New England. </w:t>
      </w:r>
      <w:r w:rsidRPr="008B1C62">
        <w:rPr>
          <w:rFonts w:eastAsia="Times New Roman"/>
          <w:i/>
          <w:iCs/>
          <w:noProof/>
        </w:rPr>
        <w:t>Nat. Clim. Chang.</w:t>
      </w:r>
      <w:r w:rsidRPr="008B1C62">
        <w:rPr>
          <w:rFonts w:eastAsia="Times New Roman"/>
          <w:noProof/>
        </w:rPr>
        <w:t xml:space="preserve"> </w:t>
      </w:r>
      <w:r w:rsidRPr="008B1C62">
        <w:rPr>
          <w:rFonts w:eastAsia="Times New Roman"/>
          <w:b/>
          <w:bCs/>
          <w:noProof/>
        </w:rPr>
        <w:t>5,</w:t>
      </w:r>
      <w:r w:rsidRPr="008B1C62">
        <w:rPr>
          <w:rFonts w:eastAsia="Times New Roman"/>
          <w:noProof/>
        </w:rPr>
        <w:t xml:space="preserve"> 988–991 (2015).</w:t>
      </w:r>
    </w:p>
    <w:p w14:paraId="652D173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10.</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Mortality risk attributable to high and low ambient temperature: A multicountry observational study. </w:t>
      </w:r>
      <w:r w:rsidRPr="008B1C62">
        <w:rPr>
          <w:rFonts w:eastAsia="Times New Roman"/>
          <w:i/>
          <w:iCs/>
          <w:noProof/>
        </w:rPr>
        <w:t>Lancet</w:t>
      </w:r>
      <w:r w:rsidRPr="008B1C62">
        <w:rPr>
          <w:rFonts w:eastAsia="Times New Roman"/>
          <w:noProof/>
        </w:rPr>
        <w:t xml:space="preserve"> </w:t>
      </w:r>
      <w:r w:rsidRPr="008B1C62">
        <w:rPr>
          <w:rFonts w:eastAsia="Times New Roman"/>
          <w:b/>
          <w:bCs/>
          <w:noProof/>
        </w:rPr>
        <w:t>386,</w:t>
      </w:r>
      <w:r w:rsidRPr="008B1C62">
        <w:rPr>
          <w:rFonts w:eastAsia="Times New Roman"/>
          <w:noProof/>
        </w:rPr>
        <w:t xml:space="preserve"> 369–375 (2015).</w:t>
      </w:r>
    </w:p>
    <w:p w14:paraId="0DE143A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11.</w:t>
      </w:r>
      <w:r w:rsidRPr="008B1C62">
        <w:rPr>
          <w:rFonts w:eastAsia="Times New Roman"/>
          <w:noProof/>
        </w:rPr>
        <w:tab/>
        <w:t xml:space="preserve">Ye, X. </w:t>
      </w:r>
      <w:r w:rsidRPr="008B1C62">
        <w:rPr>
          <w:rFonts w:eastAsia="Times New Roman"/>
          <w:i/>
          <w:iCs/>
          <w:noProof/>
        </w:rPr>
        <w:t>et al.</w:t>
      </w:r>
      <w:r w:rsidRPr="008B1C62">
        <w:rPr>
          <w:rFonts w:eastAsia="Times New Roman"/>
          <w:noProof/>
        </w:rPr>
        <w:t xml:space="preserve"> Ambient temperature and morbidity: a review of epidemiological evidence. </w:t>
      </w:r>
      <w:r w:rsidRPr="008B1C62">
        <w:rPr>
          <w:rFonts w:eastAsia="Times New Roman"/>
          <w:i/>
          <w:iCs/>
          <w:noProof/>
        </w:rPr>
        <w:t>Environ. Health Perspect.</w:t>
      </w:r>
      <w:r w:rsidRPr="008B1C62">
        <w:rPr>
          <w:rFonts w:eastAsia="Times New Roman"/>
          <w:noProof/>
        </w:rPr>
        <w:t xml:space="preserve"> </w:t>
      </w:r>
      <w:r w:rsidRPr="008B1C62">
        <w:rPr>
          <w:rFonts w:eastAsia="Times New Roman"/>
          <w:b/>
          <w:bCs/>
          <w:noProof/>
        </w:rPr>
        <w:t>120,</w:t>
      </w:r>
      <w:r w:rsidRPr="008B1C62">
        <w:rPr>
          <w:rFonts w:eastAsia="Times New Roman"/>
          <w:noProof/>
        </w:rPr>
        <w:t xml:space="preserve"> 19–28 (2012).</w:t>
      </w:r>
    </w:p>
    <w:p w14:paraId="15ECEB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12.</w:t>
      </w:r>
      <w:r w:rsidRPr="008B1C62">
        <w:rPr>
          <w:rFonts w:eastAsia="Times New Roman"/>
          <w:noProof/>
        </w:rPr>
        <w:tab/>
        <w:t xml:space="preserve">Basu, R. High ambient temperature and mortality: A review of epidemiologic studies from 2001 to 2008. </w:t>
      </w:r>
      <w:r w:rsidRPr="008B1C62">
        <w:rPr>
          <w:rFonts w:eastAsia="Times New Roman"/>
          <w:i/>
          <w:iCs/>
          <w:noProof/>
        </w:rPr>
        <w:t>Environ. Heal. A Glob. Access Sci. Source</w:t>
      </w:r>
      <w:r w:rsidRPr="008B1C62">
        <w:rPr>
          <w:rFonts w:eastAsia="Times New Roman"/>
          <w:noProof/>
        </w:rPr>
        <w:t xml:space="preserve"> </w:t>
      </w:r>
      <w:r w:rsidRPr="008B1C62">
        <w:rPr>
          <w:rFonts w:eastAsia="Times New Roman"/>
          <w:b/>
          <w:bCs/>
          <w:noProof/>
        </w:rPr>
        <w:t>8,</w:t>
      </w:r>
      <w:r w:rsidRPr="008B1C62">
        <w:rPr>
          <w:rFonts w:eastAsia="Times New Roman"/>
          <w:noProof/>
        </w:rPr>
        <w:t xml:space="preserve"> 40 (2009).</w:t>
      </w:r>
    </w:p>
    <w:p w14:paraId="3D148B0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13.</w:t>
      </w:r>
      <w:r w:rsidRPr="008B1C62">
        <w:rPr>
          <w:rFonts w:eastAsia="Times New Roman"/>
          <w:noProof/>
        </w:rPr>
        <w:tab/>
        <w:t xml:space="preserve">Burke, M. B., Miguel, E., Satyanath, S., Dykema, J. A. &amp; Lobell, D. B. Warming increases the risk of civil war in Africa. </w:t>
      </w:r>
      <w:r w:rsidRPr="008B1C62">
        <w:rPr>
          <w:rFonts w:eastAsia="Times New Roman"/>
          <w:i/>
          <w:iCs/>
          <w:noProof/>
        </w:rPr>
        <w:t>Proc. Natl. Acad. Sci.</w:t>
      </w:r>
      <w:r w:rsidRPr="008B1C62">
        <w:rPr>
          <w:rFonts w:eastAsia="Times New Roman"/>
          <w:noProof/>
        </w:rPr>
        <w:t xml:space="preserve"> (2009). doi:10.1073/pnas.0907998106</w:t>
      </w:r>
    </w:p>
    <w:p w14:paraId="5826AED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14.</w:t>
      </w:r>
      <w:r w:rsidRPr="008B1C62">
        <w:rPr>
          <w:rFonts w:eastAsia="Times New Roman"/>
          <w:noProof/>
        </w:rPr>
        <w:tab/>
        <w:t xml:space="preserve">Bobb, J. F. </w:t>
      </w:r>
      <w:r w:rsidRPr="008B1C62">
        <w:rPr>
          <w:rFonts w:eastAsia="Times New Roman"/>
          <w:i/>
          <w:iCs/>
          <w:noProof/>
        </w:rPr>
        <w:t>et al.</w:t>
      </w:r>
      <w:r w:rsidRPr="008B1C62">
        <w:rPr>
          <w:rFonts w:eastAsia="Times New Roman"/>
          <w:noProof/>
        </w:rPr>
        <w:t xml:space="preserve"> Time-Course of Cause-Specific Hospital Admissions During Snowstorms : An Analysis of Electronic Medical Records From Major Hospitals in Boston, Massachusetts. </w:t>
      </w:r>
      <w:r w:rsidRPr="008B1C62">
        <w:rPr>
          <w:rFonts w:eastAsia="Times New Roman"/>
          <w:i/>
          <w:iCs/>
          <w:noProof/>
        </w:rPr>
        <w:t>Am. J. Epidemiol.</w:t>
      </w:r>
      <w:r w:rsidRPr="008B1C62">
        <w:rPr>
          <w:rFonts w:eastAsia="Times New Roman"/>
          <w:noProof/>
        </w:rPr>
        <w:t xml:space="preserve"> </w:t>
      </w:r>
      <w:r w:rsidRPr="008B1C62">
        <w:rPr>
          <w:rFonts w:eastAsia="Times New Roman"/>
          <w:b/>
          <w:bCs/>
          <w:noProof/>
        </w:rPr>
        <w:t>185,</w:t>
      </w:r>
      <w:r w:rsidRPr="008B1C62">
        <w:rPr>
          <w:rFonts w:eastAsia="Times New Roman"/>
          <w:noProof/>
        </w:rPr>
        <w:t xml:space="preserve"> 283–294 (2017).</w:t>
      </w:r>
    </w:p>
    <w:p w14:paraId="5F0D33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15.</w:t>
      </w:r>
      <w:r w:rsidRPr="008B1C62">
        <w:rPr>
          <w:rFonts w:eastAsia="Times New Roman"/>
          <w:noProof/>
        </w:rPr>
        <w:tab/>
        <w:t xml:space="preserve">Kampe, E. O. I., Kovats, S. &amp; Hajat, S. Impact of high ambient temperature on unintentional injuries in high-income countries: A narrative systematic literature review. </w:t>
      </w:r>
      <w:r w:rsidRPr="008B1C62">
        <w:rPr>
          <w:rFonts w:eastAsia="Times New Roman"/>
          <w:i/>
          <w:iCs/>
          <w:noProof/>
        </w:rPr>
        <w:t>BMJ Open</w:t>
      </w:r>
      <w:r w:rsidRPr="008B1C62">
        <w:rPr>
          <w:rFonts w:eastAsia="Times New Roman"/>
          <w:noProof/>
        </w:rPr>
        <w:t xml:space="preserve"> (2016). doi:10.1136/bmjopen-2015-010399</w:t>
      </w:r>
    </w:p>
    <w:p w14:paraId="187EDDA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16.</w:t>
      </w:r>
      <w:r w:rsidRPr="008B1C62">
        <w:rPr>
          <w:rFonts w:eastAsia="Times New Roman"/>
          <w:noProof/>
        </w:rPr>
        <w:tab/>
        <w:t xml:space="preserve">Datla, S., Sahu, P., Roh, H.-J. &amp; Sharma, S. A comprehensive analysis of the </w:t>
      </w:r>
      <w:r w:rsidRPr="008B1C62">
        <w:rPr>
          <w:rFonts w:eastAsia="Times New Roman"/>
          <w:noProof/>
        </w:rPr>
        <w:lastRenderedPageBreak/>
        <w:t xml:space="preserve">association of highway traffic with winter weather conditions. </w:t>
      </w:r>
      <w:r w:rsidRPr="008B1C62">
        <w:rPr>
          <w:rFonts w:eastAsia="Times New Roman"/>
          <w:i/>
          <w:iCs/>
          <w:noProof/>
        </w:rPr>
        <w:t>Procedia - Soc. Behav. Sci.</w:t>
      </w:r>
      <w:r w:rsidRPr="008B1C62">
        <w:rPr>
          <w:rFonts w:eastAsia="Times New Roman"/>
          <w:noProof/>
        </w:rPr>
        <w:t xml:space="preserve"> (2013). doi:10.1016/j.sbspro.2013.11.143</w:t>
      </w:r>
    </w:p>
    <w:p w14:paraId="560ACD3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17.</w:t>
      </w:r>
      <w:r w:rsidRPr="008B1C62">
        <w:rPr>
          <w:rFonts w:eastAsia="Times New Roman"/>
          <w:noProof/>
        </w:rPr>
        <w:tab/>
        <w:t xml:space="preserve">Roh, H.-J., Sahu, P. K., Sharma, S., Datla, S. &amp; Mehran, B. Statistical Investigations of Snowfall and Temperature Interaction with Passenger Car and Truck Traffic on Primary Highways in Canada. </w:t>
      </w:r>
      <w:r w:rsidRPr="008B1C62">
        <w:rPr>
          <w:rFonts w:eastAsia="Times New Roman"/>
          <w:i/>
          <w:iCs/>
          <w:noProof/>
        </w:rPr>
        <w:t>J. Cold Reg. Eng.</w:t>
      </w:r>
      <w:r w:rsidRPr="008B1C62">
        <w:rPr>
          <w:rFonts w:eastAsia="Times New Roman"/>
          <w:noProof/>
        </w:rPr>
        <w:t xml:space="preserve"> (2016). doi:10.1061/(ASCE)CR.1943-5495.0000099</w:t>
      </w:r>
    </w:p>
    <w:p w14:paraId="776FF75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18.</w:t>
      </w:r>
      <w:r w:rsidRPr="008B1C62">
        <w:rPr>
          <w:rFonts w:eastAsia="Times New Roman"/>
          <w:noProof/>
        </w:rPr>
        <w:tab/>
        <w:t xml:space="preserve">Roh, H.-J., Datla, S. &amp; Sharma, S. Effect of snow, temperature and their interaction on highway truck traffic. </w:t>
      </w:r>
      <w:r w:rsidRPr="008B1C62">
        <w:rPr>
          <w:rFonts w:eastAsia="Times New Roman"/>
          <w:i/>
          <w:iCs/>
          <w:noProof/>
        </w:rPr>
        <w:t>J. Transp. Techn.</w:t>
      </w:r>
      <w:r w:rsidRPr="008B1C62">
        <w:rPr>
          <w:rFonts w:eastAsia="Times New Roman"/>
          <w:noProof/>
        </w:rPr>
        <w:t xml:space="preserve"> (2013). doi:10.4236/jtts.2013.31003</w:t>
      </w:r>
    </w:p>
    <w:p w14:paraId="1D6FE90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19.</w:t>
      </w:r>
      <w:r w:rsidRPr="008B1C62">
        <w:rPr>
          <w:rFonts w:eastAsia="Times New Roman"/>
          <w:noProof/>
        </w:rPr>
        <w:tab/>
        <w:t xml:space="preserve">Roh, H. J., Sharma, S. &amp; Sahu, P. K. Modeling snow and cold effects for classified highway traffic volumes. </w:t>
      </w:r>
      <w:r w:rsidRPr="008B1C62">
        <w:rPr>
          <w:rFonts w:eastAsia="Times New Roman"/>
          <w:i/>
          <w:iCs/>
          <w:noProof/>
        </w:rPr>
        <w:t>KSCE J. Civ. Eng.</w:t>
      </w:r>
      <w:r w:rsidRPr="008B1C62">
        <w:rPr>
          <w:rFonts w:eastAsia="Times New Roman"/>
          <w:noProof/>
        </w:rPr>
        <w:t xml:space="preserve"> (2016). doi:10.1007/s12205-015-0236-0</w:t>
      </w:r>
    </w:p>
    <w:p w14:paraId="694C265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20.</w:t>
      </w:r>
      <w:r w:rsidRPr="008B1C62">
        <w:rPr>
          <w:rFonts w:eastAsia="Times New Roman"/>
          <w:noProof/>
        </w:rPr>
        <w:tab/>
        <w:t xml:space="preserve">Daanen, H. A. M., Van De Vliert, E. &amp; Huang, X. Driving performance in cold, warm, and thermoneutral environments. </w:t>
      </w:r>
      <w:r w:rsidRPr="008B1C62">
        <w:rPr>
          <w:rFonts w:eastAsia="Times New Roman"/>
          <w:i/>
          <w:iCs/>
          <w:noProof/>
        </w:rPr>
        <w:t>Appl. Ergon.</w:t>
      </w:r>
      <w:r w:rsidRPr="008B1C62">
        <w:rPr>
          <w:rFonts w:eastAsia="Times New Roman"/>
          <w:noProof/>
        </w:rPr>
        <w:t xml:space="preserve"> (2003). doi:10.1016/S0003-6870(03)00055-3</w:t>
      </w:r>
    </w:p>
    <w:p w14:paraId="296774D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21.</w:t>
      </w:r>
      <w:r w:rsidRPr="008B1C62">
        <w:rPr>
          <w:rFonts w:eastAsia="Times New Roman"/>
          <w:noProof/>
        </w:rPr>
        <w:tab/>
        <w:t xml:space="preserve">Zlatoper, T. J. Determinants of motor vehicle deaths in the United States: A cross-sectional analysis. </w:t>
      </w:r>
      <w:r w:rsidRPr="008B1C62">
        <w:rPr>
          <w:rFonts w:eastAsia="Times New Roman"/>
          <w:i/>
          <w:iCs/>
          <w:noProof/>
        </w:rPr>
        <w:t>Accid. Anal. Prev.</w:t>
      </w:r>
      <w:r w:rsidRPr="008B1C62">
        <w:rPr>
          <w:rFonts w:eastAsia="Times New Roman"/>
          <w:noProof/>
        </w:rPr>
        <w:t xml:space="preserve"> (1991). doi:10.1016/0001-4575(91)90062-A</w:t>
      </w:r>
    </w:p>
    <w:p w14:paraId="00F9BCB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22.</w:t>
      </w:r>
      <w:r w:rsidRPr="008B1C62">
        <w:rPr>
          <w:rFonts w:eastAsia="Times New Roman"/>
          <w:noProof/>
        </w:rPr>
        <w:tab/>
        <w:t xml:space="preserve">Mackie, R. R. &amp; Hanlon, J. F. . O. A study of the combined effects of extented driving and heat stress on driver arousal and performance. in </w:t>
      </w:r>
      <w:r w:rsidRPr="008B1C62">
        <w:rPr>
          <w:rFonts w:eastAsia="Times New Roman"/>
          <w:i/>
          <w:iCs/>
          <w:noProof/>
        </w:rPr>
        <w:t>Symposium on relationships among theory, physiological correlates, and operational performance</w:t>
      </w:r>
      <w:r w:rsidRPr="008B1C62">
        <w:rPr>
          <w:rFonts w:eastAsia="Times New Roman"/>
          <w:noProof/>
        </w:rPr>
        <w:t xml:space="preserve"> (1976). doi:10.1007/978-1-4684-2529-1_25</w:t>
      </w:r>
    </w:p>
    <w:p w14:paraId="07C967D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23.</w:t>
      </w:r>
      <w:r w:rsidRPr="008B1C62">
        <w:rPr>
          <w:rFonts w:eastAsia="Times New Roman"/>
          <w:noProof/>
        </w:rPr>
        <w:tab/>
        <w:t xml:space="preserve">Wyon, D. P., Wyon, I. &amp; Norin, F. Effects of moderate heat stress on driver vigilance in a moving vehicle. </w:t>
      </w:r>
      <w:r w:rsidRPr="008B1C62">
        <w:rPr>
          <w:rFonts w:eastAsia="Times New Roman"/>
          <w:i/>
          <w:iCs/>
          <w:noProof/>
        </w:rPr>
        <w:t>Ergonomics</w:t>
      </w:r>
      <w:r w:rsidRPr="008B1C62">
        <w:rPr>
          <w:rFonts w:eastAsia="Times New Roman"/>
          <w:noProof/>
        </w:rPr>
        <w:t xml:space="preserve"> (1996). doi:10.1080/00140139608964434</w:t>
      </w:r>
    </w:p>
    <w:p w14:paraId="54A14EC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24.</w:t>
      </w:r>
      <w:r w:rsidRPr="008B1C62">
        <w:rPr>
          <w:rFonts w:eastAsia="Times New Roman"/>
          <w:noProof/>
        </w:rPr>
        <w:tab/>
        <w:t xml:space="preserve">Voas, R. B., Torres, P., Romano, E. &amp; Lacey, J. H. Alcohol-Related Risk of Driver Fatalities: An Update Using 2007 Data. </w:t>
      </w:r>
      <w:r w:rsidRPr="008B1C62">
        <w:rPr>
          <w:rFonts w:eastAsia="Times New Roman"/>
          <w:i/>
          <w:iCs/>
          <w:noProof/>
        </w:rPr>
        <w:t>J. Stud. Alcohol Drugs</w:t>
      </w:r>
      <w:r w:rsidRPr="008B1C62">
        <w:rPr>
          <w:rFonts w:eastAsia="Times New Roman"/>
          <w:noProof/>
        </w:rPr>
        <w:t xml:space="preserve"> (2012). doi:10.15288/jsad.2012.73.341</w:t>
      </w:r>
    </w:p>
    <w:p w14:paraId="4B587CC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25.</w:t>
      </w:r>
      <w:r w:rsidRPr="008B1C62">
        <w:rPr>
          <w:rFonts w:eastAsia="Times New Roman"/>
          <w:noProof/>
        </w:rPr>
        <w:tab/>
        <w:t xml:space="preserve">Ambrose, A. F., Paul, G. &amp; Hausdorff, J. M. Risk factors for falls among older adults: A review of the literature. </w:t>
      </w:r>
      <w:r w:rsidRPr="008B1C62">
        <w:rPr>
          <w:rFonts w:eastAsia="Times New Roman"/>
          <w:i/>
          <w:iCs/>
          <w:noProof/>
        </w:rPr>
        <w:t>Maturitas</w:t>
      </w:r>
      <w:r w:rsidRPr="008B1C62">
        <w:rPr>
          <w:rFonts w:eastAsia="Times New Roman"/>
          <w:noProof/>
        </w:rPr>
        <w:t xml:space="preserve"> (2013). doi:10.1016/j.maturitas.2013.02.009</w:t>
      </w:r>
    </w:p>
    <w:p w14:paraId="1CB6C05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26.</w:t>
      </w:r>
      <w:r w:rsidRPr="008B1C62">
        <w:rPr>
          <w:rFonts w:eastAsia="Times New Roman"/>
          <w:noProof/>
        </w:rPr>
        <w:tab/>
        <w:t xml:space="preserve">Kelsey, J. L. </w:t>
      </w:r>
      <w:r w:rsidRPr="008B1C62">
        <w:rPr>
          <w:rFonts w:eastAsia="Times New Roman"/>
          <w:i/>
          <w:iCs/>
          <w:noProof/>
        </w:rPr>
        <w:t>et al.</w:t>
      </w:r>
      <w:r w:rsidRPr="008B1C62">
        <w:rPr>
          <w:rFonts w:eastAsia="Times New Roman"/>
          <w:noProof/>
        </w:rPr>
        <w:t xml:space="preserve"> Indoor and outdoor falls in older adults are different: The maintenance of balance, independent living, intellect, and zest in the elderly of boston study. </w:t>
      </w:r>
      <w:r w:rsidRPr="008B1C62">
        <w:rPr>
          <w:rFonts w:eastAsia="Times New Roman"/>
          <w:i/>
          <w:iCs/>
          <w:noProof/>
        </w:rPr>
        <w:t>J. Am. Geriatr. Soc.</w:t>
      </w:r>
      <w:r w:rsidRPr="008B1C62">
        <w:rPr>
          <w:rFonts w:eastAsia="Times New Roman"/>
          <w:noProof/>
        </w:rPr>
        <w:t xml:space="preserve"> (2010). doi:10.1111/j.1532-5415.2010.03062.x</w:t>
      </w:r>
    </w:p>
    <w:p w14:paraId="29FDCDB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27.</w:t>
      </w:r>
      <w:r w:rsidRPr="008B1C62">
        <w:rPr>
          <w:rFonts w:eastAsia="Times New Roman"/>
          <w:noProof/>
        </w:rPr>
        <w:tab/>
        <w:t xml:space="preserve">Xu, J. Unintentional drowning deaths in the United States, 1999-2010. </w:t>
      </w:r>
      <w:r w:rsidRPr="008B1C62">
        <w:rPr>
          <w:rFonts w:eastAsia="Times New Roman"/>
          <w:i/>
          <w:iCs/>
          <w:noProof/>
        </w:rPr>
        <w:t>NCHS Data Brief</w:t>
      </w:r>
      <w:r w:rsidRPr="008B1C62">
        <w:rPr>
          <w:rFonts w:eastAsia="Times New Roman"/>
          <w:noProof/>
        </w:rPr>
        <w:t xml:space="preserve"> (2014).</w:t>
      </w:r>
    </w:p>
    <w:p w14:paraId="08C9552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28.</w:t>
      </w:r>
      <w:r w:rsidRPr="008B1C62">
        <w:rPr>
          <w:rFonts w:eastAsia="Times New Roman"/>
          <w:noProof/>
        </w:rPr>
        <w:tab/>
        <w:t xml:space="preserve">Ranson, M. Crime, weather, and climate change. </w:t>
      </w:r>
      <w:r w:rsidRPr="008B1C62">
        <w:rPr>
          <w:rFonts w:eastAsia="Times New Roman"/>
          <w:i/>
          <w:iCs/>
          <w:noProof/>
        </w:rPr>
        <w:t>J. Environ. Econ. Manage.</w:t>
      </w:r>
      <w:r w:rsidRPr="008B1C62">
        <w:rPr>
          <w:rFonts w:eastAsia="Times New Roman"/>
          <w:noProof/>
        </w:rPr>
        <w:t xml:space="preserve"> (2014). doi:10.1016/j.jeem.2013.11.008</w:t>
      </w:r>
    </w:p>
    <w:p w14:paraId="2ED455B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29.</w:t>
      </w:r>
      <w:r w:rsidRPr="008B1C62">
        <w:rPr>
          <w:rFonts w:eastAsia="Times New Roman"/>
          <w:noProof/>
        </w:rPr>
        <w:tab/>
        <w:t xml:space="preserve">Mares, D. Climate change and levels of violence in socially disadvantaged neighborhood groups. </w:t>
      </w:r>
      <w:r w:rsidRPr="008B1C62">
        <w:rPr>
          <w:rFonts w:eastAsia="Times New Roman"/>
          <w:i/>
          <w:iCs/>
          <w:noProof/>
        </w:rPr>
        <w:t>J. Urban Heal.</w:t>
      </w:r>
      <w:r w:rsidRPr="008B1C62">
        <w:rPr>
          <w:rFonts w:eastAsia="Times New Roman"/>
          <w:noProof/>
        </w:rPr>
        <w:t xml:space="preserve"> (2013). doi:10.1007/s11524-013-9791-1</w:t>
      </w:r>
    </w:p>
    <w:p w14:paraId="22E92F3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30.</w:t>
      </w:r>
      <w:r w:rsidRPr="008B1C62">
        <w:rPr>
          <w:rFonts w:eastAsia="Times New Roman"/>
          <w:noProof/>
        </w:rPr>
        <w:tab/>
        <w:t xml:space="preserve">Hsiang, S. M., Burke, M. &amp; Miguel, E. Quantifying the Influence of Climate on Human Conflict. </w:t>
      </w:r>
      <w:r w:rsidRPr="008B1C62">
        <w:rPr>
          <w:rFonts w:eastAsia="Times New Roman"/>
          <w:i/>
          <w:iCs/>
          <w:noProof/>
        </w:rPr>
        <w:t>Science (80-. ).</w:t>
      </w:r>
      <w:r w:rsidRPr="008B1C62">
        <w:rPr>
          <w:rFonts w:eastAsia="Times New Roman"/>
          <w:noProof/>
        </w:rPr>
        <w:t xml:space="preserve"> (2013). doi:10.1126/science.1235367</w:t>
      </w:r>
    </w:p>
    <w:p w14:paraId="66C418E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31.</w:t>
      </w:r>
      <w:r w:rsidRPr="008B1C62">
        <w:rPr>
          <w:rFonts w:eastAsia="Times New Roman"/>
          <w:noProof/>
        </w:rPr>
        <w:tab/>
        <w:t xml:space="preserve">Hsiang, S. M., Meng, K. C. &amp; Cane, M. A. Civil conflicts are associated with the global climate. </w:t>
      </w:r>
      <w:r w:rsidRPr="008B1C62">
        <w:rPr>
          <w:rFonts w:eastAsia="Times New Roman"/>
          <w:i/>
          <w:iCs/>
          <w:noProof/>
        </w:rPr>
        <w:t>Nature</w:t>
      </w:r>
      <w:r w:rsidRPr="008B1C62">
        <w:rPr>
          <w:rFonts w:eastAsia="Times New Roman"/>
          <w:noProof/>
        </w:rPr>
        <w:t xml:space="preserve"> (2011). doi:10.1038/nature10311</w:t>
      </w:r>
    </w:p>
    <w:p w14:paraId="0BFB64C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lastRenderedPageBreak/>
        <w:t>32.</w:t>
      </w:r>
      <w:r w:rsidRPr="008B1C62">
        <w:rPr>
          <w:rFonts w:eastAsia="Times New Roman"/>
          <w:noProof/>
        </w:rPr>
        <w:tab/>
        <w:t xml:space="preserve">O’Loughlin, J. </w:t>
      </w:r>
      <w:r w:rsidRPr="008B1C62">
        <w:rPr>
          <w:rFonts w:eastAsia="Times New Roman"/>
          <w:i/>
          <w:iCs/>
          <w:noProof/>
        </w:rPr>
        <w:t>et al.</w:t>
      </w:r>
      <w:r w:rsidRPr="008B1C62">
        <w:rPr>
          <w:rFonts w:eastAsia="Times New Roman"/>
          <w:noProof/>
        </w:rPr>
        <w:t xml:space="preserve"> Climate variability and conflict risk in East Africa, 1990-2009. </w:t>
      </w:r>
      <w:r w:rsidRPr="008B1C62">
        <w:rPr>
          <w:rFonts w:eastAsia="Times New Roman"/>
          <w:i/>
          <w:iCs/>
          <w:noProof/>
        </w:rPr>
        <w:t>Proc. Natl. Acad. Sci.</w:t>
      </w:r>
      <w:r w:rsidRPr="008B1C62">
        <w:rPr>
          <w:rFonts w:eastAsia="Times New Roman"/>
          <w:noProof/>
        </w:rPr>
        <w:t xml:space="preserve"> (2012). doi:10.1073/pnas.1205130109</w:t>
      </w:r>
    </w:p>
    <w:p w14:paraId="4655F57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33.</w:t>
      </w:r>
      <w:r w:rsidRPr="008B1C62">
        <w:rPr>
          <w:rFonts w:eastAsia="Times New Roman"/>
          <w:noProof/>
        </w:rPr>
        <w:tab/>
        <w:t xml:space="preserve">Page, L. A., Hajat, S. &amp; Kovats, R. S. Relationship between daily suicide counts and temperature in England and Wales. </w:t>
      </w:r>
      <w:r w:rsidRPr="008B1C62">
        <w:rPr>
          <w:rFonts w:eastAsia="Times New Roman"/>
          <w:i/>
          <w:iCs/>
          <w:noProof/>
        </w:rPr>
        <w:t>Br. J. Psychiatry</w:t>
      </w:r>
      <w:r w:rsidRPr="008B1C62">
        <w:rPr>
          <w:rFonts w:eastAsia="Times New Roman"/>
          <w:noProof/>
        </w:rPr>
        <w:t xml:space="preserve"> (2007). doi:10.1192/bjp.bp.106.031948</w:t>
      </w:r>
    </w:p>
    <w:p w14:paraId="6AB7BC63"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34.</w:t>
      </w:r>
      <w:r w:rsidRPr="008B1C62">
        <w:rPr>
          <w:rFonts w:eastAsia="Times New Roman"/>
          <w:noProof/>
        </w:rPr>
        <w:tab/>
        <w:t xml:space="preserve">Orru, H. &amp; Åström, D. O. Increases in external cause mortality due to high and low temperatures: evidence from northeastern Europe. </w:t>
      </w:r>
      <w:r w:rsidRPr="008B1C62">
        <w:rPr>
          <w:rFonts w:eastAsia="Times New Roman"/>
          <w:i/>
          <w:iCs/>
          <w:noProof/>
        </w:rPr>
        <w:t>Int. J. Biometeorol.</w:t>
      </w:r>
      <w:r w:rsidRPr="008B1C62">
        <w:rPr>
          <w:rFonts w:eastAsia="Times New Roman"/>
          <w:noProof/>
        </w:rPr>
        <w:t xml:space="preserve"> (2017). doi:10.1007/s00484-016-1270-4</w:t>
      </w:r>
    </w:p>
    <w:p w14:paraId="25C3051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35.</w:t>
      </w:r>
      <w:r w:rsidRPr="008B1C62">
        <w:rPr>
          <w:rFonts w:eastAsia="Times New Roman"/>
          <w:noProof/>
        </w:rPr>
        <w:tab/>
        <w:t xml:space="preserve">Glaeser, E. L., Sacerdote, B. &amp; Scheinkman, J. A. Crime and social interactions. </w:t>
      </w:r>
      <w:r w:rsidRPr="008B1C62">
        <w:rPr>
          <w:rFonts w:eastAsia="Times New Roman"/>
          <w:i/>
          <w:iCs/>
          <w:noProof/>
        </w:rPr>
        <w:t>Q. J. Econ.</w:t>
      </w:r>
      <w:r w:rsidRPr="008B1C62">
        <w:rPr>
          <w:rFonts w:eastAsia="Times New Roman"/>
          <w:noProof/>
        </w:rPr>
        <w:t xml:space="preserve"> (1996). doi:10.2307/2946686</w:t>
      </w:r>
    </w:p>
    <w:p w14:paraId="45A74F7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36.</w:t>
      </w:r>
      <w:r w:rsidRPr="008B1C62">
        <w:rPr>
          <w:rFonts w:eastAsia="Times New Roman"/>
          <w:noProof/>
        </w:rPr>
        <w:tab/>
        <w:t xml:space="preserve">Rotton, J. &amp; Cohn, E. G. Global warming and U.S. crime rates: An application of routine activity theory. </w:t>
      </w:r>
      <w:r w:rsidRPr="008B1C62">
        <w:rPr>
          <w:rFonts w:eastAsia="Times New Roman"/>
          <w:i/>
          <w:iCs/>
          <w:noProof/>
        </w:rPr>
        <w:t>Environ. Behav.</w:t>
      </w:r>
      <w:r w:rsidRPr="008B1C62">
        <w:rPr>
          <w:rFonts w:eastAsia="Times New Roman"/>
          <w:noProof/>
        </w:rPr>
        <w:t xml:space="preserve"> (2003). doi:10.1177/0013916503255565</w:t>
      </w:r>
    </w:p>
    <w:p w14:paraId="3EA0A20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37.</w:t>
      </w:r>
      <w:r w:rsidRPr="008B1C62">
        <w:rPr>
          <w:rFonts w:eastAsia="Times New Roman"/>
          <w:noProof/>
        </w:rPr>
        <w:tab/>
        <w:t xml:space="preserve">Anderson, C. A. Temperature and aggression: Ubiquitous effects of heat on occurrence of human violence. </w:t>
      </w:r>
      <w:r w:rsidRPr="008B1C62">
        <w:rPr>
          <w:rFonts w:eastAsia="Times New Roman"/>
          <w:i/>
          <w:iCs/>
          <w:noProof/>
        </w:rPr>
        <w:t>Psychol. Bull.</w:t>
      </w:r>
      <w:r w:rsidRPr="008B1C62">
        <w:rPr>
          <w:rFonts w:eastAsia="Times New Roman"/>
          <w:noProof/>
        </w:rPr>
        <w:t xml:space="preserve"> (1989). doi:10.1037/0033-2909.106.1.74</w:t>
      </w:r>
    </w:p>
    <w:p w14:paraId="3375EF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38.</w:t>
      </w:r>
      <w:r w:rsidRPr="008B1C62">
        <w:rPr>
          <w:rFonts w:eastAsia="Times New Roman"/>
          <w:noProof/>
        </w:rPr>
        <w:tab/>
        <w:t xml:space="preserve">Baron, R. A. &amp; Bell, P. A. Aggression and heat: The influence of ambient temperature, negative affect, and a cooling drink on physical aggression. </w:t>
      </w:r>
      <w:r w:rsidRPr="008B1C62">
        <w:rPr>
          <w:rFonts w:eastAsia="Times New Roman"/>
          <w:i/>
          <w:iCs/>
          <w:noProof/>
        </w:rPr>
        <w:t>J. Pers. Soc. Psychol.</w:t>
      </w:r>
      <w:r w:rsidRPr="008B1C62">
        <w:rPr>
          <w:rFonts w:eastAsia="Times New Roman"/>
          <w:noProof/>
        </w:rPr>
        <w:t xml:space="preserve"> (1976). doi:10.1037/0022-3514.33.3.245</w:t>
      </w:r>
    </w:p>
    <w:p w14:paraId="4E7C15A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39.</w:t>
      </w:r>
      <w:r w:rsidRPr="008B1C62">
        <w:rPr>
          <w:rFonts w:eastAsia="Times New Roman"/>
          <w:noProof/>
        </w:rPr>
        <w:tab/>
        <w:t xml:space="preserve">Majeed, H. &amp; Lee, J. The impact of climate change on youth depression and mental health. </w:t>
      </w:r>
      <w:r w:rsidRPr="008B1C62">
        <w:rPr>
          <w:rFonts w:eastAsia="Times New Roman"/>
          <w:i/>
          <w:iCs/>
          <w:noProof/>
        </w:rPr>
        <w:t>Lancet Planet. Heal.</w:t>
      </w:r>
      <w:r w:rsidRPr="008B1C62">
        <w:rPr>
          <w:rFonts w:eastAsia="Times New Roman"/>
          <w:noProof/>
        </w:rPr>
        <w:t xml:space="preserve"> </w:t>
      </w:r>
      <w:r w:rsidRPr="008B1C62">
        <w:rPr>
          <w:rFonts w:eastAsia="Times New Roman"/>
          <w:b/>
          <w:bCs/>
          <w:noProof/>
        </w:rPr>
        <w:t>1,</w:t>
      </w:r>
      <w:r w:rsidRPr="008B1C62">
        <w:rPr>
          <w:rFonts w:eastAsia="Times New Roman"/>
          <w:noProof/>
        </w:rPr>
        <w:t xml:space="preserve"> e94–e95 (2017).</w:t>
      </w:r>
    </w:p>
    <w:p w14:paraId="0956C31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40.</w:t>
      </w:r>
      <w:r w:rsidRPr="008B1C62">
        <w:rPr>
          <w:rFonts w:eastAsia="Times New Roman"/>
          <w:noProof/>
        </w:rPr>
        <w:tab/>
        <w:t xml:space="preserve">Berry, H. L., Waite, T. D., Dear, K. B. G., Capon, A. G. &amp; Murray, V. The case for systems thinking about climate change and mental health. </w:t>
      </w:r>
      <w:r w:rsidRPr="008B1C62">
        <w:rPr>
          <w:rFonts w:eastAsia="Times New Roman"/>
          <w:i/>
          <w:iCs/>
          <w:noProof/>
        </w:rPr>
        <w:t>Nature Climate Change</w:t>
      </w:r>
      <w:r w:rsidRPr="008B1C62">
        <w:rPr>
          <w:rFonts w:eastAsia="Times New Roman"/>
          <w:noProof/>
        </w:rPr>
        <w:t xml:space="preserve"> (2018). doi:10.1038/s41558-018-0102-4</w:t>
      </w:r>
    </w:p>
    <w:p w14:paraId="6088128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41.</w:t>
      </w:r>
      <w:r w:rsidRPr="008B1C62">
        <w:rPr>
          <w:rFonts w:eastAsia="Times New Roman"/>
          <w:noProof/>
        </w:rPr>
        <w:tab/>
        <w:t xml:space="preserve">Hansen, A. </w:t>
      </w:r>
      <w:r w:rsidRPr="008B1C62">
        <w:rPr>
          <w:rFonts w:eastAsia="Times New Roman"/>
          <w:i/>
          <w:iCs/>
          <w:noProof/>
        </w:rPr>
        <w:t>et al.</w:t>
      </w:r>
      <w:r w:rsidRPr="008B1C62">
        <w:rPr>
          <w:rFonts w:eastAsia="Times New Roman"/>
          <w:noProof/>
        </w:rPr>
        <w:t xml:space="preserve"> The effect of heat waves on mental health in a temperate Australian City. </w:t>
      </w:r>
      <w:r w:rsidRPr="008B1C62">
        <w:rPr>
          <w:rFonts w:eastAsia="Times New Roman"/>
          <w:i/>
          <w:iCs/>
          <w:noProof/>
        </w:rPr>
        <w:t>Environ. Health Perspect.</w:t>
      </w:r>
      <w:r w:rsidRPr="008B1C62">
        <w:rPr>
          <w:rFonts w:eastAsia="Times New Roman"/>
          <w:noProof/>
        </w:rPr>
        <w:t xml:space="preserve"> (2008). doi:10.1289/ehp.11339</w:t>
      </w:r>
    </w:p>
    <w:p w14:paraId="5F3B29C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42.</w:t>
      </w:r>
      <w:r w:rsidRPr="008B1C62">
        <w:rPr>
          <w:rFonts w:eastAsia="Times New Roman"/>
          <w:noProof/>
        </w:rPr>
        <w:tab/>
        <w:t xml:space="preserve">Obradovich, N., Migliorini, R., Mednick, S. C. &amp; Fowler, J. H. Nighttime temperature and human sleep loss in a changing climate. </w:t>
      </w:r>
      <w:r w:rsidRPr="008B1C62">
        <w:rPr>
          <w:rFonts w:eastAsia="Times New Roman"/>
          <w:i/>
          <w:iCs/>
          <w:noProof/>
        </w:rPr>
        <w:t>Sci. Adv.</w:t>
      </w:r>
      <w:r w:rsidRPr="008B1C62">
        <w:rPr>
          <w:rFonts w:eastAsia="Times New Roman"/>
          <w:noProof/>
        </w:rPr>
        <w:t xml:space="preserve"> (2017). doi:10.1126/sciadv.1601555</w:t>
      </w:r>
    </w:p>
    <w:p w14:paraId="7BBE3FE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43.</w:t>
      </w:r>
      <w:r w:rsidRPr="008B1C62">
        <w:rPr>
          <w:rFonts w:eastAsia="Times New Roman"/>
          <w:noProof/>
        </w:rPr>
        <w:tab/>
        <w:t xml:space="preserve">L., C., C.,  de C. &amp; P., A. Heatwaves and their impact on people with alcohol, drug and mental health conditions: A discussion paper on clinical practice considerations. </w:t>
      </w:r>
      <w:r w:rsidRPr="008B1C62">
        <w:rPr>
          <w:rFonts w:eastAsia="Times New Roman"/>
          <w:i/>
          <w:iCs/>
          <w:noProof/>
        </w:rPr>
        <w:t>J. Adv. Nurs.</w:t>
      </w:r>
      <w:r w:rsidRPr="008B1C62">
        <w:rPr>
          <w:rFonts w:eastAsia="Times New Roman"/>
          <w:noProof/>
        </w:rPr>
        <w:t xml:space="preserve"> (2011).</w:t>
      </w:r>
    </w:p>
    <w:p w14:paraId="4CA6A33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44.</w:t>
      </w:r>
      <w:r w:rsidRPr="008B1C62">
        <w:rPr>
          <w:rFonts w:eastAsia="Times New Roman"/>
          <w:noProof/>
        </w:rPr>
        <w:tab/>
        <w:t xml:space="preserve">Dee, D. P. </w:t>
      </w:r>
      <w:r w:rsidRPr="008B1C62">
        <w:rPr>
          <w:rFonts w:eastAsia="Times New Roman"/>
          <w:i/>
          <w:iCs/>
          <w:noProof/>
        </w:rPr>
        <w:t>et al.</w:t>
      </w:r>
      <w:r w:rsidRPr="008B1C62">
        <w:rPr>
          <w:rFonts w:eastAsia="Times New Roman"/>
          <w:noProof/>
        </w:rPr>
        <w:t xml:space="preserve"> The ERA-Interim reanalysis: configuration and performance of the data assimilation system. </w:t>
      </w:r>
      <w:r w:rsidRPr="008B1C62">
        <w:rPr>
          <w:rFonts w:eastAsia="Times New Roman"/>
          <w:i/>
          <w:iCs/>
          <w:noProof/>
        </w:rPr>
        <w:t>Q. J. R. Meteorol. Soc.</w:t>
      </w:r>
      <w:r w:rsidRPr="008B1C62">
        <w:rPr>
          <w:rFonts w:eastAsia="Times New Roman"/>
          <w:noProof/>
        </w:rPr>
        <w:t xml:space="preserve"> </w:t>
      </w:r>
      <w:r w:rsidRPr="008B1C62">
        <w:rPr>
          <w:rFonts w:eastAsia="Times New Roman"/>
          <w:b/>
          <w:bCs/>
          <w:noProof/>
        </w:rPr>
        <w:t>137,</w:t>
      </w:r>
      <w:r w:rsidRPr="008B1C62">
        <w:rPr>
          <w:rFonts w:eastAsia="Times New Roman"/>
          <w:noProof/>
        </w:rPr>
        <w:t xml:space="preserve"> 553–597 (2011).</w:t>
      </w:r>
    </w:p>
    <w:p w14:paraId="2FD0393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45.</w:t>
      </w:r>
      <w:r w:rsidRPr="008B1C62">
        <w:rPr>
          <w:rFonts w:eastAsia="Times New Roman"/>
          <w:noProof/>
        </w:rPr>
        <w:tab/>
        <w:t xml:space="preserve">Wallace, J. M. &amp; Hobbs, P. V. </w:t>
      </w:r>
      <w:r w:rsidRPr="008B1C62">
        <w:rPr>
          <w:rFonts w:eastAsia="Times New Roman"/>
          <w:i/>
          <w:iCs/>
          <w:noProof/>
        </w:rPr>
        <w:t>Atmospheric Science: An Introductory Survey: Second Edition</w:t>
      </w:r>
      <w:r w:rsidRPr="008B1C62">
        <w:rPr>
          <w:rFonts w:eastAsia="Times New Roman"/>
          <w:noProof/>
        </w:rPr>
        <w:t xml:space="preserve">. </w:t>
      </w:r>
      <w:r w:rsidRPr="008B1C62">
        <w:rPr>
          <w:rFonts w:eastAsia="Times New Roman"/>
          <w:i/>
          <w:iCs/>
          <w:noProof/>
        </w:rPr>
        <w:t>Atmospheric Science: An Introductory Survey: Second Edition</w:t>
      </w:r>
      <w:r w:rsidRPr="008B1C62">
        <w:rPr>
          <w:rFonts w:eastAsia="Times New Roman"/>
          <w:noProof/>
        </w:rPr>
        <w:t xml:space="preserve"> (2006). doi:10.1016/C2009-0-00034-8</w:t>
      </w:r>
    </w:p>
    <w:p w14:paraId="6230C53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46.</w:t>
      </w:r>
      <w:r w:rsidRPr="008B1C62">
        <w:rPr>
          <w:rFonts w:eastAsia="Times New Roman"/>
          <w:noProof/>
        </w:rPr>
        <w:tab/>
        <w:t xml:space="preserve">Lozano, R. </w:t>
      </w:r>
      <w:r w:rsidRPr="008B1C62">
        <w:rPr>
          <w:rFonts w:eastAsia="Times New Roman"/>
          <w:i/>
          <w:iCs/>
          <w:noProof/>
        </w:rPr>
        <w:t>et al.</w:t>
      </w:r>
      <w:r w:rsidRPr="008B1C62">
        <w:rPr>
          <w:rFonts w:eastAsia="Times New Roman"/>
          <w:noProof/>
        </w:rPr>
        <w:t xml:space="preserve"> Global and regional mortality from 235 causes of death for 20 age groups in 1990 and 2010: A systematic analysis for the Global Burden of Disease Study 2010. </w:t>
      </w:r>
      <w:r w:rsidRPr="008B1C62">
        <w:rPr>
          <w:rFonts w:eastAsia="Times New Roman"/>
          <w:i/>
          <w:iCs/>
          <w:noProof/>
        </w:rPr>
        <w:t>Lancet</w:t>
      </w:r>
      <w:r w:rsidRPr="008B1C62">
        <w:rPr>
          <w:rFonts w:eastAsia="Times New Roman"/>
          <w:noProof/>
        </w:rPr>
        <w:t xml:space="preserve"> (2012). doi:10.1016/S0140-6736(12)61728-0</w:t>
      </w:r>
    </w:p>
    <w:p w14:paraId="040A594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47.</w:t>
      </w:r>
      <w:r w:rsidRPr="008B1C62">
        <w:rPr>
          <w:rFonts w:eastAsia="Times New Roman"/>
          <w:noProof/>
        </w:rPr>
        <w:tab/>
        <w:t xml:space="preserve">Rue, H. &amp; Held, L. </w:t>
      </w:r>
      <w:r w:rsidRPr="008B1C62">
        <w:rPr>
          <w:rFonts w:eastAsia="Times New Roman"/>
          <w:i/>
          <w:iCs/>
          <w:noProof/>
        </w:rPr>
        <w:t>Gaussian Markov random fields. Theory and applications</w:t>
      </w:r>
      <w:r w:rsidRPr="008B1C62">
        <w:rPr>
          <w:rFonts w:eastAsia="Times New Roman"/>
          <w:noProof/>
        </w:rPr>
        <w:t xml:space="preserve">. </w:t>
      </w:r>
      <w:r w:rsidRPr="008B1C62">
        <w:rPr>
          <w:rFonts w:eastAsia="Times New Roman"/>
          <w:i/>
          <w:iCs/>
          <w:noProof/>
        </w:rPr>
        <w:lastRenderedPageBreak/>
        <w:t>Chapman &amp; Hall</w:t>
      </w:r>
      <w:r w:rsidRPr="008B1C62">
        <w:rPr>
          <w:rFonts w:eastAsia="Times New Roman"/>
          <w:noProof/>
        </w:rPr>
        <w:t xml:space="preserve"> (2005). doi:10.1007/s00184-007-0162-3</w:t>
      </w:r>
    </w:p>
    <w:p w14:paraId="1C0E9B4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48.</w:t>
      </w:r>
      <w:r w:rsidRPr="008B1C62">
        <w:rPr>
          <w:rFonts w:eastAsia="Times New Roman"/>
          <w:noProof/>
        </w:rPr>
        <w:tab/>
        <w:t xml:space="preserve">Besag, J. Spatial interaction and the statistical snalysis of lattice systems. </w:t>
      </w:r>
      <w:r w:rsidRPr="008B1C62">
        <w:rPr>
          <w:rFonts w:eastAsia="Times New Roman"/>
          <w:i/>
          <w:iCs/>
          <w:noProof/>
        </w:rPr>
        <w:t>J. R. Stat. Soc. Ser. B (Statistical Methodol.</w:t>
      </w:r>
      <w:r w:rsidRPr="008B1C62">
        <w:rPr>
          <w:rFonts w:eastAsia="Times New Roman"/>
          <w:noProof/>
        </w:rPr>
        <w:t xml:space="preserve"> (1974). doi:10.2307/2984812</w:t>
      </w:r>
    </w:p>
    <w:p w14:paraId="7768DBD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49.</w:t>
      </w:r>
      <w:r w:rsidRPr="008B1C62">
        <w:rPr>
          <w:rFonts w:eastAsia="Times New Roman"/>
          <w:noProof/>
        </w:rPr>
        <w:tab/>
        <w:t xml:space="preserve">Rue, H., Martino, S. &amp; Chopin, N. Approximate Bayesian inference for latent Gaussian models by using integrated nested Laplace approximations. </w:t>
      </w:r>
      <w:r w:rsidRPr="008B1C62">
        <w:rPr>
          <w:rFonts w:eastAsia="Times New Roman"/>
          <w:i/>
          <w:iCs/>
          <w:noProof/>
        </w:rPr>
        <w:t>J. R. Stat. Soc. Ser. B Stat. Methodol.</w:t>
      </w:r>
      <w:r w:rsidRPr="008B1C62">
        <w:rPr>
          <w:rFonts w:eastAsia="Times New Roman"/>
          <w:noProof/>
        </w:rPr>
        <w:t xml:space="preserve"> (2009). doi:10.1111/j.1467-9868.2008.00700.x</w:t>
      </w:r>
    </w:p>
    <w:p w14:paraId="0CC7E05E" w14:textId="77777777" w:rsidR="008B1C62" w:rsidRPr="008B1C62" w:rsidRDefault="008B1C62" w:rsidP="008B1C62">
      <w:pPr>
        <w:widowControl w:val="0"/>
        <w:autoSpaceDE w:val="0"/>
        <w:autoSpaceDN w:val="0"/>
        <w:adjustRightInd w:val="0"/>
        <w:spacing w:after="200"/>
        <w:ind w:left="640" w:hanging="640"/>
        <w:rPr>
          <w:noProof/>
        </w:rPr>
      </w:pPr>
      <w:r w:rsidRPr="008B1C62">
        <w:rPr>
          <w:rFonts w:eastAsia="Times New Roman"/>
          <w:noProof/>
        </w:rPr>
        <w:t>50.</w:t>
      </w:r>
      <w:r w:rsidRPr="008B1C62">
        <w:rPr>
          <w:rFonts w:eastAsia="Times New Roman"/>
          <w:noProof/>
        </w:rPr>
        <w:tab/>
        <w:t>IPCC. IPCC special report on the impacts of global warming of 1.5 °C - Summary for policy makers. (2018).</w:t>
      </w:r>
    </w:p>
    <w:p w14:paraId="2F3991B5" w14:textId="4456800D" w:rsidR="006A3229" w:rsidRDefault="00A55581" w:rsidP="006A3229">
      <w:pPr>
        <w:widowControl w:val="0"/>
        <w:autoSpaceDE w:val="0"/>
        <w:autoSpaceDN w:val="0"/>
        <w:adjustRightInd w:val="0"/>
        <w:spacing w:after="200"/>
        <w:ind w:left="640" w:hanging="640"/>
        <w:rPr>
          <w:b/>
        </w:rPr>
      </w:pPr>
      <w:r w:rsidRPr="00636C9B">
        <w:rPr>
          <w:b/>
        </w:rPr>
        <w:fldChar w:fldCharType="end"/>
      </w:r>
      <w:commentRangeEnd w:id="95"/>
      <w:r w:rsidR="009B42B8">
        <w:rPr>
          <w:rStyle w:val="CommentReference"/>
          <w:rFonts w:asciiTheme="minorHAnsi" w:hAnsiTheme="minorHAnsi" w:cstheme="minorBidi"/>
          <w:lang w:eastAsia="en-US"/>
        </w:rPr>
        <w:commentReference w:id="95"/>
      </w:r>
      <w:r w:rsidR="006A3229">
        <w:rPr>
          <w:b/>
        </w:rPr>
        <w:br w:type="page"/>
      </w:r>
    </w:p>
    <w:p w14:paraId="36419E9D" w14:textId="45C0FBEC" w:rsidR="006A3229" w:rsidRDefault="006A3229" w:rsidP="006A3229">
      <w:pPr>
        <w:spacing w:line="480" w:lineRule="auto"/>
        <w:rPr>
          <w:ins w:id="96" w:author="Parks, Robbie M" w:date="2019-01-02T23:12:00Z"/>
          <w:color w:val="000000" w:themeColor="text1"/>
        </w:rPr>
      </w:pPr>
      <w:ins w:id="97"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98" w:author="Parks, Robbie M" w:date="2019-01-02T23:55:00Z">
        <w:r w:rsidR="00356600">
          <w:rPr>
            <w:color w:val="000000" w:themeColor="text1"/>
          </w:rPr>
          <w:t xml:space="preserve"> and other unintentional injury</w:t>
        </w:r>
      </w:ins>
      <w:ins w:id="99" w:author="Parks, Robbie M" w:date="2019-01-02T23:12:00Z">
        <w:r>
          <w:rPr>
            <w:color w:val="000000" w:themeColor="text1"/>
          </w:rPr>
          <w:t>,</w:t>
        </w:r>
      </w:ins>
      <w:ins w:id="100" w:author="Parks, Robbie M" w:date="2019-01-02T23:55:00Z">
        <w:r w:rsidR="00356600">
          <w:rPr>
            <w:color w:val="000000" w:themeColor="text1"/>
          </w:rPr>
          <w:t xml:space="preserve"> by</w:t>
        </w:r>
      </w:ins>
      <w:bookmarkStart w:id="101" w:name="_GoBack"/>
      <w:bookmarkEnd w:id="101"/>
      <w:ins w:id="102" w:author="Parks, Robbie M" w:date="2019-01-02T23:12:00Z">
        <w:r>
          <w:rPr>
            <w:color w:val="000000" w:themeColor="text1"/>
          </w:rPr>
          <w:t xml:space="preserve"> </w:t>
        </w:r>
      </w:ins>
      <w:ins w:id="103" w:author="Parks, Robbie M" w:date="2019-01-02T23:24:00Z">
        <w:r w:rsidR="009F0E6E">
          <w:rPr>
            <w:color w:val="000000" w:themeColor="text1"/>
          </w:rPr>
          <w:t xml:space="preserve">sex and </w:t>
        </w:r>
      </w:ins>
      <w:ins w:id="104"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105" w:author="Parks, Robbie M" w:date="2019-01-02T23:12:00Z"/>
          <w:color w:val="000000" w:themeColor="text1"/>
        </w:rPr>
      </w:pPr>
    </w:p>
    <w:p w14:paraId="3B15A043" w14:textId="1F83B8B9" w:rsidR="00D70938" w:rsidRDefault="00D70938" w:rsidP="00D70938">
      <w:pPr>
        <w:spacing w:line="480" w:lineRule="auto"/>
        <w:rPr>
          <w:ins w:id="106" w:author="Parks, Robbie M" w:date="2019-01-02T23:12:00Z"/>
          <w:color w:val="000000" w:themeColor="text1"/>
        </w:rPr>
      </w:pPr>
      <w:ins w:id="107"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108" w:author="Parks, Robbie M" w:date="2019-01-02T23:25:00Z">
        <w:r w:rsidR="00EB47E2">
          <w:rPr>
            <w:color w:val="000000" w:themeColor="text1"/>
          </w:rPr>
          <w:t xml:space="preserve"> and month</w:t>
        </w:r>
      </w:ins>
      <w:ins w:id="109" w:author="Parks, Robbie M" w:date="2019-01-02T23:12:00Z">
        <w:r>
          <w:rPr>
            <w:color w:val="000000" w:themeColor="text1"/>
          </w:rPr>
          <w:t>.</w:t>
        </w:r>
      </w:ins>
    </w:p>
    <w:p w14:paraId="044D051D" w14:textId="77777777" w:rsidR="00D70938" w:rsidRDefault="00D70938" w:rsidP="006A3229">
      <w:pPr>
        <w:spacing w:line="480" w:lineRule="auto"/>
        <w:rPr>
          <w:ins w:id="110" w:author="Parks, Robbie M" w:date="2019-01-02T23:12:00Z"/>
          <w:color w:val="000000" w:themeColor="text1"/>
        </w:rPr>
      </w:pPr>
    </w:p>
    <w:p w14:paraId="641BBABA" w14:textId="2BF0A7A9" w:rsidR="00D70938" w:rsidRDefault="00D70938" w:rsidP="00D70938">
      <w:pPr>
        <w:spacing w:line="480" w:lineRule="auto"/>
        <w:rPr>
          <w:ins w:id="111" w:author="Parks, Robbie M" w:date="2019-01-02T23:12:00Z"/>
          <w:color w:val="000000" w:themeColor="text1"/>
        </w:rPr>
      </w:pPr>
      <w:ins w:id="112"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ins>
    </w:p>
    <w:p w14:paraId="1695F259" w14:textId="77777777" w:rsidR="00D70938" w:rsidRDefault="00D70938" w:rsidP="008B1C62">
      <w:pPr>
        <w:widowControl w:val="0"/>
        <w:autoSpaceDE w:val="0"/>
        <w:autoSpaceDN w:val="0"/>
        <w:adjustRightInd w:val="0"/>
        <w:spacing w:after="200"/>
        <w:ind w:left="640" w:hanging="640"/>
        <w:rPr>
          <w:ins w:id="113" w:author="Parks, Robbie M" w:date="2019-01-02T23:12:00Z"/>
          <w:b/>
          <w:color w:val="000000" w:themeColor="text1"/>
        </w:rPr>
      </w:pPr>
    </w:p>
    <w:p w14:paraId="7AB7D853" w14:textId="5686C253" w:rsidR="00D70938" w:rsidRDefault="00D70938" w:rsidP="00D70938">
      <w:pPr>
        <w:spacing w:line="480" w:lineRule="auto"/>
        <w:rPr>
          <w:ins w:id="114" w:author="Parks, Robbie M" w:date="2019-01-02T23:12:00Z"/>
          <w:color w:val="000000" w:themeColor="text1"/>
        </w:rPr>
      </w:pPr>
      <w:ins w:id="115"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116"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117"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118" w:author="Parks, Robbie M" w:date="2019-01-02T23:25:00Z">
        <w:r w:rsidR="007B5299">
          <w:rPr>
            <w:color w:val="000000" w:themeColor="text1"/>
          </w:rPr>
          <w:t>, sex</w:t>
        </w:r>
      </w:ins>
      <w:ins w:id="119"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1C98116F" w14:textId="77777777" w:rsidR="00D70938" w:rsidRDefault="00D70938" w:rsidP="008B1C62">
      <w:pPr>
        <w:widowControl w:val="0"/>
        <w:autoSpaceDE w:val="0"/>
        <w:autoSpaceDN w:val="0"/>
        <w:adjustRightInd w:val="0"/>
        <w:spacing w:after="200"/>
        <w:ind w:left="640" w:hanging="640"/>
        <w:rPr>
          <w:ins w:id="120" w:author="Parks, Robbie M" w:date="2019-01-02T23:12:00Z"/>
          <w:b/>
          <w:color w:val="000000" w:themeColor="text1"/>
        </w:rPr>
      </w:pPr>
    </w:p>
    <w:p w14:paraId="31EEFB45" w14:textId="1114582C" w:rsidR="00D70938" w:rsidRDefault="00D70938" w:rsidP="00D70938">
      <w:pPr>
        <w:spacing w:line="480" w:lineRule="auto"/>
        <w:rPr>
          <w:ins w:id="121" w:author="Parks, Robbie M" w:date="2019-01-02T23:12:00Z"/>
          <w:color w:val="000000" w:themeColor="text1"/>
        </w:rPr>
      </w:pPr>
      <w:ins w:id="122"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123"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124"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125" w:author="Parks, Robbie M" w:date="2019-01-02T23:26:00Z">
        <w:r w:rsidR="00FA6227">
          <w:rPr>
            <w:color w:val="000000" w:themeColor="text1"/>
          </w:rPr>
          <w:t xml:space="preserve"> and age group</w:t>
        </w:r>
      </w:ins>
      <w:ins w:id="126"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p>
    <w:p w14:paraId="14D0E6E5" w14:textId="3F97EAD9" w:rsidR="009011C5" w:rsidRPr="00636C9B" w:rsidDel="00AC0CA8" w:rsidRDefault="009011C5">
      <w:pPr>
        <w:widowControl w:val="0"/>
        <w:autoSpaceDE w:val="0"/>
        <w:autoSpaceDN w:val="0"/>
        <w:adjustRightInd w:val="0"/>
        <w:spacing w:after="200" w:line="480" w:lineRule="auto"/>
        <w:ind w:left="640" w:hanging="640"/>
        <w:rPr>
          <w:del w:id="127" w:author="Parks, Robbie M" w:date="2019-01-02T23:13:00Z"/>
          <w:b/>
        </w:rPr>
        <w:pPrChange w:id="128" w:author="Parks, Robbie M" w:date="2019-01-02T23:13:00Z">
          <w:pPr>
            <w:widowControl w:val="0"/>
            <w:autoSpaceDE w:val="0"/>
            <w:autoSpaceDN w:val="0"/>
            <w:adjustRightInd w:val="0"/>
            <w:spacing w:after="200"/>
            <w:ind w:left="640" w:hanging="640"/>
          </w:pPr>
        </w:pPrChange>
      </w:pPr>
      <w:del w:id="129" w:author="Parks, Robbie M" w:date="2019-01-02T23:13:00Z">
        <w:r w:rsidRPr="00636C9B" w:rsidDel="00AC0CA8">
          <w:rPr>
            <w:b/>
            <w:color w:val="000000" w:themeColor="text1"/>
          </w:rPr>
          <w:br w:type="page"/>
        </w:r>
      </w:del>
    </w:p>
    <w:p w14:paraId="7A629EAC" w14:textId="5E49C4BA" w:rsidR="0077298E" w:rsidDel="00F60ED8" w:rsidRDefault="0077298E" w:rsidP="00886AE3">
      <w:pPr>
        <w:spacing w:line="480" w:lineRule="auto"/>
        <w:rPr>
          <w:del w:id="130" w:author="Parks, Robbie M" w:date="2019-01-02T23:21:00Z"/>
          <w:color w:val="000000" w:themeColor="text1"/>
        </w:rPr>
      </w:pPr>
      <w:del w:id="131"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132" w:author="Parks, Robbie M" w:date="2019-01-02T23:21:00Z"/>
          <w:color w:val="000000" w:themeColor="text1"/>
        </w:rPr>
      </w:pPr>
    </w:p>
    <w:p w14:paraId="660A5670" w14:textId="2B09FE17" w:rsidR="0077298E" w:rsidDel="00F60ED8" w:rsidRDefault="001A3C82" w:rsidP="00886AE3">
      <w:pPr>
        <w:spacing w:line="480" w:lineRule="auto"/>
        <w:rPr>
          <w:del w:id="133" w:author="Parks, Robbie M" w:date="2019-01-02T23:21:00Z"/>
          <w:color w:val="000000" w:themeColor="text1"/>
        </w:rPr>
      </w:pPr>
      <w:del w:id="134"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135"/>
        <w:r w:rsidRPr="00636C9B" w:rsidDel="00F60ED8">
          <w:rPr>
            <w:color w:val="000000" w:themeColor="text1"/>
          </w:rPr>
          <w:delText>age group and sex</w:delText>
        </w:r>
        <w:commentRangeEnd w:id="135"/>
        <w:r w:rsidR="00C74DD3" w:rsidDel="00F60ED8">
          <w:rPr>
            <w:rStyle w:val="CommentReference"/>
            <w:rFonts w:asciiTheme="minorHAnsi" w:hAnsiTheme="minorHAnsi" w:cstheme="minorBidi"/>
            <w:lang w:eastAsia="en-US"/>
          </w:rPr>
          <w:commentReference w:id="135"/>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136" w:author="Parks, Robbie M" w:date="2019-01-02T23:21:00Z"/>
          <w:color w:val="000000" w:themeColor="text1"/>
        </w:rPr>
      </w:pPr>
    </w:p>
    <w:p w14:paraId="5959A838" w14:textId="0FBCEC8F" w:rsidR="00773A25" w:rsidDel="00F60ED8" w:rsidRDefault="005B03DF" w:rsidP="00886AE3">
      <w:pPr>
        <w:spacing w:line="480" w:lineRule="auto"/>
        <w:rPr>
          <w:del w:id="137" w:author="Parks, Robbie M" w:date="2019-01-02T23:21:00Z"/>
          <w:color w:val="000000" w:themeColor="text1"/>
        </w:rPr>
      </w:pPr>
      <w:del w:id="138"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139" w:author="Parks, Robbie M" w:date="2019-01-02T22:53:00Z">
        <w:r w:rsidR="006C049E" w:rsidRPr="00636C9B" w:rsidDel="00861194">
          <w:rPr>
            <w:color w:val="000000" w:themeColor="text1"/>
          </w:rPr>
          <w:delText xml:space="preserve">month and </w:delText>
        </w:r>
      </w:del>
      <w:del w:id="140"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141" w:author="Parks, Robbie M" w:date="2019-01-02T23:21:00Z"/>
          <w:color w:val="000000" w:themeColor="text1"/>
        </w:rPr>
      </w:pPr>
    </w:p>
    <w:p w14:paraId="32D5DAAD" w14:textId="2328CACD" w:rsidR="00773A25" w:rsidDel="00F60ED8" w:rsidRDefault="00773A25" w:rsidP="00886AE3">
      <w:pPr>
        <w:spacing w:line="480" w:lineRule="auto"/>
        <w:rPr>
          <w:del w:id="142" w:author="Parks, Robbie M" w:date="2019-01-02T23:21:00Z"/>
          <w:color w:val="000000" w:themeColor="text1"/>
        </w:rPr>
      </w:pPr>
      <w:del w:id="143"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144" w:author="Parks, Robbie M" w:date="2019-01-02T22:54:00Z">
        <w:r w:rsidRPr="00636C9B" w:rsidDel="0002320C">
          <w:rPr>
            <w:color w:val="000000" w:themeColor="text1"/>
          </w:rPr>
          <w:delText xml:space="preserve">sex, </w:delText>
        </w:r>
      </w:del>
      <w:del w:id="145" w:author="Parks, Robbie M" w:date="2019-01-02T23:21:00Z">
        <w:r w:rsidDel="00F60ED8">
          <w:rPr>
            <w:color w:val="000000" w:themeColor="text1"/>
          </w:rPr>
          <w:delText>type</w:delText>
        </w:r>
        <w:r w:rsidRPr="00636C9B" w:rsidDel="00F60ED8">
          <w:rPr>
            <w:color w:val="000000" w:themeColor="text1"/>
          </w:rPr>
          <w:delText xml:space="preserve"> of injury</w:delText>
        </w:r>
      </w:del>
      <w:del w:id="146" w:author="Parks, Robbie M" w:date="2019-01-02T22:54:00Z">
        <w:r w:rsidRPr="00636C9B" w:rsidDel="0002320C">
          <w:rPr>
            <w:color w:val="000000" w:themeColor="text1"/>
          </w:rPr>
          <w:delText xml:space="preserve"> and </w:delText>
        </w:r>
      </w:del>
      <w:del w:id="147"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148" w:author="Parks, Robbie M" w:date="2019-01-02T23:21:00Z"/>
          <w:color w:val="000000" w:themeColor="text1"/>
        </w:rPr>
      </w:pPr>
    </w:p>
    <w:p w14:paraId="44A20DA9" w14:textId="73EDFCE7" w:rsidR="00773A25" w:rsidDel="00F60ED8" w:rsidRDefault="00773A25" w:rsidP="00886AE3">
      <w:pPr>
        <w:spacing w:line="480" w:lineRule="auto"/>
        <w:rPr>
          <w:del w:id="149" w:author="Parks, Robbie M" w:date="2019-01-02T23:21:00Z"/>
          <w:color w:val="000000" w:themeColor="text1"/>
        </w:rPr>
      </w:pPr>
      <w:commentRangeStart w:id="150"/>
      <w:del w:id="151"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150"/>
        <w:r w:rsidR="0049069D" w:rsidDel="00F60ED8">
          <w:rPr>
            <w:rStyle w:val="CommentReference"/>
            <w:rFonts w:asciiTheme="minorHAnsi" w:hAnsiTheme="minorHAnsi" w:cstheme="minorBidi"/>
            <w:lang w:eastAsia="en-US"/>
          </w:rPr>
          <w:commentReference w:id="150"/>
        </w:r>
      </w:del>
    </w:p>
    <w:p w14:paraId="4088BC7A" w14:textId="77777777" w:rsidR="00773A25" w:rsidRDefault="00773A25" w:rsidP="00886AE3">
      <w:pPr>
        <w:spacing w:line="480" w:lineRule="auto"/>
        <w:rPr>
          <w:color w:val="000000" w:themeColor="text1"/>
        </w:rPr>
      </w:pPr>
    </w:p>
    <w:p w14:paraId="37D632B2" w14:textId="303EDE76"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152"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153"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del w:id="154"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155"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156">
          <w:tblGrid>
            <w:gridCol w:w="225"/>
            <w:gridCol w:w="1693"/>
            <w:gridCol w:w="225"/>
            <w:gridCol w:w="3411"/>
            <w:gridCol w:w="225"/>
            <w:gridCol w:w="968"/>
            <w:gridCol w:w="225"/>
            <w:gridCol w:w="980"/>
            <w:gridCol w:w="225"/>
            <w:gridCol w:w="993"/>
            <w:gridCol w:w="225"/>
          </w:tblGrid>
        </w:tblGridChange>
      </w:tblGrid>
      <w:tr w:rsidR="004E2756" w:rsidRPr="00636C9B" w:rsidDel="00BB14E6" w14:paraId="1814841C" w14:textId="008BB215" w:rsidTr="000250EE">
        <w:trPr>
          <w:trHeight w:val="495"/>
          <w:del w:id="157"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rsidP="00D76DF7">
            <w:pPr>
              <w:jc w:val="both"/>
              <w:rPr>
                <w:del w:id="158" w:author="Parks, Robbie M" w:date="2019-01-02T22:54:00Z"/>
                <w:color w:val="000000" w:themeColor="text1"/>
              </w:rPr>
            </w:pPr>
            <w:del w:id="159"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rsidP="00D76DF7">
            <w:pPr>
              <w:jc w:val="both"/>
              <w:rPr>
                <w:del w:id="160" w:author="Parks, Robbie M" w:date="2019-01-02T22:54:00Z"/>
                <w:color w:val="000000" w:themeColor="text1"/>
              </w:rPr>
            </w:pPr>
            <w:del w:id="161"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rsidP="00D76DF7">
            <w:pPr>
              <w:jc w:val="both"/>
              <w:rPr>
                <w:del w:id="162" w:author="Parks, Robbie M" w:date="2019-01-02T22:54:00Z"/>
                <w:color w:val="000000" w:themeColor="text1"/>
              </w:rPr>
            </w:pPr>
            <w:del w:id="163"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rsidP="00D76DF7">
            <w:pPr>
              <w:jc w:val="both"/>
              <w:rPr>
                <w:del w:id="164" w:author="Parks, Robbie M" w:date="2019-01-02T22:54:00Z"/>
                <w:color w:val="000000" w:themeColor="text1"/>
              </w:rPr>
            </w:pPr>
            <w:del w:id="165"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166"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rsidP="00D76DF7">
            <w:pPr>
              <w:jc w:val="both"/>
              <w:rPr>
                <w:del w:id="167" w:author="Parks, Robbie M" w:date="2019-01-02T22:54:00Z"/>
                <w:color w:val="000000" w:themeColor="text1"/>
              </w:rPr>
            </w:pPr>
            <w:del w:id="168"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rsidP="00D76DF7">
            <w:pPr>
              <w:jc w:val="both"/>
              <w:rPr>
                <w:del w:id="169" w:author="Parks, Robbie M" w:date="2019-01-02T22:54:00Z"/>
                <w:color w:val="000000" w:themeColor="text1"/>
              </w:rPr>
            </w:pPr>
            <w:del w:id="170"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rsidP="00D76DF7">
            <w:pPr>
              <w:jc w:val="both"/>
              <w:rPr>
                <w:del w:id="171" w:author="Parks, Robbie M" w:date="2019-01-02T22:54:00Z"/>
                <w:color w:val="000000" w:themeColor="text1"/>
              </w:rPr>
            </w:pPr>
            <w:del w:id="172"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rsidP="00D76DF7">
            <w:pPr>
              <w:jc w:val="both"/>
              <w:rPr>
                <w:del w:id="173" w:author="Parks, Robbie M" w:date="2019-01-02T22:54:00Z"/>
                <w:color w:val="000000" w:themeColor="text1"/>
              </w:rPr>
            </w:pPr>
            <w:del w:id="174"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175"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rsidP="00D76DF7">
            <w:pPr>
              <w:jc w:val="both"/>
              <w:rPr>
                <w:del w:id="176"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rsidP="00D76DF7">
            <w:pPr>
              <w:jc w:val="both"/>
              <w:rPr>
                <w:del w:id="177" w:author="Parks, Robbie M" w:date="2019-01-02T22:54:00Z"/>
                <w:color w:val="000000" w:themeColor="text1"/>
              </w:rPr>
            </w:pPr>
            <w:del w:id="178"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rsidP="00D76DF7">
            <w:pPr>
              <w:jc w:val="both"/>
              <w:rPr>
                <w:del w:id="179" w:author="Parks, Robbie M" w:date="2019-01-02T22:54:00Z"/>
                <w:color w:val="000000" w:themeColor="text1"/>
              </w:rPr>
            </w:pPr>
            <w:del w:id="180"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rsidP="00D76DF7">
            <w:pPr>
              <w:jc w:val="both"/>
              <w:rPr>
                <w:del w:id="181" w:author="Parks, Robbie M" w:date="2019-01-02T22:54:00Z"/>
                <w:color w:val="000000" w:themeColor="text1"/>
              </w:rPr>
            </w:pPr>
            <w:del w:id="182"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rsidP="00D76DF7">
            <w:pPr>
              <w:jc w:val="both"/>
              <w:rPr>
                <w:del w:id="183" w:author="Parks, Robbie M" w:date="2019-01-02T22:54:00Z"/>
                <w:color w:val="000000" w:themeColor="text1"/>
              </w:rPr>
            </w:pPr>
            <w:del w:id="184"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185"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rsidP="00D76DF7">
            <w:pPr>
              <w:jc w:val="both"/>
              <w:rPr>
                <w:del w:id="186"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rsidP="00D76DF7">
            <w:pPr>
              <w:jc w:val="both"/>
              <w:rPr>
                <w:del w:id="187" w:author="Parks, Robbie M" w:date="2019-01-02T22:54:00Z"/>
                <w:color w:val="000000" w:themeColor="text1"/>
              </w:rPr>
            </w:pPr>
            <w:del w:id="188"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rsidP="00D76DF7">
            <w:pPr>
              <w:jc w:val="both"/>
              <w:rPr>
                <w:del w:id="189" w:author="Parks, Robbie M" w:date="2019-01-02T22:54:00Z"/>
                <w:color w:val="000000" w:themeColor="text1"/>
              </w:rPr>
            </w:pPr>
            <w:del w:id="190"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rsidP="00D76DF7">
            <w:pPr>
              <w:jc w:val="both"/>
              <w:rPr>
                <w:del w:id="191" w:author="Parks, Robbie M" w:date="2019-01-02T22:54:00Z"/>
                <w:color w:val="000000" w:themeColor="text1"/>
              </w:rPr>
            </w:pPr>
            <w:del w:id="192"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rsidP="00D76DF7">
            <w:pPr>
              <w:jc w:val="both"/>
              <w:rPr>
                <w:del w:id="193" w:author="Parks, Robbie M" w:date="2019-01-02T22:54:00Z"/>
                <w:color w:val="000000" w:themeColor="text1"/>
              </w:rPr>
            </w:pPr>
            <w:del w:id="194"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195"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rsidP="00D76DF7">
            <w:pPr>
              <w:jc w:val="both"/>
              <w:rPr>
                <w:del w:id="196"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rsidP="00D76DF7">
            <w:pPr>
              <w:jc w:val="both"/>
              <w:rPr>
                <w:del w:id="197" w:author="Parks, Robbie M" w:date="2019-01-02T22:54:00Z"/>
                <w:color w:val="000000" w:themeColor="text1"/>
              </w:rPr>
            </w:pPr>
            <w:del w:id="198"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rsidP="00D76DF7">
            <w:pPr>
              <w:jc w:val="both"/>
              <w:rPr>
                <w:del w:id="199" w:author="Parks, Robbie M" w:date="2019-01-02T22:54:00Z"/>
                <w:color w:val="000000" w:themeColor="text1"/>
              </w:rPr>
            </w:pPr>
            <w:del w:id="200"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rsidP="00D76DF7">
            <w:pPr>
              <w:jc w:val="both"/>
              <w:rPr>
                <w:del w:id="201" w:author="Parks, Robbie M" w:date="2019-01-02T22:54:00Z"/>
                <w:color w:val="000000" w:themeColor="text1"/>
              </w:rPr>
            </w:pPr>
            <w:del w:id="202"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rsidP="00D76DF7">
            <w:pPr>
              <w:jc w:val="both"/>
              <w:rPr>
                <w:del w:id="203" w:author="Parks, Robbie M" w:date="2019-01-02T22:54:00Z"/>
                <w:color w:val="000000" w:themeColor="text1"/>
              </w:rPr>
            </w:pPr>
            <w:del w:id="204"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205"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rsidP="00D76DF7">
            <w:pPr>
              <w:jc w:val="both"/>
              <w:rPr>
                <w:del w:id="206"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rsidP="00D76DF7">
            <w:pPr>
              <w:jc w:val="both"/>
              <w:rPr>
                <w:del w:id="207" w:author="Parks, Robbie M" w:date="2019-01-02T22:54:00Z"/>
                <w:color w:val="000000" w:themeColor="text1"/>
              </w:rPr>
            </w:pPr>
            <w:del w:id="208"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rsidP="00D76DF7">
            <w:pPr>
              <w:jc w:val="both"/>
              <w:rPr>
                <w:del w:id="209" w:author="Parks, Robbie M" w:date="2019-01-02T22:54:00Z"/>
                <w:color w:val="000000" w:themeColor="text1"/>
              </w:rPr>
            </w:pPr>
            <w:del w:id="210"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rsidP="00D76DF7">
            <w:pPr>
              <w:jc w:val="both"/>
              <w:rPr>
                <w:del w:id="211" w:author="Parks, Robbie M" w:date="2019-01-02T22:54:00Z"/>
                <w:color w:val="000000" w:themeColor="text1"/>
              </w:rPr>
            </w:pPr>
            <w:del w:id="212"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rsidP="00D76DF7">
            <w:pPr>
              <w:jc w:val="both"/>
              <w:rPr>
                <w:del w:id="213" w:author="Parks, Robbie M" w:date="2019-01-02T22:54:00Z"/>
                <w:color w:val="000000" w:themeColor="text1"/>
              </w:rPr>
            </w:pPr>
            <w:del w:id="214"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215"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rsidP="00D76DF7">
            <w:pPr>
              <w:jc w:val="both"/>
              <w:rPr>
                <w:del w:id="216" w:author="Parks, Robbie M" w:date="2019-01-02T22:54:00Z"/>
                <w:color w:val="000000" w:themeColor="text1"/>
              </w:rPr>
            </w:pPr>
            <w:del w:id="217"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rsidP="00D76DF7">
            <w:pPr>
              <w:jc w:val="both"/>
              <w:rPr>
                <w:del w:id="218" w:author="Parks, Robbie M" w:date="2019-01-02T22:54:00Z"/>
                <w:color w:val="000000" w:themeColor="text1"/>
              </w:rPr>
            </w:pPr>
            <w:del w:id="219"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rsidP="00D76DF7">
            <w:pPr>
              <w:jc w:val="both"/>
              <w:rPr>
                <w:del w:id="220" w:author="Parks, Robbie M" w:date="2019-01-02T22:54:00Z"/>
                <w:color w:val="000000" w:themeColor="text1"/>
              </w:rPr>
            </w:pPr>
            <w:del w:id="221"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rsidP="00D76DF7">
            <w:pPr>
              <w:jc w:val="both"/>
              <w:rPr>
                <w:del w:id="222" w:author="Parks, Robbie M" w:date="2019-01-02T22:54:00Z"/>
                <w:color w:val="000000" w:themeColor="text1"/>
              </w:rPr>
            </w:pPr>
            <w:del w:id="223"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224" w:author="Parks, Robbie M" w:date="2019-01-02T22:54:00Z">
            <w:tblPrEx>
              <w:tblW w:w="0" w:type="auto"/>
              <w:tblCellMar>
                <w:left w:w="0" w:type="dxa"/>
                <w:right w:w="0" w:type="dxa"/>
              </w:tblCellMar>
            </w:tblPrEx>
          </w:tblPrExChange>
        </w:tblPrEx>
        <w:trPr>
          <w:trHeight w:val="465"/>
          <w:del w:id="225" w:author="Parks, Robbie M" w:date="2019-01-02T22:54:00Z"/>
          <w:trPrChange w:id="226"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7"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rsidP="00D76DF7">
            <w:pPr>
              <w:jc w:val="both"/>
              <w:rPr>
                <w:del w:id="228"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9"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rsidP="00D76DF7">
            <w:pPr>
              <w:jc w:val="both"/>
              <w:rPr>
                <w:del w:id="230" w:author="Parks, Robbie M" w:date="2019-01-02T22:54:00Z"/>
                <w:color w:val="000000" w:themeColor="text1"/>
              </w:rPr>
            </w:pPr>
            <w:del w:id="231"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32"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rsidP="00D76DF7">
            <w:pPr>
              <w:jc w:val="both"/>
              <w:rPr>
                <w:del w:id="233" w:author="Parks, Robbie M" w:date="2019-01-02T22:54:00Z"/>
                <w:color w:val="000000" w:themeColor="text1"/>
              </w:rPr>
            </w:pPr>
            <w:del w:id="234"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35"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rsidP="00D76DF7">
            <w:pPr>
              <w:jc w:val="both"/>
              <w:rPr>
                <w:del w:id="236" w:author="Parks, Robbie M" w:date="2019-01-02T22:54:00Z"/>
                <w:color w:val="000000" w:themeColor="text1"/>
              </w:rPr>
            </w:pPr>
            <w:del w:id="237"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38"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rsidP="00D76DF7">
            <w:pPr>
              <w:jc w:val="both"/>
              <w:rPr>
                <w:del w:id="239" w:author="Parks, Robbie M" w:date="2019-01-02T22:54:00Z"/>
                <w:color w:val="000000" w:themeColor="text1"/>
              </w:rPr>
            </w:pPr>
            <w:del w:id="240"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241"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rsidP="00D76DF7">
            <w:pPr>
              <w:jc w:val="both"/>
              <w:rPr>
                <w:del w:id="242"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rsidP="00D76DF7">
            <w:pPr>
              <w:jc w:val="both"/>
              <w:rPr>
                <w:del w:id="243" w:author="Parks, Robbie M" w:date="2019-01-02T22:54:00Z"/>
                <w:color w:val="000000" w:themeColor="text1"/>
              </w:rPr>
            </w:pPr>
            <w:del w:id="244"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rsidP="00D76DF7">
            <w:pPr>
              <w:jc w:val="both"/>
              <w:rPr>
                <w:del w:id="245" w:author="Parks, Robbie M" w:date="2019-01-02T22:54:00Z"/>
                <w:color w:val="000000" w:themeColor="text1"/>
              </w:rPr>
            </w:pPr>
            <w:del w:id="246"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rsidP="00D76DF7">
            <w:pPr>
              <w:jc w:val="both"/>
              <w:rPr>
                <w:del w:id="247" w:author="Parks, Robbie M" w:date="2019-01-02T22:54:00Z"/>
                <w:color w:val="000000" w:themeColor="text1"/>
              </w:rPr>
            </w:pPr>
            <w:del w:id="248"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rsidP="00D76DF7">
            <w:pPr>
              <w:jc w:val="both"/>
              <w:rPr>
                <w:del w:id="249" w:author="Parks, Robbie M" w:date="2019-01-02T22:54:00Z"/>
                <w:color w:val="000000" w:themeColor="text1"/>
              </w:rPr>
            </w:pPr>
            <w:del w:id="250"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251"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rsidP="00D76DF7">
            <w:pPr>
              <w:jc w:val="both"/>
              <w:rPr>
                <w:del w:id="252" w:author="Parks, Robbie M" w:date="2019-01-02T22:54:00Z"/>
                <w:color w:val="000000" w:themeColor="text1"/>
              </w:rPr>
            </w:pPr>
            <w:del w:id="253"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rsidP="00B7504C">
            <w:pPr>
              <w:jc w:val="both"/>
              <w:rPr>
                <w:del w:id="254" w:author="Parks, Robbie M" w:date="2019-01-02T22:54:00Z"/>
                <w:color w:val="000000" w:themeColor="text1"/>
              </w:rPr>
            </w:pPr>
            <w:del w:id="255"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rsidP="00D76DF7">
            <w:pPr>
              <w:jc w:val="both"/>
              <w:rPr>
                <w:del w:id="256" w:author="Parks, Robbie M" w:date="2019-01-02T22:54:00Z"/>
                <w:color w:val="000000" w:themeColor="text1"/>
              </w:rPr>
            </w:pPr>
            <w:del w:id="257"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rsidP="00D76DF7">
            <w:pPr>
              <w:jc w:val="both"/>
              <w:rPr>
                <w:del w:id="258" w:author="Parks, Robbie M" w:date="2019-01-02T22:54:00Z"/>
                <w:color w:val="000000" w:themeColor="text1"/>
              </w:rPr>
            </w:pPr>
            <w:del w:id="259" w:author="Parks, Robbie M" w:date="2019-01-02T22:54:00Z">
              <w:r w:rsidDel="00BB14E6">
                <w:rPr>
                  <w:b/>
                  <w:bCs/>
                  <w:color w:val="000000" w:themeColor="text1"/>
                </w:rPr>
                <w:delText>5,764,316</w:delText>
              </w:r>
            </w:del>
          </w:p>
        </w:tc>
      </w:tr>
    </w:tbl>
    <w:p w14:paraId="46CB6BDF" w14:textId="77777777" w:rsidR="007178E4" w:rsidRDefault="007178E4" w:rsidP="00843ACB">
      <w:pPr>
        <w:jc w:val="both"/>
        <w:rPr>
          <w:ins w:id="260" w:author="Parks, Robbie M" w:date="2019-01-02T23:22:00Z"/>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63F03294" w14:textId="3D537C11" w:rsidR="00D2442C" w:rsidRPr="00843ACB" w:rsidDel="008B1393" w:rsidRDefault="00D2442C" w:rsidP="00843ACB">
      <w:pPr>
        <w:rPr>
          <w:del w:id="261"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262"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Change w:id="263">
          <w:tblGrid>
            <w:gridCol w:w="471"/>
            <w:gridCol w:w="471"/>
            <w:gridCol w:w="1999"/>
            <w:gridCol w:w="2927"/>
            <w:gridCol w:w="4662"/>
          </w:tblGrid>
        </w:tblGridChange>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64" w:author="Parks, Robbie M" w:date="2019-01-02T23:27: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65" w:author="Parks, Robbie M" w:date="2019-01-02T23:27:00Z">
            <w:trPr>
              <w:trHeight w:val="320"/>
            </w:trPr>
          </w:trPrChange>
        </w:trPr>
        <w:tc>
          <w:tcPr>
            <w:tcW w:w="471" w:type="dxa"/>
            <w:shd w:val="clear" w:color="auto" w:fill="auto"/>
            <w:noWrap/>
            <w:vAlign w:val="bottom"/>
            <w:hideMark/>
            <w:tcPrChange w:id="266" w:author="Parks, Robbie M" w:date="2019-01-02T23:27: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267" w:author="Parks, Robbie M" w:date="2019-01-02T23:27: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268" w:author="Parks, Robbie M" w:date="2019-01-02T23:27: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269" w:author="Parks, Robbie M" w:date="2019-01-02T23:27: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70" w:author="Parks, Robbie M" w:date="2019-01-02T23:27: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71" w:author="Parks, Robbie M" w:date="2019-01-02T23:27:00Z">
            <w:trPr>
              <w:trHeight w:val="320"/>
            </w:trPr>
          </w:trPrChange>
        </w:trPr>
        <w:tc>
          <w:tcPr>
            <w:tcW w:w="471" w:type="dxa"/>
            <w:shd w:val="clear" w:color="auto" w:fill="auto"/>
            <w:noWrap/>
            <w:vAlign w:val="bottom"/>
            <w:hideMark/>
            <w:tcPrChange w:id="272" w:author="Parks, Robbie M" w:date="2019-01-02T23:27: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73" w:author="Parks, Robbie M" w:date="2019-01-02T23:27: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74" w:author="Parks, Robbie M" w:date="2019-01-02T23:27: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275" w:author="Parks, Robbie M" w:date="2019-01-02T23:27: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276" w:author="Parks, Robbie M" w:date="2019-01-02T23:27: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77" w:author="Parks, Robbie M" w:date="2019-01-02T23:27: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78" w:author="Parks, Robbie M" w:date="2019-01-02T23:27:00Z">
            <w:trPr>
              <w:trHeight w:val="320"/>
            </w:trPr>
          </w:trPrChange>
        </w:trPr>
        <w:tc>
          <w:tcPr>
            <w:tcW w:w="471" w:type="dxa"/>
            <w:shd w:val="clear" w:color="auto" w:fill="auto"/>
            <w:noWrap/>
            <w:vAlign w:val="bottom"/>
            <w:hideMark/>
            <w:tcPrChange w:id="279" w:author="Parks, Robbie M" w:date="2019-01-02T23:27: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80" w:author="Parks, Robbie M" w:date="2019-01-02T23:27: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81" w:author="Parks, Robbie M" w:date="2019-01-02T23:27: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282" w:author="Parks, Robbie M" w:date="2019-01-02T23:27: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283" w:author="Parks, Robbie M" w:date="2019-01-02T23:27: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84" w:author="Parks, Robbie M" w:date="2019-01-02T23:27: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60"/>
          <w:jc w:val="center"/>
          <w:trPrChange w:id="285" w:author="Parks, Robbie M" w:date="2019-01-02T23:27:00Z">
            <w:trPr>
              <w:trHeight w:val="360"/>
            </w:trPr>
          </w:trPrChange>
        </w:trPr>
        <w:tc>
          <w:tcPr>
            <w:tcW w:w="471" w:type="dxa"/>
            <w:shd w:val="clear" w:color="auto" w:fill="auto"/>
            <w:noWrap/>
            <w:vAlign w:val="bottom"/>
            <w:hideMark/>
            <w:tcPrChange w:id="286" w:author="Parks, Robbie M" w:date="2019-01-02T23:27: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87" w:author="Parks, Robbie M" w:date="2019-01-02T23:27: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88" w:author="Parks, Robbie M" w:date="2019-01-02T23:27: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289" w:author="Parks, Robbie M" w:date="2019-01-02T23:27: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290" w:author="Parks, Robbie M" w:date="2019-01-02T23:27: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91" w:author="Parks, Robbie M" w:date="2019-01-02T23:27: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92" w:author="Parks, Robbie M" w:date="2019-01-02T23:27:00Z">
            <w:trPr>
              <w:trHeight w:val="320"/>
            </w:trPr>
          </w:trPrChange>
        </w:trPr>
        <w:tc>
          <w:tcPr>
            <w:tcW w:w="471" w:type="dxa"/>
            <w:shd w:val="clear" w:color="auto" w:fill="auto"/>
            <w:noWrap/>
            <w:vAlign w:val="bottom"/>
            <w:hideMark/>
            <w:tcPrChange w:id="293" w:author="Parks, Robbie M" w:date="2019-01-02T23:27: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294" w:author="Parks, Robbie M" w:date="2019-01-02T23:27: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295" w:author="Parks, Robbie M" w:date="2019-01-02T23:27: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296" w:author="Parks, Robbie M" w:date="2019-01-02T23:27: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97" w:author="Parks, Robbie M" w:date="2019-01-02T23:27: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98" w:author="Parks, Robbie M" w:date="2019-01-02T23:27:00Z">
            <w:trPr>
              <w:trHeight w:val="320"/>
            </w:trPr>
          </w:trPrChange>
        </w:trPr>
        <w:tc>
          <w:tcPr>
            <w:tcW w:w="471" w:type="dxa"/>
            <w:shd w:val="clear" w:color="auto" w:fill="auto"/>
            <w:noWrap/>
            <w:vAlign w:val="bottom"/>
            <w:hideMark/>
            <w:tcPrChange w:id="299" w:author="Parks, Robbie M" w:date="2019-01-02T23:27: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00" w:author="Parks, Robbie M" w:date="2019-01-02T23:27: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01" w:author="Parks, Robbie M" w:date="2019-01-02T23:27: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302" w:author="Parks, Robbie M" w:date="2019-01-02T23:27: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303" w:author="Parks, Robbie M" w:date="2019-01-02T23:27: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04" w:author="Parks, Robbie M" w:date="2019-01-02T23:27: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40"/>
          <w:jc w:val="center"/>
          <w:trPrChange w:id="305" w:author="Parks, Robbie M" w:date="2019-01-02T23:27:00Z">
            <w:trPr>
              <w:trHeight w:val="340"/>
            </w:trPr>
          </w:trPrChange>
        </w:trPr>
        <w:tc>
          <w:tcPr>
            <w:tcW w:w="471" w:type="dxa"/>
            <w:shd w:val="clear" w:color="auto" w:fill="auto"/>
            <w:noWrap/>
            <w:vAlign w:val="bottom"/>
            <w:hideMark/>
            <w:tcPrChange w:id="306" w:author="Parks, Robbie M" w:date="2019-01-02T23:27: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307" w:author="Parks, Robbie M" w:date="2019-01-02T23:27: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308" w:author="Parks, Robbie M" w:date="2019-01-02T23:27: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309" w:author="Parks, Robbie M" w:date="2019-01-02T23:27: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310" w:author="Parks, Robbie M" w:date="2019-01-02T23:27: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311"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62.0 (  35.0,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commentRangeStart w:id="312"/>
      <w:r>
        <w:rPr>
          <w:b/>
          <w:color w:val="000000" w:themeColor="text1"/>
        </w:rPr>
        <w:lastRenderedPageBreak/>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commentRangeEnd w:id="312"/>
    <w:p w14:paraId="36B3D507" w14:textId="77777777" w:rsidR="00194696" w:rsidRPr="00636C9B" w:rsidRDefault="0049069D"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rStyle w:val="CommentReference"/>
          <w:rFonts w:asciiTheme="minorHAnsi" w:hAnsiTheme="minorHAnsi" w:cstheme="minorBidi"/>
          <w:lang w:eastAsia="en-US"/>
        </w:rPr>
        <w:lastRenderedPageBreak/>
        <w:commentReference w:id="312"/>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lastRenderedPageBreak/>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( 1.09,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( 0.15,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( 1.08,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( 0.90,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( 0.77,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( 1.03,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( 1.12,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( 0.27,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( 0.30,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( 0.22,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(-1.53,-0.14)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(-1.16,-0.24)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( 1.81,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( 4.52,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( 7.26,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( 5.10,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( 3.12,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( 1.85,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( 0.94,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( 0.80,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( 0.38,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( 0.74,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( 0.15,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( 0.14,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( 0.06,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( 0.33,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( 0.51,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( 0.19,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( 0.58,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( 0.27,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( 0.06,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( 0.27,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( 0.36,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( 0.29,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(-0.78,-0.04)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( 0.82,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( 2.23,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( 0.03,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( 0.86,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( 0.53,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( 0.16,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(-1.63,-0.06)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( 0.49,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( 0.28,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( 0.17,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( 0.16,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( 0.00,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( 0.06,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3796597"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2-30T20:47:00Z" w:initials="EM">
    <w:p w14:paraId="03D60184" w14:textId="73CE9061" w:rsidR="002D1396" w:rsidRDefault="002D1396">
      <w:pPr>
        <w:pStyle w:val="CommentText"/>
      </w:pPr>
      <w:r>
        <w:rPr>
          <w:rStyle w:val="CommentReference"/>
        </w:rPr>
        <w:annotationRef/>
      </w:r>
      <w:r>
        <w:t>As you can see, I have done major re-organisation. Change figure numbers accordingly</w:t>
      </w:r>
    </w:p>
  </w:comment>
  <w:comment w:id="2" w:author="Ezzati, Majid" w:date="2018-12-30T20:13:00Z" w:initials="EM">
    <w:p w14:paraId="2B068DCC" w14:textId="79F8EE44" w:rsidR="002D1396" w:rsidRDefault="002D1396">
      <w:pPr>
        <w:pStyle w:val="CommentText"/>
      </w:pPr>
      <w:r>
        <w:rPr>
          <w:rStyle w:val="CommentReference"/>
        </w:rPr>
        <w:annotationRef/>
      </w:r>
      <w:r>
        <w:t>Death is not much of an “experience”!</w:t>
      </w:r>
    </w:p>
  </w:comment>
  <w:comment w:id="3" w:author="Parks, Robbie M" w:date="2019-01-02T12:50:00Z" w:initials="PRM">
    <w:p w14:paraId="7F672265" w14:textId="795F3740" w:rsidR="002D1396" w:rsidRDefault="002D1396">
      <w:pPr>
        <w:pStyle w:val="CommentText"/>
      </w:pPr>
      <w:r>
        <w:rPr>
          <w:rStyle w:val="CommentReference"/>
        </w:rPr>
        <w:annotationRef/>
      </w:r>
      <w:r>
        <w:t>Some say it’s just the beginning of the journey to the next world</w:t>
      </w:r>
    </w:p>
  </w:comment>
  <w:comment w:id="4" w:author="Ezzati, Majid" w:date="2018-12-30T20:09:00Z" w:initials="EM">
    <w:p w14:paraId="6C4CE80D" w14:textId="77777777" w:rsidR="002D1396" w:rsidRDefault="002D1396" w:rsidP="00F53433">
      <w:pPr>
        <w:pStyle w:val="CommentText"/>
      </w:pPr>
      <w:r>
        <w:rPr>
          <w:rStyle w:val="CommentReference"/>
        </w:rPr>
        <w:annotationRef/>
      </w:r>
      <w:r>
        <w:t>Perhaps for this figure only add a grey band at the top of each bar for other injuries</w:t>
      </w:r>
    </w:p>
  </w:comment>
  <w:comment w:id="5" w:author="Parks, Robbie M" w:date="2019-01-02T23:27:00Z" w:initials="PRM">
    <w:p w14:paraId="2A9E145F" w14:textId="2E48BE50" w:rsidR="002D1396" w:rsidRDefault="002D1396">
      <w:pPr>
        <w:pStyle w:val="CommentText"/>
      </w:pPr>
      <w:r>
        <w:rPr>
          <w:rStyle w:val="CommentReference"/>
        </w:rPr>
        <w:annotationRef/>
      </w:r>
      <w:r>
        <w:t>To finish</w:t>
      </w:r>
    </w:p>
  </w:comment>
  <w:comment w:id="54" w:author="Ezzati, Majid" w:date="2018-12-30T21:14:00Z" w:initials="EM">
    <w:p w14:paraId="6762C5C3" w14:textId="1143D941" w:rsidR="002D1396" w:rsidRDefault="002D1396">
      <w:pPr>
        <w:pStyle w:val="CommentText"/>
      </w:pPr>
      <w:r>
        <w:rPr>
          <w:rStyle w:val="CommentReference"/>
        </w:rPr>
        <w:annotationRef/>
      </w:r>
      <w:r>
        <w:t>Very different mechanisms people claim; there the idea is that it would be shortage of resources</w:t>
      </w:r>
    </w:p>
  </w:comment>
  <w:comment w:id="55" w:author="Parks, Robbie M" w:date="2019-01-02T13:56:00Z" w:initials="PRM">
    <w:p w14:paraId="3A8040F4" w14:textId="5F441FD9" w:rsidR="002D1396" w:rsidRDefault="002D1396">
      <w:pPr>
        <w:pStyle w:val="CommentText"/>
      </w:pPr>
      <w:r>
        <w:rPr>
          <w:rStyle w:val="CommentReference"/>
        </w:rPr>
        <w:annotationRef/>
      </w:r>
      <w:r>
        <w:t>James do you know what this means?</w:t>
      </w:r>
    </w:p>
  </w:comment>
  <w:comment w:id="57" w:author="Ezzati, Majid" w:date="2018-12-30T21:15:00Z" w:initials="EM">
    <w:p w14:paraId="0552D2D2" w14:textId="0E2062D4" w:rsidR="002D1396" w:rsidRDefault="002D1396">
      <w:pPr>
        <w:pStyle w:val="CommentText"/>
      </w:pPr>
      <w:r>
        <w:rPr>
          <w:rStyle w:val="CommentReference"/>
        </w:rPr>
        <w:annotationRef/>
      </w:r>
      <w:r>
        <w:t xml:space="preserve">Is this relevant? </w:t>
      </w:r>
    </w:p>
  </w:comment>
  <w:comment w:id="58" w:author="Ezzati, Majid" w:date="2018-12-30T21:15:00Z" w:initials="EM">
    <w:p w14:paraId="1DBEB4DD" w14:textId="78C91351" w:rsidR="002D1396" w:rsidRDefault="002D1396">
      <w:pPr>
        <w:pStyle w:val="CommentText"/>
      </w:pPr>
      <w:r>
        <w:rPr>
          <w:rStyle w:val="CommentReference"/>
        </w:rPr>
        <w:annotationRef/>
      </w:r>
      <w:r>
        <w:t>discuss</w:t>
      </w:r>
    </w:p>
  </w:comment>
  <w:comment w:id="60" w:author="Ezzati, Majid" w:date="2018-12-30T21:15:00Z" w:initials="EM">
    <w:p w14:paraId="2A92930C" w14:textId="37CF8175" w:rsidR="002D1396" w:rsidRDefault="002D1396">
      <w:pPr>
        <w:pStyle w:val="CommentText"/>
      </w:pPr>
      <w:r>
        <w:rPr>
          <w:rStyle w:val="CommentReference"/>
        </w:rPr>
        <w:annotationRef/>
      </w:r>
      <w:r>
        <w:t xml:space="preserve">discuss </w:t>
      </w:r>
    </w:p>
  </w:comment>
  <w:comment w:id="66" w:author="Ezzati, Majid" w:date="2018-12-30T21:17:00Z" w:initials="EM">
    <w:p w14:paraId="4F826E37" w14:textId="00D15D80" w:rsidR="002D1396" w:rsidRDefault="002D1396">
      <w:pPr>
        <w:pStyle w:val="CommentText"/>
      </w:pPr>
      <w:r>
        <w:rPr>
          <w:rStyle w:val="CommentReference"/>
        </w:rPr>
        <w:annotationRef/>
      </w:r>
      <w:r>
        <w:t>relevant? discuss</w:t>
      </w:r>
    </w:p>
  </w:comment>
  <w:comment w:id="67" w:author="Ezzati, Majid" w:date="2018-12-30T21:17:00Z" w:initials="EM">
    <w:p w14:paraId="6AB93564" w14:textId="6F689DA9" w:rsidR="002D1396" w:rsidRDefault="002D1396">
      <w:pPr>
        <w:pStyle w:val="CommentText"/>
      </w:pPr>
      <w:r>
        <w:rPr>
          <w:rStyle w:val="CommentReference"/>
        </w:rPr>
        <w:annotationRef/>
      </w:r>
      <w:r>
        <w:t xml:space="preserve">hmmm? </w:t>
      </w:r>
    </w:p>
  </w:comment>
  <w:comment w:id="68" w:author="Parks, Robbie M" w:date="2019-01-02T14:06:00Z" w:initials="PRM">
    <w:p w14:paraId="045FEB9D" w14:textId="67B159CA" w:rsidR="002D1396" w:rsidRDefault="002D1396">
      <w:pPr>
        <w:pStyle w:val="CommentText"/>
      </w:pPr>
      <w:r>
        <w:rPr>
          <w:rStyle w:val="CommentReference"/>
        </w:rPr>
        <w:annotationRef/>
      </w:r>
      <w:r>
        <w:t>Have attempted to clarify. Generally interactions due to increase time outdoors will increase number of conflicts per 100,000 and potentially more assaults.</w:t>
      </w:r>
    </w:p>
  </w:comment>
  <w:comment w:id="73" w:author="Ezzati, Majid" w:date="2018-12-30T21:17:00Z" w:initials="EM">
    <w:p w14:paraId="6547DE46" w14:textId="106A1BE0" w:rsidR="002D1396" w:rsidRDefault="002D1396">
      <w:pPr>
        <w:pStyle w:val="CommentText"/>
      </w:pPr>
      <w:r>
        <w:rPr>
          <w:rStyle w:val="CommentReference"/>
        </w:rPr>
        <w:annotationRef/>
      </w:r>
      <w:r>
        <w:t>Discuss how to frame these credibly and succinctly</w:t>
      </w:r>
    </w:p>
  </w:comment>
  <w:comment w:id="95" w:author="Ezzati, Majid" w:date="2018-12-30T21:27:00Z" w:initials="EM">
    <w:p w14:paraId="6605938E" w14:textId="5E6FE779" w:rsidR="002D1396" w:rsidRDefault="002D1396">
      <w:pPr>
        <w:pStyle w:val="CommentText"/>
      </w:pPr>
      <w:r>
        <w:rPr>
          <w:rStyle w:val="CommentReference"/>
        </w:rPr>
        <w:annotationRef/>
      </w:r>
      <w:r>
        <w:t>Remove spacing between lines</w:t>
      </w:r>
    </w:p>
  </w:comment>
  <w:comment w:id="135" w:author="Ezzati, Majid" w:date="2018-12-30T21:43:00Z" w:initials="EM">
    <w:p w14:paraId="6B5646F7" w14:textId="272433BF" w:rsidR="002D1396" w:rsidRDefault="002D1396">
      <w:pPr>
        <w:pStyle w:val="CommentText"/>
      </w:pPr>
      <w:r>
        <w:rPr>
          <w:rStyle w:val="CommentReference"/>
        </w:rPr>
        <w:annotationRef/>
      </w:r>
      <w:r>
        <w:t>Order consistently throughout</w:t>
      </w:r>
    </w:p>
  </w:comment>
  <w:comment w:id="150" w:author="Ezzati, Majid" w:date="2018-12-30T21:44:00Z" w:initials="EM">
    <w:p w14:paraId="72A85927" w14:textId="2B64BFEC" w:rsidR="002D1396" w:rsidRDefault="002D1396">
      <w:pPr>
        <w:pStyle w:val="CommentText"/>
      </w:pPr>
      <w:r>
        <w:rPr>
          <w:rStyle w:val="CommentReference"/>
        </w:rPr>
        <w:annotationRef/>
      </w:r>
      <w:r>
        <w:t>complete</w:t>
      </w:r>
    </w:p>
  </w:comment>
  <w:comment w:id="312" w:author="Ezzati, Majid" w:date="2018-12-30T21:45:00Z" w:initials="EM">
    <w:p w14:paraId="3A98E373" w14:textId="179EF249" w:rsidR="002D1396" w:rsidRDefault="002D1396">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3D60184" w15:done="0"/>
  <w15:commentEx w15:paraId="2B068DCC" w15:done="0"/>
  <w15:commentEx w15:paraId="7F672265" w15:paraIdParent="2B068DCC" w15:done="0"/>
  <w15:commentEx w15:paraId="6C4CE80D" w15:done="0"/>
  <w15:commentEx w15:paraId="2A9E145F" w15:paraIdParent="6C4CE80D" w15:done="0"/>
  <w15:commentEx w15:paraId="6762C5C3" w15:done="0"/>
  <w15:commentEx w15:paraId="3A8040F4" w15:paraIdParent="6762C5C3" w15:done="0"/>
  <w15:commentEx w15:paraId="0552D2D2" w15:done="0"/>
  <w15:commentEx w15:paraId="1DBEB4DD" w15:done="0"/>
  <w15:commentEx w15:paraId="2A92930C" w15:done="0"/>
  <w15:commentEx w15:paraId="4F826E37" w15:done="0"/>
  <w15:commentEx w15:paraId="6AB93564" w15:done="0"/>
  <w15:commentEx w15:paraId="045FEB9D" w15:paraIdParent="6AB93564" w15:done="0"/>
  <w15:commentEx w15:paraId="6547DE46" w15:done="0"/>
  <w15:commentEx w15:paraId="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F03104" w14:textId="77777777" w:rsidR="00CD4CC4" w:rsidRDefault="00CD4CC4">
      <w:r>
        <w:separator/>
      </w:r>
    </w:p>
  </w:endnote>
  <w:endnote w:type="continuationSeparator" w:id="0">
    <w:p w14:paraId="6CDE82D5" w14:textId="77777777" w:rsidR="00CD4CC4" w:rsidRDefault="00CD4CC4">
      <w:r>
        <w:continuationSeparator/>
      </w:r>
    </w:p>
  </w:endnote>
  <w:endnote w:type="continuationNotice" w:id="1">
    <w:p w14:paraId="646EF204" w14:textId="77777777" w:rsidR="00CD4CC4" w:rsidRDefault="00CD4C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D1396" w:rsidRDefault="002D139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2D1396" w:rsidRDefault="002D1396"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2D1396" w:rsidRDefault="002D139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56600">
      <w:rPr>
        <w:rStyle w:val="PageNumber"/>
        <w:noProof/>
      </w:rPr>
      <w:t>16</w:t>
    </w:r>
    <w:r>
      <w:rPr>
        <w:rStyle w:val="PageNumber"/>
      </w:rPr>
      <w:fldChar w:fldCharType="end"/>
    </w:r>
  </w:p>
  <w:p w14:paraId="3F8F309C" w14:textId="77777777" w:rsidR="002D1396" w:rsidRDefault="002D1396"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6ECC49" w14:textId="77777777" w:rsidR="00CD4CC4" w:rsidRDefault="00CD4CC4">
      <w:r>
        <w:separator/>
      </w:r>
    </w:p>
  </w:footnote>
  <w:footnote w:type="continuationSeparator" w:id="0">
    <w:p w14:paraId="13A0113F" w14:textId="77777777" w:rsidR="00CD4CC4" w:rsidRDefault="00CD4CC4">
      <w:r>
        <w:continuationSeparator/>
      </w:r>
    </w:p>
  </w:footnote>
  <w:footnote w:type="continuationNotice" w:id="1">
    <w:p w14:paraId="7E50DE9F" w14:textId="77777777" w:rsidR="00CD4CC4" w:rsidRDefault="00CD4CC4"/>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6DE5"/>
    <w:rsid w:val="002575EF"/>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40C6"/>
    <w:rsid w:val="006542C5"/>
    <w:rsid w:val="00654669"/>
    <w:rsid w:val="00655358"/>
    <w:rsid w:val="00657CEE"/>
    <w:rsid w:val="00660677"/>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16C"/>
    <w:rsid w:val="006929D9"/>
    <w:rsid w:val="00692D95"/>
    <w:rsid w:val="00692E8C"/>
    <w:rsid w:val="006934E5"/>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713"/>
    <w:rsid w:val="00A75BB0"/>
    <w:rsid w:val="00A75F06"/>
    <w:rsid w:val="00A7691F"/>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14BD"/>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F00CDC"/>
    <w:rsid w:val="00F01090"/>
    <w:rsid w:val="00F01639"/>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3"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A21D2B1-B155-0B4F-A4C1-72358F595821}">
  <ds:schemaRefs>
    <ds:schemaRef ds:uri="http://schemas.openxmlformats.org/officeDocument/2006/bibliography"/>
  </ds:schemaRefs>
</ds:datastoreItem>
</file>

<file path=customXml/itemProps2.xml><?xml version="1.0" encoding="utf-8"?>
<ds:datastoreItem xmlns:ds="http://schemas.openxmlformats.org/officeDocument/2006/customXml" ds:itemID="{96CDE4C9-905B-4F40-9826-63228CDD9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23</Pages>
  <Words>33197</Words>
  <Characters>189228</Characters>
  <Application>Microsoft Macintosh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120</cp:revision>
  <cp:lastPrinted>2018-12-07T15:24:00Z</cp:lastPrinted>
  <dcterms:created xsi:type="dcterms:W3CDTF">2018-12-28T14:53:00Z</dcterms:created>
  <dcterms:modified xsi:type="dcterms:W3CDTF">2019-01-02T23:55:00Z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